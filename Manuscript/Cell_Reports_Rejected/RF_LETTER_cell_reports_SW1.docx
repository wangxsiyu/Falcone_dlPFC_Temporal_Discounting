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ajorEastAsia" w:hAnsi="Arial" w:cs="Arial"/>
          <w:b/>
          <w:bCs/>
          <w:color w:val="15037F"/>
          <w:spacing w:val="15"/>
          <w:kern w:val="28"/>
          <w:sz w:val="40"/>
          <w:szCs w:val="40"/>
        </w:rPr>
        <w:id w:val="10086085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  <w:sz w:val="22"/>
          <w:szCs w:val="22"/>
        </w:rPr>
      </w:sdtEndPr>
      <w:sdtContent>
        <w:p w14:paraId="398FB50A" w14:textId="77777777" w:rsidR="003A79A6" w:rsidRPr="00E51237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E51237">
            <w:rPr>
              <w:noProof/>
              <w:lang w:bidi="ar-SA"/>
            </w:rPr>
            <w:drawing>
              <wp:anchor distT="0" distB="0" distL="114300" distR="114300" simplePos="0" relativeHeight="251659264" behindDoc="1" locked="0" layoutInCell="1" allowOverlap="1" wp14:anchorId="0FAD8D28" wp14:editId="100CF128">
                <wp:simplePos x="0" y="0"/>
                <wp:positionH relativeFrom="column">
                  <wp:posOffset>-127590</wp:posOffset>
                </wp:positionH>
                <wp:positionV relativeFrom="paragraph">
                  <wp:posOffset>118</wp:posOffset>
                </wp:positionV>
                <wp:extent cx="2287905" cy="664845"/>
                <wp:effectExtent l="0" t="0" r="0" b="1905"/>
                <wp:wrapSquare wrapText="bothSides"/>
                <wp:docPr id="1765021491" name="Picture 1765021491" descr="../../../OGC%20SHARE/Corporate%20Documents/LOGOS/einstein-logo-rgb%20final.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../../../OGC%20SHARE/Corporate%20Documents/LOGOS/einstein-logo-rgb%20final.g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7905" cy="664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Albert Einstein Col</w:t>
          </w:r>
          <w:r>
            <w:rPr>
              <w:rFonts w:eastAsiaTheme="majorEastAsia"/>
              <w:b/>
              <w:bCs/>
              <w:spacing w:val="15"/>
              <w:kern w:val="28"/>
            </w:rPr>
            <w:t xml:space="preserve">lege </w:t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of Medicine</w:t>
          </w:r>
        </w:p>
        <w:p w14:paraId="59211BF8" w14:textId="77777777" w:rsidR="003A79A6" w:rsidRPr="006A31B0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6A31B0">
            <w:rPr>
              <w:rFonts w:eastAsiaTheme="majorEastAsia"/>
              <w:b/>
              <w:bCs/>
              <w:spacing w:val="15"/>
              <w:kern w:val="28"/>
            </w:rPr>
            <w:t>Dr. Rossella Falcone, PhD</w:t>
          </w:r>
        </w:p>
        <w:p w14:paraId="663AE30A" w14:textId="77777777" w:rsidR="003A79A6" w:rsidRPr="00E4359D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E4359D">
            <w:rPr>
              <w:rFonts w:eastAsiaTheme="majorEastAsia"/>
              <w:b/>
              <w:bCs/>
              <w:spacing w:val="15"/>
              <w:kern w:val="28"/>
            </w:rPr>
            <w:t>Assistant P</w:t>
          </w:r>
          <w:r>
            <w:rPr>
              <w:rFonts w:eastAsiaTheme="majorEastAsia"/>
              <w:b/>
              <w:bCs/>
              <w:spacing w:val="15"/>
              <w:kern w:val="28"/>
            </w:rPr>
            <w:t>rofessor</w:t>
          </w:r>
        </w:p>
        <w:p w14:paraId="7C24F0B0" w14:textId="77777777" w:rsidR="003A79A6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>1300 Morris Park Ave</w:t>
          </w:r>
        </w:p>
        <w:p w14:paraId="30328C05" w14:textId="77777777" w:rsidR="003A79A6" w:rsidRPr="00E51237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 xml:space="preserve">Kennedy Center, 429, </w:t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Bronx, NY 10461</w:t>
          </w:r>
        </w:p>
        <w:p w14:paraId="1E326DDE" w14:textId="77777777" w:rsidR="003A79A6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>rossella.falcone@einsteinmed.edu</w:t>
          </w:r>
        </w:p>
      </w:sdtContent>
    </w:sdt>
    <w:p w14:paraId="4E57E418" w14:textId="77777777" w:rsidR="003A79A6" w:rsidRDefault="003A79A6" w:rsidP="001B0EF4">
      <w:pPr>
        <w:spacing w:line="240" w:lineRule="auto"/>
        <w:rPr>
          <w:rFonts w:ascii="Times New Roman" w:hAnsi="Times New Roman" w:cs="Times New Roman"/>
        </w:rPr>
      </w:pPr>
    </w:p>
    <w:p w14:paraId="1FB8CC30" w14:textId="77777777" w:rsidR="00C7690B" w:rsidRDefault="00C7690B" w:rsidP="00C7690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Editor, </w:t>
      </w:r>
    </w:p>
    <w:p w14:paraId="71E76A17" w14:textId="77777777" w:rsidR="00C7690B" w:rsidRDefault="00C7690B" w:rsidP="00C7690B">
      <w:pPr>
        <w:spacing w:after="0" w:line="240" w:lineRule="auto"/>
        <w:rPr>
          <w:rFonts w:ascii="Times New Roman" w:hAnsi="Times New Roman" w:cs="Times New Roman"/>
        </w:rPr>
      </w:pPr>
    </w:p>
    <w:p w14:paraId="4737EE2A" w14:textId="7C86E960" w:rsidR="00C7690B" w:rsidRDefault="00C7690B" w:rsidP="00C7690B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7690B">
        <w:rPr>
          <w:rFonts w:ascii="Times New Roman" w:hAnsi="Times New Roman" w:cs="Times New Roman"/>
        </w:rPr>
        <w:t xml:space="preserve">We are submitting our manuscript entitled </w:t>
      </w:r>
      <w:r w:rsidRPr="00C7690B">
        <w:rPr>
          <w:rFonts w:ascii="Times New Roman" w:hAnsi="Times New Roman" w:cs="Times New Roman"/>
          <w:i/>
          <w:iCs/>
        </w:rPr>
        <w:t>“</w:t>
      </w:r>
      <w:r w:rsidR="00A01B32" w:rsidRPr="00A01B32">
        <w:rPr>
          <w:rFonts w:ascii="Times New Roman" w:eastAsia="Times New Roman" w:hAnsi="Times New Roman" w:cs="Times New Roman"/>
          <w:bCs/>
          <w:i/>
          <w:iCs/>
        </w:rPr>
        <w:t>Strategy-dependent coding of reward and delay during temporal discounting in macaque dorsolateral prefrontal cortex</w:t>
      </w:r>
      <w:r w:rsidRPr="00C7690B">
        <w:rPr>
          <w:rFonts w:ascii="Times New Roman" w:hAnsi="Times New Roman" w:cs="Times New Roman"/>
          <w:i/>
          <w:iCs/>
        </w:rPr>
        <w:t>”</w:t>
      </w:r>
      <w:r w:rsidRPr="00C7690B">
        <w:rPr>
          <w:rFonts w:ascii="Times New Roman" w:hAnsi="Times New Roman" w:cs="Times New Roman"/>
        </w:rPr>
        <w:t xml:space="preserve"> for consideration in </w:t>
      </w:r>
      <w:r w:rsidR="00514DC1">
        <w:rPr>
          <w:rFonts w:ascii="Times New Roman" w:hAnsi="Times New Roman" w:cs="Times New Roman"/>
          <w:i/>
          <w:iCs/>
        </w:rPr>
        <w:t xml:space="preserve">Cell Reports. </w:t>
      </w:r>
    </w:p>
    <w:p w14:paraId="7C4CD14C" w14:textId="77777777" w:rsidR="00514DC1" w:rsidRDefault="00514DC1" w:rsidP="00C7690B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7603504A" w14:textId="77777777" w:rsidR="002F38FB" w:rsidRDefault="000C27B2" w:rsidP="002F38FB">
      <w:pPr>
        <w:spacing w:line="240" w:lineRule="auto"/>
        <w:rPr>
          <w:ins w:id="0" w:author="Siyu Wang" w:date="2026-03-23T03:23:00Z" w16du:dateUtc="2026-03-23T07:23:00Z"/>
          <w:rFonts w:ascii="Times New Roman" w:hAnsi="Times New Roman" w:cs="Times New Roman"/>
        </w:rPr>
      </w:pPr>
      <w:ins w:id="1" w:author="Siyu Wang" w:date="2026-03-23T03:00:00Z" w16du:dateUtc="2026-03-23T07:00:00Z">
        <w:r>
          <w:rPr>
            <w:rFonts w:ascii="Times New Roman" w:hAnsi="Times New Roman" w:cs="Times New Roman"/>
          </w:rPr>
          <w:t>Temporal discounting, that delays reduce the value of future rewards, is often studied as</w:t>
        </w:r>
      </w:ins>
      <w:ins w:id="2" w:author="Siyu Wang" w:date="2026-03-23T03:13:00Z" w16du:dateUtc="2026-03-23T07:13:00Z">
        <w:r w:rsidR="00105950">
          <w:rPr>
            <w:rFonts w:ascii="Times New Roman" w:hAnsi="Times New Roman" w:cs="Times New Roman"/>
          </w:rPr>
          <w:t xml:space="preserve"> a</w:t>
        </w:r>
      </w:ins>
      <w:ins w:id="3" w:author="Siyu Wang" w:date="2026-03-23T03:00:00Z" w16du:dateUtc="2026-03-23T07:00:00Z">
        <w:r>
          <w:rPr>
            <w:rFonts w:ascii="Times New Roman" w:hAnsi="Times New Roman" w:cs="Times New Roman"/>
          </w:rPr>
          <w:t xml:space="preserve"> static preference</w:t>
        </w:r>
      </w:ins>
      <w:ins w:id="4" w:author="Siyu Wang" w:date="2026-03-23T03:13:00Z" w16du:dateUtc="2026-03-23T07:13:00Z">
        <w:r w:rsidR="00105950">
          <w:rPr>
            <w:rFonts w:ascii="Times New Roman" w:hAnsi="Times New Roman" w:cs="Times New Roman"/>
          </w:rPr>
          <w:t xml:space="preserve"> </w:t>
        </w:r>
      </w:ins>
      <w:ins w:id="5" w:author="Siyu Wang" w:date="2026-03-23T03:00:00Z" w16du:dateUtc="2026-03-23T07:00:00Z">
        <w:r>
          <w:rPr>
            <w:rFonts w:ascii="Times New Roman" w:hAnsi="Times New Roman" w:cs="Times New Roman"/>
          </w:rPr>
          <w:t xml:space="preserve">for </w:t>
        </w:r>
      </w:ins>
      <w:ins w:id="6" w:author="Siyu Wang" w:date="2026-03-23T03:08:00Z" w16du:dateUtc="2026-03-23T07:08:00Z">
        <w:r w:rsidR="00B03A4F">
          <w:rPr>
            <w:rFonts w:ascii="Times New Roman" w:hAnsi="Times New Roman" w:cs="Times New Roman"/>
          </w:rPr>
          <w:t xml:space="preserve">future </w:t>
        </w:r>
      </w:ins>
      <w:ins w:id="7" w:author="Siyu Wang" w:date="2026-03-23T03:00:00Z" w16du:dateUtc="2026-03-23T07:00:00Z">
        <w:r>
          <w:rPr>
            <w:rFonts w:ascii="Times New Roman" w:hAnsi="Times New Roman" w:cs="Times New Roman"/>
          </w:rPr>
          <w:t xml:space="preserve">rewards </w:t>
        </w:r>
      </w:ins>
      <w:ins w:id="8" w:author="Siyu Wang" w:date="2026-03-23T03:03:00Z" w16du:dateUtc="2026-03-23T07:03:00Z">
        <w:r w:rsidR="00340313">
          <w:rPr>
            <w:rFonts w:ascii="Times New Roman" w:hAnsi="Times New Roman" w:cs="Times New Roman"/>
          </w:rPr>
          <w:t>with known</w:t>
        </w:r>
      </w:ins>
      <w:ins w:id="9" w:author="Siyu Wang" w:date="2026-03-23T03:00:00Z" w16du:dateUtc="2026-03-23T07:00:00Z">
        <w:r>
          <w:rPr>
            <w:rFonts w:ascii="Times New Roman" w:hAnsi="Times New Roman" w:cs="Times New Roman"/>
          </w:rPr>
          <w:t xml:space="preserve"> delays.</w:t>
        </w:r>
      </w:ins>
      <w:ins w:id="10" w:author="Siyu Wang" w:date="2026-03-23T03:04:00Z" w16du:dateUtc="2026-03-23T07:04:00Z">
        <w:r w:rsidR="00C033A0">
          <w:rPr>
            <w:rFonts w:ascii="Times New Roman" w:hAnsi="Times New Roman" w:cs="Times New Roman"/>
          </w:rPr>
          <w:t xml:space="preserve"> </w:t>
        </w:r>
      </w:ins>
      <w:ins w:id="11" w:author="Siyu Wang" w:date="2026-03-23T03:05:00Z" w16du:dateUtc="2026-03-23T07:05:00Z">
        <w:r w:rsidR="00C033A0">
          <w:rPr>
            <w:rFonts w:ascii="Times New Roman" w:hAnsi="Times New Roman" w:cs="Times New Roman"/>
          </w:rPr>
          <w:t xml:space="preserve">In real-life however, </w:t>
        </w:r>
      </w:ins>
      <w:ins w:id="12" w:author="Siyu Wang" w:date="2026-03-23T03:14:00Z" w16du:dateUtc="2026-03-23T07:14:00Z">
        <w:r w:rsidR="003929A8">
          <w:rPr>
            <w:rFonts w:ascii="Times New Roman" w:hAnsi="Times New Roman" w:cs="Times New Roman"/>
          </w:rPr>
          <w:t xml:space="preserve">either </w:t>
        </w:r>
      </w:ins>
      <w:ins w:id="13" w:author="Siyu Wang" w:date="2026-03-23T03:06:00Z" w16du:dateUtc="2026-03-23T07:06:00Z">
        <w:r w:rsidR="00C033A0">
          <w:rPr>
            <w:rFonts w:ascii="Times New Roman" w:hAnsi="Times New Roman" w:cs="Times New Roman"/>
          </w:rPr>
          <w:t xml:space="preserve">the expected delay </w:t>
        </w:r>
      </w:ins>
      <w:ins w:id="14" w:author="Siyu Wang" w:date="2026-03-23T03:07:00Z" w16du:dateUtc="2026-03-23T07:07:00Z">
        <w:r w:rsidR="00C033A0">
          <w:rPr>
            <w:rFonts w:ascii="Times New Roman" w:hAnsi="Times New Roman" w:cs="Times New Roman"/>
          </w:rPr>
          <w:t xml:space="preserve">or reward </w:t>
        </w:r>
      </w:ins>
      <w:ins w:id="15" w:author="Siyu Wang" w:date="2026-03-23T03:16:00Z" w16du:dateUtc="2026-03-23T07:16:00Z">
        <w:r w:rsidR="00D129AE">
          <w:rPr>
            <w:rFonts w:ascii="Times New Roman" w:hAnsi="Times New Roman" w:cs="Times New Roman"/>
          </w:rPr>
          <w:t>might oftentimes change amid the delay</w:t>
        </w:r>
        <w:r w:rsidR="00D129AE">
          <w:rPr>
            <w:rFonts w:ascii="Times New Roman" w:hAnsi="Times New Roman" w:cs="Times New Roman"/>
          </w:rPr>
          <w:t xml:space="preserve">, </w:t>
        </w:r>
      </w:ins>
      <w:ins w:id="16" w:author="Siyu Wang" w:date="2026-03-23T03:18:00Z" w16du:dateUtc="2026-03-23T07:18:00Z">
        <w:r w:rsidR="008702CC">
          <w:rPr>
            <w:rFonts w:ascii="Times New Roman" w:hAnsi="Times New Roman" w:cs="Times New Roman"/>
          </w:rPr>
          <w:t xml:space="preserve">requiring </w:t>
        </w:r>
      </w:ins>
      <w:ins w:id="17" w:author="Siyu Wang" w:date="2026-03-23T03:19:00Z" w16du:dateUtc="2026-03-23T07:19:00Z">
        <w:r w:rsidR="008702CC">
          <w:rPr>
            <w:rFonts w:ascii="Times New Roman" w:hAnsi="Times New Roman" w:cs="Times New Roman"/>
          </w:rPr>
          <w:t>re-evaluation.</w:t>
        </w:r>
      </w:ins>
      <w:ins w:id="18" w:author="Siyu Wang" w:date="2026-03-23T03:09:00Z" w16du:dateUtc="2026-03-23T07:09:00Z">
        <w:r w:rsidR="006E0D6B">
          <w:rPr>
            <w:rFonts w:ascii="Times New Roman" w:hAnsi="Times New Roman" w:cs="Times New Roman"/>
          </w:rPr>
          <w:t xml:space="preserve"> </w:t>
        </w:r>
      </w:ins>
      <w:ins w:id="19" w:author="Siyu Wang" w:date="2026-03-23T03:10:00Z" w16du:dateUtc="2026-03-23T07:10:00Z">
        <w:r w:rsidR="006E0D6B">
          <w:rPr>
            <w:rFonts w:ascii="Times New Roman" w:hAnsi="Times New Roman" w:cs="Times New Roman"/>
          </w:rPr>
          <w:t>(e.g., a</w:t>
        </w:r>
      </w:ins>
      <w:ins w:id="20" w:author="Siyu Wang" w:date="2026-03-23T03:12:00Z" w16du:dateUtc="2026-03-23T07:12:00Z">
        <w:r w:rsidR="000E6C2F">
          <w:rPr>
            <w:rFonts w:ascii="Times New Roman" w:hAnsi="Times New Roman" w:cs="Times New Roman"/>
          </w:rPr>
          <w:t>n</w:t>
        </w:r>
      </w:ins>
      <w:ins w:id="21" w:author="Siyu Wang" w:date="2026-03-23T03:10:00Z" w16du:dateUtc="2026-03-23T07:10:00Z">
        <w:r w:rsidR="006E0D6B">
          <w:rPr>
            <w:rFonts w:ascii="Times New Roman" w:hAnsi="Times New Roman" w:cs="Times New Roman"/>
          </w:rPr>
          <w:t xml:space="preserve"> unforeseen car crash </w:t>
        </w:r>
      </w:ins>
      <w:ins w:id="22" w:author="Siyu Wang" w:date="2026-03-23T03:16:00Z" w16du:dateUtc="2026-03-23T07:16:00Z">
        <w:r w:rsidR="00564657">
          <w:rPr>
            <w:rFonts w:ascii="Times New Roman" w:hAnsi="Times New Roman" w:cs="Times New Roman"/>
          </w:rPr>
          <w:t>o</w:t>
        </w:r>
      </w:ins>
      <w:ins w:id="23" w:author="Siyu Wang" w:date="2026-03-23T03:10:00Z" w16du:dateUtc="2026-03-23T07:10:00Z">
        <w:r w:rsidR="006E0D6B">
          <w:rPr>
            <w:rFonts w:ascii="Times New Roman" w:hAnsi="Times New Roman" w:cs="Times New Roman"/>
          </w:rPr>
          <w:t xml:space="preserve">n a highway can drastically change the </w:t>
        </w:r>
      </w:ins>
      <w:ins w:id="24" w:author="Siyu Wang" w:date="2026-03-23T03:12:00Z" w16du:dateUtc="2026-03-23T07:12:00Z">
        <w:r w:rsidR="009E5128">
          <w:rPr>
            <w:rFonts w:ascii="Times New Roman" w:hAnsi="Times New Roman" w:cs="Times New Roman"/>
          </w:rPr>
          <w:t>time estimate for</w:t>
        </w:r>
      </w:ins>
      <w:ins w:id="25" w:author="Siyu Wang" w:date="2026-03-23T03:10:00Z" w16du:dateUtc="2026-03-23T07:10:00Z">
        <w:r w:rsidR="006E0D6B">
          <w:rPr>
            <w:rFonts w:ascii="Times New Roman" w:hAnsi="Times New Roman" w:cs="Times New Roman"/>
          </w:rPr>
          <w:t xml:space="preserve"> </w:t>
        </w:r>
      </w:ins>
      <w:ins w:id="26" w:author="Siyu Wang" w:date="2026-03-23T03:12:00Z" w16du:dateUtc="2026-03-23T07:12:00Z">
        <w:r w:rsidR="009E5128">
          <w:rPr>
            <w:rFonts w:ascii="Times New Roman" w:hAnsi="Times New Roman" w:cs="Times New Roman"/>
          </w:rPr>
          <w:t>reaching</w:t>
        </w:r>
      </w:ins>
      <w:ins w:id="27" w:author="Siyu Wang" w:date="2026-03-23T03:10:00Z" w16du:dateUtc="2026-03-23T07:10:00Z">
        <w:r w:rsidR="006E0D6B">
          <w:rPr>
            <w:rFonts w:ascii="Times New Roman" w:hAnsi="Times New Roman" w:cs="Times New Roman"/>
          </w:rPr>
          <w:t xml:space="preserve"> a </w:t>
        </w:r>
      </w:ins>
      <w:ins w:id="28" w:author="Siyu Wang" w:date="2026-03-23T03:17:00Z" w16du:dateUtc="2026-03-23T07:17:00Z">
        <w:r w:rsidR="00AE19F8">
          <w:rPr>
            <w:rFonts w:ascii="Times New Roman" w:hAnsi="Times New Roman" w:cs="Times New Roman"/>
          </w:rPr>
          <w:t xml:space="preserve">reward </w:t>
        </w:r>
      </w:ins>
      <w:ins w:id="29" w:author="Siyu Wang" w:date="2026-03-23T03:10:00Z" w16du:dateUtc="2026-03-23T07:10:00Z">
        <w:r w:rsidR="006E0D6B">
          <w:rPr>
            <w:rFonts w:ascii="Times New Roman" w:hAnsi="Times New Roman" w:cs="Times New Roman"/>
          </w:rPr>
          <w:t xml:space="preserve">destination). </w:t>
        </w:r>
      </w:ins>
      <w:ins w:id="30" w:author="Siyu Wang" w:date="2026-03-23T03:17:00Z" w16du:dateUtc="2026-03-23T07:17:00Z">
        <w:r w:rsidR="00AE04EC">
          <w:rPr>
            <w:rFonts w:ascii="Times New Roman" w:hAnsi="Times New Roman" w:cs="Times New Roman"/>
          </w:rPr>
          <w:t xml:space="preserve">In this study, we investigated how animals on-the-fly adjust </w:t>
        </w:r>
      </w:ins>
      <w:ins w:id="31" w:author="Siyu Wang" w:date="2026-03-23T03:01:00Z" w16du:dateUtc="2026-03-23T07:01:00Z">
        <w:r w:rsidR="00851DB3">
          <w:rPr>
            <w:rFonts w:ascii="Times New Roman" w:hAnsi="Times New Roman" w:cs="Times New Roman"/>
          </w:rPr>
          <w:t xml:space="preserve">their temporal discounting decisions when the </w:t>
        </w:r>
      </w:ins>
      <w:ins w:id="32" w:author="Siyu Wang" w:date="2026-03-23T03:17:00Z" w16du:dateUtc="2026-03-23T07:17:00Z">
        <w:r w:rsidR="00AE04EC">
          <w:rPr>
            <w:rFonts w:ascii="Times New Roman" w:hAnsi="Times New Roman" w:cs="Times New Roman"/>
          </w:rPr>
          <w:t>originally expected</w:t>
        </w:r>
      </w:ins>
      <w:ins w:id="33" w:author="Siyu Wang" w:date="2026-03-23T03:01:00Z" w16du:dateUtc="2026-03-23T07:01:00Z">
        <w:r w:rsidR="00851DB3">
          <w:rPr>
            <w:rFonts w:ascii="Times New Roman" w:hAnsi="Times New Roman" w:cs="Times New Roman"/>
          </w:rPr>
          <w:t xml:space="preserve"> delays </w:t>
        </w:r>
      </w:ins>
      <w:ins w:id="34" w:author="Siyu Wang" w:date="2026-03-23T03:20:00Z" w16du:dateUtc="2026-03-23T07:20:00Z">
        <w:r w:rsidR="003B74BB">
          <w:rPr>
            <w:rFonts w:ascii="Times New Roman" w:hAnsi="Times New Roman" w:cs="Times New Roman"/>
          </w:rPr>
          <w:t>change</w:t>
        </w:r>
      </w:ins>
      <w:ins w:id="35" w:author="Siyu Wang" w:date="2026-03-23T03:21:00Z" w16du:dateUtc="2026-03-23T07:21:00Z">
        <w:r w:rsidR="002049AD">
          <w:rPr>
            <w:rFonts w:ascii="Times New Roman" w:hAnsi="Times New Roman" w:cs="Times New Roman"/>
          </w:rPr>
          <w:t xml:space="preserve">. </w:t>
        </w:r>
      </w:ins>
    </w:p>
    <w:p w14:paraId="26B228EE" w14:textId="49F82A9F" w:rsidR="00876F8C" w:rsidDel="009E3276" w:rsidRDefault="000B3470" w:rsidP="000254B6">
      <w:pPr>
        <w:spacing w:line="240" w:lineRule="auto"/>
        <w:rPr>
          <w:del w:id="36" w:author="Siyu Wang" w:date="2026-03-23T03:22:00Z" w16du:dateUtc="2026-03-23T07:22:00Z"/>
          <w:rFonts w:ascii="Times New Roman" w:hAnsi="Times New Roman" w:cs="Times New Roman"/>
        </w:rPr>
      </w:pPr>
      <w:ins w:id="37" w:author="Siyu Wang" w:date="2026-03-23T03:21:00Z" w16du:dateUtc="2026-03-23T07:21:00Z">
        <w:r>
          <w:rPr>
            <w:rFonts w:ascii="Times New Roman" w:hAnsi="Times New Roman" w:cs="Times New Roman"/>
          </w:rPr>
          <w:t xml:space="preserve">From both a model-free and model-based analysis, we showed that our animals adopted distinct strategies in </w:t>
        </w:r>
      </w:ins>
      <w:ins w:id="38" w:author="Siyu Wang" w:date="2026-03-23T03:22:00Z" w16du:dateUtc="2026-03-23T07:22:00Z">
        <w:r>
          <w:rPr>
            <w:rFonts w:ascii="Times New Roman" w:hAnsi="Times New Roman" w:cs="Times New Roman"/>
          </w:rPr>
          <w:t xml:space="preserve">response to changes in the temporal discounting offer. </w:t>
        </w:r>
      </w:ins>
      <w:ins w:id="39" w:author="Siyu Wang" w:date="2026-03-23T03:23:00Z" w16du:dateUtc="2026-03-23T07:23:00Z">
        <w:r w:rsidR="002F38FB">
          <w:rPr>
            <w:rFonts w:ascii="Times New Roman" w:hAnsi="Times New Roman" w:cs="Times New Roman"/>
          </w:rPr>
          <w:t xml:space="preserve">Neural analysis further revealed </w:t>
        </w:r>
      </w:ins>
      <w:ins w:id="40" w:author="Siyu Wang" w:date="2026-03-23T03:24:00Z" w16du:dateUtc="2026-03-23T07:24:00Z">
        <w:r w:rsidR="002F38FB">
          <w:rPr>
            <w:rFonts w:ascii="Times New Roman" w:hAnsi="Times New Roman" w:cs="Times New Roman"/>
          </w:rPr>
          <w:t xml:space="preserve">important differences between animals that </w:t>
        </w:r>
      </w:ins>
      <w:ins w:id="41" w:author="Siyu Wang" w:date="2026-03-23T03:30:00Z" w16du:dateUtc="2026-03-23T07:30:00Z">
        <w:r w:rsidR="00A03613">
          <w:rPr>
            <w:rFonts w:ascii="Times New Roman" w:hAnsi="Times New Roman" w:cs="Times New Roman"/>
          </w:rPr>
          <w:t>agreed with</w:t>
        </w:r>
      </w:ins>
      <w:ins w:id="42" w:author="Siyu Wang" w:date="2026-03-23T03:24:00Z" w16du:dateUtc="2026-03-23T07:24:00Z">
        <w:r w:rsidR="002F38FB">
          <w:rPr>
            <w:rFonts w:ascii="Times New Roman" w:hAnsi="Times New Roman" w:cs="Times New Roman"/>
          </w:rPr>
          <w:t xml:space="preserve"> their respective behavioral strategies. Although it is well established </w:t>
        </w:r>
      </w:ins>
      <w:ins w:id="43" w:author="Siyu Wang" w:date="2026-03-23T03:25:00Z" w16du:dateUtc="2026-03-23T07:25:00Z">
        <w:r w:rsidR="00FB68E7">
          <w:rPr>
            <w:rFonts w:ascii="Times New Roman" w:hAnsi="Times New Roman" w:cs="Times New Roman"/>
          </w:rPr>
          <w:t>that dorsolateral prefrontal cortex (</w:t>
        </w:r>
        <w:proofErr w:type="spellStart"/>
        <w:r w:rsidR="00FB68E7">
          <w:rPr>
            <w:rFonts w:ascii="Times New Roman" w:hAnsi="Times New Roman" w:cs="Times New Roman"/>
          </w:rPr>
          <w:t>dlPFC</w:t>
        </w:r>
        <w:proofErr w:type="spellEnd"/>
        <w:r w:rsidR="00FB68E7">
          <w:rPr>
            <w:rFonts w:ascii="Times New Roman" w:hAnsi="Times New Roman" w:cs="Times New Roman"/>
          </w:rPr>
          <w:t xml:space="preserve">) encodes reward and time </w:t>
        </w:r>
      </w:ins>
      <w:ins w:id="44" w:author="Siyu Wang" w:date="2026-03-23T03:28:00Z" w16du:dateUtc="2026-03-23T07:28:00Z">
        <w:r w:rsidR="000254B6">
          <w:rPr>
            <w:rFonts w:ascii="Times New Roman" w:hAnsi="Times New Roman" w:cs="Times New Roman"/>
          </w:rPr>
          <w:t>during</w:t>
        </w:r>
      </w:ins>
      <w:ins w:id="45" w:author="Siyu Wang" w:date="2026-03-23T03:25:00Z" w16du:dateUtc="2026-03-23T07:25:00Z">
        <w:r w:rsidR="00FB68E7">
          <w:rPr>
            <w:rFonts w:ascii="Times New Roman" w:hAnsi="Times New Roman" w:cs="Times New Roman"/>
          </w:rPr>
          <w:t xml:space="preserve"> temporal dis</w:t>
        </w:r>
      </w:ins>
      <w:ins w:id="46" w:author="Siyu Wang" w:date="2026-03-23T03:26:00Z" w16du:dateUtc="2026-03-23T07:26:00Z">
        <w:r w:rsidR="00FB68E7">
          <w:rPr>
            <w:rFonts w:ascii="Times New Roman" w:hAnsi="Times New Roman" w:cs="Times New Roman"/>
          </w:rPr>
          <w:t xml:space="preserve">counting, our paper showed that instead of </w:t>
        </w:r>
      </w:ins>
      <w:ins w:id="47" w:author="Siyu Wang" w:date="2026-03-23T03:28:00Z" w16du:dateUtc="2026-03-23T07:28:00Z">
        <w:r w:rsidR="000254B6">
          <w:rPr>
            <w:rFonts w:ascii="Times New Roman" w:hAnsi="Times New Roman" w:cs="Times New Roman"/>
          </w:rPr>
          <w:t>reflecting</w:t>
        </w:r>
      </w:ins>
      <w:ins w:id="48" w:author="Siyu Wang" w:date="2026-03-23T03:26:00Z" w16du:dateUtc="2026-03-23T07:26:00Z">
        <w:r w:rsidR="00FB68E7">
          <w:rPr>
            <w:rFonts w:ascii="Times New Roman" w:hAnsi="Times New Roman" w:cs="Times New Roman"/>
          </w:rPr>
          <w:t xml:space="preserve"> a generic temporal discounting computation process</w:t>
        </w:r>
      </w:ins>
      <w:ins w:id="49" w:author="Siyu Wang" w:date="2026-03-23T03:30:00Z" w16du:dateUtc="2026-03-23T07:30:00Z">
        <w:r w:rsidR="007E4031">
          <w:rPr>
            <w:rFonts w:ascii="Times New Roman" w:hAnsi="Times New Roman" w:cs="Times New Roman"/>
          </w:rPr>
          <w:t xml:space="preserve"> shared across individuals</w:t>
        </w:r>
      </w:ins>
      <w:ins w:id="50" w:author="Siyu Wang" w:date="2026-03-23T03:26:00Z" w16du:dateUtc="2026-03-23T07:26:00Z">
        <w:r w:rsidR="00FB68E7">
          <w:rPr>
            <w:rFonts w:ascii="Times New Roman" w:hAnsi="Times New Roman" w:cs="Times New Roman"/>
          </w:rPr>
          <w:t>, d</w:t>
        </w:r>
        <w:proofErr w:type="spellStart"/>
        <w:r w:rsidR="00FB68E7">
          <w:rPr>
            <w:rFonts w:ascii="Times New Roman" w:hAnsi="Times New Roman" w:cs="Times New Roman"/>
          </w:rPr>
          <w:t>lPFC</w:t>
        </w:r>
        <w:proofErr w:type="spellEnd"/>
        <w:r w:rsidR="00FB68E7">
          <w:rPr>
            <w:rFonts w:ascii="Times New Roman" w:hAnsi="Times New Roman" w:cs="Times New Roman"/>
          </w:rPr>
          <w:t xml:space="preserve"> </w:t>
        </w:r>
      </w:ins>
      <w:ins w:id="51" w:author="Siyu Wang" w:date="2026-03-23T03:29:00Z" w16du:dateUtc="2026-03-23T07:29:00Z">
        <w:r w:rsidR="000254B6">
          <w:rPr>
            <w:rFonts w:ascii="Times New Roman" w:hAnsi="Times New Roman" w:cs="Times New Roman"/>
          </w:rPr>
          <w:t xml:space="preserve">neurons represent reward and time in </w:t>
        </w:r>
      </w:ins>
      <w:ins w:id="52" w:author="Siyu Wang" w:date="2026-03-23T03:32:00Z" w16du:dateUtc="2026-03-23T07:32:00Z">
        <w:r w:rsidR="00905E52">
          <w:rPr>
            <w:rFonts w:ascii="Times New Roman" w:hAnsi="Times New Roman" w:cs="Times New Roman"/>
          </w:rPr>
          <w:t>a way</w:t>
        </w:r>
      </w:ins>
      <w:ins w:id="53" w:author="Siyu Wang" w:date="2026-03-23T03:29:00Z" w16du:dateUtc="2026-03-23T07:29:00Z">
        <w:r w:rsidR="000254B6">
          <w:rPr>
            <w:rFonts w:ascii="Times New Roman" w:hAnsi="Times New Roman" w:cs="Times New Roman"/>
          </w:rPr>
          <w:t xml:space="preserve"> that is dependent</w:t>
        </w:r>
      </w:ins>
      <w:ins w:id="54" w:author="Siyu Wang" w:date="2026-03-23T03:31:00Z" w16du:dateUtc="2026-03-23T07:31:00Z">
        <w:r w:rsidR="007207E6">
          <w:rPr>
            <w:rFonts w:ascii="Times New Roman" w:hAnsi="Times New Roman" w:cs="Times New Roman"/>
          </w:rPr>
          <w:t xml:space="preserve"> on the individual strategies used for making temporal discounting deci</w:t>
        </w:r>
      </w:ins>
      <w:ins w:id="55" w:author="Siyu Wang" w:date="2026-03-23T03:32:00Z" w16du:dateUtc="2026-03-23T07:32:00Z">
        <w:r w:rsidR="007207E6">
          <w:rPr>
            <w:rFonts w:ascii="Times New Roman" w:hAnsi="Times New Roman" w:cs="Times New Roman"/>
          </w:rPr>
          <w:t xml:space="preserve">sions. </w:t>
        </w:r>
      </w:ins>
      <w:ins w:id="56" w:author="Siyu Wang" w:date="2026-03-23T03:29:00Z" w16du:dateUtc="2026-03-23T07:29:00Z">
        <w:r w:rsidR="000254B6">
          <w:rPr>
            <w:rFonts w:ascii="Times New Roman" w:hAnsi="Times New Roman" w:cs="Times New Roman"/>
          </w:rPr>
          <w:t xml:space="preserve"> </w:t>
        </w:r>
      </w:ins>
      <w:del w:id="57" w:author="Siyu Wang" w:date="2026-03-23T03:22:00Z" w16du:dateUtc="2026-03-23T07:22:00Z">
        <w:r w:rsidR="00876F8C" w:rsidDel="000B3470">
          <w:rPr>
            <w:rFonts w:ascii="Times New Roman" w:hAnsi="Times New Roman" w:cs="Times New Roman"/>
          </w:rPr>
          <w:delText xml:space="preserve">We instead, examined how temporal discounting strategies </w:delText>
        </w:r>
      </w:del>
    </w:p>
    <w:p w14:paraId="40312715" w14:textId="77777777" w:rsidR="009E3276" w:rsidRDefault="009E3276" w:rsidP="009E3276">
      <w:pPr>
        <w:spacing w:line="240" w:lineRule="auto"/>
        <w:rPr>
          <w:ins w:id="58" w:author="Siyu Wang" w:date="2026-03-23T03:33:00Z" w16du:dateUtc="2026-03-23T07:33:00Z"/>
          <w:rFonts w:ascii="Times New Roman" w:hAnsi="Times New Roman" w:cs="Times New Roman"/>
        </w:rPr>
      </w:pPr>
    </w:p>
    <w:p w14:paraId="30BEAE00" w14:textId="1A64CDFA" w:rsidR="00583AFE" w:rsidDel="002F38FB" w:rsidRDefault="009E3276" w:rsidP="000254B6">
      <w:pPr>
        <w:spacing w:line="240" w:lineRule="auto"/>
        <w:rPr>
          <w:del w:id="59" w:author="Siyu Wang" w:date="2026-03-23T03:22:00Z" w16du:dateUtc="2026-03-23T07:22:00Z"/>
          <w:rFonts w:ascii="Times New Roman" w:hAnsi="Times New Roman" w:cs="Times New Roman"/>
        </w:rPr>
        <w:pPrChange w:id="60" w:author="Siyu Wang" w:date="2026-03-23T03:29:00Z" w16du:dateUtc="2026-03-23T07:29:00Z">
          <w:pPr>
            <w:spacing w:line="240" w:lineRule="auto"/>
          </w:pPr>
        </w:pPrChange>
      </w:pPr>
      <w:ins w:id="61" w:author="Siyu Wang" w:date="2026-03-23T03:33:00Z" w16du:dateUtc="2026-03-23T07:33:00Z">
        <w:r>
          <w:rPr>
            <w:rFonts w:ascii="Times New Roman" w:hAnsi="Times New Roman" w:cs="Times New Roman"/>
          </w:rPr>
          <w:t xml:space="preserve">Given the broad interest of temporal discounting behavior, and the </w:t>
        </w:r>
      </w:ins>
      <w:ins w:id="62" w:author="Siyu Wang" w:date="2026-03-23T03:36:00Z" w16du:dateUtc="2026-03-23T07:36:00Z">
        <w:r w:rsidR="00572D35">
          <w:rPr>
            <w:rFonts w:ascii="Times New Roman" w:hAnsi="Times New Roman" w:cs="Times New Roman"/>
          </w:rPr>
          <w:t>increasing interest</w:t>
        </w:r>
      </w:ins>
      <w:ins w:id="63" w:author="Siyu Wang" w:date="2026-03-23T03:34:00Z" w16du:dateUtc="2026-03-23T07:34:00Z">
        <w:r>
          <w:rPr>
            <w:rFonts w:ascii="Times New Roman" w:hAnsi="Times New Roman" w:cs="Times New Roman"/>
          </w:rPr>
          <w:t xml:space="preserve"> for characterizing neural underpinnings of individual differences, we believe that our paper would be of interest to </w:t>
        </w:r>
      </w:ins>
      <w:ins w:id="64" w:author="Siyu Wang" w:date="2026-03-23T03:37:00Z" w16du:dateUtc="2026-03-23T07:37:00Z">
        <w:r w:rsidR="00572D35">
          <w:rPr>
            <w:rFonts w:ascii="Times New Roman" w:hAnsi="Times New Roman" w:cs="Times New Roman"/>
          </w:rPr>
          <w:t>many</w:t>
        </w:r>
        <w:r w:rsidR="00AF4896">
          <w:rPr>
            <w:rFonts w:ascii="Times New Roman" w:hAnsi="Times New Roman" w:cs="Times New Roman"/>
          </w:rPr>
          <w:t xml:space="preserve"> and would fit the scope of</w:t>
        </w:r>
      </w:ins>
      <w:ins w:id="65" w:author="Siyu Wang" w:date="2026-03-23T03:35:00Z" w16du:dateUtc="2026-03-23T07:35:00Z">
        <w:r>
          <w:rPr>
            <w:rFonts w:ascii="Times New Roman" w:hAnsi="Times New Roman" w:cs="Times New Roman"/>
          </w:rPr>
          <w:t xml:space="preserve"> Cell Reports. </w:t>
        </w:r>
      </w:ins>
      <w:del w:id="66" w:author="Siyu Wang" w:date="2026-03-23T03:22:00Z" w16du:dateUtc="2026-03-23T07:22:00Z">
        <w:r w:rsidR="00876F8C" w:rsidDel="000B3470">
          <w:rPr>
            <w:rFonts w:ascii="Times New Roman" w:hAnsi="Times New Roman" w:cs="Times New Roman"/>
          </w:rPr>
          <w:delText>with</w:delText>
        </w:r>
        <w:r w:rsidR="004F53EB" w:rsidDel="000B3470">
          <w:rPr>
            <w:rFonts w:ascii="Times New Roman" w:hAnsi="Times New Roman" w:cs="Times New Roman"/>
          </w:rPr>
          <w:delText xml:space="preserve"> fixed individual </w:delText>
        </w:r>
        <w:r w:rsidR="00583AFE" w:rsidDel="000B3470">
          <w:rPr>
            <w:rFonts w:ascii="Times New Roman" w:hAnsi="Times New Roman" w:cs="Times New Roman"/>
          </w:rPr>
          <w:delText>preference</w:delText>
        </w:r>
        <w:r w:rsidR="00DC3B4F" w:rsidDel="000B3470">
          <w:rPr>
            <w:rFonts w:ascii="Times New Roman" w:hAnsi="Times New Roman" w:cs="Times New Roman"/>
          </w:rPr>
          <w:delText xml:space="preserve">, </w:delText>
        </w:r>
        <w:r w:rsidR="007B657E" w:rsidDel="000B3470">
          <w:rPr>
            <w:rFonts w:ascii="Times New Roman" w:hAnsi="Times New Roman" w:cs="Times New Roman"/>
          </w:rPr>
          <w:delText>assuming</w:delText>
        </w:r>
        <w:r w:rsidR="00DC3B4F" w:rsidDel="000B3470">
          <w:rPr>
            <w:rFonts w:ascii="Times New Roman" w:hAnsi="Times New Roman" w:cs="Times New Roman"/>
          </w:rPr>
          <w:delText xml:space="preserve"> </w:delText>
        </w:r>
        <w:r w:rsidR="00583AFE" w:rsidDel="000B3470">
          <w:rPr>
            <w:rFonts w:ascii="Times New Roman" w:hAnsi="Times New Roman" w:cs="Times New Roman"/>
          </w:rPr>
          <w:delText>that people or animals</w:delText>
        </w:r>
        <w:r w:rsidR="007B657E" w:rsidDel="000B3470">
          <w:rPr>
            <w:rFonts w:ascii="Times New Roman" w:hAnsi="Times New Roman" w:cs="Times New Roman"/>
          </w:rPr>
          <w:delText xml:space="preserve"> </w:delText>
        </w:r>
        <w:r w:rsidR="00583AFE" w:rsidDel="000B3470">
          <w:rPr>
            <w:rFonts w:ascii="Times New Roman" w:hAnsi="Times New Roman" w:cs="Times New Roman"/>
          </w:rPr>
          <w:delText xml:space="preserve">have stable tendencies to favor immediate versus delayed rewards. </w:delText>
        </w:r>
      </w:del>
    </w:p>
    <w:p w14:paraId="26CB26E7" w14:textId="77777777" w:rsidR="002F38FB" w:rsidRDefault="002F38FB" w:rsidP="000254B6">
      <w:pPr>
        <w:spacing w:line="240" w:lineRule="auto"/>
        <w:rPr>
          <w:ins w:id="67" w:author="Siyu Wang" w:date="2026-03-23T03:23:00Z" w16du:dateUtc="2026-03-23T07:23:00Z"/>
          <w:rFonts w:ascii="Times New Roman" w:hAnsi="Times New Roman" w:cs="Times New Roman"/>
        </w:rPr>
      </w:pPr>
    </w:p>
    <w:p w14:paraId="5F7F4C94" w14:textId="5E50E6F2" w:rsidR="007B657E" w:rsidDel="002F38FB" w:rsidRDefault="00583AFE" w:rsidP="000B3470">
      <w:pPr>
        <w:spacing w:line="240" w:lineRule="auto"/>
        <w:rPr>
          <w:del w:id="68" w:author="Siyu Wang" w:date="2026-03-23T03:23:00Z" w16du:dateUtc="2026-03-23T07:23:00Z"/>
          <w:rFonts w:ascii="Times New Roman" w:hAnsi="Times New Roman" w:cs="Times New Roman"/>
        </w:rPr>
      </w:pPr>
      <w:del w:id="69" w:author="Siyu Wang" w:date="2026-03-23T03:22:00Z" w16du:dateUtc="2026-03-23T07:22:00Z">
        <w:r w:rsidDel="000B3470">
          <w:rPr>
            <w:rFonts w:ascii="Times New Roman" w:hAnsi="Times New Roman" w:cs="Times New Roman"/>
          </w:rPr>
          <w:delText>In our study</w:delText>
        </w:r>
        <w:r w:rsidR="00723E6A" w:rsidDel="000B3470">
          <w:rPr>
            <w:rFonts w:ascii="Times New Roman" w:hAnsi="Times New Roman" w:cs="Times New Roman"/>
          </w:rPr>
          <w:delText>,</w:delText>
        </w:r>
        <w:r w:rsidDel="000B3470">
          <w:rPr>
            <w:rFonts w:ascii="Times New Roman" w:hAnsi="Times New Roman" w:cs="Times New Roman"/>
          </w:rPr>
          <w:delText xml:space="preserve"> we </w:delText>
        </w:r>
        <w:r w:rsidR="007B657E" w:rsidDel="000B3470">
          <w:rPr>
            <w:rFonts w:ascii="Times New Roman" w:hAnsi="Times New Roman" w:cs="Times New Roman"/>
          </w:rPr>
          <w:delText>examined</w:delText>
        </w:r>
        <w:r w:rsidR="00DC3B4F" w:rsidDel="000B3470">
          <w:rPr>
            <w:rFonts w:ascii="Times New Roman" w:hAnsi="Times New Roman" w:cs="Times New Roman"/>
          </w:rPr>
          <w:delText xml:space="preserve"> how temporal discount</w:delText>
        </w:r>
        <w:r w:rsidR="00723E6A" w:rsidDel="000B3470">
          <w:rPr>
            <w:rFonts w:ascii="Times New Roman" w:hAnsi="Times New Roman" w:cs="Times New Roman"/>
          </w:rPr>
          <w:delText xml:space="preserve">ing </w:delText>
        </w:r>
        <w:r w:rsidR="00DC3B4F" w:rsidDel="000B3470">
          <w:rPr>
            <w:rFonts w:ascii="Times New Roman" w:hAnsi="Times New Roman" w:cs="Times New Roman"/>
          </w:rPr>
          <w:delText xml:space="preserve">can be adjusted on the fly, depending on changes in the context (e.g., if the reward delay changes). </w:delText>
        </w:r>
      </w:del>
      <w:del w:id="70" w:author="Siyu Wang" w:date="2026-03-23T03:23:00Z" w16du:dateUtc="2026-03-23T07:23:00Z">
        <w:r w:rsidR="007B657E" w:rsidDel="002F38FB">
          <w:rPr>
            <w:rFonts w:ascii="Times New Roman" w:hAnsi="Times New Roman" w:cs="Times New Roman"/>
          </w:rPr>
          <w:delText xml:space="preserve">Unlike previous </w:delText>
        </w:r>
        <w:r w:rsidR="00723E6A" w:rsidDel="002F38FB">
          <w:rPr>
            <w:rFonts w:ascii="Times New Roman" w:hAnsi="Times New Roman" w:cs="Times New Roman"/>
          </w:rPr>
          <w:delText>studies</w:delText>
        </w:r>
        <w:r w:rsidR="007B657E" w:rsidDel="002F38FB">
          <w:rPr>
            <w:rFonts w:ascii="Times New Roman" w:hAnsi="Times New Roman" w:cs="Times New Roman"/>
          </w:rPr>
          <w:delText xml:space="preserve">, </w:delText>
        </w:r>
        <w:r w:rsidR="00723E6A" w:rsidDel="002F38FB">
          <w:rPr>
            <w:rFonts w:ascii="Times New Roman" w:hAnsi="Times New Roman" w:cs="Times New Roman"/>
          </w:rPr>
          <w:delText>our results reveal</w:delText>
        </w:r>
        <w:r w:rsidR="007B657E" w:rsidDel="002F38FB">
          <w:rPr>
            <w:rFonts w:ascii="Times New Roman" w:hAnsi="Times New Roman" w:cs="Times New Roman"/>
          </w:rPr>
          <w:delText xml:space="preserve"> that different subjects can adopt distinct strategies in response to these changes, </w:delText>
        </w:r>
        <w:r w:rsidR="00723E6A" w:rsidDel="002F38FB">
          <w:rPr>
            <w:rFonts w:ascii="Times New Roman" w:hAnsi="Times New Roman" w:cs="Times New Roman"/>
          </w:rPr>
          <w:delText xml:space="preserve">demonstrating </w:delText>
        </w:r>
        <w:r w:rsidR="007B657E" w:rsidDel="002F38FB">
          <w:rPr>
            <w:rFonts w:ascii="Times New Roman" w:hAnsi="Times New Roman" w:cs="Times New Roman"/>
          </w:rPr>
          <w:delText>dynamic</w:delText>
        </w:r>
        <w:r w:rsidR="00723E6A" w:rsidDel="002F38FB">
          <w:rPr>
            <w:rFonts w:ascii="Times New Roman" w:hAnsi="Times New Roman" w:cs="Times New Roman"/>
          </w:rPr>
          <w:delText>,</w:delText>
        </w:r>
        <w:r w:rsidR="007B657E" w:rsidDel="002F38FB">
          <w:rPr>
            <w:rFonts w:ascii="Times New Roman" w:hAnsi="Times New Roman" w:cs="Times New Roman"/>
          </w:rPr>
          <w:delText xml:space="preserve"> context dependent decision-making across individuals. </w:delText>
        </w:r>
      </w:del>
    </w:p>
    <w:p w14:paraId="1A45CE31" w14:textId="38A0E1B6" w:rsidR="004F53EB" w:rsidDel="00D35D76" w:rsidRDefault="00DC3B4F" w:rsidP="001B0EF4">
      <w:pPr>
        <w:spacing w:line="240" w:lineRule="auto"/>
        <w:rPr>
          <w:del w:id="71" w:author="Siyu Wang" w:date="2026-03-23T03:33:00Z" w16du:dateUtc="2026-03-23T07:33:00Z"/>
          <w:rFonts w:ascii="Times New Roman" w:hAnsi="Times New Roman" w:cs="Times New Roman"/>
        </w:rPr>
      </w:pPr>
      <w:del w:id="72" w:author="Siyu Wang" w:date="2026-03-23T03:33:00Z" w16du:dateUtc="2026-03-23T07:33:00Z">
        <w:r w:rsidDel="00D35D76">
          <w:rPr>
            <w:rFonts w:ascii="Times New Roman" w:hAnsi="Times New Roman" w:cs="Times New Roman"/>
          </w:rPr>
          <w:delText xml:space="preserve">Using a two-step task </w:delText>
        </w:r>
        <w:r w:rsidR="00723E6A" w:rsidDel="00D35D76">
          <w:rPr>
            <w:rFonts w:ascii="Times New Roman" w:hAnsi="Times New Roman" w:cs="Times New Roman"/>
          </w:rPr>
          <w:delText>with</w:delText>
        </w:r>
        <w:r w:rsidDel="00D35D76">
          <w:rPr>
            <w:rFonts w:ascii="Times New Roman" w:hAnsi="Times New Roman" w:cs="Times New Roman"/>
          </w:rPr>
          <w:delText xml:space="preserve"> primates, we found that </w:delText>
        </w:r>
        <w:r w:rsidR="007B657E" w:rsidDel="00D35D76">
          <w:rPr>
            <w:rFonts w:ascii="Times New Roman" w:hAnsi="Times New Roman" w:cs="Times New Roman"/>
          </w:rPr>
          <w:delText xml:space="preserve">these behavioral differences </w:delText>
        </w:r>
        <w:r w:rsidDel="00D35D76">
          <w:rPr>
            <w:rFonts w:ascii="Times New Roman" w:hAnsi="Times New Roman" w:cs="Times New Roman"/>
          </w:rPr>
          <w:delText>we</w:delText>
        </w:r>
        <w:r w:rsidR="004F53EB" w:rsidDel="00D35D76">
          <w:rPr>
            <w:rFonts w:ascii="Times New Roman" w:hAnsi="Times New Roman" w:cs="Times New Roman"/>
          </w:rPr>
          <w:delText xml:space="preserve">re </w:delText>
        </w:r>
        <w:r w:rsidR="00723E6A" w:rsidDel="00D35D76">
          <w:rPr>
            <w:rFonts w:ascii="Times New Roman" w:hAnsi="Times New Roman" w:cs="Times New Roman"/>
          </w:rPr>
          <w:delText>reflected</w:delText>
        </w:r>
        <w:r w:rsidR="004F53EB" w:rsidDel="00D35D76">
          <w:rPr>
            <w:rFonts w:ascii="Times New Roman" w:hAnsi="Times New Roman" w:cs="Times New Roman"/>
          </w:rPr>
          <w:delText xml:space="preserve"> in the neural activity of the dorsolateral prefrontal cortex (dlPFC), where reward and delay are encoded in a strategy-dependent manner</w:delText>
        </w:r>
        <w:r w:rsidDel="00D35D76">
          <w:rPr>
            <w:rFonts w:ascii="Times New Roman" w:hAnsi="Times New Roman" w:cs="Times New Roman"/>
          </w:rPr>
          <w:delText xml:space="preserve">. </w:delText>
        </w:r>
      </w:del>
    </w:p>
    <w:p w14:paraId="4AFC70CB" w14:textId="3C127109" w:rsidR="007B657E" w:rsidDel="009E3276" w:rsidRDefault="007B657E" w:rsidP="001B0EF4">
      <w:pPr>
        <w:spacing w:line="240" w:lineRule="auto"/>
        <w:rPr>
          <w:del w:id="73" w:author="Siyu Wang" w:date="2026-03-23T03:35:00Z" w16du:dateUtc="2026-03-23T07:35:00Z"/>
          <w:rFonts w:ascii="Times New Roman" w:hAnsi="Times New Roman" w:cs="Times New Roman"/>
        </w:rPr>
      </w:pPr>
      <w:del w:id="74" w:author="Siyu Wang" w:date="2026-03-23T03:35:00Z" w16du:dateUtc="2026-03-23T07:35:00Z">
        <w:r w:rsidDel="009E3276">
          <w:rPr>
            <w:rFonts w:ascii="Times New Roman" w:hAnsi="Times New Roman" w:cs="Times New Roman"/>
          </w:rPr>
          <w:delText xml:space="preserve">We believe that this is the first demonstration that </w:delText>
        </w:r>
        <w:r w:rsidR="00723E6A" w:rsidDel="009E3276">
          <w:rPr>
            <w:rFonts w:ascii="Times New Roman" w:hAnsi="Times New Roman" w:cs="Times New Roman"/>
          </w:rPr>
          <w:delText>differences in temporal discounting</w:delText>
        </w:r>
        <w:r w:rsidDel="009E3276">
          <w:rPr>
            <w:rFonts w:ascii="Times New Roman" w:hAnsi="Times New Roman" w:cs="Times New Roman"/>
          </w:rPr>
          <w:delText xml:space="preserve"> strategies </w:delText>
        </w:r>
        <w:r w:rsidR="00723E6A" w:rsidDel="009E3276">
          <w:rPr>
            <w:rFonts w:ascii="Times New Roman" w:hAnsi="Times New Roman" w:cs="Times New Roman"/>
          </w:rPr>
          <w:delText xml:space="preserve">across individuals are associated with distinct patterns of neural coding in the dlPFC. </w:delText>
        </w:r>
      </w:del>
    </w:p>
    <w:p w14:paraId="21E996F0" w14:textId="17307CB9" w:rsidR="004F53EB" w:rsidDel="009E3276" w:rsidRDefault="004F53EB" w:rsidP="001B0EF4">
      <w:pPr>
        <w:spacing w:line="240" w:lineRule="auto"/>
        <w:rPr>
          <w:del w:id="75" w:author="Siyu Wang" w:date="2026-03-23T03:35:00Z" w16du:dateUtc="2026-03-23T07:35:00Z"/>
          <w:rFonts w:ascii="Times New Roman" w:hAnsi="Times New Roman" w:cs="Times New Roman"/>
        </w:rPr>
      </w:pPr>
      <w:del w:id="76" w:author="Siyu Wang" w:date="2026-03-23T03:35:00Z" w16du:dateUtc="2026-03-23T07:35:00Z">
        <w:r w:rsidDel="009E3276">
          <w:rPr>
            <w:rFonts w:ascii="Times New Roman" w:hAnsi="Times New Roman" w:cs="Times New Roman"/>
          </w:rPr>
          <w:delText xml:space="preserve">Our results highlight the flexibility of dlPFC computations and reveal how individual strategies shape the neural representation of temporally discounted value. </w:delText>
        </w:r>
      </w:del>
    </w:p>
    <w:p w14:paraId="3600933A" w14:textId="77777777" w:rsidR="004F53EB" w:rsidRPr="001B0EF4" w:rsidRDefault="004F53EB" w:rsidP="001B0EF4">
      <w:pPr>
        <w:spacing w:line="240" w:lineRule="auto"/>
        <w:rPr>
          <w:rFonts w:ascii="Times New Roman" w:hAnsi="Times New Roman" w:cs="Times New Roman"/>
        </w:rPr>
      </w:pPr>
    </w:p>
    <w:p w14:paraId="42360EE3" w14:textId="77777777" w:rsidR="00C7690B" w:rsidRDefault="00C7690B" w:rsidP="001B0EF4">
      <w:p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Best Regards, </w:t>
      </w:r>
    </w:p>
    <w:p w14:paraId="7F914A50" w14:textId="492DB4B9" w:rsidR="004C6063" w:rsidRPr="001B0EF4" w:rsidRDefault="004C6063" w:rsidP="001B0EF4">
      <w:pPr>
        <w:spacing w:line="240" w:lineRule="auto"/>
        <w:rPr>
          <w:rFonts w:ascii="Times New Roman" w:hAnsi="Times New Roman" w:cs="Times New Roman"/>
        </w:rPr>
      </w:pPr>
      <w:r w:rsidRPr="001B0EF4">
        <w:rPr>
          <w:rFonts w:ascii="Times New Roman" w:hAnsi="Times New Roman" w:cs="Times New Roman"/>
          <w:lang w:val="fr-FR"/>
        </w:rPr>
        <w:t>Dr. Rossella Falcone, PhD</w:t>
      </w:r>
    </w:p>
    <w:sectPr w:rsidR="004C6063" w:rsidRPr="001B0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3269"/>
    <w:multiLevelType w:val="hybridMultilevel"/>
    <w:tmpl w:val="33BE49BC"/>
    <w:lvl w:ilvl="0" w:tplc="D932D0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ED49FC"/>
    <w:multiLevelType w:val="hybridMultilevel"/>
    <w:tmpl w:val="EFF29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307002">
    <w:abstractNumId w:val="1"/>
  </w:num>
  <w:num w:numId="2" w16cid:durableId="135884921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yu Wang">
    <w15:presenceInfo w15:providerId="None" w15:userId="Siyu W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F1"/>
    <w:rsid w:val="000011BB"/>
    <w:rsid w:val="00016553"/>
    <w:rsid w:val="000254B6"/>
    <w:rsid w:val="00031276"/>
    <w:rsid w:val="00033924"/>
    <w:rsid w:val="00034C4E"/>
    <w:rsid w:val="00036F30"/>
    <w:rsid w:val="00046E90"/>
    <w:rsid w:val="0009293E"/>
    <w:rsid w:val="000B2EC2"/>
    <w:rsid w:val="000B3470"/>
    <w:rsid w:val="000B7588"/>
    <w:rsid w:val="000C27B2"/>
    <w:rsid w:val="000C705F"/>
    <w:rsid w:val="000D2FC4"/>
    <w:rsid w:val="000E15F2"/>
    <w:rsid w:val="000E6C2F"/>
    <w:rsid w:val="000F6239"/>
    <w:rsid w:val="00105950"/>
    <w:rsid w:val="00107E8C"/>
    <w:rsid w:val="0011649D"/>
    <w:rsid w:val="00154F0B"/>
    <w:rsid w:val="0016669B"/>
    <w:rsid w:val="00172B94"/>
    <w:rsid w:val="00185A7E"/>
    <w:rsid w:val="001A569D"/>
    <w:rsid w:val="001B0B1C"/>
    <w:rsid w:val="001B0EF4"/>
    <w:rsid w:val="001D1382"/>
    <w:rsid w:val="001D2567"/>
    <w:rsid w:val="001D7F1C"/>
    <w:rsid w:val="001E5703"/>
    <w:rsid w:val="00200A51"/>
    <w:rsid w:val="002049AD"/>
    <w:rsid w:val="002200A2"/>
    <w:rsid w:val="00220BC5"/>
    <w:rsid w:val="00232E71"/>
    <w:rsid w:val="002356F7"/>
    <w:rsid w:val="00254324"/>
    <w:rsid w:val="0025551D"/>
    <w:rsid w:val="00267552"/>
    <w:rsid w:val="00283406"/>
    <w:rsid w:val="002A512F"/>
    <w:rsid w:val="002B5E85"/>
    <w:rsid w:val="002B5EDA"/>
    <w:rsid w:val="002C0790"/>
    <w:rsid w:val="002C415F"/>
    <w:rsid w:val="002D387A"/>
    <w:rsid w:val="002F38FB"/>
    <w:rsid w:val="003335D8"/>
    <w:rsid w:val="00340313"/>
    <w:rsid w:val="00340C00"/>
    <w:rsid w:val="0035365C"/>
    <w:rsid w:val="0036241D"/>
    <w:rsid w:val="00372149"/>
    <w:rsid w:val="003929A8"/>
    <w:rsid w:val="00397FF1"/>
    <w:rsid w:val="003A79A6"/>
    <w:rsid w:val="003B37BE"/>
    <w:rsid w:val="003B74BB"/>
    <w:rsid w:val="003C4666"/>
    <w:rsid w:val="003D20E7"/>
    <w:rsid w:val="003D72B7"/>
    <w:rsid w:val="003F7B16"/>
    <w:rsid w:val="004019EF"/>
    <w:rsid w:val="004146EA"/>
    <w:rsid w:val="00416E4A"/>
    <w:rsid w:val="004171A4"/>
    <w:rsid w:val="00434578"/>
    <w:rsid w:val="00445315"/>
    <w:rsid w:val="00492AEB"/>
    <w:rsid w:val="00493E41"/>
    <w:rsid w:val="004C6063"/>
    <w:rsid w:val="004F53EB"/>
    <w:rsid w:val="0050116D"/>
    <w:rsid w:val="00506E57"/>
    <w:rsid w:val="00512743"/>
    <w:rsid w:val="00512FDE"/>
    <w:rsid w:val="00514DC1"/>
    <w:rsid w:val="005177F2"/>
    <w:rsid w:val="00520F52"/>
    <w:rsid w:val="00523432"/>
    <w:rsid w:val="005406DD"/>
    <w:rsid w:val="00564657"/>
    <w:rsid w:val="00572D35"/>
    <w:rsid w:val="00583AFE"/>
    <w:rsid w:val="005966DA"/>
    <w:rsid w:val="005A7671"/>
    <w:rsid w:val="005D2999"/>
    <w:rsid w:val="005F5A77"/>
    <w:rsid w:val="005F6C9B"/>
    <w:rsid w:val="00614674"/>
    <w:rsid w:val="0062068C"/>
    <w:rsid w:val="00631042"/>
    <w:rsid w:val="00636707"/>
    <w:rsid w:val="00674AA0"/>
    <w:rsid w:val="0068217B"/>
    <w:rsid w:val="00686F0A"/>
    <w:rsid w:val="006B06E7"/>
    <w:rsid w:val="006B5008"/>
    <w:rsid w:val="006B7416"/>
    <w:rsid w:val="006C2868"/>
    <w:rsid w:val="006E0D6B"/>
    <w:rsid w:val="006F36C0"/>
    <w:rsid w:val="00700388"/>
    <w:rsid w:val="00713E2B"/>
    <w:rsid w:val="007207E6"/>
    <w:rsid w:val="00722008"/>
    <w:rsid w:val="00723E6A"/>
    <w:rsid w:val="007332FA"/>
    <w:rsid w:val="0076632B"/>
    <w:rsid w:val="0076664F"/>
    <w:rsid w:val="007715E7"/>
    <w:rsid w:val="00772BEF"/>
    <w:rsid w:val="007B20A3"/>
    <w:rsid w:val="007B657E"/>
    <w:rsid w:val="007C5597"/>
    <w:rsid w:val="007D7469"/>
    <w:rsid w:val="007E4031"/>
    <w:rsid w:val="007F76C4"/>
    <w:rsid w:val="008455E6"/>
    <w:rsid w:val="00845D5F"/>
    <w:rsid w:val="00851DB3"/>
    <w:rsid w:val="008702CC"/>
    <w:rsid w:val="00876F8C"/>
    <w:rsid w:val="008A1C08"/>
    <w:rsid w:val="008C3915"/>
    <w:rsid w:val="008D2F6B"/>
    <w:rsid w:val="008D6393"/>
    <w:rsid w:val="008F22D1"/>
    <w:rsid w:val="00905E52"/>
    <w:rsid w:val="0090727C"/>
    <w:rsid w:val="009130C2"/>
    <w:rsid w:val="00917F50"/>
    <w:rsid w:val="00933A18"/>
    <w:rsid w:val="0093505B"/>
    <w:rsid w:val="00944B7D"/>
    <w:rsid w:val="00960DBA"/>
    <w:rsid w:val="00975880"/>
    <w:rsid w:val="00980BB2"/>
    <w:rsid w:val="009A149B"/>
    <w:rsid w:val="009A562B"/>
    <w:rsid w:val="009B02E1"/>
    <w:rsid w:val="009B1EC0"/>
    <w:rsid w:val="009C2AC5"/>
    <w:rsid w:val="009C2CA4"/>
    <w:rsid w:val="009D459E"/>
    <w:rsid w:val="009D5449"/>
    <w:rsid w:val="009E3276"/>
    <w:rsid w:val="009E5128"/>
    <w:rsid w:val="009E74E1"/>
    <w:rsid w:val="009F289C"/>
    <w:rsid w:val="00A01B32"/>
    <w:rsid w:val="00A01FF6"/>
    <w:rsid w:val="00A03613"/>
    <w:rsid w:val="00A03CF9"/>
    <w:rsid w:val="00A06D15"/>
    <w:rsid w:val="00A12E45"/>
    <w:rsid w:val="00A1581F"/>
    <w:rsid w:val="00A41A6F"/>
    <w:rsid w:val="00A41AC6"/>
    <w:rsid w:val="00A450C1"/>
    <w:rsid w:val="00A9261C"/>
    <w:rsid w:val="00A93860"/>
    <w:rsid w:val="00A966AA"/>
    <w:rsid w:val="00AA37AB"/>
    <w:rsid w:val="00AB4A81"/>
    <w:rsid w:val="00AC044C"/>
    <w:rsid w:val="00AD3145"/>
    <w:rsid w:val="00AD40BA"/>
    <w:rsid w:val="00AE04EC"/>
    <w:rsid w:val="00AE19F8"/>
    <w:rsid w:val="00AF4896"/>
    <w:rsid w:val="00AF6F51"/>
    <w:rsid w:val="00B03A4F"/>
    <w:rsid w:val="00B03C72"/>
    <w:rsid w:val="00B14117"/>
    <w:rsid w:val="00B143EC"/>
    <w:rsid w:val="00B17C4C"/>
    <w:rsid w:val="00B3024B"/>
    <w:rsid w:val="00B3157B"/>
    <w:rsid w:val="00B64BC0"/>
    <w:rsid w:val="00BB4596"/>
    <w:rsid w:val="00BB5EDE"/>
    <w:rsid w:val="00BD2A3E"/>
    <w:rsid w:val="00BE6D2C"/>
    <w:rsid w:val="00C033A0"/>
    <w:rsid w:val="00C14005"/>
    <w:rsid w:val="00C7072C"/>
    <w:rsid w:val="00C7690B"/>
    <w:rsid w:val="00C8588F"/>
    <w:rsid w:val="00C91EEE"/>
    <w:rsid w:val="00C94B6C"/>
    <w:rsid w:val="00CC002B"/>
    <w:rsid w:val="00CC1C46"/>
    <w:rsid w:val="00CE56D7"/>
    <w:rsid w:val="00CF7DEE"/>
    <w:rsid w:val="00D129AE"/>
    <w:rsid w:val="00D35D76"/>
    <w:rsid w:val="00D90E01"/>
    <w:rsid w:val="00DB07A0"/>
    <w:rsid w:val="00DB0F00"/>
    <w:rsid w:val="00DB65E9"/>
    <w:rsid w:val="00DC3B4F"/>
    <w:rsid w:val="00DC7578"/>
    <w:rsid w:val="00DD50DB"/>
    <w:rsid w:val="00DE7DE5"/>
    <w:rsid w:val="00E01997"/>
    <w:rsid w:val="00E135BF"/>
    <w:rsid w:val="00E250C7"/>
    <w:rsid w:val="00E301CA"/>
    <w:rsid w:val="00E30B47"/>
    <w:rsid w:val="00E460EB"/>
    <w:rsid w:val="00E67DE1"/>
    <w:rsid w:val="00EB593D"/>
    <w:rsid w:val="00EC5AFF"/>
    <w:rsid w:val="00ED0680"/>
    <w:rsid w:val="00ED363E"/>
    <w:rsid w:val="00F34C43"/>
    <w:rsid w:val="00F409E2"/>
    <w:rsid w:val="00F546C4"/>
    <w:rsid w:val="00F54BCD"/>
    <w:rsid w:val="00F5686B"/>
    <w:rsid w:val="00F811B3"/>
    <w:rsid w:val="00FB4748"/>
    <w:rsid w:val="00FB68E7"/>
    <w:rsid w:val="00FF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BE34"/>
  <w15:chartTrackingRefBased/>
  <w15:docId w15:val="{A44CA627-E641-400D-BC3E-CFB9DD20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F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568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B4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A81"/>
    <w:rPr>
      <w:b/>
      <w:bCs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3A79A6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:lang w:bidi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A79A6"/>
    <w:rPr>
      <w:rFonts w:ascii="Times New Roman" w:eastAsiaTheme="minorEastAsia" w:hAnsi="Times New Roman" w:cs="Times New Roman"/>
      <w:kern w:val="0"/>
      <w:sz w:val="22"/>
      <w:szCs w:val="22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Rossella Falcone</dc:creator>
  <cp:keywords/>
  <dc:description/>
  <cp:lastModifiedBy>Siyu Wang</cp:lastModifiedBy>
  <cp:revision>84</cp:revision>
  <cp:lastPrinted>2025-12-04T16:50:00Z</cp:lastPrinted>
  <dcterms:created xsi:type="dcterms:W3CDTF">2026-03-20T22:18:00Z</dcterms:created>
  <dcterms:modified xsi:type="dcterms:W3CDTF">2026-03-23T07:37:00Z</dcterms:modified>
</cp:coreProperties>
</file>