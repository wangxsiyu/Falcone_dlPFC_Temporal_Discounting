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EA67" w14:textId="672686BF" w:rsidR="00B6125E" w:rsidRPr="009D014E" w:rsidRDefault="00000000" w:rsidP="009D014E">
      <w:pPr>
        <w:spacing w:after="0" w:line="480" w:lineRule="auto"/>
        <w:rPr>
          <w:rFonts w:ascii="Times New Roman" w:eastAsia="Times New Roman" w:hAnsi="Times New Roman" w:cs="Times New Roman"/>
          <w:bCs/>
          <w:sz w:val="24"/>
          <w:szCs w:val="24"/>
        </w:rPr>
      </w:pPr>
      <w:r w:rsidRPr="009D014E">
        <w:rPr>
          <w:rFonts w:ascii="Times New Roman" w:eastAsia="Times New Roman" w:hAnsi="Times New Roman" w:cs="Times New Roman"/>
          <w:b/>
          <w:sz w:val="24"/>
          <w:szCs w:val="24"/>
        </w:rPr>
        <w:t xml:space="preserve">Title: </w:t>
      </w:r>
      <w:bookmarkStart w:id="0" w:name="_Hlk214890806"/>
      <w:ins w:id="1" w:author="Siyu Wang" w:date="2026-03-13T18:01:00Z" w16du:dateUtc="2026-03-13T22:01:00Z">
        <w:r w:rsidR="00636DF5">
          <w:rPr>
            <w:rFonts w:ascii="Times New Roman" w:eastAsia="Times New Roman" w:hAnsi="Times New Roman" w:cs="Times New Roman"/>
            <w:b/>
            <w:sz w:val="24"/>
            <w:szCs w:val="24"/>
          </w:rPr>
          <w:t>S</w:t>
        </w:r>
      </w:ins>
      <w:ins w:id="2" w:author="Siyu Wang" w:date="2026-03-04T18:04:00Z" w16du:dateUtc="2026-03-04T23:04:00Z">
        <w:r w:rsidR="000D7576">
          <w:rPr>
            <w:rFonts w:ascii="Times New Roman" w:eastAsia="Times New Roman" w:hAnsi="Times New Roman" w:cs="Times New Roman"/>
            <w:b/>
            <w:sz w:val="24"/>
            <w:szCs w:val="24"/>
          </w:rPr>
          <w:t xml:space="preserve">trategy dependent coding of </w:t>
        </w:r>
      </w:ins>
      <w:ins w:id="3" w:author="Siyu Wang" w:date="2026-03-13T18:01:00Z" w16du:dateUtc="2026-03-13T22:01:00Z">
        <w:r w:rsidR="009F3BBA">
          <w:rPr>
            <w:rFonts w:ascii="Times New Roman" w:eastAsia="Times New Roman" w:hAnsi="Times New Roman" w:cs="Times New Roman"/>
            <w:b/>
            <w:sz w:val="24"/>
            <w:szCs w:val="24"/>
          </w:rPr>
          <w:t xml:space="preserve">reward and </w:t>
        </w:r>
        <w:r w:rsidR="00AE30F5">
          <w:rPr>
            <w:rFonts w:ascii="Times New Roman" w:eastAsia="Times New Roman" w:hAnsi="Times New Roman" w:cs="Times New Roman"/>
            <w:b/>
            <w:sz w:val="24"/>
            <w:szCs w:val="24"/>
          </w:rPr>
          <w:t>delay</w:t>
        </w:r>
      </w:ins>
      <w:ins w:id="4" w:author="Siyu Wang" w:date="2026-03-04T18:04:00Z" w16du:dateUtc="2026-03-04T23:04:00Z">
        <w:r w:rsidR="000D7576">
          <w:rPr>
            <w:rFonts w:ascii="Times New Roman" w:eastAsia="Times New Roman" w:hAnsi="Times New Roman" w:cs="Times New Roman"/>
            <w:b/>
            <w:sz w:val="24"/>
            <w:szCs w:val="24"/>
          </w:rPr>
          <w:t xml:space="preserve"> </w:t>
        </w:r>
      </w:ins>
      <w:ins w:id="5" w:author="Siyu Wang" w:date="2026-03-17T00:46:00Z" w16du:dateUtc="2026-03-17T04:46:00Z">
        <w:r w:rsidR="0066297E">
          <w:rPr>
            <w:rFonts w:ascii="Times New Roman" w:eastAsia="Times New Roman" w:hAnsi="Times New Roman" w:cs="Times New Roman"/>
            <w:b/>
            <w:sz w:val="24"/>
            <w:szCs w:val="24"/>
          </w:rPr>
          <w:t xml:space="preserve">during temporal discounting </w:t>
        </w:r>
      </w:ins>
      <w:ins w:id="6" w:author="Siyu Wang" w:date="2026-03-04T18:04:00Z" w16du:dateUtc="2026-03-04T23:04:00Z">
        <w:r w:rsidR="000D7576">
          <w:rPr>
            <w:rFonts w:ascii="Times New Roman" w:eastAsia="Times New Roman" w:hAnsi="Times New Roman" w:cs="Times New Roman"/>
            <w:b/>
            <w:sz w:val="24"/>
            <w:szCs w:val="24"/>
          </w:rPr>
          <w:t xml:space="preserve">in </w:t>
        </w:r>
      </w:ins>
      <w:ins w:id="7" w:author="Siyu Wang" w:date="2026-03-04T18:05:00Z" w16du:dateUtc="2026-03-04T23:05:00Z">
        <w:r w:rsidR="000D7576">
          <w:rPr>
            <w:rFonts w:ascii="Times New Roman" w:eastAsia="Times New Roman" w:hAnsi="Times New Roman" w:cs="Times New Roman"/>
            <w:b/>
            <w:sz w:val="24"/>
            <w:szCs w:val="24"/>
          </w:rPr>
          <w:t xml:space="preserve">macaque </w:t>
        </w:r>
      </w:ins>
      <w:del w:id="8" w:author="Siyu Wang" w:date="2026-03-04T18:05:00Z" w16du:dateUtc="2026-03-04T23:05:00Z">
        <w:r w:rsidR="00B6125E" w:rsidRPr="009D014E" w:rsidDel="000D7576">
          <w:rPr>
            <w:rFonts w:ascii="Times New Roman" w:eastAsia="Times New Roman" w:hAnsi="Times New Roman" w:cs="Times New Roman"/>
            <w:bCs/>
            <w:sz w:val="24"/>
            <w:szCs w:val="24"/>
          </w:rPr>
          <w:delText xml:space="preserve">Neural activity in </w:delText>
        </w:r>
      </w:del>
      <w:r w:rsidR="00B6125E" w:rsidRPr="009D014E">
        <w:rPr>
          <w:rFonts w:ascii="Times New Roman" w:eastAsia="Times New Roman" w:hAnsi="Times New Roman" w:cs="Times New Roman"/>
          <w:bCs/>
          <w:sz w:val="24"/>
          <w:szCs w:val="24"/>
        </w:rPr>
        <w:t xml:space="preserve">dorsolateral prefrontal cortex </w:t>
      </w:r>
      <w:del w:id="9" w:author="Siyu Wang" w:date="2026-03-04T18:05:00Z" w16du:dateUtc="2026-03-04T23:05:00Z">
        <w:r w:rsidR="00B6125E" w:rsidRPr="009D014E" w:rsidDel="000D7576">
          <w:rPr>
            <w:rFonts w:ascii="Times New Roman" w:eastAsia="Times New Roman" w:hAnsi="Times New Roman" w:cs="Times New Roman"/>
            <w:bCs/>
            <w:sz w:val="24"/>
            <w:szCs w:val="24"/>
          </w:rPr>
          <w:delText>reflects different temporal-discounting strategies in monkeys.</w:delText>
        </w:r>
      </w:del>
    </w:p>
    <w:bookmarkEnd w:id="0"/>
    <w:p w14:paraId="218F84CC" w14:textId="77777777" w:rsidR="00A450CA" w:rsidRPr="009D014E" w:rsidRDefault="00A450CA" w:rsidP="009D014E">
      <w:pPr>
        <w:spacing w:after="0" w:line="480" w:lineRule="auto"/>
        <w:rPr>
          <w:rFonts w:ascii="Times New Roman" w:eastAsia="Times New Roman" w:hAnsi="Times New Roman" w:cs="Times New Roman"/>
          <w:bCs/>
          <w:sz w:val="24"/>
          <w:szCs w:val="24"/>
        </w:rPr>
      </w:pPr>
    </w:p>
    <w:p w14:paraId="19E6432E" w14:textId="299E120F" w:rsidR="00A450CA" w:rsidRPr="009D014E" w:rsidRDefault="00000000" w:rsidP="009D014E">
      <w:pPr>
        <w:spacing w:after="0" w:line="480" w:lineRule="auto"/>
        <w:rPr>
          <w:rFonts w:ascii="Times New Roman" w:eastAsia="Times New Roman" w:hAnsi="Times New Roman" w:cs="Times New Roman"/>
          <w:sz w:val="24"/>
          <w:szCs w:val="24"/>
          <w:vertAlign w:val="superscript"/>
        </w:rPr>
      </w:pPr>
      <w:r w:rsidRPr="009D014E">
        <w:rPr>
          <w:rFonts w:ascii="Times New Roman" w:eastAsia="Times New Roman" w:hAnsi="Times New Roman" w:cs="Times New Roman"/>
          <w:b/>
          <w:sz w:val="24"/>
          <w:szCs w:val="24"/>
        </w:rPr>
        <w:t>Authors:</w:t>
      </w:r>
      <w:r w:rsidRPr="009D014E">
        <w:rPr>
          <w:rFonts w:ascii="Times New Roman" w:eastAsia="Times New Roman" w:hAnsi="Times New Roman" w:cs="Times New Roman"/>
          <w:sz w:val="24"/>
          <w:szCs w:val="24"/>
        </w:rPr>
        <w:t xml:space="preserve"> Rossella Falcone</w:t>
      </w:r>
      <w:r w:rsidRPr="009D014E">
        <w:rPr>
          <w:rFonts w:ascii="Times New Roman" w:eastAsia="Times New Roman" w:hAnsi="Times New Roman" w:cs="Times New Roman"/>
          <w:sz w:val="24"/>
          <w:szCs w:val="24"/>
          <w:vertAlign w:val="superscript"/>
        </w:rPr>
        <w:t>1,3</w:t>
      </w:r>
      <w:ins w:id="10" w:author="Siyu Wang" w:date="2026-03-09T14:21:00Z" w16du:dateUtc="2026-03-09T18:21:00Z">
        <w:r w:rsidR="00256838">
          <w:rPr>
            <w:rFonts w:ascii="Times New Roman" w:eastAsia="Times New Roman" w:hAnsi="Times New Roman" w:cs="Times New Roman" w:hint="eastAsia"/>
            <w:sz w:val="24"/>
            <w:szCs w:val="24"/>
            <w:vertAlign w:val="superscript"/>
            <w:lang w:eastAsia="zh-CN"/>
          </w:rPr>
          <w:t>,</w:t>
        </w:r>
      </w:ins>
      <w:ins w:id="11" w:author="Siyu Wang" w:date="2026-03-09T14:27:00Z" w16du:dateUtc="2026-03-09T18:27:00Z">
        <w:r w:rsidR="00256838">
          <w:rPr>
            <w:rFonts w:ascii="Times New Roman" w:eastAsia="Times New Roman" w:hAnsi="Times New Roman" w:cs="Times New Roman" w:hint="eastAsia"/>
            <w:sz w:val="24"/>
            <w:szCs w:val="24"/>
            <w:vertAlign w:val="superscript"/>
            <w:lang w:eastAsia="zh-CN"/>
          </w:rPr>
          <w:t>†</w:t>
        </w:r>
      </w:ins>
      <w:ins w:id="12" w:author="Siyu Wang" w:date="2026-03-09T14:21:00Z" w16du:dateUtc="2026-03-09T18:21:00Z">
        <w:r w:rsidR="00256838">
          <w:rPr>
            <w:rFonts w:ascii="Times New Roman" w:eastAsia="Times New Roman" w:hAnsi="Times New Roman" w:cs="Times New Roman" w:hint="eastAsia"/>
            <w:sz w:val="24"/>
            <w:szCs w:val="24"/>
            <w:vertAlign w:val="superscript"/>
            <w:lang w:eastAsia="zh-CN"/>
          </w:rPr>
          <w:t>,</w:t>
        </w:r>
      </w:ins>
      <w:r w:rsidR="00594516" w:rsidRPr="009D014E">
        <w:rPr>
          <w:rFonts w:ascii="Times New Roman" w:eastAsia="Times New Roman" w:hAnsi="Times New Roman" w:cs="Times New Roman"/>
          <w:sz w:val="24"/>
          <w:szCs w:val="24"/>
          <w:vertAlign w:val="superscript"/>
        </w:rPr>
        <w:t>*</w:t>
      </w:r>
      <w:r w:rsidRPr="009D014E">
        <w:rPr>
          <w:rFonts w:ascii="Times New Roman" w:eastAsia="Times New Roman" w:hAnsi="Times New Roman" w:cs="Times New Roman"/>
          <w:sz w:val="24"/>
          <w:szCs w:val="24"/>
        </w:rPr>
        <w:t>, Siyu Wang</w:t>
      </w:r>
      <w:r w:rsidRPr="009D014E">
        <w:rPr>
          <w:rFonts w:ascii="Times New Roman" w:eastAsia="Times New Roman" w:hAnsi="Times New Roman" w:cs="Times New Roman"/>
          <w:sz w:val="24"/>
          <w:szCs w:val="24"/>
          <w:vertAlign w:val="superscript"/>
        </w:rPr>
        <w:t>1</w:t>
      </w:r>
      <w:ins w:id="13" w:author="Siyu Wang" w:date="2026-03-09T14:28:00Z" w16du:dateUtc="2026-03-09T18:28:00Z">
        <w:r w:rsidR="00256838">
          <w:rPr>
            <w:rFonts w:ascii="Times New Roman" w:eastAsia="Times New Roman" w:hAnsi="Times New Roman" w:cs="Times New Roman" w:hint="eastAsia"/>
            <w:sz w:val="24"/>
            <w:szCs w:val="24"/>
            <w:vertAlign w:val="superscript"/>
            <w:lang w:eastAsia="zh-CN"/>
          </w:rPr>
          <w:t>,†</w:t>
        </w:r>
      </w:ins>
      <w:r w:rsidRPr="009D014E">
        <w:rPr>
          <w:rFonts w:ascii="Times New Roman" w:eastAsia="Times New Roman" w:hAnsi="Times New Roman" w:cs="Times New Roman"/>
          <w:sz w:val="24"/>
          <w:szCs w:val="24"/>
        </w:rPr>
        <w:t>, David B. Weintraub</w:t>
      </w: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 Mariko McDougall</w:t>
      </w: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 Mark A. G. Eldridge</w:t>
      </w:r>
      <w:r w:rsidRPr="009D014E">
        <w:rPr>
          <w:rFonts w:ascii="Times New Roman" w:eastAsia="Times New Roman" w:hAnsi="Times New Roman" w:cs="Times New Roman"/>
          <w:sz w:val="24"/>
          <w:szCs w:val="24"/>
          <w:vertAlign w:val="superscript"/>
        </w:rPr>
        <w:t>1,4</w:t>
      </w:r>
      <w:r w:rsidRPr="009D014E">
        <w:rPr>
          <w:rFonts w:ascii="Times New Roman" w:eastAsia="Times New Roman" w:hAnsi="Times New Roman" w:cs="Times New Roman"/>
          <w:sz w:val="24"/>
          <w:szCs w:val="24"/>
        </w:rPr>
        <w:t>, and Barry J. Richmond</w:t>
      </w:r>
      <w:r w:rsidRPr="009D014E">
        <w:rPr>
          <w:rFonts w:ascii="Times New Roman" w:eastAsia="Times New Roman" w:hAnsi="Times New Roman" w:cs="Times New Roman"/>
          <w:sz w:val="24"/>
          <w:szCs w:val="24"/>
          <w:vertAlign w:val="superscript"/>
        </w:rPr>
        <w:t>1</w:t>
      </w:r>
      <w:r w:rsidR="00594516" w:rsidRPr="009D014E">
        <w:rPr>
          <w:rFonts w:ascii="Times New Roman" w:eastAsia="Times New Roman" w:hAnsi="Times New Roman" w:cs="Times New Roman"/>
          <w:sz w:val="24"/>
          <w:szCs w:val="24"/>
          <w:vertAlign w:val="superscript"/>
        </w:rPr>
        <w:t>,5</w:t>
      </w:r>
      <w:r w:rsidRPr="009D014E">
        <w:rPr>
          <w:rFonts w:ascii="Times New Roman" w:eastAsia="Times New Roman" w:hAnsi="Times New Roman" w:cs="Times New Roman"/>
          <w:sz w:val="24"/>
          <w:szCs w:val="24"/>
        </w:rPr>
        <w:t>.</w:t>
      </w:r>
    </w:p>
    <w:p w14:paraId="31ABF09D" w14:textId="75801E7A" w:rsidR="00A450CA" w:rsidRPr="009D014E" w:rsidRDefault="00A450CA" w:rsidP="009D014E">
      <w:pPr>
        <w:spacing w:after="0" w:line="480" w:lineRule="auto"/>
        <w:rPr>
          <w:rFonts w:ascii="Times New Roman" w:eastAsia="Times New Roman" w:hAnsi="Times New Roman" w:cs="Times New Roman"/>
          <w:sz w:val="24"/>
          <w:szCs w:val="24"/>
          <w:lang w:eastAsia="zh-CN"/>
        </w:rPr>
      </w:pPr>
    </w:p>
    <w:p w14:paraId="2C3A73A7" w14:textId="0887E5DF" w:rsidR="00A450CA" w:rsidRPr="009D014E" w:rsidRDefault="00594516"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b/>
          <w:sz w:val="24"/>
          <w:szCs w:val="24"/>
        </w:rPr>
        <w:t>Author affiliations:</w:t>
      </w:r>
    </w:p>
    <w:p w14:paraId="5973A57C"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Laboratory of Neuropsychology, NIMH, Bethesda, MD, USA</w:t>
      </w:r>
    </w:p>
    <w:p w14:paraId="44A05B64"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Surgical Neurology Branch, NINDS, Bethesda, MD, USA</w:t>
      </w:r>
    </w:p>
    <w:p w14:paraId="56DEE0E5" w14:textId="77777777" w:rsidR="00A450CA" w:rsidRPr="009D014E" w:rsidRDefault="00000000" w:rsidP="009D014E">
      <w:pPr>
        <w:suppressLineNumbers/>
        <w:spacing w:after="0" w:line="480" w:lineRule="auto"/>
        <w:ind w:left="90" w:hanging="90"/>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3</w:t>
      </w:r>
      <w:r w:rsidRPr="009D014E">
        <w:rPr>
          <w:rFonts w:ascii="Times New Roman" w:hAnsi="Times New Roman" w:cs="Times New Roman"/>
          <w:color w:val="000000"/>
          <w:sz w:val="24"/>
          <w:szCs w:val="24"/>
        </w:rPr>
        <w:t>Leo M. Davidoff Department of Neurological Surgery, Albert Einstein College of Medicine Montefiore Medical Center Bronx, NY USA</w:t>
      </w:r>
      <w:r w:rsidRPr="009D014E">
        <w:rPr>
          <w:rFonts w:ascii="Times New Roman" w:eastAsia="Times New Roman" w:hAnsi="Times New Roman" w:cs="Times New Roman"/>
          <w:sz w:val="24"/>
          <w:szCs w:val="24"/>
        </w:rPr>
        <w:t>.</w:t>
      </w:r>
    </w:p>
    <w:p w14:paraId="3F669BAA" w14:textId="646B4035" w:rsidR="00A450CA" w:rsidRPr="009D014E" w:rsidRDefault="00000000" w:rsidP="009D014E">
      <w:pPr>
        <w:suppressLineNumbers/>
        <w:spacing w:after="0" w:line="480" w:lineRule="auto"/>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4</w:t>
      </w:r>
      <w:r w:rsidRPr="009D014E">
        <w:rPr>
          <w:rFonts w:ascii="Times New Roman" w:eastAsia="Times New Roman" w:hAnsi="Times New Roman" w:cs="Times New Roman"/>
          <w:sz w:val="24"/>
          <w:szCs w:val="24"/>
        </w:rPr>
        <w:t>Newcastle University, Newcastle upon Tyne, NE1 7RU</w:t>
      </w:r>
      <w:r w:rsidR="00594516" w:rsidRPr="009D014E">
        <w:rPr>
          <w:rFonts w:ascii="Times New Roman" w:eastAsia="Times New Roman" w:hAnsi="Times New Roman" w:cs="Times New Roman"/>
          <w:sz w:val="24"/>
          <w:szCs w:val="24"/>
        </w:rPr>
        <w:t>.</w:t>
      </w:r>
    </w:p>
    <w:p w14:paraId="5E6EA6DE" w14:textId="7CB0F635" w:rsidR="00A450CA" w:rsidRDefault="00594516" w:rsidP="009D014E">
      <w:pPr>
        <w:spacing w:after="0" w:line="480" w:lineRule="auto"/>
        <w:rPr>
          <w:ins w:id="14" w:author="Siyu Wang" w:date="2026-03-09T14:28:00Z" w16du:dateUtc="2026-03-09T18:28:00Z"/>
          <w:rFonts w:ascii="Times New Roman" w:eastAsia="Times New Roman" w:hAnsi="Times New Roman" w:cs="Times New Roman"/>
          <w:color w:val="000000"/>
          <w:sz w:val="24"/>
          <w:szCs w:val="24"/>
          <w:lang w:eastAsia="zh-CN"/>
        </w:rPr>
      </w:pPr>
      <w:r w:rsidRPr="009D014E">
        <w:rPr>
          <w:rFonts w:ascii="Times New Roman" w:eastAsia="Times New Roman" w:hAnsi="Times New Roman" w:cs="Times New Roman"/>
          <w:color w:val="000000"/>
          <w:sz w:val="24"/>
          <w:szCs w:val="24"/>
          <w:vertAlign w:val="superscript"/>
        </w:rPr>
        <w:t>5</w:t>
      </w:r>
      <w:r w:rsidRPr="009D014E">
        <w:rPr>
          <w:rFonts w:ascii="Times New Roman" w:eastAsia="Times New Roman" w:hAnsi="Times New Roman" w:cs="Times New Roman"/>
          <w:color w:val="000000"/>
          <w:sz w:val="24"/>
          <w:szCs w:val="24"/>
        </w:rPr>
        <w:t>Senior Investigator, Emeritus.</w:t>
      </w:r>
    </w:p>
    <w:p w14:paraId="080AA718" w14:textId="1A7F1949" w:rsidR="00756B00" w:rsidRPr="009D014E" w:rsidRDefault="00256838" w:rsidP="009D014E">
      <w:pPr>
        <w:spacing w:after="0" w:line="480" w:lineRule="auto"/>
        <w:rPr>
          <w:ins w:id="15" w:author="Siyu Wang" w:date="2026-03-09T14:31:00Z" w16du:dateUtc="2026-03-09T18:31:00Z"/>
          <w:rFonts w:ascii="Times New Roman" w:eastAsia="Times New Roman" w:hAnsi="Times New Roman" w:cs="Times New Roman"/>
          <w:color w:val="000000"/>
          <w:sz w:val="24"/>
          <w:szCs w:val="24"/>
          <w:lang w:eastAsia="zh-CN"/>
        </w:rPr>
      </w:pPr>
      <w:ins w:id="16" w:author="Siyu Wang" w:date="2026-03-09T14:28:00Z" w16du:dateUtc="2026-03-09T18:28:00Z">
        <w:r>
          <w:rPr>
            <w:rFonts w:ascii="Times New Roman" w:eastAsia="Times New Roman" w:hAnsi="Times New Roman" w:cs="Times New Roman" w:hint="eastAsia"/>
            <w:color w:val="000000"/>
            <w:sz w:val="24"/>
            <w:szCs w:val="24"/>
            <w:lang w:eastAsia="zh-CN"/>
          </w:rPr>
          <w:t>†</w:t>
        </w:r>
        <w:r w:rsidR="0078794A">
          <w:rPr>
            <w:rFonts w:ascii="Times New Roman" w:eastAsia="Times New Roman" w:hAnsi="Times New Roman" w:cs="Times New Roman"/>
            <w:color w:val="000000"/>
            <w:sz w:val="24"/>
            <w:szCs w:val="24"/>
            <w:lang w:eastAsia="zh-CN"/>
          </w:rPr>
          <w:t>E</w:t>
        </w:r>
        <w:r>
          <w:rPr>
            <w:rFonts w:ascii="Times New Roman" w:eastAsia="Times New Roman" w:hAnsi="Times New Roman" w:cs="Times New Roman"/>
            <w:color w:val="000000"/>
            <w:sz w:val="24"/>
            <w:szCs w:val="24"/>
            <w:lang w:eastAsia="zh-CN"/>
          </w:rPr>
          <w:t>qual contribution.</w:t>
        </w:r>
      </w:ins>
    </w:p>
    <w:p w14:paraId="07A43B4E" w14:textId="77777777" w:rsidR="00594516" w:rsidRPr="009D014E" w:rsidRDefault="00594516" w:rsidP="009D014E">
      <w:pPr>
        <w:spacing w:after="0" w:line="480" w:lineRule="auto"/>
        <w:rPr>
          <w:rFonts w:ascii="Times New Roman" w:eastAsia="Times New Roman" w:hAnsi="Times New Roman" w:cs="Times New Roman"/>
          <w:color w:val="000000"/>
          <w:sz w:val="24"/>
          <w:szCs w:val="24"/>
        </w:rPr>
      </w:pPr>
    </w:p>
    <w:p w14:paraId="560471E2" w14:textId="608A4C57" w:rsidR="00A450CA" w:rsidRPr="009D014E" w:rsidRDefault="00000000" w:rsidP="009D014E">
      <w:pPr>
        <w:spacing w:after="0" w:line="480" w:lineRule="auto"/>
        <w:rPr>
          <w:rFonts w:ascii="Times New Roman" w:eastAsia="Times New Roman" w:hAnsi="Times New Roman" w:cs="Times New Roman"/>
          <w:color w:val="000000"/>
          <w:sz w:val="24"/>
          <w:szCs w:val="24"/>
        </w:rPr>
      </w:pPr>
      <w:bookmarkStart w:id="17" w:name="_heading=h.30j0zll"/>
      <w:bookmarkEnd w:id="17"/>
      <w:r w:rsidRPr="009D014E">
        <w:rPr>
          <w:rFonts w:ascii="Times New Roman" w:eastAsia="Times New Roman" w:hAnsi="Times New Roman" w:cs="Times New Roman"/>
          <w:color w:val="000000"/>
          <w:sz w:val="24"/>
          <w:szCs w:val="24"/>
        </w:rPr>
        <w:t>*</w:t>
      </w:r>
      <w:r w:rsidRPr="009D014E">
        <w:rPr>
          <w:rFonts w:ascii="Times New Roman" w:eastAsia="Times New Roman" w:hAnsi="Times New Roman" w:cs="Times New Roman"/>
          <w:b/>
          <w:color w:val="000000"/>
          <w:sz w:val="24"/>
          <w:szCs w:val="24"/>
        </w:rPr>
        <w:t>Corresponding author:</w:t>
      </w:r>
      <w:r w:rsidRPr="009D014E">
        <w:rPr>
          <w:rFonts w:ascii="Times New Roman" w:eastAsia="Times New Roman" w:hAnsi="Times New Roman" w:cs="Times New Roman"/>
          <w:color w:val="000000"/>
          <w:sz w:val="24"/>
          <w:szCs w:val="24"/>
        </w:rPr>
        <w:t xml:space="preserve"> </w:t>
      </w:r>
    </w:p>
    <w:p w14:paraId="0391BFC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Rossella Falcone, PhD</w:t>
      </w:r>
    </w:p>
    <w:p w14:paraId="0976CC2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Assistant Professor</w:t>
      </w:r>
    </w:p>
    <w:p w14:paraId="2D8290A4"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Albert Einstein College of Medicine, Bronx, NY, 10461</w:t>
      </w:r>
    </w:p>
    <w:p w14:paraId="04F3BE52" w14:textId="53A2ABC1" w:rsidR="00A450CA" w:rsidRPr="009D014E" w:rsidRDefault="00A97FD1" w:rsidP="009D014E">
      <w:pPr>
        <w:spacing w:after="0" w:line="480" w:lineRule="auto"/>
        <w:rPr>
          <w:rFonts w:ascii="Times New Roman" w:hAnsi="Times New Roman" w:cs="Times New Roman"/>
          <w:sz w:val="24"/>
          <w:szCs w:val="24"/>
        </w:rPr>
      </w:pPr>
      <w:r w:rsidRPr="009D014E">
        <w:rPr>
          <w:rFonts w:ascii="Times New Roman" w:eastAsia="Times New Roman" w:hAnsi="Times New Roman" w:cs="Times New Roman"/>
          <w:color w:val="000000"/>
          <w:sz w:val="24"/>
          <w:szCs w:val="24"/>
        </w:rPr>
        <w:t xml:space="preserve">e-mail: </w:t>
      </w:r>
      <w:hyperlink r:id="rId8" w:history="1">
        <w:r w:rsidR="00594516" w:rsidRPr="009D014E">
          <w:rPr>
            <w:rStyle w:val="Hyperlink"/>
            <w:rFonts w:ascii="Times New Roman" w:hAnsi="Times New Roman" w:cs="Times New Roman"/>
            <w:sz w:val="24"/>
            <w:szCs w:val="24"/>
          </w:rPr>
          <w:t>rossella.falcone@einsteinmed.edu</w:t>
        </w:r>
      </w:hyperlink>
    </w:p>
    <w:p w14:paraId="234A3633" w14:textId="77777777" w:rsidR="00594516" w:rsidRPr="009D014E" w:rsidRDefault="00594516" w:rsidP="009D014E">
      <w:pPr>
        <w:spacing w:after="0" w:line="480" w:lineRule="auto"/>
        <w:rPr>
          <w:rFonts w:ascii="Times New Roman" w:hAnsi="Times New Roman" w:cs="Times New Roman"/>
          <w:sz w:val="24"/>
          <w:szCs w:val="24"/>
        </w:rPr>
      </w:pPr>
    </w:p>
    <w:p w14:paraId="6912C6C8" w14:textId="77777777" w:rsidR="00594516" w:rsidRPr="009D014E" w:rsidRDefault="00594516" w:rsidP="009D014E">
      <w:pPr>
        <w:spacing w:after="0" w:line="480" w:lineRule="auto"/>
        <w:rPr>
          <w:rFonts w:ascii="Times New Roman" w:hAnsi="Times New Roman" w:cs="Times New Roman"/>
          <w:sz w:val="24"/>
          <w:szCs w:val="24"/>
        </w:rPr>
      </w:pPr>
    </w:p>
    <w:p w14:paraId="1BA0B94F" w14:textId="77777777" w:rsidR="00FB5A92" w:rsidRDefault="00FB5A92" w:rsidP="00CD2140">
      <w:pPr>
        <w:spacing w:after="0" w:line="480" w:lineRule="auto"/>
        <w:rPr>
          <w:rFonts w:ascii="Times New Roman" w:eastAsia="Times New Roman" w:hAnsi="Times New Roman" w:cs="Times New Roman"/>
          <w:b/>
          <w:bCs/>
          <w:sz w:val="24"/>
          <w:szCs w:val="24"/>
        </w:rPr>
      </w:pPr>
    </w:p>
    <w:p w14:paraId="3C122DE4" w14:textId="13238CF0" w:rsidR="00CD2140" w:rsidRPr="008760DF" w:rsidDel="00D33DD3" w:rsidRDefault="00000000" w:rsidP="00CD2140">
      <w:pPr>
        <w:spacing w:after="0" w:line="480" w:lineRule="auto"/>
        <w:rPr>
          <w:del w:id="18" w:author="Siyu Wang" w:date="2026-03-04T18:07:00Z" w16du:dateUtc="2026-03-04T23:07:00Z"/>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sz w:val="24"/>
          <w:szCs w:val="24"/>
        </w:rPr>
        <w:br/>
      </w:r>
      <w:r w:rsidR="00E6190B">
        <w:rPr>
          <w:rFonts w:ascii="Times New Roman" w:eastAsia="Times New Roman" w:hAnsi="Times New Roman" w:cs="Times New Roman"/>
          <w:bCs/>
          <w:sz w:val="24"/>
          <w:szCs w:val="24"/>
        </w:rPr>
        <w:t xml:space="preserve">Some rewards are worth the wait, </w:t>
      </w:r>
      <w:r w:rsidR="00F00D6D">
        <w:rPr>
          <w:rFonts w:ascii="Times New Roman" w:eastAsia="Times New Roman" w:hAnsi="Times New Roman" w:cs="Times New Roman"/>
          <w:bCs/>
          <w:sz w:val="24"/>
          <w:szCs w:val="24"/>
        </w:rPr>
        <w:t xml:space="preserve">while </w:t>
      </w:r>
      <w:r w:rsidR="00E6190B">
        <w:rPr>
          <w:rFonts w:ascii="Times New Roman" w:eastAsia="Times New Roman" w:hAnsi="Times New Roman" w:cs="Times New Roman"/>
          <w:bCs/>
          <w:sz w:val="24"/>
          <w:szCs w:val="24"/>
        </w:rPr>
        <w:t xml:space="preserve">others are not. </w:t>
      </w:r>
      <w:r w:rsidR="00112739">
        <w:rPr>
          <w:rFonts w:ascii="Times New Roman" w:eastAsia="Times New Roman" w:hAnsi="Times New Roman" w:cs="Times New Roman"/>
          <w:bCs/>
          <w:sz w:val="24"/>
          <w:szCs w:val="24"/>
        </w:rPr>
        <w:t xml:space="preserve">For </w:t>
      </w:r>
      <w:r w:rsidR="00F00D6D">
        <w:rPr>
          <w:rFonts w:ascii="Times New Roman" w:eastAsia="Times New Roman" w:hAnsi="Times New Roman" w:cs="Times New Roman"/>
          <w:bCs/>
          <w:sz w:val="24"/>
          <w:szCs w:val="24"/>
        </w:rPr>
        <w:t>instance</w:t>
      </w:r>
      <w:r w:rsidR="00112739">
        <w:rPr>
          <w:rFonts w:ascii="Times New Roman" w:eastAsia="Times New Roman" w:hAnsi="Times New Roman" w:cs="Times New Roman"/>
          <w:bCs/>
          <w:sz w:val="24"/>
          <w:szCs w:val="24"/>
        </w:rPr>
        <w:t xml:space="preserve">, you might be willing to wait </w:t>
      </w:r>
      <w:r w:rsidR="009F111E">
        <w:rPr>
          <w:rFonts w:ascii="Times New Roman" w:eastAsia="Times New Roman" w:hAnsi="Times New Roman" w:cs="Times New Roman"/>
          <w:bCs/>
          <w:sz w:val="24"/>
          <w:szCs w:val="24"/>
        </w:rPr>
        <w:t>several</w:t>
      </w:r>
      <w:r w:rsidR="00112739">
        <w:rPr>
          <w:rFonts w:ascii="Times New Roman" w:eastAsia="Times New Roman" w:hAnsi="Times New Roman" w:cs="Times New Roman"/>
          <w:bCs/>
          <w:sz w:val="24"/>
          <w:szCs w:val="24"/>
        </w:rPr>
        <w:t xml:space="preserve"> hour</w:t>
      </w:r>
      <w:r w:rsidR="009F111E">
        <w:rPr>
          <w:rFonts w:ascii="Times New Roman" w:eastAsia="Times New Roman" w:hAnsi="Times New Roman" w:cs="Times New Roman"/>
          <w:bCs/>
          <w:sz w:val="24"/>
          <w:szCs w:val="24"/>
        </w:rPr>
        <w:t>s</w:t>
      </w:r>
      <w:r w:rsidR="00112739">
        <w:rPr>
          <w:rFonts w:ascii="Times New Roman" w:eastAsia="Times New Roman" w:hAnsi="Times New Roman" w:cs="Times New Roman"/>
          <w:bCs/>
          <w:sz w:val="24"/>
          <w:szCs w:val="24"/>
        </w:rPr>
        <w:t xml:space="preserve"> </w:t>
      </w:r>
      <w:r w:rsidR="002306D4">
        <w:rPr>
          <w:rFonts w:ascii="Times New Roman" w:eastAsia="Times New Roman" w:hAnsi="Times New Roman" w:cs="Times New Roman"/>
          <w:bCs/>
          <w:sz w:val="24"/>
          <w:szCs w:val="24"/>
        </w:rPr>
        <w:t xml:space="preserve">in line </w:t>
      </w:r>
      <w:r w:rsidR="00112739">
        <w:rPr>
          <w:rFonts w:ascii="Times New Roman" w:eastAsia="Times New Roman" w:hAnsi="Times New Roman" w:cs="Times New Roman"/>
          <w:bCs/>
          <w:sz w:val="24"/>
          <w:szCs w:val="24"/>
        </w:rPr>
        <w:t xml:space="preserve">to meet an idol, but </w:t>
      </w:r>
      <w:r w:rsidR="00917963">
        <w:rPr>
          <w:rFonts w:ascii="Times New Roman" w:eastAsia="Times New Roman" w:hAnsi="Times New Roman" w:cs="Times New Roman"/>
          <w:bCs/>
          <w:sz w:val="24"/>
          <w:szCs w:val="24"/>
        </w:rPr>
        <w:t>maybe not</w:t>
      </w:r>
      <w:r w:rsidR="008F58F6">
        <w:rPr>
          <w:rFonts w:ascii="Times New Roman" w:eastAsia="Times New Roman" w:hAnsi="Times New Roman" w:cs="Times New Roman"/>
          <w:bCs/>
          <w:sz w:val="24"/>
          <w:szCs w:val="24"/>
        </w:rPr>
        <w:t xml:space="preserve"> to buy a pen</w:t>
      </w:r>
      <w:r w:rsidR="00112739">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This behavior is governed by temporal discounting, </w:t>
      </w:r>
      <w:r w:rsidR="00D077DD">
        <w:rPr>
          <w:rFonts w:ascii="Times New Roman" w:eastAsia="Times New Roman" w:hAnsi="Times New Roman" w:cs="Times New Roman"/>
          <w:bCs/>
          <w:sz w:val="24"/>
          <w:szCs w:val="24"/>
        </w:rPr>
        <w:t>whereby</w:t>
      </w:r>
      <w:r w:rsidR="00CD2140" w:rsidRPr="008760DF">
        <w:rPr>
          <w:rFonts w:ascii="Times New Roman" w:eastAsia="Times New Roman" w:hAnsi="Times New Roman" w:cs="Times New Roman"/>
          <w:bCs/>
          <w:sz w:val="24"/>
          <w:szCs w:val="24"/>
        </w:rPr>
        <w:t xml:space="preserve"> delay</w:t>
      </w:r>
      <w:r w:rsidR="00F632B3">
        <w:rPr>
          <w:rFonts w:ascii="Times New Roman" w:eastAsia="Times New Roman" w:hAnsi="Times New Roman" w:cs="Times New Roman"/>
          <w:bCs/>
          <w:sz w:val="24"/>
          <w:szCs w:val="24"/>
        </w:rPr>
        <w:t>s</w:t>
      </w:r>
      <w:r w:rsidR="00CD2140" w:rsidRPr="008760DF">
        <w:rPr>
          <w:rFonts w:ascii="Times New Roman" w:eastAsia="Times New Roman" w:hAnsi="Times New Roman" w:cs="Times New Roman"/>
          <w:bCs/>
          <w:sz w:val="24"/>
          <w:szCs w:val="24"/>
        </w:rPr>
        <w:t xml:space="preserve"> reduce the value of future rewards</w:t>
      </w:r>
      <w:r w:rsidR="00112739">
        <w:rPr>
          <w:rFonts w:ascii="Times New Roman" w:eastAsia="Times New Roman" w:hAnsi="Times New Roman" w:cs="Times New Roman"/>
          <w:bCs/>
          <w:sz w:val="24"/>
          <w:szCs w:val="24"/>
        </w:rPr>
        <w:t>,</w:t>
      </w:r>
      <w:r w:rsidR="00807D91">
        <w:rPr>
          <w:rFonts w:ascii="Times New Roman" w:eastAsia="Times New Roman" w:hAnsi="Times New Roman" w:cs="Times New Roman"/>
          <w:bCs/>
          <w:sz w:val="24"/>
          <w:szCs w:val="24"/>
        </w:rPr>
        <w:t xml:space="preserve"> s</w:t>
      </w:r>
      <w:r w:rsidR="00D077DD">
        <w:rPr>
          <w:rFonts w:ascii="Times New Roman" w:eastAsia="Times New Roman" w:hAnsi="Times New Roman" w:cs="Times New Roman"/>
          <w:bCs/>
          <w:sz w:val="24"/>
          <w:szCs w:val="24"/>
        </w:rPr>
        <w:t>uch</w:t>
      </w:r>
      <w:r w:rsidR="00112739">
        <w:rPr>
          <w:rFonts w:ascii="Times New Roman" w:eastAsia="Times New Roman" w:hAnsi="Times New Roman" w:cs="Times New Roman"/>
          <w:bCs/>
          <w:sz w:val="24"/>
          <w:szCs w:val="24"/>
        </w:rPr>
        <w:t xml:space="preserve"> that only </w:t>
      </w:r>
      <w:r w:rsidR="00D077DD">
        <w:rPr>
          <w:rFonts w:ascii="Times New Roman" w:eastAsia="Times New Roman" w:hAnsi="Times New Roman" w:cs="Times New Roman"/>
          <w:bCs/>
          <w:sz w:val="24"/>
          <w:szCs w:val="24"/>
        </w:rPr>
        <w:t xml:space="preserve">sufficiently </w:t>
      </w:r>
      <w:r w:rsidR="00AA6A7A">
        <w:rPr>
          <w:rFonts w:ascii="Times New Roman" w:eastAsia="Times New Roman" w:hAnsi="Times New Roman" w:cs="Times New Roman"/>
          <w:bCs/>
          <w:sz w:val="24"/>
          <w:szCs w:val="24"/>
        </w:rPr>
        <w:t xml:space="preserve">large </w:t>
      </w:r>
      <w:r w:rsidR="00112739">
        <w:rPr>
          <w:rFonts w:ascii="Times New Roman" w:eastAsia="Times New Roman" w:hAnsi="Times New Roman" w:cs="Times New Roman"/>
          <w:bCs/>
          <w:sz w:val="24"/>
          <w:szCs w:val="24"/>
        </w:rPr>
        <w:t xml:space="preserve">rewards </w:t>
      </w:r>
      <w:r w:rsidR="00D077DD">
        <w:rPr>
          <w:rFonts w:ascii="Times New Roman" w:eastAsia="Times New Roman" w:hAnsi="Times New Roman" w:cs="Times New Roman"/>
          <w:bCs/>
          <w:sz w:val="24"/>
          <w:szCs w:val="24"/>
        </w:rPr>
        <w:t>justify</w:t>
      </w:r>
      <w:r w:rsidR="00112739">
        <w:rPr>
          <w:rFonts w:ascii="Times New Roman" w:eastAsia="Times New Roman" w:hAnsi="Times New Roman" w:cs="Times New Roman"/>
          <w:bCs/>
          <w:sz w:val="24"/>
          <w:szCs w:val="24"/>
        </w:rPr>
        <w:t xml:space="preserve"> </w:t>
      </w:r>
      <w:r w:rsidR="00AA6A7A">
        <w:rPr>
          <w:rFonts w:ascii="Times New Roman" w:eastAsia="Times New Roman" w:hAnsi="Times New Roman" w:cs="Times New Roman"/>
          <w:bCs/>
          <w:sz w:val="24"/>
          <w:szCs w:val="24"/>
        </w:rPr>
        <w:t xml:space="preserve">long </w:t>
      </w:r>
      <w:r w:rsidR="00112739">
        <w:rPr>
          <w:rFonts w:ascii="Times New Roman" w:eastAsia="Times New Roman" w:hAnsi="Times New Roman" w:cs="Times New Roman"/>
          <w:bCs/>
          <w:sz w:val="24"/>
          <w:szCs w:val="24"/>
        </w:rPr>
        <w:t>waits</w:t>
      </w:r>
      <w:r w:rsidR="00CD2140" w:rsidRPr="008760DF">
        <w:rPr>
          <w:rFonts w:ascii="Times New Roman" w:eastAsia="Times New Roman" w:hAnsi="Times New Roman" w:cs="Times New Roman"/>
          <w:bCs/>
          <w:sz w:val="24"/>
          <w:szCs w:val="24"/>
        </w:rPr>
        <w:t xml:space="preserve">. </w:t>
      </w:r>
      <w:r w:rsidR="00F518B6">
        <w:rPr>
          <w:rFonts w:ascii="Times New Roman" w:eastAsia="Times New Roman" w:hAnsi="Times New Roman" w:cs="Times New Roman"/>
          <w:bCs/>
          <w:sz w:val="24"/>
          <w:szCs w:val="24"/>
        </w:rPr>
        <w:t>I</w:t>
      </w:r>
      <w:r w:rsidR="00CD2140" w:rsidRPr="00A72248">
        <w:rPr>
          <w:rFonts w:ascii="Times New Roman" w:eastAsia="Times New Roman" w:hAnsi="Times New Roman" w:cs="Times New Roman"/>
          <w:bCs/>
          <w:sz w:val="24"/>
          <w:szCs w:val="24"/>
        </w:rPr>
        <w:t>ndividuals differ widely in the</w:t>
      </w:r>
      <w:r w:rsidR="00F632B3" w:rsidRPr="00A72248">
        <w:rPr>
          <w:rFonts w:ascii="Times New Roman" w:eastAsia="Times New Roman" w:hAnsi="Times New Roman" w:cs="Times New Roman"/>
          <w:bCs/>
          <w:sz w:val="24"/>
          <w:szCs w:val="24"/>
        </w:rPr>
        <w:t>ir</w:t>
      </w:r>
      <w:r w:rsidR="00CD2140" w:rsidRPr="00A72248">
        <w:rPr>
          <w:rFonts w:ascii="Times New Roman" w:eastAsia="Times New Roman" w:hAnsi="Times New Roman" w:cs="Times New Roman"/>
          <w:bCs/>
          <w:sz w:val="24"/>
          <w:szCs w:val="24"/>
        </w:rPr>
        <w:t xml:space="preserve"> strategies to weigh</w:t>
      </w:r>
      <w:r w:rsidR="0098593A" w:rsidRPr="00A72248">
        <w:rPr>
          <w:rFonts w:ascii="Times New Roman" w:eastAsia="Times New Roman" w:hAnsi="Times New Roman" w:cs="Times New Roman"/>
          <w:bCs/>
          <w:sz w:val="24"/>
          <w:szCs w:val="24"/>
        </w:rPr>
        <w:t xml:space="preserve"> temporally </w:t>
      </w:r>
      <w:del w:id="19" w:author="Siyu Wang" w:date="2026-03-04T18:06:00Z" w16du:dateUtc="2026-03-04T23:06:00Z">
        <w:r w:rsidR="0098593A" w:rsidRPr="00A72248" w:rsidDel="00D33DD3">
          <w:rPr>
            <w:rFonts w:ascii="Times New Roman" w:eastAsia="Times New Roman" w:hAnsi="Times New Roman" w:cs="Times New Roman"/>
            <w:bCs/>
            <w:sz w:val="24"/>
            <w:szCs w:val="24"/>
          </w:rPr>
          <w:delText>structured choices</w:delText>
        </w:r>
      </w:del>
      <w:ins w:id="20" w:author="Siyu Wang" w:date="2026-03-04T18:06:00Z" w16du:dateUtc="2026-03-04T23:06:00Z">
        <w:r w:rsidR="00D33DD3">
          <w:rPr>
            <w:rFonts w:ascii="Times New Roman" w:eastAsia="Times New Roman" w:hAnsi="Times New Roman" w:cs="Times New Roman"/>
            <w:bCs/>
            <w:sz w:val="24"/>
            <w:szCs w:val="24"/>
          </w:rPr>
          <w:t>delayed rewards</w:t>
        </w:r>
      </w:ins>
      <w:r w:rsidR="00CD2140" w:rsidRPr="00A72248">
        <w:rPr>
          <w:rFonts w:ascii="Times New Roman" w:eastAsia="Times New Roman" w:hAnsi="Times New Roman" w:cs="Times New Roman"/>
          <w:bCs/>
          <w:sz w:val="24"/>
          <w:szCs w:val="24"/>
        </w:rPr>
        <w:t>.</w:t>
      </w:r>
      <w:r w:rsidR="00CD2140" w:rsidRPr="008760DF">
        <w:rPr>
          <w:rFonts w:ascii="Times New Roman" w:eastAsia="Times New Roman" w:hAnsi="Times New Roman" w:cs="Times New Roman"/>
          <w:bCs/>
          <w:sz w:val="24"/>
          <w:szCs w:val="24"/>
        </w:rPr>
        <w:t xml:space="preserve"> Prefrontal neurons encode reward and </w:t>
      </w:r>
      <w:r w:rsidR="00F632B3" w:rsidRPr="008760DF">
        <w:rPr>
          <w:rFonts w:ascii="Times New Roman" w:eastAsia="Times New Roman" w:hAnsi="Times New Roman" w:cs="Times New Roman"/>
          <w:bCs/>
          <w:sz w:val="24"/>
          <w:szCs w:val="24"/>
        </w:rPr>
        <w:t>delay;</w:t>
      </w:r>
      <w:r w:rsidR="00CD2140" w:rsidRPr="008760DF">
        <w:rPr>
          <w:rFonts w:ascii="Times New Roman" w:eastAsia="Times New Roman" w:hAnsi="Times New Roman" w:cs="Times New Roman"/>
          <w:bCs/>
          <w:sz w:val="24"/>
          <w:szCs w:val="24"/>
        </w:rPr>
        <w:t xml:space="preserve"> however, it remains unclear whether </w:t>
      </w:r>
      <w:r w:rsidR="00F215D6">
        <w:rPr>
          <w:rFonts w:ascii="Times New Roman" w:eastAsia="Times New Roman" w:hAnsi="Times New Roman" w:cs="Times New Roman"/>
          <w:bCs/>
          <w:sz w:val="24"/>
          <w:szCs w:val="24"/>
        </w:rPr>
        <w:t>the</w:t>
      </w:r>
      <w:r w:rsidR="00536086">
        <w:rPr>
          <w:rFonts w:ascii="Times New Roman" w:eastAsia="Times New Roman" w:hAnsi="Times New Roman" w:cs="Times New Roman"/>
          <w:bCs/>
          <w:sz w:val="24"/>
          <w:szCs w:val="24"/>
        </w:rPr>
        <w:t>se</w:t>
      </w:r>
      <w:r w:rsidR="00F215D6">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neural representations </w:t>
      </w:r>
      <w:r w:rsidR="00B9511A">
        <w:rPr>
          <w:rFonts w:ascii="Times New Roman" w:eastAsia="Times New Roman" w:hAnsi="Times New Roman" w:cs="Times New Roman"/>
          <w:bCs/>
          <w:sz w:val="24"/>
          <w:szCs w:val="24"/>
        </w:rPr>
        <w:t>reflect</w:t>
      </w:r>
      <w:r w:rsidR="001B7E3F">
        <w:rPr>
          <w:rFonts w:ascii="Times New Roman" w:eastAsia="Times New Roman" w:hAnsi="Times New Roman" w:cs="Times New Roman"/>
          <w:bCs/>
          <w:sz w:val="24"/>
          <w:szCs w:val="24"/>
        </w:rPr>
        <w:t xml:space="preserve"> a universal temporal discounting process</w:t>
      </w:r>
      <w:r w:rsidR="00F00D6D">
        <w:rPr>
          <w:rFonts w:ascii="Times New Roman" w:eastAsia="Times New Roman" w:hAnsi="Times New Roman" w:cs="Times New Roman"/>
          <w:bCs/>
          <w:sz w:val="24"/>
          <w:szCs w:val="24"/>
        </w:rPr>
        <w:t>,</w:t>
      </w:r>
      <w:r w:rsidR="00807D91">
        <w:rPr>
          <w:rFonts w:ascii="Times New Roman" w:eastAsia="Times New Roman" w:hAnsi="Times New Roman" w:cs="Times New Roman"/>
          <w:bCs/>
          <w:sz w:val="24"/>
          <w:szCs w:val="24"/>
        </w:rPr>
        <w:t xml:space="preserve"> or</w:t>
      </w:r>
      <w:r w:rsidR="00324F39">
        <w:rPr>
          <w:rFonts w:ascii="Times New Roman" w:eastAsia="Times New Roman" w:hAnsi="Times New Roman" w:cs="Times New Roman"/>
          <w:bCs/>
          <w:sz w:val="24"/>
          <w:szCs w:val="24"/>
        </w:rPr>
        <w:t xml:space="preserve"> </w:t>
      </w:r>
      <w:r w:rsidR="00F00D6D">
        <w:rPr>
          <w:rFonts w:ascii="Times New Roman" w:eastAsia="Times New Roman" w:hAnsi="Times New Roman" w:cs="Times New Roman"/>
          <w:bCs/>
          <w:sz w:val="24"/>
          <w:szCs w:val="24"/>
        </w:rPr>
        <w:t xml:space="preserve">whether they </w:t>
      </w:r>
      <w:r w:rsidR="001B7E3F">
        <w:rPr>
          <w:rFonts w:ascii="Times New Roman" w:eastAsia="Times New Roman" w:hAnsi="Times New Roman" w:cs="Times New Roman"/>
          <w:bCs/>
          <w:sz w:val="24"/>
          <w:szCs w:val="24"/>
        </w:rPr>
        <w:t xml:space="preserve">depend on </w:t>
      </w:r>
      <w:ins w:id="21" w:author="Siyu Wang" w:date="2026-03-04T18:06:00Z" w16du:dateUtc="2026-03-04T23:06:00Z">
        <w:r w:rsidR="00D33DD3">
          <w:rPr>
            <w:rFonts w:ascii="Times New Roman" w:eastAsia="Times New Roman" w:hAnsi="Times New Roman" w:cs="Times New Roman"/>
            <w:bCs/>
            <w:sz w:val="24"/>
            <w:szCs w:val="24"/>
          </w:rPr>
          <w:t xml:space="preserve">the </w:t>
        </w:r>
      </w:ins>
      <w:r w:rsidR="00324F39">
        <w:rPr>
          <w:rFonts w:ascii="Times New Roman" w:eastAsia="Times New Roman" w:hAnsi="Times New Roman" w:cs="Times New Roman"/>
          <w:bCs/>
          <w:sz w:val="24"/>
          <w:szCs w:val="24"/>
        </w:rPr>
        <w:t xml:space="preserve">individual </w:t>
      </w:r>
      <w:r w:rsidR="001B7E3F">
        <w:rPr>
          <w:rFonts w:ascii="Times New Roman" w:eastAsia="Times New Roman" w:hAnsi="Times New Roman" w:cs="Times New Roman"/>
          <w:bCs/>
          <w:sz w:val="24"/>
          <w:szCs w:val="24"/>
        </w:rPr>
        <w:t>behavioral</w:t>
      </w:r>
      <w:r w:rsidR="00FD6276">
        <w:rPr>
          <w:rFonts w:ascii="Times New Roman" w:eastAsia="Times New Roman" w:hAnsi="Times New Roman" w:cs="Times New Roman"/>
          <w:bCs/>
          <w:sz w:val="24"/>
          <w:szCs w:val="24"/>
        </w:rPr>
        <w:t xml:space="preserve"> strateg</w:t>
      </w:r>
      <w:r w:rsidR="001B7E3F">
        <w:rPr>
          <w:rFonts w:ascii="Times New Roman" w:eastAsia="Times New Roman" w:hAnsi="Times New Roman" w:cs="Times New Roman"/>
          <w:bCs/>
          <w:sz w:val="24"/>
          <w:szCs w:val="24"/>
        </w:rPr>
        <w:t>ies for trading off reward and time</w:t>
      </w:r>
      <w:r w:rsidR="00FD6276">
        <w:rPr>
          <w:rFonts w:ascii="Times New Roman" w:eastAsia="Times New Roman" w:hAnsi="Times New Roman" w:cs="Times New Roman"/>
          <w:bCs/>
          <w:sz w:val="24"/>
          <w:szCs w:val="24"/>
        </w:rPr>
        <w:t xml:space="preserve">. </w:t>
      </w:r>
      <w:del w:id="22" w:author="Siyu Wang" w:date="2026-03-04T18:07:00Z" w16du:dateUtc="2026-03-04T23:07:00Z">
        <w:r w:rsidR="00CD2140" w:rsidRPr="008760DF" w:rsidDel="00D33DD3">
          <w:rPr>
            <w:rFonts w:ascii="Times New Roman" w:eastAsia="Times New Roman" w:hAnsi="Times New Roman" w:cs="Times New Roman"/>
            <w:bCs/>
            <w:sz w:val="24"/>
            <w:szCs w:val="24"/>
          </w:rPr>
          <w:delText xml:space="preserve"> </w:delText>
        </w:r>
      </w:del>
    </w:p>
    <w:p w14:paraId="4159B411" w14:textId="77777777" w:rsidR="00D33DD3" w:rsidRDefault="00D33DD3" w:rsidP="00CD2140">
      <w:pPr>
        <w:spacing w:after="0" w:line="480" w:lineRule="auto"/>
        <w:rPr>
          <w:ins w:id="23" w:author="Siyu Wang" w:date="2026-03-04T18:07:00Z" w16du:dateUtc="2026-03-04T23:07:00Z"/>
          <w:rFonts w:ascii="Times New Roman" w:eastAsia="Times New Roman" w:hAnsi="Times New Roman" w:cs="Times New Roman"/>
          <w:bCs/>
          <w:sz w:val="24"/>
          <w:szCs w:val="24"/>
        </w:rPr>
      </w:pPr>
    </w:p>
    <w:p w14:paraId="119F5E22" w14:textId="2C762D71" w:rsidR="00D077DD" w:rsidDel="003D3AB0" w:rsidRDefault="00D077DD" w:rsidP="00CD2140">
      <w:pPr>
        <w:spacing w:after="0" w:line="480" w:lineRule="auto"/>
        <w:rPr>
          <w:del w:id="24" w:author="Siyu Wang" w:date="2026-03-17T00:58:00Z" w16du:dateUtc="2026-03-17T04:58:00Z"/>
          <w:rFonts w:ascii="Times New Roman" w:eastAsia="Times New Roman" w:hAnsi="Times New Roman" w:cs="Times New Roman"/>
          <w:bCs/>
          <w:sz w:val="24"/>
          <w:szCs w:val="24"/>
        </w:rPr>
      </w:pPr>
      <w:del w:id="25" w:author="Siyu Wang" w:date="2026-03-04T18:13:00Z" w16du:dateUtc="2026-03-04T23:13:00Z">
        <w:r w:rsidDel="003829C4">
          <w:rPr>
            <w:rFonts w:ascii="Times New Roman" w:eastAsia="Times New Roman" w:hAnsi="Times New Roman" w:cs="Times New Roman"/>
            <w:bCs/>
            <w:sz w:val="24"/>
            <w:szCs w:val="24"/>
          </w:rPr>
          <w:delText>Using</w:delText>
        </w:r>
        <w:r w:rsidR="00CD2140" w:rsidRPr="008760DF" w:rsidDel="003829C4">
          <w:rPr>
            <w:rFonts w:ascii="Times New Roman" w:eastAsia="Times New Roman" w:hAnsi="Times New Roman" w:cs="Times New Roman"/>
            <w:bCs/>
            <w:sz w:val="24"/>
            <w:szCs w:val="24"/>
          </w:rPr>
          <w:delText xml:space="preserve"> </w:delText>
        </w:r>
      </w:del>
      <w:ins w:id="26" w:author="Siyu Wang" w:date="2026-03-04T18:13:00Z" w16du:dateUtc="2026-03-04T23:13:00Z">
        <w:r w:rsidR="003829C4">
          <w:rPr>
            <w:rFonts w:ascii="Times New Roman" w:eastAsia="Times New Roman" w:hAnsi="Times New Roman" w:cs="Times New Roman"/>
            <w:bCs/>
            <w:sz w:val="24"/>
            <w:szCs w:val="24"/>
          </w:rPr>
          <w:t>In</w:t>
        </w:r>
        <w:r w:rsidR="003829C4" w:rsidRPr="008760DF">
          <w:rPr>
            <w:rFonts w:ascii="Times New Roman" w:eastAsia="Times New Roman" w:hAnsi="Times New Roman" w:cs="Times New Roman"/>
            <w:bCs/>
            <w:sz w:val="24"/>
            <w:szCs w:val="24"/>
          </w:rPr>
          <w:t xml:space="preserve"> </w:t>
        </w:r>
      </w:ins>
      <w:r w:rsidR="00CD2140" w:rsidRPr="008760DF">
        <w:rPr>
          <w:rFonts w:ascii="Times New Roman" w:eastAsia="Times New Roman" w:hAnsi="Times New Roman" w:cs="Times New Roman"/>
          <w:bCs/>
          <w:sz w:val="24"/>
          <w:szCs w:val="24"/>
        </w:rPr>
        <w:t>a two-step temporal discounting task</w:t>
      </w:r>
      <w:r>
        <w:rPr>
          <w:rFonts w:ascii="Times New Roman" w:eastAsia="Times New Roman" w:hAnsi="Times New Roman" w:cs="Times New Roman"/>
          <w:bCs/>
          <w:sz w:val="24"/>
          <w:szCs w:val="24"/>
        </w:rPr>
        <w:t xml:space="preserve">, </w:t>
      </w:r>
      <w:r w:rsidR="001B177B">
        <w:rPr>
          <w:rFonts w:ascii="Times New Roman" w:eastAsia="Times New Roman" w:hAnsi="Times New Roman" w:cs="Times New Roman"/>
          <w:bCs/>
          <w:sz w:val="24"/>
          <w:szCs w:val="24"/>
        </w:rPr>
        <w:t xml:space="preserve">monkeys </w:t>
      </w:r>
      <w:r w:rsidR="00F518B6">
        <w:rPr>
          <w:rFonts w:ascii="Times New Roman" w:eastAsia="Times New Roman" w:hAnsi="Times New Roman" w:cs="Times New Roman"/>
          <w:bCs/>
          <w:sz w:val="24"/>
          <w:szCs w:val="24"/>
        </w:rPr>
        <w:t>chose</w:t>
      </w:r>
      <w:r w:rsidR="001B177B">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whether to </w:t>
      </w:r>
      <w:r w:rsidR="00CD2140" w:rsidRPr="008760DF">
        <w:rPr>
          <w:rFonts w:ascii="Times New Roman" w:eastAsia="Times New Roman" w:hAnsi="Times New Roman" w:cs="Times New Roman"/>
          <w:bCs/>
          <w:sz w:val="24"/>
          <w:szCs w:val="24"/>
        </w:rPr>
        <w:t>accept</w:t>
      </w:r>
      <w:r w:rsidR="00674FD0">
        <w:rPr>
          <w:rFonts w:ascii="Times New Roman" w:eastAsia="Times New Roman" w:hAnsi="Times New Roman" w:cs="Times New Roman"/>
          <w:bCs/>
          <w:sz w:val="24"/>
          <w:szCs w:val="24"/>
        </w:rPr>
        <w:t xml:space="preserve"> </w:t>
      </w:r>
      <w:r w:rsidR="000105B1">
        <w:rPr>
          <w:rFonts w:ascii="Times New Roman" w:eastAsia="Times New Roman" w:hAnsi="Times New Roman" w:cs="Times New Roman"/>
          <w:bCs/>
          <w:sz w:val="24"/>
          <w:szCs w:val="24"/>
        </w:rPr>
        <w:t>or refus</w:t>
      </w:r>
      <w:r>
        <w:rPr>
          <w:rFonts w:ascii="Times New Roman" w:eastAsia="Times New Roman" w:hAnsi="Times New Roman" w:cs="Times New Roman"/>
          <w:bCs/>
          <w:sz w:val="24"/>
          <w:szCs w:val="24"/>
        </w:rPr>
        <w:t>e</w:t>
      </w:r>
      <w:r w:rsidR="000105B1">
        <w:rPr>
          <w:rFonts w:ascii="Times New Roman" w:eastAsia="Times New Roman" w:hAnsi="Times New Roman" w:cs="Times New Roman"/>
          <w:bCs/>
          <w:sz w:val="24"/>
          <w:szCs w:val="24"/>
        </w:rPr>
        <w:t xml:space="preserve"> </w:t>
      </w:r>
      <w:r w:rsidR="001B177B">
        <w:rPr>
          <w:rFonts w:ascii="Times New Roman" w:eastAsia="Times New Roman" w:hAnsi="Times New Roman" w:cs="Times New Roman"/>
          <w:bCs/>
          <w:sz w:val="24"/>
          <w:szCs w:val="24"/>
        </w:rPr>
        <w:t>delayed reward</w:t>
      </w:r>
      <w:r w:rsidR="000E6561">
        <w:rPr>
          <w:rFonts w:ascii="Times New Roman" w:eastAsia="Times New Roman" w:hAnsi="Times New Roman" w:cs="Times New Roman"/>
          <w:bCs/>
          <w:sz w:val="24"/>
          <w:szCs w:val="24"/>
        </w:rPr>
        <w:t xml:space="preserve"> offers </w:t>
      </w:r>
      <w:r w:rsidR="00324F39">
        <w:rPr>
          <w:rFonts w:ascii="Times New Roman" w:eastAsia="Times New Roman" w:hAnsi="Times New Roman" w:cs="Times New Roman"/>
          <w:bCs/>
          <w:sz w:val="24"/>
          <w:szCs w:val="24"/>
        </w:rPr>
        <w:t>by releasing a</w:t>
      </w:r>
      <w:r w:rsidR="00F518B6">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lever </w:t>
      </w:r>
      <w:ins w:id="27" w:author="Siyu Wang" w:date="2026-03-04T18:08:00Z" w16du:dateUtc="2026-03-04T23:08:00Z">
        <w:r w:rsidR="002B19C5">
          <w:rPr>
            <w:rFonts w:ascii="Times New Roman" w:eastAsia="Times New Roman" w:hAnsi="Times New Roman" w:cs="Times New Roman"/>
            <w:bCs/>
            <w:sz w:val="24"/>
            <w:szCs w:val="24"/>
          </w:rPr>
          <w:t xml:space="preserve">at different times </w:t>
        </w:r>
      </w:ins>
      <w:r w:rsidR="00F518B6">
        <w:rPr>
          <w:rFonts w:ascii="Times New Roman" w:eastAsia="Times New Roman" w:hAnsi="Times New Roman" w:cs="Times New Roman"/>
          <w:bCs/>
          <w:sz w:val="24"/>
          <w:szCs w:val="24"/>
        </w:rPr>
        <w:t xml:space="preserve">contingent on a go </w:t>
      </w:r>
      <w:r w:rsidR="00324F39">
        <w:rPr>
          <w:rFonts w:ascii="Times New Roman" w:eastAsia="Times New Roman" w:hAnsi="Times New Roman" w:cs="Times New Roman"/>
          <w:bCs/>
          <w:sz w:val="24"/>
          <w:szCs w:val="24"/>
        </w:rPr>
        <w:t xml:space="preserve">signal. </w:t>
      </w:r>
      <w:ins w:id="28" w:author="Siyu Wang" w:date="2026-03-04T18:10:00Z" w16du:dateUtc="2026-03-04T23:10:00Z">
        <w:r w:rsidR="002B19C5">
          <w:rPr>
            <w:rFonts w:ascii="Times New Roman" w:eastAsia="Times New Roman" w:hAnsi="Times New Roman" w:cs="Times New Roman"/>
            <w:bCs/>
            <w:sz w:val="24"/>
            <w:szCs w:val="24"/>
          </w:rPr>
          <w:t>The additional delays introduced by the g</w:t>
        </w:r>
      </w:ins>
      <w:del w:id="29" w:author="Siyu Wang" w:date="2026-03-04T18:10:00Z" w16du:dateUtc="2026-03-04T23:10:00Z">
        <w:r w:rsidR="00F00D6D" w:rsidDel="002B19C5">
          <w:rPr>
            <w:rFonts w:ascii="Times New Roman" w:eastAsia="Times New Roman" w:hAnsi="Times New Roman" w:cs="Times New Roman"/>
            <w:bCs/>
            <w:sz w:val="24"/>
            <w:szCs w:val="24"/>
          </w:rPr>
          <w:delText>I</w:delText>
        </w:r>
        <w:r w:rsidDel="002B19C5">
          <w:rPr>
            <w:rFonts w:ascii="Times New Roman" w:eastAsia="Times New Roman" w:hAnsi="Times New Roman" w:cs="Times New Roman"/>
            <w:bCs/>
            <w:sz w:val="24"/>
            <w:szCs w:val="24"/>
          </w:rPr>
          <w:delText>ntroducing additional delays</w:delText>
        </w:r>
        <w:r w:rsidR="00F00D6D" w:rsidDel="002B19C5">
          <w:rPr>
            <w:rFonts w:ascii="Times New Roman" w:eastAsia="Times New Roman" w:hAnsi="Times New Roman" w:cs="Times New Roman"/>
            <w:bCs/>
            <w:sz w:val="24"/>
            <w:szCs w:val="24"/>
          </w:rPr>
          <w:delText xml:space="preserve"> mean that</w:delText>
        </w:r>
        <w:r w:rsidDel="002B19C5">
          <w:rPr>
            <w:rFonts w:ascii="Times New Roman" w:eastAsia="Times New Roman" w:hAnsi="Times New Roman" w:cs="Times New Roman"/>
            <w:bCs/>
            <w:sz w:val="24"/>
            <w:szCs w:val="24"/>
          </w:rPr>
          <w:delText xml:space="preserve"> t</w:delText>
        </w:r>
        <w:r w:rsidR="00324F39" w:rsidDel="002B19C5">
          <w:rPr>
            <w:rFonts w:ascii="Times New Roman" w:eastAsia="Times New Roman" w:hAnsi="Times New Roman" w:cs="Times New Roman"/>
            <w:bCs/>
            <w:sz w:val="24"/>
            <w:szCs w:val="24"/>
          </w:rPr>
          <w:delText>he g</w:delText>
        </w:r>
      </w:del>
      <w:r w:rsidR="00324F39">
        <w:rPr>
          <w:rFonts w:ascii="Times New Roman" w:eastAsia="Times New Roman" w:hAnsi="Times New Roman" w:cs="Times New Roman"/>
          <w:bCs/>
          <w:sz w:val="24"/>
          <w:szCs w:val="24"/>
        </w:rPr>
        <w:t>o signal</w:t>
      </w:r>
      <w:r w:rsidR="009529AA">
        <w:rPr>
          <w:rFonts w:ascii="Times New Roman" w:eastAsia="Times New Roman" w:hAnsi="Times New Roman" w:cs="Times New Roman"/>
          <w:bCs/>
          <w:sz w:val="24"/>
          <w:szCs w:val="24"/>
        </w:rPr>
        <w:t xml:space="preserve"> </w:t>
      </w:r>
      <w:del w:id="30" w:author="Siyu Wang" w:date="2026-03-17T00:52:00Z" w16du:dateUtc="2026-03-17T04:52:00Z">
        <w:r w:rsidR="00E43916" w:rsidDel="0066297E">
          <w:rPr>
            <w:rFonts w:ascii="Times New Roman" w:eastAsia="Times New Roman" w:hAnsi="Times New Roman" w:cs="Times New Roman"/>
            <w:bCs/>
            <w:sz w:val="24"/>
            <w:szCs w:val="24"/>
          </w:rPr>
          <w:delText>could alter</w:delText>
        </w:r>
      </w:del>
      <w:ins w:id="31" w:author="Siyu Wang" w:date="2026-03-17T00:52:00Z" w16du:dateUtc="2026-03-17T04:52:00Z">
        <w:r w:rsidR="0066297E">
          <w:rPr>
            <w:rFonts w:ascii="Times New Roman" w:eastAsia="Times New Roman" w:hAnsi="Times New Roman" w:cs="Times New Roman"/>
            <w:bCs/>
            <w:sz w:val="24"/>
            <w:szCs w:val="24"/>
          </w:rPr>
          <w:t>in turn alters</w:t>
        </w:r>
      </w:ins>
      <w:r w:rsidR="00E43916">
        <w:rPr>
          <w:rFonts w:ascii="Times New Roman" w:eastAsia="Times New Roman" w:hAnsi="Times New Roman" w:cs="Times New Roman"/>
          <w:bCs/>
          <w:sz w:val="24"/>
          <w:szCs w:val="24"/>
        </w:rPr>
        <w:t xml:space="preserve"> </w:t>
      </w:r>
      <w:r w:rsidR="009529AA">
        <w:rPr>
          <w:rFonts w:ascii="Times New Roman" w:eastAsia="Times New Roman" w:hAnsi="Times New Roman" w:cs="Times New Roman"/>
          <w:bCs/>
          <w:sz w:val="24"/>
          <w:szCs w:val="24"/>
        </w:rPr>
        <w:t xml:space="preserve">the </w:t>
      </w:r>
      <w:del w:id="32" w:author="Siyu Wang" w:date="2026-03-17T00:52:00Z" w16du:dateUtc="2026-03-17T04:52:00Z">
        <w:r w:rsidR="009529AA" w:rsidDel="0066297E">
          <w:rPr>
            <w:rFonts w:ascii="Times New Roman" w:eastAsia="Times New Roman" w:hAnsi="Times New Roman" w:cs="Times New Roman"/>
            <w:bCs/>
            <w:sz w:val="24"/>
            <w:szCs w:val="24"/>
          </w:rPr>
          <w:delText xml:space="preserve">discounted </w:delText>
        </w:r>
      </w:del>
      <w:r w:rsidR="009529AA">
        <w:rPr>
          <w:rFonts w:ascii="Times New Roman" w:eastAsia="Times New Roman" w:hAnsi="Times New Roman" w:cs="Times New Roman"/>
          <w:bCs/>
          <w:sz w:val="24"/>
          <w:szCs w:val="24"/>
        </w:rPr>
        <w:t xml:space="preserve">value of the original offer. </w:t>
      </w:r>
      <w:r w:rsidR="0004408B" w:rsidRPr="00A72248">
        <w:rPr>
          <w:rFonts w:ascii="Times New Roman" w:eastAsia="Times New Roman" w:hAnsi="Times New Roman" w:cs="Times New Roman"/>
          <w:bCs/>
          <w:sz w:val="24"/>
          <w:szCs w:val="24"/>
        </w:rPr>
        <w:t xml:space="preserve">Behavioral modeling </w:t>
      </w:r>
      <w:r w:rsidR="0016345F">
        <w:rPr>
          <w:rFonts w:ascii="Times New Roman" w:eastAsia="Times New Roman" w:hAnsi="Times New Roman" w:cs="Times New Roman"/>
          <w:bCs/>
          <w:sz w:val="24"/>
          <w:szCs w:val="24"/>
        </w:rPr>
        <w:t>revealed</w:t>
      </w:r>
      <w:r w:rsidR="00CD2140" w:rsidRPr="00A72248">
        <w:rPr>
          <w:rFonts w:ascii="Times New Roman" w:eastAsia="Times New Roman" w:hAnsi="Times New Roman" w:cs="Times New Roman"/>
          <w:bCs/>
          <w:sz w:val="24"/>
          <w:szCs w:val="24"/>
        </w:rPr>
        <w:t xml:space="preserve"> </w:t>
      </w:r>
      <w:r w:rsidR="007D5DCD">
        <w:rPr>
          <w:rFonts w:ascii="Times New Roman" w:eastAsia="Times New Roman" w:hAnsi="Times New Roman" w:cs="Times New Roman"/>
          <w:bCs/>
          <w:sz w:val="24"/>
          <w:szCs w:val="24"/>
        </w:rPr>
        <w:t xml:space="preserve">that </w:t>
      </w:r>
      <w:r>
        <w:rPr>
          <w:rFonts w:ascii="Times New Roman" w:eastAsia="Times New Roman" w:hAnsi="Times New Roman" w:cs="Times New Roman"/>
          <w:bCs/>
          <w:sz w:val="24"/>
          <w:szCs w:val="24"/>
        </w:rPr>
        <w:t xml:space="preserve">the two </w:t>
      </w:r>
      <w:r w:rsidR="007D5DCD">
        <w:rPr>
          <w:rFonts w:ascii="Times New Roman" w:eastAsia="Times New Roman" w:hAnsi="Times New Roman" w:cs="Times New Roman"/>
          <w:bCs/>
          <w:sz w:val="24"/>
          <w:szCs w:val="24"/>
        </w:rPr>
        <w:t xml:space="preserve">monkeys adopted </w:t>
      </w:r>
      <w:r w:rsidR="00CD2140" w:rsidRPr="00A72248">
        <w:rPr>
          <w:rFonts w:ascii="Times New Roman" w:eastAsia="Times New Roman" w:hAnsi="Times New Roman" w:cs="Times New Roman"/>
          <w:bCs/>
          <w:sz w:val="24"/>
          <w:szCs w:val="24"/>
        </w:rPr>
        <w:t>distinct strategies</w:t>
      </w:r>
      <w:ins w:id="33" w:author="Siyu Wang" w:date="2026-03-17T00:52:00Z" w16du:dateUtc="2026-03-17T04:52:00Z">
        <w:r w:rsidR="0066297E">
          <w:rPr>
            <w:rFonts w:ascii="Times New Roman" w:eastAsia="Times New Roman" w:hAnsi="Times New Roman" w:cs="Times New Roman"/>
            <w:bCs/>
            <w:sz w:val="24"/>
            <w:szCs w:val="24"/>
          </w:rPr>
          <w:t xml:space="preserve"> in response to the go signal</w:t>
        </w:r>
      </w:ins>
      <w:r w:rsidR="00CD2140" w:rsidRPr="00A72248">
        <w:rPr>
          <w:rFonts w:ascii="Times New Roman" w:eastAsia="Times New Roman" w:hAnsi="Times New Roman" w:cs="Times New Roman"/>
          <w:bCs/>
          <w:sz w:val="24"/>
          <w:szCs w:val="24"/>
        </w:rPr>
        <w:t xml:space="preserve">. Monkey S </w:t>
      </w:r>
      <w:del w:id="34" w:author="Siyu Wang" w:date="2026-03-17T00:52:00Z" w16du:dateUtc="2026-03-17T04:52:00Z">
        <w:r w:rsidR="0016345F" w:rsidDel="00117FF4">
          <w:rPr>
            <w:rFonts w:ascii="Times New Roman" w:eastAsia="Times New Roman" w:hAnsi="Times New Roman" w:cs="Times New Roman"/>
            <w:bCs/>
            <w:sz w:val="24"/>
            <w:szCs w:val="24"/>
          </w:rPr>
          <w:delText xml:space="preserve">incorporated </w:delText>
        </w:r>
      </w:del>
      <w:ins w:id="35" w:author="Siyu Wang" w:date="2026-03-17T00:52:00Z" w16du:dateUtc="2026-03-17T04:52:00Z">
        <w:r w:rsidR="00117FF4">
          <w:rPr>
            <w:rFonts w:ascii="Times New Roman" w:eastAsia="Times New Roman" w:hAnsi="Times New Roman" w:cs="Times New Roman"/>
            <w:bCs/>
            <w:sz w:val="24"/>
            <w:szCs w:val="24"/>
          </w:rPr>
          <w:t>re-calculated the dis</w:t>
        </w:r>
      </w:ins>
      <w:ins w:id="36" w:author="Siyu Wang" w:date="2026-03-17T00:53:00Z" w16du:dateUtc="2026-03-17T04:53:00Z">
        <w:r w:rsidR="00117FF4">
          <w:rPr>
            <w:rFonts w:ascii="Times New Roman" w:eastAsia="Times New Roman" w:hAnsi="Times New Roman" w:cs="Times New Roman"/>
            <w:bCs/>
            <w:sz w:val="24"/>
            <w:szCs w:val="24"/>
          </w:rPr>
          <w:t>counted value by accounting for</w:t>
        </w:r>
      </w:ins>
      <w:ins w:id="37" w:author="Siyu Wang" w:date="2026-03-17T00:52:00Z" w16du:dateUtc="2026-03-17T04:52:00Z">
        <w:r w:rsidR="00117FF4">
          <w:rPr>
            <w:rFonts w:ascii="Times New Roman" w:eastAsia="Times New Roman" w:hAnsi="Times New Roman" w:cs="Times New Roman"/>
            <w:bCs/>
            <w:sz w:val="24"/>
            <w:szCs w:val="24"/>
          </w:rPr>
          <w:t xml:space="preserve"> </w:t>
        </w:r>
      </w:ins>
      <w:r w:rsidR="0016345F">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 xml:space="preserve">additional </w:t>
      </w:r>
      <w:ins w:id="38" w:author="Siyu Wang" w:date="2026-03-17T00:57:00Z" w16du:dateUtc="2026-03-17T04:57:00Z">
        <w:r w:rsidR="00B87882">
          <w:rPr>
            <w:rFonts w:ascii="Times New Roman" w:eastAsia="Times New Roman" w:hAnsi="Times New Roman" w:cs="Times New Roman"/>
            <w:bCs/>
            <w:sz w:val="24"/>
            <w:szCs w:val="24"/>
          </w:rPr>
          <w:t xml:space="preserve">delay associated with the </w:t>
        </w:r>
      </w:ins>
      <w:r w:rsidR="0016345F">
        <w:rPr>
          <w:rFonts w:ascii="Times New Roman" w:eastAsia="Times New Roman" w:hAnsi="Times New Roman" w:cs="Times New Roman"/>
          <w:bCs/>
          <w:sz w:val="24"/>
          <w:szCs w:val="24"/>
        </w:rPr>
        <w:t>go signal</w:t>
      </w:r>
      <w:del w:id="39" w:author="Siyu Wang" w:date="2026-03-17T00:53:00Z" w16du:dateUtc="2026-03-17T04:53:00Z">
        <w:r w:rsidR="0016345F" w:rsidDel="00117FF4">
          <w:rPr>
            <w:rFonts w:ascii="Times New Roman" w:eastAsia="Times New Roman" w:hAnsi="Times New Roman" w:cs="Times New Roman"/>
            <w:bCs/>
            <w:sz w:val="24"/>
            <w:szCs w:val="24"/>
          </w:rPr>
          <w:delText xml:space="preserve"> </w:delText>
        </w:r>
        <w:r w:rsidR="00557C31" w:rsidDel="00117FF4">
          <w:rPr>
            <w:rFonts w:ascii="Times New Roman" w:eastAsia="Times New Roman" w:hAnsi="Times New Roman" w:cs="Times New Roman"/>
            <w:bCs/>
            <w:sz w:val="24"/>
            <w:szCs w:val="24"/>
          </w:rPr>
          <w:delText>delay</w:delText>
        </w:r>
        <w:r w:rsidR="00557C31" w:rsidRPr="00A72248" w:rsidDel="00117FF4">
          <w:rPr>
            <w:rFonts w:ascii="Times New Roman" w:eastAsia="Times New Roman" w:hAnsi="Times New Roman" w:cs="Times New Roman"/>
            <w:bCs/>
            <w:sz w:val="24"/>
            <w:szCs w:val="24"/>
          </w:rPr>
          <w:delText xml:space="preserve"> </w:delText>
        </w:r>
        <w:r w:rsidR="0016345F" w:rsidDel="00117FF4">
          <w:rPr>
            <w:rFonts w:ascii="Times New Roman" w:eastAsia="Times New Roman" w:hAnsi="Times New Roman" w:cs="Times New Roman"/>
            <w:bCs/>
            <w:sz w:val="24"/>
            <w:szCs w:val="24"/>
          </w:rPr>
          <w:delText xml:space="preserve">into </w:delText>
        </w:r>
        <w:r w:rsidDel="00117FF4">
          <w:rPr>
            <w:rFonts w:ascii="Times New Roman" w:eastAsia="Times New Roman" w:hAnsi="Times New Roman" w:cs="Times New Roman"/>
            <w:bCs/>
            <w:sz w:val="24"/>
            <w:szCs w:val="24"/>
          </w:rPr>
          <w:delText>the computation of</w:delText>
        </w:r>
        <w:r w:rsidR="0016345F" w:rsidDel="00117FF4">
          <w:rPr>
            <w:rFonts w:ascii="Times New Roman" w:eastAsia="Times New Roman" w:hAnsi="Times New Roman" w:cs="Times New Roman"/>
            <w:bCs/>
            <w:sz w:val="24"/>
            <w:szCs w:val="24"/>
          </w:rPr>
          <w:delText xml:space="preserve"> discounted value</w:delText>
        </w:r>
      </w:del>
      <w:r w:rsidR="009529AA" w:rsidRPr="00A72248">
        <w:rPr>
          <w:rFonts w:ascii="Times New Roman" w:eastAsia="Times New Roman" w:hAnsi="Times New Roman" w:cs="Times New Roman"/>
          <w:bCs/>
          <w:sz w:val="24"/>
          <w:szCs w:val="24"/>
        </w:rPr>
        <w:t>,</w:t>
      </w:r>
      <w:r w:rsidR="0016345F">
        <w:rPr>
          <w:rFonts w:ascii="Times New Roman" w:eastAsia="Times New Roman" w:hAnsi="Times New Roman" w:cs="Times New Roman"/>
          <w:bCs/>
          <w:sz w:val="24"/>
          <w:szCs w:val="24"/>
        </w:rPr>
        <w:t xml:space="preserve"> </w:t>
      </w:r>
      <w:r w:rsidR="00557C31">
        <w:rPr>
          <w:rFonts w:ascii="Times New Roman" w:eastAsia="Times New Roman" w:hAnsi="Times New Roman" w:cs="Times New Roman"/>
          <w:bCs/>
          <w:sz w:val="24"/>
          <w:szCs w:val="24"/>
        </w:rPr>
        <w:t>whereas</w:t>
      </w:r>
      <w:r w:rsidR="0016345F">
        <w:rPr>
          <w:rFonts w:ascii="Times New Roman" w:eastAsia="Times New Roman" w:hAnsi="Times New Roman" w:cs="Times New Roman"/>
          <w:bCs/>
          <w:sz w:val="24"/>
          <w:szCs w:val="24"/>
        </w:rPr>
        <w:t xml:space="preserve"> </w:t>
      </w:r>
      <w:r w:rsidR="00CD2140" w:rsidRPr="00A72248">
        <w:rPr>
          <w:rFonts w:ascii="Times New Roman" w:eastAsia="Times New Roman" w:hAnsi="Times New Roman" w:cs="Times New Roman"/>
          <w:bCs/>
          <w:sz w:val="24"/>
          <w:szCs w:val="24"/>
        </w:rPr>
        <w:t>Monkey T</w:t>
      </w:r>
      <w:r w:rsidR="006A6345">
        <w:rPr>
          <w:rFonts w:ascii="Times New Roman" w:eastAsia="Times New Roman" w:hAnsi="Times New Roman" w:cs="Times New Roman"/>
          <w:bCs/>
          <w:sz w:val="24"/>
          <w:szCs w:val="24"/>
        </w:rPr>
        <w:t xml:space="preserve"> </w:t>
      </w:r>
      <w:ins w:id="40" w:author="Siyu Wang" w:date="2026-03-17T00:56:00Z" w16du:dateUtc="2026-03-17T04:56:00Z">
        <w:r w:rsidR="00B87882">
          <w:rPr>
            <w:rFonts w:ascii="Times New Roman" w:eastAsia="Times New Roman" w:hAnsi="Times New Roman" w:cs="Times New Roman"/>
            <w:bCs/>
            <w:sz w:val="24"/>
            <w:szCs w:val="24"/>
          </w:rPr>
          <w:t xml:space="preserve">treated the go signal as </w:t>
        </w:r>
      </w:ins>
      <w:ins w:id="41" w:author="Siyu Wang" w:date="2026-03-17T00:57:00Z" w16du:dateUtc="2026-03-17T04:57:00Z">
        <w:r w:rsidR="00B87882">
          <w:rPr>
            <w:rFonts w:ascii="Times New Roman" w:eastAsia="Times New Roman" w:hAnsi="Times New Roman" w:cs="Times New Roman"/>
            <w:bCs/>
            <w:sz w:val="24"/>
            <w:szCs w:val="24"/>
          </w:rPr>
          <w:t xml:space="preserve">having additive values </w:t>
        </w:r>
      </w:ins>
      <w:ins w:id="42" w:author="Siyu Wang" w:date="2026-03-17T00:58:00Z" w16du:dateUtc="2026-03-17T04:58:00Z">
        <w:r w:rsidR="00B87882">
          <w:rPr>
            <w:rFonts w:ascii="Times New Roman" w:eastAsia="Times New Roman" w:hAnsi="Times New Roman" w:cs="Times New Roman"/>
            <w:bCs/>
            <w:sz w:val="24"/>
            <w:szCs w:val="24"/>
          </w:rPr>
          <w:t>independent of</w:t>
        </w:r>
      </w:ins>
      <w:ins w:id="43" w:author="Siyu Wang" w:date="2026-03-17T00:57:00Z" w16du:dateUtc="2026-03-17T04:57:00Z">
        <w:r w:rsidR="00B87882">
          <w:rPr>
            <w:rFonts w:ascii="Times New Roman" w:eastAsia="Times New Roman" w:hAnsi="Times New Roman" w:cs="Times New Roman"/>
            <w:bCs/>
            <w:sz w:val="24"/>
            <w:szCs w:val="24"/>
          </w:rPr>
          <w:t xml:space="preserve"> the </w:t>
        </w:r>
      </w:ins>
      <w:ins w:id="44" w:author="Siyu Wang" w:date="2026-03-17T00:58:00Z" w16du:dateUtc="2026-03-17T04:58:00Z">
        <w:r w:rsidR="00B87882">
          <w:rPr>
            <w:rFonts w:ascii="Times New Roman" w:eastAsia="Times New Roman" w:hAnsi="Times New Roman" w:cs="Times New Roman"/>
            <w:bCs/>
            <w:sz w:val="24"/>
            <w:szCs w:val="24"/>
          </w:rPr>
          <w:t>original offer</w:t>
        </w:r>
      </w:ins>
      <w:ins w:id="45" w:author="Siyu Wang" w:date="2026-03-17T00:57:00Z" w16du:dateUtc="2026-03-17T04:57:00Z">
        <w:r w:rsidR="00B87882">
          <w:rPr>
            <w:rFonts w:ascii="Times New Roman" w:eastAsia="Times New Roman" w:hAnsi="Times New Roman" w:cs="Times New Roman"/>
            <w:bCs/>
            <w:sz w:val="24"/>
            <w:szCs w:val="24"/>
          </w:rPr>
          <w:t xml:space="preserve">. </w:t>
        </w:r>
      </w:ins>
      <w:ins w:id="46" w:author="Siyu Wang" w:date="2026-03-17T00:56:00Z" w16du:dateUtc="2026-03-17T04:56:00Z">
        <w:r w:rsidR="00B87882">
          <w:rPr>
            <w:rFonts w:ascii="Times New Roman" w:eastAsia="Times New Roman" w:hAnsi="Times New Roman" w:cs="Times New Roman"/>
            <w:bCs/>
            <w:sz w:val="24"/>
            <w:szCs w:val="24"/>
          </w:rPr>
          <w:t xml:space="preserve"> </w:t>
        </w:r>
      </w:ins>
      <w:del w:id="47" w:author="Siyu Wang" w:date="2026-03-17T00:53:00Z" w16du:dateUtc="2026-03-17T04:53:00Z">
        <w:r w:rsidR="00F00D6D" w:rsidDel="00117FF4">
          <w:rPr>
            <w:rFonts w:ascii="Times New Roman" w:eastAsia="Times New Roman" w:hAnsi="Times New Roman" w:cs="Times New Roman"/>
            <w:bCs/>
            <w:sz w:val="24"/>
            <w:szCs w:val="24"/>
          </w:rPr>
          <w:delText xml:space="preserve">primarily </w:delText>
        </w:r>
      </w:del>
      <w:del w:id="48" w:author="Siyu Wang" w:date="2026-03-17T00:58:00Z" w16du:dateUtc="2026-03-17T04:58:00Z">
        <w:r w:rsidDel="00B87882">
          <w:rPr>
            <w:rFonts w:ascii="Times New Roman" w:eastAsia="Times New Roman" w:hAnsi="Times New Roman" w:cs="Times New Roman"/>
            <w:bCs/>
            <w:sz w:val="24"/>
            <w:szCs w:val="24"/>
          </w:rPr>
          <w:delText xml:space="preserve">treated </w:delText>
        </w:r>
        <w:r w:rsidR="00324F39" w:rsidDel="00B87882">
          <w:rPr>
            <w:rFonts w:ascii="Times New Roman" w:eastAsia="Times New Roman" w:hAnsi="Times New Roman" w:cs="Times New Roman"/>
            <w:bCs/>
            <w:sz w:val="24"/>
            <w:szCs w:val="24"/>
          </w:rPr>
          <w:delText>the go signal as a</w:delText>
        </w:r>
        <w:r w:rsidDel="00B87882">
          <w:rPr>
            <w:rFonts w:ascii="Times New Roman" w:eastAsia="Times New Roman" w:hAnsi="Times New Roman" w:cs="Times New Roman"/>
            <w:bCs/>
            <w:sz w:val="24"/>
            <w:szCs w:val="24"/>
          </w:rPr>
          <w:delText>n action</w:delText>
        </w:r>
        <w:r w:rsidR="00324F39" w:rsidDel="00B87882">
          <w:rPr>
            <w:rFonts w:ascii="Times New Roman" w:eastAsia="Times New Roman" w:hAnsi="Times New Roman" w:cs="Times New Roman"/>
            <w:bCs/>
            <w:sz w:val="24"/>
            <w:szCs w:val="24"/>
          </w:rPr>
          <w:delText xml:space="preserve"> trigger, </w:delText>
        </w:r>
        <w:r w:rsidR="002C23A4" w:rsidDel="00B87882">
          <w:rPr>
            <w:rFonts w:ascii="Times New Roman" w:eastAsia="Times New Roman" w:hAnsi="Times New Roman" w:cs="Times New Roman"/>
            <w:bCs/>
            <w:sz w:val="24"/>
            <w:szCs w:val="24"/>
          </w:rPr>
          <w:delText xml:space="preserve">and </w:delText>
        </w:r>
        <w:r w:rsidR="00F00D6D" w:rsidDel="00B87882">
          <w:rPr>
            <w:rFonts w:ascii="Times New Roman" w:eastAsia="Times New Roman" w:hAnsi="Times New Roman" w:cs="Times New Roman"/>
            <w:bCs/>
            <w:sz w:val="24"/>
            <w:szCs w:val="24"/>
          </w:rPr>
          <w:delText xml:space="preserve">maintained a </w:delText>
        </w:r>
        <w:r w:rsidR="002C23A4" w:rsidDel="00B87882">
          <w:rPr>
            <w:rFonts w:ascii="Times New Roman" w:eastAsia="Times New Roman" w:hAnsi="Times New Roman" w:cs="Times New Roman"/>
            <w:bCs/>
            <w:sz w:val="24"/>
            <w:szCs w:val="24"/>
          </w:rPr>
          <w:delText xml:space="preserve">fixed discounted value </w:delText>
        </w:r>
        <w:r w:rsidR="00F00D6D" w:rsidDel="00B87882">
          <w:rPr>
            <w:rFonts w:ascii="Times New Roman" w:eastAsia="Times New Roman" w:hAnsi="Times New Roman" w:cs="Times New Roman"/>
            <w:bCs/>
            <w:sz w:val="24"/>
            <w:szCs w:val="24"/>
          </w:rPr>
          <w:delText xml:space="preserve">that was </w:delText>
        </w:r>
        <w:r w:rsidR="002C23A4" w:rsidDel="00B87882">
          <w:rPr>
            <w:rFonts w:ascii="Times New Roman" w:eastAsia="Times New Roman" w:hAnsi="Times New Roman" w:cs="Times New Roman"/>
            <w:bCs/>
            <w:sz w:val="24"/>
            <w:szCs w:val="24"/>
          </w:rPr>
          <w:delText xml:space="preserve">independent of the </w:delText>
        </w:r>
        <w:r w:rsidR="00F00D6D" w:rsidDel="00B87882">
          <w:rPr>
            <w:rFonts w:ascii="Times New Roman" w:eastAsia="Times New Roman" w:hAnsi="Times New Roman" w:cs="Times New Roman"/>
            <w:bCs/>
            <w:sz w:val="24"/>
            <w:szCs w:val="24"/>
          </w:rPr>
          <w:delText xml:space="preserve">additional </w:delText>
        </w:r>
        <w:r w:rsidR="002C23A4" w:rsidDel="00B87882">
          <w:rPr>
            <w:rFonts w:ascii="Times New Roman" w:eastAsia="Times New Roman" w:hAnsi="Times New Roman" w:cs="Times New Roman"/>
            <w:bCs/>
            <w:sz w:val="24"/>
            <w:szCs w:val="24"/>
          </w:rPr>
          <w:delText>go signal delay</w:delText>
        </w:r>
        <w:r w:rsidR="009529AA" w:rsidRPr="00A72248" w:rsidDel="00B87882">
          <w:rPr>
            <w:rFonts w:ascii="Times New Roman" w:eastAsia="Times New Roman" w:hAnsi="Times New Roman" w:cs="Times New Roman"/>
            <w:bCs/>
            <w:sz w:val="24"/>
            <w:szCs w:val="24"/>
          </w:rPr>
          <w:delText xml:space="preserve">. </w:delText>
        </w:r>
      </w:del>
    </w:p>
    <w:p w14:paraId="2706F1B7" w14:textId="34529D45" w:rsidR="00D077DD" w:rsidRPr="004E7B8F" w:rsidRDefault="00D077DD" w:rsidP="003D3AB0">
      <w:pPr>
        <w:spacing w:after="0" w:line="480" w:lineRule="auto"/>
        <w:rPr>
          <w:rFonts w:ascii="Times New Roman" w:eastAsia="Times New Roman" w:hAnsi="Times New Roman" w:cs="Times New Roman"/>
          <w:bCs/>
          <w:sz w:val="24"/>
          <w:szCs w:val="24"/>
        </w:rPr>
        <w:pPrChange w:id="49" w:author="Siyu Wang" w:date="2026-03-17T00:58:00Z" w16du:dateUtc="2026-03-17T04:58:00Z">
          <w:pPr>
            <w:spacing w:after="0" w:line="480" w:lineRule="auto"/>
            <w:ind w:firstLine="360"/>
          </w:pPr>
        </w:pPrChange>
      </w:pPr>
      <w:r>
        <w:rPr>
          <w:rFonts w:ascii="Times New Roman" w:eastAsia="Times New Roman" w:hAnsi="Times New Roman" w:cs="Times New Roman"/>
          <w:bCs/>
          <w:sz w:val="24"/>
          <w:szCs w:val="24"/>
        </w:rPr>
        <w:t>Although</w:t>
      </w:r>
      <w:r w:rsidRPr="00A72248">
        <w:rPr>
          <w:rFonts w:ascii="Times New Roman" w:eastAsia="Times New Roman" w:hAnsi="Times New Roman" w:cs="Times New Roman"/>
          <w:bCs/>
          <w:sz w:val="24"/>
          <w:szCs w:val="24"/>
        </w:rPr>
        <w:t xml:space="preserve"> </w:t>
      </w:r>
      <w:r w:rsidR="00F00D6D">
        <w:rPr>
          <w:rFonts w:ascii="Times New Roman" w:eastAsia="Times New Roman" w:hAnsi="Times New Roman" w:cs="Times New Roman"/>
          <w:bCs/>
          <w:sz w:val="24"/>
          <w:szCs w:val="24"/>
        </w:rPr>
        <w:t>the dorsolateral prefrontal cortex (</w:t>
      </w:r>
      <w:r w:rsidR="00CD2140" w:rsidRPr="00A72248">
        <w:rPr>
          <w:rFonts w:ascii="Times New Roman" w:eastAsia="Times New Roman" w:hAnsi="Times New Roman" w:cs="Times New Roman"/>
          <w:bCs/>
          <w:sz w:val="24"/>
          <w:szCs w:val="24"/>
        </w:rPr>
        <w:t>dlPFC</w:t>
      </w:r>
      <w:r w:rsidR="00F00D6D">
        <w:rPr>
          <w:rFonts w:ascii="Times New Roman" w:eastAsia="Times New Roman" w:hAnsi="Times New Roman" w:cs="Times New Roman"/>
          <w:bCs/>
          <w:sz w:val="24"/>
          <w:szCs w:val="24"/>
        </w:rPr>
        <w:t xml:space="preserve">) </w:t>
      </w:r>
      <w:r w:rsidR="00CD2140" w:rsidRPr="00A72248">
        <w:rPr>
          <w:rFonts w:ascii="Times New Roman" w:eastAsia="Times New Roman" w:hAnsi="Times New Roman" w:cs="Times New Roman"/>
          <w:bCs/>
          <w:sz w:val="24"/>
          <w:szCs w:val="24"/>
        </w:rPr>
        <w:t xml:space="preserve">neurons in both monkeys </w:t>
      </w:r>
      <w:r w:rsidR="00CD2140" w:rsidRPr="00A72248">
        <w:rPr>
          <w:rFonts w:ascii="Times New Roman" w:eastAsia="Times New Roman" w:hAnsi="Times New Roman" w:cs="Times New Roman"/>
          <w:sz w:val="24"/>
          <w:szCs w:val="24"/>
        </w:rPr>
        <w:t xml:space="preserve">encoded reward and delay, </w:t>
      </w:r>
      <w:del w:id="50" w:author="Siyu Wang" w:date="2026-03-13T18:00:00Z" w16du:dateUtc="2026-03-13T22:00:00Z">
        <w:r w:rsidR="00AA6062" w:rsidDel="009F3BBA">
          <w:rPr>
            <w:rFonts w:ascii="Times New Roman" w:eastAsia="Times New Roman" w:hAnsi="Times New Roman" w:cs="Times New Roman"/>
            <w:sz w:val="24"/>
            <w:szCs w:val="24"/>
          </w:rPr>
          <w:delText xml:space="preserve">indicating a </w:delText>
        </w:r>
        <w:r w:rsidR="00F00D6D" w:rsidDel="009F3BBA">
          <w:rPr>
            <w:rFonts w:ascii="Times New Roman" w:eastAsia="Times New Roman" w:hAnsi="Times New Roman" w:cs="Times New Roman"/>
            <w:sz w:val="24"/>
            <w:szCs w:val="24"/>
          </w:rPr>
          <w:delText xml:space="preserve">shared </w:delText>
        </w:r>
        <w:r w:rsidR="00324F39" w:rsidDel="009F3BBA">
          <w:rPr>
            <w:rFonts w:ascii="Times New Roman" w:eastAsia="Times New Roman" w:hAnsi="Times New Roman" w:cs="Times New Roman"/>
            <w:sz w:val="24"/>
            <w:szCs w:val="24"/>
          </w:rPr>
          <w:delText>neural substrate,</w:delText>
        </w:r>
        <w:r w:rsidR="00E74BA0" w:rsidRPr="00A72248" w:rsidDel="009F3BBA">
          <w:rPr>
            <w:rFonts w:ascii="Times New Roman" w:eastAsia="Times New Roman" w:hAnsi="Times New Roman" w:cs="Times New Roman"/>
            <w:sz w:val="24"/>
            <w:szCs w:val="24"/>
          </w:rPr>
          <w:delText xml:space="preserve"> </w:delText>
        </w:r>
      </w:del>
      <w:ins w:id="51" w:author="Siyu Wang" w:date="2026-03-04T18:14:00Z" w16du:dateUtc="2026-03-04T23:14:00Z">
        <w:r w:rsidR="002C7033">
          <w:rPr>
            <w:rFonts w:ascii="Times New Roman" w:eastAsia="Times New Roman" w:hAnsi="Times New Roman" w:cs="Times New Roman"/>
            <w:sz w:val="24"/>
            <w:szCs w:val="24"/>
          </w:rPr>
          <w:t xml:space="preserve">we found important </w:t>
        </w:r>
      </w:ins>
      <w:ins w:id="52" w:author="Siyu Wang" w:date="2026-03-04T18:15:00Z" w16du:dateUtc="2026-03-04T23:15:00Z">
        <w:r w:rsidR="002C7033">
          <w:rPr>
            <w:rFonts w:ascii="Times New Roman" w:eastAsia="Times New Roman" w:hAnsi="Times New Roman" w:cs="Times New Roman"/>
            <w:sz w:val="24"/>
            <w:szCs w:val="24"/>
          </w:rPr>
          <w:t>differences</w:t>
        </w:r>
      </w:ins>
      <w:ins w:id="53" w:author="Siyu Wang" w:date="2026-03-17T00:59:00Z" w16du:dateUtc="2026-03-17T04:59:00Z">
        <w:r w:rsidR="003D3AB0">
          <w:rPr>
            <w:rFonts w:ascii="Times New Roman" w:eastAsia="Times New Roman" w:hAnsi="Times New Roman" w:cs="Times New Roman"/>
            <w:sz w:val="24"/>
            <w:szCs w:val="24"/>
          </w:rPr>
          <w:t xml:space="preserve"> </w:t>
        </w:r>
        <w:r w:rsidR="003D3AB0">
          <w:rPr>
            <w:rFonts w:ascii="Times New Roman" w:eastAsia="Times New Roman" w:hAnsi="Times New Roman" w:cs="Times New Roman"/>
            <w:bCs/>
            <w:sz w:val="24"/>
            <w:szCs w:val="24"/>
          </w:rPr>
          <w:t>between monkeys</w:t>
        </w:r>
      </w:ins>
      <w:ins w:id="54" w:author="Siyu Wang" w:date="2026-03-04T18:14:00Z" w16du:dateUtc="2026-03-04T23:14:00Z">
        <w:r w:rsidR="002C7033">
          <w:rPr>
            <w:rFonts w:ascii="Times New Roman" w:eastAsia="Times New Roman" w:hAnsi="Times New Roman" w:cs="Times New Roman"/>
            <w:sz w:val="24"/>
            <w:szCs w:val="24"/>
          </w:rPr>
          <w:t xml:space="preserve"> in </w:t>
        </w:r>
      </w:ins>
      <w:ins w:id="55" w:author="Siyu Wang" w:date="2026-03-04T18:15:00Z" w16du:dateUtc="2026-03-04T23:15:00Z">
        <w:r w:rsidR="002C7033">
          <w:rPr>
            <w:rFonts w:ascii="Times New Roman" w:eastAsia="Times New Roman" w:hAnsi="Times New Roman" w:cs="Times New Roman"/>
            <w:sz w:val="24"/>
            <w:szCs w:val="24"/>
          </w:rPr>
          <w:t xml:space="preserve">how </w:t>
        </w:r>
      </w:ins>
      <w:r>
        <w:rPr>
          <w:rFonts w:ascii="Times New Roman" w:eastAsia="Times New Roman" w:hAnsi="Times New Roman" w:cs="Times New Roman"/>
          <w:bCs/>
          <w:sz w:val="24"/>
          <w:szCs w:val="24"/>
        </w:rPr>
        <w:t xml:space="preserve">dlPFC </w:t>
      </w:r>
      <w:del w:id="56" w:author="Siyu Wang" w:date="2026-03-04T18:15:00Z" w16du:dateUtc="2026-03-04T23:15:00Z">
        <w:r w:rsidDel="002C7033">
          <w:rPr>
            <w:rFonts w:ascii="Times New Roman" w:eastAsia="Times New Roman" w:hAnsi="Times New Roman" w:cs="Times New Roman"/>
            <w:bCs/>
            <w:sz w:val="24"/>
            <w:szCs w:val="24"/>
          </w:rPr>
          <w:delText xml:space="preserve">activity </w:delText>
        </w:r>
      </w:del>
      <w:ins w:id="57" w:author="Siyu Wang" w:date="2026-03-04T18:15:00Z" w16du:dateUtc="2026-03-04T23:15:00Z">
        <w:r w:rsidR="002C7033">
          <w:rPr>
            <w:rFonts w:ascii="Times New Roman" w:eastAsia="Times New Roman" w:hAnsi="Times New Roman" w:cs="Times New Roman"/>
            <w:bCs/>
            <w:sz w:val="24"/>
            <w:szCs w:val="24"/>
          </w:rPr>
          <w:t xml:space="preserve">neurons </w:t>
        </w:r>
      </w:ins>
      <w:ins w:id="58" w:author="Siyu Wang" w:date="2026-03-13T18:00:00Z" w16du:dateUtc="2026-03-13T22:00:00Z">
        <w:r w:rsidR="009F3BBA">
          <w:rPr>
            <w:rFonts w:ascii="Times New Roman" w:eastAsia="Times New Roman" w:hAnsi="Times New Roman" w:cs="Times New Roman"/>
            <w:bCs/>
            <w:sz w:val="24"/>
            <w:szCs w:val="24"/>
          </w:rPr>
          <w:t>represented</w:t>
        </w:r>
      </w:ins>
      <w:ins w:id="59" w:author="Siyu Wang" w:date="2026-03-04T18:15:00Z" w16du:dateUtc="2026-03-04T23:15:00Z">
        <w:r w:rsidR="002C7033">
          <w:rPr>
            <w:rFonts w:ascii="Times New Roman" w:eastAsia="Times New Roman" w:hAnsi="Times New Roman" w:cs="Times New Roman"/>
            <w:bCs/>
            <w:sz w:val="24"/>
            <w:szCs w:val="24"/>
          </w:rPr>
          <w:t xml:space="preserve"> reward and delay, which reflect</w:t>
        </w:r>
      </w:ins>
      <w:ins w:id="60" w:author="Siyu Wang" w:date="2026-03-17T00:59:00Z" w16du:dateUtc="2026-03-17T04:59:00Z">
        <w:r w:rsidR="003D3AB0">
          <w:rPr>
            <w:rFonts w:ascii="Times New Roman" w:eastAsia="Times New Roman" w:hAnsi="Times New Roman" w:cs="Times New Roman"/>
            <w:bCs/>
            <w:sz w:val="24"/>
            <w:szCs w:val="24"/>
          </w:rPr>
          <w:t>ed</w:t>
        </w:r>
      </w:ins>
      <w:ins w:id="61" w:author="Siyu Wang" w:date="2026-03-04T18:15:00Z" w16du:dateUtc="2026-03-04T23:15:00Z">
        <w:r w:rsidR="002C7033">
          <w:rPr>
            <w:rFonts w:ascii="Times New Roman" w:eastAsia="Times New Roman" w:hAnsi="Times New Roman" w:cs="Times New Roman"/>
            <w:bCs/>
            <w:sz w:val="24"/>
            <w:szCs w:val="24"/>
          </w:rPr>
          <w:t xml:space="preserve"> their respective behavioral strategies. </w:t>
        </w:r>
      </w:ins>
      <w:ins w:id="62" w:author="Siyu Wang" w:date="2026-03-04T18:16:00Z" w16du:dateUtc="2026-03-04T23:16:00Z">
        <w:r w:rsidR="00772859">
          <w:rPr>
            <w:rFonts w:ascii="Times New Roman" w:eastAsia="Times New Roman" w:hAnsi="Times New Roman" w:cs="Times New Roman"/>
            <w:bCs/>
            <w:sz w:val="24"/>
            <w:szCs w:val="24"/>
          </w:rPr>
          <w:t xml:space="preserve">Our results </w:t>
        </w:r>
      </w:ins>
      <w:ins w:id="63" w:author="Siyu Wang" w:date="2026-03-04T18:22:00Z" w16du:dateUtc="2026-03-04T23:22:00Z">
        <w:r w:rsidR="00B069A6">
          <w:rPr>
            <w:rFonts w:ascii="Times New Roman" w:eastAsia="Times New Roman" w:hAnsi="Times New Roman" w:cs="Times New Roman"/>
            <w:bCs/>
            <w:sz w:val="24"/>
            <w:szCs w:val="24"/>
          </w:rPr>
          <w:t>revealed</w:t>
        </w:r>
      </w:ins>
      <w:ins w:id="64" w:author="Siyu Wang" w:date="2026-03-04T18:16:00Z" w16du:dateUtc="2026-03-04T23:16:00Z">
        <w:r w:rsidR="00772859">
          <w:rPr>
            <w:rFonts w:ascii="Times New Roman" w:eastAsia="Times New Roman" w:hAnsi="Times New Roman" w:cs="Times New Roman"/>
            <w:bCs/>
            <w:sz w:val="24"/>
            <w:szCs w:val="24"/>
          </w:rPr>
          <w:t xml:space="preserve"> a </w:t>
        </w:r>
      </w:ins>
      <w:ins w:id="65" w:author="Siyu Wang" w:date="2026-03-13T17:59:00Z" w16du:dateUtc="2026-03-13T21:59:00Z">
        <w:r w:rsidR="001366FF">
          <w:rPr>
            <w:rFonts w:ascii="Times New Roman" w:eastAsia="Times New Roman" w:hAnsi="Times New Roman" w:cs="Times New Roman"/>
            <w:bCs/>
            <w:sz w:val="24"/>
            <w:szCs w:val="24"/>
          </w:rPr>
          <w:t xml:space="preserve">temporal discounting </w:t>
        </w:r>
      </w:ins>
      <w:ins w:id="66" w:author="Siyu Wang" w:date="2026-03-04T18:16:00Z" w16du:dateUtc="2026-03-04T23:16:00Z">
        <w:r w:rsidR="00772859">
          <w:rPr>
            <w:rFonts w:ascii="Times New Roman" w:eastAsia="Times New Roman" w:hAnsi="Times New Roman" w:cs="Times New Roman"/>
            <w:bCs/>
            <w:sz w:val="24"/>
            <w:szCs w:val="24"/>
          </w:rPr>
          <w:t xml:space="preserve">strategy-dependent coding of </w:t>
        </w:r>
      </w:ins>
      <w:ins w:id="67" w:author="Siyu Wang" w:date="2026-03-13T17:59:00Z" w16du:dateUtc="2026-03-13T21:59:00Z">
        <w:r w:rsidR="001366FF">
          <w:rPr>
            <w:rFonts w:ascii="Times New Roman" w:eastAsia="Times New Roman" w:hAnsi="Times New Roman" w:cs="Times New Roman"/>
            <w:bCs/>
            <w:sz w:val="24"/>
            <w:szCs w:val="24"/>
          </w:rPr>
          <w:t xml:space="preserve">reward and </w:t>
        </w:r>
      </w:ins>
      <w:ins w:id="68" w:author="Siyu Wang" w:date="2026-03-13T18:00:00Z" w16du:dateUtc="2026-03-13T22:00:00Z">
        <w:r w:rsidR="001366FF">
          <w:rPr>
            <w:rFonts w:ascii="Times New Roman" w:eastAsia="Times New Roman" w:hAnsi="Times New Roman" w:cs="Times New Roman"/>
            <w:bCs/>
            <w:sz w:val="24"/>
            <w:szCs w:val="24"/>
          </w:rPr>
          <w:t xml:space="preserve">delay </w:t>
        </w:r>
      </w:ins>
      <w:ins w:id="69" w:author="Siyu Wang" w:date="2026-03-04T18:16:00Z" w16du:dateUtc="2026-03-04T23:16:00Z">
        <w:r w:rsidR="00772859">
          <w:rPr>
            <w:rFonts w:ascii="Times New Roman" w:eastAsia="Times New Roman" w:hAnsi="Times New Roman" w:cs="Times New Roman"/>
            <w:bCs/>
            <w:sz w:val="24"/>
            <w:szCs w:val="24"/>
          </w:rPr>
          <w:t xml:space="preserve">in dlPFC.  </w:t>
        </w:r>
      </w:ins>
      <w:del w:id="70" w:author="Siyu Wang" w:date="2026-03-04T18:15:00Z" w16du:dateUtc="2026-03-04T23:15:00Z">
        <w:r w:rsidDel="002C7033">
          <w:rPr>
            <w:rFonts w:ascii="Times New Roman" w:eastAsia="Times New Roman" w:hAnsi="Times New Roman" w:cs="Times New Roman"/>
            <w:bCs/>
            <w:sz w:val="24"/>
            <w:szCs w:val="24"/>
          </w:rPr>
          <w:delText xml:space="preserve">reflected </w:delText>
        </w:r>
        <w:r w:rsidR="00F00D6D" w:rsidDel="002C7033">
          <w:rPr>
            <w:rFonts w:ascii="Times New Roman" w:eastAsia="Times New Roman" w:hAnsi="Times New Roman" w:cs="Times New Roman"/>
            <w:bCs/>
            <w:sz w:val="24"/>
            <w:szCs w:val="24"/>
          </w:rPr>
          <w:delText xml:space="preserve">these distinct </w:delText>
        </w:r>
        <w:r w:rsidDel="002C7033">
          <w:rPr>
            <w:rFonts w:ascii="Times New Roman" w:eastAsia="Times New Roman" w:hAnsi="Times New Roman" w:cs="Times New Roman"/>
            <w:bCs/>
            <w:sz w:val="24"/>
            <w:szCs w:val="24"/>
          </w:rPr>
          <w:delText>behavioral strategies</w:delText>
        </w:r>
        <w:r w:rsidR="00F00D6D" w:rsidDel="002C7033">
          <w:rPr>
            <w:rFonts w:ascii="Times New Roman" w:eastAsia="Times New Roman" w:hAnsi="Times New Roman" w:cs="Times New Roman"/>
            <w:bCs/>
            <w:sz w:val="24"/>
            <w:szCs w:val="24"/>
          </w:rPr>
          <w:delText xml:space="preserve">. </w:delText>
        </w:r>
      </w:del>
      <w:del w:id="71" w:author="Siyu Wang" w:date="2026-03-04T18:12:00Z" w16du:dateUtc="2026-03-04T23:12:00Z">
        <w:r w:rsidR="00F00D6D" w:rsidDel="003829C4">
          <w:rPr>
            <w:rFonts w:ascii="Times New Roman" w:eastAsia="Times New Roman" w:hAnsi="Times New Roman" w:cs="Times New Roman"/>
            <w:bCs/>
            <w:sz w:val="24"/>
            <w:szCs w:val="24"/>
          </w:rPr>
          <w:delText>Therefore, temporal discounting</w:delText>
        </w:r>
        <w:r w:rsidR="00F00D6D" w:rsidRPr="00807D91" w:rsidDel="003829C4">
          <w:rPr>
            <w:rFonts w:ascii="Times New Roman" w:eastAsia="Times New Roman" w:hAnsi="Times New Roman" w:cs="Times New Roman"/>
            <w:bCs/>
            <w:sz w:val="24"/>
            <w:szCs w:val="24"/>
          </w:rPr>
          <w:delText xml:space="preserve"> </w:delText>
        </w:r>
        <w:r w:rsidR="00F00D6D" w:rsidDel="003829C4">
          <w:rPr>
            <w:rFonts w:ascii="Times New Roman" w:eastAsia="Times New Roman" w:hAnsi="Times New Roman" w:cs="Times New Roman"/>
            <w:bCs/>
            <w:sz w:val="24"/>
            <w:szCs w:val="24"/>
          </w:rPr>
          <w:delText xml:space="preserve">in the </w:delText>
        </w:r>
        <w:r w:rsidDel="003829C4">
          <w:rPr>
            <w:rFonts w:ascii="Times New Roman" w:eastAsia="Times New Roman" w:hAnsi="Times New Roman" w:cs="Times New Roman"/>
            <w:bCs/>
            <w:sz w:val="24"/>
            <w:szCs w:val="24"/>
          </w:rPr>
          <w:delText xml:space="preserve">dlPFC </w:delText>
        </w:r>
        <w:r w:rsidRPr="00807D91" w:rsidDel="003829C4">
          <w:rPr>
            <w:rFonts w:ascii="Times New Roman" w:eastAsia="Times New Roman" w:hAnsi="Times New Roman" w:cs="Times New Roman"/>
            <w:bCs/>
            <w:sz w:val="24"/>
            <w:szCs w:val="24"/>
          </w:rPr>
          <w:delText xml:space="preserve">is not </w:delText>
        </w:r>
        <w:r w:rsidR="00F00D6D" w:rsidDel="003829C4">
          <w:rPr>
            <w:rFonts w:ascii="Times New Roman" w:eastAsia="Times New Roman" w:hAnsi="Times New Roman" w:cs="Times New Roman"/>
            <w:bCs/>
            <w:sz w:val="24"/>
            <w:szCs w:val="24"/>
          </w:rPr>
          <w:delText xml:space="preserve">implemented as </w:delText>
        </w:r>
        <w:r w:rsidDel="003829C4">
          <w:rPr>
            <w:rFonts w:ascii="Times New Roman" w:eastAsia="Times New Roman" w:hAnsi="Times New Roman" w:cs="Times New Roman"/>
            <w:bCs/>
            <w:sz w:val="24"/>
            <w:szCs w:val="24"/>
          </w:rPr>
          <w:delText>a fixed representation of reward, time and discounted value</w:delText>
        </w:r>
        <w:r w:rsidR="007D04C5" w:rsidDel="003829C4">
          <w:rPr>
            <w:rFonts w:ascii="Times New Roman" w:eastAsia="Times New Roman" w:hAnsi="Times New Roman" w:cs="Times New Roman"/>
            <w:bCs/>
            <w:sz w:val="24"/>
            <w:szCs w:val="24"/>
          </w:rPr>
          <w:delText xml:space="preserve">; </w:delText>
        </w:r>
        <w:r w:rsidR="00F00D6D" w:rsidDel="003829C4">
          <w:rPr>
            <w:rFonts w:ascii="Times New Roman" w:eastAsia="Times New Roman" w:hAnsi="Times New Roman" w:cs="Times New Roman"/>
            <w:bCs/>
            <w:sz w:val="24"/>
            <w:szCs w:val="24"/>
          </w:rPr>
          <w:delText xml:space="preserve">rather </w:delText>
        </w:r>
        <w:r w:rsidR="007D04C5" w:rsidDel="003829C4">
          <w:rPr>
            <w:rFonts w:ascii="Times New Roman" w:eastAsia="Times New Roman" w:hAnsi="Times New Roman" w:cs="Times New Roman"/>
            <w:bCs/>
            <w:sz w:val="24"/>
            <w:szCs w:val="24"/>
          </w:rPr>
          <w:delText xml:space="preserve">it </w:delText>
        </w:r>
        <w:r w:rsidDel="003829C4">
          <w:rPr>
            <w:rFonts w:ascii="Times New Roman" w:eastAsia="Times New Roman" w:hAnsi="Times New Roman" w:cs="Times New Roman"/>
            <w:bCs/>
            <w:sz w:val="24"/>
            <w:szCs w:val="24"/>
          </w:rPr>
          <w:delText xml:space="preserve">reflects </w:delText>
        </w:r>
        <w:r w:rsidR="00F00D6D" w:rsidDel="003829C4">
          <w:rPr>
            <w:rFonts w:ascii="Times New Roman" w:eastAsia="Times New Roman" w:hAnsi="Times New Roman" w:cs="Times New Roman"/>
            <w:bCs/>
            <w:sz w:val="24"/>
            <w:szCs w:val="24"/>
          </w:rPr>
          <w:delText xml:space="preserve">the </w:delText>
        </w:r>
        <w:r w:rsidDel="003829C4">
          <w:rPr>
            <w:rFonts w:ascii="Times New Roman" w:eastAsia="Times New Roman" w:hAnsi="Times New Roman" w:cs="Times New Roman"/>
            <w:bCs/>
            <w:sz w:val="24"/>
            <w:szCs w:val="24"/>
          </w:rPr>
          <w:delText xml:space="preserve">distinct temporal discounting strategies adopted by the animal. </w:delText>
        </w:r>
      </w:del>
    </w:p>
    <w:p w14:paraId="5476616A" w14:textId="5073C29C" w:rsidR="00D077DD" w:rsidRDefault="00D077DD">
      <w:pPr>
        <w:spacing w:after="0" w:line="480" w:lineRule="auto"/>
        <w:rPr>
          <w:rFonts w:ascii="Times New Roman" w:eastAsia="Times New Roman" w:hAnsi="Times New Roman" w:cs="Times New Roman"/>
          <w:sz w:val="24"/>
          <w:szCs w:val="24"/>
        </w:rPr>
      </w:pPr>
    </w:p>
    <w:p w14:paraId="400B8DF8" w14:textId="77777777" w:rsidR="00D077DD" w:rsidRDefault="00D077DD">
      <w:pPr>
        <w:spacing w:after="0" w:line="480" w:lineRule="auto"/>
        <w:rPr>
          <w:rFonts w:ascii="Times New Roman" w:eastAsia="Times New Roman" w:hAnsi="Times New Roman" w:cs="Times New Roman"/>
          <w:sz w:val="24"/>
          <w:szCs w:val="24"/>
        </w:rPr>
      </w:pPr>
    </w:p>
    <w:p w14:paraId="75850721" w14:textId="70E8F797" w:rsidR="00807D91" w:rsidRDefault="00807D91">
      <w:pPr>
        <w:spacing w:after="0" w:line="480" w:lineRule="auto"/>
        <w:rPr>
          <w:rFonts w:ascii="Times New Roman" w:eastAsia="Times New Roman" w:hAnsi="Times New Roman" w:cs="Times New Roman"/>
          <w:bCs/>
          <w:sz w:val="24"/>
          <w:szCs w:val="24"/>
        </w:rPr>
      </w:pPr>
    </w:p>
    <w:p w14:paraId="75D9B5BA" w14:textId="77777777" w:rsidR="00D6535C" w:rsidRDefault="00D6535C">
      <w:pPr>
        <w:spacing w:after="0" w:line="240" w:lineRule="auto"/>
        <w:rPr>
          <w:ins w:id="72" w:author="Siyu Wang" w:date="2026-03-17T01:00:00Z" w16du:dateUtc="2026-03-17T05:00:00Z"/>
          <w:rFonts w:ascii="Times New Roman" w:eastAsia="Times New Roman" w:hAnsi="Times New Roman" w:cs="Times New Roman"/>
          <w:b/>
          <w:sz w:val="24"/>
          <w:szCs w:val="24"/>
        </w:rPr>
      </w:pPr>
      <w:ins w:id="73" w:author="Siyu Wang" w:date="2026-03-17T01:00:00Z" w16du:dateUtc="2026-03-17T05:00:00Z">
        <w:r>
          <w:rPr>
            <w:rFonts w:ascii="Times New Roman" w:eastAsia="Times New Roman" w:hAnsi="Times New Roman" w:cs="Times New Roman"/>
            <w:b/>
            <w:sz w:val="24"/>
            <w:szCs w:val="24"/>
          </w:rPr>
          <w:br w:type="page"/>
        </w:r>
      </w:ins>
    </w:p>
    <w:p w14:paraId="5E9D74DA" w14:textId="046D72CC" w:rsidR="00A450CA" w:rsidRDefault="0000000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4ACBC49C" w14:textId="77777777" w:rsidR="005D27FF" w:rsidRDefault="00000000" w:rsidP="00045B6E">
      <w:pPr>
        <w:spacing w:after="0" w:line="480" w:lineRule="auto"/>
        <w:ind w:firstLine="360"/>
        <w:rPr>
          <w:ins w:id="74" w:author="Siyu Wang" w:date="2026-03-13T18:06:00Z" w16du:dateUtc="2026-03-13T22:06:00Z"/>
          <w:rFonts w:ascii="Times New Roman" w:eastAsia="Times New Roman" w:hAnsi="Times New Roman" w:cs="Times New Roman"/>
          <w:bCs/>
          <w:sz w:val="24"/>
          <w:szCs w:val="24"/>
        </w:rPr>
      </w:pPr>
      <w:r w:rsidRPr="00C81301">
        <w:rPr>
          <w:rFonts w:ascii="Times New Roman" w:eastAsia="Times New Roman" w:hAnsi="Times New Roman" w:cs="Times New Roman"/>
          <w:bCs/>
          <w:sz w:val="24"/>
          <w:szCs w:val="24"/>
        </w:rPr>
        <w:t>Temporal discounting</w:t>
      </w:r>
      <w:r w:rsidR="00F848D2" w:rsidRPr="00C81301">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 xml:space="preserve">the tendency to assign less value to </w:t>
      </w:r>
      <w:r w:rsidR="00576C00" w:rsidRPr="00C81301">
        <w:rPr>
          <w:rFonts w:ascii="Times New Roman" w:eastAsia="Times New Roman" w:hAnsi="Times New Roman" w:cs="Times New Roman"/>
          <w:bCs/>
          <w:sz w:val="24"/>
          <w:szCs w:val="24"/>
        </w:rPr>
        <w:t xml:space="preserve">delayed </w:t>
      </w:r>
      <w:r w:rsidRPr="00C81301">
        <w:rPr>
          <w:rFonts w:ascii="Times New Roman" w:eastAsia="Times New Roman" w:hAnsi="Times New Roman" w:cs="Times New Roman"/>
          <w:bCs/>
          <w:sz w:val="24"/>
          <w:szCs w:val="24"/>
        </w:rPr>
        <w:t>rewards (</w:t>
      </w:r>
      <w:r w:rsidR="00F9129A" w:rsidRPr="00C81301">
        <w:rPr>
          <w:rFonts w:ascii="Times New Roman" w:eastAsia="Times New Roman" w:hAnsi="Times New Roman" w:cs="Times New Roman"/>
          <w:bCs/>
          <w:sz w:val="24"/>
          <w:szCs w:val="24"/>
        </w:rPr>
        <w:t>1, 2</w:t>
      </w:r>
      <w:r w:rsidRPr="00C81301">
        <w:rPr>
          <w:rFonts w:ascii="Times New Roman" w:eastAsia="Times New Roman" w:hAnsi="Times New Roman" w:cs="Times New Roman"/>
          <w:bCs/>
          <w:sz w:val="24"/>
          <w:szCs w:val="24"/>
        </w:rPr>
        <w:t>)</w:t>
      </w:r>
      <w:r w:rsidR="00F848D2" w:rsidRPr="00C81301">
        <w:rPr>
          <w:rFonts w:ascii="Times New Roman" w:eastAsia="Times New Roman" w:hAnsi="Times New Roman" w:cs="Times New Roman"/>
          <w:bCs/>
          <w:sz w:val="24"/>
          <w:szCs w:val="24"/>
        </w:rPr>
        <w:t>,</w:t>
      </w:r>
      <w:r w:rsidR="00606C7E" w:rsidRPr="00C81301">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is central to many everyday decisions</w:t>
      </w:r>
      <w:r w:rsidR="00F848D2" w:rsidRPr="00C81301">
        <w:rPr>
          <w:rFonts w:ascii="Times New Roman" w:eastAsia="Times New Roman" w:hAnsi="Times New Roman" w:cs="Times New Roman"/>
          <w:bCs/>
          <w:sz w:val="24"/>
          <w:szCs w:val="24"/>
        </w:rPr>
        <w:t>,</w:t>
      </w:r>
      <w:r w:rsidR="00D02ABC" w:rsidRPr="00C81301">
        <w:rPr>
          <w:rFonts w:ascii="Times New Roman" w:eastAsia="Times New Roman" w:hAnsi="Times New Roman" w:cs="Times New Roman"/>
          <w:bCs/>
          <w:sz w:val="24"/>
          <w:szCs w:val="24"/>
        </w:rPr>
        <w:t xml:space="preserve"> </w:t>
      </w:r>
      <w:commentRangeStart w:id="75"/>
      <w:commentRangeStart w:id="76"/>
      <w:r w:rsidR="00D02ABC" w:rsidRPr="00D6162D">
        <w:rPr>
          <w:rFonts w:ascii="Times New Roman" w:eastAsia="Times New Roman" w:hAnsi="Times New Roman" w:cs="Times New Roman"/>
          <w:bCs/>
          <w:sz w:val="24"/>
          <w:szCs w:val="24"/>
        </w:rPr>
        <w:t xml:space="preserve">such as </w:t>
      </w:r>
      <w:r w:rsidR="00FE614E" w:rsidRPr="00D6162D">
        <w:rPr>
          <w:rFonts w:ascii="Times New Roman" w:eastAsia="Times New Roman" w:hAnsi="Times New Roman" w:cs="Times New Roman"/>
          <w:bCs/>
          <w:sz w:val="24"/>
          <w:szCs w:val="24"/>
        </w:rPr>
        <w:t xml:space="preserve">deciding </w:t>
      </w:r>
      <w:del w:id="77" w:author="Siyu Wang" w:date="2026-03-13T18:05:00Z" w16du:dateUtc="2026-03-13T22:05:00Z">
        <w:r w:rsidR="00FE614E" w:rsidRPr="00D6162D" w:rsidDel="00282848">
          <w:rPr>
            <w:rFonts w:ascii="Times New Roman" w:eastAsia="Times New Roman" w:hAnsi="Times New Roman" w:cs="Times New Roman"/>
            <w:bCs/>
            <w:sz w:val="24"/>
            <w:szCs w:val="24"/>
          </w:rPr>
          <w:delText>whether to retire early with a smaller pension or continue working to secure a larger one later</w:delText>
        </w:r>
        <w:commentRangeEnd w:id="75"/>
        <w:r w:rsidR="001D555D" w:rsidDel="00282848">
          <w:rPr>
            <w:rStyle w:val="CommentReference"/>
            <w:rFonts w:ascii="Times New Roman" w:eastAsia="Times New Roman" w:hAnsi="Times New Roman" w:cs="Times New Roman"/>
            <w:bCs/>
            <w:sz w:val="24"/>
            <w:szCs w:val="24"/>
          </w:rPr>
          <w:commentReference w:id="75"/>
        </w:r>
        <w:commentRangeEnd w:id="76"/>
        <w:r w:rsidR="001D555D" w:rsidDel="00282848">
          <w:rPr>
            <w:rStyle w:val="CommentReference"/>
            <w:rFonts w:ascii="Times New Roman" w:eastAsia="Times New Roman" w:hAnsi="Times New Roman" w:cs="Times New Roman"/>
            <w:bCs/>
            <w:sz w:val="24"/>
            <w:szCs w:val="24"/>
          </w:rPr>
          <w:commentReference w:id="76"/>
        </w:r>
      </w:del>
      <w:ins w:id="78" w:author="Siyu Wang" w:date="2026-03-13T18:05:00Z" w16du:dateUtc="2026-03-13T22:05:00Z">
        <w:r w:rsidR="00282848">
          <w:rPr>
            <w:rFonts w:ascii="Times New Roman" w:eastAsia="Times New Roman" w:hAnsi="Times New Roman" w:cs="Times New Roman"/>
            <w:bCs/>
            <w:sz w:val="24"/>
            <w:szCs w:val="24"/>
          </w:rPr>
          <w:t>whether to wait in line to dine at a restaurant</w:t>
        </w:r>
      </w:ins>
      <w:r w:rsidR="00D02ABC" w:rsidRPr="001A1E5B">
        <w:rPr>
          <w:rFonts w:ascii="Times New Roman" w:eastAsia="Times New Roman" w:hAnsi="Times New Roman" w:cs="Times New Roman"/>
          <w:bCs/>
          <w:sz w:val="24"/>
          <w:szCs w:val="24"/>
        </w:rPr>
        <w:t>.</w:t>
      </w:r>
      <w:r w:rsidR="00D02ABC" w:rsidRPr="00C81301">
        <w:rPr>
          <w:rFonts w:ascii="Times New Roman" w:eastAsia="Times New Roman" w:hAnsi="Times New Roman" w:cs="Times New Roman"/>
          <w:bCs/>
          <w:sz w:val="24"/>
          <w:szCs w:val="24"/>
        </w:rPr>
        <w:t xml:space="preserve"> </w:t>
      </w:r>
    </w:p>
    <w:p w14:paraId="210F54FC" w14:textId="0F62C8FD" w:rsidR="007550E6" w:rsidRDefault="00A23842" w:rsidP="009E3A4C">
      <w:pPr>
        <w:spacing w:after="0" w:line="480" w:lineRule="auto"/>
        <w:rPr>
          <w:ins w:id="79" w:author="Siyu Wang" w:date="2026-03-17T01:14:00Z" w16du:dateUtc="2026-03-17T05:14:00Z"/>
          <w:rFonts w:ascii="Times New Roman" w:eastAsia="Times New Roman" w:hAnsi="Times New Roman" w:cs="Times New Roman"/>
          <w:bCs/>
          <w:sz w:val="24"/>
          <w:szCs w:val="24"/>
        </w:rPr>
      </w:pPr>
      <w:commentRangeStart w:id="80"/>
      <w:commentRangeStart w:id="81"/>
      <w:r>
        <w:rPr>
          <w:rFonts w:ascii="Times New Roman" w:eastAsia="Times New Roman" w:hAnsi="Times New Roman" w:cs="Times New Roman"/>
          <w:bCs/>
          <w:sz w:val="24"/>
          <w:szCs w:val="24"/>
        </w:rPr>
        <w:t xml:space="preserve">Individuals differ widely in </w:t>
      </w:r>
      <w:ins w:id="82" w:author="Siyu Wang" w:date="2026-03-17T01:03:00Z" w16du:dateUtc="2026-03-17T05:03:00Z">
        <w:r w:rsidR="00264AD1">
          <w:rPr>
            <w:rFonts w:ascii="Times New Roman" w:eastAsia="Times New Roman" w:hAnsi="Times New Roman" w:cs="Times New Roman"/>
            <w:bCs/>
            <w:sz w:val="24"/>
            <w:szCs w:val="24"/>
          </w:rPr>
          <w:t>their temporal discounting preferences</w:t>
        </w:r>
      </w:ins>
      <w:ins w:id="83" w:author="Siyu Wang" w:date="2026-03-17T01:05:00Z" w16du:dateUtc="2026-03-17T05:05:00Z">
        <w:r w:rsidR="00264AD1">
          <w:rPr>
            <w:rFonts w:ascii="Times New Roman" w:eastAsia="Times New Roman" w:hAnsi="Times New Roman" w:cs="Times New Roman"/>
            <w:bCs/>
            <w:sz w:val="24"/>
            <w:szCs w:val="24"/>
          </w:rPr>
          <w:t xml:space="preserve"> and </w:t>
        </w:r>
        <w:r w:rsidR="00264AD1">
          <w:rPr>
            <w:rFonts w:ascii="Times New Roman" w:eastAsia="Times New Roman" w:hAnsi="Times New Roman" w:cs="Times New Roman"/>
            <w:bCs/>
            <w:sz w:val="24"/>
            <w:szCs w:val="24"/>
          </w:rPr>
          <w:t>how they tradeoff reward and time</w:t>
        </w:r>
        <w:r w:rsidR="00264AD1">
          <w:rPr>
            <w:rFonts w:ascii="Times New Roman" w:eastAsia="Times New Roman" w:hAnsi="Times New Roman" w:cs="Times New Roman"/>
            <w:bCs/>
            <w:sz w:val="24"/>
            <w:szCs w:val="24"/>
          </w:rPr>
          <w:t>.</w:t>
        </w:r>
      </w:ins>
      <w:ins w:id="84" w:author="Siyu Wang" w:date="2026-03-17T01:03:00Z" w16du:dateUtc="2026-03-17T05:03:00Z">
        <w:r w:rsidR="00264AD1">
          <w:rPr>
            <w:rFonts w:ascii="Times New Roman" w:eastAsia="Times New Roman" w:hAnsi="Times New Roman" w:cs="Times New Roman"/>
            <w:bCs/>
            <w:sz w:val="24"/>
            <w:szCs w:val="24"/>
          </w:rPr>
          <w:t xml:space="preserve"> For instance, </w:t>
        </w:r>
      </w:ins>
      <w:ins w:id="85" w:author="Siyu Wang" w:date="2026-03-17T01:04:00Z" w16du:dateUtc="2026-03-17T05:04:00Z">
        <w:r w:rsidR="00264AD1" w:rsidRPr="00C81301">
          <w:rPr>
            <w:rFonts w:ascii="Times New Roman" w:eastAsia="Times New Roman" w:hAnsi="Times New Roman" w:cs="Times New Roman"/>
            <w:bCs/>
            <w:sz w:val="24"/>
            <w:szCs w:val="24"/>
          </w:rPr>
          <w:t>as demonstrated by the “marshmallow” test (3), where some children resist immediate gratification while others succumb to it.</w:t>
        </w:r>
        <w:r w:rsidR="00264AD1">
          <w:rPr>
            <w:rFonts w:ascii="Times New Roman" w:eastAsia="Times New Roman" w:hAnsi="Times New Roman" w:cs="Times New Roman"/>
            <w:bCs/>
            <w:sz w:val="24"/>
            <w:szCs w:val="24"/>
          </w:rPr>
          <w:t xml:space="preserve"> </w:t>
        </w:r>
      </w:ins>
      <w:ins w:id="86" w:author="Siyu Wang" w:date="2026-03-17T01:06:00Z" w16du:dateUtc="2026-03-17T05:06:00Z">
        <w:r w:rsidR="00264AD1" w:rsidRPr="00C81301">
          <w:rPr>
            <w:rFonts w:ascii="Times New Roman" w:eastAsia="Times New Roman" w:hAnsi="Times New Roman" w:cs="Times New Roman"/>
            <w:bCs/>
            <w:sz w:val="24"/>
            <w:szCs w:val="24"/>
          </w:rPr>
          <w:t>Similar heterogeneity has been observed in animals</w:t>
        </w:r>
        <w:r w:rsidR="00264AD1">
          <w:rPr>
            <w:rFonts w:ascii="Times New Roman" w:eastAsia="Times New Roman" w:hAnsi="Times New Roman" w:cs="Times New Roman"/>
            <w:bCs/>
            <w:sz w:val="24"/>
            <w:szCs w:val="24"/>
          </w:rPr>
          <w:t xml:space="preserve"> </w:t>
        </w:r>
        <w:r w:rsidR="00264AD1" w:rsidRPr="005D27FF">
          <w:rPr>
            <w:rFonts w:ascii="Times New Roman" w:eastAsia="Times New Roman" w:hAnsi="Times New Roman" w:cs="Times New Roman"/>
            <w:bCs/>
            <w:sz w:val="24"/>
            <w:szCs w:val="24"/>
          </w:rPr>
          <w:t>(4, 5, 6)</w:t>
        </w:r>
        <w:r w:rsidR="00264AD1" w:rsidRPr="00E20A3E">
          <w:rPr>
            <w:rFonts w:ascii="Times New Roman" w:eastAsia="Times New Roman" w:hAnsi="Times New Roman" w:cs="Times New Roman"/>
            <w:bCs/>
            <w:sz w:val="24"/>
            <w:szCs w:val="24"/>
          </w:rPr>
          <w:t>.</w:t>
        </w:r>
        <w:r w:rsidR="00264AD1" w:rsidRPr="00C81301">
          <w:rPr>
            <w:rFonts w:ascii="Times New Roman" w:eastAsia="Times New Roman" w:hAnsi="Times New Roman" w:cs="Times New Roman"/>
            <w:bCs/>
            <w:sz w:val="24"/>
            <w:szCs w:val="24"/>
          </w:rPr>
          <w:t xml:space="preserve"> </w:t>
        </w:r>
      </w:ins>
      <w:ins w:id="87" w:author="Siyu Wang" w:date="2026-03-17T01:04:00Z" w16du:dateUtc="2026-03-17T05:04:00Z">
        <w:r w:rsidR="00264AD1">
          <w:rPr>
            <w:rFonts w:ascii="Times New Roman" w:eastAsia="Times New Roman" w:hAnsi="Times New Roman" w:cs="Times New Roman"/>
            <w:bCs/>
            <w:sz w:val="24"/>
            <w:szCs w:val="24"/>
          </w:rPr>
          <w:t xml:space="preserve">The diversity in temporal discounting preferences also reflect </w:t>
        </w:r>
      </w:ins>
      <w:ins w:id="88" w:author="Siyu Wang" w:date="2026-03-17T01:05:00Z" w16du:dateUtc="2026-03-17T05:05:00Z">
        <w:r w:rsidR="00264AD1">
          <w:rPr>
            <w:rFonts w:ascii="Times New Roman" w:eastAsia="Times New Roman" w:hAnsi="Times New Roman" w:cs="Times New Roman"/>
            <w:bCs/>
            <w:sz w:val="24"/>
            <w:szCs w:val="24"/>
          </w:rPr>
          <w:t xml:space="preserve">potentially </w:t>
        </w:r>
      </w:ins>
      <w:ins w:id="89" w:author="Siyu Wang" w:date="2026-03-17T01:04:00Z" w16du:dateUtc="2026-03-17T05:04:00Z">
        <w:r w:rsidR="00264AD1">
          <w:rPr>
            <w:rFonts w:ascii="Times New Roman" w:eastAsia="Times New Roman" w:hAnsi="Times New Roman" w:cs="Times New Roman"/>
            <w:bCs/>
            <w:sz w:val="24"/>
            <w:szCs w:val="24"/>
          </w:rPr>
          <w:t>diverse strategies adopted by indi</w:t>
        </w:r>
      </w:ins>
      <w:ins w:id="90" w:author="Siyu Wang" w:date="2026-03-17T01:05:00Z" w16du:dateUtc="2026-03-17T05:05:00Z">
        <w:r w:rsidR="00264AD1">
          <w:rPr>
            <w:rFonts w:ascii="Times New Roman" w:eastAsia="Times New Roman" w:hAnsi="Times New Roman" w:cs="Times New Roman"/>
            <w:bCs/>
            <w:sz w:val="24"/>
            <w:szCs w:val="24"/>
          </w:rPr>
          <w:t xml:space="preserve">viduals to calculate temporally discounted values. </w:t>
        </w:r>
      </w:ins>
      <w:ins w:id="91" w:author="Siyu Wang" w:date="2026-03-17T01:04:00Z" w16du:dateUtc="2026-03-17T05:04:00Z">
        <w:r w:rsidR="00264AD1">
          <w:rPr>
            <w:rFonts w:ascii="Times New Roman" w:eastAsia="Times New Roman" w:hAnsi="Times New Roman" w:cs="Times New Roman"/>
            <w:bCs/>
            <w:sz w:val="24"/>
            <w:szCs w:val="24"/>
          </w:rPr>
          <w:t xml:space="preserve"> </w:t>
        </w:r>
      </w:ins>
    </w:p>
    <w:p w14:paraId="2CB8DB58" w14:textId="5F07F906" w:rsidR="00EF27EC" w:rsidRDefault="007550E6" w:rsidP="00E83237">
      <w:pPr>
        <w:spacing w:after="0" w:line="480" w:lineRule="auto"/>
        <w:rPr>
          <w:ins w:id="92" w:author="Siyu Wang" w:date="2026-03-17T01:20:00Z" w16du:dateUtc="2026-03-17T05:20:00Z"/>
          <w:rFonts w:ascii="Times New Roman" w:eastAsia="Times New Roman" w:hAnsi="Times New Roman" w:cs="Times New Roman"/>
          <w:bCs/>
          <w:sz w:val="24"/>
          <w:szCs w:val="24"/>
        </w:rPr>
      </w:pPr>
      <w:ins w:id="93" w:author="Siyu Wang" w:date="2026-03-17T01:14:00Z" w16du:dateUtc="2026-03-17T05:14:00Z">
        <w:r>
          <w:rPr>
            <w:rFonts w:ascii="Times New Roman" w:eastAsia="Times New Roman" w:hAnsi="Times New Roman" w:cs="Times New Roman"/>
            <w:bCs/>
            <w:sz w:val="24"/>
            <w:szCs w:val="24"/>
          </w:rPr>
          <w:t xml:space="preserve">      Temporal discounting preferences are usually considered </w:t>
        </w:r>
      </w:ins>
      <w:ins w:id="94" w:author="Siyu Wang" w:date="2026-03-17T01:15:00Z" w16du:dateUtc="2026-03-17T05:15:00Z">
        <w:r>
          <w:rPr>
            <w:rFonts w:ascii="Times New Roman" w:eastAsia="Times New Roman" w:hAnsi="Times New Roman" w:cs="Times New Roman"/>
            <w:bCs/>
            <w:sz w:val="24"/>
            <w:szCs w:val="24"/>
          </w:rPr>
          <w:t>as traits of an individual</w:t>
        </w:r>
      </w:ins>
      <w:ins w:id="95" w:author="Siyu Wang" w:date="2026-03-17T01:14:00Z" w16du:dateUtc="2026-03-17T05:14:00Z">
        <w:r>
          <w:rPr>
            <w:rFonts w:ascii="Times New Roman" w:eastAsia="Times New Roman" w:hAnsi="Times New Roman" w:cs="Times New Roman"/>
            <w:bCs/>
            <w:sz w:val="24"/>
            <w:szCs w:val="24"/>
          </w:rPr>
          <w:t xml:space="preserve"> </w:t>
        </w:r>
      </w:ins>
      <w:ins w:id="96" w:author="Siyu Wang" w:date="2026-03-17T01:15:00Z" w16du:dateUtc="2026-03-17T05:15:00Z">
        <w:r>
          <w:rPr>
            <w:rFonts w:ascii="Times New Roman" w:eastAsia="Times New Roman" w:hAnsi="Times New Roman" w:cs="Times New Roman"/>
            <w:bCs/>
            <w:sz w:val="24"/>
            <w:szCs w:val="24"/>
          </w:rPr>
          <w:t>which is</w:t>
        </w:r>
      </w:ins>
      <w:ins w:id="97" w:author="Siyu Wang" w:date="2026-03-17T01:14:00Z" w16du:dateUtc="2026-03-17T05:14:00Z">
        <w:r>
          <w:rPr>
            <w:rFonts w:ascii="Times New Roman" w:eastAsia="Times New Roman" w:hAnsi="Times New Roman" w:cs="Times New Roman"/>
            <w:bCs/>
            <w:sz w:val="24"/>
            <w:szCs w:val="24"/>
          </w:rPr>
          <w:t xml:space="preserve"> stable over time</w:t>
        </w:r>
      </w:ins>
      <w:ins w:id="98" w:author="Siyu Wang" w:date="2026-03-17T01:15:00Z" w16du:dateUtc="2026-03-17T05:15:00Z">
        <w:r>
          <w:rPr>
            <w:rFonts w:ascii="Times New Roman" w:eastAsia="Times New Roman" w:hAnsi="Times New Roman" w:cs="Times New Roman"/>
            <w:bCs/>
            <w:sz w:val="24"/>
            <w:szCs w:val="24"/>
          </w:rPr>
          <w:t>, and individual differences in temporal discounting behavior has been associated with a wide range of other cognitive abilities (</w:t>
        </w:r>
        <w:commentRangeStart w:id="99"/>
        <w:r>
          <w:rPr>
            <w:rFonts w:ascii="Times New Roman" w:eastAsia="Times New Roman" w:hAnsi="Times New Roman" w:cs="Times New Roman"/>
            <w:bCs/>
            <w:sz w:val="24"/>
            <w:szCs w:val="24"/>
          </w:rPr>
          <w:t>CITE</w:t>
        </w:r>
      </w:ins>
      <w:commentRangeEnd w:id="99"/>
      <w:r>
        <w:rPr>
          <w:rStyle w:val="CommentReference"/>
          <w:rFonts w:ascii="Times New Roman" w:eastAsia="Times New Roman" w:hAnsi="Times New Roman" w:cs="Times New Roman"/>
          <w:bCs/>
          <w:sz w:val="24"/>
          <w:szCs w:val="24"/>
        </w:rPr>
        <w:commentReference w:id="99"/>
      </w:r>
      <w:ins w:id="100" w:author="Siyu Wang" w:date="2026-03-17T01:15:00Z" w16du:dateUtc="2026-03-17T05:15:00Z">
        <w:r>
          <w:rPr>
            <w:rFonts w:ascii="Times New Roman" w:eastAsia="Times New Roman" w:hAnsi="Times New Roman" w:cs="Times New Roman"/>
            <w:bCs/>
            <w:sz w:val="24"/>
            <w:szCs w:val="24"/>
          </w:rPr>
          <w:t xml:space="preserve">). </w:t>
        </w:r>
      </w:ins>
      <w:ins w:id="101" w:author="Siyu Wang" w:date="2026-03-17T01:16:00Z" w16du:dateUtc="2026-03-17T05:16:00Z">
        <w:r>
          <w:rPr>
            <w:rFonts w:ascii="Times New Roman" w:eastAsia="Times New Roman" w:hAnsi="Times New Roman" w:cs="Times New Roman"/>
            <w:bCs/>
            <w:sz w:val="24"/>
            <w:szCs w:val="24"/>
          </w:rPr>
          <w:t>Other research has shown that these t</w:t>
        </w:r>
      </w:ins>
      <w:ins w:id="102" w:author="Siyu Wang" w:date="2026-03-17T01:17:00Z" w16du:dateUtc="2026-03-17T05:17:00Z">
        <w:r>
          <w:rPr>
            <w:rFonts w:ascii="Times New Roman" w:eastAsia="Times New Roman" w:hAnsi="Times New Roman" w:cs="Times New Roman"/>
            <w:bCs/>
            <w:sz w:val="24"/>
            <w:szCs w:val="24"/>
          </w:rPr>
          <w:t xml:space="preserve">emporal discounting preferences can change as the environmental conditions change (CITE). </w:t>
        </w:r>
      </w:ins>
      <w:ins w:id="103" w:author="Siyu Wang" w:date="2026-03-17T01:23:00Z" w16du:dateUtc="2026-03-17T05:23:00Z">
        <w:r w:rsidR="00EF27EC">
          <w:rPr>
            <w:rFonts w:ascii="Times New Roman" w:eastAsia="Times New Roman" w:hAnsi="Times New Roman" w:cs="Times New Roman"/>
            <w:bCs/>
            <w:sz w:val="24"/>
            <w:szCs w:val="24"/>
          </w:rPr>
          <w:t xml:space="preserve">It is less studied how individuals </w:t>
        </w:r>
      </w:ins>
      <w:ins w:id="104" w:author="Siyu Wang" w:date="2026-03-17T01:24:00Z" w16du:dateUtc="2026-03-17T05:24:00Z">
        <w:r w:rsidR="00EF27EC">
          <w:rPr>
            <w:rFonts w:ascii="Times New Roman" w:eastAsia="Times New Roman" w:hAnsi="Times New Roman" w:cs="Times New Roman"/>
            <w:bCs/>
            <w:sz w:val="24"/>
            <w:szCs w:val="24"/>
          </w:rPr>
          <w:t>adjust</w:t>
        </w:r>
      </w:ins>
      <w:ins w:id="105" w:author="Siyu Wang" w:date="2026-03-17T01:23:00Z" w16du:dateUtc="2026-03-17T05:23:00Z">
        <w:r w:rsidR="00EF27EC">
          <w:rPr>
            <w:rFonts w:ascii="Times New Roman" w:eastAsia="Times New Roman" w:hAnsi="Times New Roman" w:cs="Times New Roman"/>
            <w:bCs/>
            <w:sz w:val="24"/>
            <w:szCs w:val="24"/>
          </w:rPr>
          <w:t xml:space="preserve"> their temporal discounting behavior</w:t>
        </w:r>
      </w:ins>
      <w:ins w:id="106" w:author="Siyu Wang" w:date="2026-03-17T01:24:00Z" w16du:dateUtc="2026-03-17T05:24:00Z">
        <w:r w:rsidR="00EF27EC">
          <w:rPr>
            <w:rFonts w:ascii="Times New Roman" w:eastAsia="Times New Roman" w:hAnsi="Times New Roman" w:cs="Times New Roman"/>
            <w:bCs/>
            <w:sz w:val="24"/>
            <w:szCs w:val="24"/>
          </w:rPr>
          <w:t xml:space="preserve"> as the expectation for </w:t>
        </w:r>
      </w:ins>
      <w:ins w:id="107" w:author="Siyu Wang" w:date="2026-03-17T01:30:00Z" w16du:dateUtc="2026-03-17T05:30:00Z">
        <w:r w:rsidR="00E31914">
          <w:rPr>
            <w:rFonts w:ascii="Times New Roman" w:eastAsia="Times New Roman" w:hAnsi="Times New Roman" w:cs="Times New Roman"/>
            <w:bCs/>
            <w:sz w:val="24"/>
            <w:szCs w:val="24"/>
          </w:rPr>
          <w:t>the delay or the reward</w:t>
        </w:r>
      </w:ins>
      <w:ins w:id="108" w:author="Siyu Wang" w:date="2026-03-17T01:24:00Z" w16du:dateUtc="2026-03-17T05:24:00Z">
        <w:r w:rsidR="00EF27EC">
          <w:rPr>
            <w:rFonts w:ascii="Times New Roman" w:eastAsia="Times New Roman" w:hAnsi="Times New Roman" w:cs="Times New Roman"/>
            <w:bCs/>
            <w:sz w:val="24"/>
            <w:szCs w:val="24"/>
          </w:rPr>
          <w:t xml:space="preserve"> changes</w:t>
        </w:r>
      </w:ins>
      <w:ins w:id="109" w:author="Siyu Wang" w:date="2026-03-17T01:27:00Z" w16du:dateUtc="2026-03-17T05:27:00Z">
        <w:r w:rsidR="00EF27EC">
          <w:rPr>
            <w:rFonts w:ascii="Times New Roman" w:eastAsia="Times New Roman" w:hAnsi="Times New Roman" w:cs="Times New Roman"/>
            <w:bCs/>
            <w:sz w:val="24"/>
            <w:szCs w:val="24"/>
          </w:rPr>
          <w:t xml:space="preserve"> (e.g., a person’s </w:t>
        </w:r>
      </w:ins>
      <w:ins w:id="110" w:author="Siyu Wang" w:date="2026-03-17T01:31:00Z" w16du:dateUtc="2026-03-17T05:31:00Z">
        <w:r w:rsidR="00E31914">
          <w:rPr>
            <w:rFonts w:ascii="Times New Roman" w:eastAsia="Times New Roman" w:hAnsi="Times New Roman" w:cs="Times New Roman"/>
            <w:bCs/>
            <w:sz w:val="24"/>
            <w:szCs w:val="24"/>
          </w:rPr>
          <w:t>restaurant</w:t>
        </w:r>
        <w:r w:rsidR="00E31914">
          <w:rPr>
            <w:rFonts w:ascii="Times New Roman" w:eastAsia="Times New Roman" w:hAnsi="Times New Roman" w:cs="Times New Roman"/>
            <w:bCs/>
            <w:sz w:val="24"/>
            <w:szCs w:val="24"/>
          </w:rPr>
          <w:t xml:space="preserve">-line </w:t>
        </w:r>
      </w:ins>
      <w:ins w:id="111" w:author="Siyu Wang" w:date="2026-03-17T01:27:00Z" w16du:dateUtc="2026-03-17T05:27:00Z">
        <w:r w:rsidR="00EF27EC">
          <w:rPr>
            <w:rFonts w:ascii="Times New Roman" w:eastAsia="Times New Roman" w:hAnsi="Times New Roman" w:cs="Times New Roman"/>
            <w:bCs/>
            <w:sz w:val="24"/>
            <w:szCs w:val="24"/>
          </w:rPr>
          <w:t xml:space="preserve">waiting decision might </w:t>
        </w:r>
      </w:ins>
      <w:ins w:id="112" w:author="Siyu Wang" w:date="2026-03-17T01:28:00Z" w16du:dateUtc="2026-03-17T05:28:00Z">
        <w:r w:rsidR="00EF27EC">
          <w:rPr>
            <w:rFonts w:ascii="Times New Roman" w:eastAsia="Times New Roman" w:hAnsi="Times New Roman" w:cs="Times New Roman"/>
            <w:bCs/>
            <w:sz w:val="24"/>
            <w:szCs w:val="24"/>
          </w:rPr>
          <w:t>change</w:t>
        </w:r>
      </w:ins>
      <w:ins w:id="113" w:author="Siyu Wang" w:date="2026-03-17T01:27:00Z" w16du:dateUtc="2026-03-17T05:27:00Z">
        <w:r w:rsidR="00EF27EC">
          <w:rPr>
            <w:rFonts w:ascii="Times New Roman" w:eastAsia="Times New Roman" w:hAnsi="Times New Roman" w:cs="Times New Roman"/>
            <w:bCs/>
            <w:sz w:val="24"/>
            <w:szCs w:val="24"/>
          </w:rPr>
          <w:t xml:space="preserve"> </w:t>
        </w:r>
      </w:ins>
      <w:ins w:id="114" w:author="Siyu Wang" w:date="2026-03-17T01:26:00Z" w16du:dateUtc="2026-03-17T05:26:00Z">
        <w:r w:rsidR="00EF27EC">
          <w:rPr>
            <w:rFonts w:ascii="Times New Roman" w:eastAsia="Times New Roman" w:hAnsi="Times New Roman" w:cs="Times New Roman"/>
            <w:bCs/>
            <w:sz w:val="24"/>
            <w:szCs w:val="24"/>
          </w:rPr>
          <w:t xml:space="preserve">if a large group of people </w:t>
        </w:r>
      </w:ins>
      <w:ins w:id="115" w:author="Siyu Wang" w:date="2026-03-17T01:28:00Z" w16du:dateUtc="2026-03-17T05:28:00Z">
        <w:r w:rsidR="007A3B97">
          <w:rPr>
            <w:rFonts w:ascii="Times New Roman" w:eastAsia="Times New Roman" w:hAnsi="Times New Roman" w:cs="Times New Roman"/>
            <w:bCs/>
            <w:sz w:val="24"/>
            <w:szCs w:val="24"/>
          </w:rPr>
          <w:t>i</w:t>
        </w:r>
      </w:ins>
      <w:ins w:id="116" w:author="Siyu Wang" w:date="2026-03-17T01:29:00Z" w16du:dateUtc="2026-03-17T05:29:00Z">
        <w:r w:rsidR="007A3B97">
          <w:rPr>
            <w:rFonts w:ascii="Times New Roman" w:eastAsia="Times New Roman" w:hAnsi="Times New Roman" w:cs="Times New Roman"/>
            <w:bCs/>
            <w:sz w:val="24"/>
            <w:szCs w:val="24"/>
          </w:rPr>
          <w:t>n front of them suddenly decided to leave</w:t>
        </w:r>
      </w:ins>
      <w:ins w:id="117" w:author="Siyu Wang" w:date="2026-03-17T01:26:00Z" w16du:dateUtc="2026-03-17T05:26:00Z">
        <w:r w:rsidR="00EF27EC">
          <w:rPr>
            <w:rFonts w:ascii="Times New Roman" w:eastAsia="Times New Roman" w:hAnsi="Times New Roman" w:cs="Times New Roman"/>
            <w:bCs/>
            <w:sz w:val="24"/>
            <w:szCs w:val="24"/>
          </w:rPr>
          <w:t xml:space="preserve"> the </w:t>
        </w:r>
      </w:ins>
      <w:ins w:id="118" w:author="Siyu Wang" w:date="2026-03-17T01:28:00Z" w16du:dateUtc="2026-03-17T05:28:00Z">
        <w:r w:rsidR="00EF27EC">
          <w:rPr>
            <w:rFonts w:ascii="Times New Roman" w:eastAsia="Times New Roman" w:hAnsi="Times New Roman" w:cs="Times New Roman"/>
            <w:bCs/>
            <w:sz w:val="24"/>
            <w:szCs w:val="24"/>
          </w:rPr>
          <w:t xml:space="preserve">waiting line). </w:t>
        </w:r>
      </w:ins>
    </w:p>
    <w:p w14:paraId="47606293" w14:textId="0599AA7F" w:rsidR="00F87D8C" w:rsidRDefault="00A23842" w:rsidP="001F39E5">
      <w:pPr>
        <w:spacing w:after="0" w:line="480" w:lineRule="auto"/>
        <w:ind w:firstLine="360"/>
        <w:rPr>
          <w:ins w:id="119" w:author="Siyu Wang" w:date="2026-03-13T19:42:00Z" w16du:dateUtc="2026-03-13T23:42:00Z"/>
          <w:rFonts w:ascii="Times New Roman" w:hAnsi="Times New Roman" w:cs="Times New Roman"/>
          <w:bCs/>
          <w:sz w:val="24"/>
          <w:szCs w:val="24"/>
          <w:shd w:val="clear" w:color="auto" w:fill="FFFFFF"/>
        </w:rPr>
      </w:pPr>
      <w:del w:id="120" w:author="Siyu Wang" w:date="2026-03-17T01:05:00Z" w16du:dateUtc="2026-03-17T05:05:00Z">
        <w:r w:rsidDel="00264AD1">
          <w:rPr>
            <w:rFonts w:ascii="Times New Roman" w:eastAsia="Times New Roman" w:hAnsi="Times New Roman" w:cs="Times New Roman"/>
            <w:bCs/>
            <w:sz w:val="24"/>
            <w:szCs w:val="24"/>
          </w:rPr>
          <w:delText>how they tradeoff reward and time</w:delText>
        </w:r>
      </w:del>
      <w:del w:id="121" w:author="Siyu Wang" w:date="2026-03-17T01:06:00Z" w16du:dateUtc="2026-03-17T05:06:00Z">
        <w:r w:rsidDel="00264AD1">
          <w:rPr>
            <w:rFonts w:ascii="Times New Roman" w:eastAsia="Times New Roman" w:hAnsi="Times New Roman" w:cs="Times New Roman"/>
            <w:bCs/>
            <w:sz w:val="24"/>
            <w:szCs w:val="24"/>
          </w:rPr>
          <w:delText xml:space="preserve">. </w:delText>
        </w:r>
        <w:commentRangeEnd w:id="80"/>
        <w:r w:rsidR="008C7E91" w:rsidDel="00264AD1">
          <w:rPr>
            <w:rStyle w:val="CommentReference"/>
            <w:rFonts w:ascii="Times New Roman" w:eastAsia="Times New Roman" w:hAnsi="Times New Roman" w:cs="Times New Roman"/>
            <w:bCs/>
            <w:sz w:val="24"/>
            <w:szCs w:val="24"/>
          </w:rPr>
          <w:commentReference w:id="80"/>
        </w:r>
        <w:commentRangeEnd w:id="81"/>
        <w:r w:rsidR="00950F44" w:rsidDel="00264AD1">
          <w:rPr>
            <w:rStyle w:val="CommentReference"/>
            <w:rFonts w:ascii="Times New Roman" w:eastAsia="Times New Roman" w:hAnsi="Times New Roman" w:cs="Times New Roman"/>
            <w:bCs/>
            <w:sz w:val="24"/>
            <w:szCs w:val="24"/>
          </w:rPr>
          <w:commentReference w:id="81"/>
        </w:r>
        <w:r w:rsidR="0094093D" w:rsidDel="00264AD1">
          <w:rPr>
            <w:rFonts w:ascii="Times New Roman" w:eastAsia="Times New Roman" w:hAnsi="Times New Roman" w:cs="Times New Roman"/>
            <w:bCs/>
            <w:sz w:val="24"/>
            <w:szCs w:val="24"/>
          </w:rPr>
          <w:delText>These</w:delText>
        </w:r>
        <w:r w:rsidR="0094093D" w:rsidRPr="00C81301" w:rsidDel="00264AD1">
          <w:rPr>
            <w:rFonts w:ascii="Times New Roman" w:eastAsia="Times New Roman" w:hAnsi="Times New Roman" w:cs="Times New Roman"/>
            <w:bCs/>
            <w:sz w:val="24"/>
            <w:szCs w:val="24"/>
          </w:rPr>
          <w:delText xml:space="preserve"> </w:delText>
        </w:r>
        <w:r w:rsidR="0008118C" w:rsidRPr="00C81301" w:rsidDel="00264AD1">
          <w:rPr>
            <w:rFonts w:ascii="Times New Roman" w:eastAsia="Times New Roman" w:hAnsi="Times New Roman" w:cs="Times New Roman"/>
            <w:bCs/>
            <w:sz w:val="24"/>
            <w:szCs w:val="24"/>
          </w:rPr>
          <w:delText xml:space="preserve">differences are </w:delText>
        </w:r>
        <w:r w:rsidR="005B7BE5" w:rsidRPr="00C81301" w:rsidDel="00264AD1">
          <w:rPr>
            <w:rFonts w:ascii="Times New Roman" w:eastAsia="Times New Roman" w:hAnsi="Times New Roman" w:cs="Times New Roman"/>
            <w:bCs/>
            <w:sz w:val="24"/>
            <w:szCs w:val="24"/>
          </w:rPr>
          <w:delText xml:space="preserve">already apparent </w:delText>
        </w:r>
        <w:r w:rsidR="0008118C" w:rsidRPr="00C81301" w:rsidDel="00264AD1">
          <w:rPr>
            <w:rFonts w:ascii="Times New Roman" w:eastAsia="Times New Roman" w:hAnsi="Times New Roman" w:cs="Times New Roman"/>
            <w:bCs/>
            <w:sz w:val="24"/>
            <w:szCs w:val="24"/>
          </w:rPr>
          <w:delText xml:space="preserve">in children, </w:delText>
        </w:r>
      </w:del>
      <w:del w:id="122" w:author="Siyu Wang" w:date="2026-03-17T01:04:00Z" w16du:dateUtc="2026-03-17T05:04:00Z">
        <w:r w:rsidR="005B7BE5" w:rsidRPr="00C81301" w:rsidDel="00264AD1">
          <w:rPr>
            <w:rFonts w:ascii="Times New Roman" w:eastAsia="Times New Roman" w:hAnsi="Times New Roman" w:cs="Times New Roman"/>
            <w:bCs/>
            <w:sz w:val="24"/>
            <w:szCs w:val="24"/>
          </w:rPr>
          <w:delText xml:space="preserve">as demonstrated by </w:delText>
        </w:r>
        <w:r w:rsidR="00B01CD9" w:rsidRPr="00C81301" w:rsidDel="00264AD1">
          <w:rPr>
            <w:rFonts w:ascii="Times New Roman" w:eastAsia="Times New Roman" w:hAnsi="Times New Roman" w:cs="Times New Roman"/>
            <w:bCs/>
            <w:sz w:val="24"/>
            <w:szCs w:val="24"/>
          </w:rPr>
          <w:delText xml:space="preserve">the </w:delText>
        </w:r>
        <w:r w:rsidR="00576C00" w:rsidRPr="00C81301" w:rsidDel="00264AD1">
          <w:rPr>
            <w:rFonts w:ascii="Times New Roman" w:eastAsia="Times New Roman" w:hAnsi="Times New Roman" w:cs="Times New Roman"/>
            <w:bCs/>
            <w:sz w:val="24"/>
            <w:szCs w:val="24"/>
          </w:rPr>
          <w:delText>“</w:delText>
        </w:r>
        <w:r w:rsidR="00B01CD9" w:rsidRPr="00C81301" w:rsidDel="00264AD1">
          <w:rPr>
            <w:rFonts w:ascii="Times New Roman" w:eastAsia="Times New Roman" w:hAnsi="Times New Roman" w:cs="Times New Roman"/>
            <w:bCs/>
            <w:sz w:val="24"/>
            <w:szCs w:val="24"/>
          </w:rPr>
          <w:delText>marshmallow</w:delText>
        </w:r>
        <w:r w:rsidR="00576C00" w:rsidRPr="00C81301" w:rsidDel="00264AD1">
          <w:rPr>
            <w:rFonts w:ascii="Times New Roman" w:eastAsia="Times New Roman" w:hAnsi="Times New Roman" w:cs="Times New Roman"/>
            <w:bCs/>
            <w:sz w:val="24"/>
            <w:szCs w:val="24"/>
          </w:rPr>
          <w:delText>”</w:delText>
        </w:r>
        <w:r w:rsidR="00B01CD9" w:rsidRPr="00C81301" w:rsidDel="00264AD1">
          <w:rPr>
            <w:rFonts w:ascii="Times New Roman" w:eastAsia="Times New Roman" w:hAnsi="Times New Roman" w:cs="Times New Roman"/>
            <w:bCs/>
            <w:sz w:val="24"/>
            <w:szCs w:val="24"/>
          </w:rPr>
          <w:delText xml:space="preserve"> test</w:delText>
        </w:r>
        <w:r w:rsidR="0008118C" w:rsidRPr="00C81301" w:rsidDel="00264AD1">
          <w:rPr>
            <w:rFonts w:ascii="Times New Roman" w:eastAsia="Times New Roman" w:hAnsi="Times New Roman" w:cs="Times New Roman"/>
            <w:bCs/>
            <w:sz w:val="24"/>
            <w:szCs w:val="24"/>
          </w:rPr>
          <w:delText xml:space="preserve"> </w:delText>
        </w:r>
        <w:r w:rsidR="00B01CD9" w:rsidRPr="00C81301" w:rsidDel="00264AD1">
          <w:rPr>
            <w:rFonts w:ascii="Times New Roman" w:eastAsia="Times New Roman" w:hAnsi="Times New Roman" w:cs="Times New Roman"/>
            <w:bCs/>
            <w:sz w:val="24"/>
            <w:szCs w:val="24"/>
          </w:rPr>
          <w:delText>(</w:delText>
        </w:r>
        <w:r w:rsidR="00F9129A" w:rsidRPr="00C81301" w:rsidDel="00264AD1">
          <w:rPr>
            <w:rFonts w:ascii="Times New Roman" w:eastAsia="Times New Roman" w:hAnsi="Times New Roman" w:cs="Times New Roman"/>
            <w:bCs/>
            <w:sz w:val="24"/>
            <w:szCs w:val="24"/>
          </w:rPr>
          <w:delText>3</w:delText>
        </w:r>
        <w:r w:rsidR="00B01CD9" w:rsidRPr="00C81301" w:rsidDel="00264AD1">
          <w:rPr>
            <w:rFonts w:ascii="Times New Roman" w:eastAsia="Times New Roman" w:hAnsi="Times New Roman" w:cs="Times New Roman"/>
            <w:bCs/>
            <w:sz w:val="24"/>
            <w:szCs w:val="24"/>
          </w:rPr>
          <w:delText>)</w:delText>
        </w:r>
        <w:r w:rsidR="005B7BE5" w:rsidRPr="00C81301" w:rsidDel="00264AD1">
          <w:rPr>
            <w:rFonts w:ascii="Times New Roman" w:eastAsia="Times New Roman" w:hAnsi="Times New Roman" w:cs="Times New Roman"/>
            <w:bCs/>
            <w:sz w:val="24"/>
            <w:szCs w:val="24"/>
          </w:rPr>
          <w:delText>,</w:delText>
        </w:r>
        <w:r w:rsidR="001A1F07" w:rsidRPr="00C81301" w:rsidDel="00264AD1">
          <w:rPr>
            <w:rFonts w:ascii="Times New Roman" w:eastAsia="Times New Roman" w:hAnsi="Times New Roman" w:cs="Times New Roman"/>
            <w:bCs/>
            <w:sz w:val="24"/>
            <w:szCs w:val="24"/>
          </w:rPr>
          <w:delText xml:space="preserve"> </w:delText>
        </w:r>
        <w:r w:rsidR="0008118C" w:rsidRPr="00C81301" w:rsidDel="00264AD1">
          <w:rPr>
            <w:rFonts w:ascii="Times New Roman" w:eastAsia="Times New Roman" w:hAnsi="Times New Roman" w:cs="Times New Roman"/>
            <w:bCs/>
            <w:sz w:val="24"/>
            <w:szCs w:val="24"/>
          </w:rPr>
          <w:delText xml:space="preserve">where </w:delText>
        </w:r>
        <w:r w:rsidR="00B01CD9" w:rsidRPr="00C81301" w:rsidDel="00264AD1">
          <w:rPr>
            <w:rFonts w:ascii="Times New Roman" w:eastAsia="Times New Roman" w:hAnsi="Times New Roman" w:cs="Times New Roman"/>
            <w:bCs/>
            <w:sz w:val="24"/>
            <w:szCs w:val="24"/>
          </w:rPr>
          <w:delText xml:space="preserve">some children resist immediate gratification </w:delText>
        </w:r>
        <w:r w:rsidR="0008118C" w:rsidRPr="00C81301" w:rsidDel="00264AD1">
          <w:rPr>
            <w:rFonts w:ascii="Times New Roman" w:eastAsia="Times New Roman" w:hAnsi="Times New Roman" w:cs="Times New Roman"/>
            <w:bCs/>
            <w:sz w:val="24"/>
            <w:szCs w:val="24"/>
          </w:rPr>
          <w:delText xml:space="preserve">while </w:delText>
        </w:r>
        <w:r w:rsidR="00B01CD9" w:rsidRPr="00C81301" w:rsidDel="00264AD1">
          <w:rPr>
            <w:rFonts w:ascii="Times New Roman" w:eastAsia="Times New Roman" w:hAnsi="Times New Roman" w:cs="Times New Roman"/>
            <w:bCs/>
            <w:sz w:val="24"/>
            <w:szCs w:val="24"/>
          </w:rPr>
          <w:delText xml:space="preserve">others succumb to it. </w:delText>
        </w:r>
      </w:del>
      <w:del w:id="123" w:author="Siyu Wang" w:date="2026-03-17T01:06:00Z" w16du:dateUtc="2026-03-17T05:06:00Z">
        <w:r w:rsidRPr="00C81301" w:rsidDel="00264AD1">
          <w:rPr>
            <w:rFonts w:ascii="Times New Roman" w:eastAsia="Times New Roman" w:hAnsi="Times New Roman" w:cs="Times New Roman"/>
            <w:bCs/>
            <w:sz w:val="24"/>
            <w:szCs w:val="24"/>
          </w:rPr>
          <w:delText xml:space="preserve">Similar </w:delText>
        </w:r>
        <w:r w:rsidR="00B96F8F" w:rsidRPr="00C81301" w:rsidDel="00264AD1">
          <w:rPr>
            <w:rFonts w:ascii="Times New Roman" w:eastAsia="Times New Roman" w:hAnsi="Times New Roman" w:cs="Times New Roman"/>
            <w:bCs/>
            <w:sz w:val="24"/>
            <w:szCs w:val="24"/>
          </w:rPr>
          <w:delText xml:space="preserve">heterogeneity </w:delText>
        </w:r>
        <w:r w:rsidRPr="00C81301" w:rsidDel="00264AD1">
          <w:rPr>
            <w:rFonts w:ascii="Times New Roman" w:eastAsia="Times New Roman" w:hAnsi="Times New Roman" w:cs="Times New Roman"/>
            <w:bCs/>
            <w:sz w:val="24"/>
            <w:szCs w:val="24"/>
          </w:rPr>
          <w:delText>has been observed in animals</w:delText>
        </w:r>
      </w:del>
      <w:del w:id="124" w:author="Siyu Wang" w:date="2026-03-13T18:06:00Z" w16du:dateUtc="2026-03-13T22:06:00Z">
        <w:r w:rsidRPr="00C81301" w:rsidDel="005D27FF">
          <w:rPr>
            <w:rFonts w:ascii="Times New Roman" w:eastAsia="Times New Roman" w:hAnsi="Times New Roman" w:cs="Times New Roman"/>
            <w:bCs/>
            <w:sz w:val="24"/>
            <w:szCs w:val="24"/>
          </w:rPr>
          <w:delText xml:space="preserve">. </w:delText>
        </w:r>
        <w:commentRangeStart w:id="125"/>
        <w:r w:rsidRPr="005D27FF" w:rsidDel="005D27FF">
          <w:rPr>
            <w:rFonts w:ascii="Times New Roman" w:eastAsia="Times New Roman" w:hAnsi="Times New Roman" w:cs="Times New Roman"/>
            <w:bCs/>
            <w:sz w:val="24"/>
            <w:szCs w:val="24"/>
          </w:rPr>
          <w:delText>In natural foraging scenarios, animals often face choices between smaller</w:delText>
        </w:r>
        <w:r w:rsidR="00300745" w:rsidRPr="005D27FF" w:rsidDel="005D27FF">
          <w:rPr>
            <w:rFonts w:ascii="Times New Roman" w:eastAsia="Times New Roman" w:hAnsi="Times New Roman" w:cs="Times New Roman"/>
            <w:bCs/>
            <w:sz w:val="24"/>
            <w:szCs w:val="24"/>
          </w:rPr>
          <w:delText>, immediate</w:delText>
        </w:r>
        <w:r w:rsidRPr="005D27FF" w:rsidDel="005D27FF">
          <w:rPr>
            <w:rFonts w:ascii="Times New Roman" w:eastAsia="Times New Roman" w:hAnsi="Times New Roman" w:cs="Times New Roman"/>
            <w:bCs/>
            <w:sz w:val="24"/>
            <w:szCs w:val="24"/>
          </w:rPr>
          <w:delText xml:space="preserve"> food sources and </w:delText>
        </w:r>
        <w:r w:rsidR="00300745" w:rsidRPr="005D27FF" w:rsidDel="005D27FF">
          <w:rPr>
            <w:rFonts w:ascii="Times New Roman" w:eastAsia="Times New Roman" w:hAnsi="Times New Roman" w:cs="Times New Roman"/>
            <w:bCs/>
            <w:sz w:val="24"/>
            <w:szCs w:val="24"/>
          </w:rPr>
          <w:delText xml:space="preserve">larger, </w:delText>
        </w:r>
        <w:r w:rsidRPr="005D27FF" w:rsidDel="005D27FF">
          <w:rPr>
            <w:rFonts w:ascii="Times New Roman" w:eastAsia="Times New Roman" w:hAnsi="Times New Roman" w:cs="Times New Roman"/>
            <w:bCs/>
            <w:sz w:val="24"/>
            <w:szCs w:val="24"/>
          </w:rPr>
          <w:delText xml:space="preserve">delayed ones. </w:delText>
        </w:r>
        <w:commentRangeEnd w:id="125"/>
        <w:r w:rsidR="008C7E91" w:rsidRPr="005D27FF" w:rsidDel="005D27FF">
          <w:rPr>
            <w:rStyle w:val="CommentReference"/>
            <w:rFonts w:ascii="Times New Roman" w:eastAsia="Times New Roman" w:hAnsi="Times New Roman" w:cs="Times New Roman"/>
            <w:bCs/>
            <w:sz w:val="24"/>
            <w:szCs w:val="24"/>
          </w:rPr>
          <w:commentReference w:id="125"/>
        </w:r>
        <w:r w:rsidR="00255113" w:rsidRPr="005D27FF" w:rsidDel="005D27FF">
          <w:rPr>
            <w:rFonts w:ascii="Times New Roman" w:eastAsia="Times New Roman" w:hAnsi="Times New Roman" w:cs="Times New Roman"/>
            <w:bCs/>
            <w:sz w:val="24"/>
            <w:szCs w:val="24"/>
          </w:rPr>
          <w:delText>P</w:delText>
        </w:r>
        <w:r w:rsidRPr="005D27FF" w:rsidDel="005D27FF">
          <w:rPr>
            <w:rFonts w:ascii="Times New Roman" w:eastAsia="Times New Roman" w:hAnsi="Times New Roman" w:cs="Times New Roman"/>
            <w:bCs/>
            <w:sz w:val="24"/>
            <w:szCs w:val="24"/>
          </w:rPr>
          <w:delText>references can vary with environmental conditions, prior experience, and</w:delText>
        </w:r>
        <w:r w:rsidR="00255113" w:rsidRPr="005D27FF" w:rsidDel="005D27FF">
          <w:rPr>
            <w:rFonts w:ascii="Times New Roman" w:eastAsia="Times New Roman" w:hAnsi="Times New Roman" w:cs="Times New Roman"/>
            <w:bCs/>
            <w:sz w:val="24"/>
            <w:szCs w:val="24"/>
          </w:rPr>
          <w:delText xml:space="preserve"> other</w:delText>
        </w:r>
        <w:r w:rsidRPr="005D27FF" w:rsidDel="005D27FF">
          <w:rPr>
            <w:rFonts w:ascii="Times New Roman" w:eastAsia="Times New Roman" w:hAnsi="Times New Roman" w:cs="Times New Roman"/>
            <w:bCs/>
            <w:sz w:val="24"/>
            <w:szCs w:val="24"/>
          </w:rPr>
          <w:delText xml:space="preserve"> individual </w:delText>
        </w:r>
        <w:r w:rsidR="00255113" w:rsidRPr="005D27FF" w:rsidDel="005D27FF">
          <w:rPr>
            <w:rFonts w:ascii="Times New Roman" w:eastAsia="Times New Roman" w:hAnsi="Times New Roman" w:cs="Times New Roman"/>
            <w:bCs/>
            <w:sz w:val="24"/>
            <w:szCs w:val="24"/>
          </w:rPr>
          <w:delText xml:space="preserve">factors </w:delText>
        </w:r>
      </w:del>
      <w:del w:id="126" w:author="Siyu Wang" w:date="2026-03-17T01:06:00Z" w16du:dateUtc="2026-03-17T05:06:00Z">
        <w:r w:rsidRPr="005D27FF" w:rsidDel="00264AD1">
          <w:rPr>
            <w:rFonts w:ascii="Times New Roman" w:eastAsia="Times New Roman" w:hAnsi="Times New Roman" w:cs="Times New Roman"/>
            <w:bCs/>
            <w:sz w:val="24"/>
            <w:szCs w:val="24"/>
          </w:rPr>
          <w:delText>(</w:delText>
        </w:r>
        <w:r w:rsidR="00F9129A" w:rsidRPr="005D27FF" w:rsidDel="00264AD1">
          <w:rPr>
            <w:rFonts w:ascii="Times New Roman" w:eastAsia="Times New Roman" w:hAnsi="Times New Roman" w:cs="Times New Roman"/>
            <w:bCs/>
            <w:sz w:val="24"/>
            <w:szCs w:val="24"/>
          </w:rPr>
          <w:delText>4, 5, 6</w:delText>
        </w:r>
        <w:r w:rsidRPr="005D27FF" w:rsidDel="00264AD1">
          <w:rPr>
            <w:rFonts w:ascii="Times New Roman" w:eastAsia="Times New Roman" w:hAnsi="Times New Roman" w:cs="Times New Roman"/>
            <w:bCs/>
            <w:sz w:val="24"/>
            <w:szCs w:val="24"/>
          </w:rPr>
          <w:delText>)</w:delText>
        </w:r>
      </w:del>
      <w:del w:id="127" w:author="Siyu Wang" w:date="2026-03-13T18:06:00Z" w16du:dateUtc="2026-03-13T22:06:00Z">
        <w:r w:rsidRPr="00950F44" w:rsidDel="005D27FF">
          <w:rPr>
            <w:rFonts w:ascii="Times New Roman" w:eastAsia="Times New Roman" w:hAnsi="Times New Roman" w:cs="Times New Roman"/>
            <w:bCs/>
            <w:strike/>
            <w:sz w:val="24"/>
            <w:szCs w:val="24"/>
            <w:rPrChange w:id="128" w:author="Siyu Wang" w:date="2026-03-04T18:38:00Z" w16du:dateUtc="2026-03-04T23:38:00Z">
              <w:rPr>
                <w:rFonts w:ascii="Times New Roman" w:eastAsia="Times New Roman" w:hAnsi="Times New Roman" w:cs="Times New Roman"/>
                <w:bCs/>
                <w:sz w:val="24"/>
                <w:szCs w:val="24"/>
              </w:rPr>
            </w:rPrChange>
          </w:rPr>
          <w:delText>.</w:delText>
        </w:r>
      </w:del>
      <w:del w:id="129" w:author="Siyu Wang" w:date="2026-03-17T01:06:00Z" w16du:dateUtc="2026-03-17T05:06:00Z">
        <w:r w:rsidRPr="00C81301" w:rsidDel="00264AD1">
          <w:rPr>
            <w:rFonts w:ascii="Times New Roman" w:eastAsia="Times New Roman" w:hAnsi="Times New Roman" w:cs="Times New Roman"/>
            <w:bCs/>
            <w:sz w:val="24"/>
            <w:szCs w:val="24"/>
          </w:rPr>
          <w:delText xml:space="preserve"> </w:delText>
        </w:r>
      </w:del>
      <w:ins w:id="130" w:author="Siyu Wang" w:date="2026-03-13T18:14:00Z" w16du:dateUtc="2026-03-13T22:14:00Z">
        <w:r w:rsidR="009E3A4C" w:rsidRPr="00C81301">
          <w:rPr>
            <w:rFonts w:ascii="Times New Roman" w:eastAsia="Times New Roman" w:hAnsi="Times New Roman" w:cs="Times New Roman"/>
            <w:bCs/>
            <w:sz w:val="24"/>
            <w:szCs w:val="24"/>
          </w:rPr>
          <w:t xml:space="preserve">The </w:t>
        </w:r>
        <w:r w:rsidR="009E3A4C">
          <w:rPr>
            <w:rFonts w:ascii="Times New Roman" w:eastAsia="Times New Roman" w:hAnsi="Times New Roman" w:cs="Times New Roman"/>
            <w:bCs/>
            <w:sz w:val="24"/>
            <w:szCs w:val="24"/>
          </w:rPr>
          <w:t>dorsal lateral prefrontal cortex (</w:t>
        </w:r>
        <w:r w:rsidR="009E3A4C" w:rsidRPr="00C81301">
          <w:rPr>
            <w:rFonts w:ascii="Times New Roman" w:eastAsia="Times New Roman" w:hAnsi="Times New Roman" w:cs="Times New Roman"/>
            <w:bCs/>
            <w:sz w:val="24"/>
            <w:szCs w:val="24"/>
          </w:rPr>
          <w:t>dlPFC</w:t>
        </w:r>
        <w:r w:rsidR="009E3A4C">
          <w:rPr>
            <w:rFonts w:ascii="Times New Roman" w:eastAsia="Times New Roman" w:hAnsi="Times New Roman" w:cs="Times New Roman"/>
            <w:bCs/>
            <w:sz w:val="24"/>
            <w:szCs w:val="24"/>
          </w:rPr>
          <w:t>)</w:t>
        </w:r>
        <w:r w:rsidR="009E3A4C" w:rsidRPr="00C81301">
          <w:rPr>
            <w:rFonts w:ascii="Times New Roman" w:eastAsia="Times New Roman" w:hAnsi="Times New Roman" w:cs="Times New Roman"/>
            <w:bCs/>
            <w:sz w:val="24"/>
            <w:szCs w:val="24"/>
          </w:rPr>
          <w:t xml:space="preserve"> has been </w:t>
        </w:r>
        <w:r w:rsidR="009E3A4C">
          <w:rPr>
            <w:rFonts w:ascii="Times New Roman" w:eastAsia="Times New Roman" w:hAnsi="Times New Roman" w:cs="Times New Roman"/>
            <w:bCs/>
            <w:sz w:val="24"/>
            <w:szCs w:val="24"/>
          </w:rPr>
          <w:t>shown to</w:t>
        </w:r>
        <w:r w:rsidR="009E3A4C" w:rsidRPr="00C81301">
          <w:rPr>
            <w:rFonts w:ascii="Times New Roman" w:eastAsia="Times New Roman" w:hAnsi="Times New Roman" w:cs="Times New Roman"/>
            <w:bCs/>
            <w:sz w:val="24"/>
            <w:szCs w:val="24"/>
          </w:rPr>
          <w:t xml:space="preserve"> encod</w:t>
        </w:r>
        <w:r w:rsidR="009E3A4C">
          <w:rPr>
            <w:rFonts w:ascii="Times New Roman" w:eastAsia="Times New Roman" w:hAnsi="Times New Roman" w:cs="Times New Roman"/>
            <w:bCs/>
            <w:sz w:val="24"/>
            <w:szCs w:val="24"/>
          </w:rPr>
          <w:t>e</w:t>
        </w:r>
        <w:r w:rsidR="009E3A4C" w:rsidRPr="00C81301">
          <w:rPr>
            <w:rFonts w:ascii="Times New Roman" w:eastAsia="Times New Roman" w:hAnsi="Times New Roman" w:cs="Times New Roman"/>
            <w:bCs/>
            <w:sz w:val="24"/>
            <w:szCs w:val="24"/>
          </w:rPr>
          <w:t xml:space="preserve"> </w:t>
        </w:r>
        <w:r w:rsidR="009E3A4C">
          <w:rPr>
            <w:rFonts w:ascii="Times New Roman" w:eastAsia="Times New Roman" w:hAnsi="Times New Roman" w:cs="Times New Roman"/>
            <w:bCs/>
            <w:sz w:val="24"/>
            <w:szCs w:val="24"/>
          </w:rPr>
          <w:t xml:space="preserve">variables important for making temporal discounting calculations, namely </w:t>
        </w:r>
        <w:r w:rsidR="009E3A4C" w:rsidRPr="00C81301">
          <w:rPr>
            <w:rFonts w:ascii="Times New Roman" w:eastAsia="Times New Roman" w:hAnsi="Times New Roman" w:cs="Times New Roman"/>
            <w:bCs/>
            <w:sz w:val="24"/>
            <w:szCs w:val="24"/>
          </w:rPr>
          <w:t xml:space="preserve">reward </w:t>
        </w:r>
        <w:r w:rsidR="009E3A4C">
          <w:rPr>
            <w:rFonts w:ascii="Times New Roman" w:eastAsia="Times New Roman" w:hAnsi="Times New Roman" w:cs="Times New Roman"/>
            <w:bCs/>
            <w:sz w:val="24"/>
            <w:szCs w:val="24"/>
          </w:rPr>
          <w:t xml:space="preserve">size and </w:t>
        </w:r>
        <w:r w:rsidR="009E3A4C" w:rsidRPr="00C81301">
          <w:rPr>
            <w:rFonts w:ascii="Times New Roman" w:eastAsia="Times New Roman" w:hAnsi="Times New Roman" w:cs="Times New Roman"/>
            <w:bCs/>
            <w:sz w:val="24"/>
            <w:szCs w:val="24"/>
          </w:rPr>
          <w:t>delay</w:t>
        </w:r>
        <w:r w:rsidR="009E3A4C">
          <w:rPr>
            <w:rFonts w:ascii="Times New Roman" w:eastAsia="Times New Roman" w:hAnsi="Times New Roman" w:cs="Times New Roman"/>
            <w:bCs/>
            <w:sz w:val="24"/>
            <w:szCs w:val="24"/>
          </w:rPr>
          <w:t>, and has been suggested to support</w:t>
        </w:r>
        <w:r w:rsidR="009E3A4C" w:rsidRPr="00C81301">
          <w:rPr>
            <w:rFonts w:ascii="Times New Roman" w:eastAsia="Times New Roman" w:hAnsi="Times New Roman" w:cs="Times New Roman"/>
            <w:bCs/>
            <w:sz w:val="24"/>
            <w:szCs w:val="24"/>
          </w:rPr>
          <w:t xml:space="preserve"> temporally discounted value computations (13, 14). </w:t>
        </w:r>
        <w:r w:rsidR="009E3A4C" w:rsidRPr="00C81301">
          <w:rPr>
            <w:rFonts w:ascii="Times New Roman" w:hAnsi="Times New Roman" w:cs="Times New Roman"/>
            <w:bCs/>
            <w:sz w:val="24"/>
            <w:szCs w:val="24"/>
            <w:shd w:val="clear" w:color="auto" w:fill="FFFFFF"/>
          </w:rPr>
          <w:t>In</w:t>
        </w:r>
        <w:r w:rsidR="009E3A4C" w:rsidRPr="00C81301">
          <w:rPr>
            <w:rFonts w:ascii="Times New Roman" w:eastAsia="Times New Roman" w:hAnsi="Times New Roman" w:cs="Times New Roman"/>
            <w:bCs/>
            <w:sz w:val="24"/>
            <w:szCs w:val="24"/>
          </w:rPr>
          <w:t xml:space="preserve"> humans,</w:t>
        </w:r>
        <w:r w:rsidR="009E3A4C" w:rsidRPr="00C81301">
          <w:rPr>
            <w:rFonts w:ascii="Times New Roman" w:hAnsi="Times New Roman" w:cs="Times New Roman"/>
            <w:bCs/>
            <w:sz w:val="24"/>
            <w:szCs w:val="24"/>
            <w:shd w:val="clear" w:color="auto" w:fill="FFFFFF"/>
          </w:rPr>
          <w:t xml:space="preserve"> dlPFC activity is observed during intertemporal choice (15), and when learning actions that </w:t>
        </w:r>
        <w:r w:rsidR="009E3A4C">
          <w:rPr>
            <w:rFonts w:ascii="Times New Roman" w:hAnsi="Times New Roman" w:cs="Times New Roman"/>
            <w:bCs/>
            <w:sz w:val="24"/>
            <w:szCs w:val="24"/>
            <w:shd w:val="clear" w:color="auto" w:fill="FFFFFF"/>
          </w:rPr>
          <w:t>lead to</w:t>
        </w:r>
        <w:r w:rsidR="009E3A4C" w:rsidRPr="00C81301">
          <w:rPr>
            <w:rFonts w:ascii="Times New Roman" w:hAnsi="Times New Roman" w:cs="Times New Roman"/>
            <w:bCs/>
            <w:sz w:val="24"/>
            <w:szCs w:val="24"/>
            <w:shd w:val="clear" w:color="auto" w:fill="FFFFFF"/>
          </w:rPr>
          <w:t xml:space="preserve"> substantial future rewards despite minor immediate losses (16).</w:t>
        </w:r>
        <w:r w:rsidR="009E3A4C">
          <w:rPr>
            <w:rFonts w:ascii="Times New Roman" w:hAnsi="Times New Roman" w:cs="Times New Roman"/>
            <w:bCs/>
            <w:sz w:val="24"/>
            <w:szCs w:val="24"/>
            <w:shd w:val="clear" w:color="auto" w:fill="FFFFFF"/>
          </w:rPr>
          <w:t xml:space="preserve"> </w:t>
        </w:r>
      </w:ins>
      <w:ins w:id="131" w:author="Siyu Wang" w:date="2026-03-17T01:07:00Z" w16du:dateUtc="2026-03-17T05:07:00Z">
        <w:r w:rsidR="00C75B4C">
          <w:rPr>
            <w:rFonts w:ascii="Times New Roman" w:hAnsi="Times New Roman" w:cs="Times New Roman"/>
            <w:bCs/>
            <w:sz w:val="24"/>
            <w:szCs w:val="24"/>
            <w:shd w:val="clear" w:color="auto" w:fill="FFFFFF"/>
          </w:rPr>
          <w:t xml:space="preserve">However, it remains unclear whether the dlPFC coding of reward and time </w:t>
        </w:r>
      </w:ins>
      <w:ins w:id="132" w:author="Siyu Wang" w:date="2026-03-17T01:08:00Z" w16du:dateUtc="2026-03-17T05:08:00Z">
        <w:r w:rsidR="00C75B4C">
          <w:rPr>
            <w:rFonts w:ascii="Times New Roman" w:hAnsi="Times New Roman" w:cs="Times New Roman"/>
            <w:bCs/>
            <w:sz w:val="24"/>
            <w:szCs w:val="24"/>
            <w:shd w:val="clear" w:color="auto" w:fill="FFFFFF"/>
          </w:rPr>
          <w:t xml:space="preserve">is a universal temporal discounting process shared across individuals, or instead is dependent on the specific strategies used for </w:t>
        </w:r>
      </w:ins>
      <w:ins w:id="133" w:author="Siyu Wang" w:date="2026-03-13T20:39:00Z" w16du:dateUtc="2026-03-14T00:39:00Z">
        <w:r w:rsidR="008C7E91">
          <w:rPr>
            <w:rFonts w:ascii="Times New Roman" w:hAnsi="Times New Roman" w:cs="Times New Roman"/>
            <w:bCs/>
            <w:sz w:val="24"/>
            <w:szCs w:val="24"/>
            <w:shd w:val="clear" w:color="auto" w:fill="FFFFFF"/>
          </w:rPr>
          <w:t xml:space="preserve">computing discounted values. </w:t>
        </w:r>
      </w:ins>
      <w:moveToRangeStart w:id="134" w:author="Siyu Wang" w:date="2026-03-13T18:13:00Z" w:name="move224318033"/>
      <w:commentRangeStart w:id="135"/>
      <w:moveTo w:id="136" w:author="Siyu Wang" w:date="2026-03-13T18:13:00Z" w16du:dateUtc="2026-03-13T22:13:00Z">
        <w:del w:id="137" w:author="Siyu Wang" w:date="2026-03-13T19:43:00Z" w16du:dateUtc="2026-03-13T23:43:00Z">
          <w:r w:rsidR="009E3A4C" w:rsidDel="00F87D8C">
            <w:rPr>
              <w:rFonts w:ascii="Times New Roman" w:hAnsi="Times New Roman" w:cs="Times New Roman"/>
              <w:bCs/>
              <w:sz w:val="24"/>
              <w:szCs w:val="24"/>
              <w:shd w:val="clear" w:color="auto" w:fill="FFFFFF"/>
            </w:rPr>
            <w:delText>Although t</w:delText>
          </w:r>
        </w:del>
        <w:del w:id="138" w:author="Siyu Wang" w:date="2026-03-17T01:09:00Z" w16du:dateUtc="2026-03-17T05:09:00Z">
          <w:r w:rsidR="009E3A4C" w:rsidDel="001F39E5">
            <w:rPr>
              <w:rFonts w:ascii="Times New Roman" w:hAnsi="Times New Roman" w:cs="Times New Roman"/>
              <w:bCs/>
              <w:sz w:val="24"/>
              <w:szCs w:val="24"/>
              <w:shd w:val="clear" w:color="auto" w:fill="FFFFFF"/>
            </w:rPr>
            <w:delText xml:space="preserve">emporal discounting is often considered the result of general valuation process, </w:delText>
          </w:r>
        </w:del>
      </w:moveTo>
    </w:p>
    <w:p w14:paraId="6277566F" w14:textId="6ADC26E0" w:rsidR="009E3A4C" w:rsidDel="00425216" w:rsidRDefault="00425216" w:rsidP="00CF59A5">
      <w:pPr>
        <w:spacing w:after="0" w:line="480" w:lineRule="auto"/>
        <w:ind w:firstLine="360"/>
        <w:rPr>
          <w:del w:id="139" w:author="Siyu Wang" w:date="2026-03-13T19:10:00Z" w16du:dateUtc="2026-03-13T23:10:00Z"/>
          <w:moveTo w:id="140" w:author="Siyu Wang" w:date="2026-03-13T18:13:00Z" w16du:dateUtc="2026-03-13T22:13:00Z"/>
          <w:rFonts w:ascii="Times New Roman" w:eastAsia="Times New Roman" w:hAnsi="Times New Roman" w:cs="Times New Roman"/>
          <w:bCs/>
          <w:sz w:val="24"/>
          <w:szCs w:val="24"/>
        </w:rPr>
        <w:pPrChange w:id="141" w:author="Siyu Wang" w:date="2026-03-17T01:32:00Z" w16du:dateUtc="2026-03-17T05:32:00Z">
          <w:pPr>
            <w:spacing w:after="0" w:line="480" w:lineRule="auto"/>
            <w:ind w:firstLine="360"/>
          </w:pPr>
        </w:pPrChange>
      </w:pPr>
      <w:ins w:id="142" w:author="Siyu Wang" w:date="2026-03-13T19:10:00Z" w16du:dateUtc="2026-03-13T23:10:00Z">
        <w:r>
          <w:rPr>
            <w:rFonts w:ascii="Times New Roman" w:hAnsi="Times New Roman" w:cs="Times New Roman"/>
            <w:bCs/>
            <w:sz w:val="24"/>
            <w:szCs w:val="24"/>
            <w:shd w:val="clear" w:color="auto" w:fill="FFFFFF"/>
            <w:lang w:eastAsia="zh-CN"/>
          </w:rPr>
          <w:lastRenderedPageBreak/>
          <w:t xml:space="preserve">In this work, </w:t>
        </w:r>
      </w:ins>
      <w:ins w:id="143" w:author="Siyu Wang" w:date="2026-03-13T19:19:00Z" w16du:dateUtc="2026-03-13T23:19:00Z">
        <w:r w:rsidR="009E10F7">
          <w:rPr>
            <w:rFonts w:ascii="Times New Roman" w:hAnsi="Times New Roman" w:cs="Times New Roman"/>
            <w:bCs/>
            <w:sz w:val="24"/>
            <w:szCs w:val="24"/>
            <w:shd w:val="clear" w:color="auto" w:fill="FFFFFF"/>
            <w:lang w:eastAsia="zh-CN"/>
          </w:rPr>
          <w:t>we</w:t>
        </w:r>
      </w:ins>
      <w:ins w:id="144" w:author="Siyu Wang" w:date="2026-03-13T19:37:00Z" w16du:dateUtc="2026-03-13T23:37:00Z">
        <w:r w:rsidR="00F87D8C">
          <w:rPr>
            <w:rFonts w:ascii="Times New Roman" w:hAnsi="Times New Roman" w:cs="Times New Roman"/>
            <w:bCs/>
            <w:sz w:val="24"/>
            <w:szCs w:val="24"/>
            <w:shd w:val="clear" w:color="auto" w:fill="FFFFFF"/>
            <w:lang w:eastAsia="zh-CN"/>
          </w:rPr>
          <w:t xml:space="preserve"> </w:t>
        </w:r>
      </w:ins>
      <w:ins w:id="145" w:author="Siyu Wang" w:date="2026-03-17T01:32:00Z" w16du:dateUtc="2026-03-17T05:32:00Z">
        <w:r w:rsidR="00CF59A5">
          <w:rPr>
            <w:rFonts w:ascii="Times New Roman" w:hAnsi="Times New Roman" w:cs="Times New Roman"/>
            <w:bCs/>
            <w:sz w:val="24"/>
            <w:szCs w:val="24"/>
            <w:shd w:val="clear" w:color="auto" w:fill="FFFFFF"/>
            <w:lang w:eastAsia="zh-CN"/>
          </w:rPr>
          <w:t>trained two monkey to do</w:t>
        </w:r>
      </w:ins>
      <w:moveTo w:id="146" w:author="Siyu Wang" w:date="2026-03-13T18:13:00Z" w16du:dateUtc="2026-03-13T22:13:00Z">
        <w:del w:id="147" w:author="Siyu Wang" w:date="2026-03-13T19:10:00Z" w16du:dateUtc="2026-03-13T23:10:00Z">
          <w:r w:rsidR="009E3A4C" w:rsidDel="00425216">
            <w:rPr>
              <w:rFonts w:ascii="Times New Roman" w:hAnsi="Times New Roman" w:cs="Times New Roman"/>
              <w:bCs/>
              <w:sz w:val="24"/>
              <w:szCs w:val="24"/>
              <w:shd w:val="clear" w:color="auto" w:fill="FFFFFF"/>
            </w:rPr>
            <w:delText xml:space="preserve">the timing and the structure of available choices can influence how reward and delay are weighed. </w:delText>
          </w:r>
        </w:del>
      </w:moveTo>
    </w:p>
    <w:p w14:paraId="173BC87A" w14:textId="421BA96F" w:rsidR="009E3A4C" w:rsidRPr="006B3FBE" w:rsidDel="007F1538" w:rsidRDefault="009E3A4C" w:rsidP="00CF59A5">
      <w:pPr>
        <w:spacing w:after="0" w:line="480" w:lineRule="auto"/>
        <w:ind w:firstLine="360"/>
        <w:rPr>
          <w:del w:id="148" w:author="Siyu Wang" w:date="2026-03-17T01:34:00Z" w16du:dateUtc="2026-03-17T05:34:00Z"/>
          <w:moveTo w:id="149" w:author="Siyu Wang" w:date="2026-03-13T18:13:00Z" w16du:dateUtc="2026-03-13T22:13:00Z"/>
          <w:rFonts w:ascii="Times New Roman" w:eastAsia="Times New Roman" w:hAnsi="Times New Roman" w:cs="Times New Roman"/>
          <w:bCs/>
          <w:sz w:val="24"/>
          <w:szCs w:val="24"/>
        </w:rPr>
      </w:pPr>
      <w:moveTo w:id="150" w:author="Siyu Wang" w:date="2026-03-13T18:13:00Z" w16du:dateUtc="2026-03-13T22:13:00Z">
        <w:del w:id="151" w:author="Siyu Wang" w:date="2026-03-13T19:13:00Z" w16du:dateUtc="2026-03-13T23:13:00Z">
          <w:r w:rsidDel="00425216">
            <w:rPr>
              <w:rFonts w:ascii="Times New Roman" w:eastAsia="Times New Roman" w:hAnsi="Times New Roman" w:cs="Times New Roman"/>
              <w:bCs/>
              <w:sz w:val="24"/>
              <w:szCs w:val="24"/>
            </w:rPr>
            <w:delText xml:space="preserve">Based on this idea, we tested whether the time required to make a choice, including when the choice can be executed, can influence how subjects integrate reward and delay. </w:delText>
          </w:r>
        </w:del>
        <w:del w:id="152" w:author="Siyu Wang" w:date="2026-03-13T19:14:00Z" w16du:dateUtc="2026-03-13T23:14:00Z">
          <w:r w:rsidDel="00065FB3">
            <w:rPr>
              <w:rFonts w:ascii="Times New Roman" w:eastAsia="Times New Roman" w:hAnsi="Times New Roman" w:cs="Times New Roman"/>
              <w:bCs/>
              <w:sz w:val="24"/>
              <w:szCs w:val="24"/>
            </w:rPr>
            <w:delText>We used</w:delText>
          </w:r>
        </w:del>
        <w:r>
          <w:rPr>
            <w:rFonts w:ascii="Times New Roman" w:eastAsia="Times New Roman" w:hAnsi="Times New Roman" w:cs="Times New Roman"/>
            <w:bCs/>
            <w:sz w:val="24"/>
            <w:szCs w:val="24"/>
          </w:rPr>
          <w:t xml:space="preserve"> a two-step temporal discounting task in which </w:t>
        </w:r>
        <w:del w:id="153" w:author="Siyu Wang" w:date="2026-03-13T19:15:00Z" w16du:dateUtc="2026-03-13T23:15:00Z">
          <w:r w:rsidDel="00065FB3">
            <w:rPr>
              <w:rFonts w:ascii="Times New Roman" w:eastAsia="Times New Roman" w:hAnsi="Times New Roman" w:cs="Times New Roman"/>
              <w:bCs/>
              <w:sz w:val="24"/>
              <w:szCs w:val="24"/>
            </w:rPr>
            <w:delText>two monkeys were asked to</w:delText>
          </w:r>
        </w:del>
      </w:moveTo>
      <w:ins w:id="154" w:author="Siyu Wang" w:date="2026-03-13T19:15:00Z" w16du:dateUtc="2026-03-13T23:15:00Z">
        <w:r w:rsidR="00065FB3">
          <w:rPr>
            <w:rFonts w:ascii="Times New Roman" w:eastAsia="Times New Roman" w:hAnsi="Times New Roman" w:cs="Times New Roman"/>
            <w:bCs/>
            <w:sz w:val="24"/>
            <w:szCs w:val="24"/>
          </w:rPr>
          <w:t>they</w:t>
        </w:r>
      </w:ins>
      <w:moveTo w:id="155" w:author="Siyu Wang" w:date="2026-03-13T18:13:00Z" w16du:dateUtc="2026-03-13T22:13:00Z">
        <w:r>
          <w:rPr>
            <w:rFonts w:ascii="Times New Roman" w:eastAsia="Times New Roman" w:hAnsi="Times New Roman" w:cs="Times New Roman"/>
            <w:bCs/>
            <w:sz w:val="24"/>
            <w:szCs w:val="24"/>
          </w:rPr>
          <w:t xml:space="preserve"> cho</w:t>
        </w:r>
        <w:del w:id="156" w:author="Siyu Wang" w:date="2026-03-13T19:15:00Z" w16du:dateUtc="2026-03-13T23:15:00Z">
          <w:r w:rsidDel="00065FB3">
            <w:rPr>
              <w:rFonts w:ascii="Times New Roman" w:eastAsia="Times New Roman" w:hAnsi="Times New Roman" w:cs="Times New Roman"/>
              <w:bCs/>
              <w:sz w:val="24"/>
              <w:szCs w:val="24"/>
            </w:rPr>
            <w:delText>o</w:delText>
          </w:r>
        </w:del>
        <w:r>
          <w:rPr>
            <w:rFonts w:ascii="Times New Roman" w:eastAsia="Times New Roman" w:hAnsi="Times New Roman" w:cs="Times New Roman"/>
            <w:bCs/>
            <w:sz w:val="24"/>
            <w:szCs w:val="24"/>
          </w:rPr>
          <w:t xml:space="preserve">se between accepting or refusing a delayed reward offer. </w:t>
        </w:r>
        <w:r w:rsidRPr="006B3FBE">
          <w:rPr>
            <w:rFonts w:ascii="Times New Roman" w:eastAsia="Times New Roman" w:hAnsi="Times New Roman" w:cs="Times New Roman"/>
            <w:bCs/>
            <w:sz w:val="24"/>
            <w:szCs w:val="24"/>
          </w:rPr>
          <w:t xml:space="preserve">Crucially, to indicate an accept vs reject choice, monkeys had to release a </w:t>
        </w:r>
        <w:r>
          <w:rPr>
            <w:rFonts w:ascii="Times New Roman" w:eastAsia="Times New Roman" w:hAnsi="Times New Roman" w:cs="Times New Roman"/>
            <w:bCs/>
            <w:sz w:val="24"/>
            <w:szCs w:val="24"/>
          </w:rPr>
          <w:t>lever</w:t>
        </w:r>
        <w:r w:rsidRPr="006B3FBE">
          <w:rPr>
            <w:rFonts w:ascii="Times New Roman" w:eastAsia="Times New Roman" w:hAnsi="Times New Roman" w:cs="Times New Roman"/>
            <w:bCs/>
            <w:sz w:val="24"/>
            <w:szCs w:val="24"/>
          </w:rPr>
          <w:t xml:space="preserve"> at different times that were contingent on </w:t>
        </w:r>
      </w:moveTo>
      <w:ins w:id="157" w:author="Siyu Wang" w:date="2026-03-17T01:37:00Z" w16du:dateUtc="2026-03-17T05:37:00Z">
        <w:r w:rsidR="004267D0">
          <w:rPr>
            <w:rFonts w:ascii="Times New Roman" w:eastAsia="Times New Roman" w:hAnsi="Times New Roman" w:cs="Times New Roman"/>
            <w:bCs/>
            <w:sz w:val="24"/>
            <w:szCs w:val="24"/>
          </w:rPr>
          <w:t>a</w:t>
        </w:r>
      </w:ins>
      <w:ins w:id="158" w:author="Siyu Wang" w:date="2026-03-17T01:36:00Z" w16du:dateUtc="2026-03-17T05:36:00Z">
        <w:r w:rsidR="004267D0">
          <w:rPr>
            <w:rFonts w:ascii="Times New Roman" w:eastAsia="Times New Roman" w:hAnsi="Times New Roman" w:cs="Times New Roman"/>
            <w:bCs/>
            <w:sz w:val="24"/>
            <w:szCs w:val="24"/>
          </w:rPr>
          <w:t xml:space="preserve"> </w:t>
        </w:r>
      </w:ins>
      <w:moveTo w:id="159" w:author="Siyu Wang" w:date="2026-03-13T18:13:00Z" w16du:dateUtc="2026-03-13T22:13:00Z">
        <w:del w:id="160" w:author="Siyu Wang" w:date="2026-03-17T01:35:00Z" w16du:dateUtc="2026-03-17T05:35:00Z">
          <w:r w:rsidRPr="006B3FBE" w:rsidDel="004267D0">
            <w:rPr>
              <w:rFonts w:ascii="Times New Roman" w:eastAsia="Times New Roman" w:hAnsi="Times New Roman" w:cs="Times New Roman"/>
              <w:bCs/>
              <w:sz w:val="24"/>
              <w:szCs w:val="24"/>
            </w:rPr>
            <w:delText xml:space="preserve">a </w:delText>
          </w:r>
        </w:del>
        <w:r w:rsidRPr="006B3FBE">
          <w:rPr>
            <w:rFonts w:ascii="Times New Roman" w:eastAsia="Times New Roman" w:hAnsi="Times New Roman" w:cs="Times New Roman"/>
            <w:bCs/>
            <w:sz w:val="24"/>
            <w:szCs w:val="24"/>
          </w:rPr>
          <w:t xml:space="preserve">go signal. </w:t>
        </w:r>
      </w:moveTo>
      <w:ins w:id="161" w:author="Siyu Wang" w:date="2026-03-17T01:33:00Z" w16du:dateUtc="2026-03-17T05:33:00Z">
        <w:r w:rsidR="009D1DD8">
          <w:rPr>
            <w:rFonts w:ascii="Times New Roman" w:eastAsia="Times New Roman" w:hAnsi="Times New Roman" w:cs="Times New Roman"/>
            <w:bCs/>
            <w:sz w:val="24"/>
            <w:szCs w:val="24"/>
          </w:rPr>
          <w:t xml:space="preserve">The additional delay associated with different go signals in theory modifies the discounted value of the original delayed reward offer. </w:t>
        </w:r>
      </w:ins>
      <w:ins w:id="162" w:author="Siyu Wang" w:date="2026-03-17T01:34:00Z" w16du:dateUtc="2026-03-17T05:34:00Z">
        <w:r w:rsidR="007F1538">
          <w:rPr>
            <w:rFonts w:ascii="Times New Roman" w:eastAsia="Times New Roman" w:hAnsi="Times New Roman" w:cs="Times New Roman"/>
            <w:bCs/>
            <w:sz w:val="24"/>
            <w:szCs w:val="24"/>
          </w:rPr>
          <w:t>This allowed us to study</w:t>
        </w:r>
      </w:ins>
      <w:moveTo w:id="163" w:author="Siyu Wang" w:date="2026-03-13T18:13:00Z" w16du:dateUtc="2026-03-13T22:13:00Z">
        <w:del w:id="164" w:author="Siyu Wang" w:date="2026-03-17T01:33:00Z" w16du:dateUtc="2026-03-17T05:33:00Z">
          <w:r w:rsidRPr="006B3FBE" w:rsidDel="009D1DD8">
            <w:rPr>
              <w:rFonts w:ascii="Times New Roman" w:eastAsia="Times New Roman" w:hAnsi="Times New Roman" w:cs="Times New Roman"/>
              <w:bCs/>
              <w:sz w:val="24"/>
              <w:szCs w:val="24"/>
            </w:rPr>
            <w:delText xml:space="preserve"> </w:delText>
          </w:r>
        </w:del>
        <w:commentRangeEnd w:id="135"/>
        <w:r w:rsidR="008C7E91" w:rsidRPr="006B3FBE">
          <w:rPr>
            <w:rStyle w:val="CommentReference"/>
            <w:rFonts w:ascii="Times New Roman" w:eastAsia="Times New Roman" w:hAnsi="Times New Roman" w:cs="Times New Roman"/>
            <w:bCs/>
            <w:sz w:val="24"/>
            <w:szCs w:val="24"/>
          </w:rPr>
          <w:commentReference w:id="135"/>
        </w:r>
      </w:moveTo>
    </w:p>
    <w:moveToRangeEnd w:id="134"/>
    <w:p w14:paraId="6B6CFA3D" w14:textId="70DDEE07" w:rsidR="009E3A4C" w:rsidDel="009E3A4C" w:rsidRDefault="009E3A4C">
      <w:pPr>
        <w:spacing w:after="0" w:line="480" w:lineRule="auto"/>
        <w:rPr>
          <w:del w:id="165" w:author="Siyu Wang" w:date="2026-03-13T18:14:00Z" w16du:dateUtc="2026-03-13T22:14:00Z"/>
          <w:rFonts w:ascii="Times New Roman" w:eastAsia="Times New Roman" w:hAnsi="Times New Roman" w:cs="Times New Roman"/>
          <w:bCs/>
          <w:sz w:val="24"/>
          <w:szCs w:val="24"/>
        </w:rPr>
        <w:pPrChange w:id="166" w:author="Siyu Wang" w:date="2026-03-13T18:06:00Z" w16du:dateUtc="2026-03-13T22:06:00Z">
          <w:pPr>
            <w:spacing w:after="0" w:line="480" w:lineRule="auto"/>
            <w:ind w:firstLine="360"/>
          </w:pPr>
        </w:pPrChange>
      </w:pPr>
    </w:p>
    <w:p w14:paraId="4B4731A3" w14:textId="2E9E0B17" w:rsidR="00045B6E" w:rsidDel="00425216" w:rsidRDefault="0044568E" w:rsidP="00045B6E">
      <w:pPr>
        <w:spacing w:after="0" w:line="480" w:lineRule="auto"/>
        <w:ind w:firstLine="360"/>
        <w:rPr>
          <w:del w:id="167" w:author="Siyu Wang" w:date="2026-03-13T19:09:00Z" w16du:dateUtc="2026-03-13T23:09:00Z"/>
          <w:rFonts w:ascii="Times New Roman" w:hAnsi="Times New Roman" w:cs="Times New Roman"/>
          <w:bCs/>
          <w:sz w:val="24"/>
          <w:szCs w:val="24"/>
          <w:shd w:val="clear" w:color="auto" w:fill="FFFFFF"/>
        </w:rPr>
      </w:pPr>
      <w:del w:id="168" w:author="Siyu Wang" w:date="2026-03-13T18:14:00Z" w16du:dateUtc="2026-03-13T22:14:00Z">
        <w:r w:rsidRPr="00C81301" w:rsidDel="009E3A4C">
          <w:rPr>
            <w:rFonts w:ascii="Times New Roman" w:eastAsia="Times New Roman" w:hAnsi="Times New Roman" w:cs="Times New Roman"/>
            <w:bCs/>
            <w:sz w:val="24"/>
            <w:szCs w:val="24"/>
          </w:rPr>
          <w:delText xml:space="preserve">The </w:delText>
        </w:r>
        <w:r w:rsidDel="009E3A4C">
          <w:rPr>
            <w:rFonts w:ascii="Times New Roman" w:eastAsia="Times New Roman" w:hAnsi="Times New Roman" w:cs="Times New Roman"/>
            <w:bCs/>
            <w:sz w:val="24"/>
            <w:szCs w:val="24"/>
          </w:rPr>
          <w:delText>dorsal lateral prefrontal cortex (</w:delText>
        </w:r>
        <w:r w:rsidRPr="00C81301" w:rsidDel="009E3A4C">
          <w:rPr>
            <w:rFonts w:ascii="Times New Roman" w:eastAsia="Times New Roman" w:hAnsi="Times New Roman" w:cs="Times New Roman"/>
            <w:bCs/>
            <w:sz w:val="24"/>
            <w:szCs w:val="24"/>
          </w:rPr>
          <w:delText>dlPFC</w:delText>
        </w:r>
        <w:r w:rsidDel="009E3A4C">
          <w:rPr>
            <w:rFonts w:ascii="Times New Roman" w:eastAsia="Times New Roman" w:hAnsi="Times New Roman" w:cs="Times New Roman"/>
            <w:bCs/>
            <w:sz w:val="24"/>
            <w:szCs w:val="24"/>
          </w:rPr>
          <w:delText>)</w:delText>
        </w:r>
        <w:r w:rsidRPr="00C81301" w:rsidDel="009E3A4C">
          <w:rPr>
            <w:rFonts w:ascii="Times New Roman" w:eastAsia="Times New Roman" w:hAnsi="Times New Roman" w:cs="Times New Roman"/>
            <w:bCs/>
            <w:sz w:val="24"/>
            <w:szCs w:val="24"/>
          </w:rPr>
          <w:delText xml:space="preserve"> has been </w:delText>
        </w:r>
        <w:r w:rsidR="00C06EBF" w:rsidDel="009E3A4C">
          <w:rPr>
            <w:rFonts w:ascii="Times New Roman" w:eastAsia="Times New Roman" w:hAnsi="Times New Roman" w:cs="Times New Roman"/>
            <w:bCs/>
            <w:sz w:val="24"/>
            <w:szCs w:val="24"/>
          </w:rPr>
          <w:delText>shown to</w:delText>
        </w:r>
        <w:r w:rsidRPr="00C81301" w:rsidDel="009E3A4C">
          <w:rPr>
            <w:rFonts w:ascii="Times New Roman" w:eastAsia="Times New Roman" w:hAnsi="Times New Roman" w:cs="Times New Roman"/>
            <w:bCs/>
            <w:sz w:val="24"/>
            <w:szCs w:val="24"/>
          </w:rPr>
          <w:delText xml:space="preserve"> encod</w:delText>
        </w:r>
        <w:r w:rsidR="0094093D" w:rsidDel="009E3A4C">
          <w:rPr>
            <w:rFonts w:ascii="Times New Roman" w:eastAsia="Times New Roman" w:hAnsi="Times New Roman" w:cs="Times New Roman"/>
            <w:bCs/>
            <w:sz w:val="24"/>
            <w:szCs w:val="24"/>
          </w:rPr>
          <w:delText>e</w:delText>
        </w:r>
        <w:r w:rsidRPr="00C81301" w:rsidDel="009E3A4C">
          <w:rPr>
            <w:rFonts w:ascii="Times New Roman" w:eastAsia="Times New Roman" w:hAnsi="Times New Roman" w:cs="Times New Roman"/>
            <w:bCs/>
            <w:sz w:val="24"/>
            <w:szCs w:val="24"/>
          </w:rPr>
          <w:delText xml:space="preserve"> </w:delText>
        </w:r>
        <w:r w:rsidR="00C06EBF" w:rsidDel="009E3A4C">
          <w:rPr>
            <w:rFonts w:ascii="Times New Roman" w:eastAsia="Times New Roman" w:hAnsi="Times New Roman" w:cs="Times New Roman"/>
            <w:bCs/>
            <w:sz w:val="24"/>
            <w:szCs w:val="24"/>
          </w:rPr>
          <w:delText>variables important for making temporal discounting calculations</w:delText>
        </w:r>
      </w:del>
      <w:del w:id="169" w:author="Siyu Wang" w:date="2026-03-13T18:06:00Z" w16du:dateUtc="2026-03-13T22:06:00Z">
        <w:r w:rsidR="00C06EBF" w:rsidDel="005D27FF">
          <w:rPr>
            <w:rFonts w:ascii="Times New Roman" w:eastAsia="Times New Roman" w:hAnsi="Times New Roman" w:cs="Times New Roman"/>
            <w:bCs/>
            <w:sz w:val="24"/>
            <w:szCs w:val="24"/>
          </w:rPr>
          <w:delText xml:space="preserve"> such as </w:delText>
        </w:r>
      </w:del>
      <w:del w:id="170" w:author="Siyu Wang" w:date="2026-03-13T18:14:00Z" w16du:dateUtc="2026-03-13T22:14:00Z">
        <w:r w:rsidRPr="00C81301" w:rsidDel="009E3A4C">
          <w:rPr>
            <w:rFonts w:ascii="Times New Roman" w:eastAsia="Times New Roman" w:hAnsi="Times New Roman" w:cs="Times New Roman"/>
            <w:bCs/>
            <w:sz w:val="24"/>
            <w:szCs w:val="24"/>
          </w:rPr>
          <w:delText xml:space="preserve">reward </w:delText>
        </w:r>
      </w:del>
      <w:del w:id="171" w:author="Siyu Wang" w:date="2026-03-13T18:07:00Z" w16du:dateUtc="2026-03-13T22:07:00Z">
        <w:r w:rsidRPr="00C81301" w:rsidDel="005D27FF">
          <w:rPr>
            <w:rFonts w:ascii="Times New Roman" w:eastAsia="Times New Roman" w:hAnsi="Times New Roman" w:cs="Times New Roman"/>
            <w:bCs/>
            <w:sz w:val="24"/>
            <w:szCs w:val="24"/>
          </w:rPr>
          <w:delText>magnitude</w:delText>
        </w:r>
        <w:r w:rsidR="00C06EBF" w:rsidDel="005D27FF">
          <w:rPr>
            <w:rFonts w:ascii="Times New Roman" w:eastAsia="Times New Roman" w:hAnsi="Times New Roman" w:cs="Times New Roman"/>
            <w:bCs/>
            <w:sz w:val="24"/>
            <w:szCs w:val="24"/>
          </w:rPr>
          <w:delText xml:space="preserve"> </w:delText>
        </w:r>
      </w:del>
      <w:del w:id="172" w:author="Siyu Wang" w:date="2026-03-13T18:14:00Z" w16du:dateUtc="2026-03-13T22:14:00Z">
        <w:r w:rsidR="00C06EBF" w:rsidDel="009E3A4C">
          <w:rPr>
            <w:rFonts w:ascii="Times New Roman" w:eastAsia="Times New Roman" w:hAnsi="Times New Roman" w:cs="Times New Roman"/>
            <w:bCs/>
            <w:sz w:val="24"/>
            <w:szCs w:val="24"/>
          </w:rPr>
          <w:delText xml:space="preserve">and </w:delText>
        </w:r>
        <w:r w:rsidRPr="00C81301" w:rsidDel="009E3A4C">
          <w:rPr>
            <w:rFonts w:ascii="Times New Roman" w:eastAsia="Times New Roman" w:hAnsi="Times New Roman" w:cs="Times New Roman"/>
            <w:bCs/>
            <w:sz w:val="24"/>
            <w:szCs w:val="24"/>
          </w:rPr>
          <w:delText>delay</w:delText>
        </w:r>
      </w:del>
      <w:del w:id="173" w:author="Siyu Wang" w:date="2026-03-13T18:07:00Z" w16du:dateUtc="2026-03-13T22:07:00Z">
        <w:r w:rsidR="00C06EBF" w:rsidDel="005D27FF">
          <w:rPr>
            <w:rFonts w:ascii="Times New Roman" w:eastAsia="Times New Roman" w:hAnsi="Times New Roman" w:cs="Times New Roman"/>
            <w:bCs/>
            <w:sz w:val="24"/>
            <w:szCs w:val="24"/>
          </w:rPr>
          <w:delText xml:space="preserve">, </w:delText>
        </w:r>
      </w:del>
      <w:del w:id="174" w:author="Siyu Wang" w:date="2026-03-13T18:14:00Z" w16du:dateUtc="2026-03-13T22:14:00Z">
        <w:r w:rsidR="00C06EBF" w:rsidDel="009E3A4C">
          <w:rPr>
            <w:rFonts w:ascii="Times New Roman" w:eastAsia="Times New Roman" w:hAnsi="Times New Roman" w:cs="Times New Roman"/>
            <w:bCs/>
            <w:sz w:val="24"/>
            <w:szCs w:val="24"/>
          </w:rPr>
          <w:delText>and has been suggested to support</w:delText>
        </w:r>
        <w:r w:rsidRPr="00C81301" w:rsidDel="009E3A4C">
          <w:rPr>
            <w:rFonts w:ascii="Times New Roman" w:eastAsia="Times New Roman" w:hAnsi="Times New Roman" w:cs="Times New Roman"/>
            <w:bCs/>
            <w:sz w:val="24"/>
            <w:szCs w:val="24"/>
          </w:rPr>
          <w:delText xml:space="preserve"> temporally discounted value computations (13, 14). </w:delText>
        </w:r>
        <w:r w:rsidRPr="00C81301" w:rsidDel="009E3A4C">
          <w:rPr>
            <w:rFonts w:ascii="Times New Roman" w:hAnsi="Times New Roman" w:cs="Times New Roman"/>
            <w:bCs/>
            <w:sz w:val="24"/>
            <w:szCs w:val="24"/>
            <w:shd w:val="clear" w:color="auto" w:fill="FFFFFF"/>
          </w:rPr>
          <w:delText>In</w:delText>
        </w:r>
        <w:r w:rsidRPr="00C81301" w:rsidDel="009E3A4C">
          <w:rPr>
            <w:rFonts w:ascii="Times New Roman" w:eastAsia="Times New Roman" w:hAnsi="Times New Roman" w:cs="Times New Roman"/>
            <w:bCs/>
            <w:sz w:val="24"/>
            <w:szCs w:val="24"/>
          </w:rPr>
          <w:delText xml:space="preserve"> humans,</w:delText>
        </w:r>
        <w:r w:rsidRPr="00C81301" w:rsidDel="009E3A4C">
          <w:rPr>
            <w:rFonts w:ascii="Times New Roman" w:hAnsi="Times New Roman" w:cs="Times New Roman"/>
            <w:bCs/>
            <w:sz w:val="24"/>
            <w:szCs w:val="24"/>
            <w:shd w:val="clear" w:color="auto" w:fill="FFFFFF"/>
          </w:rPr>
          <w:delText xml:space="preserve"> dlPFC activity is observed during intertemporal choice (15), and when learning actions that </w:delText>
        </w:r>
        <w:r w:rsidR="0094093D" w:rsidDel="009E3A4C">
          <w:rPr>
            <w:rFonts w:ascii="Times New Roman" w:hAnsi="Times New Roman" w:cs="Times New Roman"/>
            <w:bCs/>
            <w:sz w:val="24"/>
            <w:szCs w:val="24"/>
            <w:shd w:val="clear" w:color="auto" w:fill="FFFFFF"/>
          </w:rPr>
          <w:delText>lead to</w:delText>
        </w:r>
        <w:r w:rsidRPr="00C81301" w:rsidDel="009E3A4C">
          <w:rPr>
            <w:rFonts w:ascii="Times New Roman" w:hAnsi="Times New Roman" w:cs="Times New Roman"/>
            <w:bCs/>
            <w:sz w:val="24"/>
            <w:szCs w:val="24"/>
            <w:shd w:val="clear" w:color="auto" w:fill="FFFFFF"/>
          </w:rPr>
          <w:delText xml:space="preserve"> substantial future rewards despite minor immediate losses (16).</w:delText>
        </w:r>
        <w:r w:rsidR="00960438" w:rsidDel="009E3A4C">
          <w:rPr>
            <w:rFonts w:ascii="Times New Roman" w:hAnsi="Times New Roman" w:cs="Times New Roman"/>
            <w:bCs/>
            <w:sz w:val="24"/>
            <w:szCs w:val="24"/>
            <w:shd w:val="clear" w:color="auto" w:fill="FFFFFF"/>
          </w:rPr>
          <w:delText xml:space="preserve"> </w:delText>
        </w:r>
      </w:del>
      <w:del w:id="175" w:author="Siyu Wang" w:date="2026-03-13T18:11:00Z" w16du:dateUtc="2026-03-13T22:11:00Z">
        <w:r w:rsidR="00960438" w:rsidDel="00E911FD">
          <w:rPr>
            <w:rFonts w:ascii="Times New Roman" w:hAnsi="Times New Roman" w:cs="Times New Roman"/>
            <w:bCs/>
            <w:sz w:val="24"/>
            <w:szCs w:val="24"/>
            <w:shd w:val="clear" w:color="auto" w:fill="FFFFFF"/>
          </w:rPr>
          <w:delText xml:space="preserve">However, </w:delText>
        </w:r>
      </w:del>
      <w:del w:id="176" w:author="Siyu Wang" w:date="2026-03-04T18:36:00Z" w16du:dateUtc="2026-03-04T23:36:00Z">
        <w:r w:rsidR="00960438" w:rsidDel="003C7364">
          <w:rPr>
            <w:rFonts w:ascii="Times New Roman" w:hAnsi="Times New Roman" w:cs="Times New Roman"/>
            <w:bCs/>
            <w:sz w:val="24"/>
            <w:szCs w:val="24"/>
            <w:shd w:val="clear" w:color="auto" w:fill="FFFFFF"/>
          </w:rPr>
          <w:delText xml:space="preserve">it remains unclear whether dlPFC neurons reflect a universal encoding of reward, time and discounted value, or </w:delText>
        </w:r>
        <w:r w:rsidR="0094093D" w:rsidDel="003C7364">
          <w:rPr>
            <w:rFonts w:ascii="Times New Roman" w:hAnsi="Times New Roman" w:cs="Times New Roman"/>
            <w:bCs/>
            <w:sz w:val="24"/>
            <w:szCs w:val="24"/>
            <w:shd w:val="clear" w:color="auto" w:fill="FFFFFF"/>
          </w:rPr>
          <w:delText xml:space="preserve">instead </w:delText>
        </w:r>
        <w:r w:rsidR="00960438" w:rsidDel="003C7364">
          <w:rPr>
            <w:rFonts w:ascii="Times New Roman" w:hAnsi="Times New Roman" w:cs="Times New Roman"/>
            <w:bCs/>
            <w:sz w:val="24"/>
            <w:szCs w:val="24"/>
            <w:shd w:val="clear" w:color="auto" w:fill="FFFFFF"/>
          </w:rPr>
          <w:delText xml:space="preserve">shows a strategy-dependent coding linked to individual differences in temporal discounting behavior. </w:delText>
        </w:r>
      </w:del>
    </w:p>
    <w:p w14:paraId="0015BD2E" w14:textId="2C677885" w:rsidR="00FB2C56" w:rsidDel="007F1538" w:rsidRDefault="00FB2C56" w:rsidP="00045B6E">
      <w:pPr>
        <w:spacing w:after="0" w:line="480" w:lineRule="auto"/>
        <w:ind w:firstLine="360"/>
        <w:rPr>
          <w:del w:id="177" w:author="Siyu Wang" w:date="2026-03-17T01:34:00Z" w16du:dateUtc="2026-03-17T05:34:00Z"/>
          <w:moveFrom w:id="178" w:author="Siyu Wang" w:date="2026-03-13T18:13:00Z" w16du:dateUtc="2026-03-13T22:13:00Z"/>
          <w:rFonts w:ascii="Times New Roman" w:eastAsia="Times New Roman" w:hAnsi="Times New Roman" w:cs="Times New Roman"/>
          <w:bCs/>
          <w:sz w:val="24"/>
          <w:szCs w:val="24"/>
        </w:rPr>
      </w:pPr>
      <w:moveFromRangeStart w:id="179" w:author="Siyu Wang" w:date="2026-03-13T18:13:00Z" w:name="move224318033"/>
      <w:commentRangeStart w:id="180"/>
      <w:moveFrom w:id="181" w:author="Siyu Wang" w:date="2026-03-13T18:13:00Z" w16du:dateUtc="2026-03-13T22:13:00Z">
        <w:del w:id="182" w:author="Siyu Wang" w:date="2026-03-17T01:34:00Z" w16du:dateUtc="2026-03-17T05:34:00Z">
          <w:r w:rsidDel="007F1538">
            <w:rPr>
              <w:rFonts w:ascii="Times New Roman" w:hAnsi="Times New Roman" w:cs="Times New Roman"/>
              <w:bCs/>
              <w:sz w:val="24"/>
              <w:szCs w:val="24"/>
              <w:shd w:val="clear" w:color="auto" w:fill="FFFFFF"/>
            </w:rPr>
            <w:delText xml:space="preserve">Although temporal discounting is often considered the result of general valuation process, the timing and the structure of available choices can influence how reward and delay are weighed. </w:delText>
          </w:r>
        </w:del>
      </w:moveFrom>
    </w:p>
    <w:p w14:paraId="3D15A5E4" w14:textId="7354288E" w:rsidR="006B3FBE" w:rsidRPr="006B3FBE" w:rsidDel="007F1538" w:rsidRDefault="00FB2C56" w:rsidP="006B3FBE">
      <w:pPr>
        <w:spacing w:after="0" w:line="480" w:lineRule="auto"/>
        <w:ind w:firstLine="360"/>
        <w:rPr>
          <w:del w:id="183" w:author="Siyu Wang" w:date="2026-03-17T01:34:00Z" w16du:dateUtc="2026-03-17T05:34:00Z"/>
          <w:moveFrom w:id="184" w:author="Siyu Wang" w:date="2026-03-13T18:13:00Z" w16du:dateUtc="2026-03-13T22:13:00Z"/>
          <w:rFonts w:ascii="Times New Roman" w:eastAsia="Times New Roman" w:hAnsi="Times New Roman" w:cs="Times New Roman"/>
          <w:bCs/>
          <w:sz w:val="24"/>
          <w:szCs w:val="24"/>
        </w:rPr>
      </w:pPr>
      <w:moveFrom w:id="185" w:author="Siyu Wang" w:date="2026-03-13T18:13:00Z" w16du:dateUtc="2026-03-13T22:13:00Z">
        <w:del w:id="186" w:author="Siyu Wang" w:date="2026-03-17T01:34:00Z" w16du:dateUtc="2026-03-17T05:34:00Z">
          <w:r w:rsidDel="007F1538">
            <w:rPr>
              <w:rFonts w:ascii="Times New Roman" w:eastAsia="Times New Roman" w:hAnsi="Times New Roman" w:cs="Times New Roman"/>
              <w:bCs/>
              <w:sz w:val="24"/>
              <w:szCs w:val="24"/>
            </w:rPr>
            <w:delText xml:space="preserve">Based on this idea, </w:delText>
          </w:r>
          <w:r w:rsidR="002F5BC8" w:rsidDel="007F1538">
            <w:rPr>
              <w:rFonts w:ascii="Times New Roman" w:eastAsia="Times New Roman" w:hAnsi="Times New Roman" w:cs="Times New Roman"/>
              <w:bCs/>
              <w:sz w:val="24"/>
              <w:szCs w:val="24"/>
            </w:rPr>
            <w:delText>we tested</w:delText>
          </w:r>
          <w:r w:rsidR="00451279" w:rsidDel="007F1538">
            <w:rPr>
              <w:rFonts w:ascii="Times New Roman" w:eastAsia="Times New Roman" w:hAnsi="Times New Roman" w:cs="Times New Roman"/>
              <w:bCs/>
              <w:sz w:val="24"/>
              <w:szCs w:val="24"/>
            </w:rPr>
            <w:delText xml:space="preserve"> whether</w:delText>
          </w:r>
          <w:r w:rsidDel="007F1538">
            <w:rPr>
              <w:rFonts w:ascii="Times New Roman" w:eastAsia="Times New Roman" w:hAnsi="Times New Roman" w:cs="Times New Roman"/>
              <w:bCs/>
              <w:sz w:val="24"/>
              <w:szCs w:val="24"/>
            </w:rPr>
            <w:delText xml:space="preserve"> the time required to make a choice, including when the choice can be executed, can influence how subjects integrate reward and delay. </w:delText>
          </w:r>
          <w:r w:rsidR="00451279" w:rsidDel="007F1538">
            <w:rPr>
              <w:rFonts w:ascii="Times New Roman" w:eastAsia="Times New Roman" w:hAnsi="Times New Roman" w:cs="Times New Roman"/>
              <w:bCs/>
              <w:sz w:val="24"/>
              <w:szCs w:val="24"/>
            </w:rPr>
            <w:delText>W</w:delText>
          </w:r>
          <w:r w:rsidDel="007F1538">
            <w:rPr>
              <w:rFonts w:ascii="Times New Roman" w:eastAsia="Times New Roman" w:hAnsi="Times New Roman" w:cs="Times New Roman"/>
              <w:bCs/>
              <w:sz w:val="24"/>
              <w:szCs w:val="24"/>
            </w:rPr>
            <w:delText xml:space="preserve">e </w:delText>
          </w:r>
          <w:r w:rsidR="00231FB2" w:rsidDel="007F1538">
            <w:rPr>
              <w:rFonts w:ascii="Times New Roman" w:eastAsia="Times New Roman" w:hAnsi="Times New Roman" w:cs="Times New Roman"/>
              <w:bCs/>
              <w:sz w:val="24"/>
              <w:szCs w:val="24"/>
            </w:rPr>
            <w:delText>used a</w:delText>
          </w:r>
          <w:r w:rsidDel="007F1538">
            <w:rPr>
              <w:rFonts w:ascii="Times New Roman" w:eastAsia="Times New Roman" w:hAnsi="Times New Roman" w:cs="Times New Roman"/>
              <w:bCs/>
              <w:sz w:val="24"/>
              <w:szCs w:val="24"/>
            </w:rPr>
            <w:delText xml:space="preserve"> two-step temporal discounting task in which two monkeys were asked to choose </w:delText>
          </w:r>
          <w:r w:rsidR="006B3FBE" w:rsidDel="007F1538">
            <w:rPr>
              <w:rFonts w:ascii="Times New Roman" w:eastAsia="Times New Roman" w:hAnsi="Times New Roman" w:cs="Times New Roman"/>
              <w:bCs/>
              <w:sz w:val="24"/>
              <w:szCs w:val="24"/>
            </w:rPr>
            <w:delText xml:space="preserve">between accepting or refusing a delayed reward offer. </w:delText>
          </w:r>
          <w:r w:rsidR="006B3FBE" w:rsidRPr="006B3FBE" w:rsidDel="007F1538">
            <w:rPr>
              <w:rFonts w:ascii="Times New Roman" w:eastAsia="Times New Roman" w:hAnsi="Times New Roman" w:cs="Times New Roman"/>
              <w:bCs/>
              <w:sz w:val="24"/>
              <w:szCs w:val="24"/>
            </w:rPr>
            <w:delText xml:space="preserve">Crucially, to indicate an accept vs reject choice, monkeys had to release a </w:delText>
          </w:r>
          <w:r w:rsidR="00231FB2" w:rsidDel="007F1538">
            <w:rPr>
              <w:rFonts w:ascii="Times New Roman" w:eastAsia="Times New Roman" w:hAnsi="Times New Roman" w:cs="Times New Roman"/>
              <w:bCs/>
              <w:sz w:val="24"/>
              <w:szCs w:val="24"/>
            </w:rPr>
            <w:delText>lever</w:delText>
          </w:r>
          <w:r w:rsidR="00231FB2" w:rsidRPr="006B3FBE" w:rsidDel="007F1538">
            <w:rPr>
              <w:rFonts w:ascii="Times New Roman" w:eastAsia="Times New Roman" w:hAnsi="Times New Roman" w:cs="Times New Roman"/>
              <w:bCs/>
              <w:sz w:val="24"/>
              <w:szCs w:val="24"/>
            </w:rPr>
            <w:delText xml:space="preserve"> </w:delText>
          </w:r>
          <w:r w:rsidR="006B3FBE" w:rsidRPr="006B3FBE" w:rsidDel="007F1538">
            <w:rPr>
              <w:rFonts w:ascii="Times New Roman" w:eastAsia="Times New Roman" w:hAnsi="Times New Roman" w:cs="Times New Roman"/>
              <w:bCs/>
              <w:sz w:val="24"/>
              <w:szCs w:val="24"/>
            </w:rPr>
            <w:delText xml:space="preserve">at different times that were contingent on a go signal.  </w:delText>
          </w:r>
          <w:commentRangeEnd w:id="180"/>
          <w:r w:rsidR="006B3FBE" w:rsidRPr="006B3FBE" w:rsidDel="007F1538">
            <w:rPr>
              <w:rStyle w:val="CommentReference"/>
              <w:rFonts w:ascii="Times New Roman" w:eastAsia="Times New Roman" w:hAnsi="Times New Roman" w:cs="Times New Roman"/>
              <w:bCs/>
              <w:sz w:val="24"/>
              <w:szCs w:val="24"/>
            </w:rPr>
            <w:commentReference w:id="180"/>
          </w:r>
        </w:del>
      </w:moveFrom>
    </w:p>
    <w:moveFromRangeEnd w:id="179"/>
    <w:p w14:paraId="12C588B6" w14:textId="31D7974F" w:rsidR="00580719" w:rsidRPr="00C81301" w:rsidDel="006D12AB" w:rsidRDefault="006B3FBE" w:rsidP="006D12AB">
      <w:pPr>
        <w:spacing w:after="0" w:line="480" w:lineRule="auto"/>
        <w:ind w:firstLine="360"/>
        <w:rPr>
          <w:del w:id="187" w:author="Siyu Wang" w:date="2026-03-17T01:42:00Z" w16du:dateUtc="2026-03-17T05:42:00Z"/>
          <w:rFonts w:ascii="Times New Roman" w:eastAsia="Times New Roman" w:hAnsi="Times New Roman" w:cs="Times New Roman"/>
          <w:bCs/>
          <w:sz w:val="24"/>
          <w:szCs w:val="24"/>
        </w:rPr>
        <w:pPrChange w:id="188" w:author="Siyu Wang" w:date="2026-03-17T01:42:00Z" w16du:dateUtc="2026-03-17T05:42:00Z">
          <w:pPr>
            <w:spacing w:after="0" w:line="480" w:lineRule="auto"/>
          </w:pPr>
        </w:pPrChange>
      </w:pPr>
      <w:del w:id="189" w:author="Siyu Wang" w:date="2026-03-17T01:34:00Z" w16du:dateUtc="2026-03-17T05:34:00Z">
        <w:r w:rsidDel="007F1538">
          <w:rPr>
            <w:rFonts w:ascii="Times New Roman" w:eastAsia="Times New Roman" w:hAnsi="Times New Roman" w:cs="Times New Roman"/>
            <w:bCs/>
            <w:sz w:val="24"/>
            <w:szCs w:val="24"/>
          </w:rPr>
          <w:delText>In our task</w:delText>
        </w:r>
        <w:r w:rsidR="002F5BC8" w:rsidDel="007F1538">
          <w:rPr>
            <w:rFonts w:ascii="Times New Roman" w:eastAsia="Times New Roman" w:hAnsi="Times New Roman" w:cs="Times New Roman"/>
            <w:bCs/>
            <w:sz w:val="24"/>
            <w:szCs w:val="24"/>
          </w:rPr>
          <w:delText>,</w:delText>
        </w:r>
        <w:r w:rsidDel="007F1538">
          <w:rPr>
            <w:rFonts w:ascii="Times New Roman" w:eastAsia="Times New Roman" w:hAnsi="Times New Roman" w:cs="Times New Roman"/>
            <w:bCs/>
            <w:sz w:val="24"/>
            <w:szCs w:val="24"/>
          </w:rPr>
          <w:delText xml:space="preserve"> </w:delText>
        </w:r>
        <w:r w:rsidR="00A104C1" w:rsidDel="007F1538">
          <w:rPr>
            <w:rFonts w:ascii="Times New Roman" w:eastAsia="Times New Roman" w:hAnsi="Times New Roman" w:cs="Times New Roman"/>
            <w:bCs/>
            <w:sz w:val="24"/>
            <w:szCs w:val="24"/>
          </w:rPr>
          <w:delText xml:space="preserve">the initial </w:delText>
        </w:r>
        <w:r w:rsidR="00451279" w:rsidDel="007F1538">
          <w:rPr>
            <w:rFonts w:ascii="Times New Roman" w:eastAsia="Times New Roman" w:hAnsi="Times New Roman" w:cs="Times New Roman"/>
            <w:bCs/>
            <w:sz w:val="24"/>
            <w:szCs w:val="24"/>
          </w:rPr>
          <w:delText xml:space="preserve">presentation of a </w:delText>
        </w:r>
        <w:r w:rsidR="00A97923" w:rsidRPr="00C81301" w:rsidDel="007F1538">
          <w:rPr>
            <w:rFonts w:ascii="Times New Roman" w:eastAsia="Times New Roman" w:hAnsi="Times New Roman" w:cs="Times New Roman"/>
            <w:bCs/>
            <w:sz w:val="24"/>
            <w:szCs w:val="24"/>
          </w:rPr>
          <w:delText xml:space="preserve">visual cue </w:delText>
        </w:r>
        <w:r w:rsidR="002F5BC8" w:rsidDel="007F1538">
          <w:rPr>
            <w:rFonts w:ascii="Times New Roman" w:eastAsia="Times New Roman" w:hAnsi="Times New Roman" w:cs="Times New Roman"/>
            <w:bCs/>
            <w:sz w:val="24"/>
            <w:szCs w:val="24"/>
          </w:rPr>
          <w:delText>indicated</w:delText>
        </w:r>
        <w:r w:rsidR="002F5BC8" w:rsidRPr="00C81301" w:rsidDel="007F1538">
          <w:rPr>
            <w:rFonts w:ascii="Times New Roman" w:eastAsia="Times New Roman" w:hAnsi="Times New Roman" w:cs="Times New Roman"/>
            <w:bCs/>
            <w:sz w:val="24"/>
            <w:szCs w:val="24"/>
          </w:rPr>
          <w:delText xml:space="preserve"> </w:delText>
        </w:r>
        <w:r w:rsidR="00A97923" w:rsidRPr="00C81301" w:rsidDel="007F1538">
          <w:rPr>
            <w:rFonts w:ascii="Times New Roman" w:eastAsia="Times New Roman" w:hAnsi="Times New Roman" w:cs="Times New Roman"/>
            <w:bCs/>
            <w:sz w:val="24"/>
            <w:szCs w:val="24"/>
          </w:rPr>
          <w:delText xml:space="preserve">that the offer </w:delText>
        </w:r>
        <w:r w:rsidR="00451279" w:rsidDel="007F1538">
          <w:rPr>
            <w:rFonts w:ascii="Times New Roman" w:eastAsia="Times New Roman" w:hAnsi="Times New Roman" w:cs="Times New Roman"/>
            <w:bCs/>
            <w:sz w:val="24"/>
            <w:szCs w:val="24"/>
          </w:rPr>
          <w:delText>wa</w:delText>
        </w:r>
        <w:r w:rsidR="00A97923" w:rsidRPr="00C81301" w:rsidDel="007F1538">
          <w:rPr>
            <w:rFonts w:ascii="Times New Roman" w:eastAsia="Times New Roman" w:hAnsi="Times New Roman" w:cs="Times New Roman"/>
            <w:bCs/>
            <w:sz w:val="24"/>
            <w:szCs w:val="24"/>
          </w:rPr>
          <w:delText>s available for consideration. The type of go</w:delText>
        </w:r>
        <w:r w:rsidR="001A35FF" w:rsidRPr="00C81301" w:rsidDel="007F1538">
          <w:rPr>
            <w:rFonts w:ascii="Times New Roman" w:eastAsia="Times New Roman" w:hAnsi="Times New Roman" w:cs="Times New Roman"/>
            <w:bCs/>
            <w:sz w:val="24"/>
            <w:szCs w:val="24"/>
          </w:rPr>
          <w:delText xml:space="preserve"> </w:delText>
        </w:r>
        <w:r w:rsidR="00A97923" w:rsidRPr="00C81301" w:rsidDel="007F1538">
          <w:rPr>
            <w:rFonts w:ascii="Times New Roman" w:eastAsia="Times New Roman" w:hAnsi="Times New Roman" w:cs="Times New Roman"/>
            <w:bCs/>
            <w:sz w:val="24"/>
            <w:szCs w:val="24"/>
          </w:rPr>
          <w:delText>signal indicate</w:delText>
        </w:r>
        <w:r w:rsidR="00451279" w:rsidDel="007F1538">
          <w:rPr>
            <w:rFonts w:ascii="Times New Roman" w:eastAsia="Times New Roman" w:hAnsi="Times New Roman" w:cs="Times New Roman"/>
            <w:bCs/>
            <w:sz w:val="24"/>
            <w:szCs w:val="24"/>
          </w:rPr>
          <w:delText>d</w:delText>
        </w:r>
        <w:r w:rsidR="00A97923" w:rsidRPr="00C81301" w:rsidDel="007F1538">
          <w:rPr>
            <w:rFonts w:ascii="Times New Roman" w:eastAsia="Times New Roman" w:hAnsi="Times New Roman" w:cs="Times New Roman"/>
            <w:bCs/>
            <w:sz w:val="24"/>
            <w:szCs w:val="24"/>
          </w:rPr>
          <w:delText xml:space="preserve"> when the animal c</w:delText>
        </w:r>
        <w:r w:rsidR="00451279" w:rsidDel="007F1538">
          <w:rPr>
            <w:rFonts w:ascii="Times New Roman" w:eastAsia="Times New Roman" w:hAnsi="Times New Roman" w:cs="Times New Roman"/>
            <w:bCs/>
            <w:sz w:val="24"/>
            <w:szCs w:val="24"/>
          </w:rPr>
          <w:delText>ould</w:delText>
        </w:r>
        <w:r w:rsidR="00A97923" w:rsidRPr="00C81301" w:rsidDel="007F1538">
          <w:rPr>
            <w:rFonts w:ascii="Times New Roman" w:eastAsia="Times New Roman" w:hAnsi="Times New Roman" w:cs="Times New Roman"/>
            <w:bCs/>
            <w:sz w:val="24"/>
            <w:szCs w:val="24"/>
          </w:rPr>
          <w:delText xml:space="preserve"> act and which rules </w:delText>
        </w:r>
        <w:r w:rsidR="002F5BC8" w:rsidDel="007F1538">
          <w:rPr>
            <w:rFonts w:ascii="Times New Roman" w:eastAsia="Times New Roman" w:hAnsi="Times New Roman" w:cs="Times New Roman"/>
            <w:bCs/>
            <w:sz w:val="24"/>
            <w:szCs w:val="24"/>
          </w:rPr>
          <w:delText>applied</w:delText>
        </w:r>
        <w:r w:rsidR="00A97923" w:rsidRPr="00C81301" w:rsidDel="007F1538">
          <w:rPr>
            <w:rFonts w:ascii="Times New Roman" w:eastAsia="Times New Roman" w:hAnsi="Times New Roman" w:cs="Times New Roman"/>
            <w:bCs/>
            <w:sz w:val="24"/>
            <w:szCs w:val="24"/>
          </w:rPr>
          <w:delText xml:space="preserve">. This </w:delText>
        </w:r>
        <w:r w:rsidR="008A3C84" w:rsidRPr="00C81301" w:rsidDel="007F1538">
          <w:rPr>
            <w:rFonts w:ascii="Times New Roman" w:eastAsia="Times New Roman" w:hAnsi="Times New Roman" w:cs="Times New Roman"/>
            <w:bCs/>
            <w:sz w:val="24"/>
            <w:szCs w:val="24"/>
          </w:rPr>
          <w:delText>design introduce</w:delText>
        </w:r>
        <w:r w:rsidR="002F5BC8" w:rsidDel="007F1538">
          <w:rPr>
            <w:rFonts w:ascii="Times New Roman" w:eastAsia="Times New Roman" w:hAnsi="Times New Roman" w:cs="Times New Roman"/>
            <w:bCs/>
            <w:sz w:val="24"/>
            <w:szCs w:val="24"/>
          </w:rPr>
          <w:delText>d</w:delText>
        </w:r>
        <w:r w:rsidR="008A3C84" w:rsidRPr="00C81301" w:rsidDel="007F1538">
          <w:rPr>
            <w:rFonts w:ascii="Times New Roman" w:eastAsia="Times New Roman" w:hAnsi="Times New Roman" w:cs="Times New Roman"/>
            <w:bCs/>
            <w:sz w:val="24"/>
            <w:szCs w:val="24"/>
          </w:rPr>
          <w:delText xml:space="preserve"> variability in action timing, allowing </w:delText>
        </w:r>
        <w:r w:rsidR="00A97923" w:rsidRPr="00C81301" w:rsidDel="007F1538">
          <w:rPr>
            <w:rFonts w:ascii="Times New Roman" w:eastAsia="Times New Roman" w:hAnsi="Times New Roman" w:cs="Times New Roman"/>
            <w:bCs/>
            <w:sz w:val="24"/>
            <w:szCs w:val="24"/>
          </w:rPr>
          <w:delText xml:space="preserve">us to investigate </w:delText>
        </w:r>
        <w:r w:rsidR="00E4159C" w:rsidRPr="00C81301" w:rsidDel="007F1538">
          <w:rPr>
            <w:rFonts w:ascii="Times New Roman" w:eastAsia="Times New Roman" w:hAnsi="Times New Roman" w:cs="Times New Roman"/>
            <w:bCs/>
            <w:sz w:val="24"/>
            <w:szCs w:val="24"/>
          </w:rPr>
          <w:delText>whether</w:delText>
        </w:r>
      </w:del>
      <w:ins w:id="190" w:author="Siyu Wang" w:date="2026-03-17T01:34:00Z" w16du:dateUtc="2026-03-17T05:34:00Z">
        <w:r w:rsidR="007F1538">
          <w:rPr>
            <w:rFonts w:ascii="Times New Roman" w:eastAsia="Times New Roman" w:hAnsi="Times New Roman" w:cs="Times New Roman"/>
            <w:bCs/>
            <w:sz w:val="24"/>
            <w:szCs w:val="24"/>
          </w:rPr>
          <w:t xml:space="preserve"> how</w:t>
        </w:r>
      </w:ins>
      <w:r w:rsidR="00E4159C" w:rsidRPr="00C81301">
        <w:rPr>
          <w:rFonts w:ascii="Times New Roman" w:eastAsia="Times New Roman" w:hAnsi="Times New Roman" w:cs="Times New Roman"/>
          <w:bCs/>
          <w:sz w:val="24"/>
          <w:szCs w:val="24"/>
        </w:rPr>
        <w:t xml:space="preserve"> </w:t>
      </w:r>
      <w:del w:id="191" w:author="Siyu Wang" w:date="2026-03-17T01:34:00Z" w16du:dateUtc="2026-03-17T05:34:00Z">
        <w:r w:rsidR="00E4159C" w:rsidRPr="00C81301" w:rsidDel="007F1538">
          <w:rPr>
            <w:rFonts w:ascii="Times New Roman" w:eastAsia="Times New Roman" w:hAnsi="Times New Roman" w:cs="Times New Roman"/>
            <w:bCs/>
            <w:sz w:val="24"/>
            <w:szCs w:val="24"/>
          </w:rPr>
          <w:delText>the animal</w:delText>
        </w:r>
      </w:del>
      <w:ins w:id="192" w:author="Siyu Wang" w:date="2026-03-17T01:34:00Z" w16du:dateUtc="2026-03-17T05:34:00Z">
        <w:r w:rsidR="007F1538">
          <w:rPr>
            <w:rFonts w:ascii="Times New Roman" w:eastAsia="Times New Roman" w:hAnsi="Times New Roman" w:cs="Times New Roman"/>
            <w:bCs/>
            <w:sz w:val="24"/>
            <w:szCs w:val="24"/>
          </w:rPr>
          <w:t xml:space="preserve">animals re-evaluate a delayed reward offer </w:t>
        </w:r>
      </w:ins>
      <w:ins w:id="193" w:author="Siyu Wang" w:date="2026-03-17T01:35:00Z" w16du:dateUtc="2026-03-17T05:35:00Z">
        <w:r w:rsidR="007F1538">
          <w:rPr>
            <w:rFonts w:ascii="Times New Roman" w:eastAsia="Times New Roman" w:hAnsi="Times New Roman" w:cs="Times New Roman"/>
            <w:bCs/>
            <w:sz w:val="24"/>
            <w:szCs w:val="24"/>
          </w:rPr>
          <w:t xml:space="preserve">when </w:t>
        </w:r>
      </w:ins>
      <w:ins w:id="194" w:author="Siyu Wang" w:date="2026-03-17T01:38:00Z" w16du:dateUtc="2026-03-17T05:38:00Z">
        <w:r w:rsidR="0088516F">
          <w:rPr>
            <w:rFonts w:ascii="Times New Roman" w:eastAsia="Times New Roman" w:hAnsi="Times New Roman" w:cs="Times New Roman"/>
            <w:bCs/>
            <w:sz w:val="24"/>
            <w:szCs w:val="24"/>
          </w:rPr>
          <w:t>a</w:t>
        </w:r>
        <w:r w:rsidR="001E73FA">
          <w:rPr>
            <w:rFonts w:ascii="Times New Roman" w:eastAsia="Times New Roman" w:hAnsi="Times New Roman" w:cs="Times New Roman"/>
            <w:bCs/>
            <w:sz w:val="24"/>
            <w:szCs w:val="24"/>
          </w:rPr>
          <w:t xml:space="preserve">n </w:t>
        </w:r>
      </w:ins>
      <w:ins w:id="195" w:author="Siyu Wang" w:date="2026-03-17T01:35:00Z" w16du:dateUtc="2026-03-17T05:35:00Z">
        <w:r w:rsidR="007F1538">
          <w:rPr>
            <w:rFonts w:ascii="Times New Roman" w:eastAsia="Times New Roman" w:hAnsi="Times New Roman" w:cs="Times New Roman"/>
            <w:bCs/>
            <w:sz w:val="24"/>
            <w:szCs w:val="24"/>
          </w:rPr>
          <w:t>additional delay is introduced</w:t>
        </w:r>
      </w:ins>
      <w:ins w:id="196" w:author="Siyu Wang" w:date="2026-03-17T01:38:00Z" w16du:dateUtc="2026-03-17T05:38:00Z">
        <w:r w:rsidR="004267D0">
          <w:rPr>
            <w:rFonts w:ascii="Times New Roman" w:eastAsia="Times New Roman" w:hAnsi="Times New Roman" w:cs="Times New Roman"/>
            <w:bCs/>
            <w:sz w:val="24"/>
            <w:szCs w:val="24"/>
          </w:rPr>
          <w:t xml:space="preserve"> by </w:t>
        </w:r>
        <w:r w:rsidR="00E630F1">
          <w:rPr>
            <w:rFonts w:ascii="Times New Roman" w:eastAsia="Times New Roman" w:hAnsi="Times New Roman" w:cs="Times New Roman"/>
            <w:bCs/>
            <w:sz w:val="24"/>
            <w:szCs w:val="24"/>
          </w:rPr>
          <w:t>the</w:t>
        </w:r>
        <w:r w:rsidR="004267D0">
          <w:rPr>
            <w:rFonts w:ascii="Times New Roman" w:eastAsia="Times New Roman" w:hAnsi="Times New Roman" w:cs="Times New Roman"/>
            <w:bCs/>
            <w:sz w:val="24"/>
            <w:szCs w:val="24"/>
          </w:rPr>
          <w:t xml:space="preserve"> go signal</w:t>
        </w:r>
      </w:ins>
      <w:ins w:id="197" w:author="Siyu Wang" w:date="2026-03-17T01:35:00Z" w16du:dateUtc="2026-03-17T05:35:00Z">
        <w:r w:rsidR="007F1538">
          <w:rPr>
            <w:rFonts w:ascii="Times New Roman" w:eastAsia="Times New Roman" w:hAnsi="Times New Roman" w:cs="Times New Roman"/>
            <w:bCs/>
            <w:sz w:val="24"/>
            <w:szCs w:val="24"/>
          </w:rPr>
          <w:t>.</w:t>
        </w:r>
      </w:ins>
      <w:ins w:id="198" w:author="Siyu Wang" w:date="2026-03-17T01:42:00Z" w16du:dateUtc="2026-03-17T05:42:00Z">
        <w:r w:rsidR="00C42CE5">
          <w:rPr>
            <w:rFonts w:ascii="Times New Roman" w:eastAsia="Times New Roman" w:hAnsi="Times New Roman" w:cs="Times New Roman"/>
            <w:bCs/>
            <w:sz w:val="24"/>
            <w:szCs w:val="24"/>
          </w:rPr>
          <w:t xml:space="preserve"> </w:t>
        </w:r>
      </w:ins>
      <w:del w:id="199" w:author="Siyu Wang" w:date="2026-03-17T01:35:00Z" w16du:dateUtc="2026-03-17T05:35:00Z">
        <w:r w:rsidR="00E4159C" w:rsidRPr="00C81301" w:rsidDel="007F1538">
          <w:rPr>
            <w:rFonts w:ascii="Times New Roman" w:eastAsia="Times New Roman" w:hAnsi="Times New Roman" w:cs="Times New Roman"/>
            <w:bCs/>
            <w:sz w:val="24"/>
            <w:szCs w:val="24"/>
          </w:rPr>
          <w:delText xml:space="preserve"> integrate</w:delText>
        </w:r>
        <w:r w:rsidR="002F5BC8" w:rsidDel="007F1538">
          <w:rPr>
            <w:rFonts w:ascii="Times New Roman" w:eastAsia="Times New Roman" w:hAnsi="Times New Roman" w:cs="Times New Roman"/>
            <w:bCs/>
            <w:sz w:val="24"/>
            <w:szCs w:val="24"/>
          </w:rPr>
          <w:delText>d</w:delText>
        </w:r>
        <w:r w:rsidR="00E4159C" w:rsidRPr="00C81301" w:rsidDel="007F1538">
          <w:rPr>
            <w:rFonts w:ascii="Times New Roman" w:eastAsia="Times New Roman" w:hAnsi="Times New Roman" w:cs="Times New Roman"/>
            <w:bCs/>
            <w:sz w:val="24"/>
            <w:szCs w:val="24"/>
          </w:rPr>
          <w:delText xml:space="preserve"> </w:delText>
        </w:r>
        <w:r w:rsidR="008A3C84" w:rsidRPr="00C81301" w:rsidDel="007F1538">
          <w:rPr>
            <w:rFonts w:ascii="Times New Roman" w:eastAsia="Times New Roman" w:hAnsi="Times New Roman" w:cs="Times New Roman"/>
            <w:bCs/>
            <w:sz w:val="24"/>
            <w:szCs w:val="24"/>
          </w:rPr>
          <w:delText>these temporal contingencies</w:delText>
        </w:r>
        <w:r w:rsidR="00E4159C" w:rsidRPr="00C81301" w:rsidDel="007F1538">
          <w:rPr>
            <w:rFonts w:ascii="Times New Roman" w:eastAsia="Times New Roman" w:hAnsi="Times New Roman" w:cs="Times New Roman"/>
            <w:bCs/>
            <w:sz w:val="24"/>
            <w:szCs w:val="24"/>
          </w:rPr>
          <w:delText xml:space="preserve"> into </w:delText>
        </w:r>
        <w:r w:rsidR="008A3C84" w:rsidRPr="00C81301" w:rsidDel="007F1538">
          <w:rPr>
            <w:rFonts w:ascii="Times New Roman" w:eastAsia="Times New Roman" w:hAnsi="Times New Roman" w:cs="Times New Roman"/>
            <w:bCs/>
            <w:sz w:val="24"/>
            <w:szCs w:val="24"/>
          </w:rPr>
          <w:delText xml:space="preserve">their </w:delText>
        </w:r>
        <w:r w:rsidR="00E4159C" w:rsidRPr="00C81301" w:rsidDel="007F1538">
          <w:rPr>
            <w:rFonts w:ascii="Times New Roman" w:eastAsia="Times New Roman" w:hAnsi="Times New Roman" w:cs="Times New Roman"/>
            <w:bCs/>
            <w:sz w:val="24"/>
            <w:szCs w:val="24"/>
          </w:rPr>
          <w:delText>value computations</w:delText>
        </w:r>
        <w:r w:rsidR="008A3C84" w:rsidRPr="00C81301" w:rsidDel="007F1538">
          <w:rPr>
            <w:rFonts w:ascii="Times New Roman" w:eastAsia="Times New Roman" w:hAnsi="Times New Roman" w:cs="Times New Roman"/>
            <w:bCs/>
            <w:sz w:val="24"/>
            <w:szCs w:val="24"/>
          </w:rPr>
          <w:delText xml:space="preserve">, </w:delText>
        </w:r>
        <w:r w:rsidR="00E4159C" w:rsidRPr="00C81301" w:rsidDel="007F1538">
          <w:rPr>
            <w:rFonts w:ascii="Times New Roman" w:eastAsia="Times New Roman" w:hAnsi="Times New Roman" w:cs="Times New Roman"/>
            <w:bCs/>
            <w:sz w:val="24"/>
            <w:szCs w:val="24"/>
          </w:rPr>
          <w:delText>or</w:delText>
        </w:r>
        <w:r w:rsidR="00A104C1" w:rsidDel="007F1538">
          <w:rPr>
            <w:rFonts w:ascii="Times New Roman" w:eastAsia="Times New Roman" w:hAnsi="Times New Roman" w:cs="Times New Roman"/>
            <w:bCs/>
            <w:sz w:val="24"/>
            <w:szCs w:val="24"/>
          </w:rPr>
          <w:delText xml:space="preserve"> u</w:delText>
        </w:r>
        <w:r w:rsidR="00451279" w:rsidDel="007F1538">
          <w:rPr>
            <w:rFonts w:ascii="Times New Roman" w:eastAsia="Times New Roman" w:hAnsi="Times New Roman" w:cs="Times New Roman"/>
            <w:bCs/>
            <w:sz w:val="24"/>
            <w:szCs w:val="24"/>
          </w:rPr>
          <w:delText>se</w:delText>
        </w:r>
        <w:r w:rsidR="002F5BC8" w:rsidDel="007F1538">
          <w:rPr>
            <w:rFonts w:ascii="Times New Roman" w:eastAsia="Times New Roman" w:hAnsi="Times New Roman" w:cs="Times New Roman"/>
            <w:bCs/>
            <w:sz w:val="24"/>
            <w:szCs w:val="24"/>
          </w:rPr>
          <w:delText>d</w:delText>
        </w:r>
        <w:r w:rsidR="00451279" w:rsidDel="007F1538">
          <w:rPr>
            <w:rFonts w:ascii="Times New Roman" w:eastAsia="Times New Roman" w:hAnsi="Times New Roman" w:cs="Times New Roman"/>
            <w:bCs/>
            <w:sz w:val="24"/>
            <w:szCs w:val="24"/>
          </w:rPr>
          <w:delText xml:space="preserve"> </w:delText>
        </w:r>
        <w:r w:rsidR="00A104C1" w:rsidDel="007F1538">
          <w:rPr>
            <w:rFonts w:ascii="Times New Roman" w:eastAsia="Times New Roman" w:hAnsi="Times New Roman" w:cs="Times New Roman"/>
            <w:bCs/>
            <w:sz w:val="24"/>
            <w:szCs w:val="24"/>
          </w:rPr>
          <w:delText xml:space="preserve">the go signal </w:delText>
        </w:r>
        <w:r w:rsidR="00451279" w:rsidDel="007F1538">
          <w:rPr>
            <w:rFonts w:ascii="Times New Roman" w:eastAsia="Times New Roman" w:hAnsi="Times New Roman" w:cs="Times New Roman"/>
            <w:bCs/>
            <w:sz w:val="24"/>
            <w:szCs w:val="24"/>
          </w:rPr>
          <w:delText xml:space="preserve">as an additional cue </w:delText>
        </w:r>
        <w:r w:rsidR="002F5BC8" w:rsidDel="007F1538">
          <w:rPr>
            <w:rFonts w:ascii="Times New Roman" w:eastAsia="Times New Roman" w:hAnsi="Times New Roman" w:cs="Times New Roman"/>
            <w:bCs/>
            <w:sz w:val="24"/>
            <w:szCs w:val="24"/>
          </w:rPr>
          <w:delText xml:space="preserve">to </w:delText>
        </w:r>
        <w:r w:rsidR="00A62D6F" w:rsidDel="007F1538">
          <w:rPr>
            <w:rFonts w:ascii="Times New Roman" w:eastAsia="Times New Roman" w:hAnsi="Times New Roman" w:cs="Times New Roman"/>
            <w:bCs/>
            <w:sz w:val="24"/>
            <w:szCs w:val="24"/>
          </w:rPr>
          <w:delText>trigger</w:delText>
        </w:r>
        <w:r w:rsidR="00A104C1" w:rsidDel="007F1538">
          <w:rPr>
            <w:rFonts w:ascii="Times New Roman" w:eastAsia="Times New Roman" w:hAnsi="Times New Roman" w:cs="Times New Roman"/>
            <w:bCs/>
            <w:sz w:val="24"/>
            <w:szCs w:val="24"/>
          </w:rPr>
          <w:delText xml:space="preserve"> their choice.</w:delText>
        </w:r>
        <w:r w:rsidR="00DB4C0B" w:rsidRPr="00C81301" w:rsidDel="007F1538">
          <w:rPr>
            <w:rFonts w:ascii="Times New Roman" w:eastAsia="Times New Roman" w:hAnsi="Times New Roman" w:cs="Times New Roman"/>
            <w:bCs/>
            <w:sz w:val="24"/>
            <w:szCs w:val="24"/>
          </w:rPr>
          <w:delText xml:space="preserve"> </w:delText>
        </w:r>
      </w:del>
      <w:r w:rsidR="00FA3197">
        <w:rPr>
          <w:rFonts w:ascii="Times New Roman" w:eastAsia="Times New Roman" w:hAnsi="Times New Roman" w:cs="Times New Roman"/>
          <w:bCs/>
          <w:sz w:val="24"/>
          <w:szCs w:val="24"/>
        </w:rPr>
        <w:t xml:space="preserve">Behavioral modeling showed </w:t>
      </w:r>
      <w:r w:rsidR="002F5BC8">
        <w:rPr>
          <w:rFonts w:ascii="Times New Roman" w:eastAsia="Times New Roman" w:hAnsi="Times New Roman" w:cs="Times New Roman"/>
          <w:bCs/>
          <w:sz w:val="24"/>
          <w:szCs w:val="24"/>
        </w:rPr>
        <w:t xml:space="preserve">that </w:t>
      </w:r>
      <w:del w:id="200" w:author="Siyu Wang" w:date="2026-03-17T01:39:00Z" w16du:dateUtc="2026-03-17T05:39:00Z">
        <w:r w:rsidR="002F5BC8" w:rsidDel="00B15983">
          <w:rPr>
            <w:rFonts w:ascii="Times New Roman" w:eastAsia="Times New Roman" w:hAnsi="Times New Roman" w:cs="Times New Roman"/>
            <w:bCs/>
            <w:sz w:val="24"/>
            <w:szCs w:val="24"/>
          </w:rPr>
          <w:delText xml:space="preserve">the </w:delText>
        </w:r>
      </w:del>
      <w:ins w:id="201" w:author="Siyu Wang" w:date="2026-03-17T01:39:00Z" w16du:dateUtc="2026-03-17T05:39:00Z">
        <w:r w:rsidR="00B15983">
          <w:rPr>
            <w:rFonts w:ascii="Times New Roman" w:eastAsia="Times New Roman" w:hAnsi="Times New Roman" w:cs="Times New Roman"/>
            <w:bCs/>
            <w:sz w:val="24"/>
            <w:szCs w:val="24"/>
          </w:rPr>
          <w:t xml:space="preserve">our monkeys </w:t>
        </w:r>
      </w:ins>
      <w:del w:id="202" w:author="Siyu Wang" w:date="2026-03-17T01:39:00Z" w16du:dateUtc="2026-03-17T05:39:00Z">
        <w:r w:rsidR="002F5BC8" w:rsidDel="00B15983">
          <w:rPr>
            <w:rFonts w:ascii="Times New Roman" w:eastAsia="Times New Roman" w:hAnsi="Times New Roman" w:cs="Times New Roman"/>
            <w:bCs/>
            <w:sz w:val="24"/>
            <w:szCs w:val="24"/>
          </w:rPr>
          <w:delText xml:space="preserve">two animals </w:delText>
        </w:r>
      </w:del>
      <w:r w:rsidR="002F5BC8">
        <w:rPr>
          <w:rFonts w:ascii="Times New Roman" w:eastAsia="Times New Roman" w:hAnsi="Times New Roman" w:cs="Times New Roman"/>
          <w:bCs/>
          <w:sz w:val="24"/>
          <w:szCs w:val="24"/>
        </w:rPr>
        <w:t xml:space="preserve">adopted </w:t>
      </w:r>
      <w:del w:id="203" w:author="Siyu Wang" w:date="2026-03-17T01:39:00Z" w16du:dateUtc="2026-03-17T05:39:00Z">
        <w:r w:rsidR="002F5BC8" w:rsidDel="00B15983">
          <w:rPr>
            <w:rFonts w:ascii="Times New Roman" w:eastAsia="Times New Roman" w:hAnsi="Times New Roman" w:cs="Times New Roman"/>
            <w:bCs/>
            <w:sz w:val="24"/>
            <w:szCs w:val="24"/>
          </w:rPr>
          <w:delText xml:space="preserve">these </w:delText>
        </w:r>
      </w:del>
      <w:r w:rsidR="00FA3197">
        <w:rPr>
          <w:rFonts w:ascii="Times New Roman" w:eastAsia="Times New Roman" w:hAnsi="Times New Roman" w:cs="Times New Roman"/>
          <w:bCs/>
          <w:sz w:val="24"/>
          <w:szCs w:val="24"/>
        </w:rPr>
        <w:t>different strategies</w:t>
      </w:r>
      <w:ins w:id="204" w:author="Siyu Wang" w:date="2026-03-17T01:42:00Z" w16du:dateUtc="2026-03-17T05:42:00Z">
        <w:r w:rsidR="00C42CE5">
          <w:rPr>
            <w:rFonts w:ascii="Times New Roman" w:eastAsia="Times New Roman" w:hAnsi="Times New Roman" w:cs="Times New Roman"/>
            <w:bCs/>
            <w:sz w:val="24"/>
            <w:szCs w:val="24"/>
          </w:rPr>
          <w:t>.</w:t>
        </w:r>
        <w:r w:rsidR="006D12AB">
          <w:rPr>
            <w:rFonts w:ascii="Times New Roman" w:eastAsia="Times New Roman" w:hAnsi="Times New Roman" w:cs="Times New Roman"/>
            <w:bCs/>
            <w:sz w:val="24"/>
            <w:szCs w:val="24"/>
          </w:rPr>
          <w:t xml:space="preserve"> Neural analysis showed that </w:t>
        </w:r>
      </w:ins>
      <w:del w:id="205" w:author="Siyu Wang" w:date="2026-03-17T01:39:00Z" w16du:dateUtc="2026-03-17T05:39:00Z">
        <w:r w:rsidR="00FA3197" w:rsidDel="00B15983">
          <w:rPr>
            <w:rFonts w:ascii="Times New Roman" w:eastAsia="Times New Roman" w:hAnsi="Times New Roman" w:cs="Times New Roman"/>
            <w:bCs/>
            <w:sz w:val="24"/>
            <w:szCs w:val="24"/>
          </w:rPr>
          <w:delText>.</w:delText>
        </w:r>
      </w:del>
      <w:del w:id="206" w:author="Siyu Wang" w:date="2026-03-17T01:42:00Z" w16du:dateUtc="2026-03-17T05:42:00Z">
        <w:r w:rsidR="00FA3197" w:rsidDel="00C42CE5">
          <w:rPr>
            <w:rFonts w:ascii="Times New Roman" w:eastAsia="Times New Roman" w:hAnsi="Times New Roman" w:cs="Times New Roman"/>
            <w:bCs/>
            <w:sz w:val="24"/>
            <w:szCs w:val="24"/>
          </w:rPr>
          <w:delText xml:space="preserve"> </w:delText>
        </w:r>
      </w:del>
      <w:ins w:id="207" w:author="Siyu Wang" w:date="2026-03-17T01:42:00Z" w16du:dateUtc="2026-03-17T05:42:00Z">
        <w:r w:rsidR="006D12AB">
          <w:rPr>
            <w:rFonts w:ascii="Times New Roman" w:eastAsia="Times New Roman" w:hAnsi="Times New Roman" w:cs="Times New Roman"/>
            <w:bCs/>
            <w:sz w:val="24"/>
            <w:szCs w:val="24"/>
          </w:rPr>
          <w:t>a</w:t>
        </w:r>
      </w:ins>
    </w:p>
    <w:p w14:paraId="7F33F662" w14:textId="3BAA3EEA" w:rsidR="00A450CA" w:rsidRPr="00C81301" w:rsidDel="00C42CE5" w:rsidRDefault="001918C8" w:rsidP="006D12AB">
      <w:pPr>
        <w:spacing w:after="0" w:line="480" w:lineRule="auto"/>
        <w:ind w:firstLine="360"/>
        <w:rPr>
          <w:del w:id="208" w:author="Siyu Wang" w:date="2026-03-17T01:41:00Z" w16du:dateUtc="2026-03-17T05:41:00Z"/>
          <w:rFonts w:ascii="Times New Roman" w:eastAsia="Times New Roman" w:hAnsi="Times New Roman" w:cs="Times New Roman"/>
          <w:bCs/>
          <w:sz w:val="24"/>
          <w:szCs w:val="24"/>
        </w:rPr>
        <w:pPrChange w:id="209" w:author="Siyu Wang" w:date="2026-03-17T01:42:00Z" w16du:dateUtc="2026-03-17T05:42:00Z">
          <w:pPr>
            <w:spacing w:after="0" w:line="480" w:lineRule="auto"/>
            <w:ind w:firstLine="360"/>
          </w:pPr>
        </w:pPrChange>
      </w:pPr>
      <w:commentRangeStart w:id="210"/>
      <w:commentRangeStart w:id="211"/>
      <w:del w:id="212" w:author="Siyu Wang" w:date="2026-03-17T01:42:00Z" w16du:dateUtc="2026-03-17T05:42:00Z">
        <w:r w:rsidDel="006D12AB">
          <w:rPr>
            <w:rFonts w:ascii="Times New Roman" w:eastAsia="Times New Roman" w:hAnsi="Times New Roman" w:cs="Times New Roman"/>
            <w:bCs/>
            <w:sz w:val="24"/>
            <w:szCs w:val="24"/>
          </w:rPr>
          <w:delText>A</w:delText>
        </w:r>
      </w:del>
      <w:r>
        <w:rPr>
          <w:rFonts w:ascii="Times New Roman" w:eastAsia="Times New Roman" w:hAnsi="Times New Roman" w:cs="Times New Roman"/>
          <w:bCs/>
          <w:sz w:val="24"/>
          <w:szCs w:val="24"/>
        </w:rPr>
        <w:t xml:space="preserve">lthough </w:t>
      </w:r>
      <w:del w:id="213" w:author="Siyu Wang" w:date="2026-03-17T01:43:00Z" w16du:dateUtc="2026-03-17T05:43:00Z">
        <w:r w:rsidR="006862C9" w:rsidDel="006D12AB">
          <w:rPr>
            <w:rFonts w:ascii="Times New Roman" w:eastAsia="Times New Roman" w:hAnsi="Times New Roman" w:cs="Times New Roman"/>
            <w:bCs/>
            <w:sz w:val="24"/>
            <w:szCs w:val="24"/>
          </w:rPr>
          <w:delText>the dorsolateral prefrontal cortex (</w:delText>
        </w:r>
        <w:r w:rsidR="000F7EDD" w:rsidRPr="00C81301" w:rsidDel="006D12AB">
          <w:rPr>
            <w:rFonts w:ascii="Times New Roman" w:eastAsia="Times New Roman" w:hAnsi="Times New Roman" w:cs="Times New Roman"/>
            <w:bCs/>
            <w:sz w:val="24"/>
            <w:szCs w:val="24"/>
          </w:rPr>
          <w:delText>dlPFC</w:delText>
        </w:r>
        <w:r w:rsidR="006862C9" w:rsidDel="006D12AB">
          <w:rPr>
            <w:rFonts w:ascii="Times New Roman" w:eastAsia="Times New Roman" w:hAnsi="Times New Roman" w:cs="Times New Roman"/>
            <w:bCs/>
            <w:sz w:val="24"/>
            <w:szCs w:val="24"/>
          </w:rPr>
          <w:delText>)</w:delText>
        </w:r>
      </w:del>
      <w:ins w:id="214" w:author="Siyu Wang" w:date="2026-03-17T01:43:00Z" w16du:dateUtc="2026-03-17T05:43:00Z">
        <w:r w:rsidR="006D12AB">
          <w:rPr>
            <w:rFonts w:ascii="Times New Roman" w:eastAsia="Times New Roman" w:hAnsi="Times New Roman" w:cs="Times New Roman"/>
            <w:bCs/>
            <w:sz w:val="24"/>
            <w:szCs w:val="24"/>
          </w:rPr>
          <w:t>dlPFC</w:t>
        </w:r>
      </w:ins>
      <w:r w:rsidR="000F7EDD" w:rsidRPr="00C81301">
        <w:rPr>
          <w:rFonts w:ascii="Times New Roman" w:eastAsia="Times New Roman" w:hAnsi="Times New Roman" w:cs="Times New Roman"/>
          <w:bCs/>
          <w:sz w:val="24"/>
          <w:szCs w:val="24"/>
        </w:rPr>
        <w:t xml:space="preserve"> neurons </w:t>
      </w:r>
      <w:r w:rsidR="006862C9">
        <w:rPr>
          <w:rFonts w:ascii="Times New Roman" w:eastAsia="Times New Roman" w:hAnsi="Times New Roman" w:cs="Times New Roman"/>
          <w:bCs/>
          <w:sz w:val="24"/>
          <w:szCs w:val="24"/>
        </w:rPr>
        <w:t>of</w:t>
      </w:r>
      <w:r w:rsidR="00C81301" w:rsidRPr="00C81301">
        <w:rPr>
          <w:rFonts w:ascii="Times New Roman" w:eastAsia="Times New Roman" w:hAnsi="Times New Roman" w:cs="Times New Roman"/>
          <w:bCs/>
          <w:sz w:val="24"/>
          <w:szCs w:val="24"/>
        </w:rPr>
        <w:t xml:space="preserve"> both animals </w:t>
      </w:r>
      <w:r w:rsidR="000F7EDD" w:rsidRPr="00C81301">
        <w:rPr>
          <w:rFonts w:ascii="Times New Roman" w:eastAsia="Times New Roman" w:hAnsi="Times New Roman" w:cs="Times New Roman"/>
          <w:bCs/>
          <w:sz w:val="24"/>
          <w:szCs w:val="24"/>
        </w:rPr>
        <w:t>encode</w:t>
      </w:r>
      <w:r w:rsidR="00C81301" w:rsidRPr="00C81301">
        <w:rPr>
          <w:rFonts w:ascii="Times New Roman" w:eastAsia="Times New Roman" w:hAnsi="Times New Roman" w:cs="Times New Roman"/>
          <w:bCs/>
          <w:sz w:val="24"/>
          <w:szCs w:val="24"/>
        </w:rPr>
        <w:t>d</w:t>
      </w:r>
      <w:r w:rsidR="000F7EDD" w:rsidRPr="00C81301">
        <w:rPr>
          <w:rFonts w:ascii="Times New Roman" w:eastAsia="Times New Roman" w:hAnsi="Times New Roman" w:cs="Times New Roman"/>
          <w:bCs/>
          <w:sz w:val="24"/>
          <w:szCs w:val="24"/>
        </w:rPr>
        <w:t xml:space="preserve"> reward </w:t>
      </w:r>
      <w:del w:id="215" w:author="Siyu Wang" w:date="2026-03-17T01:43:00Z" w16du:dateUtc="2026-03-17T05:43:00Z">
        <w:r w:rsidR="000F7EDD" w:rsidRPr="00C81301" w:rsidDel="006D12AB">
          <w:rPr>
            <w:rFonts w:ascii="Times New Roman" w:eastAsia="Times New Roman" w:hAnsi="Times New Roman" w:cs="Times New Roman"/>
            <w:bCs/>
            <w:sz w:val="24"/>
            <w:szCs w:val="24"/>
          </w:rPr>
          <w:delText xml:space="preserve">magnitude </w:delText>
        </w:r>
      </w:del>
      <w:ins w:id="216" w:author="Siyu Wang" w:date="2026-03-17T01:43:00Z" w16du:dateUtc="2026-03-17T05:43:00Z">
        <w:r w:rsidR="006D12AB">
          <w:rPr>
            <w:rFonts w:ascii="Times New Roman" w:eastAsia="Times New Roman" w:hAnsi="Times New Roman" w:cs="Times New Roman"/>
            <w:bCs/>
            <w:sz w:val="24"/>
            <w:szCs w:val="24"/>
          </w:rPr>
          <w:t>size</w:t>
        </w:r>
        <w:r w:rsidR="006D12AB" w:rsidRPr="00C81301">
          <w:rPr>
            <w:rFonts w:ascii="Times New Roman" w:eastAsia="Times New Roman" w:hAnsi="Times New Roman" w:cs="Times New Roman"/>
            <w:bCs/>
            <w:sz w:val="24"/>
            <w:szCs w:val="24"/>
          </w:rPr>
          <w:t xml:space="preserve"> </w:t>
        </w:r>
      </w:ins>
      <w:r w:rsidR="000F7EDD" w:rsidRPr="00C81301">
        <w:rPr>
          <w:rFonts w:ascii="Times New Roman" w:eastAsia="Times New Roman" w:hAnsi="Times New Roman" w:cs="Times New Roman"/>
          <w:bCs/>
          <w:sz w:val="24"/>
          <w:szCs w:val="24"/>
        </w:rPr>
        <w:t>and delay</w:t>
      </w:r>
      <w:ins w:id="217" w:author="Siyu Wang" w:date="2026-03-17T01:43:00Z" w16du:dateUtc="2026-03-17T05:43:00Z">
        <w:r w:rsidR="006D12AB">
          <w:rPr>
            <w:rFonts w:ascii="Times New Roman" w:eastAsia="Times New Roman" w:hAnsi="Times New Roman" w:cs="Times New Roman"/>
            <w:bCs/>
            <w:sz w:val="24"/>
            <w:szCs w:val="24"/>
          </w:rPr>
          <w:t>, the neural codi</w:t>
        </w:r>
      </w:ins>
      <w:ins w:id="218" w:author="Siyu Wang" w:date="2026-03-17T01:44:00Z" w16du:dateUtc="2026-03-17T05:44:00Z">
        <w:r w:rsidR="006D12AB">
          <w:rPr>
            <w:rFonts w:ascii="Times New Roman" w:eastAsia="Times New Roman" w:hAnsi="Times New Roman" w:cs="Times New Roman"/>
            <w:bCs/>
            <w:sz w:val="24"/>
            <w:szCs w:val="24"/>
          </w:rPr>
          <w:t xml:space="preserve">ng reflected the </w:t>
        </w:r>
      </w:ins>
      <w:del w:id="219" w:author="Siyu Wang" w:date="2026-03-17T01:43:00Z" w16du:dateUtc="2026-03-17T05:43:00Z">
        <w:r w:rsidR="000F7EDD" w:rsidRPr="00C81301" w:rsidDel="006D12AB">
          <w:rPr>
            <w:rFonts w:ascii="Times New Roman" w:eastAsia="Times New Roman" w:hAnsi="Times New Roman" w:cs="Times New Roman"/>
            <w:bCs/>
            <w:sz w:val="24"/>
            <w:szCs w:val="24"/>
          </w:rPr>
          <w:delText xml:space="preserve"> with an inverse linear relationship (</w:delText>
        </w:r>
        <w:r w:rsidR="005572AF" w:rsidRPr="00C81301" w:rsidDel="006D12AB">
          <w:rPr>
            <w:rFonts w:ascii="Times New Roman" w:eastAsia="Times New Roman" w:hAnsi="Times New Roman" w:cs="Times New Roman"/>
            <w:bCs/>
            <w:sz w:val="24"/>
            <w:szCs w:val="24"/>
          </w:rPr>
          <w:delText>13, 14</w:delText>
        </w:r>
        <w:r w:rsidR="000F7EDD" w:rsidRPr="00C81301" w:rsidDel="006D12AB">
          <w:rPr>
            <w:rFonts w:ascii="Times New Roman" w:eastAsia="Times New Roman" w:hAnsi="Times New Roman" w:cs="Times New Roman"/>
            <w:bCs/>
            <w:sz w:val="24"/>
            <w:szCs w:val="24"/>
          </w:rPr>
          <w:delText>), supporting temporal discounting computations</w:delText>
        </w:r>
        <w:r w:rsidDel="006D12AB">
          <w:rPr>
            <w:rFonts w:ascii="Times New Roman" w:eastAsia="Times New Roman" w:hAnsi="Times New Roman" w:cs="Times New Roman"/>
            <w:bCs/>
            <w:sz w:val="24"/>
            <w:szCs w:val="24"/>
          </w:rPr>
          <w:delText>,</w:delText>
        </w:r>
      </w:del>
      <w:del w:id="220" w:author="Siyu Wang" w:date="2026-03-17T01:44:00Z" w16du:dateUtc="2026-03-17T05:44:00Z">
        <w:r w:rsidR="00FA3197" w:rsidDel="006D12AB">
          <w:rPr>
            <w:rFonts w:ascii="Times New Roman" w:eastAsia="Times New Roman" w:hAnsi="Times New Roman" w:cs="Times New Roman"/>
            <w:bCs/>
            <w:sz w:val="24"/>
            <w:szCs w:val="24"/>
          </w:rPr>
          <w:delText xml:space="preserve"> </w:delText>
        </w:r>
        <w:r w:rsidR="006862C9" w:rsidDel="006D12AB">
          <w:rPr>
            <w:rFonts w:ascii="Times New Roman" w:eastAsia="Times New Roman" w:hAnsi="Times New Roman" w:cs="Times New Roman"/>
            <w:bCs/>
            <w:sz w:val="24"/>
            <w:szCs w:val="24"/>
          </w:rPr>
          <w:delText xml:space="preserve">the </w:delText>
        </w:r>
        <w:r w:rsidR="002F5BC8" w:rsidDel="006D12AB">
          <w:rPr>
            <w:rFonts w:ascii="Times New Roman" w:eastAsia="Times New Roman" w:hAnsi="Times New Roman" w:cs="Times New Roman"/>
            <w:bCs/>
            <w:sz w:val="24"/>
            <w:szCs w:val="24"/>
          </w:rPr>
          <w:delText xml:space="preserve">dlPFC </w:delText>
        </w:r>
        <w:r w:rsidR="00FA3197" w:rsidDel="006D12AB">
          <w:rPr>
            <w:rFonts w:ascii="Times New Roman" w:eastAsia="Times New Roman" w:hAnsi="Times New Roman" w:cs="Times New Roman"/>
            <w:bCs/>
            <w:sz w:val="24"/>
            <w:szCs w:val="24"/>
          </w:rPr>
          <w:delText xml:space="preserve">neural activity at </w:delText>
        </w:r>
        <w:r w:rsidR="006862C9" w:rsidDel="006D12AB">
          <w:rPr>
            <w:rFonts w:ascii="Times New Roman" w:eastAsia="Times New Roman" w:hAnsi="Times New Roman" w:cs="Times New Roman"/>
            <w:bCs/>
            <w:sz w:val="24"/>
            <w:szCs w:val="24"/>
          </w:rPr>
          <w:delText xml:space="preserve">both </w:delText>
        </w:r>
        <w:r w:rsidR="00FA3197" w:rsidDel="006D12AB">
          <w:rPr>
            <w:rFonts w:ascii="Times New Roman" w:eastAsia="Times New Roman" w:hAnsi="Times New Roman" w:cs="Times New Roman"/>
            <w:bCs/>
            <w:sz w:val="24"/>
            <w:szCs w:val="24"/>
          </w:rPr>
          <w:delText>single and population level</w:delText>
        </w:r>
        <w:r w:rsidR="006862C9" w:rsidDel="006D12AB">
          <w:rPr>
            <w:rFonts w:ascii="Times New Roman" w:eastAsia="Times New Roman" w:hAnsi="Times New Roman" w:cs="Times New Roman"/>
            <w:bCs/>
            <w:sz w:val="24"/>
            <w:szCs w:val="24"/>
          </w:rPr>
          <w:delText>s</w:delText>
        </w:r>
        <w:r w:rsidR="00FA3197" w:rsidDel="006D12AB">
          <w:rPr>
            <w:rFonts w:ascii="Times New Roman" w:eastAsia="Times New Roman" w:hAnsi="Times New Roman" w:cs="Times New Roman"/>
            <w:bCs/>
            <w:sz w:val="24"/>
            <w:szCs w:val="24"/>
          </w:rPr>
          <w:delText xml:space="preserve"> </w:delText>
        </w:r>
        <w:r w:rsidR="00C81301" w:rsidRPr="00C81301" w:rsidDel="006D12AB">
          <w:rPr>
            <w:rFonts w:ascii="Times New Roman" w:eastAsia="Times New Roman" w:hAnsi="Times New Roman" w:cs="Times New Roman"/>
            <w:bCs/>
            <w:sz w:val="24"/>
            <w:szCs w:val="24"/>
          </w:rPr>
          <w:delText>reflect</w:delText>
        </w:r>
        <w:r w:rsidR="00FA3197" w:rsidDel="006D12AB">
          <w:rPr>
            <w:rFonts w:ascii="Times New Roman" w:eastAsia="Times New Roman" w:hAnsi="Times New Roman" w:cs="Times New Roman"/>
            <w:bCs/>
            <w:sz w:val="24"/>
            <w:szCs w:val="24"/>
          </w:rPr>
          <w:delText>ed</w:delText>
        </w:r>
        <w:r w:rsidR="00300745" w:rsidRPr="00C81301" w:rsidDel="006D12AB">
          <w:rPr>
            <w:rFonts w:ascii="Times New Roman" w:eastAsia="Times New Roman" w:hAnsi="Times New Roman" w:cs="Times New Roman"/>
            <w:bCs/>
            <w:sz w:val="24"/>
            <w:szCs w:val="24"/>
          </w:rPr>
          <w:delText xml:space="preserve"> </w:delText>
        </w:r>
        <w:r w:rsidR="002F5BC8" w:rsidDel="006D12AB">
          <w:rPr>
            <w:rFonts w:ascii="Times New Roman" w:eastAsia="Times New Roman" w:hAnsi="Times New Roman" w:cs="Times New Roman"/>
            <w:bCs/>
            <w:sz w:val="24"/>
            <w:szCs w:val="24"/>
          </w:rPr>
          <w:delText xml:space="preserve">the </w:delText>
        </w:r>
      </w:del>
      <w:r w:rsidR="000F7EDD" w:rsidRPr="00C81301">
        <w:rPr>
          <w:rFonts w:ascii="Times New Roman" w:eastAsia="Times New Roman" w:hAnsi="Times New Roman" w:cs="Times New Roman"/>
          <w:bCs/>
          <w:sz w:val="24"/>
          <w:szCs w:val="24"/>
        </w:rPr>
        <w:t>distinct behavioral strategies</w:t>
      </w:r>
      <w:r w:rsidR="0061129E" w:rsidRPr="00C81301">
        <w:rPr>
          <w:rFonts w:ascii="Times New Roman" w:eastAsia="Times New Roman" w:hAnsi="Times New Roman" w:cs="Times New Roman"/>
          <w:bCs/>
          <w:sz w:val="24"/>
          <w:szCs w:val="24"/>
        </w:rPr>
        <w:t xml:space="preserve"> adopted </w:t>
      </w:r>
      <w:del w:id="221" w:author="Siyu Wang" w:date="2026-03-17T01:44:00Z" w16du:dateUtc="2026-03-17T05:44:00Z">
        <w:r w:rsidR="0061129E" w:rsidRPr="00C81301" w:rsidDel="006D12AB">
          <w:rPr>
            <w:rFonts w:ascii="Times New Roman" w:eastAsia="Times New Roman" w:hAnsi="Times New Roman" w:cs="Times New Roman"/>
            <w:bCs/>
            <w:sz w:val="24"/>
            <w:szCs w:val="24"/>
          </w:rPr>
          <w:delText>under temporal uncertainty</w:delText>
        </w:r>
      </w:del>
      <w:ins w:id="222" w:author="Siyu Wang" w:date="2026-03-17T01:44:00Z" w16du:dateUtc="2026-03-17T05:44:00Z">
        <w:r w:rsidR="006D12AB">
          <w:rPr>
            <w:rFonts w:ascii="Times New Roman" w:eastAsia="Times New Roman" w:hAnsi="Times New Roman" w:cs="Times New Roman"/>
            <w:bCs/>
            <w:sz w:val="24"/>
            <w:szCs w:val="24"/>
          </w:rPr>
          <w:t>by the animal</w:t>
        </w:r>
      </w:ins>
      <w:r w:rsidR="00DE5DD5" w:rsidRPr="00C81301">
        <w:rPr>
          <w:rFonts w:ascii="Times New Roman" w:eastAsia="Times New Roman" w:hAnsi="Times New Roman" w:cs="Times New Roman"/>
          <w:bCs/>
          <w:sz w:val="24"/>
          <w:szCs w:val="24"/>
        </w:rPr>
        <w:t>.</w:t>
      </w:r>
      <w:r w:rsidR="000F7EDD" w:rsidRPr="00C81301">
        <w:rPr>
          <w:rFonts w:ascii="Times New Roman" w:eastAsia="Times New Roman" w:hAnsi="Times New Roman" w:cs="Times New Roman"/>
          <w:bCs/>
          <w:sz w:val="24"/>
          <w:szCs w:val="24"/>
        </w:rPr>
        <w:t xml:space="preserve"> </w:t>
      </w:r>
    </w:p>
    <w:p w14:paraId="54CCBE88" w14:textId="42C6F092" w:rsidR="00A450CA" w:rsidDel="00C42CE5" w:rsidRDefault="00000000" w:rsidP="006D12AB">
      <w:pPr>
        <w:spacing w:after="0" w:line="480" w:lineRule="auto"/>
        <w:ind w:firstLine="360"/>
        <w:rPr>
          <w:del w:id="223" w:author="Siyu Wang" w:date="2026-03-17T01:41:00Z" w16du:dateUtc="2026-03-17T05:41:00Z"/>
          <w:rFonts w:ascii="Times New Roman" w:eastAsia="Times New Roman" w:hAnsi="Times New Roman" w:cs="Times New Roman"/>
          <w:bCs/>
          <w:sz w:val="24"/>
          <w:szCs w:val="24"/>
        </w:rPr>
        <w:pPrChange w:id="224" w:author="Siyu Wang" w:date="2026-03-17T01:42:00Z" w16du:dateUtc="2026-03-17T05:42:00Z">
          <w:pPr>
            <w:spacing w:after="0" w:line="480" w:lineRule="auto"/>
            <w:ind w:firstLine="360"/>
          </w:pPr>
        </w:pPrChange>
      </w:pPr>
      <w:del w:id="225" w:author="Siyu Wang" w:date="2026-03-17T01:41:00Z" w16du:dateUtc="2026-03-17T05:41:00Z">
        <w:r w:rsidRPr="00C81301" w:rsidDel="00C42CE5">
          <w:rPr>
            <w:rFonts w:ascii="Times New Roman" w:eastAsia="Times New Roman" w:hAnsi="Times New Roman" w:cs="Times New Roman"/>
            <w:bCs/>
            <w:sz w:val="24"/>
            <w:szCs w:val="24"/>
          </w:rPr>
          <w:delText xml:space="preserve">Together, these results show that dlPFC </w:delText>
        </w:r>
        <w:r w:rsidR="00D732C1" w:rsidRPr="00C81301" w:rsidDel="00C42CE5">
          <w:rPr>
            <w:rFonts w:ascii="Times New Roman" w:eastAsia="Times New Roman" w:hAnsi="Times New Roman" w:cs="Times New Roman"/>
            <w:bCs/>
            <w:sz w:val="24"/>
            <w:szCs w:val="24"/>
          </w:rPr>
          <w:delText xml:space="preserve">does not </w:delText>
        </w:r>
        <w:r w:rsidR="00C81301" w:rsidRPr="00C81301" w:rsidDel="00C42CE5">
          <w:rPr>
            <w:rFonts w:ascii="Times New Roman" w:eastAsia="Times New Roman" w:hAnsi="Times New Roman" w:cs="Times New Roman"/>
            <w:bCs/>
            <w:sz w:val="24"/>
            <w:szCs w:val="24"/>
          </w:rPr>
          <w:delText xml:space="preserve">rely on </w:delText>
        </w:r>
        <w:r w:rsidR="00D732C1" w:rsidRPr="00C81301" w:rsidDel="00C42CE5">
          <w:rPr>
            <w:rFonts w:ascii="Times New Roman" w:eastAsia="Times New Roman" w:hAnsi="Times New Roman" w:cs="Times New Roman"/>
            <w:bCs/>
            <w:sz w:val="24"/>
            <w:szCs w:val="24"/>
          </w:rPr>
          <w:delText xml:space="preserve">a </w:delText>
        </w:r>
        <w:r w:rsidR="00C81301" w:rsidRPr="00C81301" w:rsidDel="00C42CE5">
          <w:rPr>
            <w:rFonts w:ascii="Times New Roman" w:eastAsia="Times New Roman" w:hAnsi="Times New Roman" w:cs="Times New Roman"/>
            <w:bCs/>
            <w:sz w:val="24"/>
            <w:szCs w:val="24"/>
          </w:rPr>
          <w:delText>single</w:delText>
        </w:r>
        <w:r w:rsidR="006862C9" w:rsidDel="00C42CE5">
          <w:rPr>
            <w:rFonts w:ascii="Times New Roman" w:eastAsia="Times New Roman" w:hAnsi="Times New Roman" w:cs="Times New Roman"/>
            <w:bCs/>
            <w:sz w:val="24"/>
            <w:szCs w:val="24"/>
          </w:rPr>
          <w:delText>,</w:delText>
        </w:r>
        <w:r w:rsidR="00D732C1" w:rsidRPr="00C81301" w:rsidDel="00C42CE5">
          <w:rPr>
            <w:rFonts w:ascii="Times New Roman" w:eastAsia="Times New Roman" w:hAnsi="Times New Roman" w:cs="Times New Roman"/>
            <w:bCs/>
            <w:sz w:val="24"/>
            <w:szCs w:val="24"/>
          </w:rPr>
          <w:delText xml:space="preserve"> fixed </w:delText>
        </w:r>
        <w:r w:rsidR="0072638D" w:rsidRPr="00C81301" w:rsidDel="00C42CE5">
          <w:rPr>
            <w:rFonts w:ascii="Times New Roman" w:eastAsia="Times New Roman" w:hAnsi="Times New Roman" w:cs="Times New Roman"/>
            <w:bCs/>
            <w:sz w:val="24"/>
            <w:szCs w:val="24"/>
          </w:rPr>
          <w:delText>mechanism</w:delText>
        </w:r>
        <w:r w:rsidR="00D732C1" w:rsidRPr="00C81301" w:rsidDel="00C42CE5">
          <w:rPr>
            <w:rFonts w:ascii="Times New Roman" w:eastAsia="Times New Roman" w:hAnsi="Times New Roman" w:cs="Times New Roman"/>
            <w:bCs/>
            <w:sz w:val="24"/>
            <w:szCs w:val="24"/>
          </w:rPr>
          <w:delText xml:space="preserve"> to compute </w:delText>
        </w:r>
        <w:r w:rsidRPr="00C81301" w:rsidDel="00C42CE5">
          <w:rPr>
            <w:rFonts w:ascii="Times New Roman" w:eastAsia="Times New Roman" w:hAnsi="Times New Roman" w:cs="Times New Roman"/>
            <w:bCs/>
            <w:sz w:val="24"/>
            <w:szCs w:val="24"/>
          </w:rPr>
          <w:delText>temporal discounting</w:delText>
        </w:r>
        <w:r w:rsidR="00D732C1" w:rsidRPr="00C81301" w:rsidDel="00C42CE5">
          <w:rPr>
            <w:rFonts w:ascii="Times New Roman" w:eastAsia="Times New Roman" w:hAnsi="Times New Roman" w:cs="Times New Roman"/>
            <w:bCs/>
            <w:sz w:val="24"/>
            <w:szCs w:val="24"/>
          </w:rPr>
          <w:delText xml:space="preserve">. </w:delText>
        </w:r>
        <w:r w:rsidR="006862C9" w:rsidDel="00C42CE5">
          <w:rPr>
            <w:rFonts w:ascii="Times New Roman" w:eastAsia="Times New Roman" w:hAnsi="Times New Roman" w:cs="Times New Roman"/>
            <w:bCs/>
            <w:sz w:val="24"/>
            <w:szCs w:val="24"/>
          </w:rPr>
          <w:delText>Rather</w:delText>
        </w:r>
        <w:r w:rsidR="0072638D" w:rsidRPr="00C81301" w:rsidDel="00C42CE5">
          <w:rPr>
            <w:rFonts w:ascii="Times New Roman" w:eastAsia="Times New Roman" w:hAnsi="Times New Roman" w:cs="Times New Roman"/>
            <w:bCs/>
            <w:sz w:val="24"/>
            <w:szCs w:val="24"/>
          </w:rPr>
          <w:delText>, it</w:delText>
        </w:r>
        <w:r w:rsidR="000028CB" w:rsidDel="00C42CE5">
          <w:rPr>
            <w:rFonts w:ascii="Times New Roman" w:eastAsia="Times New Roman" w:hAnsi="Times New Roman" w:cs="Times New Roman"/>
            <w:bCs/>
            <w:sz w:val="24"/>
            <w:szCs w:val="24"/>
          </w:rPr>
          <w:delText xml:space="preserve"> reflects differences in </w:delText>
        </w:r>
        <w:r w:rsidR="006862C9" w:rsidDel="00C42CE5">
          <w:rPr>
            <w:rFonts w:ascii="Times New Roman" w:eastAsia="Times New Roman" w:hAnsi="Times New Roman" w:cs="Times New Roman"/>
            <w:bCs/>
            <w:sz w:val="24"/>
            <w:szCs w:val="24"/>
          </w:rPr>
          <w:delText xml:space="preserve">the integration of </w:delText>
        </w:r>
        <w:r w:rsidR="000028CB" w:rsidDel="00C42CE5">
          <w:rPr>
            <w:rFonts w:ascii="Times New Roman" w:eastAsia="Times New Roman" w:hAnsi="Times New Roman" w:cs="Times New Roman"/>
            <w:bCs/>
            <w:sz w:val="24"/>
            <w:szCs w:val="24"/>
          </w:rPr>
          <w:delText>reward, delay and temporal contingencies</w:delText>
        </w:r>
        <w:r w:rsidR="006F29F1" w:rsidDel="00C42CE5">
          <w:rPr>
            <w:rFonts w:ascii="Times New Roman" w:eastAsia="Times New Roman" w:hAnsi="Times New Roman" w:cs="Times New Roman"/>
            <w:bCs/>
            <w:sz w:val="24"/>
            <w:szCs w:val="24"/>
          </w:rPr>
          <w:delText>,</w:delText>
        </w:r>
        <w:r w:rsidR="000028CB" w:rsidDel="00C42CE5">
          <w:rPr>
            <w:rFonts w:ascii="Times New Roman" w:eastAsia="Times New Roman" w:hAnsi="Times New Roman" w:cs="Times New Roman"/>
            <w:bCs/>
            <w:sz w:val="24"/>
            <w:szCs w:val="24"/>
          </w:rPr>
          <w:delText xml:space="preserve"> </w:delText>
        </w:r>
        <w:r w:rsidR="00C81301" w:rsidRPr="00C81301" w:rsidDel="00C42CE5">
          <w:rPr>
            <w:rFonts w:ascii="Times New Roman" w:eastAsia="Times New Roman" w:hAnsi="Times New Roman" w:cs="Times New Roman"/>
            <w:bCs/>
            <w:sz w:val="24"/>
            <w:szCs w:val="24"/>
          </w:rPr>
          <w:delText xml:space="preserve">demonstrating that </w:delText>
        </w:r>
        <w:r w:rsidRPr="00C81301" w:rsidDel="00C42CE5">
          <w:rPr>
            <w:rFonts w:ascii="Times New Roman" w:eastAsia="Times New Roman" w:hAnsi="Times New Roman" w:cs="Times New Roman"/>
            <w:bCs/>
            <w:sz w:val="24"/>
            <w:szCs w:val="24"/>
          </w:rPr>
          <w:delText xml:space="preserve">individual differences </w:delText>
        </w:r>
        <w:r w:rsidR="00214783" w:rsidRPr="00C81301" w:rsidDel="00C42CE5">
          <w:rPr>
            <w:rFonts w:ascii="Times New Roman" w:eastAsia="Times New Roman" w:hAnsi="Times New Roman" w:cs="Times New Roman"/>
            <w:bCs/>
            <w:sz w:val="24"/>
            <w:szCs w:val="24"/>
          </w:rPr>
          <w:delText xml:space="preserve">in temporal discounting </w:delText>
        </w:r>
        <w:r w:rsidR="006F29F1" w:rsidDel="00C42CE5">
          <w:rPr>
            <w:rFonts w:ascii="Times New Roman" w:eastAsia="Times New Roman" w:hAnsi="Times New Roman" w:cs="Times New Roman"/>
            <w:bCs/>
            <w:sz w:val="24"/>
            <w:szCs w:val="24"/>
          </w:rPr>
          <w:delText>are</w:delText>
        </w:r>
        <w:r w:rsidR="000028CB" w:rsidDel="00C42CE5">
          <w:rPr>
            <w:rFonts w:ascii="Times New Roman" w:eastAsia="Times New Roman" w:hAnsi="Times New Roman" w:cs="Times New Roman"/>
            <w:bCs/>
            <w:sz w:val="24"/>
            <w:szCs w:val="24"/>
          </w:rPr>
          <w:delText xml:space="preserve"> mirrored in neural processing</w:delText>
        </w:r>
        <w:r w:rsidRPr="00C81301" w:rsidDel="00C42CE5">
          <w:rPr>
            <w:rFonts w:ascii="Times New Roman" w:eastAsia="Times New Roman" w:hAnsi="Times New Roman" w:cs="Times New Roman"/>
            <w:bCs/>
            <w:sz w:val="24"/>
            <w:szCs w:val="24"/>
          </w:rPr>
          <w:delText>.</w:delText>
        </w:r>
        <w:commentRangeEnd w:id="210"/>
        <w:r w:rsidR="001158BA" w:rsidDel="00C42CE5">
          <w:rPr>
            <w:rStyle w:val="CommentReference"/>
            <w:rFonts w:ascii="Times New Roman" w:eastAsia="Times New Roman" w:hAnsi="Times New Roman" w:cs="Times New Roman"/>
            <w:bCs/>
            <w:sz w:val="24"/>
            <w:szCs w:val="24"/>
          </w:rPr>
          <w:commentReference w:id="210"/>
        </w:r>
        <w:commentRangeEnd w:id="211"/>
        <w:r w:rsidR="00327EAF" w:rsidDel="00C42CE5">
          <w:rPr>
            <w:rStyle w:val="CommentReference"/>
            <w:rFonts w:ascii="Times New Roman" w:eastAsia="Times New Roman" w:hAnsi="Times New Roman" w:cs="Times New Roman"/>
            <w:bCs/>
            <w:sz w:val="24"/>
            <w:szCs w:val="24"/>
          </w:rPr>
          <w:commentReference w:id="211"/>
        </w:r>
      </w:del>
    </w:p>
    <w:p w14:paraId="5DF9740B" w14:textId="77777777" w:rsidR="00471A6D" w:rsidRDefault="00471A6D" w:rsidP="006D12AB">
      <w:pPr>
        <w:spacing w:after="0" w:line="480" w:lineRule="auto"/>
        <w:ind w:firstLine="360"/>
        <w:rPr>
          <w:rFonts w:ascii="Times New Roman" w:eastAsia="Times New Roman" w:hAnsi="Times New Roman" w:cs="Times New Roman"/>
          <w:bCs/>
          <w:sz w:val="24"/>
          <w:szCs w:val="24"/>
        </w:rPr>
      </w:pPr>
    </w:p>
    <w:p w14:paraId="02986B82" w14:textId="3CDF7515" w:rsidR="005C1A09" w:rsidRDefault="0000000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658587F4" w14:textId="493FBBD4" w:rsidR="00E11918" w:rsidDel="00631433" w:rsidRDefault="00E11918">
      <w:pPr>
        <w:shd w:val="clear" w:color="auto" w:fill="FFFFFF"/>
        <w:spacing w:after="0" w:line="480" w:lineRule="auto"/>
        <w:ind w:firstLine="360"/>
        <w:rPr>
          <w:del w:id="226" w:author="Siyu Wang" w:date="2026-03-05T19:22:00Z" w16du:dateUtc="2026-03-06T00:22: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3C5EC1">
        <w:rPr>
          <w:rFonts w:ascii="Times New Roman" w:eastAsia="Times New Roman" w:hAnsi="Times New Roman" w:cs="Times New Roman"/>
          <w:sz w:val="24"/>
          <w:szCs w:val="24"/>
        </w:rPr>
        <w:t xml:space="preserve">two-step </w:t>
      </w:r>
      <w:r>
        <w:rPr>
          <w:rFonts w:ascii="Times New Roman" w:eastAsia="Times New Roman" w:hAnsi="Times New Roman" w:cs="Times New Roman"/>
          <w:sz w:val="24"/>
          <w:szCs w:val="24"/>
        </w:rPr>
        <w:t>temporal discounting task (</w:t>
      </w:r>
      <w:r w:rsidR="00327EAF">
        <w:rPr>
          <w:rFonts w:ascii="Times New Roman" w:eastAsia="Times New Roman" w:hAnsi="Times New Roman" w:cs="Times New Roman"/>
          <w:sz w:val="24"/>
          <w:szCs w:val="24"/>
        </w:rPr>
        <w:t xml:space="preserve">see </w:t>
      </w:r>
      <w:r>
        <w:rPr>
          <w:rFonts w:ascii="Times New Roman" w:eastAsia="Times New Roman" w:hAnsi="Times New Roman" w:cs="Times New Roman"/>
          <w:sz w:val="24"/>
          <w:szCs w:val="24"/>
        </w:rPr>
        <w:t>Fig. 1A</w:t>
      </w:r>
      <w:r w:rsidR="00327EAF">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Methods), in which </w:t>
      </w:r>
      <w:ins w:id="227" w:author="Siyu Wang" w:date="2026-03-05T18:56:00Z" w16du:dateUtc="2026-03-05T23:56:00Z">
        <w:r w:rsidR="00F049FD">
          <w:rPr>
            <w:rFonts w:ascii="Times New Roman" w:eastAsia="Times New Roman" w:hAnsi="Times New Roman" w:cs="Times New Roman"/>
            <w:sz w:val="24"/>
            <w:szCs w:val="24"/>
          </w:rPr>
          <w:t xml:space="preserve">monkeys chose whether to accept or reject an offer of a delayed reward. </w:t>
        </w:r>
      </w:ins>
      <w:ins w:id="228" w:author="Siyu Wang" w:date="2026-03-05T18:57:00Z" w16du:dateUtc="2026-03-05T23:57:00Z">
        <w:r w:rsidR="00F049FD">
          <w:rPr>
            <w:rFonts w:ascii="Times New Roman" w:eastAsia="Times New Roman" w:hAnsi="Times New Roman" w:cs="Times New Roman"/>
            <w:sz w:val="24"/>
            <w:szCs w:val="24"/>
          </w:rPr>
          <w:t xml:space="preserve">Animals were pretrained on the 9 visual cues that signaled different combinations of </w:t>
        </w:r>
      </w:ins>
      <w:del w:id="229" w:author="Siyu Wang" w:date="2026-03-05T18:57:00Z" w16du:dateUtc="2026-03-05T23:57:00Z">
        <w:r w:rsidDel="00F049FD">
          <w:rPr>
            <w:rFonts w:ascii="Times New Roman" w:eastAsia="Times New Roman" w:hAnsi="Times New Roman" w:cs="Times New Roman"/>
            <w:sz w:val="24"/>
            <w:szCs w:val="24"/>
          </w:rPr>
          <w:delText xml:space="preserve">each of nine visual cues signaled an offer of </w:delText>
        </w:r>
        <w:r w:rsidR="00327EAF" w:rsidDel="00F049FD">
          <w:rPr>
            <w:rFonts w:ascii="Times New Roman" w:eastAsia="Times New Roman" w:hAnsi="Times New Roman" w:cs="Times New Roman"/>
            <w:sz w:val="24"/>
            <w:szCs w:val="24"/>
          </w:rPr>
          <w:delText xml:space="preserve">a </w:delText>
        </w:r>
        <w:r w:rsidDel="00F049FD">
          <w:rPr>
            <w:rFonts w:ascii="Times New Roman" w:eastAsia="Times New Roman" w:hAnsi="Times New Roman" w:cs="Times New Roman"/>
            <w:sz w:val="24"/>
            <w:szCs w:val="24"/>
          </w:rPr>
          <w:delText xml:space="preserve">reward (Fig. 1B). Each offer combined </w:delText>
        </w:r>
        <w:r w:rsidR="00327EAF" w:rsidDel="00F049FD">
          <w:rPr>
            <w:rFonts w:ascii="Times New Roman" w:eastAsia="Times New Roman" w:hAnsi="Times New Roman" w:cs="Times New Roman"/>
            <w:sz w:val="24"/>
            <w:szCs w:val="24"/>
          </w:rPr>
          <w:delText xml:space="preserve">a </w:delText>
        </w:r>
      </w:del>
      <w:r>
        <w:rPr>
          <w:rFonts w:ascii="Times New Roman" w:eastAsia="Times New Roman" w:hAnsi="Times New Roman" w:cs="Times New Roman"/>
          <w:sz w:val="24"/>
          <w:szCs w:val="24"/>
        </w:rPr>
        <w:t>reward magnitude</w:t>
      </w:r>
      <w:ins w:id="230" w:author="Siyu Wang" w:date="2026-03-05T18:57:00Z" w16du:dateUtc="2026-03-05T23:57:00Z">
        <w:r w:rsidR="00F049FD">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w:t>
      </w:r>
      <w:ins w:id="231" w:author="Siyu Wang" w:date="2026-03-05T18:57:00Z" w16du:dateUtc="2026-03-05T23:57:00Z">
        <w:r w:rsidR="00F049FD">
          <w:rPr>
            <w:rFonts w:ascii="Times New Roman" w:eastAsia="Times New Roman" w:hAnsi="Times New Roman" w:cs="Times New Roman"/>
            <w:sz w:val="24"/>
            <w:szCs w:val="24"/>
          </w:rPr>
          <w:t>(</w:t>
        </w:r>
      </w:ins>
      <w:del w:id="232" w:author="Siyu Wang" w:date="2026-03-05T18:57:00Z" w16du:dateUtc="2026-03-05T23:57:00Z">
        <w:r w:rsidR="00327EAF" w:rsidDel="00F049FD">
          <w:rPr>
            <w:rFonts w:ascii="Times New Roman" w:eastAsia="Times New Roman" w:hAnsi="Times New Roman" w:cs="Times New Roman"/>
            <w:sz w:val="24"/>
            <w:szCs w:val="24"/>
          </w:rPr>
          <w:delText xml:space="preserve">of </w:delText>
        </w:r>
      </w:del>
      <w:r>
        <w:rPr>
          <w:rFonts w:ascii="Times New Roman" w:eastAsia="Times New Roman" w:hAnsi="Times New Roman" w:cs="Times New Roman"/>
          <w:sz w:val="24"/>
          <w:szCs w:val="24"/>
        </w:rPr>
        <w:t>2, 4, or 6 drops of liquid reward</w:t>
      </w:r>
      <w:ins w:id="233" w:author="Siyu Wang" w:date="2026-03-05T18:57:00Z" w16du:dateUtc="2026-03-05T23:57:00Z">
        <w:r w:rsidR="00F049FD">
          <w:rPr>
            <w:rFonts w:ascii="Times New Roman" w:eastAsia="Times New Roman" w:hAnsi="Times New Roman" w:cs="Times New Roman"/>
            <w:sz w:val="24"/>
            <w:szCs w:val="24"/>
          </w:rPr>
          <w:t xml:space="preserve">) and </w:t>
        </w:r>
      </w:ins>
      <w:del w:id="234" w:author="Siyu Wang" w:date="2026-03-05T18:57:00Z" w16du:dateUtc="2026-03-05T23:57:00Z">
        <w:r w:rsidDel="00F049FD">
          <w:rPr>
            <w:rFonts w:ascii="Times New Roman" w:eastAsia="Times New Roman" w:hAnsi="Times New Roman" w:cs="Times New Roman"/>
            <w:sz w:val="24"/>
            <w:szCs w:val="24"/>
          </w:rPr>
          <w:delText xml:space="preserve"> with a </w:delText>
        </w:r>
      </w:del>
      <w:r>
        <w:rPr>
          <w:rFonts w:ascii="Times New Roman" w:eastAsia="Times New Roman" w:hAnsi="Times New Roman" w:cs="Times New Roman"/>
          <w:sz w:val="24"/>
          <w:szCs w:val="24"/>
        </w:rPr>
        <w:t>delay</w:t>
      </w:r>
      <w:ins w:id="235" w:author="Siyu Wang" w:date="2026-03-05T18:58:00Z" w16du:dateUtc="2026-03-05T23:58:00Z">
        <w:r w:rsidR="00D774B1">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w:t>
      </w:r>
      <w:ins w:id="236" w:author="Siyu Wang" w:date="2026-03-05T18:57:00Z" w16du:dateUtc="2026-03-05T23:57:00Z">
        <w:r w:rsidR="00F049FD">
          <w:rPr>
            <w:rFonts w:ascii="Times New Roman" w:eastAsia="Times New Roman" w:hAnsi="Times New Roman" w:cs="Times New Roman"/>
            <w:sz w:val="24"/>
            <w:szCs w:val="24"/>
          </w:rPr>
          <w:t>(</w:t>
        </w:r>
      </w:ins>
      <w:del w:id="237" w:author="Siyu Wang" w:date="2026-03-05T18:57:00Z" w16du:dateUtc="2026-03-05T23:57:00Z">
        <w:r w:rsidDel="00F049FD">
          <w:rPr>
            <w:rFonts w:ascii="Times New Roman" w:eastAsia="Times New Roman" w:hAnsi="Times New Roman" w:cs="Times New Roman"/>
            <w:sz w:val="24"/>
            <w:szCs w:val="24"/>
          </w:rPr>
          <w:delText xml:space="preserve">before delivery </w:delText>
        </w:r>
        <w:r w:rsidR="00327EAF" w:rsidDel="00F049FD">
          <w:rPr>
            <w:rFonts w:ascii="Times New Roman" w:eastAsia="Times New Roman" w:hAnsi="Times New Roman" w:cs="Times New Roman"/>
            <w:sz w:val="24"/>
            <w:szCs w:val="24"/>
          </w:rPr>
          <w:delText xml:space="preserve">of </w:delText>
        </w:r>
      </w:del>
      <w:r>
        <w:rPr>
          <w:rFonts w:ascii="Times New Roman" w:eastAsia="Times New Roman" w:hAnsi="Times New Roman" w:cs="Times New Roman"/>
          <w:sz w:val="24"/>
          <w:szCs w:val="24"/>
        </w:rPr>
        <w:t>1, 5, or 10 seconds</w:t>
      </w:r>
      <w:ins w:id="238" w:author="Siyu Wang" w:date="2026-03-05T18:57:00Z" w16du:dateUtc="2026-03-05T23:57:00Z">
        <w:r w:rsidR="00F049FD">
          <w:rPr>
            <w:rFonts w:ascii="Times New Roman" w:eastAsia="Times New Roman" w:hAnsi="Times New Roman" w:cs="Times New Roman"/>
            <w:sz w:val="24"/>
            <w:szCs w:val="24"/>
          </w:rPr>
          <w:t>)</w:t>
        </w:r>
      </w:ins>
      <w:r>
        <w:rPr>
          <w:rFonts w:ascii="Times New Roman" w:eastAsia="Times New Roman" w:hAnsi="Times New Roman" w:cs="Times New Roman"/>
          <w:sz w:val="24"/>
          <w:szCs w:val="24"/>
        </w:rPr>
        <w:t>.</w:t>
      </w:r>
      <w:ins w:id="239" w:author="Siyu Wang" w:date="2026-03-05T19:02:00Z" w16du:dateUtc="2026-03-06T00:02:00Z">
        <w:r w:rsidR="0083759E">
          <w:rPr>
            <w:rFonts w:ascii="Times New Roman" w:eastAsia="Times New Roman" w:hAnsi="Times New Roman" w:cs="Times New Roman"/>
            <w:sz w:val="24"/>
            <w:szCs w:val="24"/>
          </w:rPr>
          <w:t xml:space="preserve"> </w:t>
        </w:r>
      </w:ins>
      <w:ins w:id="240" w:author="Siyu Wang" w:date="2026-03-05T19:27:00Z" w16du:dateUtc="2026-03-06T00:27:00Z">
        <w:r w:rsidR="002E298B">
          <w:rPr>
            <w:rFonts w:ascii="Times New Roman" w:eastAsia="Times New Roman" w:hAnsi="Times New Roman" w:cs="Times New Roman"/>
            <w:sz w:val="24"/>
            <w:szCs w:val="24"/>
          </w:rPr>
          <w:t>Animals indicate</w:t>
        </w:r>
      </w:ins>
      <w:ins w:id="241" w:author="Siyu Wang" w:date="2026-03-05T19:28:00Z" w16du:dateUtc="2026-03-06T00:28:00Z">
        <w:r w:rsidR="004B72E3">
          <w:rPr>
            <w:rFonts w:ascii="Times New Roman" w:eastAsia="Times New Roman" w:hAnsi="Times New Roman" w:cs="Times New Roman"/>
            <w:sz w:val="24"/>
            <w:szCs w:val="24"/>
          </w:rPr>
          <w:t>d</w:t>
        </w:r>
      </w:ins>
      <w:ins w:id="242" w:author="Siyu Wang" w:date="2026-03-05T19:27:00Z" w16du:dateUtc="2026-03-06T00:27:00Z">
        <w:r w:rsidR="002E298B">
          <w:rPr>
            <w:rFonts w:ascii="Times New Roman" w:eastAsia="Times New Roman" w:hAnsi="Times New Roman" w:cs="Times New Roman"/>
            <w:sz w:val="24"/>
            <w:szCs w:val="24"/>
          </w:rPr>
          <w:t xml:space="preserve"> their accept </w:t>
        </w:r>
      </w:ins>
      <w:ins w:id="243" w:author="Siyu Wang" w:date="2026-03-05T19:28:00Z" w16du:dateUtc="2026-03-06T00:28:00Z">
        <w:r w:rsidR="00802506">
          <w:rPr>
            <w:rFonts w:ascii="Times New Roman" w:eastAsia="Times New Roman" w:hAnsi="Times New Roman" w:cs="Times New Roman"/>
            <w:sz w:val="24"/>
            <w:szCs w:val="24"/>
          </w:rPr>
          <w:t>vs</w:t>
        </w:r>
      </w:ins>
      <w:ins w:id="244" w:author="Siyu Wang" w:date="2026-03-05T19:27:00Z" w16du:dateUtc="2026-03-06T00:27:00Z">
        <w:r w:rsidR="002E298B">
          <w:rPr>
            <w:rFonts w:ascii="Times New Roman" w:eastAsia="Times New Roman" w:hAnsi="Times New Roman" w:cs="Times New Roman"/>
            <w:sz w:val="24"/>
            <w:szCs w:val="24"/>
          </w:rPr>
          <w:t xml:space="preserve"> reject ch</w:t>
        </w:r>
      </w:ins>
      <w:ins w:id="245" w:author="Siyu Wang" w:date="2026-03-05T19:28:00Z" w16du:dateUtc="2026-03-06T00:28:00Z">
        <w:r w:rsidR="002E298B">
          <w:rPr>
            <w:rFonts w:ascii="Times New Roman" w:eastAsia="Times New Roman" w:hAnsi="Times New Roman" w:cs="Times New Roman"/>
            <w:sz w:val="24"/>
            <w:szCs w:val="24"/>
          </w:rPr>
          <w:t>oices</w:t>
        </w:r>
      </w:ins>
      <w:ins w:id="246" w:author="Siyu Wang" w:date="2026-03-05T19:27:00Z" w16du:dateUtc="2026-03-06T00:27:00Z">
        <w:r w:rsidR="002E298B">
          <w:rPr>
            <w:rFonts w:ascii="Times New Roman" w:eastAsia="Times New Roman" w:hAnsi="Times New Roman" w:cs="Times New Roman"/>
            <w:sz w:val="24"/>
            <w:szCs w:val="24"/>
          </w:rPr>
          <w:t xml:space="preserve"> by responding to</w:t>
        </w:r>
      </w:ins>
      <w:ins w:id="247" w:author="Siyu Wang" w:date="2026-03-05T19:28:00Z" w16du:dateUtc="2026-03-06T00:28:00Z">
        <w:r w:rsidR="002E298B">
          <w:rPr>
            <w:rFonts w:ascii="Times New Roman" w:eastAsia="Times New Roman" w:hAnsi="Times New Roman" w:cs="Times New Roman"/>
            <w:sz w:val="24"/>
            <w:szCs w:val="24"/>
          </w:rPr>
          <w:t xml:space="preserve"> </w:t>
        </w:r>
      </w:ins>
      <w:ins w:id="248" w:author="Siyu Wang" w:date="2026-03-05T19:30:00Z" w16du:dateUtc="2026-03-06T00:30:00Z">
        <w:r w:rsidR="00ED1738">
          <w:rPr>
            <w:rFonts w:ascii="Times New Roman" w:eastAsia="Times New Roman" w:hAnsi="Times New Roman" w:cs="Times New Roman"/>
            <w:sz w:val="24"/>
            <w:szCs w:val="24"/>
          </w:rPr>
          <w:t>a</w:t>
        </w:r>
      </w:ins>
      <w:ins w:id="249" w:author="Siyu Wang" w:date="2026-03-05T19:28:00Z" w16du:dateUtc="2026-03-06T00:28:00Z">
        <w:r w:rsidR="002E298B">
          <w:rPr>
            <w:rFonts w:ascii="Times New Roman" w:eastAsia="Times New Roman" w:hAnsi="Times New Roman" w:cs="Times New Roman"/>
            <w:sz w:val="24"/>
            <w:szCs w:val="24"/>
          </w:rPr>
          <w:t xml:space="preserve"> purple </w:t>
        </w:r>
        <w:r w:rsidR="004860BB">
          <w:rPr>
            <w:rFonts w:ascii="Times New Roman" w:eastAsia="Times New Roman" w:hAnsi="Times New Roman" w:cs="Times New Roman"/>
            <w:sz w:val="24"/>
            <w:szCs w:val="24"/>
          </w:rPr>
          <w:t>vs</w:t>
        </w:r>
      </w:ins>
      <w:ins w:id="250" w:author="Siyu Wang" w:date="2026-03-05T19:27:00Z" w16du:dateUtc="2026-03-06T00:27:00Z">
        <w:r w:rsidR="002E298B">
          <w:rPr>
            <w:rFonts w:ascii="Times New Roman" w:eastAsia="Times New Roman" w:hAnsi="Times New Roman" w:cs="Times New Roman"/>
            <w:sz w:val="24"/>
            <w:szCs w:val="24"/>
          </w:rPr>
          <w:t xml:space="preserve"> yellow </w:t>
        </w:r>
      </w:ins>
      <w:ins w:id="251" w:author="Siyu Wang" w:date="2026-03-05T19:28:00Z" w16du:dateUtc="2026-03-06T00:28:00Z">
        <w:r w:rsidR="002E298B">
          <w:rPr>
            <w:rFonts w:ascii="Times New Roman" w:eastAsia="Times New Roman" w:hAnsi="Times New Roman" w:cs="Times New Roman"/>
            <w:sz w:val="24"/>
            <w:szCs w:val="24"/>
          </w:rPr>
          <w:t>go signal</w:t>
        </w:r>
        <w:r w:rsidR="00EA665C">
          <w:rPr>
            <w:rFonts w:ascii="Times New Roman" w:eastAsia="Times New Roman" w:hAnsi="Times New Roman" w:cs="Times New Roman"/>
            <w:sz w:val="24"/>
            <w:szCs w:val="24"/>
          </w:rPr>
          <w:t xml:space="preserve"> respectively</w:t>
        </w:r>
        <w:r w:rsidR="002E298B">
          <w:rPr>
            <w:rFonts w:ascii="Times New Roman" w:eastAsia="Times New Roman" w:hAnsi="Times New Roman" w:cs="Times New Roman"/>
            <w:sz w:val="24"/>
            <w:szCs w:val="24"/>
          </w:rPr>
          <w:t>.</w:t>
        </w:r>
      </w:ins>
      <w:ins w:id="252" w:author="Siyu Wang" w:date="2026-03-05T19:29:00Z" w16du:dateUtc="2026-03-06T00:29:00Z">
        <w:r w:rsidR="00C0674A">
          <w:rPr>
            <w:rFonts w:ascii="Times New Roman" w:eastAsia="Times New Roman" w:hAnsi="Times New Roman" w:cs="Times New Roman"/>
            <w:sz w:val="24"/>
            <w:szCs w:val="24"/>
          </w:rPr>
          <w:t xml:space="preserve"> </w:t>
        </w:r>
      </w:ins>
      <w:ins w:id="253" w:author="Siyu Wang" w:date="2026-03-05T19:30:00Z" w16du:dateUtc="2026-03-06T00:30:00Z">
        <w:r w:rsidR="00822610">
          <w:rPr>
            <w:rFonts w:ascii="Times New Roman" w:eastAsia="Times New Roman" w:hAnsi="Times New Roman" w:cs="Times New Roman"/>
            <w:sz w:val="24"/>
            <w:szCs w:val="24"/>
          </w:rPr>
          <w:t xml:space="preserve">In each trial, </w:t>
        </w:r>
        <w:r w:rsidR="000F230D">
          <w:rPr>
            <w:rFonts w:ascii="Times New Roman" w:eastAsia="Times New Roman" w:hAnsi="Times New Roman" w:cs="Times New Roman"/>
            <w:sz w:val="24"/>
            <w:szCs w:val="24"/>
          </w:rPr>
          <w:t xml:space="preserve">after the </w:t>
        </w:r>
      </w:ins>
      <w:ins w:id="254" w:author="Siyu Wang" w:date="2026-03-05T19:31:00Z" w16du:dateUtc="2026-03-06T00:31:00Z">
        <w:r w:rsidR="000F230D">
          <w:rPr>
            <w:rFonts w:ascii="Times New Roman" w:eastAsia="Times New Roman" w:hAnsi="Times New Roman" w:cs="Times New Roman"/>
            <w:sz w:val="24"/>
            <w:szCs w:val="24"/>
          </w:rPr>
          <w:t xml:space="preserve">reward offer was presented, one of the yellow/purple go signals was presented at random, </w:t>
        </w:r>
      </w:ins>
      <w:ins w:id="255" w:author="Siyu Wang" w:date="2026-03-05T19:34:00Z" w16du:dateUtc="2026-03-06T00:34:00Z">
        <w:r w:rsidR="00776C56">
          <w:rPr>
            <w:rFonts w:ascii="Times New Roman" w:eastAsia="Times New Roman" w:hAnsi="Times New Roman" w:cs="Times New Roman"/>
            <w:sz w:val="24"/>
            <w:szCs w:val="24"/>
          </w:rPr>
          <w:t xml:space="preserve">and </w:t>
        </w:r>
      </w:ins>
      <w:ins w:id="256" w:author="Siyu Wang" w:date="2026-03-05T20:07:00Z" w16du:dateUtc="2026-03-06T01:07:00Z">
        <w:r w:rsidR="00F80AD9">
          <w:rPr>
            <w:rFonts w:ascii="Times New Roman" w:eastAsia="Times New Roman" w:hAnsi="Times New Roman" w:cs="Times New Roman"/>
            <w:sz w:val="24"/>
            <w:szCs w:val="24"/>
          </w:rPr>
          <w:t>if monkey did not respond to the first go signal</w:t>
        </w:r>
      </w:ins>
      <w:ins w:id="257" w:author="Siyu Wang" w:date="2026-03-05T20:08:00Z" w16du:dateUtc="2026-03-06T01:08:00Z">
        <w:r w:rsidR="00F80AD9">
          <w:rPr>
            <w:rFonts w:ascii="Times New Roman" w:eastAsia="Times New Roman" w:hAnsi="Times New Roman" w:cs="Times New Roman"/>
            <w:sz w:val="24"/>
            <w:szCs w:val="24"/>
          </w:rPr>
          <w:t xml:space="preserve">, </w:t>
        </w:r>
      </w:ins>
      <w:ins w:id="258" w:author="Siyu Wang" w:date="2026-03-05T19:34:00Z" w16du:dateUtc="2026-03-06T00:34:00Z">
        <w:r w:rsidR="00776C56">
          <w:rPr>
            <w:rFonts w:ascii="Times New Roman" w:eastAsia="Times New Roman" w:hAnsi="Times New Roman" w:cs="Times New Roman"/>
            <w:sz w:val="24"/>
            <w:szCs w:val="24"/>
          </w:rPr>
          <w:t>the other go signal was presented after a fixed delay</w:t>
        </w:r>
      </w:ins>
      <w:ins w:id="259" w:author="Siyu Wang" w:date="2026-03-05T19:35:00Z" w16du:dateUtc="2026-03-06T00:35:00Z">
        <w:r w:rsidR="00B77C18">
          <w:rPr>
            <w:rFonts w:ascii="Times New Roman" w:eastAsia="Times New Roman" w:hAnsi="Times New Roman" w:cs="Times New Roman"/>
            <w:sz w:val="24"/>
            <w:szCs w:val="24"/>
          </w:rPr>
          <w:t xml:space="preserve"> (1100ms</w:t>
        </w:r>
      </w:ins>
      <w:ins w:id="260" w:author="Siyu Wang" w:date="2026-03-05T20:08:00Z" w16du:dateUtc="2026-03-06T01:08:00Z">
        <w:r w:rsidR="00F80AD9">
          <w:rPr>
            <w:rFonts w:ascii="Times New Roman" w:eastAsia="Times New Roman" w:hAnsi="Times New Roman" w:cs="Times New Roman"/>
            <w:sz w:val="24"/>
            <w:szCs w:val="24"/>
          </w:rPr>
          <w:t>)</w:t>
        </w:r>
      </w:ins>
      <w:ins w:id="261" w:author="Siyu Wang" w:date="2026-03-05T20:07:00Z" w16du:dateUtc="2026-03-06T01:07:00Z">
        <w:r w:rsidR="00F80AD9">
          <w:rPr>
            <w:rFonts w:ascii="Times New Roman" w:eastAsia="Times New Roman" w:hAnsi="Times New Roman" w:cs="Times New Roman"/>
            <w:sz w:val="24"/>
            <w:szCs w:val="24"/>
          </w:rPr>
          <w:t>.</w:t>
        </w:r>
      </w:ins>
      <w:ins w:id="262" w:author="Siyu Wang" w:date="2026-03-05T19:35:00Z" w16du:dateUtc="2026-03-06T00:35:00Z">
        <w:r w:rsidR="00776C56">
          <w:rPr>
            <w:rFonts w:ascii="Times New Roman" w:eastAsia="Times New Roman" w:hAnsi="Times New Roman" w:cs="Times New Roman"/>
            <w:sz w:val="24"/>
            <w:szCs w:val="24"/>
          </w:rPr>
          <w:t xml:space="preserve"> </w:t>
        </w:r>
      </w:ins>
      <w:del w:id="263" w:author="Siyu Wang" w:date="2026-03-05T19:03:00Z" w16du:dateUtc="2026-03-06T00:03:00Z">
        <w:r w:rsidDel="0083759E">
          <w:rPr>
            <w:rFonts w:ascii="Times New Roman" w:eastAsia="Times New Roman" w:hAnsi="Times New Roman" w:cs="Times New Roman"/>
            <w:sz w:val="24"/>
            <w:szCs w:val="24"/>
          </w:rPr>
          <w:delText xml:space="preserve"> </w:delText>
        </w:r>
      </w:del>
    </w:p>
    <w:p w14:paraId="2EC4D3BC" w14:textId="4593B0B3" w:rsidR="00E11918" w:rsidRDefault="00327EAF">
      <w:pPr>
        <w:shd w:val="clear" w:color="auto" w:fill="FFFFFF"/>
        <w:spacing w:after="0" w:line="480" w:lineRule="auto"/>
        <w:ind w:firstLine="360"/>
        <w:rPr>
          <w:rFonts w:ascii="Times New Roman" w:eastAsia="Times New Roman" w:hAnsi="Times New Roman" w:cs="Times New Roman"/>
          <w:sz w:val="24"/>
          <w:szCs w:val="24"/>
        </w:rPr>
        <w:pPrChange w:id="264" w:author="Siyu Wang" w:date="2026-03-05T19:35:00Z" w16du:dateUtc="2026-03-06T00:35:00Z">
          <w:pPr>
            <w:spacing w:after="0" w:line="480" w:lineRule="auto"/>
          </w:pPr>
        </w:pPrChange>
      </w:pPr>
      <w:del w:id="265" w:author="Siyu Wang" w:date="2026-03-05T19:22:00Z" w16du:dateUtc="2026-03-06T00:22:00Z">
        <w:r w:rsidDel="00C543A2">
          <w:rPr>
            <w:rFonts w:ascii="Times New Roman" w:eastAsia="Times New Roman" w:hAnsi="Times New Roman" w:cs="Times New Roman"/>
            <w:sz w:val="24"/>
            <w:szCs w:val="24"/>
          </w:rPr>
          <w:delText xml:space="preserve">During </w:delText>
        </w:r>
        <w:r w:rsidR="00E11918" w:rsidDel="00C543A2">
          <w:rPr>
            <w:rFonts w:ascii="Times New Roman" w:eastAsia="Times New Roman" w:hAnsi="Times New Roman" w:cs="Times New Roman"/>
            <w:sz w:val="24"/>
            <w:szCs w:val="24"/>
          </w:rPr>
          <w:delText xml:space="preserve">each trial, </w:delText>
        </w:r>
        <w:r w:rsidDel="00C543A2">
          <w:rPr>
            <w:rFonts w:ascii="Times New Roman" w:eastAsia="Times New Roman" w:hAnsi="Times New Roman" w:cs="Times New Roman"/>
            <w:sz w:val="24"/>
            <w:szCs w:val="24"/>
          </w:rPr>
          <w:delText xml:space="preserve">the </w:delText>
        </w:r>
      </w:del>
      <w:del w:id="266" w:author="Siyu Wang" w:date="2026-03-05T18:56:00Z" w16du:dateUtc="2026-03-05T23:56:00Z">
        <w:r w:rsidR="00BE7E9E" w:rsidDel="00F049FD">
          <w:rPr>
            <w:rFonts w:ascii="Times New Roman" w:eastAsia="Times New Roman" w:hAnsi="Times New Roman" w:cs="Times New Roman"/>
            <w:sz w:val="24"/>
            <w:szCs w:val="24"/>
          </w:rPr>
          <w:delText xml:space="preserve">animals </w:delText>
        </w:r>
        <w:r w:rsidR="00E11918" w:rsidDel="00F049FD">
          <w:rPr>
            <w:rFonts w:ascii="Times New Roman" w:eastAsia="Times New Roman" w:hAnsi="Times New Roman" w:cs="Times New Roman"/>
            <w:sz w:val="24"/>
            <w:szCs w:val="24"/>
          </w:rPr>
          <w:delText xml:space="preserve">chose whether to accept or reject the offer </w:delText>
        </w:r>
      </w:del>
      <w:del w:id="267" w:author="Siyu Wang" w:date="2026-03-05T19:22:00Z" w16du:dateUtc="2026-03-06T00:22:00Z">
        <w:r w:rsidR="00E11918" w:rsidDel="00C543A2">
          <w:rPr>
            <w:rFonts w:ascii="Times New Roman" w:eastAsia="Times New Roman" w:hAnsi="Times New Roman" w:cs="Times New Roman"/>
            <w:sz w:val="24"/>
            <w:szCs w:val="24"/>
          </w:rPr>
          <w:delText xml:space="preserve">by releasing a lever </w:delText>
        </w:r>
        <w:r w:rsidDel="00C543A2">
          <w:rPr>
            <w:rFonts w:ascii="Times New Roman" w:eastAsia="Times New Roman" w:hAnsi="Times New Roman" w:cs="Times New Roman"/>
            <w:sz w:val="24"/>
            <w:szCs w:val="24"/>
          </w:rPr>
          <w:delText xml:space="preserve">when prompted by </w:delText>
        </w:r>
        <w:r w:rsidR="00E11918" w:rsidDel="00C543A2">
          <w:rPr>
            <w:rFonts w:ascii="Times New Roman" w:eastAsia="Times New Roman" w:hAnsi="Times New Roman" w:cs="Times New Roman"/>
            <w:sz w:val="24"/>
            <w:szCs w:val="24"/>
          </w:rPr>
          <w:delText xml:space="preserve">a two-step go signal. </w:delText>
        </w:r>
      </w:del>
      <w:del w:id="268" w:author="Siyu Wang" w:date="2026-03-05T19:35:00Z" w16du:dateUtc="2026-03-06T00:35:00Z">
        <w:r w:rsidDel="00AC4C08">
          <w:rPr>
            <w:rFonts w:ascii="Times New Roman" w:eastAsia="Times New Roman" w:hAnsi="Times New Roman" w:cs="Times New Roman"/>
            <w:sz w:val="24"/>
            <w:szCs w:val="24"/>
          </w:rPr>
          <w:delText xml:space="preserve">The </w:delText>
        </w:r>
        <w:r w:rsidR="00E11918" w:rsidDel="00AC4C08">
          <w:rPr>
            <w:rFonts w:ascii="Times New Roman" w:eastAsia="Times New Roman" w:hAnsi="Times New Roman" w:cs="Times New Roman"/>
            <w:sz w:val="24"/>
            <w:szCs w:val="24"/>
          </w:rPr>
          <w:delText xml:space="preserve">yellow </w:delText>
        </w:r>
        <w:r w:rsidDel="00AC4C08">
          <w:rPr>
            <w:rFonts w:ascii="Times New Roman" w:eastAsia="Times New Roman" w:hAnsi="Times New Roman" w:cs="Times New Roman"/>
            <w:sz w:val="24"/>
            <w:szCs w:val="24"/>
          </w:rPr>
          <w:delText xml:space="preserve">go signal </w:delText>
        </w:r>
        <w:r w:rsidR="00E11918" w:rsidDel="00AC4C08">
          <w:rPr>
            <w:rFonts w:ascii="Times New Roman" w:eastAsia="Times New Roman" w:hAnsi="Times New Roman" w:cs="Times New Roman"/>
            <w:sz w:val="24"/>
            <w:szCs w:val="24"/>
          </w:rPr>
          <w:delText xml:space="preserve">indicated when refusal was allowed, and the purple </w:delText>
        </w:r>
        <w:r w:rsidDel="00AC4C08">
          <w:rPr>
            <w:rFonts w:ascii="Times New Roman" w:eastAsia="Times New Roman" w:hAnsi="Times New Roman" w:cs="Times New Roman"/>
            <w:sz w:val="24"/>
            <w:szCs w:val="24"/>
          </w:rPr>
          <w:delText xml:space="preserve">go signal </w:delText>
        </w:r>
        <w:r w:rsidR="00E11918" w:rsidDel="00AC4C08">
          <w:rPr>
            <w:rFonts w:ascii="Times New Roman" w:eastAsia="Times New Roman" w:hAnsi="Times New Roman" w:cs="Times New Roman"/>
            <w:sz w:val="24"/>
            <w:szCs w:val="24"/>
          </w:rPr>
          <w:delText xml:space="preserve">indicated when acceptance was allowed. </w:delText>
        </w:r>
        <w:r w:rsidR="00E11918" w:rsidRPr="00214783" w:rsidDel="00AC4C08">
          <w:rPr>
            <w:rFonts w:ascii="Times New Roman" w:eastAsia="Times New Roman" w:hAnsi="Times New Roman" w:cs="Times New Roman"/>
            <w:sz w:val="24"/>
            <w:szCs w:val="24"/>
          </w:rPr>
          <w:delText xml:space="preserve">One color appeared first at random, introducing further temporal unpredictability </w:delText>
        </w:r>
        <w:r w:rsidDel="00AC4C08">
          <w:rPr>
            <w:rFonts w:ascii="Times New Roman" w:eastAsia="Times New Roman" w:hAnsi="Times New Roman" w:cs="Times New Roman"/>
            <w:sz w:val="24"/>
            <w:szCs w:val="24"/>
          </w:rPr>
          <w:delText>as to</w:delText>
        </w:r>
        <w:r w:rsidRPr="00214783" w:rsidDel="00AC4C08">
          <w:rPr>
            <w:rFonts w:ascii="Times New Roman" w:eastAsia="Times New Roman" w:hAnsi="Times New Roman" w:cs="Times New Roman"/>
            <w:sz w:val="24"/>
            <w:szCs w:val="24"/>
          </w:rPr>
          <w:delText xml:space="preserve"> </w:delText>
        </w:r>
        <w:r w:rsidR="00E11918" w:rsidRPr="00214783" w:rsidDel="00AC4C08">
          <w:rPr>
            <w:rFonts w:ascii="Times New Roman" w:eastAsia="Times New Roman" w:hAnsi="Times New Roman" w:cs="Times New Roman"/>
            <w:sz w:val="24"/>
            <w:szCs w:val="24"/>
          </w:rPr>
          <w:delText>when the animal could act.</w:delText>
        </w:r>
        <w:r w:rsidR="00E11918" w:rsidDel="00AC4C08">
          <w:rPr>
            <w:rFonts w:ascii="Times New Roman" w:eastAsia="Times New Roman" w:hAnsi="Times New Roman" w:cs="Times New Roman"/>
            <w:sz w:val="24"/>
            <w:szCs w:val="24"/>
          </w:rPr>
          <w:delText xml:space="preserve"> </w:delText>
        </w:r>
      </w:del>
      <w:r w:rsidR="00E11918">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instance</w:t>
      </w:r>
      <w:r w:rsidR="00E11918">
        <w:rPr>
          <w:rFonts w:ascii="Times New Roman" w:eastAsia="Times New Roman" w:hAnsi="Times New Roman" w:cs="Times New Roman"/>
          <w:sz w:val="24"/>
          <w:szCs w:val="24"/>
        </w:rPr>
        <w:t xml:space="preserve">, if the purple </w:t>
      </w:r>
      <w:r>
        <w:rPr>
          <w:rFonts w:ascii="Times New Roman" w:eastAsia="Times New Roman" w:hAnsi="Times New Roman" w:cs="Times New Roman"/>
          <w:sz w:val="24"/>
          <w:szCs w:val="24"/>
        </w:rPr>
        <w:t xml:space="preserve">go signal </w:t>
      </w:r>
      <w:del w:id="269" w:author="Siyu Wang" w:date="2026-03-05T19:35:00Z" w16du:dateUtc="2026-03-06T00:35:00Z">
        <w:r w:rsidR="00E11918" w:rsidDel="0017163E">
          <w:rPr>
            <w:rFonts w:ascii="Times New Roman" w:eastAsia="Times New Roman" w:hAnsi="Times New Roman" w:cs="Times New Roman"/>
            <w:sz w:val="24"/>
            <w:szCs w:val="24"/>
          </w:rPr>
          <w:delText xml:space="preserve">appeared </w:delText>
        </w:r>
      </w:del>
      <w:r w:rsidR="00EF3F57">
        <w:rPr>
          <w:rFonts w:ascii="Times New Roman" w:eastAsia="Times New Roman" w:hAnsi="Times New Roman" w:cs="Times New Roman"/>
          <w:sz w:val="24"/>
          <w:szCs w:val="24"/>
        </w:rPr>
        <w:t xml:space="preserve">appeared </w:t>
      </w:r>
      <w:r w:rsidR="00E11918">
        <w:rPr>
          <w:rFonts w:ascii="Times New Roman" w:eastAsia="Times New Roman" w:hAnsi="Times New Roman" w:cs="Times New Roman"/>
          <w:sz w:val="24"/>
          <w:szCs w:val="24"/>
        </w:rPr>
        <w:t xml:space="preserve">first, the animal could </w:t>
      </w:r>
      <w:ins w:id="270" w:author="Siyu Wang" w:date="2026-03-05T19:36:00Z" w16du:dateUtc="2026-03-06T00:36:00Z">
        <w:r w:rsidR="0017163E">
          <w:rPr>
            <w:rFonts w:ascii="Times New Roman" w:eastAsia="Times New Roman" w:hAnsi="Times New Roman" w:cs="Times New Roman"/>
            <w:sz w:val="24"/>
            <w:szCs w:val="24"/>
          </w:rPr>
          <w:t xml:space="preserve">either </w:t>
        </w:r>
      </w:ins>
      <w:r w:rsidR="00E11918">
        <w:rPr>
          <w:rFonts w:ascii="Times New Roman" w:eastAsia="Times New Roman" w:hAnsi="Times New Roman" w:cs="Times New Roman"/>
          <w:sz w:val="24"/>
          <w:szCs w:val="24"/>
        </w:rPr>
        <w:t xml:space="preserve">release the </w:t>
      </w:r>
      <w:r>
        <w:rPr>
          <w:rFonts w:ascii="Times New Roman" w:eastAsia="Times New Roman" w:hAnsi="Times New Roman" w:cs="Times New Roman"/>
          <w:sz w:val="24"/>
          <w:szCs w:val="24"/>
        </w:rPr>
        <w:t>lever</w:t>
      </w:r>
      <w:r w:rsidR="00E11918">
        <w:rPr>
          <w:rFonts w:ascii="Times New Roman" w:eastAsia="Times New Roman" w:hAnsi="Times New Roman" w:cs="Times New Roman"/>
          <w:sz w:val="24"/>
          <w:szCs w:val="24"/>
        </w:rPr>
        <w:t xml:space="preserve"> immediately to accept the offer</w:t>
      </w:r>
      <w:r>
        <w:rPr>
          <w:rFonts w:ascii="Times New Roman" w:eastAsia="Times New Roman" w:hAnsi="Times New Roman" w:cs="Times New Roman"/>
          <w:sz w:val="24"/>
          <w:szCs w:val="24"/>
        </w:rPr>
        <w:t>,</w:t>
      </w:r>
      <w:r w:rsidR="00E11918">
        <w:rPr>
          <w:rFonts w:ascii="Times New Roman" w:eastAsia="Times New Roman" w:hAnsi="Times New Roman" w:cs="Times New Roman"/>
          <w:sz w:val="24"/>
          <w:szCs w:val="24"/>
        </w:rPr>
        <w:t xml:space="preserve"> or </w:t>
      </w:r>
      <w:ins w:id="271" w:author="Siyu Wang" w:date="2026-03-05T19:36:00Z" w16du:dateUtc="2026-03-06T00:36:00Z">
        <w:r w:rsidR="000659FC">
          <w:rPr>
            <w:rFonts w:ascii="Times New Roman" w:eastAsia="Times New Roman" w:hAnsi="Times New Roman" w:cs="Times New Roman"/>
            <w:sz w:val="24"/>
            <w:szCs w:val="24"/>
          </w:rPr>
          <w:t xml:space="preserve">held and </w:t>
        </w:r>
      </w:ins>
      <w:ins w:id="272" w:author="Siyu Wang" w:date="2026-03-05T19:37:00Z" w16du:dateUtc="2026-03-06T00:37:00Z">
        <w:r w:rsidR="000659FC">
          <w:rPr>
            <w:rFonts w:ascii="Times New Roman" w:eastAsia="Times New Roman" w:hAnsi="Times New Roman" w:cs="Times New Roman"/>
            <w:sz w:val="24"/>
            <w:szCs w:val="24"/>
          </w:rPr>
          <w:t xml:space="preserve">lever and </w:t>
        </w:r>
      </w:ins>
      <w:r w:rsidR="00E11918">
        <w:rPr>
          <w:rFonts w:ascii="Times New Roman" w:eastAsia="Times New Roman" w:hAnsi="Times New Roman" w:cs="Times New Roman"/>
          <w:sz w:val="24"/>
          <w:szCs w:val="24"/>
        </w:rPr>
        <w:t xml:space="preserve">wait for the </w:t>
      </w:r>
      <w:del w:id="273" w:author="Siyu Wang" w:date="2026-03-05T19:36:00Z" w16du:dateUtc="2026-03-06T00:36:00Z">
        <w:r w:rsidR="00E11918" w:rsidDel="0017163E">
          <w:rPr>
            <w:rFonts w:ascii="Times New Roman" w:eastAsia="Times New Roman" w:hAnsi="Times New Roman" w:cs="Times New Roman"/>
            <w:sz w:val="24"/>
            <w:szCs w:val="24"/>
          </w:rPr>
          <w:delText>purple spot to turn yellow</w:delText>
        </w:r>
      </w:del>
      <w:ins w:id="274" w:author="Siyu Wang" w:date="2026-03-05T19:36:00Z" w16du:dateUtc="2026-03-06T00:36:00Z">
        <w:r w:rsidR="0017163E">
          <w:rPr>
            <w:rFonts w:ascii="Times New Roman" w:eastAsia="Times New Roman" w:hAnsi="Times New Roman" w:cs="Times New Roman"/>
            <w:sz w:val="24"/>
            <w:szCs w:val="24"/>
          </w:rPr>
          <w:t>yellow go signal</w:t>
        </w:r>
      </w:ins>
      <w:r w:rsidR="00E11918">
        <w:rPr>
          <w:rFonts w:ascii="Times New Roman" w:eastAsia="Times New Roman" w:hAnsi="Times New Roman" w:cs="Times New Roman"/>
          <w:sz w:val="24"/>
          <w:szCs w:val="24"/>
        </w:rPr>
        <w:t xml:space="preserve"> </w:t>
      </w:r>
      <w:ins w:id="275" w:author="Siyu Wang" w:date="2026-03-05T20:08:00Z" w16du:dateUtc="2026-03-06T01:08:00Z">
        <w:r w:rsidR="00657226">
          <w:rPr>
            <w:rFonts w:ascii="Times New Roman" w:eastAsia="Times New Roman" w:hAnsi="Times New Roman" w:cs="Times New Roman"/>
            <w:sz w:val="24"/>
            <w:szCs w:val="24"/>
          </w:rPr>
          <w:t>and then</w:t>
        </w:r>
      </w:ins>
      <w:del w:id="276" w:author="Siyu Wang" w:date="2026-03-05T20:08:00Z" w16du:dateUtc="2026-03-06T01:08:00Z">
        <w:r w:rsidR="00E11918" w:rsidDel="00657226">
          <w:rPr>
            <w:rFonts w:ascii="Times New Roman" w:eastAsia="Times New Roman" w:hAnsi="Times New Roman" w:cs="Times New Roman"/>
            <w:sz w:val="24"/>
            <w:szCs w:val="24"/>
          </w:rPr>
          <w:delText>to</w:delText>
        </w:r>
      </w:del>
      <w:r w:rsidR="00E11918">
        <w:rPr>
          <w:rFonts w:ascii="Times New Roman" w:eastAsia="Times New Roman" w:hAnsi="Times New Roman" w:cs="Times New Roman"/>
          <w:sz w:val="24"/>
          <w:szCs w:val="24"/>
        </w:rPr>
        <w:t xml:space="preserve"> </w:t>
      </w:r>
      <w:ins w:id="277" w:author="Siyu Wang" w:date="2026-03-05T19:37:00Z" w16du:dateUtc="2026-03-06T00:37:00Z">
        <w:r w:rsidR="000659FC">
          <w:rPr>
            <w:rFonts w:ascii="Times New Roman" w:eastAsia="Times New Roman" w:hAnsi="Times New Roman" w:cs="Times New Roman"/>
            <w:sz w:val="24"/>
            <w:szCs w:val="24"/>
          </w:rPr>
          <w:t xml:space="preserve">release the </w:t>
        </w:r>
      </w:ins>
      <w:ins w:id="278" w:author="Siyu Wang" w:date="2026-03-05T20:08:00Z" w16du:dateUtc="2026-03-06T01:08:00Z">
        <w:r w:rsidR="00657226">
          <w:rPr>
            <w:rFonts w:ascii="Times New Roman" w:eastAsia="Times New Roman" w:hAnsi="Times New Roman" w:cs="Times New Roman"/>
            <w:sz w:val="24"/>
            <w:szCs w:val="24"/>
          </w:rPr>
          <w:t>lever to</w:t>
        </w:r>
      </w:ins>
      <w:ins w:id="279" w:author="Siyu Wang" w:date="2026-03-05T19:37:00Z" w16du:dateUtc="2026-03-06T00:37:00Z">
        <w:r w:rsidR="000659FC">
          <w:rPr>
            <w:rFonts w:ascii="Times New Roman" w:eastAsia="Times New Roman" w:hAnsi="Times New Roman" w:cs="Times New Roman"/>
            <w:sz w:val="24"/>
            <w:szCs w:val="24"/>
          </w:rPr>
          <w:t xml:space="preserve"> </w:t>
        </w:r>
      </w:ins>
      <w:r w:rsidR="00E11918">
        <w:rPr>
          <w:rFonts w:ascii="Times New Roman" w:eastAsia="Times New Roman" w:hAnsi="Times New Roman" w:cs="Times New Roman"/>
          <w:sz w:val="24"/>
          <w:szCs w:val="24"/>
        </w:rPr>
        <w:t xml:space="preserve">refuse the offer. Conversely, if the yellow </w:t>
      </w:r>
      <w:r>
        <w:rPr>
          <w:rFonts w:ascii="Times New Roman" w:eastAsia="Times New Roman" w:hAnsi="Times New Roman" w:cs="Times New Roman"/>
          <w:sz w:val="24"/>
          <w:szCs w:val="24"/>
        </w:rPr>
        <w:t xml:space="preserve">go signal </w:t>
      </w:r>
      <w:r w:rsidR="00E11918">
        <w:rPr>
          <w:rFonts w:ascii="Times New Roman" w:eastAsia="Times New Roman" w:hAnsi="Times New Roman" w:cs="Times New Roman"/>
          <w:sz w:val="24"/>
          <w:szCs w:val="24"/>
        </w:rPr>
        <w:t xml:space="preserve">appeared first, the animal could </w:t>
      </w:r>
      <w:ins w:id="280" w:author="Siyu Wang" w:date="2026-03-05T20:09:00Z" w16du:dateUtc="2026-03-06T01:09:00Z">
        <w:r w:rsidR="009D1DA6">
          <w:rPr>
            <w:rFonts w:ascii="Times New Roman" w:eastAsia="Times New Roman" w:hAnsi="Times New Roman" w:cs="Times New Roman"/>
            <w:sz w:val="24"/>
            <w:szCs w:val="24"/>
          </w:rPr>
          <w:t xml:space="preserve">either </w:t>
        </w:r>
      </w:ins>
      <w:r w:rsidR="00E11918">
        <w:rPr>
          <w:rFonts w:ascii="Times New Roman" w:eastAsia="Times New Roman" w:hAnsi="Times New Roman" w:cs="Times New Roman"/>
          <w:sz w:val="24"/>
          <w:szCs w:val="24"/>
        </w:rPr>
        <w:t xml:space="preserve">release the </w:t>
      </w:r>
      <w:r>
        <w:rPr>
          <w:rFonts w:ascii="Times New Roman" w:eastAsia="Times New Roman" w:hAnsi="Times New Roman" w:cs="Times New Roman"/>
          <w:sz w:val="24"/>
          <w:szCs w:val="24"/>
        </w:rPr>
        <w:t xml:space="preserve">lever </w:t>
      </w:r>
      <w:r w:rsidR="00E11918">
        <w:rPr>
          <w:rFonts w:ascii="Times New Roman" w:eastAsia="Times New Roman" w:hAnsi="Times New Roman" w:cs="Times New Roman"/>
          <w:sz w:val="24"/>
          <w:szCs w:val="24"/>
        </w:rPr>
        <w:t>immediately to refuse the offer</w:t>
      </w:r>
      <w:r>
        <w:rPr>
          <w:rFonts w:ascii="Times New Roman" w:eastAsia="Times New Roman" w:hAnsi="Times New Roman" w:cs="Times New Roman"/>
          <w:sz w:val="24"/>
          <w:szCs w:val="24"/>
        </w:rPr>
        <w:t>,</w:t>
      </w:r>
      <w:r w:rsidR="00E11918">
        <w:rPr>
          <w:rFonts w:ascii="Times New Roman" w:eastAsia="Times New Roman" w:hAnsi="Times New Roman" w:cs="Times New Roman"/>
          <w:sz w:val="24"/>
          <w:szCs w:val="24"/>
        </w:rPr>
        <w:t xml:space="preserve"> or wait for </w:t>
      </w:r>
      <w:del w:id="281" w:author="Siyu Wang" w:date="2026-03-05T20:09:00Z" w16du:dateUtc="2026-03-06T01:09:00Z">
        <w:r w:rsidR="00E11918" w:rsidDel="009D1DA6">
          <w:rPr>
            <w:rFonts w:ascii="Times New Roman" w:eastAsia="Times New Roman" w:hAnsi="Times New Roman" w:cs="Times New Roman"/>
            <w:sz w:val="24"/>
            <w:szCs w:val="24"/>
          </w:rPr>
          <w:delText xml:space="preserve">the yellow spot to turn </w:delText>
        </w:r>
      </w:del>
      <w:r w:rsidR="00E11918">
        <w:rPr>
          <w:rFonts w:ascii="Times New Roman" w:eastAsia="Times New Roman" w:hAnsi="Times New Roman" w:cs="Times New Roman"/>
          <w:sz w:val="24"/>
          <w:szCs w:val="24"/>
        </w:rPr>
        <w:t xml:space="preserve">purple </w:t>
      </w:r>
      <w:ins w:id="282" w:author="Siyu Wang" w:date="2026-03-05T20:09:00Z" w16du:dateUtc="2026-03-06T01:09:00Z">
        <w:r w:rsidR="009D1DA6">
          <w:rPr>
            <w:rFonts w:ascii="Times New Roman" w:eastAsia="Times New Roman" w:hAnsi="Times New Roman" w:cs="Times New Roman"/>
            <w:sz w:val="24"/>
            <w:szCs w:val="24"/>
          </w:rPr>
          <w:t xml:space="preserve">go cue </w:t>
        </w:r>
      </w:ins>
      <w:r w:rsidR="00E11918">
        <w:rPr>
          <w:rFonts w:ascii="Times New Roman" w:eastAsia="Times New Roman" w:hAnsi="Times New Roman" w:cs="Times New Roman"/>
          <w:sz w:val="24"/>
          <w:szCs w:val="24"/>
        </w:rPr>
        <w:t>to accept the offer. If the animal accepted the</w:t>
      </w:r>
      <w:del w:id="283" w:author="Siyu Wang" w:date="2026-03-05T20:09:00Z" w16du:dateUtc="2026-03-06T01:09:00Z">
        <w:r w:rsidR="00E11918" w:rsidDel="00AB3AEC">
          <w:rPr>
            <w:rFonts w:ascii="Times New Roman" w:eastAsia="Times New Roman" w:hAnsi="Times New Roman" w:cs="Times New Roman"/>
            <w:sz w:val="24"/>
            <w:szCs w:val="24"/>
          </w:rPr>
          <w:delText xml:space="preserve"> </w:delText>
        </w:r>
      </w:del>
      <w:ins w:id="284" w:author="Siyu Wang" w:date="2026-03-05T20:09:00Z" w16du:dateUtc="2026-03-06T01:09:00Z">
        <w:r w:rsidR="00AB3AEC">
          <w:rPr>
            <w:rFonts w:ascii="Times New Roman" w:eastAsia="Times New Roman" w:hAnsi="Times New Roman" w:cs="Times New Roman"/>
            <w:sz w:val="24"/>
            <w:szCs w:val="24"/>
          </w:rPr>
          <w:t xml:space="preserve"> offer</w:t>
        </w:r>
      </w:ins>
      <w:del w:id="285" w:author="Siyu Wang" w:date="2026-03-05T20:09:00Z" w16du:dateUtc="2026-03-06T01:09:00Z">
        <w:r w:rsidR="00E11918" w:rsidDel="00AB3AEC">
          <w:rPr>
            <w:rFonts w:ascii="Times New Roman" w:eastAsia="Times New Roman" w:hAnsi="Times New Roman" w:cs="Times New Roman"/>
            <w:sz w:val="24"/>
            <w:szCs w:val="24"/>
          </w:rPr>
          <w:delText>offer (r</w:delText>
        </w:r>
        <w:r w:rsidR="00E11918" w:rsidRPr="00370C5E" w:rsidDel="00AB3AEC">
          <w:rPr>
            <w:rFonts w:ascii="Times New Roman" w:eastAsia="Times New Roman" w:hAnsi="Times New Roman" w:cs="Times New Roman"/>
            <w:sz w:val="24"/>
            <w:szCs w:val="24"/>
          </w:rPr>
          <w:delText>egardless of the order of appearance</w:delText>
        </w:r>
        <w:r w:rsidR="00E11918" w:rsidDel="00AB3AEC">
          <w:rPr>
            <w:rFonts w:ascii="Times New Roman" w:eastAsia="Times New Roman" w:hAnsi="Times New Roman" w:cs="Times New Roman"/>
            <w:sz w:val="24"/>
            <w:szCs w:val="24"/>
          </w:rPr>
          <w:delText>)</w:delText>
        </w:r>
      </w:del>
      <w:r w:rsidR="00E11918">
        <w:rPr>
          <w:rFonts w:ascii="Times New Roman" w:eastAsia="Times New Roman" w:hAnsi="Times New Roman" w:cs="Times New Roman"/>
          <w:sz w:val="24"/>
          <w:szCs w:val="24"/>
        </w:rPr>
        <w:t xml:space="preserve">, the cue-defined drops were delivered </w:t>
      </w:r>
      <w:r w:rsidR="00E11918">
        <w:rPr>
          <w:rFonts w:ascii="Times New Roman" w:eastAsia="Times New Roman" w:hAnsi="Times New Roman" w:cs="Times New Roman"/>
          <w:sz w:val="24"/>
          <w:szCs w:val="24"/>
        </w:rPr>
        <w:lastRenderedPageBreak/>
        <w:t xml:space="preserve">after the corresponding delay. If </w:t>
      </w:r>
      <w:del w:id="286" w:author="Siyu Wang" w:date="2026-03-05T20:10:00Z" w16du:dateUtc="2026-03-06T01:10:00Z">
        <w:r w:rsidR="00E11918" w:rsidDel="005D540E">
          <w:rPr>
            <w:rFonts w:ascii="Times New Roman" w:eastAsia="Times New Roman" w:hAnsi="Times New Roman" w:cs="Times New Roman"/>
            <w:sz w:val="24"/>
            <w:szCs w:val="24"/>
          </w:rPr>
          <w:delText xml:space="preserve">the </w:delText>
        </w:r>
      </w:del>
      <w:ins w:id="287" w:author="Siyu Wang" w:date="2026-03-05T20:10:00Z" w16du:dateUtc="2026-03-06T01:10:00Z">
        <w:r w:rsidR="005D540E">
          <w:rPr>
            <w:rFonts w:ascii="Times New Roman" w:eastAsia="Times New Roman" w:hAnsi="Times New Roman" w:cs="Times New Roman"/>
            <w:sz w:val="24"/>
            <w:szCs w:val="24"/>
          </w:rPr>
          <w:t xml:space="preserve">an </w:t>
        </w:r>
      </w:ins>
      <w:r w:rsidR="00E11918">
        <w:rPr>
          <w:rFonts w:ascii="Times New Roman" w:eastAsia="Times New Roman" w:hAnsi="Times New Roman" w:cs="Times New Roman"/>
          <w:sz w:val="24"/>
          <w:szCs w:val="24"/>
        </w:rPr>
        <w:t xml:space="preserve">offer was rejected, </w:t>
      </w:r>
      <w:del w:id="288" w:author="Siyu Wang" w:date="2026-03-06T13:39:00Z" w16du:dateUtc="2026-03-06T18:39:00Z">
        <w:r w:rsidR="00E11918" w:rsidDel="000A4EEA">
          <w:rPr>
            <w:rFonts w:ascii="Times New Roman" w:eastAsia="Times New Roman" w:hAnsi="Times New Roman" w:cs="Times New Roman"/>
            <w:sz w:val="24"/>
            <w:szCs w:val="24"/>
          </w:rPr>
          <w:delText>a new</w:delText>
        </w:r>
      </w:del>
      <w:ins w:id="289" w:author="Siyu Wang" w:date="2026-03-06T13:39:00Z" w16du:dateUtc="2026-03-06T18:39:00Z">
        <w:r w:rsidR="000A4EEA">
          <w:rPr>
            <w:rFonts w:ascii="Times New Roman" w:eastAsia="Times New Roman" w:hAnsi="Times New Roman" w:cs="Times New Roman"/>
            <w:sz w:val="24"/>
            <w:szCs w:val="24"/>
          </w:rPr>
          <w:t>the next</w:t>
        </w:r>
      </w:ins>
      <w:r w:rsidR="00E11918">
        <w:rPr>
          <w:rFonts w:ascii="Times New Roman" w:eastAsia="Times New Roman" w:hAnsi="Times New Roman" w:cs="Times New Roman"/>
          <w:sz w:val="24"/>
          <w:szCs w:val="24"/>
        </w:rPr>
        <w:t xml:space="preserve"> trial began immediately</w:t>
      </w:r>
      <w:ins w:id="290" w:author="Siyu Wang" w:date="2026-03-06T13:38:00Z" w16du:dateUtc="2026-03-06T18:38:00Z">
        <w:r w:rsidR="000A4EEA">
          <w:rPr>
            <w:rFonts w:ascii="Times New Roman" w:eastAsia="Times New Roman" w:hAnsi="Times New Roman" w:cs="Times New Roman"/>
            <w:sz w:val="24"/>
            <w:szCs w:val="24"/>
          </w:rPr>
          <w:t xml:space="preserve"> </w:t>
        </w:r>
      </w:ins>
      <w:ins w:id="291" w:author="Siyu Wang" w:date="2026-03-06T13:39:00Z" w16du:dateUtc="2026-03-06T18:39:00Z">
        <w:r w:rsidR="000A4EEA">
          <w:rPr>
            <w:rFonts w:ascii="Times New Roman" w:eastAsia="Times New Roman" w:hAnsi="Times New Roman" w:cs="Times New Roman"/>
            <w:sz w:val="24"/>
            <w:szCs w:val="24"/>
          </w:rPr>
          <w:t>with a new offer randomly chosen</w:t>
        </w:r>
        <w:r w:rsidR="006F7B8A">
          <w:rPr>
            <w:rFonts w:ascii="Times New Roman" w:eastAsia="Times New Roman" w:hAnsi="Times New Roman" w:cs="Times New Roman"/>
            <w:sz w:val="24"/>
            <w:szCs w:val="24"/>
          </w:rPr>
          <w:t xml:space="preserve"> </w:t>
        </w:r>
      </w:ins>
      <w:ins w:id="292" w:author="Siyu Wang" w:date="2026-03-06T13:40:00Z" w16du:dateUtc="2026-03-06T18:40:00Z">
        <w:r w:rsidR="006F7B8A">
          <w:rPr>
            <w:rFonts w:ascii="Times New Roman" w:eastAsia="Times New Roman" w:hAnsi="Times New Roman" w:cs="Times New Roman"/>
            <w:sz w:val="24"/>
            <w:szCs w:val="24"/>
          </w:rPr>
          <w:t>among the nine</w:t>
        </w:r>
      </w:ins>
      <w:del w:id="293" w:author="Siyu Wang" w:date="2026-03-05T20:10:00Z" w16du:dateUtc="2026-03-06T01:10:00Z">
        <w:r w:rsidR="00376136" w:rsidDel="0075666A">
          <w:rPr>
            <w:rFonts w:ascii="Times New Roman" w:eastAsia="Times New Roman" w:hAnsi="Times New Roman" w:cs="Times New Roman"/>
            <w:sz w:val="24"/>
            <w:szCs w:val="24"/>
          </w:rPr>
          <w:delText xml:space="preserve"> (Fig. 1A)</w:delText>
        </w:r>
      </w:del>
      <w:r w:rsidR="00E11918">
        <w:rPr>
          <w:rFonts w:ascii="Times New Roman" w:eastAsia="Times New Roman" w:hAnsi="Times New Roman" w:cs="Times New Roman"/>
          <w:sz w:val="24"/>
          <w:szCs w:val="24"/>
        </w:rPr>
        <w:t>.</w:t>
      </w:r>
    </w:p>
    <w:p w14:paraId="50D8772E" w14:textId="77777777" w:rsidR="007F6D01" w:rsidRPr="007F6D01" w:rsidRDefault="007F6D01">
      <w:pPr>
        <w:spacing w:after="0" w:line="480" w:lineRule="auto"/>
        <w:rPr>
          <w:rFonts w:ascii="Times New Roman" w:eastAsia="Times New Roman" w:hAnsi="Times New Roman" w:cs="Times New Roman"/>
          <w:b/>
          <w:sz w:val="24"/>
          <w:szCs w:val="24"/>
        </w:rPr>
      </w:pPr>
    </w:p>
    <w:p w14:paraId="63151EF2" w14:textId="4D688F79" w:rsidR="00925E77" w:rsidRPr="00925E77" w:rsidRDefault="00000000" w:rsidP="00925E77">
      <w:pPr>
        <w:pStyle w:val="ListParagraph"/>
        <w:numPr>
          <w:ilvl w:val="0"/>
          <w:numId w:val="4"/>
        </w:numPr>
        <w:shd w:val="clear" w:color="auto" w:fill="FFFFFF"/>
        <w:spacing w:after="0" w:line="480" w:lineRule="auto"/>
        <w:rPr>
          <w:ins w:id="294" w:author="Siyu Wang" w:date="2026-03-06T14:05:00Z" w16du:dateUtc="2026-03-06T19:05:00Z"/>
          <w:rFonts w:ascii="Times New Roman" w:eastAsia="Times New Roman" w:hAnsi="Times New Roman" w:cs="Times New Roman"/>
          <w:b/>
          <w:bCs/>
          <w:i/>
          <w:rPrChange w:id="295" w:author="Siyu Wang" w:date="2026-03-06T14:05:00Z" w16du:dateUtc="2026-03-06T19:05:00Z">
            <w:rPr>
              <w:ins w:id="296" w:author="Siyu Wang" w:date="2026-03-06T14:05:00Z" w16du:dateUtc="2026-03-06T19:05:00Z"/>
            </w:rPr>
          </w:rPrChange>
        </w:rPr>
      </w:pPr>
      <w:commentRangeStart w:id="297"/>
      <w:del w:id="298" w:author="Siyu Wang" w:date="2026-03-05T20:14:00Z" w16du:dateUtc="2026-03-06T01:14:00Z">
        <w:r w:rsidRPr="00C746EB" w:rsidDel="00C746EB">
          <w:rPr>
            <w:rFonts w:ascii="Times New Roman" w:eastAsia="Times New Roman" w:hAnsi="Times New Roman" w:cs="Times New Roman"/>
            <w:b/>
            <w:bCs/>
            <w:i/>
            <w:rPrChange w:id="299" w:author="Siyu Wang" w:date="2026-03-05T20:14:00Z" w16du:dateUtc="2026-03-06T01:14:00Z">
              <w:rPr/>
            </w:rPrChange>
          </w:rPr>
          <w:delText xml:space="preserve">1. </w:delText>
        </w:r>
      </w:del>
      <w:del w:id="300" w:author="Siyu Wang" w:date="2026-03-06T14:05:00Z" w16du:dateUtc="2026-03-06T19:05:00Z">
        <w:r w:rsidR="00C82E94" w:rsidRPr="00C746EB" w:rsidDel="00925E77">
          <w:rPr>
            <w:rFonts w:ascii="Times New Roman" w:eastAsia="Times New Roman" w:hAnsi="Times New Roman" w:cs="Times New Roman"/>
            <w:b/>
            <w:bCs/>
            <w:i/>
            <w:rPrChange w:id="301" w:author="Siyu Wang" w:date="2026-03-05T20:14:00Z" w16du:dateUtc="2026-03-06T01:14:00Z">
              <w:rPr/>
            </w:rPrChange>
          </w:rPr>
          <w:delText xml:space="preserve">Common patterns of temporal discounting </w:delText>
        </w:r>
      </w:del>
      <w:ins w:id="302" w:author="Siyu Wang" w:date="2026-03-06T14:05:00Z" w16du:dateUtc="2026-03-06T19:05:00Z">
        <w:r w:rsidR="00925E77" w:rsidRPr="00925E77">
          <w:rPr>
            <w:rFonts w:ascii="Times New Roman" w:eastAsia="Times New Roman" w:hAnsi="Times New Roman" w:cs="Times New Roman"/>
            <w:b/>
            <w:bCs/>
            <w:i/>
            <w:iCs/>
            <w:rPrChange w:id="303" w:author="Siyu Wang" w:date="2026-03-06T14:05:00Z" w16du:dateUtc="2026-03-06T19:05:00Z">
              <w:rPr/>
            </w:rPrChange>
          </w:rPr>
          <w:t>Go signal modifies temporal discounting behavior</w:t>
        </w:r>
      </w:ins>
      <w:commentRangeEnd w:id="297"/>
      <w:r w:rsidR="007723D4" w:rsidRPr="00925E77">
        <w:rPr>
          <w:rStyle w:val="CommentReference"/>
          <w:rFonts w:ascii="Times New Roman" w:eastAsia="Times New Roman" w:hAnsi="Times New Roman" w:cs="Times New Roman"/>
          <w:b/>
          <w:bCs/>
          <w:i/>
          <w:sz w:val="24"/>
          <w:szCs w:val="24"/>
          <w:rPrChange w:id="304" w:author="Siyu Wang" w:date="2026-03-06T14:05:00Z" w16du:dateUtc="2026-03-06T19:05:00Z">
            <w:rPr>
              <w:rStyle w:val="CommentReference"/>
              <w:sz w:val="24"/>
              <w:szCs w:val="24"/>
            </w:rPr>
          </w:rPrChange>
        </w:rPr>
        <w:commentReference w:id="297"/>
      </w:r>
    </w:p>
    <w:p w14:paraId="07B17C4F" w14:textId="5512FFF2" w:rsidR="00A450CA" w:rsidRPr="00C746EB" w:rsidDel="00925E77" w:rsidRDefault="00A54EE8">
      <w:pPr>
        <w:pStyle w:val="ListParagraph"/>
        <w:shd w:val="clear" w:color="auto" w:fill="FFFFFF"/>
        <w:spacing w:after="0" w:line="480" w:lineRule="auto"/>
        <w:rPr>
          <w:del w:id="305" w:author="Siyu Wang" w:date="2026-03-06T14:05:00Z" w16du:dateUtc="2026-03-06T19:05:00Z"/>
          <w:rFonts w:ascii="Times New Roman" w:eastAsia="Times New Roman" w:hAnsi="Times New Roman" w:cs="Times New Roman"/>
          <w:b/>
          <w:bCs/>
          <w:i/>
          <w:rPrChange w:id="306" w:author="Siyu Wang" w:date="2026-03-05T20:14:00Z" w16du:dateUtc="2026-03-06T01:14:00Z">
            <w:rPr>
              <w:del w:id="307" w:author="Siyu Wang" w:date="2026-03-06T14:05:00Z" w16du:dateUtc="2026-03-06T19:05:00Z"/>
            </w:rPr>
          </w:rPrChange>
        </w:rPr>
        <w:pPrChange w:id="308" w:author="Siyu Wang" w:date="2026-03-05T20:14:00Z" w16du:dateUtc="2026-03-06T01:14:00Z">
          <w:pPr>
            <w:shd w:val="clear" w:color="auto" w:fill="FFFFFF"/>
            <w:spacing w:after="0" w:line="480" w:lineRule="auto"/>
          </w:pPr>
        </w:pPrChange>
      </w:pPr>
      <w:del w:id="309" w:author="Siyu Wang" w:date="2026-03-06T14:05:00Z" w16du:dateUtc="2026-03-06T19:05:00Z">
        <w:r w:rsidRPr="00C746EB" w:rsidDel="00925E77">
          <w:rPr>
            <w:rFonts w:ascii="Times New Roman" w:eastAsia="Times New Roman" w:hAnsi="Times New Roman" w:cs="Times New Roman"/>
            <w:b/>
            <w:bCs/>
            <w:i/>
            <w:rPrChange w:id="310" w:author="Siyu Wang" w:date="2026-03-05T20:14:00Z" w16du:dateUtc="2026-03-06T01:14:00Z">
              <w:rPr/>
            </w:rPrChange>
          </w:rPr>
          <w:delText xml:space="preserve"> </w:delText>
        </w:r>
      </w:del>
    </w:p>
    <w:p w14:paraId="2A48DD35" w14:textId="609FBFBC" w:rsidR="00A450CA" w:rsidDel="00BD341A" w:rsidRDefault="00E11918" w:rsidP="000E2EE5">
      <w:pPr>
        <w:shd w:val="clear" w:color="auto" w:fill="FFFFFF"/>
        <w:spacing w:after="0" w:line="480" w:lineRule="auto"/>
        <w:ind w:firstLine="360"/>
        <w:rPr>
          <w:del w:id="311" w:author="Siyu Wang" w:date="2026-03-06T13:53:00Z" w16du:dateUtc="2026-03-06T18:53: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neural recording days (7 for Monkey </w:t>
      </w:r>
      <w:r w:rsidR="00211422">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16 for Monkey </w:t>
      </w:r>
      <w:r w:rsidR="0021142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both </w:t>
      </w:r>
      <w:r w:rsidR="00F43C04">
        <w:rPr>
          <w:rFonts w:ascii="Times New Roman" w:eastAsia="Times New Roman" w:hAnsi="Times New Roman" w:cs="Times New Roman"/>
          <w:sz w:val="24"/>
          <w:szCs w:val="24"/>
        </w:rPr>
        <w:t xml:space="preserve">monkeys </w:t>
      </w:r>
      <w:r>
        <w:rPr>
          <w:rFonts w:ascii="Times New Roman" w:eastAsia="Times New Roman" w:hAnsi="Times New Roman" w:cs="Times New Roman"/>
          <w:sz w:val="24"/>
          <w:szCs w:val="24"/>
        </w:rPr>
        <w:t xml:space="preserve">showed a similar pattern of choices consistent with temporal discounting. They were more likely to accept </w:t>
      </w:r>
      <w:r w:rsidR="0054682C">
        <w:rPr>
          <w:rFonts w:ascii="Times New Roman" w:eastAsia="Times New Roman" w:hAnsi="Times New Roman" w:cs="Times New Roman"/>
          <w:sz w:val="24"/>
          <w:szCs w:val="24"/>
        </w:rPr>
        <w:t xml:space="preserve">offers with </w:t>
      </w:r>
      <w:r>
        <w:rPr>
          <w:rFonts w:ascii="Times New Roman" w:eastAsia="Times New Roman" w:hAnsi="Times New Roman" w:cs="Times New Roman"/>
          <w:sz w:val="24"/>
          <w:szCs w:val="24"/>
        </w:rPr>
        <w:t>larger rewards</w:t>
      </w:r>
      <w:r w:rsidR="0054682C">
        <w:rPr>
          <w:rFonts w:ascii="Times New Roman" w:eastAsia="Times New Roman" w:hAnsi="Times New Roman" w:cs="Times New Roman"/>
          <w:sz w:val="24"/>
          <w:szCs w:val="24"/>
        </w:rPr>
        <w:t xml:space="preserve"> </w:t>
      </w:r>
      <w:del w:id="312" w:author="Siyu Wang" w:date="2026-03-05T20:16:00Z" w16du:dateUtc="2026-03-06T01:16:00Z">
        <w:r w:rsidR="0054682C" w:rsidDel="00755587">
          <w:rPr>
            <w:rFonts w:ascii="Times New Roman" w:eastAsia="Times New Roman" w:hAnsi="Times New Roman" w:cs="Times New Roman"/>
            <w:sz w:val="24"/>
            <w:szCs w:val="24"/>
          </w:rPr>
          <w:delText>delivered sooner</w:delText>
        </w:r>
      </w:del>
      <w:ins w:id="313" w:author="Siyu Wang" w:date="2026-03-05T20:16:00Z" w16du:dateUtc="2026-03-06T01:16:00Z">
        <w:r w:rsidR="003465AF">
          <w:rPr>
            <w:rFonts w:ascii="Times New Roman" w:eastAsia="Times New Roman" w:hAnsi="Times New Roman" w:cs="Times New Roman"/>
            <w:sz w:val="24"/>
            <w:szCs w:val="24"/>
          </w:rPr>
          <w:t>with</w:t>
        </w:r>
        <w:r w:rsidR="00755587">
          <w:rPr>
            <w:rFonts w:ascii="Times New Roman" w:eastAsia="Times New Roman" w:hAnsi="Times New Roman" w:cs="Times New Roman"/>
            <w:sz w:val="24"/>
            <w:szCs w:val="24"/>
          </w:rPr>
          <w:t xml:space="preserve"> short delay</w:t>
        </w:r>
      </w:ins>
      <w:r w:rsidR="0054682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less likely to accept smaller</w:t>
      </w:r>
      <w:ins w:id="314" w:author="Siyu Wang" w:date="2026-03-05T20:16:00Z" w16du:dateUtc="2026-03-06T01:16:00Z">
        <w:r w:rsidR="00DE7323">
          <w:rPr>
            <w:rFonts w:ascii="Times New Roman" w:eastAsia="Times New Roman" w:hAnsi="Times New Roman" w:cs="Times New Roman"/>
            <w:sz w:val="24"/>
            <w:szCs w:val="24"/>
          </w:rPr>
          <w:t xml:space="preserve"> rewards with </w:t>
        </w:r>
      </w:ins>
      <w:del w:id="315" w:author="Siyu Wang" w:date="2026-03-05T20:16:00Z" w16du:dateUtc="2026-03-06T01:16:00Z">
        <w:r w:rsidDel="00DE7323">
          <w:rPr>
            <w:rFonts w:ascii="Times New Roman" w:eastAsia="Times New Roman" w:hAnsi="Times New Roman" w:cs="Times New Roman"/>
            <w:sz w:val="24"/>
            <w:szCs w:val="24"/>
          </w:rPr>
          <w:delText>, delayed ones</w:delText>
        </w:r>
      </w:del>
      <w:ins w:id="316" w:author="Siyu Wang" w:date="2026-03-05T20:16:00Z" w16du:dateUtc="2026-03-06T01:16:00Z">
        <w:r w:rsidR="00DE7323">
          <w:rPr>
            <w:rFonts w:ascii="Times New Roman" w:eastAsia="Times New Roman" w:hAnsi="Times New Roman" w:cs="Times New Roman"/>
            <w:sz w:val="24"/>
            <w:szCs w:val="24"/>
          </w:rPr>
          <w:t>long delay</w:t>
        </w:r>
      </w:ins>
      <w:r w:rsidR="000C4CDA">
        <w:rPr>
          <w:rFonts w:ascii="Times New Roman" w:eastAsia="Times New Roman" w:hAnsi="Times New Roman" w:cs="Times New Roman"/>
          <w:sz w:val="24"/>
          <w:szCs w:val="24"/>
        </w:rPr>
        <w:t xml:space="preserve"> </w:t>
      </w:r>
      <w:r w:rsidR="00F43C0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Fig. 2A-B). </w:t>
      </w:r>
      <w:del w:id="317" w:author="Siyu Wang" w:date="2026-03-06T13:43:00Z" w16du:dateUtc="2026-03-06T18:43:00Z">
        <w:r w:rsidR="00F43C04" w:rsidDel="00FD4DEB">
          <w:rPr>
            <w:rFonts w:ascii="Times New Roman" w:eastAsia="Times New Roman" w:hAnsi="Times New Roman" w:cs="Times New Roman"/>
            <w:sz w:val="24"/>
            <w:szCs w:val="24"/>
          </w:rPr>
          <w:delText>The c</w:delText>
        </w:r>
        <w:r w:rsidDel="00FD4DEB">
          <w:rPr>
            <w:rFonts w:ascii="Times New Roman" w:eastAsia="Times New Roman" w:hAnsi="Times New Roman" w:cs="Times New Roman"/>
            <w:sz w:val="24"/>
            <w:szCs w:val="24"/>
          </w:rPr>
          <w:delText>hoices</w:delText>
        </w:r>
      </w:del>
      <w:ins w:id="318" w:author="Siyu Wang" w:date="2026-03-06T13:43:00Z" w16du:dateUtc="2026-03-06T18:43:00Z">
        <w:r w:rsidR="00FD4DEB">
          <w:rPr>
            <w:rFonts w:ascii="Times New Roman" w:eastAsia="Times New Roman" w:hAnsi="Times New Roman" w:cs="Times New Roman"/>
            <w:sz w:val="24"/>
            <w:szCs w:val="24"/>
          </w:rPr>
          <w:t xml:space="preserve">Temporal discounting </w:t>
        </w:r>
      </w:ins>
      <w:ins w:id="319" w:author="Siyu Wang" w:date="2026-03-06T13:44:00Z" w16du:dateUtc="2026-03-06T18:44:00Z">
        <w:r w:rsidR="00FD4DEB">
          <w:rPr>
            <w:rFonts w:ascii="Times New Roman" w:eastAsia="Times New Roman" w:hAnsi="Times New Roman" w:cs="Times New Roman"/>
            <w:sz w:val="24"/>
            <w:szCs w:val="24"/>
          </w:rPr>
          <w:t>behavior was modelled with</w:t>
        </w:r>
      </w:ins>
      <w:del w:id="320" w:author="Siyu Wang" w:date="2026-03-06T13:44:00Z" w16du:dateUtc="2026-03-06T18:44:00Z">
        <w:r w:rsidDel="00FD4DEB">
          <w:rPr>
            <w:rFonts w:ascii="Times New Roman" w:eastAsia="Times New Roman" w:hAnsi="Times New Roman" w:cs="Times New Roman"/>
            <w:sz w:val="24"/>
            <w:szCs w:val="24"/>
          </w:rPr>
          <w:delText xml:space="preserve"> were fit</w:delText>
        </w:r>
        <w:r w:rsidR="00F43C04" w:rsidDel="00FD4DEB">
          <w:rPr>
            <w:rFonts w:ascii="Times New Roman" w:eastAsia="Times New Roman" w:hAnsi="Times New Roman" w:cs="Times New Roman"/>
            <w:sz w:val="24"/>
            <w:szCs w:val="24"/>
          </w:rPr>
          <w:delText>ted</w:delText>
        </w:r>
        <w:r w:rsidDel="00FD4DEB">
          <w:rPr>
            <w:rFonts w:ascii="Times New Roman" w:eastAsia="Times New Roman" w:hAnsi="Times New Roman" w:cs="Times New Roman"/>
            <w:sz w:val="24"/>
            <w:szCs w:val="24"/>
          </w:rPr>
          <w:delText xml:space="preserve"> with</w:delText>
        </w:r>
      </w:del>
      <w:r>
        <w:rPr>
          <w:rFonts w:ascii="Times New Roman" w:eastAsia="Times New Roman" w:hAnsi="Times New Roman" w:cs="Times New Roman"/>
          <w:sz w:val="24"/>
          <w:szCs w:val="24"/>
        </w:rPr>
        <w:t xml:space="preserve"> a hyperbolic discounting function to </w:t>
      </w:r>
      <w:del w:id="321" w:author="Siyu Wang" w:date="2026-03-06T13:44:00Z" w16du:dateUtc="2026-03-06T18:44:00Z">
        <w:r w:rsidDel="00FD4DEB">
          <w:rPr>
            <w:rFonts w:ascii="Times New Roman" w:eastAsia="Times New Roman" w:hAnsi="Times New Roman" w:cs="Times New Roman"/>
            <w:sz w:val="24"/>
            <w:szCs w:val="24"/>
          </w:rPr>
          <w:delText xml:space="preserve">estimate </w:delText>
        </w:r>
      </w:del>
      <w:ins w:id="322" w:author="Siyu Wang" w:date="2026-03-06T13:44:00Z" w16du:dateUtc="2026-03-06T18:44:00Z">
        <w:r w:rsidR="00FD4DEB">
          <w:rPr>
            <w:rFonts w:ascii="Times New Roman" w:eastAsia="Times New Roman" w:hAnsi="Times New Roman" w:cs="Times New Roman"/>
            <w:sz w:val="24"/>
            <w:szCs w:val="24"/>
          </w:rPr>
          <w:t xml:space="preserve">compute </w:t>
        </w:r>
      </w:ins>
      <w:r>
        <w:rPr>
          <w:rFonts w:ascii="Times New Roman" w:eastAsia="Times New Roman" w:hAnsi="Times New Roman" w:cs="Times New Roman"/>
          <w:sz w:val="24"/>
          <w:szCs w:val="24"/>
        </w:rPr>
        <w:t xml:space="preserve">discounted value, and a logistic function </w:t>
      </w:r>
      <w:del w:id="323" w:author="Siyu Wang" w:date="2026-03-06T13:44:00Z" w16du:dateUtc="2026-03-06T18:44:00Z">
        <w:r w:rsidDel="00FD4DEB">
          <w:rPr>
            <w:rFonts w:ascii="Times New Roman" w:eastAsia="Times New Roman" w:hAnsi="Times New Roman" w:cs="Times New Roman"/>
            <w:sz w:val="24"/>
            <w:szCs w:val="24"/>
          </w:rPr>
          <w:delText xml:space="preserve">captured </w:delText>
        </w:r>
      </w:del>
      <w:ins w:id="324" w:author="Siyu Wang" w:date="2026-03-06T13:44:00Z" w16du:dateUtc="2026-03-06T18:44:00Z">
        <w:r w:rsidR="00FD4DEB">
          <w:rPr>
            <w:rFonts w:ascii="Times New Roman" w:eastAsia="Times New Roman" w:hAnsi="Times New Roman" w:cs="Times New Roman"/>
            <w:sz w:val="24"/>
            <w:szCs w:val="24"/>
          </w:rPr>
          <w:t xml:space="preserve">to </w:t>
        </w:r>
      </w:ins>
      <w:ins w:id="325" w:author="Siyu Wang" w:date="2026-03-06T13:53:00Z" w16du:dateUtc="2026-03-06T18:53:00Z">
        <w:r w:rsidR="004B500F">
          <w:rPr>
            <w:rFonts w:ascii="Times New Roman" w:eastAsia="Times New Roman" w:hAnsi="Times New Roman" w:cs="Times New Roman"/>
            <w:sz w:val="24"/>
            <w:szCs w:val="24"/>
          </w:rPr>
          <w:t>compute</w:t>
        </w:r>
      </w:ins>
      <w:ins w:id="326" w:author="Siyu Wang" w:date="2026-03-06T13:44:00Z" w16du:dateUtc="2026-03-06T18:44:00Z">
        <w:r w:rsidR="00FD4DEB">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the acceptance probability as a </w:t>
      </w:r>
      <w:del w:id="327" w:author="Siyu Wang" w:date="2026-03-06T13:53:00Z" w16du:dateUtc="2026-03-06T18:53:00Z">
        <w:r w:rsidDel="004B500F">
          <w:rPr>
            <w:rFonts w:ascii="Times New Roman" w:eastAsia="Times New Roman" w:hAnsi="Times New Roman" w:cs="Times New Roman"/>
            <w:sz w:val="24"/>
            <w:szCs w:val="24"/>
          </w:rPr>
          <w:delText xml:space="preserve">smooth </w:delText>
        </w:r>
      </w:del>
      <w:r>
        <w:rPr>
          <w:rFonts w:ascii="Times New Roman" w:eastAsia="Times New Roman" w:hAnsi="Times New Roman" w:cs="Times New Roman"/>
          <w:sz w:val="24"/>
          <w:szCs w:val="24"/>
        </w:rPr>
        <w:t xml:space="preserve">function of </w:t>
      </w:r>
      <w:r w:rsidR="00F43C0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discounted value</w:t>
      </w:r>
      <w:del w:id="328" w:author="Siyu Wang" w:date="2026-03-06T13:53:00Z" w16du:dateUtc="2026-03-06T18:53:00Z">
        <w:r w:rsidR="00F43C04" w:rsidDel="004B500F">
          <w:rPr>
            <w:rFonts w:ascii="Times New Roman" w:eastAsia="Times New Roman" w:hAnsi="Times New Roman" w:cs="Times New Roman"/>
            <w:sz w:val="24"/>
            <w:szCs w:val="24"/>
          </w:rPr>
          <w:delText>, respectively</w:delText>
        </w:r>
      </w:del>
      <w:r>
        <w:rPr>
          <w:rFonts w:ascii="Times New Roman" w:eastAsia="Times New Roman" w:hAnsi="Times New Roman" w:cs="Times New Roman"/>
          <w:sz w:val="24"/>
          <w:szCs w:val="24"/>
        </w:rPr>
        <w:t xml:space="preserve"> (Fig. 2A-B; see Methods). </w:t>
      </w:r>
      <w:del w:id="329" w:author="Siyu Wang" w:date="2026-03-06T13:53:00Z" w16du:dateUtc="2026-03-06T18:53:00Z">
        <w:r w:rsidDel="003B47DF">
          <w:rPr>
            <w:rFonts w:ascii="Times New Roman" w:eastAsia="Times New Roman" w:hAnsi="Times New Roman" w:cs="Times New Roman"/>
            <w:sz w:val="24"/>
            <w:szCs w:val="24"/>
          </w:rPr>
          <w:delText xml:space="preserve"> </w:delText>
        </w:r>
      </w:del>
    </w:p>
    <w:p w14:paraId="3D2A175C" w14:textId="40F56606" w:rsidR="0054682C" w:rsidDel="000E2EE5" w:rsidRDefault="0054682C">
      <w:pPr>
        <w:shd w:val="clear" w:color="auto" w:fill="FFFFFF"/>
        <w:spacing w:after="0" w:line="480" w:lineRule="auto"/>
        <w:rPr>
          <w:del w:id="330" w:author="Siyu Wang" w:date="2026-03-06T13:56:00Z" w16du:dateUtc="2026-03-06T18:56:00Z"/>
          <w:rFonts w:ascii="Times New Roman" w:eastAsia="Times New Roman" w:hAnsi="Times New Roman" w:cs="Times New Roman"/>
          <w:sz w:val="24"/>
          <w:szCs w:val="24"/>
        </w:rPr>
      </w:pPr>
      <w:del w:id="331" w:author="Siyu Wang" w:date="2026-03-06T13:54:00Z" w16du:dateUtc="2026-03-06T18:54:00Z">
        <w:r w:rsidDel="00DF5849">
          <w:rPr>
            <w:rFonts w:ascii="Times New Roman" w:eastAsia="Times New Roman" w:hAnsi="Times New Roman" w:cs="Times New Roman"/>
            <w:sz w:val="24"/>
            <w:szCs w:val="24"/>
          </w:rPr>
          <w:delText xml:space="preserve">These results reflect the animals’ baseline sensitivity to reward magnitude and delay, independent of the temporal structure of the go signal. </w:delText>
        </w:r>
      </w:del>
    </w:p>
    <w:p w14:paraId="4BE98C79" w14:textId="77777777" w:rsidR="00401787" w:rsidRDefault="00401787" w:rsidP="00925E77">
      <w:pPr>
        <w:shd w:val="clear" w:color="auto" w:fill="FFFFFF"/>
        <w:spacing w:after="0" w:line="480" w:lineRule="auto"/>
        <w:rPr>
          <w:rFonts w:ascii="Times New Roman" w:eastAsia="Times New Roman" w:hAnsi="Times New Roman" w:cs="Times New Roman"/>
          <w:sz w:val="24"/>
          <w:szCs w:val="24"/>
        </w:rPr>
      </w:pPr>
    </w:p>
    <w:p w14:paraId="7DA1442F" w14:textId="2814E92C" w:rsidR="00503925" w:rsidRPr="00376136" w:rsidDel="00925E77" w:rsidRDefault="00503925" w:rsidP="00503925">
      <w:pPr>
        <w:shd w:val="clear" w:color="auto" w:fill="FFFFFF"/>
        <w:spacing w:after="0" w:line="480" w:lineRule="auto"/>
        <w:rPr>
          <w:del w:id="332" w:author="Siyu Wang" w:date="2026-03-06T14:04:00Z" w16du:dateUtc="2026-03-06T19:04:00Z"/>
          <w:rFonts w:ascii="Times New Roman" w:hAnsi="Times New Roman" w:cs="Times New Roman"/>
          <w:b/>
          <w:bCs/>
          <w:i/>
          <w:iCs/>
          <w:sz w:val="24"/>
          <w:szCs w:val="24"/>
        </w:rPr>
      </w:pPr>
      <w:del w:id="333" w:author="Siyu Wang" w:date="2026-03-06T14:04:00Z" w16du:dateUtc="2026-03-06T19:04:00Z">
        <w:r w:rsidDel="00925E77">
          <w:rPr>
            <w:rFonts w:ascii="Times New Roman" w:eastAsia="Times New Roman" w:hAnsi="Times New Roman" w:cs="Times New Roman"/>
            <w:b/>
            <w:bCs/>
            <w:sz w:val="24"/>
            <w:szCs w:val="24"/>
          </w:rPr>
          <w:delText>2.</w:delText>
        </w:r>
        <w:r w:rsidR="0054682C" w:rsidDel="00925E77">
          <w:rPr>
            <w:rFonts w:ascii="Times New Roman" w:eastAsia="Times New Roman" w:hAnsi="Times New Roman" w:cs="Times New Roman"/>
            <w:b/>
            <w:bCs/>
            <w:sz w:val="24"/>
            <w:szCs w:val="24"/>
          </w:rPr>
          <w:delText xml:space="preserve"> </w:delText>
        </w:r>
      </w:del>
      <w:del w:id="334" w:author="Siyu Wang" w:date="2026-03-06T13:56:00Z" w16du:dateUtc="2026-03-06T18:56:00Z">
        <w:r w:rsidR="00BE7E9E" w:rsidRPr="00376136" w:rsidDel="000E2EE5">
          <w:rPr>
            <w:rFonts w:ascii="Times New Roman" w:eastAsia="Times New Roman" w:hAnsi="Times New Roman" w:cs="Times New Roman"/>
            <w:b/>
            <w:bCs/>
            <w:i/>
            <w:iCs/>
            <w:sz w:val="24"/>
            <w:szCs w:val="24"/>
            <w:rPrChange w:id="335" w:author="Rossella Falcone" w:date="2026-03-04T13:03:00Z" w16du:dateUtc="2026-03-04T18:03:00Z">
              <w:rPr>
                <w:rFonts w:ascii="Times New Roman" w:eastAsia="Times New Roman" w:hAnsi="Times New Roman" w:cs="Times New Roman"/>
                <w:b/>
                <w:bCs/>
                <w:sz w:val="24"/>
                <w:szCs w:val="24"/>
              </w:rPr>
            </w:rPrChange>
          </w:rPr>
          <w:delText>Distinct strategy in response of the go signal</w:delText>
        </w:r>
      </w:del>
    </w:p>
    <w:p w14:paraId="3A1352DF" w14:textId="0EFE8249" w:rsidR="0054682C" w:rsidRDefault="00143989" w:rsidP="007757BE">
      <w:pPr>
        <w:shd w:val="clear" w:color="auto" w:fill="FFFFFF"/>
        <w:spacing w:after="0" w:line="480" w:lineRule="auto"/>
        <w:ind w:firstLine="360"/>
        <w:rPr>
          <w:ins w:id="336" w:author="Siyu Wang" w:date="2026-03-06T14:03:00Z" w16du:dateUtc="2026-03-06T19:03:00Z"/>
          <w:rFonts w:ascii="Times New Roman" w:eastAsia="Times New Roman" w:hAnsi="Times New Roman" w:cs="Times New Roman"/>
          <w:sz w:val="24"/>
          <w:szCs w:val="24"/>
        </w:rPr>
      </w:pPr>
      <w:ins w:id="337" w:author="Siyu Wang" w:date="2026-03-06T13:57:00Z" w16du:dateUtc="2026-03-06T18:57:00Z">
        <w:r>
          <w:rPr>
            <w:rFonts w:ascii="Times New Roman" w:eastAsia="Times New Roman" w:hAnsi="Times New Roman" w:cs="Times New Roman"/>
            <w:sz w:val="24"/>
            <w:szCs w:val="24"/>
          </w:rPr>
          <w:t xml:space="preserve">In our task, to accept an offer, monkeys </w:t>
        </w:r>
      </w:ins>
      <w:ins w:id="338" w:author="Siyu Wang" w:date="2026-03-06T13:58:00Z" w16du:dateUtc="2026-03-06T18:58:00Z">
        <w:r>
          <w:rPr>
            <w:rFonts w:ascii="Times New Roman" w:eastAsia="Times New Roman" w:hAnsi="Times New Roman" w:cs="Times New Roman"/>
            <w:sz w:val="24"/>
            <w:szCs w:val="24"/>
          </w:rPr>
          <w:t>must</w:t>
        </w:r>
      </w:ins>
      <w:ins w:id="339" w:author="Siyu Wang" w:date="2026-03-06T13:57:00Z" w16du:dateUtc="2026-03-06T18:57:00Z">
        <w:r>
          <w:rPr>
            <w:rFonts w:ascii="Times New Roman" w:eastAsia="Times New Roman" w:hAnsi="Times New Roman" w:cs="Times New Roman"/>
            <w:sz w:val="24"/>
            <w:szCs w:val="24"/>
          </w:rPr>
          <w:t xml:space="preserve"> release the lever when the purple go cue appears. </w:t>
        </w:r>
      </w:ins>
      <w:ins w:id="340" w:author="Siyu Wang" w:date="2026-03-06T13:58:00Z" w16du:dateUtc="2026-03-06T18:58:00Z">
        <w:r>
          <w:rPr>
            <w:rFonts w:ascii="Times New Roman" w:eastAsia="Times New Roman" w:hAnsi="Times New Roman" w:cs="Times New Roman"/>
            <w:sz w:val="24"/>
            <w:szCs w:val="24"/>
          </w:rPr>
          <w:t xml:space="preserve">If the first go cue is purple, animals can release the lever and </w:t>
        </w:r>
      </w:ins>
      <w:ins w:id="341" w:author="Siyu Wang" w:date="2026-03-06T13:59:00Z" w16du:dateUtc="2026-03-06T18:59:00Z">
        <w:r w:rsidR="00423944">
          <w:rPr>
            <w:rFonts w:ascii="Times New Roman" w:eastAsia="Times New Roman" w:hAnsi="Times New Roman" w:cs="Times New Roman"/>
            <w:sz w:val="24"/>
            <w:szCs w:val="24"/>
          </w:rPr>
          <w:t>accept</w:t>
        </w:r>
      </w:ins>
      <w:ins w:id="342" w:author="Siyu Wang" w:date="2026-03-06T13:58:00Z" w16du:dateUtc="2026-03-06T18:58:00Z">
        <w:r>
          <w:rPr>
            <w:rFonts w:ascii="Times New Roman" w:eastAsia="Times New Roman" w:hAnsi="Times New Roman" w:cs="Times New Roman"/>
            <w:sz w:val="24"/>
            <w:szCs w:val="24"/>
          </w:rPr>
          <w:t xml:space="preserve"> the offer right away, w</w:t>
        </w:r>
      </w:ins>
      <w:ins w:id="343" w:author="Siyu Wang" w:date="2026-03-06T13:59:00Z" w16du:dateUtc="2026-03-06T18:59:00Z">
        <w:r>
          <w:rPr>
            <w:rFonts w:ascii="Times New Roman" w:eastAsia="Times New Roman" w:hAnsi="Times New Roman" w:cs="Times New Roman"/>
            <w:sz w:val="24"/>
            <w:szCs w:val="24"/>
          </w:rPr>
          <w:t xml:space="preserve">hereas if the first go cue is yellow, animals have to wait for an additional delay (1100ms) until the purple go cue appears to </w:t>
        </w:r>
      </w:ins>
      <w:ins w:id="344" w:author="Siyu Wang" w:date="2026-03-06T14:00:00Z" w16du:dateUtc="2026-03-06T19:00:00Z">
        <w:r w:rsidR="000A3602">
          <w:rPr>
            <w:rFonts w:ascii="Times New Roman" w:eastAsia="Times New Roman" w:hAnsi="Times New Roman" w:cs="Times New Roman"/>
            <w:sz w:val="24"/>
            <w:szCs w:val="24"/>
          </w:rPr>
          <w:t>accept</w:t>
        </w:r>
      </w:ins>
      <w:ins w:id="345" w:author="Siyu Wang" w:date="2026-03-06T13:59:00Z" w16du:dateUtc="2026-03-06T18:59:00Z">
        <w:r>
          <w:rPr>
            <w:rFonts w:ascii="Times New Roman" w:eastAsia="Times New Roman" w:hAnsi="Times New Roman" w:cs="Times New Roman"/>
            <w:sz w:val="24"/>
            <w:szCs w:val="24"/>
          </w:rPr>
          <w:t xml:space="preserve"> the offer. </w:t>
        </w:r>
      </w:ins>
      <w:ins w:id="346" w:author="Siyu Wang" w:date="2026-03-06T14:00:00Z" w16du:dateUtc="2026-03-06T19:00:00Z">
        <w:r w:rsidR="00C6619C">
          <w:rPr>
            <w:rFonts w:ascii="Times New Roman" w:eastAsia="Times New Roman" w:hAnsi="Times New Roman" w:cs="Times New Roman"/>
            <w:sz w:val="24"/>
            <w:szCs w:val="24"/>
          </w:rPr>
          <w:t xml:space="preserve">This additional delay when yellow go cue shows first, effectively increases the wait time and reduces the offer value. </w:t>
        </w:r>
        <w:r w:rsidR="00765623">
          <w:rPr>
            <w:rFonts w:ascii="Times New Roman" w:eastAsia="Times New Roman" w:hAnsi="Times New Roman" w:cs="Times New Roman"/>
            <w:sz w:val="24"/>
            <w:szCs w:val="24"/>
          </w:rPr>
          <w:t xml:space="preserve">As a result, we expect that animals </w:t>
        </w:r>
      </w:ins>
      <w:ins w:id="347" w:author="Siyu Wang" w:date="2026-03-06T14:01:00Z" w16du:dateUtc="2026-03-06T19:01:00Z">
        <w:r w:rsidR="00765623">
          <w:rPr>
            <w:rFonts w:ascii="Times New Roman" w:eastAsia="Times New Roman" w:hAnsi="Times New Roman" w:cs="Times New Roman"/>
            <w:sz w:val="24"/>
            <w:szCs w:val="24"/>
          </w:rPr>
          <w:t xml:space="preserve">have a lower </w:t>
        </w:r>
        <w:r w:rsidR="008918E1">
          <w:rPr>
            <w:rFonts w:ascii="Times New Roman" w:eastAsia="Times New Roman" w:hAnsi="Times New Roman" w:cs="Times New Roman"/>
            <w:sz w:val="24"/>
            <w:szCs w:val="24"/>
          </w:rPr>
          <w:t>probability</w:t>
        </w:r>
        <w:r w:rsidR="00765623">
          <w:rPr>
            <w:rFonts w:ascii="Times New Roman" w:eastAsia="Times New Roman" w:hAnsi="Times New Roman" w:cs="Times New Roman"/>
            <w:sz w:val="24"/>
            <w:szCs w:val="24"/>
          </w:rPr>
          <w:t xml:space="preserve"> of accepting the offer when yellow go</w:t>
        </w:r>
        <w:r w:rsidR="00135A30">
          <w:rPr>
            <w:rFonts w:ascii="Times New Roman" w:eastAsia="Times New Roman" w:hAnsi="Times New Roman" w:cs="Times New Roman"/>
            <w:sz w:val="24"/>
            <w:szCs w:val="24"/>
          </w:rPr>
          <w:t xml:space="preserve"> </w:t>
        </w:r>
        <w:r w:rsidR="00765623">
          <w:rPr>
            <w:rFonts w:ascii="Times New Roman" w:eastAsia="Times New Roman" w:hAnsi="Times New Roman" w:cs="Times New Roman"/>
            <w:sz w:val="24"/>
            <w:szCs w:val="24"/>
          </w:rPr>
          <w:t>cue shows first.</w:t>
        </w:r>
        <w:r w:rsidR="008918E1">
          <w:rPr>
            <w:rFonts w:ascii="Times New Roman" w:eastAsia="Times New Roman" w:hAnsi="Times New Roman" w:cs="Times New Roman"/>
            <w:sz w:val="24"/>
            <w:szCs w:val="24"/>
          </w:rPr>
          <w:t xml:space="preserve"> </w:t>
        </w:r>
      </w:ins>
      <w:ins w:id="348" w:author="Siyu Wang" w:date="2026-03-06T14:02:00Z" w16du:dateUtc="2026-03-06T19:02:00Z">
        <w:r w:rsidR="00AE4862">
          <w:rPr>
            <w:rFonts w:ascii="Times New Roman" w:eastAsia="Times New Roman" w:hAnsi="Times New Roman" w:cs="Times New Roman"/>
            <w:sz w:val="24"/>
            <w:szCs w:val="24"/>
          </w:rPr>
          <w:t>Indeed</w:t>
        </w:r>
      </w:ins>
      <w:ins w:id="349" w:author="Siyu Wang" w:date="2026-03-06T14:01:00Z" w16du:dateUtc="2026-03-06T19:01:00Z">
        <w:r w:rsidR="008918E1">
          <w:rPr>
            <w:rFonts w:ascii="Times New Roman" w:eastAsia="Times New Roman" w:hAnsi="Times New Roman" w:cs="Times New Roman"/>
            <w:sz w:val="24"/>
            <w:szCs w:val="24"/>
          </w:rPr>
          <w:t xml:space="preserve">, </w:t>
        </w:r>
      </w:ins>
      <w:ins w:id="350" w:author="Siyu Wang" w:date="2026-03-06T14:02:00Z" w16du:dateUtc="2026-03-06T19:02:00Z">
        <w:r w:rsidR="008918E1">
          <w:rPr>
            <w:rFonts w:ascii="Times New Roman" w:eastAsia="Times New Roman" w:hAnsi="Times New Roman" w:cs="Times New Roman"/>
            <w:sz w:val="24"/>
            <w:szCs w:val="24"/>
          </w:rPr>
          <w:t xml:space="preserve">both animals showed </w:t>
        </w:r>
        <w:r w:rsidR="0070315D">
          <w:rPr>
            <w:rFonts w:ascii="Times New Roman" w:eastAsia="Times New Roman" w:hAnsi="Times New Roman" w:cs="Times New Roman"/>
            <w:sz w:val="24"/>
            <w:szCs w:val="24"/>
          </w:rPr>
          <w:t>lower</w:t>
        </w:r>
        <w:r w:rsidR="008918E1">
          <w:rPr>
            <w:rFonts w:ascii="Times New Roman" w:eastAsia="Times New Roman" w:hAnsi="Times New Roman" w:cs="Times New Roman"/>
            <w:sz w:val="24"/>
            <w:szCs w:val="24"/>
          </w:rPr>
          <w:t xml:space="preserve"> probability of accepting an offer when the first go cue is </w:t>
        </w:r>
        <w:r w:rsidR="00FD529A">
          <w:rPr>
            <w:rFonts w:ascii="Times New Roman" w:eastAsia="Times New Roman" w:hAnsi="Times New Roman" w:cs="Times New Roman"/>
            <w:sz w:val="24"/>
            <w:szCs w:val="24"/>
          </w:rPr>
          <w:t>yellow compared to purple (Fig 3</w:t>
        </w:r>
        <w:r w:rsidR="0083038B">
          <w:rPr>
            <w:rFonts w:ascii="Times New Roman" w:eastAsia="Times New Roman" w:hAnsi="Times New Roman" w:cs="Times New Roman"/>
            <w:sz w:val="24"/>
            <w:szCs w:val="24"/>
          </w:rPr>
          <w:t>.</w:t>
        </w:r>
        <w:r w:rsidR="00FD529A">
          <w:rPr>
            <w:rFonts w:ascii="Times New Roman" w:eastAsia="Times New Roman" w:hAnsi="Times New Roman" w:cs="Times New Roman"/>
            <w:sz w:val="24"/>
            <w:szCs w:val="24"/>
          </w:rPr>
          <w:t xml:space="preserve"> A, B)</w:t>
        </w:r>
        <w:r w:rsidR="008918E1">
          <w:rPr>
            <w:rFonts w:ascii="Times New Roman" w:eastAsia="Times New Roman" w:hAnsi="Times New Roman" w:cs="Times New Roman"/>
            <w:sz w:val="24"/>
            <w:szCs w:val="24"/>
          </w:rPr>
          <w:t xml:space="preserve">. </w:t>
        </w:r>
      </w:ins>
      <w:ins w:id="351" w:author="Siyu Wang" w:date="2026-03-06T14:01:00Z" w16du:dateUtc="2026-03-06T19:01:00Z">
        <w:r w:rsidR="008918E1">
          <w:rPr>
            <w:rFonts w:ascii="Times New Roman" w:eastAsia="Times New Roman" w:hAnsi="Times New Roman" w:cs="Times New Roman"/>
            <w:sz w:val="24"/>
            <w:szCs w:val="24"/>
          </w:rPr>
          <w:t xml:space="preserve"> </w:t>
        </w:r>
      </w:ins>
      <w:del w:id="352" w:author="Siyu Wang" w:date="2026-03-06T13:59:00Z" w16du:dateUtc="2026-03-06T18:59:00Z">
        <w:r w:rsidR="0054682C" w:rsidDel="00143989">
          <w:rPr>
            <w:rFonts w:ascii="Times New Roman" w:eastAsia="Times New Roman" w:hAnsi="Times New Roman" w:cs="Times New Roman"/>
            <w:sz w:val="24"/>
            <w:szCs w:val="24"/>
          </w:rPr>
          <w:delText>When</w:delText>
        </w:r>
      </w:del>
      <w:del w:id="353" w:author="Siyu Wang" w:date="2026-03-06T14:01:00Z" w16du:dateUtc="2026-03-06T19:01:00Z">
        <w:r w:rsidR="0054682C" w:rsidDel="008918E1">
          <w:rPr>
            <w:rFonts w:ascii="Times New Roman" w:eastAsia="Times New Roman" w:hAnsi="Times New Roman" w:cs="Times New Roman"/>
            <w:sz w:val="24"/>
            <w:szCs w:val="24"/>
          </w:rPr>
          <w:delText xml:space="preserve"> the temporal structure of the go signal was </w:delText>
        </w:r>
        <w:r w:rsidR="00BE7E9E" w:rsidDel="008918E1">
          <w:rPr>
            <w:rFonts w:ascii="Times New Roman" w:eastAsia="Times New Roman" w:hAnsi="Times New Roman" w:cs="Times New Roman"/>
            <w:sz w:val="24"/>
            <w:szCs w:val="24"/>
          </w:rPr>
          <w:delText>considered</w:delText>
        </w:r>
        <w:r w:rsidR="0054682C" w:rsidDel="008918E1">
          <w:rPr>
            <w:rFonts w:ascii="Times New Roman" w:eastAsia="Times New Roman" w:hAnsi="Times New Roman" w:cs="Times New Roman"/>
            <w:sz w:val="24"/>
            <w:szCs w:val="24"/>
          </w:rPr>
          <w:delText xml:space="preserve">, we observed that </w:delText>
        </w:r>
        <w:r w:rsidR="007F6D01" w:rsidDel="008918E1">
          <w:rPr>
            <w:rFonts w:ascii="Times New Roman" w:eastAsia="Times New Roman" w:hAnsi="Times New Roman" w:cs="Times New Roman"/>
            <w:sz w:val="24"/>
            <w:szCs w:val="24"/>
          </w:rPr>
          <w:delText>a</w:delText>
        </w:r>
        <w:r w:rsidR="00503925" w:rsidDel="008918E1">
          <w:rPr>
            <w:rFonts w:ascii="Times New Roman" w:eastAsia="Times New Roman" w:hAnsi="Times New Roman" w:cs="Times New Roman"/>
            <w:sz w:val="24"/>
            <w:szCs w:val="24"/>
          </w:rPr>
          <w:delText xml:space="preserve">cceptance rates for highly valuable offers </w:delText>
        </w:r>
        <w:r w:rsidR="0054682C" w:rsidDel="008918E1">
          <w:rPr>
            <w:rFonts w:ascii="Times New Roman" w:eastAsia="Times New Roman" w:hAnsi="Times New Roman" w:cs="Times New Roman"/>
            <w:sz w:val="24"/>
            <w:szCs w:val="24"/>
          </w:rPr>
          <w:delText xml:space="preserve">were similar regardless of which </w:delText>
        </w:r>
        <w:r w:rsidR="00AD4E2A" w:rsidDel="008918E1">
          <w:rPr>
            <w:rFonts w:ascii="Times New Roman" w:eastAsia="Times New Roman" w:hAnsi="Times New Roman" w:cs="Times New Roman"/>
            <w:sz w:val="24"/>
            <w:szCs w:val="24"/>
          </w:rPr>
          <w:delText xml:space="preserve">go </w:delText>
        </w:r>
        <w:r w:rsidR="0054682C" w:rsidDel="008918E1">
          <w:rPr>
            <w:rFonts w:ascii="Times New Roman" w:eastAsia="Times New Roman" w:hAnsi="Times New Roman" w:cs="Times New Roman"/>
            <w:sz w:val="24"/>
            <w:szCs w:val="24"/>
          </w:rPr>
          <w:delText xml:space="preserve">signal </w:delText>
        </w:r>
        <w:r w:rsidR="00503925" w:rsidDel="008918E1">
          <w:rPr>
            <w:rFonts w:ascii="Times New Roman" w:eastAsia="Times New Roman" w:hAnsi="Times New Roman" w:cs="Times New Roman"/>
            <w:sz w:val="24"/>
            <w:szCs w:val="24"/>
          </w:rPr>
          <w:delText>appeared first</w:delText>
        </w:r>
        <w:r w:rsidR="0054682C" w:rsidDel="008918E1">
          <w:rPr>
            <w:rFonts w:ascii="Times New Roman" w:eastAsia="Times New Roman" w:hAnsi="Times New Roman" w:cs="Times New Roman"/>
            <w:sz w:val="24"/>
            <w:szCs w:val="24"/>
          </w:rPr>
          <w:delText xml:space="preserve"> </w:delText>
        </w:r>
        <w:r w:rsidR="00503925" w:rsidDel="008918E1">
          <w:rPr>
            <w:rFonts w:ascii="Times New Roman" w:eastAsia="Times New Roman" w:hAnsi="Times New Roman" w:cs="Times New Roman"/>
            <w:sz w:val="24"/>
            <w:szCs w:val="24"/>
          </w:rPr>
          <w:delText xml:space="preserve">(Fig. </w:delText>
        </w:r>
        <w:r w:rsidR="00893992" w:rsidDel="008918E1">
          <w:rPr>
            <w:rFonts w:ascii="Times New Roman" w:eastAsia="Times New Roman" w:hAnsi="Times New Roman" w:cs="Times New Roman"/>
            <w:sz w:val="24"/>
            <w:szCs w:val="24"/>
          </w:rPr>
          <w:delText>3A</w:delText>
        </w:r>
        <w:r w:rsidR="00503925" w:rsidDel="008918E1">
          <w:rPr>
            <w:rFonts w:ascii="Times New Roman" w:eastAsia="Times New Roman" w:hAnsi="Times New Roman" w:cs="Times New Roman"/>
            <w:sz w:val="24"/>
            <w:szCs w:val="24"/>
          </w:rPr>
          <w:delText xml:space="preserve">-B). However, for less valuable offers, acceptance rates were </w:delText>
        </w:r>
        <w:r w:rsidR="0054682C" w:rsidDel="008918E1">
          <w:rPr>
            <w:rFonts w:ascii="Times New Roman" w:eastAsia="Times New Roman" w:hAnsi="Times New Roman" w:cs="Times New Roman"/>
            <w:sz w:val="24"/>
            <w:szCs w:val="24"/>
          </w:rPr>
          <w:delText>decreased</w:delText>
        </w:r>
        <w:r w:rsidR="00503925" w:rsidDel="008918E1">
          <w:rPr>
            <w:rFonts w:ascii="Times New Roman" w:eastAsia="Times New Roman" w:hAnsi="Times New Roman" w:cs="Times New Roman"/>
            <w:sz w:val="24"/>
            <w:szCs w:val="24"/>
          </w:rPr>
          <w:delText xml:space="preserve"> when the yellow</w:delText>
        </w:r>
        <w:r w:rsidR="00AD4E2A" w:rsidDel="008918E1">
          <w:rPr>
            <w:rFonts w:ascii="Times New Roman" w:eastAsia="Times New Roman" w:hAnsi="Times New Roman" w:cs="Times New Roman"/>
            <w:sz w:val="24"/>
            <w:szCs w:val="24"/>
          </w:rPr>
          <w:delText xml:space="preserve"> go</w:delText>
        </w:r>
        <w:r w:rsidR="00503925" w:rsidDel="008918E1">
          <w:rPr>
            <w:rFonts w:ascii="Times New Roman" w:eastAsia="Times New Roman" w:hAnsi="Times New Roman" w:cs="Times New Roman"/>
            <w:sz w:val="24"/>
            <w:szCs w:val="24"/>
          </w:rPr>
          <w:delText xml:space="preserve"> signal</w:delText>
        </w:r>
        <w:r w:rsidR="0054682C" w:rsidDel="008918E1">
          <w:rPr>
            <w:rFonts w:ascii="Times New Roman" w:eastAsia="Times New Roman" w:hAnsi="Times New Roman" w:cs="Times New Roman"/>
            <w:sz w:val="24"/>
            <w:szCs w:val="24"/>
          </w:rPr>
          <w:delText xml:space="preserve"> (reject)</w:delText>
        </w:r>
        <w:r w:rsidR="00503925" w:rsidDel="008918E1">
          <w:rPr>
            <w:rFonts w:ascii="Times New Roman" w:eastAsia="Times New Roman" w:hAnsi="Times New Roman" w:cs="Times New Roman"/>
            <w:sz w:val="24"/>
            <w:szCs w:val="24"/>
          </w:rPr>
          <w:delText xml:space="preserve"> appeared first. </w:delText>
        </w:r>
      </w:del>
    </w:p>
    <w:p w14:paraId="1797B5AB" w14:textId="4F503146" w:rsidR="00981A3E" w:rsidRPr="004B22FD" w:rsidRDefault="004B22FD">
      <w:pPr>
        <w:pStyle w:val="ListParagraph"/>
        <w:numPr>
          <w:ilvl w:val="0"/>
          <w:numId w:val="4"/>
        </w:numPr>
        <w:shd w:val="clear" w:color="auto" w:fill="FFFFFF"/>
        <w:spacing w:after="0" w:line="480" w:lineRule="auto"/>
        <w:rPr>
          <w:rFonts w:ascii="Times New Roman" w:eastAsia="Times New Roman" w:hAnsi="Times New Roman" w:cs="Times New Roman"/>
          <w:rPrChange w:id="354" w:author="Siyu Wang" w:date="2026-03-06T14:06:00Z" w16du:dateUtc="2026-03-06T19:06:00Z">
            <w:rPr/>
          </w:rPrChange>
        </w:rPr>
        <w:pPrChange w:id="355" w:author="Siyu Wang" w:date="2026-03-06T14:06:00Z" w16du:dateUtc="2026-03-06T19:06:00Z">
          <w:pPr>
            <w:shd w:val="clear" w:color="auto" w:fill="FFFFFF"/>
            <w:spacing w:after="0" w:line="480" w:lineRule="auto"/>
            <w:ind w:firstLine="360"/>
          </w:pPr>
        </w:pPrChange>
      </w:pPr>
      <w:ins w:id="356" w:author="Siyu Wang" w:date="2026-03-06T14:06:00Z" w16du:dateUtc="2026-03-06T19:06:00Z">
        <w:r>
          <w:rPr>
            <w:rFonts w:ascii="Times New Roman" w:eastAsia="Times New Roman" w:hAnsi="Times New Roman" w:cs="Times New Roman"/>
          </w:rPr>
          <w:t xml:space="preserve">Animals show distinct strategies for </w:t>
        </w:r>
      </w:ins>
      <w:ins w:id="357" w:author="Siyu Wang" w:date="2026-03-06T14:27:00Z" w16du:dateUtc="2026-03-06T19:27:00Z">
        <w:r w:rsidR="004C3B65">
          <w:rPr>
            <w:rFonts w:ascii="Times New Roman" w:eastAsia="Times New Roman" w:hAnsi="Times New Roman" w:cs="Times New Roman"/>
          </w:rPr>
          <w:t>adjusting</w:t>
        </w:r>
      </w:ins>
      <w:ins w:id="358" w:author="Siyu Wang" w:date="2026-03-06T14:06:00Z" w16du:dateUtc="2026-03-06T19:06:00Z">
        <w:r>
          <w:rPr>
            <w:rFonts w:ascii="Times New Roman" w:eastAsia="Times New Roman" w:hAnsi="Times New Roman" w:cs="Times New Roman"/>
          </w:rPr>
          <w:t xml:space="preserve"> </w:t>
        </w:r>
      </w:ins>
      <w:ins w:id="359" w:author="Siyu Wang" w:date="2026-03-06T14:27:00Z" w16du:dateUtc="2026-03-06T19:27:00Z">
        <w:r w:rsidR="00D4706C">
          <w:rPr>
            <w:rFonts w:ascii="Times New Roman" w:eastAsia="Times New Roman" w:hAnsi="Times New Roman" w:cs="Times New Roman"/>
          </w:rPr>
          <w:t xml:space="preserve">temporal discounting behavior </w:t>
        </w:r>
      </w:ins>
      <w:ins w:id="360" w:author="Siyu Wang" w:date="2026-03-06T14:28:00Z" w16du:dateUtc="2026-03-06T19:28:00Z">
        <w:r w:rsidR="00E673C8">
          <w:rPr>
            <w:rFonts w:ascii="Times New Roman" w:eastAsia="Times New Roman" w:hAnsi="Times New Roman" w:cs="Times New Roman"/>
          </w:rPr>
          <w:t xml:space="preserve">to </w:t>
        </w:r>
      </w:ins>
      <w:ins w:id="361" w:author="Siyu Wang" w:date="2026-03-06T14:06:00Z" w16du:dateUtc="2026-03-06T19:06:00Z">
        <w:r>
          <w:rPr>
            <w:rFonts w:ascii="Times New Roman" w:eastAsia="Times New Roman" w:hAnsi="Times New Roman" w:cs="Times New Roman"/>
          </w:rPr>
          <w:t>the go</w:t>
        </w:r>
        <w:r w:rsidR="0083749C">
          <w:rPr>
            <w:rFonts w:ascii="Times New Roman" w:eastAsia="Times New Roman" w:hAnsi="Times New Roman" w:cs="Times New Roman"/>
          </w:rPr>
          <w:t xml:space="preserve"> </w:t>
        </w:r>
        <w:r>
          <w:rPr>
            <w:rFonts w:ascii="Times New Roman" w:eastAsia="Times New Roman" w:hAnsi="Times New Roman" w:cs="Times New Roman"/>
          </w:rPr>
          <w:t xml:space="preserve">signal.  </w:t>
        </w:r>
      </w:ins>
    </w:p>
    <w:p w14:paraId="44E35451" w14:textId="22EB7432" w:rsidR="00335BA6" w:rsidRDefault="00335BA6" w:rsidP="00503925">
      <w:pPr>
        <w:shd w:val="clear" w:color="auto" w:fill="FFFFFF"/>
        <w:spacing w:after="0" w:line="480" w:lineRule="auto"/>
        <w:rPr>
          <w:ins w:id="362" w:author="Siyu Wang" w:date="2026-03-06T14:07:00Z" w16du:dateUtc="2026-03-06T19:07:00Z"/>
          <w:rFonts w:ascii="Times New Roman" w:eastAsia="Times New Roman" w:hAnsi="Times New Roman" w:cs="Times New Roman"/>
          <w:sz w:val="24"/>
          <w:szCs w:val="24"/>
        </w:rPr>
      </w:pPr>
      <w:ins w:id="363" w:author="Siyu Wang" w:date="2026-03-06T14:07:00Z" w16du:dateUtc="2026-03-06T19:07:00Z">
        <w:r>
          <w:rPr>
            <w:rFonts w:ascii="Times New Roman" w:eastAsia="Times New Roman" w:hAnsi="Times New Roman" w:cs="Times New Roman"/>
            <w:sz w:val="24"/>
            <w:szCs w:val="24"/>
          </w:rPr>
          <w:t>While Monkey</w:t>
        </w:r>
      </w:ins>
      <w:ins w:id="364" w:author="Siyu Wang" w:date="2026-03-06T14:08:00Z" w16du:dateUtc="2026-03-06T19:08:00Z">
        <w:r>
          <w:rPr>
            <w:rFonts w:ascii="Times New Roman" w:eastAsia="Times New Roman" w:hAnsi="Times New Roman" w:cs="Times New Roman"/>
            <w:sz w:val="24"/>
            <w:szCs w:val="24"/>
          </w:rPr>
          <w:t xml:space="preserve"> S </w:t>
        </w:r>
      </w:ins>
      <w:ins w:id="365" w:author="Siyu Wang" w:date="2026-03-06T14:28:00Z" w16du:dateUtc="2026-03-06T19:28:00Z">
        <w:r w:rsidR="00DF5BD3">
          <w:rPr>
            <w:rFonts w:ascii="Times New Roman" w:eastAsia="Times New Roman" w:hAnsi="Times New Roman" w:cs="Times New Roman"/>
            <w:sz w:val="24"/>
            <w:szCs w:val="24"/>
          </w:rPr>
          <w:t xml:space="preserve">showed low probability of accepting the worst </w:t>
        </w:r>
      </w:ins>
      <w:ins w:id="366" w:author="Siyu Wang" w:date="2026-03-06T14:29:00Z" w16du:dateUtc="2026-03-06T19:29:00Z">
        <w:r w:rsidR="00DF5BD3">
          <w:rPr>
            <w:rFonts w:ascii="Times New Roman" w:eastAsia="Times New Roman" w:hAnsi="Times New Roman" w:cs="Times New Roman"/>
            <w:sz w:val="24"/>
            <w:szCs w:val="24"/>
          </w:rPr>
          <w:t xml:space="preserve">offer (2 drops, 10 seconds) regardless of whether the first go cue </w:t>
        </w:r>
      </w:ins>
      <w:ins w:id="367" w:author="Siyu Wang" w:date="2026-03-06T14:31:00Z" w16du:dateUtc="2026-03-06T19:31:00Z">
        <w:r w:rsidR="00E048AE">
          <w:rPr>
            <w:rFonts w:ascii="Times New Roman" w:eastAsia="Times New Roman" w:hAnsi="Times New Roman" w:cs="Times New Roman"/>
            <w:sz w:val="24"/>
            <w:szCs w:val="24"/>
          </w:rPr>
          <w:t>wa</w:t>
        </w:r>
      </w:ins>
      <w:ins w:id="368" w:author="Siyu Wang" w:date="2026-03-06T14:29:00Z" w16du:dateUtc="2026-03-06T19:29:00Z">
        <w:r w:rsidR="00DF5BD3">
          <w:rPr>
            <w:rFonts w:ascii="Times New Roman" w:eastAsia="Times New Roman" w:hAnsi="Times New Roman" w:cs="Times New Roman"/>
            <w:sz w:val="24"/>
            <w:szCs w:val="24"/>
          </w:rPr>
          <w:t>s yellow or purple</w:t>
        </w:r>
      </w:ins>
      <w:ins w:id="369" w:author="Siyu Wang" w:date="2026-03-06T14:30:00Z" w16du:dateUtc="2026-03-06T19:30:00Z">
        <w:r w:rsidR="0093400C">
          <w:rPr>
            <w:rFonts w:ascii="Times New Roman" w:eastAsia="Times New Roman" w:hAnsi="Times New Roman" w:cs="Times New Roman"/>
            <w:sz w:val="24"/>
            <w:szCs w:val="24"/>
          </w:rPr>
          <w:t xml:space="preserve"> (Fig. 3A)</w:t>
        </w:r>
      </w:ins>
      <w:ins w:id="370" w:author="Siyu Wang" w:date="2026-03-06T14:29:00Z" w16du:dateUtc="2026-03-06T19:29:00Z">
        <w:r w:rsidR="00DF5BD3">
          <w:rPr>
            <w:rFonts w:ascii="Times New Roman" w:eastAsia="Times New Roman" w:hAnsi="Times New Roman" w:cs="Times New Roman"/>
            <w:sz w:val="24"/>
            <w:szCs w:val="24"/>
          </w:rPr>
          <w:t xml:space="preserve">, Monkey T only showed low probability of accepting the worst offer when the first go cue </w:t>
        </w:r>
      </w:ins>
      <w:ins w:id="371" w:author="Siyu Wang" w:date="2026-03-06T14:30:00Z" w16du:dateUtc="2026-03-06T19:30:00Z">
        <w:r w:rsidR="00696514">
          <w:rPr>
            <w:rFonts w:ascii="Times New Roman" w:eastAsia="Times New Roman" w:hAnsi="Times New Roman" w:cs="Times New Roman"/>
            <w:sz w:val="24"/>
            <w:szCs w:val="24"/>
          </w:rPr>
          <w:t>w</w:t>
        </w:r>
      </w:ins>
      <w:ins w:id="372" w:author="Siyu Wang" w:date="2026-03-06T14:31:00Z" w16du:dateUtc="2026-03-06T19:31:00Z">
        <w:r w:rsidR="00696514">
          <w:rPr>
            <w:rFonts w:ascii="Times New Roman" w:eastAsia="Times New Roman" w:hAnsi="Times New Roman" w:cs="Times New Roman"/>
            <w:sz w:val="24"/>
            <w:szCs w:val="24"/>
          </w:rPr>
          <w:t>as</w:t>
        </w:r>
      </w:ins>
      <w:ins w:id="373" w:author="Siyu Wang" w:date="2026-03-06T14:29:00Z" w16du:dateUtc="2026-03-06T19:29:00Z">
        <w:r w:rsidR="00DF5BD3">
          <w:rPr>
            <w:rFonts w:ascii="Times New Roman" w:eastAsia="Times New Roman" w:hAnsi="Times New Roman" w:cs="Times New Roman"/>
            <w:sz w:val="24"/>
            <w:szCs w:val="24"/>
          </w:rPr>
          <w:t xml:space="preserve"> yellow (Fig. 3</w:t>
        </w:r>
      </w:ins>
      <w:ins w:id="374" w:author="Siyu Wang" w:date="2026-03-06T14:30:00Z" w16du:dateUtc="2026-03-06T19:30:00Z">
        <w:r w:rsidR="00DF5BD3">
          <w:rPr>
            <w:rFonts w:ascii="Times New Roman" w:eastAsia="Times New Roman" w:hAnsi="Times New Roman" w:cs="Times New Roman"/>
            <w:sz w:val="24"/>
            <w:szCs w:val="24"/>
          </w:rPr>
          <w:t>B)</w:t>
        </w:r>
        <w:r w:rsidR="006B0605">
          <w:rPr>
            <w:rFonts w:ascii="Times New Roman" w:eastAsia="Times New Roman" w:hAnsi="Times New Roman" w:cs="Times New Roman"/>
            <w:sz w:val="24"/>
            <w:szCs w:val="24"/>
          </w:rPr>
          <w:t xml:space="preserve">. </w:t>
        </w:r>
        <w:r w:rsidR="006B0605">
          <w:rPr>
            <w:rFonts w:ascii="Times New Roman" w:eastAsia="Times New Roman" w:hAnsi="Times New Roman" w:cs="Times New Roman"/>
            <w:sz w:val="24"/>
            <w:szCs w:val="24"/>
          </w:rPr>
          <w:lastRenderedPageBreak/>
          <w:t xml:space="preserve">Interestingly, Monkey T seemed to accept all offers at rates above 80% when the first go cue </w:t>
        </w:r>
        <w:r w:rsidR="005B4925">
          <w:rPr>
            <w:rFonts w:ascii="Times New Roman" w:eastAsia="Times New Roman" w:hAnsi="Times New Roman" w:cs="Times New Roman"/>
            <w:sz w:val="24"/>
            <w:szCs w:val="24"/>
          </w:rPr>
          <w:t>wa</w:t>
        </w:r>
        <w:r w:rsidR="006B0605">
          <w:rPr>
            <w:rFonts w:ascii="Times New Roman" w:eastAsia="Times New Roman" w:hAnsi="Times New Roman" w:cs="Times New Roman"/>
            <w:sz w:val="24"/>
            <w:szCs w:val="24"/>
          </w:rPr>
          <w:t>s purple</w:t>
        </w:r>
      </w:ins>
      <w:ins w:id="375" w:author="Siyu Wang" w:date="2026-03-06T14:31:00Z" w16du:dateUtc="2026-03-06T19:31:00Z">
        <w:r w:rsidR="00780BFC">
          <w:rPr>
            <w:rFonts w:ascii="Times New Roman" w:eastAsia="Times New Roman" w:hAnsi="Times New Roman" w:cs="Times New Roman"/>
            <w:sz w:val="24"/>
            <w:szCs w:val="24"/>
          </w:rPr>
          <w:t xml:space="preserve"> </w:t>
        </w:r>
        <w:r w:rsidR="00474B16">
          <w:rPr>
            <w:rFonts w:ascii="Times New Roman" w:eastAsia="Times New Roman" w:hAnsi="Times New Roman" w:cs="Times New Roman"/>
            <w:sz w:val="24"/>
            <w:szCs w:val="24"/>
          </w:rPr>
          <w:t>(Fig. 3B).</w:t>
        </w:r>
      </w:ins>
      <w:ins w:id="376" w:author="Siyu Wang" w:date="2026-03-06T14:30:00Z" w16du:dateUtc="2026-03-06T19:30:00Z">
        <w:r w:rsidR="006B0605">
          <w:rPr>
            <w:rFonts w:ascii="Times New Roman" w:eastAsia="Times New Roman" w:hAnsi="Times New Roman" w:cs="Times New Roman"/>
            <w:sz w:val="24"/>
            <w:szCs w:val="24"/>
          </w:rPr>
          <w:t xml:space="preserve"> </w:t>
        </w:r>
      </w:ins>
    </w:p>
    <w:p w14:paraId="38FC17D0" w14:textId="48901085" w:rsidR="00E739F7" w:rsidRDefault="00E739F7" w:rsidP="00503925">
      <w:pPr>
        <w:shd w:val="clear" w:color="auto" w:fill="FFFFFF"/>
        <w:spacing w:after="0" w:line="480" w:lineRule="auto"/>
        <w:rPr>
          <w:ins w:id="377" w:author="Siyu Wang" w:date="2026-03-06T15:04:00Z" w16du:dateUtc="2026-03-06T20:04:00Z"/>
          <w:rFonts w:ascii="Times New Roman" w:eastAsia="Times New Roman" w:hAnsi="Times New Roman" w:cs="Times New Roman"/>
          <w:sz w:val="24"/>
          <w:szCs w:val="24"/>
        </w:rPr>
      </w:pPr>
      <w:ins w:id="378" w:author="Siyu Wang" w:date="2026-03-06T14:31:00Z" w16du:dateUtc="2026-03-06T19:31:00Z">
        <w:r>
          <w:rPr>
            <w:rFonts w:ascii="Times New Roman" w:eastAsia="Times New Roman" w:hAnsi="Times New Roman" w:cs="Times New Roman"/>
            <w:sz w:val="24"/>
            <w:szCs w:val="24"/>
          </w:rPr>
          <w:t xml:space="preserve">The differences between monkeys prompted us to investigate the different strategies that can be used to adjust temporal discounting based on the go cue. </w:t>
        </w:r>
      </w:ins>
      <w:ins w:id="379" w:author="Siyu Wang" w:date="2026-03-06T14:34:00Z" w16du:dateUtc="2026-03-06T19:34:00Z">
        <w:r w:rsidR="00EF544E">
          <w:rPr>
            <w:rFonts w:ascii="Times New Roman" w:eastAsia="Times New Roman" w:hAnsi="Times New Roman" w:cs="Times New Roman"/>
            <w:sz w:val="24"/>
            <w:szCs w:val="24"/>
          </w:rPr>
          <w:t xml:space="preserve">The </w:t>
        </w:r>
      </w:ins>
      <w:ins w:id="380" w:author="Siyu Wang" w:date="2026-03-06T14:35:00Z" w16du:dateUtc="2026-03-06T19:35:00Z">
        <w:r w:rsidR="00EF544E">
          <w:rPr>
            <w:rFonts w:ascii="Times New Roman" w:eastAsia="Times New Roman" w:hAnsi="Times New Roman" w:cs="Times New Roman"/>
            <w:sz w:val="24"/>
            <w:szCs w:val="24"/>
          </w:rPr>
          <w:t>baseline</w:t>
        </w:r>
      </w:ins>
      <w:ins w:id="381" w:author="Siyu Wang" w:date="2026-03-06T14:34:00Z" w16du:dateUtc="2026-03-06T19:34:00Z">
        <w:r w:rsidR="00EF544E">
          <w:rPr>
            <w:rFonts w:ascii="Times New Roman" w:eastAsia="Times New Roman" w:hAnsi="Times New Roman" w:cs="Times New Roman"/>
            <w:sz w:val="24"/>
            <w:szCs w:val="24"/>
          </w:rPr>
          <w:t xml:space="preserve"> strategy</w:t>
        </w:r>
      </w:ins>
      <w:ins w:id="382" w:author="Siyu Wang" w:date="2026-03-06T15:06:00Z" w16du:dateUtc="2026-03-06T20:06:00Z">
        <w:r w:rsidR="00193E13">
          <w:rPr>
            <w:rFonts w:ascii="Times New Roman" w:eastAsia="Times New Roman" w:hAnsi="Times New Roman" w:cs="Times New Roman"/>
            <w:sz w:val="24"/>
            <w:szCs w:val="24"/>
          </w:rPr>
          <w:t xml:space="preserve"> (</w:t>
        </w:r>
      </w:ins>
      <w:ins w:id="383" w:author="Siyu Wang" w:date="2026-03-06T19:35:00Z" w16du:dateUtc="2026-03-07T00:35:00Z">
        <w:r w:rsidR="00E71E48">
          <w:rPr>
            <w:rFonts w:ascii="Times New Roman" w:eastAsia="Times New Roman" w:hAnsi="Times New Roman" w:cs="Times New Roman"/>
            <w:sz w:val="24"/>
            <w:szCs w:val="24"/>
          </w:rPr>
          <w:t>model 1</w:t>
        </w:r>
      </w:ins>
      <w:ins w:id="384" w:author="Siyu Wang" w:date="2026-03-06T15:06:00Z" w16du:dateUtc="2026-03-06T20:06:00Z">
        <w:r w:rsidR="00193E13">
          <w:rPr>
            <w:rFonts w:ascii="Times New Roman" w:eastAsia="Times New Roman" w:hAnsi="Times New Roman" w:cs="Times New Roman"/>
            <w:sz w:val="24"/>
            <w:szCs w:val="24"/>
          </w:rPr>
          <w:t>)</w:t>
        </w:r>
      </w:ins>
      <w:ins w:id="385" w:author="Siyu Wang" w:date="2026-03-06T14:34:00Z" w16du:dateUtc="2026-03-06T19:34:00Z">
        <w:r w:rsidR="00EF544E">
          <w:rPr>
            <w:rFonts w:ascii="Times New Roman" w:eastAsia="Times New Roman" w:hAnsi="Times New Roman" w:cs="Times New Roman"/>
            <w:sz w:val="24"/>
            <w:szCs w:val="24"/>
          </w:rPr>
          <w:t xml:space="preserve"> is to ignore the go cue a</w:t>
        </w:r>
      </w:ins>
      <w:ins w:id="386" w:author="Siyu Wang" w:date="2026-03-06T14:35:00Z" w16du:dateUtc="2026-03-06T19:35:00Z">
        <w:r w:rsidR="00EF544E">
          <w:rPr>
            <w:rFonts w:ascii="Times New Roman" w:eastAsia="Times New Roman" w:hAnsi="Times New Roman" w:cs="Times New Roman"/>
            <w:sz w:val="24"/>
            <w:szCs w:val="24"/>
          </w:rPr>
          <w:t xml:space="preserve">nd have a fixed </w:t>
        </w:r>
      </w:ins>
      <w:ins w:id="387" w:author="Siyu Wang" w:date="2026-03-06T14:56:00Z" w16du:dateUtc="2026-03-06T19:56:00Z">
        <w:r w:rsidR="00523084">
          <w:rPr>
            <w:rFonts w:ascii="Times New Roman" w:eastAsia="Times New Roman" w:hAnsi="Times New Roman" w:cs="Times New Roman"/>
            <w:sz w:val="24"/>
            <w:szCs w:val="24"/>
          </w:rPr>
          <w:t xml:space="preserve">acceptance </w:t>
        </w:r>
      </w:ins>
      <w:ins w:id="388" w:author="Siyu Wang" w:date="2026-03-06T14:35:00Z" w16du:dateUtc="2026-03-06T19:35:00Z">
        <w:r w:rsidR="00EF544E">
          <w:rPr>
            <w:rFonts w:ascii="Times New Roman" w:eastAsia="Times New Roman" w:hAnsi="Times New Roman" w:cs="Times New Roman"/>
            <w:sz w:val="24"/>
            <w:szCs w:val="24"/>
          </w:rPr>
          <w:t xml:space="preserve">preference for each of the 9 offers, this is clearly not the strategy used by both of our monkeys, but we included this </w:t>
        </w:r>
        <w:r w:rsidR="00A66ED5">
          <w:rPr>
            <w:rFonts w:ascii="Times New Roman" w:eastAsia="Times New Roman" w:hAnsi="Times New Roman" w:cs="Times New Roman"/>
            <w:sz w:val="24"/>
            <w:szCs w:val="24"/>
          </w:rPr>
          <w:t xml:space="preserve">null </w:t>
        </w:r>
        <w:r w:rsidR="00EF544E">
          <w:rPr>
            <w:rFonts w:ascii="Times New Roman" w:eastAsia="Times New Roman" w:hAnsi="Times New Roman" w:cs="Times New Roman"/>
            <w:sz w:val="24"/>
            <w:szCs w:val="24"/>
          </w:rPr>
          <w:t xml:space="preserve">strategy as a control. </w:t>
        </w:r>
      </w:ins>
      <w:ins w:id="389" w:author="Siyu Wang" w:date="2026-03-06T14:36:00Z" w16du:dateUtc="2026-03-06T19:36:00Z">
        <w:r w:rsidR="008A4061">
          <w:rPr>
            <w:rFonts w:ascii="Times New Roman" w:eastAsia="Times New Roman" w:hAnsi="Times New Roman" w:cs="Times New Roman"/>
            <w:sz w:val="24"/>
            <w:szCs w:val="24"/>
          </w:rPr>
          <w:t xml:space="preserve">The </w:t>
        </w:r>
      </w:ins>
      <w:ins w:id="390" w:author="Siyu Wang" w:date="2026-03-06T14:57:00Z" w16du:dateUtc="2026-03-06T19:57:00Z">
        <w:r w:rsidR="00584F5F">
          <w:rPr>
            <w:rFonts w:ascii="Times New Roman" w:eastAsia="Times New Roman" w:hAnsi="Times New Roman" w:cs="Times New Roman"/>
            <w:sz w:val="24"/>
            <w:szCs w:val="24"/>
          </w:rPr>
          <w:t>second simplistic strategy</w:t>
        </w:r>
      </w:ins>
      <w:ins w:id="391" w:author="Siyu Wang" w:date="2026-03-06T15:06:00Z" w16du:dateUtc="2026-03-06T20:06:00Z">
        <w:r w:rsidR="003D0CC3">
          <w:rPr>
            <w:rFonts w:ascii="Times New Roman" w:eastAsia="Times New Roman" w:hAnsi="Times New Roman" w:cs="Times New Roman"/>
            <w:sz w:val="24"/>
            <w:szCs w:val="24"/>
          </w:rPr>
          <w:t xml:space="preserve"> (model</w:t>
        </w:r>
      </w:ins>
      <w:ins w:id="392" w:author="Siyu Wang" w:date="2026-03-06T19:35:00Z" w16du:dateUtc="2026-03-07T00:35:00Z">
        <w:r w:rsidR="00E71E48">
          <w:rPr>
            <w:rFonts w:ascii="Times New Roman" w:eastAsia="Times New Roman" w:hAnsi="Times New Roman" w:cs="Times New Roman"/>
            <w:sz w:val="24"/>
            <w:szCs w:val="24"/>
          </w:rPr>
          <w:t xml:space="preserve"> 2</w:t>
        </w:r>
      </w:ins>
      <w:ins w:id="393" w:author="Siyu Wang" w:date="2026-03-06T15:06:00Z" w16du:dateUtc="2026-03-06T20:06:00Z">
        <w:r w:rsidR="003D0CC3">
          <w:rPr>
            <w:rFonts w:ascii="Times New Roman" w:eastAsia="Times New Roman" w:hAnsi="Times New Roman" w:cs="Times New Roman"/>
            <w:sz w:val="24"/>
            <w:szCs w:val="24"/>
          </w:rPr>
          <w:t>)</w:t>
        </w:r>
      </w:ins>
      <w:ins w:id="394" w:author="Siyu Wang" w:date="2026-03-06T14:57:00Z" w16du:dateUtc="2026-03-06T19:57:00Z">
        <w:r w:rsidR="00584F5F">
          <w:rPr>
            <w:rFonts w:ascii="Times New Roman" w:eastAsia="Times New Roman" w:hAnsi="Times New Roman" w:cs="Times New Roman"/>
            <w:sz w:val="24"/>
            <w:szCs w:val="24"/>
          </w:rPr>
          <w:t xml:space="preserve"> is to </w:t>
        </w:r>
      </w:ins>
      <w:ins w:id="395" w:author="Siyu Wang" w:date="2026-03-06T15:00:00Z" w16du:dateUtc="2026-03-06T20:00:00Z">
        <w:r w:rsidR="002B3ECB">
          <w:rPr>
            <w:rFonts w:ascii="Times New Roman" w:eastAsia="Times New Roman" w:hAnsi="Times New Roman" w:cs="Times New Roman"/>
            <w:sz w:val="24"/>
            <w:szCs w:val="24"/>
          </w:rPr>
          <w:t>assign</w:t>
        </w:r>
      </w:ins>
      <w:ins w:id="396" w:author="Siyu Wang" w:date="2026-03-06T14:57:00Z" w16du:dateUtc="2026-03-06T19:57:00Z">
        <w:r w:rsidR="00584F5F">
          <w:rPr>
            <w:rFonts w:ascii="Times New Roman" w:eastAsia="Times New Roman" w:hAnsi="Times New Roman" w:cs="Times New Roman"/>
            <w:sz w:val="24"/>
            <w:szCs w:val="24"/>
          </w:rPr>
          <w:t xml:space="preserve"> values directly with the go cue, </w:t>
        </w:r>
      </w:ins>
      <w:ins w:id="397" w:author="Siyu Wang" w:date="2026-03-06T15:00:00Z" w16du:dateUtc="2026-03-06T20:00:00Z">
        <w:r w:rsidR="00765BB3">
          <w:rPr>
            <w:rFonts w:ascii="Times New Roman" w:eastAsia="Times New Roman" w:hAnsi="Times New Roman" w:cs="Times New Roman"/>
            <w:sz w:val="24"/>
            <w:szCs w:val="24"/>
          </w:rPr>
          <w:t>and choose to accept if the offer value plus the go cue value exceeds a threshold</w:t>
        </w:r>
      </w:ins>
      <w:ins w:id="398" w:author="Siyu Wang" w:date="2026-03-06T15:01:00Z" w16du:dateUtc="2026-03-06T20:01:00Z">
        <w:r w:rsidR="00765BB3">
          <w:rPr>
            <w:rFonts w:ascii="Times New Roman" w:eastAsia="Times New Roman" w:hAnsi="Times New Roman" w:cs="Times New Roman"/>
            <w:sz w:val="24"/>
            <w:szCs w:val="24"/>
          </w:rPr>
          <w:t xml:space="preserve"> and choose to reject otherwise. </w:t>
        </w:r>
        <w:r w:rsidR="000D75E4">
          <w:rPr>
            <w:rFonts w:ascii="Times New Roman" w:eastAsia="Times New Roman" w:hAnsi="Times New Roman" w:cs="Times New Roman"/>
            <w:sz w:val="24"/>
            <w:szCs w:val="24"/>
          </w:rPr>
          <w:t xml:space="preserve">The go cue value is an approximate of how much the go cue increases or decreases the offer value, </w:t>
        </w:r>
      </w:ins>
      <w:ins w:id="399" w:author="Siyu Wang" w:date="2026-03-06T15:02:00Z" w16du:dateUtc="2026-03-06T20:02:00Z">
        <w:r w:rsidR="000D75E4">
          <w:rPr>
            <w:rFonts w:ascii="Times New Roman" w:eastAsia="Times New Roman" w:hAnsi="Times New Roman" w:cs="Times New Roman"/>
            <w:sz w:val="24"/>
            <w:szCs w:val="24"/>
          </w:rPr>
          <w:t xml:space="preserve">and assumes that this increase and decrease is independent of the offer. In other words, values of good and bad offers are increased or decreased by the same amount associated with the go cue. </w:t>
        </w:r>
        <w:r w:rsidR="00CF1FC1">
          <w:rPr>
            <w:rFonts w:ascii="Times New Roman" w:eastAsia="Times New Roman" w:hAnsi="Times New Roman" w:cs="Times New Roman"/>
            <w:sz w:val="24"/>
            <w:szCs w:val="24"/>
          </w:rPr>
          <w:t>The third, optimal strategy</w:t>
        </w:r>
      </w:ins>
      <w:ins w:id="400" w:author="Siyu Wang" w:date="2026-03-06T19:35:00Z" w16du:dateUtc="2026-03-07T00:35:00Z">
        <w:r w:rsidR="00E35F8D">
          <w:rPr>
            <w:rFonts w:ascii="Times New Roman" w:eastAsia="Times New Roman" w:hAnsi="Times New Roman" w:cs="Times New Roman"/>
            <w:sz w:val="24"/>
            <w:szCs w:val="24"/>
          </w:rPr>
          <w:t xml:space="preserve"> (model 3)</w:t>
        </w:r>
      </w:ins>
      <w:ins w:id="401" w:author="Siyu Wang" w:date="2026-03-06T15:02:00Z" w16du:dateUtc="2026-03-06T20:02:00Z">
        <w:r w:rsidR="00CF1FC1">
          <w:rPr>
            <w:rFonts w:ascii="Times New Roman" w:eastAsia="Times New Roman" w:hAnsi="Times New Roman" w:cs="Times New Roman"/>
            <w:sz w:val="24"/>
            <w:szCs w:val="24"/>
          </w:rPr>
          <w:t>, is instead to account for the delay associated with</w:t>
        </w:r>
      </w:ins>
      <w:ins w:id="402" w:author="Siyu Wang" w:date="2026-03-06T15:03:00Z" w16du:dateUtc="2026-03-06T20:03:00Z">
        <w:r w:rsidR="00CF1FC1">
          <w:rPr>
            <w:rFonts w:ascii="Times New Roman" w:eastAsia="Times New Roman" w:hAnsi="Times New Roman" w:cs="Times New Roman"/>
            <w:sz w:val="24"/>
            <w:szCs w:val="24"/>
          </w:rPr>
          <w:t xml:space="preserve"> the go cue when calculating temporally discounted value</w:t>
        </w:r>
        <w:r w:rsidR="00C24960">
          <w:rPr>
            <w:rFonts w:ascii="Times New Roman" w:eastAsia="Times New Roman" w:hAnsi="Times New Roman" w:cs="Times New Roman"/>
            <w:sz w:val="24"/>
            <w:szCs w:val="24"/>
          </w:rPr>
          <w:t xml:space="preserve">, and </w:t>
        </w:r>
        <w:r w:rsidR="007B0AFC">
          <w:rPr>
            <w:rFonts w:ascii="Times New Roman" w:eastAsia="Times New Roman" w:hAnsi="Times New Roman" w:cs="Times New Roman"/>
            <w:sz w:val="24"/>
            <w:szCs w:val="24"/>
          </w:rPr>
          <w:t xml:space="preserve">yellow and </w:t>
        </w:r>
      </w:ins>
      <w:ins w:id="403" w:author="Siyu Wang" w:date="2026-03-06T15:04:00Z" w16du:dateUtc="2026-03-06T20:04:00Z">
        <w:r w:rsidR="007B0AFC">
          <w:rPr>
            <w:rFonts w:ascii="Times New Roman" w:eastAsia="Times New Roman" w:hAnsi="Times New Roman" w:cs="Times New Roman"/>
            <w:sz w:val="24"/>
            <w:szCs w:val="24"/>
          </w:rPr>
          <w:t>purple go cue modifies the offer value based on the additional delay introduced by each go cue</w:t>
        </w:r>
        <w:r w:rsidR="00274A95">
          <w:rPr>
            <w:rFonts w:ascii="Times New Roman" w:eastAsia="Times New Roman" w:hAnsi="Times New Roman" w:cs="Times New Roman"/>
            <w:sz w:val="24"/>
            <w:szCs w:val="24"/>
          </w:rPr>
          <w:t>.</w:t>
        </w:r>
      </w:ins>
      <w:ins w:id="404" w:author="Siyu Wang" w:date="2026-03-06T15:03:00Z" w16du:dateUtc="2026-03-06T20:03:00Z">
        <w:r w:rsidR="00CF1FC1">
          <w:rPr>
            <w:rFonts w:ascii="Times New Roman" w:eastAsia="Times New Roman" w:hAnsi="Times New Roman" w:cs="Times New Roman"/>
            <w:sz w:val="24"/>
            <w:szCs w:val="24"/>
          </w:rPr>
          <w:t xml:space="preserve"> </w:t>
        </w:r>
      </w:ins>
    </w:p>
    <w:p w14:paraId="5BBC828E" w14:textId="6F486C70" w:rsidR="00503925" w:rsidRPr="005A3809" w:rsidDel="00AB2540" w:rsidRDefault="00D013CD" w:rsidP="00503925">
      <w:pPr>
        <w:shd w:val="clear" w:color="auto" w:fill="FFFFFF"/>
        <w:spacing w:after="0" w:line="480" w:lineRule="auto"/>
        <w:rPr>
          <w:del w:id="405" w:author="Siyu Wang" w:date="2026-03-06T15:04:00Z" w16du:dateUtc="2026-03-06T20:04:00Z"/>
          <w:rFonts w:ascii="Times New Roman" w:eastAsia="Times New Roman" w:hAnsi="Times New Roman" w:cs="Times New Roman"/>
          <w:sz w:val="24"/>
          <w:szCs w:val="24"/>
        </w:rPr>
      </w:pPr>
      <w:ins w:id="406" w:author="Siyu Wang" w:date="2026-03-06T15:04:00Z" w16du:dateUtc="2026-03-06T20:04:00Z">
        <w:r>
          <w:rPr>
            <w:rFonts w:ascii="Times New Roman" w:eastAsia="Times New Roman" w:hAnsi="Times New Roman" w:cs="Times New Roman"/>
            <w:sz w:val="24"/>
            <w:szCs w:val="24"/>
          </w:rPr>
          <w:t xml:space="preserve">We fit all three models to </w:t>
        </w:r>
      </w:ins>
      <w:ins w:id="407" w:author="Siyu Wang" w:date="2026-03-06T15:05:00Z" w16du:dateUtc="2026-03-06T20:05:00Z">
        <w:r w:rsidR="00AB2540">
          <w:rPr>
            <w:rFonts w:ascii="Times New Roman" w:eastAsia="Times New Roman" w:hAnsi="Times New Roman" w:cs="Times New Roman"/>
            <w:sz w:val="24"/>
            <w:szCs w:val="24"/>
          </w:rPr>
          <w:t xml:space="preserve">the </w:t>
        </w:r>
      </w:ins>
      <w:ins w:id="408" w:author="Siyu Wang" w:date="2026-03-06T15:04:00Z" w16du:dateUtc="2026-03-06T20:04:00Z">
        <w:r>
          <w:rPr>
            <w:rFonts w:ascii="Times New Roman" w:eastAsia="Times New Roman" w:hAnsi="Times New Roman" w:cs="Times New Roman"/>
            <w:sz w:val="24"/>
            <w:szCs w:val="24"/>
          </w:rPr>
          <w:t>monkey behavior</w:t>
        </w:r>
      </w:ins>
      <w:ins w:id="409" w:author="Siyu Wang" w:date="2026-03-06T15:05:00Z" w16du:dateUtc="2026-03-06T20:05:00Z">
        <w:r w:rsidR="00AB2540">
          <w:rPr>
            <w:rFonts w:ascii="Times New Roman" w:eastAsia="Times New Roman" w:hAnsi="Times New Roman" w:cs="Times New Roman"/>
            <w:sz w:val="24"/>
            <w:szCs w:val="24"/>
          </w:rPr>
          <w:t xml:space="preserve">. </w:t>
        </w:r>
      </w:ins>
      <w:del w:id="410" w:author="Siyu Wang" w:date="2026-03-06T15:04:00Z" w16du:dateUtc="2026-03-06T20:04:00Z">
        <w:r w:rsidR="00503925" w:rsidDel="00AB2540">
          <w:rPr>
            <w:rFonts w:ascii="Times New Roman" w:eastAsia="Times New Roman" w:hAnsi="Times New Roman" w:cs="Times New Roman"/>
            <w:sz w:val="24"/>
            <w:szCs w:val="24"/>
          </w:rPr>
          <w:delText>We found differences in the acceptance rate for less valuable offers when the first go</w:delText>
        </w:r>
        <w:r w:rsidR="0084111F" w:rsidDel="00AB2540">
          <w:rPr>
            <w:rFonts w:ascii="Times New Roman" w:eastAsia="Times New Roman" w:hAnsi="Times New Roman" w:cs="Times New Roman"/>
            <w:sz w:val="24"/>
            <w:szCs w:val="24"/>
          </w:rPr>
          <w:delText xml:space="preserve"> </w:delText>
        </w:r>
        <w:r w:rsidR="00503925" w:rsidDel="00AB2540">
          <w:rPr>
            <w:rFonts w:ascii="Times New Roman" w:eastAsia="Times New Roman" w:hAnsi="Times New Roman" w:cs="Times New Roman"/>
            <w:sz w:val="24"/>
            <w:szCs w:val="24"/>
          </w:rPr>
          <w:delText xml:space="preserve">signal was purple between the two animals. </w:delText>
        </w:r>
        <w:r w:rsidR="00503925" w:rsidDel="00AB2540">
          <w:rPr>
            <w:rFonts w:ascii="Times New Roman" w:eastAsia="Times New Roman" w:hAnsi="Times New Roman" w:cs="Times New Roman"/>
            <w:bCs/>
            <w:sz w:val="24"/>
            <w:szCs w:val="24"/>
          </w:rPr>
          <w:delText xml:space="preserve">Monkey T was more likely to accept them (Fig. </w:delText>
        </w:r>
        <w:r w:rsidR="00893992" w:rsidDel="00AB2540">
          <w:rPr>
            <w:rFonts w:ascii="Times New Roman" w:eastAsia="Times New Roman" w:hAnsi="Times New Roman" w:cs="Times New Roman"/>
            <w:bCs/>
            <w:sz w:val="24"/>
            <w:szCs w:val="24"/>
          </w:rPr>
          <w:delText>3</w:delText>
        </w:r>
        <w:r w:rsidR="00503925" w:rsidDel="00AB2540">
          <w:rPr>
            <w:rFonts w:ascii="Times New Roman" w:eastAsia="Times New Roman" w:hAnsi="Times New Roman" w:cs="Times New Roman"/>
            <w:bCs/>
            <w:sz w:val="24"/>
            <w:szCs w:val="24"/>
          </w:rPr>
          <w:delText xml:space="preserve">A-B). </w:delText>
        </w:r>
      </w:del>
    </w:p>
    <w:p w14:paraId="20049214" w14:textId="50AE7E15" w:rsidR="00BE7E9E" w:rsidDel="00AB2540" w:rsidRDefault="00503925" w:rsidP="00503925">
      <w:pPr>
        <w:shd w:val="clear" w:color="auto" w:fill="FFFFFF"/>
        <w:spacing w:after="0" w:line="480" w:lineRule="auto"/>
        <w:ind w:firstLine="360"/>
        <w:rPr>
          <w:del w:id="411" w:author="Siyu Wang" w:date="2026-03-06T15:04:00Z" w16du:dateUtc="2026-03-06T20:04:00Z"/>
          <w:rFonts w:ascii="Times New Roman" w:eastAsia="Times New Roman" w:hAnsi="Times New Roman" w:cs="Times New Roman"/>
          <w:sz w:val="24"/>
          <w:szCs w:val="24"/>
        </w:rPr>
      </w:pPr>
      <w:del w:id="412" w:author="Siyu Wang" w:date="2026-03-06T15:04:00Z" w16du:dateUtc="2026-03-06T20:04:00Z">
        <w:r w:rsidDel="00AB2540">
          <w:rPr>
            <w:rFonts w:ascii="Times New Roman" w:eastAsia="Times New Roman" w:hAnsi="Times New Roman" w:cs="Times New Roman"/>
            <w:sz w:val="24"/>
            <w:szCs w:val="24"/>
          </w:rPr>
          <w:delText xml:space="preserve">To distinguish </w:delText>
        </w:r>
        <w:r w:rsidR="0054682C" w:rsidDel="00AB2540">
          <w:rPr>
            <w:rFonts w:ascii="Times New Roman" w:eastAsia="Times New Roman" w:hAnsi="Times New Roman" w:cs="Times New Roman"/>
            <w:sz w:val="24"/>
            <w:szCs w:val="24"/>
          </w:rPr>
          <w:delText>whether the</w:delText>
        </w:r>
        <w:r w:rsidR="007757BE" w:rsidDel="00AB2540">
          <w:rPr>
            <w:rFonts w:ascii="Times New Roman" w:eastAsia="Times New Roman" w:hAnsi="Times New Roman" w:cs="Times New Roman"/>
            <w:sz w:val="24"/>
            <w:szCs w:val="24"/>
          </w:rPr>
          <w:delText xml:space="preserve"> differences between the two </w:delText>
        </w:r>
        <w:r w:rsidR="0054682C" w:rsidDel="00AB2540">
          <w:rPr>
            <w:rFonts w:ascii="Times New Roman" w:eastAsia="Times New Roman" w:hAnsi="Times New Roman" w:cs="Times New Roman"/>
            <w:sz w:val="24"/>
            <w:szCs w:val="24"/>
          </w:rPr>
          <w:delText xml:space="preserve">animals </w:delText>
        </w:r>
        <w:r w:rsidR="00DF4594" w:rsidDel="00AB2540">
          <w:rPr>
            <w:rFonts w:ascii="Times New Roman" w:eastAsia="Times New Roman" w:hAnsi="Times New Roman" w:cs="Times New Roman"/>
            <w:sz w:val="24"/>
            <w:szCs w:val="24"/>
          </w:rPr>
          <w:delText>reflected treating</w:delText>
        </w:r>
        <w:r w:rsidR="0054682C" w:rsidDel="00AB2540">
          <w:rPr>
            <w:rFonts w:ascii="Times New Roman" w:eastAsia="Times New Roman" w:hAnsi="Times New Roman" w:cs="Times New Roman"/>
            <w:sz w:val="24"/>
            <w:szCs w:val="24"/>
          </w:rPr>
          <w:delText xml:space="preserve"> the go signal as a temporal component of value computation or a simple categorical cue, </w:delText>
        </w:r>
        <w:r w:rsidDel="00AB2540">
          <w:rPr>
            <w:rFonts w:ascii="Times New Roman" w:eastAsia="Times New Roman" w:hAnsi="Times New Roman" w:cs="Times New Roman"/>
            <w:sz w:val="24"/>
            <w:szCs w:val="24"/>
          </w:rPr>
          <w:delText>we compared three behavioral models</w:delText>
        </w:r>
        <w:r w:rsidR="002C1DCA" w:rsidDel="00AB2540">
          <w:rPr>
            <w:rFonts w:ascii="Times New Roman" w:eastAsia="Times New Roman" w:hAnsi="Times New Roman" w:cs="Times New Roman"/>
            <w:sz w:val="24"/>
            <w:szCs w:val="24"/>
          </w:rPr>
          <w:delText xml:space="preserve"> (see Methods)</w:delText>
        </w:r>
        <w:r w:rsidDel="00AB2540">
          <w:rPr>
            <w:rFonts w:ascii="Times New Roman" w:eastAsia="Times New Roman" w:hAnsi="Times New Roman" w:cs="Times New Roman"/>
            <w:sz w:val="24"/>
            <w:szCs w:val="24"/>
          </w:rPr>
          <w:delText xml:space="preserve">. </w:delText>
        </w:r>
      </w:del>
    </w:p>
    <w:p w14:paraId="37DE1C59" w14:textId="26222388" w:rsidR="00503925" w:rsidDel="00AB2540" w:rsidRDefault="004A49C5" w:rsidP="00BE7E9E">
      <w:pPr>
        <w:shd w:val="clear" w:color="auto" w:fill="FFFFFF"/>
        <w:spacing w:after="0" w:line="480" w:lineRule="auto"/>
        <w:rPr>
          <w:del w:id="413" w:author="Siyu Wang" w:date="2026-03-06T15:05:00Z" w16du:dateUtc="2026-03-06T20:05:00Z"/>
          <w:rFonts w:ascii="Times New Roman" w:eastAsia="Times New Roman" w:hAnsi="Times New Roman" w:cs="Times New Roman"/>
          <w:sz w:val="24"/>
          <w:szCs w:val="24"/>
        </w:rPr>
      </w:pPr>
      <w:del w:id="414" w:author="Siyu Wang" w:date="2026-03-06T15:05:00Z" w16du:dateUtc="2026-03-06T20:05:00Z">
        <w:r w:rsidRPr="004A49C5" w:rsidDel="00AB2540">
          <w:rPr>
            <w:rFonts w:ascii="Times New Roman" w:eastAsia="Times New Roman" w:hAnsi="Times New Roman" w:cs="Times New Roman"/>
            <w:b/>
            <w:bCs/>
            <w:sz w:val="24"/>
            <w:szCs w:val="24"/>
          </w:rPr>
          <w:delText>1.</w:delText>
        </w:r>
        <w:r w:rsidDel="00AB2540">
          <w:rPr>
            <w:rFonts w:ascii="Times New Roman" w:eastAsia="Times New Roman" w:hAnsi="Times New Roman" w:cs="Times New Roman"/>
            <w:sz w:val="24"/>
            <w:szCs w:val="24"/>
          </w:rPr>
          <w:delText xml:space="preserve"> </w:delText>
        </w:r>
        <w:r w:rsidR="0054682C" w:rsidDel="00AB2540">
          <w:rPr>
            <w:rFonts w:ascii="Times New Roman" w:eastAsia="Times New Roman" w:hAnsi="Times New Roman" w:cs="Times New Roman"/>
            <w:sz w:val="24"/>
            <w:szCs w:val="24"/>
          </w:rPr>
          <w:delText>T</w:delText>
        </w:r>
        <w:r w:rsidR="00503925" w:rsidDel="00AB2540">
          <w:rPr>
            <w:rFonts w:ascii="Times New Roman" w:eastAsia="Times New Roman" w:hAnsi="Times New Roman" w:cs="Times New Roman"/>
            <w:sz w:val="24"/>
            <w:szCs w:val="24"/>
          </w:rPr>
          <w:delText xml:space="preserve">he </w:delText>
        </w:r>
        <w:r w:rsidR="00503925" w:rsidRPr="00D6162D" w:rsidDel="00AB2540">
          <w:rPr>
            <w:rFonts w:ascii="Times New Roman" w:eastAsia="Times New Roman" w:hAnsi="Times New Roman" w:cs="Times New Roman"/>
            <w:sz w:val="24"/>
            <w:szCs w:val="24"/>
            <w:u w:val="single"/>
          </w:rPr>
          <w:delText>base model</w:delText>
        </w:r>
        <w:r w:rsidR="00503925" w:rsidDel="00AB2540">
          <w:rPr>
            <w:rFonts w:ascii="Times New Roman" w:eastAsia="Times New Roman" w:hAnsi="Times New Roman" w:cs="Times New Roman"/>
            <w:sz w:val="24"/>
            <w:szCs w:val="24"/>
          </w:rPr>
          <w:delText xml:space="preserve"> </w:delText>
        </w:r>
        <w:r w:rsidR="00BE7E9E" w:rsidDel="00AB2540">
          <w:rPr>
            <w:rFonts w:ascii="Times New Roman" w:eastAsia="Times New Roman" w:hAnsi="Times New Roman" w:cs="Times New Roman"/>
            <w:sz w:val="24"/>
            <w:szCs w:val="24"/>
          </w:rPr>
          <w:delText xml:space="preserve">is the classic temporal discounting model, whereby value depends solely on reward magnitude and delivery delay, that </w:delText>
        </w:r>
        <w:r w:rsidR="0054682C" w:rsidDel="00AB2540">
          <w:rPr>
            <w:rFonts w:ascii="Times New Roman" w:eastAsia="Times New Roman" w:hAnsi="Times New Roman" w:cs="Times New Roman"/>
            <w:sz w:val="24"/>
            <w:szCs w:val="24"/>
          </w:rPr>
          <w:delText xml:space="preserve">ignored the go signal and </w:delText>
        </w:r>
        <w:r w:rsidR="00BE7E9E" w:rsidDel="00AB2540">
          <w:rPr>
            <w:rFonts w:ascii="Times New Roman" w:eastAsia="Times New Roman" w:hAnsi="Times New Roman" w:cs="Times New Roman"/>
            <w:sz w:val="24"/>
            <w:szCs w:val="24"/>
          </w:rPr>
          <w:delText xml:space="preserve">which behavioral results are </w:delText>
        </w:r>
        <w:r w:rsidR="00503925" w:rsidDel="00AB2540">
          <w:rPr>
            <w:rFonts w:ascii="Times New Roman" w:eastAsia="Times New Roman" w:hAnsi="Times New Roman" w:cs="Times New Roman"/>
            <w:sz w:val="24"/>
            <w:szCs w:val="24"/>
          </w:rPr>
          <w:delText xml:space="preserve">shown in figure 2. </w:delText>
        </w:r>
      </w:del>
    </w:p>
    <w:p w14:paraId="5EF25D98" w14:textId="6B44E3CF" w:rsidR="00503925" w:rsidDel="00AB2540" w:rsidRDefault="004A49C5" w:rsidP="00503925">
      <w:pPr>
        <w:shd w:val="clear" w:color="auto" w:fill="FFFFFF"/>
        <w:spacing w:after="0" w:line="480" w:lineRule="auto"/>
        <w:rPr>
          <w:del w:id="415" w:author="Siyu Wang" w:date="2026-03-06T15:05:00Z" w16du:dateUtc="2026-03-06T20:05:00Z"/>
          <w:rFonts w:ascii="Times New Roman" w:eastAsia="Times New Roman" w:hAnsi="Times New Roman" w:cs="Times New Roman"/>
          <w:sz w:val="24"/>
          <w:szCs w:val="24"/>
        </w:rPr>
      </w:pPr>
      <w:del w:id="416" w:author="Siyu Wang" w:date="2026-03-06T15:05:00Z" w16du:dateUtc="2026-03-06T20:05:00Z">
        <w:r w:rsidRPr="004A49C5" w:rsidDel="00AB2540">
          <w:rPr>
            <w:rFonts w:ascii="Times New Roman" w:eastAsia="Times New Roman" w:hAnsi="Times New Roman" w:cs="Times New Roman"/>
            <w:b/>
            <w:bCs/>
            <w:sz w:val="24"/>
            <w:szCs w:val="24"/>
          </w:rPr>
          <w:delText>2.</w:delText>
        </w:r>
        <w:r w:rsidDel="00AB2540">
          <w:rPr>
            <w:rFonts w:ascii="Times New Roman" w:eastAsia="Times New Roman" w:hAnsi="Times New Roman" w:cs="Times New Roman"/>
            <w:sz w:val="24"/>
            <w:szCs w:val="24"/>
          </w:rPr>
          <w:delText xml:space="preserve"> </w:delText>
        </w:r>
        <w:r w:rsidR="00444249" w:rsidDel="00AB2540">
          <w:rPr>
            <w:rFonts w:ascii="Times New Roman" w:eastAsia="Times New Roman" w:hAnsi="Times New Roman" w:cs="Times New Roman"/>
            <w:sz w:val="24"/>
            <w:szCs w:val="24"/>
          </w:rPr>
          <w:delText>T</w:delText>
        </w:r>
        <w:r w:rsidR="00503925" w:rsidDel="00AB2540">
          <w:rPr>
            <w:rFonts w:ascii="Times New Roman" w:eastAsia="Times New Roman" w:hAnsi="Times New Roman" w:cs="Times New Roman"/>
            <w:sz w:val="24"/>
            <w:szCs w:val="24"/>
          </w:rPr>
          <w:delText xml:space="preserve">he </w:delText>
        </w:r>
        <w:r w:rsidR="00503925" w:rsidRPr="00D6162D" w:rsidDel="00AB2540">
          <w:rPr>
            <w:rFonts w:ascii="Times New Roman" w:eastAsia="Times New Roman" w:hAnsi="Times New Roman" w:cs="Times New Roman"/>
            <w:sz w:val="24"/>
            <w:szCs w:val="24"/>
            <w:u w:val="single"/>
          </w:rPr>
          <w:delText>full</w:delText>
        </w:r>
        <w:r w:rsidR="00893992" w:rsidRPr="00D6162D" w:rsidDel="00AB2540">
          <w:rPr>
            <w:rFonts w:ascii="Times New Roman" w:eastAsia="Times New Roman" w:hAnsi="Times New Roman" w:cs="Times New Roman"/>
            <w:sz w:val="24"/>
            <w:szCs w:val="24"/>
            <w:u w:val="single"/>
          </w:rPr>
          <w:delText xml:space="preserve"> </w:delText>
        </w:r>
        <w:r w:rsidR="00503925" w:rsidRPr="00D6162D" w:rsidDel="00AB2540">
          <w:rPr>
            <w:rFonts w:ascii="Times New Roman" w:eastAsia="Times New Roman" w:hAnsi="Times New Roman" w:cs="Times New Roman"/>
            <w:sz w:val="24"/>
            <w:szCs w:val="24"/>
            <w:u w:val="single"/>
          </w:rPr>
          <w:delText>model</w:delText>
        </w:r>
        <w:r w:rsidR="00503925" w:rsidDel="00AB2540">
          <w:rPr>
            <w:rFonts w:ascii="Times New Roman" w:eastAsia="Times New Roman" w:hAnsi="Times New Roman" w:cs="Times New Roman"/>
            <w:sz w:val="24"/>
            <w:szCs w:val="24"/>
          </w:rPr>
          <w:delText xml:space="preserve"> included </w:delText>
        </w:r>
        <w:r w:rsidR="00444249" w:rsidDel="00AB2540">
          <w:rPr>
            <w:rFonts w:ascii="Times New Roman" w:eastAsia="Times New Roman" w:hAnsi="Times New Roman" w:cs="Times New Roman"/>
            <w:sz w:val="24"/>
            <w:szCs w:val="24"/>
          </w:rPr>
          <w:delText>the</w:delText>
        </w:r>
        <w:r w:rsidR="00503925" w:rsidDel="00AB2540">
          <w:rPr>
            <w:rFonts w:ascii="Times New Roman" w:eastAsia="Times New Roman" w:hAnsi="Times New Roman" w:cs="Times New Roman"/>
            <w:sz w:val="24"/>
            <w:szCs w:val="24"/>
          </w:rPr>
          <w:delText xml:space="preserve"> additional waiting cost</w:delText>
        </w:r>
        <w:r w:rsidR="00444249" w:rsidDel="00AB2540">
          <w:rPr>
            <w:rFonts w:ascii="Times New Roman" w:eastAsia="Times New Roman" w:hAnsi="Times New Roman" w:cs="Times New Roman"/>
            <w:sz w:val="24"/>
            <w:szCs w:val="24"/>
          </w:rPr>
          <w:delText xml:space="preserve"> </w:delText>
        </w:r>
        <w:r w:rsidR="00503925" w:rsidDel="00AB2540">
          <w:rPr>
            <w:rFonts w:ascii="Times New Roman" w:eastAsia="Times New Roman" w:hAnsi="Times New Roman" w:cs="Times New Roman"/>
            <w:sz w:val="24"/>
            <w:szCs w:val="24"/>
          </w:rPr>
          <w:delText>imposed by the first go</w:delText>
        </w:r>
        <w:r w:rsidR="00DF4594" w:rsidDel="00AB2540">
          <w:rPr>
            <w:rFonts w:ascii="Times New Roman" w:eastAsia="Times New Roman" w:hAnsi="Times New Roman" w:cs="Times New Roman"/>
            <w:sz w:val="24"/>
            <w:szCs w:val="24"/>
          </w:rPr>
          <w:delText xml:space="preserve"> </w:delText>
        </w:r>
        <w:r w:rsidR="00503925" w:rsidDel="00AB2540">
          <w:rPr>
            <w:rFonts w:ascii="Times New Roman" w:eastAsia="Times New Roman" w:hAnsi="Times New Roman" w:cs="Times New Roman"/>
            <w:sz w:val="24"/>
            <w:szCs w:val="24"/>
          </w:rPr>
          <w:delText xml:space="preserve">signal (see Methods). </w:delText>
        </w:r>
      </w:del>
    </w:p>
    <w:p w14:paraId="12FD7334" w14:textId="3ADF35CA" w:rsidR="00503925" w:rsidDel="00AB2540" w:rsidRDefault="004A49C5" w:rsidP="00503925">
      <w:pPr>
        <w:shd w:val="clear" w:color="auto" w:fill="FFFFFF"/>
        <w:spacing w:after="0" w:line="480" w:lineRule="auto"/>
        <w:rPr>
          <w:del w:id="417" w:author="Siyu Wang" w:date="2026-03-06T15:05:00Z" w16du:dateUtc="2026-03-06T20:05:00Z"/>
          <w:rFonts w:ascii="Times New Roman" w:eastAsia="Times New Roman" w:hAnsi="Times New Roman" w:cs="Times New Roman"/>
          <w:sz w:val="24"/>
          <w:szCs w:val="24"/>
        </w:rPr>
      </w:pPr>
      <w:del w:id="418" w:author="Siyu Wang" w:date="2026-03-06T15:05:00Z" w16du:dateUtc="2026-03-06T20:05:00Z">
        <w:r w:rsidRPr="004A49C5" w:rsidDel="00AB2540">
          <w:rPr>
            <w:rFonts w:ascii="Times New Roman" w:eastAsia="Times New Roman" w:hAnsi="Times New Roman" w:cs="Times New Roman"/>
            <w:b/>
            <w:bCs/>
            <w:sz w:val="24"/>
            <w:szCs w:val="24"/>
          </w:rPr>
          <w:delText>3.</w:delText>
        </w:r>
        <w:r w:rsidDel="00AB2540">
          <w:rPr>
            <w:rFonts w:ascii="Times New Roman" w:eastAsia="Times New Roman" w:hAnsi="Times New Roman" w:cs="Times New Roman"/>
            <w:sz w:val="24"/>
            <w:szCs w:val="24"/>
          </w:rPr>
          <w:delText xml:space="preserve"> </w:delText>
        </w:r>
        <w:r w:rsidR="00444249" w:rsidDel="00AB2540">
          <w:rPr>
            <w:rFonts w:ascii="Times New Roman" w:eastAsia="Times New Roman" w:hAnsi="Times New Roman" w:cs="Times New Roman"/>
            <w:sz w:val="24"/>
            <w:szCs w:val="24"/>
          </w:rPr>
          <w:delText>T</w:delText>
        </w:r>
        <w:r w:rsidDel="00AB2540">
          <w:rPr>
            <w:rFonts w:ascii="Times New Roman" w:eastAsia="Times New Roman" w:hAnsi="Times New Roman" w:cs="Times New Roman"/>
            <w:sz w:val="24"/>
            <w:szCs w:val="24"/>
          </w:rPr>
          <w:delText>he</w:delText>
        </w:r>
        <w:r w:rsidR="00503925" w:rsidDel="00AB2540">
          <w:rPr>
            <w:rFonts w:ascii="Times New Roman" w:eastAsia="Times New Roman" w:hAnsi="Times New Roman" w:cs="Times New Roman"/>
            <w:sz w:val="24"/>
            <w:szCs w:val="24"/>
          </w:rPr>
          <w:delText xml:space="preserve"> </w:delText>
        </w:r>
        <w:r w:rsidR="00503925" w:rsidRPr="00D6162D" w:rsidDel="00AB2540">
          <w:rPr>
            <w:rFonts w:ascii="Times New Roman" w:eastAsia="Times New Roman" w:hAnsi="Times New Roman" w:cs="Times New Roman"/>
            <w:sz w:val="24"/>
            <w:szCs w:val="24"/>
            <w:u w:val="single"/>
          </w:rPr>
          <w:delText>bias model</w:delText>
        </w:r>
        <w:r w:rsidR="00503925" w:rsidDel="00AB2540">
          <w:rPr>
            <w:rFonts w:ascii="Times New Roman" w:eastAsia="Times New Roman" w:hAnsi="Times New Roman" w:cs="Times New Roman"/>
            <w:sz w:val="24"/>
            <w:szCs w:val="24"/>
          </w:rPr>
          <w:delText xml:space="preserve"> assumed that the go</w:delText>
        </w:r>
        <w:r w:rsidR="00444249" w:rsidDel="00AB2540">
          <w:rPr>
            <w:rFonts w:ascii="Times New Roman" w:eastAsia="Times New Roman" w:hAnsi="Times New Roman" w:cs="Times New Roman"/>
            <w:sz w:val="24"/>
            <w:szCs w:val="24"/>
          </w:rPr>
          <w:delText xml:space="preserve"> </w:delText>
        </w:r>
        <w:r w:rsidR="00503925" w:rsidDel="00AB2540">
          <w:rPr>
            <w:rFonts w:ascii="Times New Roman" w:eastAsia="Times New Roman" w:hAnsi="Times New Roman" w:cs="Times New Roman"/>
            <w:sz w:val="24"/>
            <w:szCs w:val="24"/>
          </w:rPr>
          <w:delText>signal color introduced a categorical bias</w:delText>
        </w:r>
        <w:r w:rsidR="00444249" w:rsidDel="00AB2540">
          <w:rPr>
            <w:rFonts w:ascii="Times New Roman" w:eastAsia="Times New Roman" w:hAnsi="Times New Roman" w:cs="Times New Roman"/>
            <w:sz w:val="24"/>
            <w:szCs w:val="24"/>
          </w:rPr>
          <w:delText xml:space="preserve"> that</w:delText>
        </w:r>
        <w:r w:rsidR="00DF4594" w:rsidDel="00AB2540">
          <w:rPr>
            <w:rFonts w:ascii="Times New Roman" w:eastAsia="Times New Roman" w:hAnsi="Times New Roman" w:cs="Times New Roman"/>
            <w:sz w:val="24"/>
            <w:szCs w:val="24"/>
          </w:rPr>
          <w:delText xml:space="preserve"> </w:delText>
        </w:r>
        <w:r w:rsidR="00444249" w:rsidDel="00AB2540">
          <w:rPr>
            <w:rFonts w:ascii="Times New Roman" w:eastAsia="Times New Roman" w:hAnsi="Times New Roman" w:cs="Times New Roman"/>
            <w:sz w:val="24"/>
            <w:szCs w:val="24"/>
          </w:rPr>
          <w:delText>affected</w:delText>
        </w:r>
        <w:r w:rsidR="00503925" w:rsidDel="00AB2540">
          <w:rPr>
            <w:rFonts w:ascii="Times New Roman" w:eastAsia="Times New Roman" w:hAnsi="Times New Roman" w:cs="Times New Roman"/>
            <w:sz w:val="24"/>
            <w:szCs w:val="24"/>
          </w:rPr>
          <w:delText xml:space="preserve"> choices (see Methods). </w:delText>
        </w:r>
        <w:r w:rsidR="0089619F" w:rsidDel="00AB2540">
          <w:rPr>
            <w:rFonts w:ascii="Times New Roman" w:eastAsia="Times New Roman" w:hAnsi="Times New Roman" w:cs="Times New Roman"/>
            <w:sz w:val="24"/>
            <w:szCs w:val="24"/>
          </w:rPr>
          <w:delText>This model captures the alternative strategy that instead of integrating the go</w:delText>
        </w:r>
        <w:r w:rsidR="00751870" w:rsidDel="00AB2540">
          <w:rPr>
            <w:rFonts w:ascii="Times New Roman" w:eastAsia="Times New Roman" w:hAnsi="Times New Roman" w:cs="Times New Roman"/>
            <w:sz w:val="24"/>
            <w:szCs w:val="24"/>
          </w:rPr>
          <w:delText xml:space="preserve"> </w:delText>
        </w:r>
        <w:r w:rsidR="0089619F" w:rsidDel="00AB2540">
          <w:rPr>
            <w:rFonts w:ascii="Times New Roman" w:eastAsia="Times New Roman" w:hAnsi="Times New Roman" w:cs="Times New Roman"/>
            <w:sz w:val="24"/>
            <w:szCs w:val="24"/>
          </w:rPr>
          <w:delText xml:space="preserve">signal as an additional temporal cost, the go signal is seen as another independent cue that </w:delText>
        </w:r>
        <w:r w:rsidR="00DF4594" w:rsidDel="00AB2540">
          <w:rPr>
            <w:rFonts w:ascii="Times New Roman" w:eastAsia="Times New Roman" w:hAnsi="Times New Roman" w:cs="Times New Roman"/>
            <w:sz w:val="24"/>
            <w:szCs w:val="24"/>
          </w:rPr>
          <w:delText xml:space="preserve">triggered </w:delText>
        </w:r>
        <w:r w:rsidR="00751870" w:rsidDel="00AB2540">
          <w:rPr>
            <w:rFonts w:ascii="Times New Roman" w:eastAsia="Times New Roman" w:hAnsi="Times New Roman" w:cs="Times New Roman"/>
            <w:sz w:val="24"/>
            <w:szCs w:val="24"/>
          </w:rPr>
          <w:delText>the</w:delText>
        </w:r>
        <w:r w:rsidR="0089619F" w:rsidDel="00AB2540">
          <w:rPr>
            <w:rFonts w:ascii="Times New Roman" w:eastAsia="Times New Roman" w:hAnsi="Times New Roman" w:cs="Times New Roman"/>
            <w:sz w:val="24"/>
            <w:szCs w:val="24"/>
          </w:rPr>
          <w:delText xml:space="preserve"> decision. </w:delText>
        </w:r>
      </w:del>
    </w:p>
    <w:p w14:paraId="4FD95C50" w14:textId="2B509235" w:rsidR="00503925" w:rsidDel="00784973" w:rsidRDefault="00503925">
      <w:pPr>
        <w:shd w:val="clear" w:color="auto" w:fill="FFFFFF"/>
        <w:spacing w:after="0" w:line="480" w:lineRule="auto"/>
        <w:rPr>
          <w:del w:id="419" w:author="Siyu Wang" w:date="2026-03-06T19:43:00Z" w16du:dateUtc="2026-03-07T00:43: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comparison showed that </w:t>
      </w:r>
      <w:del w:id="420" w:author="Siyu Wang" w:date="2026-03-06T19:35:00Z" w16du:dateUtc="2026-03-07T00:35:00Z">
        <w:r w:rsidDel="00E46A84">
          <w:rPr>
            <w:rFonts w:ascii="Times New Roman" w:eastAsia="Times New Roman" w:hAnsi="Times New Roman" w:cs="Times New Roman"/>
            <w:sz w:val="24"/>
            <w:szCs w:val="24"/>
          </w:rPr>
          <w:delText xml:space="preserve">the </w:delText>
        </w:r>
      </w:del>
      <w:del w:id="421" w:author="Siyu Wang" w:date="2026-03-06T15:05:00Z" w16du:dateUtc="2026-03-06T20:05:00Z">
        <w:r w:rsidDel="00DE203B">
          <w:rPr>
            <w:rFonts w:ascii="Times New Roman" w:eastAsia="Times New Roman" w:hAnsi="Times New Roman" w:cs="Times New Roman"/>
            <w:sz w:val="24"/>
            <w:szCs w:val="24"/>
          </w:rPr>
          <w:delText xml:space="preserve">base </w:delText>
        </w:r>
      </w:del>
      <w:r>
        <w:rPr>
          <w:rFonts w:ascii="Times New Roman" w:eastAsia="Times New Roman" w:hAnsi="Times New Roman" w:cs="Times New Roman"/>
          <w:sz w:val="24"/>
          <w:szCs w:val="24"/>
        </w:rPr>
        <w:t>model</w:t>
      </w:r>
      <w:ins w:id="422" w:author="Siyu Wang" w:date="2026-03-06T19:35:00Z" w16du:dateUtc="2026-03-07T00:35:00Z">
        <w:r w:rsidR="00E46A84">
          <w:rPr>
            <w:rFonts w:ascii="Times New Roman" w:eastAsia="Times New Roman" w:hAnsi="Times New Roman" w:cs="Times New Roman"/>
            <w:sz w:val="24"/>
            <w:szCs w:val="24"/>
          </w:rPr>
          <w:t xml:space="preserve"> 1</w:t>
        </w:r>
      </w:ins>
      <w:r>
        <w:rPr>
          <w:rFonts w:ascii="Times New Roman" w:eastAsia="Times New Roman" w:hAnsi="Times New Roman" w:cs="Times New Roman"/>
          <w:sz w:val="24"/>
          <w:szCs w:val="24"/>
        </w:rPr>
        <w:t xml:space="preserve">, which </w:t>
      </w:r>
      <w:del w:id="423" w:author="Siyu Wang" w:date="2026-03-06T19:35:00Z" w16du:dateUtc="2026-03-07T00:35:00Z">
        <w:r w:rsidDel="003F6268">
          <w:rPr>
            <w:rFonts w:ascii="Times New Roman" w:eastAsia="Times New Roman" w:hAnsi="Times New Roman" w:cs="Times New Roman"/>
            <w:sz w:val="24"/>
            <w:szCs w:val="24"/>
          </w:rPr>
          <w:delText>considered only the offer attributes</w:delText>
        </w:r>
      </w:del>
      <w:ins w:id="424" w:author="Siyu Wang" w:date="2026-03-06T19:35:00Z" w16du:dateUtc="2026-03-07T00:35:00Z">
        <w:r w:rsidR="003F6268">
          <w:rPr>
            <w:rFonts w:ascii="Times New Roman" w:eastAsia="Times New Roman" w:hAnsi="Times New Roman" w:cs="Times New Roman"/>
            <w:sz w:val="24"/>
            <w:szCs w:val="24"/>
          </w:rPr>
          <w:t>assumed a</w:t>
        </w:r>
      </w:ins>
      <w:ins w:id="425" w:author="Siyu Wang" w:date="2026-03-06T19:36:00Z" w16du:dateUtc="2026-03-07T00:36:00Z">
        <w:r w:rsidR="003F6268">
          <w:rPr>
            <w:rFonts w:ascii="Times New Roman" w:eastAsia="Times New Roman" w:hAnsi="Times New Roman" w:cs="Times New Roman"/>
            <w:sz w:val="24"/>
            <w:szCs w:val="24"/>
          </w:rPr>
          <w:t xml:space="preserve"> go-cue independent </w:t>
        </w:r>
      </w:ins>
      <w:ins w:id="426" w:author="Siyu Wang" w:date="2026-03-06T19:35:00Z" w16du:dateUtc="2026-03-07T00:35:00Z">
        <w:r w:rsidR="003F6268">
          <w:rPr>
            <w:rFonts w:ascii="Times New Roman" w:eastAsia="Times New Roman" w:hAnsi="Times New Roman" w:cs="Times New Roman"/>
            <w:sz w:val="24"/>
            <w:szCs w:val="24"/>
          </w:rPr>
          <w:t>preference for each of</w:t>
        </w:r>
      </w:ins>
      <w:ins w:id="427" w:author="Siyu Wang" w:date="2026-03-06T19:36:00Z" w16du:dateUtc="2026-03-07T00:36:00Z">
        <w:r w:rsidR="003F6268">
          <w:rPr>
            <w:rFonts w:ascii="Times New Roman" w:eastAsia="Times New Roman" w:hAnsi="Times New Roman" w:cs="Times New Roman"/>
            <w:sz w:val="24"/>
            <w:szCs w:val="24"/>
          </w:rPr>
          <w:t>fer</w:t>
        </w:r>
      </w:ins>
      <w:r>
        <w:rPr>
          <w:rFonts w:ascii="Times New Roman" w:eastAsia="Times New Roman" w:hAnsi="Times New Roman" w:cs="Times New Roman"/>
          <w:sz w:val="24"/>
          <w:szCs w:val="24"/>
        </w:rPr>
        <w:t>, fit worst for both animals.</w:t>
      </w:r>
      <w:r w:rsidR="0051054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Monkey S’s behavior was best explained by </w:t>
      </w:r>
      <w:del w:id="428" w:author="Siyu Wang" w:date="2026-03-06T19:36:00Z" w16du:dateUtc="2026-03-07T00:36:00Z">
        <w:r w:rsidRPr="00DF4594" w:rsidDel="006D1490">
          <w:rPr>
            <w:rFonts w:ascii="Times New Roman" w:eastAsia="Times New Roman" w:hAnsi="Times New Roman" w:cs="Times New Roman"/>
            <w:sz w:val="24"/>
            <w:szCs w:val="24"/>
          </w:rPr>
          <w:delText xml:space="preserve">the full </w:delText>
        </w:r>
      </w:del>
      <w:r w:rsidRPr="00DF4594">
        <w:rPr>
          <w:rFonts w:ascii="Times New Roman" w:eastAsia="Times New Roman" w:hAnsi="Times New Roman" w:cs="Times New Roman"/>
          <w:sz w:val="24"/>
          <w:szCs w:val="24"/>
        </w:rPr>
        <w:t>model</w:t>
      </w:r>
      <w:ins w:id="429" w:author="Siyu Wang" w:date="2026-03-06T19:36:00Z" w16du:dateUtc="2026-03-07T00:36:00Z">
        <w:r w:rsidR="006D1490">
          <w:rPr>
            <w:rFonts w:ascii="Times New Roman" w:eastAsia="Times New Roman" w:hAnsi="Times New Roman" w:cs="Times New Roman"/>
            <w:sz w:val="24"/>
            <w:szCs w:val="24"/>
          </w:rPr>
          <w:t xml:space="preserve"> 3</w:t>
        </w:r>
      </w:ins>
      <w:ins w:id="430" w:author="Siyu Wang" w:date="2026-03-06T19:37:00Z" w16du:dateUtc="2026-03-07T00:37:00Z">
        <w:r w:rsidR="00AF660C">
          <w:rPr>
            <w:rFonts w:ascii="Times New Roman" w:eastAsia="Times New Roman" w:hAnsi="Times New Roman" w:cs="Times New Roman"/>
            <w:sz w:val="24"/>
            <w:szCs w:val="24"/>
          </w:rPr>
          <w:t>, suggesting a recalculation of discounted value by accounting for the go-cue induced delay</w:t>
        </w:r>
      </w:ins>
      <w:r>
        <w:rPr>
          <w:rFonts w:ascii="Times New Roman" w:eastAsia="Times New Roman" w:hAnsi="Times New Roman" w:cs="Times New Roman"/>
          <w:sz w:val="24"/>
          <w:szCs w:val="24"/>
        </w:rPr>
        <w:t xml:space="preserve"> (Fig. </w:t>
      </w:r>
      <w:r w:rsidR="00893992">
        <w:rPr>
          <w:rFonts w:ascii="Times New Roman" w:eastAsia="Times New Roman" w:hAnsi="Times New Roman" w:cs="Times New Roman"/>
          <w:sz w:val="24"/>
          <w:szCs w:val="24"/>
        </w:rPr>
        <w:t>4</w:t>
      </w:r>
      <w:r>
        <w:rPr>
          <w:rFonts w:ascii="Times New Roman" w:eastAsia="Times New Roman" w:hAnsi="Times New Roman" w:cs="Times New Roman"/>
          <w:sz w:val="24"/>
          <w:szCs w:val="24"/>
        </w:rPr>
        <w:t>A and C)</w:t>
      </w:r>
      <w:del w:id="431" w:author="Siyu Wang" w:date="2026-03-06T19:36:00Z" w16du:dateUtc="2026-03-07T00:36:00Z">
        <w:r w:rsidDel="00D7607E">
          <w:rPr>
            <w:rFonts w:ascii="Times New Roman" w:eastAsia="Times New Roman" w:hAnsi="Times New Roman" w:cs="Times New Roman"/>
            <w:sz w:val="24"/>
            <w:szCs w:val="24"/>
          </w:rPr>
          <w:delText xml:space="preserve">, which suggests the integration of both </w:delText>
        </w:r>
        <w:r w:rsidR="004A49C5" w:rsidDel="00D7607E">
          <w:rPr>
            <w:rFonts w:ascii="Times New Roman" w:eastAsia="Times New Roman" w:hAnsi="Times New Roman" w:cs="Times New Roman"/>
            <w:sz w:val="24"/>
            <w:szCs w:val="24"/>
          </w:rPr>
          <w:delText xml:space="preserve">the </w:delText>
        </w:r>
        <w:r w:rsidDel="00D7607E">
          <w:rPr>
            <w:rFonts w:ascii="Times New Roman" w:eastAsia="Times New Roman" w:hAnsi="Times New Roman" w:cs="Times New Roman"/>
            <w:sz w:val="24"/>
            <w:szCs w:val="24"/>
          </w:rPr>
          <w:delText xml:space="preserve">offer and </w:delText>
        </w:r>
        <w:r w:rsidR="004A49C5" w:rsidDel="00D7607E">
          <w:rPr>
            <w:rFonts w:ascii="Times New Roman" w:eastAsia="Times New Roman" w:hAnsi="Times New Roman" w:cs="Times New Roman"/>
            <w:sz w:val="24"/>
            <w:szCs w:val="24"/>
          </w:rPr>
          <w:delText xml:space="preserve">the </w:delText>
        </w:r>
        <w:r w:rsidDel="00D7607E">
          <w:rPr>
            <w:rFonts w:ascii="Times New Roman" w:eastAsia="Times New Roman" w:hAnsi="Times New Roman" w:cs="Times New Roman"/>
            <w:sz w:val="24"/>
            <w:szCs w:val="24"/>
          </w:rPr>
          <w:delText>go</w:delText>
        </w:r>
        <w:r w:rsidR="004A49C5" w:rsidDel="00D7607E">
          <w:rPr>
            <w:rFonts w:ascii="Times New Roman" w:eastAsia="Times New Roman" w:hAnsi="Times New Roman" w:cs="Times New Roman"/>
            <w:sz w:val="24"/>
            <w:szCs w:val="24"/>
          </w:rPr>
          <w:delText xml:space="preserve"> </w:delText>
        </w:r>
        <w:r w:rsidDel="00D7607E">
          <w:rPr>
            <w:rFonts w:ascii="Times New Roman" w:eastAsia="Times New Roman" w:hAnsi="Times New Roman" w:cs="Times New Roman"/>
            <w:sz w:val="24"/>
            <w:szCs w:val="24"/>
          </w:rPr>
          <w:delText>signal timing into value computations</w:delText>
        </w:r>
      </w:del>
      <w:r>
        <w:rPr>
          <w:rFonts w:ascii="Times New Roman" w:eastAsia="Times New Roman" w:hAnsi="Times New Roman" w:cs="Times New Roman"/>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In contrast, Monkey T’s behavior </w:t>
      </w:r>
      <w:del w:id="432" w:author="Siyu Wang" w:date="2026-03-06T19:37:00Z" w16du:dateUtc="2026-03-07T00:37:00Z">
        <w:r w:rsidDel="00D7607E">
          <w:rPr>
            <w:rFonts w:ascii="Times New Roman" w:eastAsia="Times New Roman" w:hAnsi="Times New Roman" w:cs="Times New Roman"/>
            <w:sz w:val="24"/>
            <w:szCs w:val="24"/>
          </w:rPr>
          <w:delText>fit</w:delText>
        </w:r>
        <w:r w:rsidR="00D41F33" w:rsidDel="00D7607E">
          <w:rPr>
            <w:rFonts w:ascii="Times New Roman" w:eastAsia="Times New Roman" w:hAnsi="Times New Roman" w:cs="Times New Roman"/>
            <w:sz w:val="24"/>
            <w:szCs w:val="24"/>
          </w:rPr>
          <w:delText>s</w:delText>
        </w:r>
        <w:r w:rsidDel="00D7607E">
          <w:rPr>
            <w:rFonts w:ascii="Times New Roman" w:eastAsia="Times New Roman" w:hAnsi="Times New Roman" w:cs="Times New Roman"/>
            <w:sz w:val="24"/>
            <w:szCs w:val="24"/>
          </w:rPr>
          <w:delText xml:space="preserve"> </w:delText>
        </w:r>
        <w:r w:rsidR="00E25E48" w:rsidDel="00D7607E">
          <w:rPr>
            <w:rFonts w:ascii="Times New Roman" w:eastAsia="Times New Roman" w:hAnsi="Times New Roman" w:cs="Times New Roman"/>
            <w:sz w:val="24"/>
            <w:szCs w:val="24"/>
          </w:rPr>
          <w:delText xml:space="preserve">better </w:delText>
        </w:r>
        <w:r w:rsidDel="00D7607E">
          <w:rPr>
            <w:rFonts w:ascii="Times New Roman" w:eastAsia="Times New Roman" w:hAnsi="Times New Roman" w:cs="Times New Roman"/>
            <w:sz w:val="24"/>
            <w:szCs w:val="24"/>
          </w:rPr>
          <w:delText>the bias model</w:delText>
        </w:r>
      </w:del>
      <w:ins w:id="433" w:author="Siyu Wang" w:date="2026-03-06T19:37:00Z" w16du:dateUtc="2026-03-07T00:37:00Z">
        <w:r w:rsidR="00D7607E">
          <w:rPr>
            <w:rFonts w:ascii="Times New Roman" w:eastAsia="Times New Roman" w:hAnsi="Times New Roman" w:cs="Times New Roman"/>
            <w:sz w:val="24"/>
            <w:szCs w:val="24"/>
          </w:rPr>
          <w:t>was best explained by model 2</w:t>
        </w:r>
      </w:ins>
      <w:r>
        <w:rPr>
          <w:rFonts w:ascii="Times New Roman" w:eastAsia="Times New Roman" w:hAnsi="Times New Roman" w:cs="Times New Roman"/>
          <w:sz w:val="24"/>
          <w:szCs w:val="24"/>
        </w:rPr>
        <w:t xml:space="preserve"> (Fig. </w:t>
      </w:r>
      <w:r w:rsidR="00893992">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B and D), </w:t>
      </w:r>
      <w:del w:id="434" w:author="Siyu Wang" w:date="2026-03-06T19:38:00Z" w16du:dateUtc="2026-03-07T00:38:00Z">
        <w:r w:rsidDel="00AF660C">
          <w:rPr>
            <w:rFonts w:ascii="Times New Roman" w:eastAsia="Times New Roman" w:hAnsi="Times New Roman" w:cs="Times New Roman"/>
            <w:sz w:val="24"/>
            <w:szCs w:val="24"/>
          </w:rPr>
          <w:delText xml:space="preserve">indicating a strong </w:delText>
        </w:r>
        <w:r w:rsidR="00E25E48" w:rsidDel="00AF660C">
          <w:rPr>
            <w:rFonts w:ascii="Times New Roman" w:eastAsia="Times New Roman" w:hAnsi="Times New Roman" w:cs="Times New Roman"/>
            <w:sz w:val="24"/>
            <w:szCs w:val="24"/>
          </w:rPr>
          <w:delText>go signal</w:delText>
        </w:r>
        <w:r w:rsidDel="00AF660C">
          <w:rPr>
            <w:rFonts w:ascii="Times New Roman" w:eastAsia="Times New Roman" w:hAnsi="Times New Roman" w:cs="Times New Roman"/>
            <w:sz w:val="24"/>
            <w:szCs w:val="24"/>
          </w:rPr>
          <w:delText xml:space="preserve">-based preference rather than </w:delText>
        </w:r>
        <w:r w:rsidR="00686EB5" w:rsidDel="00AF660C">
          <w:rPr>
            <w:rFonts w:ascii="Times New Roman" w:eastAsia="Times New Roman" w:hAnsi="Times New Roman" w:cs="Times New Roman"/>
            <w:sz w:val="24"/>
            <w:szCs w:val="24"/>
          </w:rPr>
          <w:delText xml:space="preserve">go signal timing </w:delText>
        </w:r>
        <w:r w:rsidDel="00AF660C">
          <w:rPr>
            <w:rFonts w:ascii="Times New Roman" w:eastAsia="Times New Roman" w:hAnsi="Times New Roman" w:cs="Times New Roman"/>
            <w:sz w:val="24"/>
            <w:szCs w:val="24"/>
          </w:rPr>
          <w:delText>integration</w:delText>
        </w:r>
      </w:del>
      <w:ins w:id="435" w:author="Siyu Wang" w:date="2026-03-06T19:38:00Z" w16du:dateUtc="2026-03-07T00:38:00Z">
        <w:r w:rsidR="00AF660C">
          <w:rPr>
            <w:rFonts w:ascii="Times New Roman" w:eastAsia="Times New Roman" w:hAnsi="Times New Roman" w:cs="Times New Roman"/>
            <w:sz w:val="24"/>
            <w:szCs w:val="24"/>
          </w:rPr>
          <w:t>suggesting</w:t>
        </w:r>
      </w:ins>
      <w:ins w:id="436" w:author="Siyu Wang" w:date="2026-03-06T19:39:00Z" w16du:dateUtc="2026-03-07T00:39:00Z">
        <w:r w:rsidR="00566017">
          <w:rPr>
            <w:rFonts w:ascii="Times New Roman" w:eastAsia="Times New Roman" w:hAnsi="Times New Roman" w:cs="Times New Roman"/>
            <w:sz w:val="24"/>
            <w:szCs w:val="24"/>
          </w:rPr>
          <w:t xml:space="preserve"> using</w:t>
        </w:r>
      </w:ins>
      <w:ins w:id="437" w:author="Siyu Wang" w:date="2026-03-06T19:38:00Z" w16du:dateUtc="2026-03-07T00:38:00Z">
        <w:r w:rsidR="00AF660C">
          <w:rPr>
            <w:rFonts w:ascii="Times New Roman" w:eastAsia="Times New Roman" w:hAnsi="Times New Roman" w:cs="Times New Roman"/>
            <w:sz w:val="24"/>
            <w:szCs w:val="24"/>
          </w:rPr>
          <w:t xml:space="preserve"> a simpler heuristi</w:t>
        </w:r>
      </w:ins>
      <w:ins w:id="438" w:author="Siyu Wang" w:date="2026-03-06T19:39:00Z" w16du:dateUtc="2026-03-07T00:39:00Z">
        <w:r w:rsidR="0015069A">
          <w:rPr>
            <w:rFonts w:ascii="Times New Roman" w:eastAsia="Times New Roman" w:hAnsi="Times New Roman" w:cs="Times New Roman"/>
            <w:sz w:val="24"/>
            <w:szCs w:val="24"/>
          </w:rPr>
          <w:t>c</w:t>
        </w:r>
      </w:ins>
      <w:ins w:id="439" w:author="Siyu Wang" w:date="2026-03-06T19:40:00Z" w16du:dateUtc="2026-03-07T00:40:00Z">
        <w:r w:rsidR="00AF07AC">
          <w:rPr>
            <w:rFonts w:ascii="Times New Roman" w:eastAsia="Times New Roman" w:hAnsi="Times New Roman" w:cs="Times New Roman"/>
            <w:sz w:val="24"/>
            <w:szCs w:val="24"/>
          </w:rPr>
          <w:t>.</w:t>
        </w:r>
      </w:ins>
      <w:ins w:id="440" w:author="Siyu Wang" w:date="2026-03-06T19:43:00Z" w16du:dateUtc="2026-03-07T00:43:00Z">
        <w:r w:rsidR="00784973">
          <w:rPr>
            <w:rFonts w:ascii="Times New Roman" w:eastAsia="Times New Roman" w:hAnsi="Times New Roman" w:cs="Times New Roman"/>
            <w:sz w:val="24"/>
            <w:szCs w:val="24"/>
          </w:rPr>
          <w:t xml:space="preserve"> These results suggested that </w:t>
        </w:r>
      </w:ins>
      <w:del w:id="441" w:author="Siyu Wang" w:date="2026-03-06T19:39:00Z" w16du:dateUtc="2026-03-07T00:39:00Z">
        <w:r w:rsidDel="0015069A">
          <w:rPr>
            <w:rFonts w:ascii="Times New Roman" w:eastAsia="Times New Roman" w:hAnsi="Times New Roman" w:cs="Times New Roman"/>
            <w:sz w:val="24"/>
            <w:szCs w:val="24"/>
          </w:rPr>
          <w:delText xml:space="preserve">. </w:delText>
        </w:r>
      </w:del>
    </w:p>
    <w:p w14:paraId="4522A39D" w14:textId="00DC82F0" w:rsidR="0019213C" w:rsidRDefault="00503925">
      <w:pPr>
        <w:shd w:val="clear" w:color="auto" w:fill="FFFFFF"/>
        <w:spacing w:after="0" w:line="480" w:lineRule="auto"/>
        <w:rPr>
          <w:rFonts w:ascii="Times New Roman" w:eastAsia="Times New Roman" w:hAnsi="Times New Roman" w:cs="Times New Roman"/>
          <w:sz w:val="24"/>
          <w:szCs w:val="24"/>
          <w:lang w:eastAsia="zh-CN"/>
        </w:rPr>
        <w:pPrChange w:id="442" w:author="Siyu Wang" w:date="2026-03-06T19:43:00Z" w16du:dateUtc="2026-03-07T00:43:00Z">
          <w:pPr>
            <w:shd w:val="clear" w:color="auto" w:fill="FFFFFF"/>
            <w:spacing w:after="0" w:line="480" w:lineRule="auto"/>
            <w:ind w:firstLine="360"/>
          </w:pPr>
        </w:pPrChange>
      </w:pPr>
      <w:del w:id="443" w:author="Siyu Wang" w:date="2026-03-06T19:43:00Z" w16du:dateUtc="2026-03-07T00:43:00Z">
        <w:r w:rsidRPr="007D4BA1" w:rsidDel="00784973">
          <w:rPr>
            <w:rFonts w:ascii="Times New Roman" w:eastAsia="Times New Roman" w:hAnsi="Times New Roman" w:cs="Times New Roman"/>
            <w:sz w:val="24"/>
            <w:szCs w:val="24"/>
          </w:rPr>
          <w:delText>These models show</w:delText>
        </w:r>
        <w:r w:rsidR="00345F4B" w:rsidDel="00784973">
          <w:rPr>
            <w:rFonts w:ascii="Times New Roman" w:eastAsia="Times New Roman" w:hAnsi="Times New Roman" w:cs="Times New Roman"/>
            <w:sz w:val="24"/>
            <w:szCs w:val="24"/>
          </w:rPr>
          <w:delText>ed</w:delText>
        </w:r>
        <w:r w:rsidRPr="007D4BA1" w:rsidDel="00784973">
          <w:rPr>
            <w:rFonts w:ascii="Times New Roman" w:eastAsia="Times New Roman" w:hAnsi="Times New Roman" w:cs="Times New Roman"/>
            <w:sz w:val="24"/>
            <w:szCs w:val="24"/>
          </w:rPr>
          <w:delText xml:space="preserve"> </w:delText>
        </w:r>
        <w:r w:rsidR="006B6242" w:rsidDel="00784973">
          <w:rPr>
            <w:rFonts w:ascii="Times New Roman" w:eastAsia="Times New Roman" w:hAnsi="Times New Roman" w:cs="Times New Roman"/>
            <w:sz w:val="24"/>
            <w:szCs w:val="24"/>
          </w:rPr>
          <w:delText xml:space="preserve">that </w:delText>
        </w:r>
      </w:del>
      <w:r w:rsidR="006B6242">
        <w:rPr>
          <w:rFonts w:ascii="Times New Roman" w:eastAsia="Times New Roman" w:hAnsi="Times New Roman" w:cs="Times New Roman"/>
          <w:sz w:val="24"/>
          <w:szCs w:val="24"/>
        </w:rPr>
        <w:t xml:space="preserve">the two animals rely </w:t>
      </w:r>
      <w:r w:rsidR="006F4FCD">
        <w:rPr>
          <w:rFonts w:ascii="Times New Roman" w:eastAsia="Times New Roman" w:hAnsi="Times New Roman" w:cs="Times New Roman"/>
          <w:sz w:val="24"/>
          <w:szCs w:val="24"/>
        </w:rPr>
        <w:t>o</w:t>
      </w:r>
      <w:r w:rsidR="006B6242">
        <w:rPr>
          <w:rFonts w:ascii="Times New Roman" w:eastAsia="Times New Roman" w:hAnsi="Times New Roman" w:cs="Times New Roman"/>
          <w:sz w:val="24"/>
          <w:szCs w:val="24"/>
        </w:rPr>
        <w:t xml:space="preserve">n distinct strategies to </w:t>
      </w:r>
      <w:del w:id="444" w:author="Siyu Wang" w:date="2026-03-06T19:43:00Z" w16du:dateUtc="2026-03-07T00:43:00Z">
        <w:r w:rsidR="006B6242" w:rsidDel="00784973">
          <w:rPr>
            <w:rFonts w:ascii="Times New Roman" w:eastAsia="Times New Roman" w:hAnsi="Times New Roman" w:cs="Times New Roman"/>
            <w:sz w:val="24"/>
            <w:szCs w:val="24"/>
          </w:rPr>
          <w:delText>integrate the information of the go signal into their choices</w:delText>
        </w:r>
      </w:del>
      <w:ins w:id="445" w:author="Siyu Wang" w:date="2026-03-06T19:43:00Z" w16du:dateUtc="2026-03-07T00:43:00Z">
        <w:r w:rsidR="00784973">
          <w:rPr>
            <w:rFonts w:ascii="Times New Roman" w:eastAsia="Times New Roman" w:hAnsi="Times New Roman" w:cs="Times New Roman"/>
            <w:sz w:val="24"/>
            <w:szCs w:val="24"/>
          </w:rPr>
          <w:t>adjust temporally discounted value based on the go cue</w:t>
        </w:r>
      </w:ins>
      <w:r w:rsidR="006B6242">
        <w:rPr>
          <w:rFonts w:ascii="Times New Roman" w:eastAsia="Times New Roman" w:hAnsi="Times New Roman" w:cs="Times New Roman"/>
          <w:sz w:val="24"/>
          <w:szCs w:val="24"/>
        </w:rPr>
        <w:t xml:space="preserve">. </w:t>
      </w:r>
      <w:del w:id="446" w:author="Siyu Wang" w:date="2026-03-06T19:44:00Z" w16du:dateUtc="2026-03-07T00:44:00Z">
        <w:r w:rsidR="006F4FCD" w:rsidDel="005937E2">
          <w:rPr>
            <w:rFonts w:ascii="Times New Roman" w:eastAsia="Times New Roman" w:hAnsi="Times New Roman" w:cs="Times New Roman"/>
            <w:sz w:val="24"/>
            <w:szCs w:val="24"/>
          </w:rPr>
          <w:delText>We</w:delText>
        </w:r>
        <w:r w:rsidRPr="007D4BA1" w:rsidDel="005937E2">
          <w:rPr>
            <w:rFonts w:ascii="Times New Roman" w:eastAsia="Times New Roman" w:hAnsi="Times New Roman" w:cs="Times New Roman"/>
            <w:sz w:val="24"/>
            <w:szCs w:val="24"/>
          </w:rPr>
          <w:delText xml:space="preserve"> examine</w:delText>
        </w:r>
        <w:r w:rsidR="006F4FCD" w:rsidDel="005937E2">
          <w:rPr>
            <w:rFonts w:ascii="Times New Roman" w:eastAsia="Times New Roman" w:hAnsi="Times New Roman" w:cs="Times New Roman"/>
            <w:sz w:val="24"/>
            <w:szCs w:val="24"/>
          </w:rPr>
          <w:delText xml:space="preserve">d whether these </w:delText>
        </w:r>
        <w:r w:rsidR="00345F4B" w:rsidDel="005937E2">
          <w:rPr>
            <w:rFonts w:ascii="Times New Roman" w:eastAsia="Times New Roman" w:hAnsi="Times New Roman" w:cs="Times New Roman"/>
            <w:sz w:val="24"/>
            <w:szCs w:val="24"/>
          </w:rPr>
          <w:delText>strategies’</w:delText>
        </w:r>
        <w:r w:rsidR="006F4FCD" w:rsidDel="005937E2">
          <w:rPr>
            <w:rFonts w:ascii="Times New Roman" w:eastAsia="Times New Roman" w:hAnsi="Times New Roman" w:cs="Times New Roman"/>
            <w:sz w:val="24"/>
            <w:szCs w:val="24"/>
          </w:rPr>
          <w:delText xml:space="preserve"> differences</w:delText>
        </w:r>
        <w:r w:rsidRPr="007D4BA1" w:rsidDel="005937E2">
          <w:rPr>
            <w:rFonts w:ascii="Times New Roman" w:eastAsia="Times New Roman" w:hAnsi="Times New Roman" w:cs="Times New Roman"/>
            <w:sz w:val="24"/>
            <w:szCs w:val="24"/>
          </w:rPr>
          <w:delText xml:space="preserve"> </w:delText>
        </w:r>
        <w:r w:rsidR="00345F4B" w:rsidDel="005937E2">
          <w:rPr>
            <w:rFonts w:ascii="Times New Roman" w:eastAsia="Times New Roman" w:hAnsi="Times New Roman" w:cs="Times New Roman"/>
            <w:sz w:val="24"/>
            <w:szCs w:val="24"/>
          </w:rPr>
          <w:delText>we</w:delText>
        </w:r>
        <w:r w:rsidR="006F4FCD" w:rsidDel="005937E2">
          <w:rPr>
            <w:rFonts w:ascii="Times New Roman" w:eastAsia="Times New Roman" w:hAnsi="Times New Roman" w:cs="Times New Roman"/>
            <w:sz w:val="24"/>
            <w:szCs w:val="24"/>
          </w:rPr>
          <w:delText>re reflected in dlPFC activity</w:delText>
        </w:r>
        <w:r w:rsidRPr="007D4BA1" w:rsidDel="005937E2">
          <w:rPr>
            <w:rFonts w:ascii="Times New Roman" w:eastAsia="Times New Roman" w:hAnsi="Times New Roman" w:cs="Times New Roman"/>
            <w:sz w:val="24"/>
            <w:szCs w:val="24"/>
          </w:rPr>
          <w:delText>.</w:delText>
        </w:r>
      </w:del>
    </w:p>
    <w:p w14:paraId="63C1C940" w14:textId="77777777" w:rsidR="00C141EA" w:rsidRDefault="00C141EA">
      <w:pPr>
        <w:shd w:val="clear" w:color="auto" w:fill="FFFFFF"/>
        <w:spacing w:after="0" w:line="480" w:lineRule="auto"/>
        <w:rPr>
          <w:rFonts w:ascii="Times New Roman" w:eastAsia="Times New Roman" w:hAnsi="Times New Roman" w:cs="Times New Roman"/>
          <w:sz w:val="24"/>
          <w:szCs w:val="24"/>
        </w:rPr>
      </w:pPr>
    </w:p>
    <w:p w14:paraId="18314D5A" w14:textId="0F793C76" w:rsidR="00A450CA" w:rsidRDefault="00185121">
      <w:pPr>
        <w:shd w:val="clear" w:color="auto" w:fill="FFFFFF"/>
        <w:spacing w:after="0" w:line="48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 xml:space="preserve">3. </w:t>
      </w:r>
      <w:ins w:id="447" w:author="Siyu Wang" w:date="2026-03-06T19:46:00Z" w16du:dateUtc="2026-03-07T00:46:00Z">
        <w:r w:rsidR="00766BC8">
          <w:rPr>
            <w:rFonts w:ascii="Times New Roman" w:eastAsia="Times New Roman" w:hAnsi="Times New Roman" w:cs="Times New Roman"/>
            <w:b/>
            <w:bCs/>
            <w:i/>
            <w:iCs/>
            <w:sz w:val="24"/>
            <w:szCs w:val="24"/>
          </w:rPr>
          <w:t>The i</w:t>
        </w:r>
      </w:ins>
      <w:del w:id="448" w:author="Siyu Wang" w:date="2026-03-06T19:46:00Z" w16du:dateUtc="2026-03-07T00:46:00Z">
        <w:r w:rsidDel="00766BC8">
          <w:rPr>
            <w:rFonts w:ascii="Times New Roman" w:eastAsia="Times New Roman" w:hAnsi="Times New Roman" w:cs="Times New Roman"/>
            <w:b/>
            <w:bCs/>
            <w:i/>
            <w:iCs/>
            <w:sz w:val="24"/>
            <w:szCs w:val="24"/>
          </w:rPr>
          <w:delText>I</w:delText>
        </w:r>
      </w:del>
      <w:r>
        <w:rPr>
          <w:rFonts w:ascii="Times New Roman" w:eastAsia="Times New Roman" w:hAnsi="Times New Roman" w:cs="Times New Roman"/>
          <w:b/>
          <w:bCs/>
          <w:i/>
          <w:iCs/>
          <w:sz w:val="24"/>
          <w:szCs w:val="24"/>
        </w:rPr>
        <w:t>nverse</w:t>
      </w:r>
      <w:r w:rsidR="005F3687">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 xml:space="preserve">coding of reward and delay in dlPFC reflects the temporal discounting computation. </w:t>
      </w:r>
    </w:p>
    <w:p w14:paraId="2F3F6368" w14:textId="45C2729D" w:rsidR="00A450CA" w:rsidRDefault="00DF2711" w:rsidP="00013D75">
      <w:pPr>
        <w:shd w:val="clear" w:color="auto" w:fill="FFFFFF"/>
        <w:spacing w:after="0" w:line="480" w:lineRule="auto"/>
        <w:ind w:firstLine="360"/>
        <w:rPr>
          <w:rFonts w:ascii="Times New Roman" w:eastAsia="Times New Roman" w:hAnsi="Times New Roman" w:cs="Times New Roman"/>
          <w:color w:val="000000"/>
          <w:sz w:val="24"/>
          <w:szCs w:val="24"/>
        </w:rPr>
      </w:pPr>
      <w:ins w:id="449" w:author="Siyu Wang" w:date="2026-03-06T19:51:00Z" w16du:dateUtc="2026-03-07T00:51:00Z">
        <w:r>
          <w:rPr>
            <w:rFonts w:ascii="Times New Roman" w:eastAsia="Times New Roman" w:hAnsi="Times New Roman" w:cs="Times New Roman"/>
            <w:sz w:val="24"/>
            <w:szCs w:val="24"/>
          </w:rPr>
          <w:t>We first exampled single neuron’s responses to reward and delay</w:t>
        </w:r>
        <w:r w:rsidR="00CA2A53">
          <w:rPr>
            <w:rFonts w:ascii="Times New Roman" w:eastAsia="Times New Roman" w:hAnsi="Times New Roman" w:cs="Times New Roman"/>
            <w:sz w:val="24"/>
            <w:szCs w:val="24"/>
          </w:rPr>
          <w:t xml:space="preserve">. </w:t>
        </w:r>
      </w:ins>
      <w:commentRangeStart w:id="450"/>
      <w:r>
        <w:rPr>
          <w:rFonts w:ascii="Times New Roman" w:eastAsia="Times New Roman" w:hAnsi="Times New Roman" w:cs="Times New Roman"/>
          <w:sz w:val="24"/>
          <w:szCs w:val="24"/>
        </w:rPr>
        <w:t>We recorded 170 neurons in dlPFC</w:t>
      </w:r>
      <w:r w:rsidR="003D3C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(107 neurons in Monkey </w:t>
      </w:r>
      <w:r w:rsidR="00971448">
        <w:rPr>
          <w:rFonts w:ascii="Times New Roman" w:eastAsia="Times New Roman" w:hAnsi="Times New Roman" w:cs="Times New Roman"/>
          <w:sz w:val="24"/>
          <w:szCs w:val="24"/>
        </w:rPr>
        <w:t xml:space="preserve">T </w:t>
      </w:r>
      <w:r>
        <w:rPr>
          <w:rFonts w:ascii="Times New Roman" w:eastAsia="Times New Roman" w:hAnsi="Times New Roman" w:cs="Times New Roman"/>
          <w:sz w:val="24"/>
          <w:szCs w:val="24"/>
        </w:rPr>
        <w:t xml:space="preserve">and 63 neurons in Monkey </w:t>
      </w:r>
      <w:r w:rsidR="0097144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Fig. </w:t>
      </w:r>
      <w:r w:rsidR="00614CCC">
        <w:rPr>
          <w:rFonts w:ascii="Times New Roman" w:eastAsia="Times New Roman" w:hAnsi="Times New Roman" w:cs="Times New Roman"/>
          <w:sz w:val="24"/>
          <w:szCs w:val="24"/>
        </w:rPr>
        <w:t>S1A</w:t>
      </w:r>
      <w:r>
        <w:rPr>
          <w:rFonts w:ascii="Times New Roman" w:eastAsia="Times New Roman" w:hAnsi="Times New Roman" w:cs="Times New Roman"/>
          <w:sz w:val="24"/>
          <w:szCs w:val="24"/>
        </w:rPr>
        <w:t xml:space="preserve">) while the animals performed the task. </w:t>
      </w:r>
      <w:r w:rsidR="003D3CD9">
        <w:rPr>
          <w:rFonts w:ascii="Times New Roman" w:eastAsia="Times New Roman" w:hAnsi="Times New Roman" w:cs="Times New Roman"/>
          <w:sz w:val="24"/>
          <w:szCs w:val="24"/>
        </w:rPr>
        <w:t>During the offer period</w:t>
      </w:r>
      <w:r>
        <w:rPr>
          <w:rFonts w:ascii="Times New Roman" w:eastAsia="Times New Roman" w:hAnsi="Times New Roman" w:cs="Times New Roman"/>
          <w:sz w:val="24"/>
          <w:szCs w:val="24"/>
        </w:rPr>
        <w:t xml:space="preserve">, 121 out of 170 neurons were significantly modulated by reward magnitude and/or delay (2-way ANOVA, p &lt; 0.05; Fig. </w:t>
      </w:r>
      <w:r w:rsidR="00614CCC">
        <w:rPr>
          <w:rFonts w:ascii="Times New Roman" w:eastAsia="Times New Roman" w:hAnsi="Times New Roman" w:cs="Times New Roman"/>
          <w:sz w:val="24"/>
          <w:szCs w:val="24"/>
        </w:rPr>
        <w:t>S1B</w:t>
      </w:r>
      <w:r>
        <w:rPr>
          <w:rFonts w:ascii="Times New Roman" w:eastAsia="Times New Roman" w:hAnsi="Times New Roman" w:cs="Times New Roman"/>
          <w:sz w:val="24"/>
          <w:szCs w:val="24"/>
        </w:rPr>
        <w:t xml:space="preserve">). </w:t>
      </w:r>
      <w:r w:rsidR="00BF25B6">
        <w:rPr>
          <w:rFonts w:ascii="Times New Roman" w:eastAsia="Times New Roman" w:hAnsi="Times New Roman" w:cs="Times New Roman"/>
          <w:sz w:val="24"/>
          <w:szCs w:val="24"/>
        </w:rPr>
        <w:t>S</w:t>
      </w:r>
      <w:r>
        <w:rPr>
          <w:rFonts w:ascii="Times New Roman" w:eastAsia="Times New Roman" w:hAnsi="Times New Roman" w:cs="Times New Roman"/>
          <w:sz w:val="24"/>
          <w:szCs w:val="24"/>
        </w:rPr>
        <w:t>liding</w:t>
      </w:r>
      <w:r w:rsidR="003D3CD9">
        <w:rPr>
          <w:rFonts w:ascii="Times New Roman" w:eastAsia="Times New Roman" w:hAnsi="Times New Roman" w:cs="Times New Roman"/>
          <w:sz w:val="24"/>
          <w:szCs w:val="24"/>
        </w:rPr>
        <w:t>-</w:t>
      </w:r>
      <w:r>
        <w:rPr>
          <w:rFonts w:ascii="Times New Roman" w:eastAsia="Times New Roman" w:hAnsi="Times New Roman" w:cs="Times New Roman"/>
          <w:sz w:val="24"/>
          <w:szCs w:val="24"/>
        </w:rPr>
        <w:t>window ANOVA analysis showed that t</w:t>
      </w:r>
      <w:r>
        <w:rPr>
          <w:rFonts w:ascii="Times New Roman" w:eastAsia="Times New Roman" w:hAnsi="Times New Roman" w:cs="Times New Roman"/>
          <w:color w:val="000000"/>
          <w:sz w:val="24"/>
          <w:szCs w:val="24"/>
        </w:rPr>
        <w:t xml:space="preserve">he proportion of neurons modulated by each factor </w:t>
      </w:r>
      <w:r w:rsidR="00BF25B6">
        <w:rPr>
          <w:rFonts w:ascii="Times New Roman" w:eastAsia="Times New Roman" w:hAnsi="Times New Roman" w:cs="Times New Roman"/>
          <w:color w:val="000000"/>
          <w:sz w:val="24"/>
          <w:szCs w:val="24"/>
        </w:rPr>
        <w:t>increased</w:t>
      </w:r>
      <w:r>
        <w:rPr>
          <w:rFonts w:ascii="Times New Roman" w:eastAsia="Times New Roman" w:hAnsi="Times New Roman" w:cs="Times New Roman"/>
          <w:color w:val="000000"/>
          <w:sz w:val="24"/>
          <w:szCs w:val="24"/>
        </w:rPr>
        <w:t xml:space="preserve"> shortly after cue presentation (Fig. </w:t>
      </w:r>
      <w:r w:rsidR="00614CCC">
        <w:rPr>
          <w:rFonts w:ascii="Times New Roman" w:eastAsia="Times New Roman" w:hAnsi="Times New Roman" w:cs="Times New Roman"/>
          <w:color w:val="000000"/>
          <w:sz w:val="24"/>
          <w:szCs w:val="24"/>
        </w:rPr>
        <w:t>S1</w:t>
      </w:r>
      <w:r>
        <w:rPr>
          <w:rFonts w:ascii="Times New Roman" w:eastAsia="Times New Roman" w:hAnsi="Times New Roman" w:cs="Times New Roman"/>
          <w:color w:val="000000"/>
          <w:sz w:val="24"/>
          <w:szCs w:val="24"/>
        </w:rPr>
        <w:t xml:space="preserve">C-D). </w:t>
      </w:r>
      <w:r w:rsidR="003D3CD9">
        <w:rPr>
          <w:rFonts w:ascii="Times New Roman" w:eastAsia="Times New Roman" w:hAnsi="Times New Roman" w:cs="Times New Roman"/>
          <w:color w:val="000000"/>
          <w:sz w:val="24"/>
          <w:szCs w:val="24"/>
        </w:rPr>
        <w:t xml:space="preserve">To quantify the strength of encoding for each variable (reward magnitude, delay, and their interaction), we computed omega squared (ω²) </w:t>
      </w:r>
      <w:ins w:id="451" w:author="Siyu Wang" w:date="2026-03-06T19:47:00Z" w16du:dateUtc="2026-03-07T00:47:00Z">
        <w:r w:rsidR="005307BB">
          <w:rPr>
            <w:rFonts w:ascii="Times New Roman" w:eastAsia="Times New Roman" w:hAnsi="Times New Roman" w:cs="Times New Roman"/>
            <w:color w:val="000000"/>
            <w:sz w:val="24"/>
            <w:szCs w:val="24"/>
          </w:rPr>
          <w:t>w</w:t>
        </w:r>
      </w:ins>
      <w:del w:id="452" w:author="Siyu Wang" w:date="2026-03-06T19:47:00Z" w16du:dateUtc="2026-03-07T00:47:00Z">
        <w:r w:rsidR="003D3CD9" w:rsidDel="005307BB">
          <w:rPr>
            <w:rFonts w:ascii="Times New Roman" w:eastAsia="Times New Roman" w:hAnsi="Times New Roman" w:cs="Times New Roman"/>
            <w:color w:val="000000"/>
            <w:sz w:val="24"/>
            <w:szCs w:val="24"/>
          </w:rPr>
          <w:delText>W</w:delText>
        </w:r>
      </w:del>
      <w:r w:rsidR="003D3CD9">
        <w:rPr>
          <w:rFonts w:ascii="Times New Roman" w:eastAsia="Times New Roman" w:hAnsi="Times New Roman" w:cs="Times New Roman"/>
          <w:color w:val="000000"/>
          <w:sz w:val="24"/>
          <w:szCs w:val="24"/>
        </w:rPr>
        <w:t>hich estimates the proportion of variance in neural activity explained by each factor (see Methods).</w:t>
      </w:r>
      <w:r w:rsidR="0019133F" w:rsidRPr="0019133F">
        <w:rPr>
          <w:rFonts w:ascii="Times New Roman" w:eastAsia="Times New Roman" w:hAnsi="Times New Roman" w:cs="Times New Roman"/>
          <w:color w:val="000000"/>
          <w:sz w:val="24"/>
          <w:szCs w:val="24"/>
        </w:rPr>
        <w:t xml:space="preserve"> </w:t>
      </w:r>
      <w:commentRangeStart w:id="453"/>
      <w:r w:rsidR="0019133F" w:rsidRPr="005579F1">
        <w:rPr>
          <w:rFonts w:ascii="Times New Roman" w:eastAsia="Times New Roman" w:hAnsi="Times New Roman" w:cs="Times New Roman"/>
          <w:strike/>
          <w:color w:val="000000"/>
          <w:sz w:val="24"/>
          <w:szCs w:val="24"/>
          <w:rPrChange w:id="454" w:author="Siyu Wang" w:date="2026-03-06T19:47:00Z" w16du:dateUtc="2026-03-07T00:47:00Z">
            <w:rPr>
              <w:rFonts w:ascii="Times New Roman" w:eastAsia="Times New Roman" w:hAnsi="Times New Roman" w:cs="Times New Roman"/>
              <w:color w:val="000000"/>
              <w:sz w:val="24"/>
              <w:szCs w:val="24"/>
            </w:rPr>
          </w:rPrChange>
        </w:rPr>
        <w:t xml:space="preserve">In Monkey S, reward modulation appeared earlier and was stronger than delay modulation during the first 500 ms of the offer period. Monkey T showed stronger delay-related modulation (Fig. S2A-B). </w:t>
      </w:r>
      <w:commentRangeEnd w:id="453"/>
      <w:r w:rsidR="005579F1">
        <w:rPr>
          <w:rStyle w:val="CommentReference"/>
          <w:rFonts w:ascii="Times New Roman" w:eastAsia="Times New Roman" w:hAnsi="Times New Roman" w:cs="Times New Roman"/>
          <w:color w:val="000000"/>
          <w:sz w:val="24"/>
          <w:szCs w:val="24"/>
        </w:rPr>
        <w:commentReference w:id="453"/>
      </w:r>
      <w:del w:id="455" w:author="Siyu Wang" w:date="2026-03-06T19:48:00Z" w16du:dateUtc="2026-03-07T00:48:00Z">
        <w:r w:rsidR="0019133F" w:rsidDel="005579F1">
          <w:rPr>
            <w:rFonts w:ascii="Times New Roman" w:eastAsia="Times New Roman" w:hAnsi="Times New Roman" w:cs="Times New Roman"/>
            <w:color w:val="000000"/>
            <w:sz w:val="24"/>
            <w:szCs w:val="24"/>
          </w:rPr>
          <w:delText>Importantly</w:delText>
        </w:r>
      </w:del>
      <w:ins w:id="456" w:author="Siyu Wang" w:date="2026-03-06T19:48:00Z" w16du:dateUtc="2026-03-07T00:48:00Z">
        <w:r w:rsidR="005579F1">
          <w:rPr>
            <w:rFonts w:ascii="Times New Roman" w:eastAsia="Times New Roman" w:hAnsi="Times New Roman" w:cs="Times New Roman"/>
            <w:color w:val="000000"/>
            <w:sz w:val="24"/>
            <w:szCs w:val="24"/>
          </w:rPr>
          <w:t>Notably</w:t>
        </w:r>
      </w:ins>
      <w:r w:rsidR="0019133F">
        <w:rPr>
          <w:rFonts w:ascii="Times New Roman" w:eastAsia="Times New Roman" w:hAnsi="Times New Roman" w:cs="Times New Roman"/>
          <w:color w:val="000000"/>
          <w:sz w:val="24"/>
          <w:szCs w:val="24"/>
        </w:rPr>
        <w:t xml:space="preserve">, neither monkey showed </w:t>
      </w:r>
      <w:r w:rsidR="00BF25B6">
        <w:rPr>
          <w:rFonts w:ascii="Times New Roman" w:eastAsia="Times New Roman" w:hAnsi="Times New Roman" w:cs="Times New Roman"/>
          <w:color w:val="000000"/>
          <w:sz w:val="24"/>
          <w:szCs w:val="24"/>
        </w:rPr>
        <w:t xml:space="preserve">significant </w:t>
      </w:r>
      <w:r w:rsidR="003D3CD9">
        <w:rPr>
          <w:rFonts w:ascii="Times New Roman" w:eastAsia="Times New Roman" w:hAnsi="Times New Roman" w:cs="Times New Roman"/>
          <w:color w:val="000000"/>
          <w:sz w:val="24"/>
          <w:szCs w:val="24"/>
        </w:rPr>
        <w:t>representation of</w:t>
      </w:r>
      <w:r w:rsidR="00BF25B6">
        <w:rPr>
          <w:rFonts w:ascii="Times New Roman" w:eastAsia="Times New Roman" w:hAnsi="Times New Roman" w:cs="Times New Roman"/>
          <w:color w:val="000000"/>
          <w:sz w:val="24"/>
          <w:szCs w:val="24"/>
        </w:rPr>
        <w:t xml:space="preserve"> the upcoming choice outcome (accept vs. refuse) </w:t>
      </w:r>
      <w:r w:rsidR="0019133F">
        <w:rPr>
          <w:rFonts w:ascii="Times New Roman" w:eastAsia="Times New Roman" w:hAnsi="Times New Roman" w:cs="Times New Roman"/>
          <w:color w:val="000000"/>
          <w:sz w:val="24"/>
          <w:szCs w:val="24"/>
        </w:rPr>
        <w:t>after the</w:t>
      </w:r>
      <w:r w:rsidR="00BF25B6">
        <w:rPr>
          <w:rFonts w:ascii="Times New Roman" w:eastAsia="Times New Roman" w:hAnsi="Times New Roman" w:cs="Times New Roman"/>
          <w:color w:val="000000"/>
          <w:sz w:val="24"/>
          <w:szCs w:val="24"/>
        </w:rPr>
        <w:t xml:space="preserve"> offer </w:t>
      </w:r>
      <w:r w:rsidR="0019133F">
        <w:rPr>
          <w:rFonts w:ascii="Times New Roman" w:eastAsia="Times New Roman" w:hAnsi="Times New Roman" w:cs="Times New Roman"/>
          <w:color w:val="000000"/>
          <w:sz w:val="24"/>
          <w:szCs w:val="24"/>
        </w:rPr>
        <w:t>onset (Fig. S1C-D, yellow line and Fig. S2A-B, yellow line), indicating that dlPFC activity during this epoch primarily reflected offer evaluation rather than commitment to a choice.</w:t>
      </w:r>
      <w:commentRangeEnd w:id="450"/>
      <w:r w:rsidR="00013D75">
        <w:rPr>
          <w:rStyle w:val="CommentReference"/>
          <w:rFonts w:ascii="Times New Roman" w:eastAsia="Times New Roman" w:hAnsi="Times New Roman" w:cs="Times New Roman"/>
          <w:color w:val="000000"/>
          <w:sz w:val="24"/>
          <w:szCs w:val="24"/>
        </w:rPr>
        <w:commentReference w:id="450"/>
      </w:r>
    </w:p>
    <w:p w14:paraId="0BBB3947" w14:textId="6DD5BC47" w:rsidR="00A973FC" w:rsidDel="00EA47A9" w:rsidRDefault="00017AE1" w:rsidP="00A973FC">
      <w:pPr>
        <w:spacing w:after="0" w:line="480" w:lineRule="auto"/>
        <w:ind w:firstLine="270"/>
        <w:rPr>
          <w:del w:id="457" w:author="Siyu Wang" w:date="2026-03-06T21:41:00Z" w16du:dateUtc="2026-03-07T02:41:00Z"/>
          <w:moveTo w:id="458" w:author="Siyu Wang" w:date="2026-03-06T21:15:00Z" w16du:dateUtc="2026-03-07T02:15:00Z"/>
          <w:rFonts w:ascii="Times New Roman" w:eastAsia="Times New Roman" w:hAnsi="Times New Roman" w:cs="Times New Roman"/>
          <w:color w:val="000000"/>
          <w:sz w:val="24"/>
          <w:szCs w:val="24"/>
          <w:lang w:eastAsia="zh-CN"/>
        </w:rPr>
      </w:pPr>
      <w:ins w:id="459" w:author="Siyu Wang" w:date="2026-03-06T19:55:00Z" w16du:dateUtc="2026-03-07T00:55:00Z">
        <w:r>
          <w:rPr>
            <w:rFonts w:ascii="Times New Roman" w:eastAsia="Times New Roman" w:hAnsi="Times New Roman" w:cs="Times New Roman"/>
            <w:sz w:val="24"/>
            <w:szCs w:val="24"/>
          </w:rPr>
          <w:t xml:space="preserve">Next, we </w:t>
        </w:r>
      </w:ins>
      <w:ins w:id="460" w:author="Siyu Wang" w:date="2026-03-06T19:58:00Z" w16du:dateUtc="2026-03-07T00:58:00Z">
        <w:r>
          <w:rPr>
            <w:rFonts w:ascii="Times New Roman" w:eastAsia="Times New Roman" w:hAnsi="Times New Roman" w:cs="Times New Roman"/>
            <w:sz w:val="24"/>
            <w:szCs w:val="24"/>
          </w:rPr>
          <w:t>defined</w:t>
        </w:r>
      </w:ins>
      <w:ins w:id="461" w:author="Siyu Wang" w:date="2026-03-06T19:55:00Z" w16du:dateUtc="2026-03-07T00:55:00Z">
        <w:r>
          <w:rPr>
            <w:rFonts w:ascii="Times New Roman" w:eastAsia="Times New Roman" w:hAnsi="Times New Roman" w:cs="Times New Roman"/>
            <w:sz w:val="24"/>
            <w:szCs w:val="24"/>
          </w:rPr>
          <w:t xml:space="preserve"> the population coding dimension of reward and delay </w:t>
        </w:r>
      </w:ins>
      <w:ins w:id="462" w:author="Siyu Wang" w:date="2026-03-06T19:58:00Z" w16du:dateUtc="2026-03-07T00:58:00Z">
        <w:r>
          <w:rPr>
            <w:rFonts w:ascii="Times New Roman" w:eastAsia="Times New Roman" w:hAnsi="Times New Roman" w:cs="Times New Roman"/>
            <w:sz w:val="24"/>
            <w:szCs w:val="24"/>
          </w:rPr>
          <w:t>based on the beta coefficients of sliding-window the ANOVA analysis.</w:t>
        </w:r>
      </w:ins>
      <w:ins w:id="463" w:author="Siyu Wang" w:date="2026-03-06T19:56:00Z" w16du:dateUtc="2026-03-07T00:56:00Z">
        <w:r>
          <w:rPr>
            <w:rFonts w:ascii="Times New Roman" w:eastAsia="Times New Roman" w:hAnsi="Times New Roman" w:cs="Times New Roman"/>
            <w:sz w:val="24"/>
            <w:szCs w:val="24"/>
          </w:rPr>
          <w:t xml:space="preserve"> </w:t>
        </w:r>
      </w:ins>
      <w:ins w:id="464" w:author="Siyu Wang" w:date="2026-03-06T19:58:00Z" w16du:dateUtc="2026-03-07T00:58:00Z">
        <w:r w:rsidR="00B9640C">
          <w:rPr>
            <w:rFonts w:ascii="Times New Roman" w:eastAsia="Times New Roman" w:hAnsi="Times New Roman" w:cs="Times New Roman"/>
            <w:sz w:val="24"/>
            <w:szCs w:val="24"/>
          </w:rPr>
          <w:t>For both animals, prefrontal neurons showed an inverse correlation between</w:t>
        </w:r>
      </w:ins>
      <w:ins w:id="465" w:author="Siyu Wang" w:date="2026-03-06T19:59:00Z" w16du:dateUtc="2026-03-07T00:59:00Z">
        <w:r w:rsidR="00B9640C">
          <w:rPr>
            <w:rFonts w:ascii="Times New Roman" w:eastAsia="Times New Roman" w:hAnsi="Times New Roman" w:cs="Times New Roman"/>
            <w:sz w:val="24"/>
            <w:szCs w:val="24"/>
          </w:rPr>
          <w:t xml:space="preserve"> </w:t>
        </w:r>
      </w:ins>
      <w:ins w:id="466" w:author="Siyu Wang" w:date="2026-03-06T20:01:00Z" w16du:dateUtc="2026-03-07T01:01:00Z">
        <w:r w:rsidR="00B9640C">
          <w:rPr>
            <w:rFonts w:ascii="Times New Roman" w:eastAsia="Times New Roman" w:hAnsi="Times New Roman" w:cs="Times New Roman"/>
            <w:sz w:val="24"/>
            <w:szCs w:val="24"/>
          </w:rPr>
          <w:t>the encoding of reward and delay</w:t>
        </w:r>
        <w:r w:rsidR="0026174E">
          <w:rPr>
            <w:rFonts w:ascii="Times New Roman" w:eastAsia="Times New Roman" w:hAnsi="Times New Roman" w:cs="Times New Roman"/>
            <w:sz w:val="24"/>
            <w:szCs w:val="24"/>
          </w:rPr>
          <w:t xml:space="preserve">, which reflects </w:t>
        </w:r>
      </w:ins>
      <w:ins w:id="467" w:author="Siyu Wang" w:date="2026-03-06T20:02:00Z" w16du:dateUtc="2026-03-07T01:02:00Z">
        <w:r w:rsidR="0026174E">
          <w:rPr>
            <w:rFonts w:ascii="Times New Roman" w:eastAsia="Times New Roman" w:hAnsi="Times New Roman" w:cs="Times New Roman"/>
            <w:sz w:val="24"/>
            <w:szCs w:val="24"/>
          </w:rPr>
          <w:t>temporal discounting computation</w:t>
        </w:r>
      </w:ins>
      <w:ins w:id="468" w:author="Siyu Wang" w:date="2026-03-06T20:14:00Z" w16du:dateUtc="2026-03-07T01:14:00Z">
        <w:r w:rsidR="00685ACE">
          <w:rPr>
            <w:rFonts w:ascii="Times New Roman" w:eastAsia="Times New Roman" w:hAnsi="Times New Roman" w:cs="Times New Roman"/>
            <w:sz w:val="24"/>
            <w:szCs w:val="24"/>
          </w:rPr>
          <w:t xml:space="preserve"> (Fig. 5A-B)</w:t>
        </w:r>
      </w:ins>
      <w:ins w:id="469" w:author="Siyu Wang" w:date="2026-03-06T20:02:00Z" w16du:dateUtc="2026-03-07T01:02:00Z">
        <w:r w:rsidR="0026174E">
          <w:rPr>
            <w:rFonts w:ascii="Times New Roman" w:eastAsia="Times New Roman" w:hAnsi="Times New Roman" w:cs="Times New Roman"/>
            <w:sz w:val="24"/>
            <w:szCs w:val="24"/>
          </w:rPr>
          <w:t>.</w:t>
        </w:r>
      </w:ins>
      <w:ins w:id="470" w:author="Siyu Wang" w:date="2026-03-06T20:15:00Z" w16du:dateUtc="2026-03-07T01:15:00Z">
        <w:r w:rsidR="00DA32DE">
          <w:rPr>
            <w:rFonts w:ascii="Times New Roman" w:eastAsia="Times New Roman" w:hAnsi="Times New Roman" w:cs="Times New Roman"/>
            <w:sz w:val="24"/>
            <w:szCs w:val="24"/>
          </w:rPr>
          <w:t xml:space="preserve"> </w:t>
        </w:r>
      </w:ins>
      <w:commentRangeStart w:id="471"/>
      <w:commentRangeEnd w:id="471"/>
      <w:del w:id="472" w:author="Siyu Wang" w:date="2026-03-06T20:02:00Z" w16du:dateUtc="2026-03-07T01:02:00Z">
        <w:r w:rsidR="008B5F83" w:rsidDel="0026174E">
          <w:rPr>
            <w:rStyle w:val="CommentReference"/>
            <w:rFonts w:ascii="Times New Roman" w:eastAsia="Times New Roman" w:hAnsi="Times New Roman" w:cs="Times New Roman"/>
            <w:sz w:val="24"/>
            <w:szCs w:val="24"/>
          </w:rPr>
          <w:commentReference w:id="471"/>
        </w:r>
        <w:commentRangeStart w:id="473"/>
        <w:r w:rsidR="00185121" w:rsidDel="0026174E">
          <w:rPr>
            <w:rFonts w:ascii="Times New Roman" w:eastAsia="Times New Roman" w:hAnsi="Times New Roman" w:cs="Times New Roman"/>
            <w:sz w:val="24"/>
            <w:szCs w:val="24"/>
          </w:rPr>
          <w:delText xml:space="preserve">Beyond this general </w:delText>
        </w:r>
        <w:r w:rsidR="003820EB" w:rsidDel="0026174E">
          <w:rPr>
            <w:rFonts w:ascii="Times New Roman" w:eastAsia="Times New Roman" w:hAnsi="Times New Roman" w:cs="Times New Roman"/>
            <w:sz w:val="24"/>
            <w:szCs w:val="24"/>
          </w:rPr>
          <w:delText>en</w:delText>
        </w:r>
        <w:r w:rsidR="00185121" w:rsidDel="0026174E">
          <w:rPr>
            <w:rFonts w:ascii="Times New Roman" w:eastAsia="Times New Roman" w:hAnsi="Times New Roman" w:cs="Times New Roman"/>
            <w:sz w:val="24"/>
            <w:szCs w:val="24"/>
          </w:rPr>
          <w:delText xml:space="preserve">coding, neurons in both animals </w:delText>
        </w:r>
        <w:r w:rsidR="00185121" w:rsidDel="0026174E">
          <w:rPr>
            <w:rFonts w:ascii="Times New Roman" w:eastAsia="Times New Roman" w:hAnsi="Times New Roman" w:cs="Times New Roman"/>
            <w:color w:val="000000"/>
            <w:sz w:val="24"/>
            <w:szCs w:val="24"/>
          </w:rPr>
          <w:delText xml:space="preserve">showed an inverse correlation between reward magnitude and delay encoding, </w:delText>
        </w:r>
        <w:r w:rsidR="000A7C2E" w:rsidDel="0026174E">
          <w:rPr>
            <w:rFonts w:ascii="Times New Roman" w:eastAsia="Times New Roman" w:hAnsi="Times New Roman" w:cs="Times New Roman"/>
            <w:color w:val="000000"/>
            <w:sz w:val="24"/>
            <w:szCs w:val="24"/>
          </w:rPr>
          <w:delText xml:space="preserve">which is </w:delText>
        </w:r>
        <w:r w:rsidR="00185121" w:rsidDel="0026174E">
          <w:rPr>
            <w:rFonts w:ascii="Times New Roman" w:eastAsia="Times New Roman" w:hAnsi="Times New Roman" w:cs="Times New Roman"/>
            <w:color w:val="000000"/>
            <w:sz w:val="24"/>
            <w:szCs w:val="24"/>
          </w:rPr>
          <w:delText>consistent with temporal discounting.</w:delText>
        </w:r>
        <w:r w:rsidR="00185121" w:rsidDel="0026174E">
          <w:delText xml:space="preserve"> </w:delText>
        </w:r>
      </w:del>
      <w:r w:rsidR="00185121">
        <w:rPr>
          <w:rFonts w:ascii="Times New Roman" w:eastAsia="Times New Roman" w:hAnsi="Times New Roman" w:cs="Times New Roman"/>
          <w:color w:val="000000"/>
          <w:sz w:val="24"/>
          <w:szCs w:val="24"/>
        </w:rPr>
        <w:t xml:space="preserve">This relationship </w:t>
      </w:r>
      <w:del w:id="474" w:author="Siyu Wang" w:date="2026-03-06T20:15:00Z" w16du:dateUtc="2026-03-07T01:15:00Z">
        <w:r w:rsidR="00185121" w:rsidDel="00DA32DE">
          <w:rPr>
            <w:rFonts w:ascii="Times New Roman" w:eastAsia="Times New Roman" w:hAnsi="Times New Roman" w:cs="Times New Roman"/>
            <w:color w:val="000000"/>
            <w:sz w:val="24"/>
            <w:szCs w:val="24"/>
          </w:rPr>
          <w:delText>became particularly evident</w:delText>
        </w:r>
      </w:del>
      <w:ins w:id="475" w:author="Siyu Wang" w:date="2026-03-06T20:15:00Z" w16du:dateUtc="2026-03-07T01:15:00Z">
        <w:r w:rsidR="00DA32DE">
          <w:rPr>
            <w:rFonts w:ascii="Times New Roman" w:eastAsia="Times New Roman" w:hAnsi="Times New Roman" w:cs="Times New Roman"/>
            <w:color w:val="000000"/>
            <w:sz w:val="24"/>
            <w:szCs w:val="24"/>
          </w:rPr>
          <w:t>appeared stronger</w:t>
        </w:r>
      </w:ins>
      <w:r w:rsidR="00185121">
        <w:rPr>
          <w:rFonts w:ascii="Times New Roman" w:eastAsia="Times New Roman" w:hAnsi="Times New Roman" w:cs="Times New Roman"/>
          <w:color w:val="000000"/>
          <w:sz w:val="24"/>
          <w:szCs w:val="24"/>
        </w:rPr>
        <w:t xml:space="preserve"> </w:t>
      </w:r>
      <w:r w:rsidR="003820EB">
        <w:rPr>
          <w:rFonts w:ascii="Times New Roman" w:eastAsia="Times New Roman" w:hAnsi="Times New Roman" w:cs="Times New Roman"/>
          <w:color w:val="000000"/>
          <w:sz w:val="24"/>
          <w:szCs w:val="24"/>
        </w:rPr>
        <w:t xml:space="preserve">later in the offer </w:t>
      </w:r>
      <w:del w:id="476" w:author="Siyu Wang" w:date="2026-03-06T20:15:00Z" w16du:dateUtc="2026-03-07T01:15:00Z">
        <w:r w:rsidR="003820EB" w:rsidDel="00DA32DE">
          <w:rPr>
            <w:rFonts w:ascii="Times New Roman" w:eastAsia="Times New Roman" w:hAnsi="Times New Roman" w:cs="Times New Roman"/>
            <w:color w:val="000000"/>
            <w:sz w:val="24"/>
            <w:szCs w:val="24"/>
          </w:rPr>
          <w:delText>period</w:delText>
        </w:r>
      </w:del>
      <w:ins w:id="477" w:author="Siyu Wang" w:date="2026-03-06T20:15:00Z" w16du:dateUtc="2026-03-07T01:15:00Z">
        <w:r w:rsidR="00DA32DE">
          <w:rPr>
            <w:rFonts w:ascii="Times New Roman" w:eastAsia="Times New Roman" w:hAnsi="Times New Roman" w:cs="Times New Roman"/>
            <w:color w:val="000000"/>
            <w:sz w:val="24"/>
            <w:szCs w:val="24"/>
          </w:rPr>
          <w:t>epoch (Fig. S4)</w:t>
        </w:r>
      </w:ins>
      <w:r w:rsidR="003820EB">
        <w:rPr>
          <w:rFonts w:ascii="Times New Roman" w:eastAsia="Times New Roman" w:hAnsi="Times New Roman" w:cs="Times New Roman"/>
          <w:color w:val="000000"/>
          <w:sz w:val="24"/>
          <w:szCs w:val="24"/>
        </w:rPr>
        <w:t xml:space="preserve">, </w:t>
      </w:r>
      <w:ins w:id="478" w:author="Siyu Wang" w:date="2026-03-06T21:15:00Z" w16du:dateUtc="2026-03-07T02:15:00Z">
        <w:r w:rsidR="00A973FC">
          <w:rPr>
            <w:rFonts w:ascii="Times New Roman" w:eastAsia="Times New Roman" w:hAnsi="Times New Roman" w:cs="Times New Roman"/>
            <w:color w:val="000000"/>
            <w:sz w:val="24"/>
            <w:szCs w:val="24"/>
          </w:rPr>
          <w:t xml:space="preserve">As a negative control, we </w:t>
        </w:r>
      </w:ins>
      <w:ins w:id="479" w:author="Siyu Wang" w:date="2026-03-06T21:16:00Z" w16du:dateUtc="2026-03-07T02:16:00Z">
        <w:r w:rsidR="00A973FC">
          <w:rPr>
            <w:rFonts w:ascii="Times New Roman" w:eastAsia="Times New Roman" w:hAnsi="Times New Roman" w:cs="Times New Roman"/>
            <w:color w:val="000000"/>
            <w:sz w:val="24"/>
            <w:szCs w:val="24"/>
          </w:rPr>
          <w:t xml:space="preserve">performed the same analysis </w:t>
        </w:r>
      </w:ins>
      <w:moveToRangeStart w:id="480" w:author="Siyu Wang" w:date="2026-03-06T21:15:00Z" w:name="move223724155"/>
      <w:moveTo w:id="481" w:author="Siyu Wang" w:date="2026-03-06T21:15:00Z" w16du:dateUtc="2026-03-07T02:15:00Z">
        <w:del w:id="482" w:author="Siyu Wang" w:date="2026-03-06T21:41:00Z" w16du:dateUtc="2026-03-07T02:41:00Z">
          <w:r w:rsidR="00A973FC" w:rsidDel="00086114">
            <w:rPr>
              <w:rFonts w:ascii="Times New Roman" w:eastAsia="Times New Roman" w:hAnsi="Times New Roman" w:cs="Times New Roman"/>
              <w:color w:val="000000"/>
              <w:sz w:val="24"/>
              <w:szCs w:val="24"/>
            </w:rPr>
            <w:delText xml:space="preserve">There was no significant correlation </w:delText>
          </w:r>
        </w:del>
        <w:r w:rsidR="00A973FC">
          <w:rPr>
            <w:rFonts w:ascii="Times New Roman" w:eastAsia="Times New Roman" w:hAnsi="Times New Roman" w:cs="Times New Roman"/>
            <w:color w:val="000000"/>
            <w:sz w:val="24"/>
            <w:szCs w:val="24"/>
          </w:rPr>
          <w:t xml:space="preserve">in the 250 ms </w:t>
        </w:r>
      </w:moveTo>
      <w:ins w:id="483" w:author="Siyu Wang" w:date="2026-03-06T21:41:00Z" w16du:dateUtc="2026-03-07T02:41:00Z">
        <w:r w:rsidR="00086114">
          <w:rPr>
            <w:rFonts w:ascii="Times New Roman" w:eastAsia="Times New Roman" w:hAnsi="Times New Roman" w:cs="Times New Roman"/>
            <w:color w:val="000000"/>
            <w:sz w:val="24"/>
            <w:szCs w:val="24"/>
          </w:rPr>
          <w:t xml:space="preserve">window </w:t>
        </w:r>
      </w:ins>
      <w:moveTo w:id="484" w:author="Siyu Wang" w:date="2026-03-06T21:15:00Z" w16du:dateUtc="2026-03-07T02:15:00Z">
        <w:r w:rsidR="00A973FC">
          <w:rPr>
            <w:rFonts w:ascii="Times New Roman" w:eastAsia="Times New Roman" w:hAnsi="Times New Roman" w:cs="Times New Roman"/>
            <w:color w:val="000000"/>
            <w:sz w:val="24"/>
            <w:szCs w:val="24"/>
          </w:rPr>
          <w:t xml:space="preserve">before cue onset </w:t>
        </w:r>
        <w:del w:id="485" w:author="Siyu Wang" w:date="2026-03-06T21:41:00Z" w16du:dateUtc="2026-03-07T02:41:00Z">
          <w:r w:rsidR="00A973FC" w:rsidDel="00725BF6">
            <w:rPr>
              <w:rFonts w:ascii="Times New Roman" w:eastAsia="Times New Roman" w:hAnsi="Times New Roman" w:cs="Times New Roman"/>
              <w:color w:val="000000"/>
              <w:sz w:val="24"/>
              <w:szCs w:val="24"/>
            </w:rPr>
            <w:delText>(Fig. S4A, E),</w:delText>
          </w:r>
        </w:del>
      </w:moveTo>
      <w:ins w:id="486" w:author="Siyu Wang" w:date="2026-03-06T21:41:00Z" w16du:dateUtc="2026-03-07T02:41:00Z">
        <w:r w:rsidR="00725BF6">
          <w:rPr>
            <w:rFonts w:ascii="Times New Roman" w:eastAsia="Times New Roman" w:hAnsi="Times New Roman" w:cs="Times New Roman"/>
            <w:color w:val="000000"/>
            <w:sz w:val="24"/>
            <w:szCs w:val="24"/>
          </w:rPr>
          <w:t xml:space="preserve">, and no significance was found (Fig. S4A, E), </w:t>
        </w:r>
      </w:ins>
      <w:moveTo w:id="487" w:author="Siyu Wang" w:date="2026-03-06T21:15:00Z" w16du:dateUtc="2026-03-07T02:15:00Z">
        <w:del w:id="488" w:author="Siyu Wang" w:date="2026-03-06T21:41:00Z" w16du:dateUtc="2026-03-07T02:41:00Z">
          <w:r w:rsidR="00A973FC" w:rsidDel="00725BF6">
            <w:rPr>
              <w:rFonts w:ascii="Times New Roman" w:eastAsia="Times New Roman" w:hAnsi="Times New Roman" w:cs="Times New Roman"/>
              <w:color w:val="000000"/>
              <w:sz w:val="24"/>
              <w:szCs w:val="24"/>
            </w:rPr>
            <w:delText xml:space="preserve"> </w:delText>
          </w:r>
        </w:del>
        <w:r w:rsidR="00A973FC">
          <w:rPr>
            <w:rFonts w:ascii="Times New Roman" w:eastAsia="Times New Roman" w:hAnsi="Times New Roman" w:cs="Times New Roman"/>
            <w:color w:val="000000"/>
            <w:sz w:val="24"/>
            <w:szCs w:val="24"/>
          </w:rPr>
          <w:t>suggesting that these relationships were unique to the evaluation period.</w:t>
        </w:r>
      </w:moveTo>
    </w:p>
    <w:moveToRangeEnd w:id="480"/>
    <w:p w14:paraId="306311D5" w14:textId="28911DF4" w:rsidR="00A450CA" w:rsidRDefault="003820EB" w:rsidP="00EA47A9">
      <w:pPr>
        <w:spacing w:after="0" w:line="480" w:lineRule="auto"/>
        <w:ind w:firstLine="270"/>
        <w:rPr>
          <w:ins w:id="489" w:author="Siyu Wang" w:date="2026-03-06T20:31:00Z" w16du:dateUtc="2026-03-07T01:31:00Z"/>
          <w:rFonts w:ascii="Times New Roman" w:eastAsia="Times New Roman" w:hAnsi="Times New Roman" w:cs="Times New Roman"/>
          <w:color w:val="000000"/>
          <w:sz w:val="24"/>
          <w:szCs w:val="24"/>
        </w:rPr>
      </w:pPr>
      <w:del w:id="490" w:author="Siyu Wang" w:date="2026-03-06T20:22:00Z" w16du:dateUtc="2026-03-07T01:22:00Z">
        <w:r w:rsidDel="004C4207">
          <w:rPr>
            <w:rFonts w:ascii="Times New Roman" w:eastAsia="Times New Roman" w:hAnsi="Times New Roman" w:cs="Times New Roman"/>
            <w:color w:val="000000"/>
            <w:sz w:val="24"/>
            <w:szCs w:val="24"/>
          </w:rPr>
          <w:delText xml:space="preserve">around </w:delText>
        </w:r>
        <w:r w:rsidR="00185121" w:rsidDel="004C4207">
          <w:rPr>
            <w:rFonts w:ascii="Times New Roman" w:eastAsia="Times New Roman" w:hAnsi="Times New Roman" w:cs="Times New Roman"/>
            <w:color w:val="000000"/>
            <w:sz w:val="24"/>
            <w:szCs w:val="24"/>
          </w:rPr>
          <w:delText xml:space="preserve">750 ms </w:delText>
        </w:r>
        <w:r w:rsidR="000A7C2E" w:rsidDel="004C4207">
          <w:rPr>
            <w:rFonts w:ascii="Times New Roman" w:eastAsia="Times New Roman" w:hAnsi="Times New Roman" w:cs="Times New Roman"/>
            <w:color w:val="000000"/>
            <w:sz w:val="24"/>
            <w:szCs w:val="24"/>
          </w:rPr>
          <w:delText xml:space="preserve">after </w:delText>
        </w:r>
        <w:r w:rsidDel="004C4207">
          <w:rPr>
            <w:rFonts w:ascii="Times New Roman" w:eastAsia="Times New Roman" w:hAnsi="Times New Roman" w:cs="Times New Roman"/>
            <w:color w:val="000000"/>
            <w:sz w:val="24"/>
            <w:szCs w:val="24"/>
          </w:rPr>
          <w:delText>cue onset</w:delText>
        </w:r>
        <w:r w:rsidR="00185121" w:rsidDel="004C4207">
          <w:rPr>
            <w:rFonts w:ascii="Times New Roman" w:eastAsia="Times New Roman" w:hAnsi="Times New Roman" w:cs="Times New Roman"/>
            <w:color w:val="000000"/>
            <w:sz w:val="24"/>
            <w:szCs w:val="24"/>
          </w:rPr>
          <w:delText>,</w:delText>
        </w:r>
      </w:del>
      <w:del w:id="491" w:author="Siyu Wang" w:date="2026-03-06T20:23:00Z" w16du:dateUtc="2026-03-07T01:23:00Z">
        <w:r w:rsidR="00185121" w:rsidDel="00725A66">
          <w:rPr>
            <w:rFonts w:ascii="Times New Roman" w:eastAsia="Times New Roman" w:hAnsi="Times New Roman" w:cs="Times New Roman"/>
            <w:color w:val="000000"/>
            <w:sz w:val="24"/>
            <w:szCs w:val="24"/>
          </w:rPr>
          <w:delText xml:space="preserve"> </w:delText>
        </w:r>
        <w:r w:rsidR="000A7C2E" w:rsidDel="00725A66">
          <w:rPr>
            <w:rFonts w:ascii="Times New Roman" w:eastAsia="Times New Roman" w:hAnsi="Times New Roman" w:cs="Times New Roman"/>
            <w:color w:val="000000"/>
            <w:sz w:val="24"/>
            <w:szCs w:val="24"/>
          </w:rPr>
          <w:delText xml:space="preserve">which </w:delText>
        </w:r>
        <w:r w:rsidDel="00725A66">
          <w:rPr>
            <w:rFonts w:ascii="Times New Roman" w:eastAsia="Times New Roman" w:hAnsi="Times New Roman" w:cs="Times New Roman"/>
            <w:color w:val="000000"/>
            <w:sz w:val="24"/>
            <w:szCs w:val="24"/>
          </w:rPr>
          <w:delText>correspond</w:delText>
        </w:r>
        <w:r w:rsidR="00F5469D" w:rsidDel="00725A66">
          <w:rPr>
            <w:rFonts w:ascii="Times New Roman" w:eastAsia="Times New Roman" w:hAnsi="Times New Roman" w:cs="Times New Roman"/>
            <w:color w:val="000000"/>
            <w:sz w:val="24"/>
            <w:szCs w:val="24"/>
          </w:rPr>
          <w:delText>s</w:delText>
        </w:r>
        <w:r w:rsidDel="00725A66">
          <w:rPr>
            <w:rFonts w:ascii="Times New Roman" w:eastAsia="Times New Roman" w:hAnsi="Times New Roman" w:cs="Times New Roman"/>
            <w:color w:val="000000"/>
            <w:sz w:val="24"/>
            <w:szCs w:val="24"/>
          </w:rPr>
          <w:delText xml:space="preserve"> to</w:delText>
        </w:r>
        <w:r w:rsidR="00013D75" w:rsidDel="00725A66">
          <w:rPr>
            <w:rFonts w:ascii="Times New Roman" w:eastAsia="Times New Roman" w:hAnsi="Times New Roman" w:cs="Times New Roman"/>
            <w:color w:val="000000"/>
            <w:sz w:val="24"/>
            <w:szCs w:val="24"/>
          </w:rPr>
          <w:delText xml:space="preserve"> the</w:delText>
        </w:r>
        <w:r w:rsidR="00185121" w:rsidDel="00725A66">
          <w:rPr>
            <w:rFonts w:ascii="Times New Roman" w:eastAsia="Times New Roman" w:hAnsi="Times New Roman" w:cs="Times New Roman"/>
            <w:color w:val="000000"/>
            <w:sz w:val="24"/>
            <w:szCs w:val="24"/>
          </w:rPr>
          <w:delText xml:space="preserve"> earliest possible </w:delText>
        </w:r>
        <w:r w:rsidDel="00725A66">
          <w:rPr>
            <w:rFonts w:ascii="Times New Roman" w:eastAsia="Times New Roman" w:hAnsi="Times New Roman" w:cs="Times New Roman"/>
            <w:color w:val="000000"/>
            <w:sz w:val="24"/>
            <w:szCs w:val="24"/>
          </w:rPr>
          <w:delText>appearance of the</w:delText>
        </w:r>
        <w:r w:rsidR="00185121" w:rsidDel="00725A66">
          <w:rPr>
            <w:rFonts w:ascii="Times New Roman" w:eastAsia="Times New Roman" w:hAnsi="Times New Roman" w:cs="Times New Roman"/>
            <w:color w:val="000000"/>
            <w:sz w:val="24"/>
            <w:szCs w:val="24"/>
          </w:rPr>
          <w:delText xml:space="preserve"> first go</w:delText>
        </w:r>
        <w:r w:rsidR="00013D75" w:rsidDel="00725A66">
          <w:rPr>
            <w:rFonts w:ascii="Times New Roman" w:eastAsia="Times New Roman" w:hAnsi="Times New Roman" w:cs="Times New Roman"/>
            <w:color w:val="000000"/>
            <w:sz w:val="24"/>
            <w:szCs w:val="24"/>
          </w:rPr>
          <w:delText xml:space="preserve"> </w:delText>
        </w:r>
        <w:r w:rsidR="00185121" w:rsidDel="00725A66">
          <w:rPr>
            <w:rFonts w:ascii="Times New Roman" w:eastAsia="Times New Roman" w:hAnsi="Times New Roman" w:cs="Times New Roman"/>
            <w:color w:val="000000"/>
            <w:sz w:val="24"/>
            <w:szCs w:val="24"/>
          </w:rPr>
          <w:delText>signal (</w:delText>
        </w:r>
        <w:r w:rsidR="00013D75" w:rsidDel="00725A66">
          <w:rPr>
            <w:rFonts w:ascii="Times New Roman" w:eastAsia="Times New Roman" w:hAnsi="Times New Roman" w:cs="Times New Roman"/>
            <w:color w:val="000000"/>
            <w:sz w:val="24"/>
            <w:szCs w:val="24"/>
          </w:rPr>
          <w:delText xml:space="preserve">see </w:delText>
        </w:r>
        <w:r w:rsidR="00185121" w:rsidDel="00725A66">
          <w:rPr>
            <w:rFonts w:ascii="Times New Roman" w:eastAsia="Times New Roman" w:hAnsi="Times New Roman" w:cs="Times New Roman"/>
            <w:color w:val="000000"/>
            <w:sz w:val="24"/>
            <w:szCs w:val="24"/>
          </w:rPr>
          <w:delText xml:space="preserve">Fig. </w:delText>
        </w:r>
        <w:r w:rsidR="00B127D1" w:rsidDel="00725A66">
          <w:rPr>
            <w:rFonts w:ascii="Times New Roman" w:eastAsia="Times New Roman" w:hAnsi="Times New Roman" w:cs="Times New Roman"/>
            <w:color w:val="000000"/>
            <w:sz w:val="24"/>
            <w:szCs w:val="24"/>
          </w:rPr>
          <w:delText>5A</w:delText>
        </w:r>
        <w:r w:rsidR="00185121" w:rsidDel="00725A66">
          <w:rPr>
            <w:rFonts w:ascii="Times New Roman" w:eastAsia="Times New Roman" w:hAnsi="Times New Roman" w:cs="Times New Roman"/>
            <w:color w:val="000000"/>
            <w:sz w:val="24"/>
            <w:szCs w:val="24"/>
          </w:rPr>
          <w:delText>-B</w:delText>
        </w:r>
        <w:r w:rsidR="00013D75" w:rsidDel="00725A66">
          <w:rPr>
            <w:rFonts w:ascii="Times New Roman" w:eastAsia="Times New Roman" w:hAnsi="Times New Roman" w:cs="Times New Roman"/>
            <w:color w:val="000000"/>
            <w:sz w:val="24"/>
            <w:szCs w:val="24"/>
          </w:rPr>
          <w:delText xml:space="preserve"> and </w:delText>
        </w:r>
        <w:r w:rsidR="00185121" w:rsidDel="00725A66">
          <w:rPr>
            <w:rFonts w:ascii="Times New Roman" w:eastAsia="Times New Roman" w:hAnsi="Times New Roman" w:cs="Times New Roman"/>
            <w:color w:val="000000"/>
            <w:sz w:val="24"/>
            <w:szCs w:val="24"/>
          </w:rPr>
          <w:delText>Methods).</w:delText>
        </w:r>
      </w:del>
    </w:p>
    <w:p w14:paraId="595A1C9F" w14:textId="3AE86514" w:rsidR="00483BFA" w:rsidDel="00483BFA" w:rsidRDefault="00483BFA" w:rsidP="00483BFA">
      <w:pPr>
        <w:spacing w:after="0" w:line="480" w:lineRule="auto"/>
        <w:ind w:firstLine="270"/>
        <w:rPr>
          <w:del w:id="492" w:author="Siyu Wang" w:date="2026-03-06T20:32:00Z" w16du:dateUtc="2026-03-07T01:32:00Z"/>
          <w:rFonts w:ascii="Times New Roman" w:eastAsia="Times New Roman" w:hAnsi="Times New Roman" w:cs="Times New Roman"/>
          <w:color w:val="000000"/>
          <w:sz w:val="24"/>
          <w:szCs w:val="24"/>
        </w:rPr>
      </w:pPr>
      <w:ins w:id="493" w:author="Siyu Wang" w:date="2026-03-06T20:31:00Z" w16du:dateUtc="2026-03-07T01:31:00Z">
        <w:r>
          <w:rPr>
            <w:rFonts w:ascii="Times New Roman" w:eastAsia="Times New Roman" w:hAnsi="Times New Roman" w:cs="Times New Roman"/>
            <w:color w:val="000000"/>
            <w:sz w:val="24"/>
            <w:szCs w:val="24"/>
          </w:rPr>
          <w:lastRenderedPageBreak/>
          <w:t xml:space="preserve">Despite that the inverse coding exists in both monkeys, </w:t>
        </w:r>
      </w:ins>
      <w:ins w:id="494" w:author="Siyu Wang" w:date="2026-03-06T20:32:00Z" w16du:dateUtc="2026-03-07T01:32:00Z">
        <w:r>
          <w:rPr>
            <w:rFonts w:ascii="Times New Roman" w:eastAsia="Times New Roman" w:hAnsi="Times New Roman" w:cs="Times New Roman"/>
            <w:color w:val="000000"/>
            <w:sz w:val="24"/>
            <w:szCs w:val="24"/>
          </w:rPr>
          <w:t xml:space="preserve">we observed differences </w:t>
        </w:r>
      </w:ins>
      <w:ins w:id="495" w:author="Siyu Wang" w:date="2026-03-06T21:14:00Z" w16du:dateUtc="2026-03-07T02:14:00Z">
        <w:r w:rsidR="000A30DB">
          <w:rPr>
            <w:rFonts w:ascii="Times New Roman" w:eastAsia="Times New Roman" w:hAnsi="Times New Roman" w:cs="Times New Roman"/>
            <w:color w:val="000000"/>
            <w:sz w:val="24"/>
            <w:szCs w:val="24"/>
          </w:rPr>
          <w:t xml:space="preserve">between monkeys </w:t>
        </w:r>
      </w:ins>
      <w:ins w:id="496" w:author="Siyu Wang" w:date="2026-03-06T20:32:00Z" w16du:dateUtc="2026-03-07T01:32:00Z">
        <w:r>
          <w:rPr>
            <w:rFonts w:ascii="Times New Roman" w:eastAsia="Times New Roman" w:hAnsi="Times New Roman" w:cs="Times New Roman"/>
            <w:color w:val="000000"/>
            <w:sz w:val="24"/>
            <w:szCs w:val="24"/>
          </w:rPr>
          <w:t xml:space="preserve">in when </w:t>
        </w:r>
      </w:ins>
      <w:ins w:id="497" w:author="Siyu Wang" w:date="2026-03-06T20:33:00Z" w16du:dateUtc="2026-03-07T01:33:00Z">
        <w:r>
          <w:rPr>
            <w:rFonts w:ascii="Times New Roman" w:eastAsia="Times New Roman" w:hAnsi="Times New Roman" w:cs="Times New Roman"/>
            <w:color w:val="000000"/>
            <w:sz w:val="24"/>
            <w:szCs w:val="24"/>
          </w:rPr>
          <w:t xml:space="preserve">this inverse relationship appeared </w:t>
        </w:r>
      </w:ins>
      <w:ins w:id="498" w:author="Siyu Wang" w:date="2026-03-06T20:32:00Z" w16du:dateUtc="2026-03-07T01:32:00Z">
        <w:r>
          <w:rPr>
            <w:rFonts w:ascii="Times New Roman" w:eastAsia="Times New Roman" w:hAnsi="Times New Roman" w:cs="Times New Roman"/>
            <w:color w:val="000000"/>
            <w:sz w:val="24"/>
            <w:szCs w:val="24"/>
          </w:rPr>
          <w:t>and for h</w:t>
        </w:r>
      </w:ins>
      <w:ins w:id="499" w:author="Siyu Wang" w:date="2026-03-06T20:33:00Z" w16du:dateUtc="2026-03-07T01:33:00Z">
        <w:r>
          <w:rPr>
            <w:rFonts w:ascii="Times New Roman" w:eastAsia="Times New Roman" w:hAnsi="Times New Roman" w:cs="Times New Roman"/>
            <w:color w:val="000000"/>
            <w:sz w:val="24"/>
            <w:szCs w:val="24"/>
          </w:rPr>
          <w:t xml:space="preserve">ow long it lasted. </w:t>
        </w:r>
      </w:ins>
    </w:p>
    <w:p w14:paraId="72BA145E" w14:textId="5287E55D" w:rsidR="003820EB" w:rsidDel="00467765" w:rsidRDefault="00483BFA">
      <w:pPr>
        <w:spacing w:after="0" w:line="480" w:lineRule="auto"/>
        <w:ind w:firstLine="270"/>
        <w:rPr>
          <w:moveFrom w:id="500" w:author="Siyu Wang" w:date="2026-03-06T21:15:00Z" w16du:dateUtc="2026-03-07T02:15:00Z"/>
          <w:rFonts w:ascii="Times New Roman" w:eastAsia="Times New Roman" w:hAnsi="Times New Roman" w:cs="Times New Roman"/>
          <w:color w:val="000000"/>
          <w:sz w:val="24"/>
          <w:szCs w:val="24"/>
        </w:rPr>
        <w:pPrChange w:id="501" w:author="Siyu Wang" w:date="2026-03-06T20:33:00Z" w16du:dateUtc="2026-03-07T01:33:00Z">
          <w:pPr>
            <w:shd w:val="clear" w:color="auto" w:fill="FFFFFF"/>
            <w:spacing w:after="0" w:line="480" w:lineRule="auto"/>
            <w:ind w:firstLine="360"/>
          </w:pPr>
        </w:pPrChange>
      </w:pPr>
      <w:ins w:id="502" w:author="Siyu Wang" w:date="2026-03-06T20:33:00Z" w16du:dateUtc="2026-03-07T01:33:00Z">
        <w:r>
          <w:rPr>
            <w:rFonts w:ascii="Times New Roman" w:eastAsia="Times New Roman" w:hAnsi="Times New Roman" w:cs="Times New Roman"/>
            <w:color w:val="000000"/>
            <w:sz w:val="24"/>
            <w:szCs w:val="24"/>
          </w:rPr>
          <w:t>F</w:t>
        </w:r>
      </w:ins>
      <w:ins w:id="503" w:author="Siyu Wang" w:date="2026-03-06T20:32:00Z" w16du:dateUtc="2026-03-07T01:32:00Z">
        <w:r>
          <w:rPr>
            <w:rFonts w:ascii="Times New Roman" w:eastAsia="Times New Roman" w:hAnsi="Times New Roman" w:cs="Times New Roman"/>
            <w:color w:val="000000"/>
            <w:sz w:val="24"/>
            <w:szCs w:val="24"/>
          </w:rPr>
          <w:t>or Monkey S</w:t>
        </w:r>
      </w:ins>
      <w:ins w:id="504" w:author="Siyu Wang" w:date="2026-03-06T20:33:00Z" w16du:dateUtc="2026-03-07T01:33:00Z">
        <w:r>
          <w:rPr>
            <w:rFonts w:ascii="Times New Roman" w:eastAsia="Times New Roman" w:hAnsi="Times New Roman" w:cs="Times New Roman"/>
            <w:color w:val="000000"/>
            <w:sz w:val="24"/>
            <w:szCs w:val="24"/>
          </w:rPr>
          <w:t>, the</w:t>
        </w:r>
        <w:r w:rsidDel="00483BFA">
          <w:rPr>
            <w:rFonts w:ascii="Times New Roman" w:eastAsia="Times New Roman" w:hAnsi="Times New Roman" w:cs="Times New Roman"/>
            <w:color w:val="000000"/>
            <w:sz w:val="24"/>
            <w:szCs w:val="24"/>
          </w:rPr>
          <w:t xml:space="preserve"> </w:t>
        </w:r>
      </w:ins>
      <w:del w:id="505" w:author="Siyu Wang" w:date="2026-03-06T20:32:00Z" w16du:dateUtc="2026-03-07T01:32:00Z">
        <w:r w:rsidDel="00483BFA">
          <w:rPr>
            <w:rFonts w:ascii="Times New Roman" w:eastAsia="Times New Roman" w:hAnsi="Times New Roman" w:cs="Times New Roman"/>
            <w:color w:val="000000"/>
            <w:sz w:val="24"/>
            <w:szCs w:val="24"/>
          </w:rPr>
          <w:delText xml:space="preserve">In Monkey S, </w:delText>
        </w:r>
        <w:r w:rsidR="003820EB" w:rsidDel="00483BFA">
          <w:rPr>
            <w:rFonts w:ascii="Times New Roman" w:eastAsia="Times New Roman" w:hAnsi="Times New Roman" w:cs="Times New Roman"/>
            <w:color w:val="000000"/>
            <w:sz w:val="24"/>
            <w:szCs w:val="24"/>
          </w:rPr>
          <w:delText xml:space="preserve">however, </w:delText>
        </w:r>
      </w:del>
      <w:del w:id="506" w:author="Siyu Wang" w:date="2026-03-06T20:33:00Z" w16du:dateUtc="2026-03-07T01:33:00Z">
        <w:r w:rsidDel="00483BFA">
          <w:rPr>
            <w:rFonts w:ascii="Times New Roman" w:eastAsia="Times New Roman" w:hAnsi="Times New Roman" w:cs="Times New Roman"/>
            <w:color w:val="000000"/>
            <w:sz w:val="24"/>
            <w:szCs w:val="24"/>
          </w:rPr>
          <w:delText xml:space="preserve">this </w:delText>
        </w:r>
      </w:del>
      <w:r>
        <w:rPr>
          <w:rFonts w:ascii="Times New Roman" w:eastAsia="Times New Roman" w:hAnsi="Times New Roman" w:cs="Times New Roman"/>
          <w:color w:val="000000"/>
          <w:sz w:val="24"/>
          <w:szCs w:val="24"/>
        </w:rPr>
        <w:t>inverse relationship emerged rapidly</w:t>
      </w:r>
      <w:ins w:id="507" w:author="Siyu Wang" w:date="2026-03-06T20:32:00Z" w16du:dateUtc="2026-03-07T01:32:00Z">
        <w:r>
          <w:rPr>
            <w:rFonts w:ascii="Times New Roman" w:eastAsia="Times New Roman" w:hAnsi="Times New Roman" w:cs="Times New Roman"/>
            <w:color w:val="000000"/>
            <w:sz w:val="24"/>
            <w:szCs w:val="24"/>
          </w:rPr>
          <w:t xml:space="preserve"> </w:t>
        </w:r>
      </w:ins>
      <w:del w:id="508" w:author="Siyu Wang" w:date="2026-03-06T20:32:00Z" w16du:dateUtc="2026-03-07T01:32:00Z">
        <w:r w:rsidDel="00483BFA">
          <w:rPr>
            <w:rFonts w:ascii="Times New Roman" w:eastAsia="Times New Roman" w:hAnsi="Times New Roman" w:cs="Times New Roman"/>
            <w:color w:val="000000"/>
            <w:sz w:val="24"/>
            <w:szCs w:val="24"/>
          </w:rPr>
          <w:delText>,</w:delText>
        </w:r>
      </w:del>
      <w:del w:id="509" w:author="Siyu Wang" w:date="2026-03-06T21:15:00Z" w16du:dateUtc="2026-03-07T02:15:00Z">
        <w:r w:rsidDel="00A973FC">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 xml:space="preserve">within </w:t>
      </w:r>
      <w:del w:id="510" w:author="Siyu Wang" w:date="2026-03-06T20:32:00Z" w16du:dateUtc="2026-03-07T01:32:00Z">
        <w:r w:rsidDel="00483BFA">
          <w:rPr>
            <w:rFonts w:ascii="Times New Roman" w:eastAsia="Times New Roman" w:hAnsi="Times New Roman" w:cs="Times New Roman"/>
            <w:color w:val="000000"/>
            <w:sz w:val="24"/>
            <w:szCs w:val="24"/>
          </w:rPr>
          <w:delText>the first 250 ms of the offer period</w:delText>
        </w:r>
      </w:del>
      <w:ins w:id="511" w:author="Siyu Wang" w:date="2026-03-06T20:32:00Z" w16du:dateUtc="2026-03-07T01:32:00Z">
        <w:r>
          <w:rPr>
            <w:rFonts w:ascii="Times New Roman" w:eastAsia="Times New Roman" w:hAnsi="Times New Roman" w:cs="Times New Roman"/>
            <w:color w:val="000000"/>
            <w:sz w:val="24"/>
            <w:szCs w:val="24"/>
          </w:rPr>
          <w:t>250ms after cue onset</w:t>
        </w:r>
      </w:ins>
      <w:r w:rsidR="003820E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persisted throughout </w:t>
      </w:r>
      <w:r w:rsidR="003820EB">
        <w:rPr>
          <w:rFonts w:ascii="Times New Roman" w:eastAsia="Times New Roman" w:hAnsi="Times New Roman" w:cs="Times New Roman"/>
          <w:color w:val="000000"/>
          <w:sz w:val="24"/>
          <w:szCs w:val="24"/>
        </w:rPr>
        <w:t xml:space="preserve">cue presentation </w:t>
      </w:r>
      <w:r>
        <w:rPr>
          <w:rFonts w:ascii="Times New Roman" w:eastAsia="Times New Roman" w:hAnsi="Times New Roman" w:cs="Times New Roman"/>
          <w:color w:val="000000"/>
          <w:sz w:val="24"/>
          <w:szCs w:val="24"/>
        </w:rPr>
        <w:t>(Fig. S</w:t>
      </w:r>
      <w:r w:rsidR="00A16EEC">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B–D). </w:t>
      </w:r>
      <w:r w:rsidR="003820EB">
        <w:rPr>
          <w:rFonts w:ascii="Times New Roman" w:eastAsia="Times New Roman" w:hAnsi="Times New Roman" w:cs="Times New Roman"/>
          <w:color w:val="000000"/>
          <w:sz w:val="24"/>
          <w:szCs w:val="24"/>
        </w:rPr>
        <w:t>In Monkey T, a</w:t>
      </w:r>
      <w:r w:rsidR="00F5469D">
        <w:rPr>
          <w:rFonts w:ascii="Times New Roman" w:eastAsia="Times New Roman" w:hAnsi="Times New Roman" w:cs="Times New Roman"/>
          <w:color w:val="000000"/>
          <w:sz w:val="24"/>
          <w:szCs w:val="24"/>
        </w:rPr>
        <w:t xml:space="preserve"> </w:t>
      </w:r>
      <w:r w:rsidR="003820EB">
        <w:rPr>
          <w:rFonts w:ascii="Times New Roman" w:eastAsia="Times New Roman" w:hAnsi="Times New Roman" w:cs="Times New Roman"/>
          <w:color w:val="000000"/>
          <w:sz w:val="24"/>
          <w:szCs w:val="24"/>
        </w:rPr>
        <w:t xml:space="preserve">similar trend was observed </w:t>
      </w:r>
      <w:r>
        <w:rPr>
          <w:rFonts w:ascii="Times New Roman" w:eastAsia="Times New Roman" w:hAnsi="Times New Roman" w:cs="Times New Roman"/>
          <w:color w:val="000000"/>
          <w:sz w:val="24"/>
          <w:szCs w:val="24"/>
        </w:rPr>
        <w:t>but</w:t>
      </w:r>
      <w:r w:rsidR="003820EB">
        <w:rPr>
          <w:rFonts w:ascii="Times New Roman" w:eastAsia="Times New Roman" w:hAnsi="Times New Roman" w:cs="Times New Roman"/>
          <w:color w:val="000000"/>
          <w:sz w:val="24"/>
          <w:szCs w:val="24"/>
        </w:rPr>
        <w:t xml:space="preserve"> it </w:t>
      </w:r>
      <w:r>
        <w:rPr>
          <w:rFonts w:ascii="Times New Roman" w:eastAsia="Times New Roman" w:hAnsi="Times New Roman" w:cs="Times New Roman"/>
          <w:color w:val="000000"/>
          <w:sz w:val="24"/>
          <w:szCs w:val="24"/>
        </w:rPr>
        <w:t>did not reach statistical significance</w:t>
      </w:r>
      <w:r w:rsidR="00F5469D">
        <w:rPr>
          <w:rFonts w:ascii="Times New Roman" w:eastAsia="Times New Roman" w:hAnsi="Times New Roman" w:cs="Times New Roman"/>
          <w:color w:val="000000"/>
          <w:sz w:val="24"/>
          <w:szCs w:val="24"/>
        </w:rPr>
        <w:t xml:space="preserve"> during the early epochs</w:t>
      </w:r>
      <w:r>
        <w:rPr>
          <w:rFonts w:ascii="Times New Roman" w:eastAsia="Times New Roman" w:hAnsi="Times New Roman" w:cs="Times New Roman"/>
          <w:color w:val="000000"/>
          <w:sz w:val="24"/>
          <w:szCs w:val="24"/>
        </w:rPr>
        <w:t xml:space="preserve"> (Fig. S</w:t>
      </w:r>
      <w:r w:rsidR="00030609">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G–I). </w:t>
      </w:r>
      <w:moveFromRangeStart w:id="512" w:author="Siyu Wang" w:date="2026-03-06T21:15:00Z" w:name="move223724155"/>
      <w:moveFrom w:id="513" w:author="Siyu Wang" w:date="2026-03-06T21:15:00Z" w16du:dateUtc="2026-03-07T02:15:00Z">
        <w:r w:rsidR="000A7C2E" w:rsidDel="00A973FC">
          <w:rPr>
            <w:rFonts w:ascii="Times New Roman" w:eastAsia="Times New Roman" w:hAnsi="Times New Roman" w:cs="Times New Roman"/>
            <w:color w:val="000000"/>
            <w:sz w:val="24"/>
            <w:szCs w:val="24"/>
          </w:rPr>
          <w:t>There was n</w:t>
        </w:r>
        <w:r w:rsidDel="00A973FC">
          <w:rPr>
            <w:rFonts w:ascii="Times New Roman" w:eastAsia="Times New Roman" w:hAnsi="Times New Roman" w:cs="Times New Roman"/>
            <w:color w:val="000000"/>
            <w:sz w:val="24"/>
            <w:szCs w:val="24"/>
          </w:rPr>
          <w:t xml:space="preserve">o significant correlation </w:t>
        </w:r>
        <w:r w:rsidR="000A7C2E" w:rsidDel="00A973FC">
          <w:rPr>
            <w:rFonts w:ascii="Times New Roman" w:eastAsia="Times New Roman" w:hAnsi="Times New Roman" w:cs="Times New Roman"/>
            <w:color w:val="000000"/>
            <w:sz w:val="24"/>
            <w:szCs w:val="24"/>
          </w:rPr>
          <w:t xml:space="preserve">in the 250 ms before </w:t>
        </w:r>
        <w:r w:rsidDel="00A973FC">
          <w:rPr>
            <w:rFonts w:ascii="Times New Roman" w:eastAsia="Times New Roman" w:hAnsi="Times New Roman" w:cs="Times New Roman"/>
            <w:color w:val="000000"/>
            <w:sz w:val="24"/>
            <w:szCs w:val="24"/>
          </w:rPr>
          <w:t xml:space="preserve">cue onset (Fig. </w:t>
        </w:r>
        <w:r w:rsidR="00A16EEC" w:rsidDel="00A973FC">
          <w:rPr>
            <w:rFonts w:ascii="Times New Roman" w:eastAsia="Times New Roman" w:hAnsi="Times New Roman" w:cs="Times New Roman"/>
            <w:color w:val="000000"/>
            <w:sz w:val="24"/>
            <w:szCs w:val="24"/>
          </w:rPr>
          <w:t>S4A</w:t>
        </w:r>
        <w:r w:rsidDel="00A973FC">
          <w:rPr>
            <w:rFonts w:ascii="Times New Roman" w:eastAsia="Times New Roman" w:hAnsi="Times New Roman" w:cs="Times New Roman"/>
            <w:color w:val="000000"/>
            <w:sz w:val="24"/>
            <w:szCs w:val="24"/>
          </w:rPr>
          <w:t>, E),</w:t>
        </w:r>
        <w:r w:rsidR="003820EB" w:rsidDel="00A973FC">
          <w:rPr>
            <w:rFonts w:ascii="Times New Roman" w:eastAsia="Times New Roman" w:hAnsi="Times New Roman" w:cs="Times New Roman"/>
            <w:color w:val="000000"/>
            <w:sz w:val="24"/>
            <w:szCs w:val="24"/>
          </w:rPr>
          <w:t xml:space="preserve"> suggesting</w:t>
        </w:r>
        <w:r w:rsidDel="00A973FC">
          <w:rPr>
            <w:rFonts w:ascii="Times New Roman" w:eastAsia="Times New Roman" w:hAnsi="Times New Roman" w:cs="Times New Roman"/>
            <w:color w:val="000000"/>
            <w:sz w:val="24"/>
            <w:szCs w:val="24"/>
          </w:rPr>
          <w:t xml:space="preserve"> that these relationships were </w:t>
        </w:r>
        <w:r w:rsidR="003820EB" w:rsidDel="00A973FC">
          <w:rPr>
            <w:rFonts w:ascii="Times New Roman" w:eastAsia="Times New Roman" w:hAnsi="Times New Roman" w:cs="Times New Roman"/>
            <w:color w:val="000000"/>
            <w:sz w:val="24"/>
            <w:szCs w:val="24"/>
          </w:rPr>
          <w:t xml:space="preserve">unique </w:t>
        </w:r>
        <w:r w:rsidDel="00A973FC">
          <w:rPr>
            <w:rFonts w:ascii="Times New Roman" w:eastAsia="Times New Roman" w:hAnsi="Times New Roman" w:cs="Times New Roman"/>
            <w:color w:val="000000"/>
            <w:sz w:val="24"/>
            <w:szCs w:val="24"/>
          </w:rPr>
          <w:t>to the evaluation period.</w:t>
        </w:r>
      </w:moveFrom>
    </w:p>
    <w:moveFromRangeEnd w:id="512"/>
    <w:p w14:paraId="56CBDC5E" w14:textId="77777777" w:rsidR="00467765" w:rsidRDefault="00467765">
      <w:pPr>
        <w:spacing w:after="0" w:line="480" w:lineRule="auto"/>
        <w:ind w:firstLine="270"/>
        <w:rPr>
          <w:ins w:id="514" w:author="Siyu Wang" w:date="2026-03-06T20:03:00Z" w16du:dateUtc="2026-03-07T01:03:00Z"/>
          <w:rFonts w:ascii="Times New Roman" w:eastAsia="Times New Roman" w:hAnsi="Times New Roman" w:cs="Times New Roman"/>
          <w:color w:val="000000"/>
          <w:sz w:val="24"/>
          <w:szCs w:val="24"/>
        </w:rPr>
        <w:pPrChange w:id="515" w:author="Siyu Wang" w:date="2026-03-06T20:33:00Z" w16du:dateUtc="2026-03-07T01:33:00Z">
          <w:pPr>
            <w:shd w:val="clear" w:color="auto" w:fill="FFFFFF"/>
            <w:spacing w:after="0" w:line="480" w:lineRule="auto"/>
            <w:ind w:firstLine="360"/>
          </w:pPr>
        </w:pPrChange>
      </w:pPr>
    </w:p>
    <w:p w14:paraId="20334940" w14:textId="2D2BA343" w:rsidR="00A450CA" w:rsidRPr="00F5469D" w:rsidDel="00467765" w:rsidRDefault="00000000">
      <w:pPr>
        <w:shd w:val="clear" w:color="auto" w:fill="FFFFFF"/>
        <w:spacing w:after="0" w:line="480" w:lineRule="auto"/>
        <w:rPr>
          <w:del w:id="516" w:author="Siyu Wang" w:date="2026-03-06T20:03:00Z" w16du:dateUtc="2026-03-07T01:03:00Z"/>
          <w:rFonts w:ascii="Times New Roman" w:eastAsia="Times New Roman" w:hAnsi="Times New Roman" w:cs="Times New Roman"/>
          <w:sz w:val="24"/>
          <w:szCs w:val="24"/>
        </w:rPr>
        <w:pPrChange w:id="517" w:author="Siyu Wang" w:date="2026-03-06T20:03:00Z" w16du:dateUtc="2026-03-07T01:03:00Z">
          <w:pPr>
            <w:shd w:val="clear" w:color="auto" w:fill="FFFFFF"/>
            <w:spacing w:after="0" w:line="480" w:lineRule="auto"/>
            <w:ind w:firstLine="360"/>
          </w:pPr>
        </w:pPrChange>
      </w:pPr>
      <w:del w:id="518" w:author="Siyu Wang" w:date="2026-03-06T20:03:00Z" w16du:dateUtc="2026-03-07T01:03:00Z">
        <w:r w:rsidDel="00467765">
          <w:rPr>
            <w:rFonts w:ascii="Times New Roman" w:eastAsia="Times New Roman" w:hAnsi="Times New Roman" w:cs="Times New Roman"/>
            <w:color w:val="000000"/>
            <w:sz w:val="24"/>
            <w:szCs w:val="24"/>
          </w:rPr>
          <w:delText xml:space="preserve"> </w:delText>
        </w:r>
        <w:r w:rsidR="00CC297F" w:rsidRPr="00F5469D" w:rsidDel="00467765">
          <w:rPr>
            <w:rFonts w:ascii="Times New Roman" w:eastAsia="Times New Roman" w:hAnsi="Times New Roman" w:cs="Times New Roman"/>
            <w:sz w:val="24"/>
            <w:szCs w:val="24"/>
          </w:rPr>
          <w:delText xml:space="preserve">Together these analyses show that dlPFC </w:delText>
        </w:r>
        <w:r w:rsidR="00F5469D" w:rsidRPr="00F5469D" w:rsidDel="00467765">
          <w:rPr>
            <w:rFonts w:ascii="Times New Roman" w:eastAsia="Times New Roman" w:hAnsi="Times New Roman" w:cs="Times New Roman"/>
            <w:sz w:val="24"/>
            <w:szCs w:val="24"/>
          </w:rPr>
          <w:delText xml:space="preserve">integrates </w:delText>
        </w:r>
        <w:r w:rsidR="00CC297F" w:rsidRPr="00F5469D" w:rsidDel="00467765">
          <w:rPr>
            <w:rFonts w:ascii="Times New Roman" w:eastAsia="Times New Roman" w:hAnsi="Times New Roman" w:cs="Times New Roman"/>
            <w:sz w:val="24"/>
            <w:szCs w:val="24"/>
          </w:rPr>
          <w:delText>the key attributes of offers in a manner consistent with temporal discounting</w:delText>
        </w:r>
        <w:r w:rsidR="00F5469D" w:rsidRPr="00F5469D" w:rsidDel="00467765">
          <w:rPr>
            <w:rFonts w:ascii="Times New Roman" w:eastAsia="Times New Roman" w:hAnsi="Times New Roman" w:cs="Times New Roman"/>
            <w:sz w:val="24"/>
            <w:szCs w:val="24"/>
          </w:rPr>
          <w:delText xml:space="preserve"> in both monkeys. Importantly, this analysis does not include the timing of the go signal, and thus reflects a shared baseline value computation, albeit with differences in temporal dynamics between the two animals. </w:delText>
        </w:r>
        <w:commentRangeEnd w:id="473"/>
        <w:r w:rsidR="008B5F83" w:rsidRPr="00F5469D" w:rsidDel="00467765">
          <w:rPr>
            <w:rStyle w:val="CommentReference"/>
            <w:rFonts w:ascii="Times New Roman" w:eastAsia="Times New Roman" w:hAnsi="Times New Roman" w:cs="Times New Roman"/>
            <w:sz w:val="24"/>
            <w:szCs w:val="24"/>
          </w:rPr>
          <w:commentReference w:id="473"/>
        </w:r>
      </w:del>
    </w:p>
    <w:p w14:paraId="748B0F6D" w14:textId="77777777" w:rsidR="00CC297F" w:rsidRDefault="00CC297F" w:rsidP="00467765">
      <w:pPr>
        <w:shd w:val="clear" w:color="auto" w:fill="FFFFFF"/>
        <w:spacing w:after="0" w:line="480" w:lineRule="auto"/>
        <w:ind w:firstLine="360"/>
        <w:rPr>
          <w:rFonts w:ascii="Times New Roman" w:eastAsia="Times New Roman" w:hAnsi="Times New Roman" w:cs="Times New Roman"/>
          <w:b/>
          <w:bCs/>
          <w:sz w:val="24"/>
          <w:szCs w:val="24"/>
        </w:rPr>
      </w:pPr>
    </w:p>
    <w:p w14:paraId="52A4B083" w14:textId="3D748511" w:rsidR="00A450CA" w:rsidRDefault="009820D5">
      <w:pPr>
        <w:shd w:val="clear" w:color="auto" w:fill="FFFFFF"/>
        <w:spacing w:after="0" w:line="480" w:lineRule="auto"/>
        <w:rPr>
          <w:rFonts w:ascii="Times New Roman" w:eastAsia="Times New Roman" w:hAnsi="Times New Roman" w:cs="Times New Roman"/>
          <w:b/>
          <w:i/>
          <w:iCs/>
          <w:sz w:val="24"/>
          <w:szCs w:val="24"/>
        </w:rPr>
      </w:pPr>
      <w:r>
        <w:rPr>
          <w:rFonts w:ascii="Times New Roman" w:eastAsia="Times New Roman" w:hAnsi="Times New Roman" w:cs="Times New Roman"/>
          <w:b/>
          <w:i/>
          <w:iCs/>
          <w:sz w:val="24"/>
          <w:szCs w:val="24"/>
        </w:rPr>
        <w:t>4</w:t>
      </w:r>
      <w:commentRangeStart w:id="519"/>
      <w:commentRangeStart w:id="520"/>
      <w:r>
        <w:rPr>
          <w:rFonts w:ascii="Times New Roman" w:eastAsia="Times New Roman" w:hAnsi="Times New Roman" w:cs="Times New Roman"/>
          <w:b/>
          <w:i/>
          <w:iCs/>
          <w:sz w:val="24"/>
          <w:szCs w:val="24"/>
        </w:rPr>
        <w:t>. Neural signatures of</w:t>
      </w:r>
      <w:ins w:id="521" w:author="Siyu Wang" w:date="2026-03-09T15:08:00Z" w16du:dateUtc="2026-03-09T19:08:00Z">
        <w:r w:rsidR="00EF6F3D">
          <w:rPr>
            <w:rFonts w:ascii="Times New Roman" w:eastAsia="Times New Roman" w:hAnsi="Times New Roman" w:cs="Times New Roman"/>
            <w:b/>
            <w:i/>
            <w:iCs/>
            <w:sz w:val="24"/>
            <w:szCs w:val="24"/>
          </w:rPr>
          <w:t xml:space="preserve"> the</w:t>
        </w:r>
      </w:ins>
      <w:r>
        <w:rPr>
          <w:rFonts w:ascii="Times New Roman" w:eastAsia="Times New Roman" w:hAnsi="Times New Roman" w:cs="Times New Roman"/>
          <w:b/>
          <w:i/>
          <w:iCs/>
          <w:sz w:val="24"/>
          <w:szCs w:val="24"/>
        </w:rPr>
        <w:t xml:space="preserve"> go-signal </w:t>
      </w:r>
      <w:del w:id="522" w:author="Siyu Wang" w:date="2026-03-09T15:09:00Z" w16du:dateUtc="2026-03-09T19:09:00Z">
        <w:r w:rsidDel="00EF6F3D">
          <w:rPr>
            <w:rFonts w:ascii="Times New Roman" w:eastAsia="Times New Roman" w:hAnsi="Times New Roman" w:cs="Times New Roman"/>
            <w:b/>
            <w:i/>
            <w:iCs/>
            <w:sz w:val="24"/>
            <w:szCs w:val="24"/>
          </w:rPr>
          <w:delText xml:space="preserve">timing </w:delText>
        </w:r>
      </w:del>
      <w:ins w:id="523" w:author="Siyu Wang" w:date="2026-03-09T15:09:00Z" w16du:dateUtc="2026-03-09T19:09:00Z">
        <w:r w:rsidR="00EF6F3D">
          <w:rPr>
            <w:rFonts w:ascii="Times New Roman" w:eastAsia="Times New Roman" w:hAnsi="Times New Roman" w:cs="Times New Roman"/>
            <w:b/>
            <w:i/>
            <w:iCs/>
            <w:sz w:val="24"/>
            <w:szCs w:val="24"/>
          </w:rPr>
          <w:t>modulation of value encoding.</w:t>
        </w:r>
      </w:ins>
      <w:del w:id="524" w:author="Siyu Wang" w:date="2026-03-09T15:09:00Z" w16du:dateUtc="2026-03-09T19:09:00Z">
        <w:r w:rsidDel="00EF6F3D">
          <w:rPr>
            <w:rFonts w:ascii="Times New Roman" w:eastAsia="Times New Roman" w:hAnsi="Times New Roman" w:cs="Times New Roman"/>
            <w:b/>
            <w:i/>
            <w:iCs/>
            <w:sz w:val="24"/>
            <w:szCs w:val="24"/>
          </w:rPr>
          <w:delText>and value integration</w:delText>
        </w:r>
        <w:commentRangeEnd w:id="519"/>
        <w:r w:rsidR="008B5F83" w:rsidDel="00EF6F3D">
          <w:rPr>
            <w:rStyle w:val="CommentReference"/>
            <w:rFonts w:ascii="Times New Roman" w:eastAsia="Times New Roman" w:hAnsi="Times New Roman" w:cs="Times New Roman"/>
            <w:b/>
            <w:i/>
            <w:iCs/>
            <w:sz w:val="24"/>
            <w:szCs w:val="24"/>
          </w:rPr>
          <w:commentReference w:id="519"/>
        </w:r>
        <w:commentRangeEnd w:id="520"/>
        <w:r w:rsidR="00D74B7E" w:rsidDel="00EF6F3D">
          <w:rPr>
            <w:rStyle w:val="CommentReference"/>
            <w:rFonts w:ascii="Times New Roman" w:eastAsia="Times New Roman" w:hAnsi="Times New Roman" w:cs="Times New Roman"/>
            <w:b/>
            <w:i/>
            <w:iCs/>
            <w:sz w:val="24"/>
            <w:szCs w:val="24"/>
          </w:rPr>
          <w:commentReference w:id="520"/>
        </w:r>
      </w:del>
    </w:p>
    <w:p w14:paraId="3E9736F2" w14:textId="50B119E7" w:rsidR="00712D24" w:rsidRDefault="00712D24" w:rsidP="00A32BDC">
      <w:pPr>
        <w:shd w:val="clear" w:color="auto" w:fill="FFFFFF"/>
        <w:spacing w:after="0" w:line="480" w:lineRule="auto"/>
        <w:ind w:firstLine="360"/>
        <w:rPr>
          <w:ins w:id="525" w:author="Siyu Wang" w:date="2026-03-09T22:45:00Z" w16du:dateUtc="2026-03-10T02:45:00Z"/>
          <w:rFonts w:ascii="Times New Roman" w:eastAsia="Times New Roman" w:hAnsi="Times New Roman" w:cs="Times New Roman"/>
          <w:sz w:val="24"/>
          <w:szCs w:val="24"/>
          <w:lang w:eastAsia="zh-CN"/>
        </w:rPr>
      </w:pPr>
      <w:ins w:id="526" w:author="Siyu Wang" w:date="2026-03-09T22:45:00Z" w16du:dateUtc="2026-03-10T02:45:00Z">
        <w:r>
          <w:rPr>
            <w:rFonts w:ascii="Times New Roman" w:eastAsia="Times New Roman" w:hAnsi="Times New Roman" w:cs="Times New Roman" w:hint="eastAsia"/>
            <w:sz w:val="24"/>
            <w:szCs w:val="24"/>
            <w:lang w:eastAsia="zh-CN"/>
          </w:rPr>
          <w:t xml:space="preserve">Behaviorally, </w:t>
        </w:r>
        <w:r>
          <w:rPr>
            <w:rFonts w:ascii="Times New Roman" w:eastAsia="Times New Roman" w:hAnsi="Times New Roman" w:cs="Times New Roman"/>
            <w:sz w:val="24"/>
            <w:szCs w:val="24"/>
            <w:lang w:eastAsia="zh-CN"/>
          </w:rPr>
          <w:t>we observed that monkeys’ acceptance ra</w:t>
        </w:r>
      </w:ins>
      <w:ins w:id="527" w:author="Siyu Wang" w:date="2026-03-09T22:46:00Z" w16du:dateUtc="2026-03-10T02:46:00Z">
        <w:r>
          <w:rPr>
            <w:rFonts w:ascii="Times New Roman" w:eastAsia="Times New Roman" w:hAnsi="Times New Roman" w:cs="Times New Roman"/>
            <w:sz w:val="24"/>
            <w:szCs w:val="24"/>
            <w:lang w:eastAsia="zh-CN"/>
          </w:rPr>
          <w:t>te for offers is modulated by the go cue</w:t>
        </w:r>
        <w:r w:rsidR="00F80078">
          <w:rPr>
            <w:rFonts w:ascii="Times New Roman" w:eastAsia="Times New Roman" w:hAnsi="Times New Roman" w:cs="Times New Roman"/>
            <w:sz w:val="24"/>
            <w:szCs w:val="24"/>
            <w:lang w:eastAsia="zh-CN"/>
          </w:rPr>
          <w:t xml:space="preserve">. Specifically, animals are more likely to accept an offer if the first go cue is purple. </w:t>
        </w:r>
        <w:r w:rsidR="00F4001A">
          <w:rPr>
            <w:rFonts w:ascii="Times New Roman" w:eastAsia="Times New Roman" w:hAnsi="Times New Roman" w:cs="Times New Roman"/>
            <w:sz w:val="24"/>
            <w:szCs w:val="24"/>
            <w:lang w:eastAsia="zh-CN"/>
          </w:rPr>
          <w:t xml:space="preserve">Now we look for neural signatures of the go cue. </w:t>
        </w:r>
      </w:ins>
      <w:ins w:id="528" w:author="Siyu Wang" w:date="2026-03-09T22:45:00Z" w16du:dateUtc="2026-03-10T02:45:00Z">
        <w:r>
          <w:rPr>
            <w:rFonts w:ascii="Times New Roman" w:eastAsia="Times New Roman" w:hAnsi="Times New Roman" w:cs="Times New Roman"/>
            <w:sz w:val="24"/>
            <w:szCs w:val="24"/>
            <w:lang w:eastAsia="zh-CN"/>
          </w:rPr>
          <w:t xml:space="preserve">  </w:t>
        </w:r>
      </w:ins>
    </w:p>
    <w:p w14:paraId="11E5C713" w14:textId="69E02D58" w:rsidR="00A450CA" w:rsidDel="00DF161D" w:rsidRDefault="00E161C6">
      <w:pPr>
        <w:shd w:val="clear" w:color="auto" w:fill="FFFFFF"/>
        <w:spacing w:after="0" w:line="480" w:lineRule="auto"/>
        <w:ind w:firstLine="360"/>
        <w:rPr>
          <w:del w:id="529" w:author="Siyu Wang" w:date="2026-03-09T22:49:00Z" w16du:dateUtc="2026-03-10T02:49:00Z"/>
          <w:rFonts w:ascii="Times New Roman" w:eastAsia="Times New Roman" w:hAnsi="Times New Roman" w:cs="Times New Roman"/>
          <w:sz w:val="24"/>
          <w:szCs w:val="24"/>
        </w:rPr>
      </w:pPr>
      <w:ins w:id="530" w:author="Siyu Wang" w:date="2026-03-09T22:47:00Z" w16du:dateUtc="2026-03-10T02:47:00Z">
        <w:r>
          <w:rPr>
            <w:rFonts w:ascii="Times New Roman" w:eastAsia="Times New Roman" w:hAnsi="Times New Roman" w:cs="Times New Roman"/>
            <w:sz w:val="24"/>
            <w:szCs w:val="24"/>
          </w:rPr>
          <w:t xml:space="preserve">If </w:t>
        </w:r>
      </w:ins>
      <w:ins w:id="531" w:author="Siyu Wang" w:date="2026-03-12T23:09:00Z" w16du:dateUtc="2026-03-13T03:09:00Z">
        <w:r w:rsidR="00147CA6">
          <w:rPr>
            <w:rFonts w:ascii="Times New Roman" w:eastAsia="Times New Roman" w:hAnsi="Times New Roman" w:cs="Times New Roman"/>
            <w:sz w:val="24"/>
            <w:szCs w:val="24"/>
          </w:rPr>
          <w:t>the temporally discounted value is adjusted based on the additional delay introduced by the go cue</w:t>
        </w:r>
      </w:ins>
      <w:ins w:id="532" w:author="Siyu Wang" w:date="2026-03-09T22:50:00Z" w16du:dateUtc="2026-03-10T02:50:00Z">
        <w:r w:rsidR="00DF161D">
          <w:rPr>
            <w:rFonts w:ascii="Times New Roman" w:eastAsia="Times New Roman" w:hAnsi="Times New Roman" w:cs="Times New Roman"/>
            <w:sz w:val="24"/>
            <w:szCs w:val="24"/>
          </w:rPr>
          <w:t xml:space="preserve"> (see behavioral model 3), the</w:t>
        </w:r>
      </w:ins>
      <w:ins w:id="533" w:author="Siyu Wang" w:date="2026-03-12T23:09:00Z" w16du:dateUtc="2026-03-13T03:09:00Z">
        <w:r w:rsidR="00147CA6">
          <w:rPr>
            <w:rFonts w:ascii="Times New Roman" w:eastAsia="Times New Roman" w:hAnsi="Times New Roman" w:cs="Times New Roman"/>
            <w:sz w:val="24"/>
            <w:szCs w:val="24"/>
          </w:rPr>
          <w:t>n</w:t>
        </w:r>
      </w:ins>
      <w:ins w:id="534" w:author="Siyu Wang" w:date="2026-03-09T22:50:00Z" w16du:dateUtc="2026-03-10T02:50:00Z">
        <w:r w:rsidR="00DF161D">
          <w:rPr>
            <w:rFonts w:ascii="Times New Roman" w:eastAsia="Times New Roman" w:hAnsi="Times New Roman" w:cs="Times New Roman"/>
            <w:sz w:val="24"/>
            <w:szCs w:val="24"/>
          </w:rPr>
          <w:t xml:space="preserve"> </w:t>
        </w:r>
      </w:ins>
      <w:ins w:id="535" w:author="Siyu Wang" w:date="2026-03-12T23:11:00Z" w16du:dateUtc="2026-03-13T03:11:00Z">
        <w:r w:rsidR="00C90FD7">
          <w:rPr>
            <w:rFonts w:ascii="Times New Roman" w:eastAsia="Times New Roman" w:hAnsi="Times New Roman" w:cs="Times New Roman"/>
            <w:sz w:val="24"/>
            <w:szCs w:val="24"/>
          </w:rPr>
          <w:t xml:space="preserve">compared to the purple go cue which allows accepting the offer immediately, the </w:t>
        </w:r>
      </w:ins>
      <w:ins w:id="536" w:author="Siyu Wang" w:date="2026-03-09T22:50:00Z" w16du:dateUtc="2026-03-10T02:50:00Z">
        <w:r w:rsidR="00DF161D">
          <w:rPr>
            <w:rFonts w:ascii="Times New Roman" w:eastAsia="Times New Roman" w:hAnsi="Times New Roman" w:cs="Times New Roman"/>
            <w:sz w:val="24"/>
            <w:szCs w:val="24"/>
          </w:rPr>
          <w:t xml:space="preserve">yellow go cue </w:t>
        </w:r>
      </w:ins>
      <w:ins w:id="537" w:author="Siyu Wang" w:date="2026-03-12T23:11:00Z" w16du:dateUtc="2026-03-13T03:11:00Z">
        <w:r w:rsidR="00C90FD7">
          <w:rPr>
            <w:rFonts w:ascii="Times New Roman" w:eastAsia="Times New Roman" w:hAnsi="Times New Roman" w:cs="Times New Roman"/>
            <w:sz w:val="24"/>
            <w:szCs w:val="24"/>
          </w:rPr>
          <w:t xml:space="preserve">which requires an additional delay </w:t>
        </w:r>
      </w:ins>
      <w:ins w:id="538" w:author="Siyu Wang" w:date="2026-03-12T23:10:00Z" w16du:dateUtc="2026-03-13T03:10:00Z">
        <w:r w:rsidR="00147CA6">
          <w:rPr>
            <w:rFonts w:ascii="Times New Roman" w:eastAsia="Times New Roman" w:hAnsi="Times New Roman" w:cs="Times New Roman"/>
            <w:sz w:val="24"/>
            <w:szCs w:val="24"/>
          </w:rPr>
          <w:t>should</w:t>
        </w:r>
      </w:ins>
      <w:ins w:id="539" w:author="Siyu Wang" w:date="2026-03-09T22:50:00Z" w16du:dateUtc="2026-03-10T02:50:00Z">
        <w:r w:rsidR="00DF161D">
          <w:rPr>
            <w:rFonts w:ascii="Times New Roman" w:eastAsia="Times New Roman" w:hAnsi="Times New Roman" w:cs="Times New Roman"/>
            <w:sz w:val="24"/>
            <w:szCs w:val="24"/>
          </w:rPr>
          <w:t xml:space="preserve"> decrease the discounted value of the original offer</w:t>
        </w:r>
      </w:ins>
      <w:ins w:id="540" w:author="Siyu Wang" w:date="2026-03-09T22:51:00Z" w16du:dateUtc="2026-03-10T02:51:00Z">
        <w:r w:rsidR="00C3224D">
          <w:rPr>
            <w:rFonts w:ascii="Times New Roman" w:eastAsia="Times New Roman" w:hAnsi="Times New Roman" w:cs="Times New Roman"/>
            <w:sz w:val="24"/>
            <w:szCs w:val="24"/>
          </w:rPr>
          <w:t xml:space="preserve">. </w:t>
        </w:r>
        <w:r w:rsidR="0015070E">
          <w:rPr>
            <w:rFonts w:ascii="Times New Roman" w:eastAsia="Times New Roman" w:hAnsi="Times New Roman" w:cs="Times New Roman"/>
            <w:sz w:val="24"/>
            <w:szCs w:val="24"/>
          </w:rPr>
          <w:t xml:space="preserve"> Thus, we would predict that </w:t>
        </w:r>
      </w:ins>
      <w:ins w:id="541" w:author="Siyu Wang" w:date="2026-03-12T23:11:00Z" w16du:dateUtc="2026-03-13T03:11:00Z">
        <w:r w:rsidR="00552B0C">
          <w:rPr>
            <w:rFonts w:ascii="Times New Roman" w:eastAsia="Times New Roman" w:hAnsi="Times New Roman" w:cs="Times New Roman"/>
            <w:sz w:val="24"/>
            <w:szCs w:val="24"/>
          </w:rPr>
          <w:t xml:space="preserve">population activity for yellow versus </w:t>
        </w:r>
      </w:ins>
      <w:ins w:id="542" w:author="Siyu Wang" w:date="2026-03-12T23:12:00Z" w16du:dateUtc="2026-03-13T03:12:00Z">
        <w:r w:rsidR="00552B0C">
          <w:rPr>
            <w:rFonts w:ascii="Times New Roman" w:eastAsia="Times New Roman" w:hAnsi="Times New Roman" w:cs="Times New Roman"/>
            <w:sz w:val="24"/>
            <w:szCs w:val="24"/>
          </w:rPr>
          <w:t xml:space="preserve">purple go-cue, should negatively align with the coding dimension of discounted value (i.e., positively align with </w:t>
        </w:r>
        <w:r w:rsidR="009F350F">
          <w:rPr>
            <w:rFonts w:ascii="Times New Roman" w:eastAsia="Times New Roman" w:hAnsi="Times New Roman" w:cs="Times New Roman"/>
            <w:sz w:val="24"/>
            <w:szCs w:val="24"/>
          </w:rPr>
          <w:t xml:space="preserve">the population coding dimension for </w:t>
        </w:r>
        <w:r w:rsidR="00552B0C">
          <w:rPr>
            <w:rFonts w:ascii="Times New Roman" w:eastAsia="Times New Roman" w:hAnsi="Times New Roman" w:cs="Times New Roman"/>
            <w:sz w:val="24"/>
            <w:szCs w:val="24"/>
          </w:rPr>
          <w:t xml:space="preserve">reward size, and negatively align with </w:t>
        </w:r>
        <w:r w:rsidR="009F350F">
          <w:rPr>
            <w:rFonts w:ascii="Times New Roman" w:eastAsia="Times New Roman" w:hAnsi="Times New Roman" w:cs="Times New Roman"/>
            <w:sz w:val="24"/>
            <w:szCs w:val="24"/>
          </w:rPr>
          <w:t xml:space="preserve">the </w:t>
        </w:r>
      </w:ins>
      <w:ins w:id="543" w:author="Siyu Wang" w:date="2026-03-12T23:13:00Z" w16du:dateUtc="2026-03-13T03:13:00Z">
        <w:r w:rsidR="009F350F">
          <w:rPr>
            <w:rFonts w:ascii="Times New Roman" w:eastAsia="Times New Roman" w:hAnsi="Times New Roman" w:cs="Times New Roman"/>
            <w:sz w:val="24"/>
            <w:szCs w:val="24"/>
          </w:rPr>
          <w:t xml:space="preserve">coding dimension for </w:t>
        </w:r>
      </w:ins>
      <w:ins w:id="544" w:author="Siyu Wang" w:date="2026-03-12T23:12:00Z" w16du:dateUtc="2026-03-13T03:12:00Z">
        <w:r w:rsidR="00552B0C">
          <w:rPr>
            <w:rFonts w:ascii="Times New Roman" w:eastAsia="Times New Roman" w:hAnsi="Times New Roman" w:cs="Times New Roman"/>
            <w:sz w:val="24"/>
            <w:szCs w:val="24"/>
          </w:rPr>
          <w:t xml:space="preserve">delay). </w:t>
        </w:r>
      </w:ins>
      <w:del w:id="545" w:author="Siyu Wang" w:date="2026-03-09T22:49:00Z" w16du:dateUtc="2026-03-10T02:49:00Z">
        <w:r w:rsidDel="00DF161D">
          <w:rPr>
            <w:rFonts w:ascii="Times New Roman" w:eastAsia="Times New Roman" w:hAnsi="Times New Roman" w:cs="Times New Roman"/>
            <w:sz w:val="24"/>
            <w:szCs w:val="24"/>
          </w:rPr>
          <w:delText xml:space="preserve">We </w:delText>
        </w:r>
        <w:r w:rsidR="00A32BDC" w:rsidDel="00DF161D">
          <w:rPr>
            <w:rFonts w:ascii="Times New Roman" w:eastAsia="Times New Roman" w:hAnsi="Times New Roman" w:cs="Times New Roman"/>
            <w:sz w:val="24"/>
            <w:szCs w:val="24"/>
          </w:rPr>
          <w:delText xml:space="preserve">next </w:delText>
        </w:r>
        <w:r w:rsidDel="00DF161D">
          <w:rPr>
            <w:rFonts w:ascii="Times New Roman" w:eastAsia="Times New Roman" w:hAnsi="Times New Roman" w:cs="Times New Roman"/>
            <w:sz w:val="24"/>
            <w:szCs w:val="24"/>
          </w:rPr>
          <w:delText>investigated</w:delText>
        </w:r>
        <w:r w:rsidR="00A32BDC" w:rsidDel="00DF161D">
          <w:rPr>
            <w:rFonts w:ascii="Times New Roman" w:eastAsia="Times New Roman" w:hAnsi="Times New Roman" w:cs="Times New Roman"/>
            <w:sz w:val="24"/>
            <w:szCs w:val="24"/>
          </w:rPr>
          <w:delText xml:space="preserve"> whether and</w:delText>
        </w:r>
        <w:r w:rsidDel="00DF161D">
          <w:rPr>
            <w:rFonts w:ascii="Times New Roman" w:eastAsia="Times New Roman" w:hAnsi="Times New Roman" w:cs="Times New Roman"/>
            <w:sz w:val="24"/>
            <w:szCs w:val="24"/>
          </w:rPr>
          <w:delText xml:space="preserve"> how the </w:delText>
        </w:r>
        <w:r w:rsidR="00A32BDC" w:rsidDel="00DF161D">
          <w:rPr>
            <w:rFonts w:ascii="Times New Roman" w:eastAsia="Times New Roman" w:hAnsi="Times New Roman" w:cs="Times New Roman"/>
            <w:sz w:val="24"/>
            <w:szCs w:val="24"/>
          </w:rPr>
          <w:delText xml:space="preserve">dlPFC activity incorporates the additional waiting time imposed by the first go-signal, into the neural representation </w:delText>
        </w:r>
        <w:r w:rsidDel="00DF161D">
          <w:rPr>
            <w:rFonts w:ascii="Times New Roman" w:eastAsia="Times New Roman" w:hAnsi="Times New Roman" w:cs="Times New Roman"/>
            <w:sz w:val="24"/>
            <w:szCs w:val="24"/>
          </w:rPr>
          <w:delText>of reward and delay</w:delText>
        </w:r>
        <w:r w:rsidR="00A32BDC" w:rsidDel="00DF161D">
          <w:rPr>
            <w:rFonts w:ascii="Times New Roman" w:eastAsia="Times New Roman" w:hAnsi="Times New Roman" w:cs="Times New Roman"/>
            <w:sz w:val="24"/>
            <w:szCs w:val="24"/>
          </w:rPr>
          <w:delText xml:space="preserve">, and whether this integration was consistent with each animal’s behavioral strategy. </w:delText>
        </w:r>
        <w:r w:rsidR="009820D5" w:rsidDel="00DF161D">
          <w:rPr>
            <w:rFonts w:ascii="Times New Roman" w:eastAsia="Times New Roman" w:hAnsi="Times New Roman" w:cs="Times New Roman"/>
            <w:sz w:val="24"/>
            <w:szCs w:val="24"/>
          </w:rPr>
          <w:delText xml:space="preserve"> </w:delText>
        </w:r>
      </w:del>
    </w:p>
    <w:p w14:paraId="46E5BBAD" w14:textId="223F1901" w:rsidR="0026616A" w:rsidDel="009F350F" w:rsidRDefault="00AC615F" w:rsidP="00D83A15">
      <w:pPr>
        <w:shd w:val="clear" w:color="auto" w:fill="FFFFFF"/>
        <w:spacing w:after="0" w:line="480" w:lineRule="auto"/>
        <w:rPr>
          <w:del w:id="546" w:author="Siyu Wang" w:date="2026-03-12T23:12:00Z" w16du:dateUtc="2026-03-13T03:12:00Z"/>
          <w:rFonts w:ascii="Times New Roman" w:eastAsia="Times New Roman" w:hAnsi="Times New Roman" w:cs="Times New Roman"/>
          <w:sz w:val="24"/>
          <w:szCs w:val="24"/>
        </w:rPr>
      </w:pPr>
      <w:del w:id="547" w:author="Siyu Wang" w:date="2026-03-12T23:12:00Z" w16du:dateUtc="2026-03-13T03:12:00Z">
        <w:r w:rsidDel="009F350F">
          <w:rPr>
            <w:rFonts w:ascii="Times New Roman" w:eastAsia="Times New Roman" w:hAnsi="Times New Roman" w:cs="Times New Roman"/>
            <w:sz w:val="24"/>
            <w:szCs w:val="24"/>
          </w:rPr>
          <w:delText xml:space="preserve">If </w:delText>
        </w:r>
        <w:r w:rsidR="007D4BA1" w:rsidDel="009F350F">
          <w:rPr>
            <w:rFonts w:ascii="Times New Roman" w:eastAsia="Times New Roman" w:hAnsi="Times New Roman" w:cs="Times New Roman"/>
            <w:sz w:val="24"/>
            <w:szCs w:val="24"/>
          </w:rPr>
          <w:delText xml:space="preserve">the </w:delText>
        </w:r>
        <w:r w:rsidDel="009F350F">
          <w:rPr>
            <w:rFonts w:ascii="Times New Roman" w:eastAsia="Times New Roman" w:hAnsi="Times New Roman" w:cs="Times New Roman"/>
            <w:sz w:val="24"/>
            <w:szCs w:val="24"/>
          </w:rPr>
          <w:delText>temporally discounted value is calculated on the fly, we would expect the yellow go</w:delText>
        </w:r>
        <w:r w:rsidR="0026616A" w:rsidDel="009F350F">
          <w:rPr>
            <w:rFonts w:ascii="Times New Roman" w:eastAsia="Times New Roman" w:hAnsi="Times New Roman" w:cs="Times New Roman"/>
            <w:sz w:val="24"/>
            <w:szCs w:val="24"/>
          </w:rPr>
          <w:delText xml:space="preserve"> </w:delText>
        </w:r>
        <w:r w:rsidR="007D4BA1" w:rsidDel="009F350F">
          <w:rPr>
            <w:rFonts w:ascii="Times New Roman" w:eastAsia="Times New Roman" w:hAnsi="Times New Roman" w:cs="Times New Roman"/>
            <w:sz w:val="24"/>
            <w:szCs w:val="24"/>
          </w:rPr>
          <w:delText>signal</w:delText>
        </w:r>
        <w:r w:rsidR="0025655C" w:rsidDel="009F350F">
          <w:rPr>
            <w:rFonts w:ascii="Times New Roman" w:eastAsia="Times New Roman" w:hAnsi="Times New Roman" w:cs="Times New Roman"/>
            <w:sz w:val="24"/>
            <w:szCs w:val="24"/>
          </w:rPr>
          <w:delText>,</w:delText>
        </w:r>
        <w:r w:rsidR="007D4BA1" w:rsidDel="009F350F">
          <w:rPr>
            <w:rFonts w:ascii="Times New Roman" w:eastAsia="Times New Roman" w:hAnsi="Times New Roman" w:cs="Times New Roman"/>
            <w:sz w:val="24"/>
            <w:szCs w:val="24"/>
          </w:rPr>
          <w:delText xml:space="preserve"> that </w:delText>
        </w:r>
        <w:r w:rsidDel="009F350F">
          <w:rPr>
            <w:rFonts w:ascii="Times New Roman" w:eastAsia="Times New Roman" w:hAnsi="Times New Roman" w:cs="Times New Roman"/>
            <w:sz w:val="24"/>
            <w:szCs w:val="24"/>
          </w:rPr>
          <w:delText xml:space="preserve">signals </w:delText>
        </w:r>
        <w:r w:rsidR="007D4BA1" w:rsidDel="009F350F">
          <w:rPr>
            <w:rFonts w:ascii="Times New Roman" w:eastAsia="Times New Roman" w:hAnsi="Times New Roman" w:cs="Times New Roman"/>
            <w:sz w:val="24"/>
            <w:szCs w:val="24"/>
          </w:rPr>
          <w:delText>a rejection</w:delText>
        </w:r>
        <w:r w:rsidDel="009F350F">
          <w:rPr>
            <w:rFonts w:ascii="Times New Roman" w:eastAsia="Times New Roman" w:hAnsi="Times New Roman" w:cs="Times New Roman"/>
            <w:sz w:val="24"/>
            <w:szCs w:val="24"/>
          </w:rPr>
          <w:delText xml:space="preserve">, </w:delText>
        </w:r>
        <w:r w:rsidR="007D4BA1" w:rsidDel="009F350F">
          <w:rPr>
            <w:rFonts w:ascii="Times New Roman" w:eastAsia="Times New Roman" w:hAnsi="Times New Roman" w:cs="Times New Roman"/>
            <w:sz w:val="24"/>
            <w:szCs w:val="24"/>
          </w:rPr>
          <w:delText>to</w:delText>
        </w:r>
        <w:r w:rsidDel="009F350F">
          <w:rPr>
            <w:rFonts w:ascii="Times New Roman" w:eastAsia="Times New Roman" w:hAnsi="Times New Roman" w:cs="Times New Roman"/>
            <w:sz w:val="24"/>
            <w:szCs w:val="24"/>
          </w:rPr>
          <w:delText xml:space="preserve"> decrease the value of the option</w:delText>
        </w:r>
        <w:r w:rsidR="007D4BA1" w:rsidDel="009F350F">
          <w:rPr>
            <w:rFonts w:ascii="Times New Roman" w:eastAsia="Times New Roman" w:hAnsi="Times New Roman" w:cs="Times New Roman"/>
            <w:sz w:val="24"/>
            <w:szCs w:val="24"/>
          </w:rPr>
          <w:delText xml:space="preserve"> compared to the purple go</w:delText>
        </w:r>
        <w:r w:rsidR="0026616A" w:rsidDel="009F350F">
          <w:rPr>
            <w:rFonts w:ascii="Times New Roman" w:eastAsia="Times New Roman" w:hAnsi="Times New Roman" w:cs="Times New Roman"/>
            <w:sz w:val="24"/>
            <w:szCs w:val="24"/>
          </w:rPr>
          <w:delText xml:space="preserve"> </w:delText>
        </w:r>
        <w:r w:rsidR="007D4BA1" w:rsidDel="009F350F">
          <w:rPr>
            <w:rFonts w:ascii="Times New Roman" w:eastAsia="Times New Roman" w:hAnsi="Times New Roman" w:cs="Times New Roman"/>
            <w:sz w:val="24"/>
            <w:szCs w:val="24"/>
          </w:rPr>
          <w:delText>signal that signals a</w:delText>
        </w:r>
        <w:r w:rsidR="00D51500" w:rsidDel="009F350F">
          <w:rPr>
            <w:rFonts w:ascii="Times New Roman" w:eastAsia="Times New Roman" w:hAnsi="Times New Roman" w:cs="Times New Roman"/>
            <w:sz w:val="24"/>
            <w:szCs w:val="24"/>
          </w:rPr>
          <w:delText>n</w:delText>
        </w:r>
        <w:r w:rsidR="007D4BA1" w:rsidDel="009F350F">
          <w:rPr>
            <w:rFonts w:ascii="Times New Roman" w:eastAsia="Times New Roman" w:hAnsi="Times New Roman" w:cs="Times New Roman"/>
            <w:sz w:val="24"/>
            <w:szCs w:val="24"/>
          </w:rPr>
          <w:delText xml:space="preserve"> acceptance. This is because the</w:delText>
        </w:r>
        <w:r w:rsidDel="009F350F">
          <w:rPr>
            <w:rFonts w:ascii="Times New Roman" w:eastAsia="Times New Roman" w:hAnsi="Times New Roman" w:cs="Times New Roman"/>
            <w:sz w:val="24"/>
            <w:szCs w:val="24"/>
          </w:rPr>
          <w:delText xml:space="preserve"> animals have to wait for an additional delay </w:delText>
        </w:r>
        <w:r w:rsidR="007D4BA1" w:rsidDel="009F350F">
          <w:rPr>
            <w:rFonts w:ascii="Times New Roman" w:eastAsia="Times New Roman" w:hAnsi="Times New Roman" w:cs="Times New Roman"/>
            <w:sz w:val="24"/>
            <w:szCs w:val="24"/>
          </w:rPr>
          <w:delText xml:space="preserve">before </w:delText>
        </w:r>
        <w:r w:rsidDel="009F350F">
          <w:rPr>
            <w:rFonts w:ascii="Times New Roman" w:eastAsia="Times New Roman" w:hAnsi="Times New Roman" w:cs="Times New Roman"/>
            <w:sz w:val="24"/>
            <w:szCs w:val="24"/>
          </w:rPr>
          <w:delText>purple go</w:delText>
        </w:r>
        <w:r w:rsidR="00D51500" w:rsidDel="009F350F">
          <w:rPr>
            <w:rFonts w:ascii="Times New Roman" w:eastAsia="Times New Roman" w:hAnsi="Times New Roman" w:cs="Times New Roman"/>
            <w:sz w:val="24"/>
            <w:szCs w:val="24"/>
          </w:rPr>
          <w:delText xml:space="preserve"> </w:delText>
        </w:r>
        <w:r w:rsidR="007D4BA1" w:rsidDel="009F350F">
          <w:rPr>
            <w:rFonts w:ascii="Times New Roman" w:eastAsia="Times New Roman" w:hAnsi="Times New Roman" w:cs="Times New Roman"/>
            <w:sz w:val="24"/>
            <w:szCs w:val="24"/>
          </w:rPr>
          <w:delText>signal</w:delText>
        </w:r>
        <w:r w:rsidR="0025655C" w:rsidDel="009F350F">
          <w:rPr>
            <w:rFonts w:ascii="Times New Roman" w:eastAsia="Times New Roman" w:hAnsi="Times New Roman" w:cs="Times New Roman"/>
            <w:sz w:val="24"/>
            <w:szCs w:val="24"/>
          </w:rPr>
          <w:delText xml:space="preserve"> reappears</w:delText>
        </w:r>
        <w:r w:rsidR="007D4BA1" w:rsidDel="009F350F">
          <w:rPr>
            <w:rFonts w:ascii="Times New Roman" w:eastAsia="Times New Roman" w:hAnsi="Times New Roman" w:cs="Times New Roman"/>
            <w:sz w:val="24"/>
            <w:szCs w:val="24"/>
          </w:rPr>
          <w:delText xml:space="preserve"> </w:delText>
        </w:r>
        <w:r w:rsidDel="009F350F">
          <w:rPr>
            <w:rFonts w:ascii="Times New Roman" w:eastAsia="Times New Roman" w:hAnsi="Times New Roman" w:cs="Times New Roman"/>
            <w:sz w:val="24"/>
            <w:szCs w:val="24"/>
          </w:rPr>
          <w:delText xml:space="preserve">to accept the offer. </w:delText>
        </w:r>
        <w:r w:rsidR="00D83A15" w:rsidDel="009F350F">
          <w:rPr>
            <w:rFonts w:ascii="Times New Roman" w:eastAsia="Times New Roman" w:hAnsi="Times New Roman" w:cs="Times New Roman"/>
            <w:sz w:val="24"/>
            <w:szCs w:val="24"/>
          </w:rPr>
          <w:delText xml:space="preserve">Specifically, we would expect that the population encoding dimension for </w:delText>
        </w:r>
        <w:r w:rsidR="0049796A" w:rsidDel="009F350F">
          <w:rPr>
            <w:rFonts w:ascii="Times New Roman" w:eastAsia="Times New Roman" w:hAnsi="Times New Roman" w:cs="Times New Roman"/>
            <w:sz w:val="24"/>
            <w:szCs w:val="24"/>
          </w:rPr>
          <w:delText>the y</w:delText>
        </w:r>
        <w:r w:rsidR="00D83A15" w:rsidDel="009F350F">
          <w:rPr>
            <w:rFonts w:ascii="Times New Roman" w:eastAsia="Times New Roman" w:hAnsi="Times New Roman" w:cs="Times New Roman"/>
            <w:sz w:val="24"/>
            <w:szCs w:val="24"/>
          </w:rPr>
          <w:delText>ellow v</w:delText>
        </w:r>
        <w:r w:rsidR="0049796A" w:rsidDel="009F350F">
          <w:rPr>
            <w:rFonts w:ascii="Times New Roman" w:eastAsia="Times New Roman" w:hAnsi="Times New Roman" w:cs="Times New Roman"/>
            <w:sz w:val="24"/>
            <w:szCs w:val="24"/>
          </w:rPr>
          <w:delText>ersus</w:delText>
        </w:r>
        <w:r w:rsidR="00D83A15" w:rsidDel="009F350F">
          <w:rPr>
            <w:rFonts w:ascii="Times New Roman" w:eastAsia="Times New Roman" w:hAnsi="Times New Roman" w:cs="Times New Roman"/>
            <w:sz w:val="24"/>
            <w:szCs w:val="24"/>
          </w:rPr>
          <w:delText xml:space="preserve"> </w:delText>
        </w:r>
        <w:r w:rsidR="0049796A" w:rsidDel="009F350F">
          <w:rPr>
            <w:rFonts w:ascii="Times New Roman" w:eastAsia="Times New Roman" w:hAnsi="Times New Roman" w:cs="Times New Roman"/>
            <w:sz w:val="24"/>
            <w:szCs w:val="24"/>
          </w:rPr>
          <w:delText>p</w:delText>
        </w:r>
        <w:r w:rsidR="00D83A15" w:rsidDel="009F350F">
          <w:rPr>
            <w:rFonts w:ascii="Times New Roman" w:eastAsia="Times New Roman" w:hAnsi="Times New Roman" w:cs="Times New Roman"/>
            <w:sz w:val="24"/>
            <w:szCs w:val="24"/>
          </w:rPr>
          <w:delText>urple go</w:delText>
        </w:r>
        <w:r w:rsidR="0026616A" w:rsidDel="009F350F">
          <w:rPr>
            <w:rFonts w:ascii="Times New Roman" w:eastAsia="Times New Roman" w:hAnsi="Times New Roman" w:cs="Times New Roman"/>
            <w:sz w:val="24"/>
            <w:szCs w:val="24"/>
          </w:rPr>
          <w:delText xml:space="preserve"> </w:delText>
        </w:r>
        <w:r w:rsidR="0049796A" w:rsidDel="009F350F">
          <w:rPr>
            <w:rFonts w:ascii="Times New Roman" w:eastAsia="Times New Roman" w:hAnsi="Times New Roman" w:cs="Times New Roman"/>
            <w:sz w:val="24"/>
            <w:szCs w:val="24"/>
          </w:rPr>
          <w:delText>signal</w:delText>
        </w:r>
        <w:r w:rsidR="00D83A15" w:rsidDel="009F350F">
          <w:rPr>
            <w:rFonts w:ascii="Times New Roman" w:eastAsia="Times New Roman" w:hAnsi="Times New Roman" w:cs="Times New Roman"/>
            <w:sz w:val="24"/>
            <w:szCs w:val="24"/>
          </w:rPr>
          <w:delText xml:space="preserve"> to be positively correlated with the population encoding dimension of reward magnitude and negatively correlated with the population encoding dimension for delay. </w:delText>
        </w:r>
      </w:del>
    </w:p>
    <w:p w14:paraId="4A0FDBD4" w14:textId="77777777" w:rsidR="00E00225" w:rsidRDefault="00AC615F" w:rsidP="0026616A">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E00225">
        <w:rPr>
          <w:rFonts w:ascii="Times New Roman" w:eastAsia="Times New Roman" w:hAnsi="Times New Roman" w:cs="Times New Roman"/>
          <w:sz w:val="24"/>
          <w:szCs w:val="24"/>
        </w:rPr>
        <w:t xml:space="preserve"> observed this pattern</w:t>
      </w:r>
      <w:r>
        <w:rPr>
          <w:rFonts w:ascii="Times New Roman" w:eastAsia="Times New Roman" w:hAnsi="Times New Roman" w:cs="Times New Roman"/>
          <w:sz w:val="24"/>
          <w:szCs w:val="24"/>
        </w:rPr>
        <w:t xml:space="preserve"> in Monkey S</w:t>
      </w:r>
      <w:r w:rsidR="00D83A15">
        <w:rPr>
          <w:rFonts w:ascii="Times New Roman" w:eastAsia="Times New Roman" w:hAnsi="Times New Roman" w:cs="Times New Roman"/>
          <w:sz w:val="24"/>
          <w:szCs w:val="24"/>
        </w:rPr>
        <w:t xml:space="preserve"> (Fig. </w:t>
      </w:r>
      <w:r w:rsidR="00F42C43">
        <w:rPr>
          <w:rFonts w:ascii="Times New Roman" w:eastAsia="Times New Roman" w:hAnsi="Times New Roman" w:cs="Times New Roman"/>
          <w:sz w:val="24"/>
          <w:szCs w:val="24"/>
        </w:rPr>
        <w:t xml:space="preserve">6A </w:t>
      </w:r>
      <w:r w:rsidR="0049796A">
        <w:rPr>
          <w:rFonts w:ascii="Times New Roman" w:eastAsia="Times New Roman" w:hAnsi="Times New Roman" w:cs="Times New Roman"/>
          <w:sz w:val="24"/>
          <w:szCs w:val="24"/>
        </w:rPr>
        <w:t>and</w:t>
      </w:r>
      <w:r w:rsidR="00D83A15">
        <w:rPr>
          <w:rFonts w:ascii="Times New Roman" w:eastAsia="Times New Roman" w:hAnsi="Times New Roman" w:cs="Times New Roman"/>
          <w:sz w:val="24"/>
          <w:szCs w:val="24"/>
        </w:rPr>
        <w:t xml:space="preserve"> C)</w:t>
      </w:r>
      <w:r w:rsidR="0026616A">
        <w:rPr>
          <w:rFonts w:ascii="Times New Roman" w:eastAsia="Times New Roman" w:hAnsi="Times New Roman" w:cs="Times New Roman"/>
          <w:sz w:val="24"/>
          <w:szCs w:val="24"/>
        </w:rPr>
        <w:t>,</w:t>
      </w:r>
      <w:r w:rsidR="004255AA">
        <w:rPr>
          <w:rFonts w:ascii="Times New Roman" w:eastAsia="Times New Roman" w:hAnsi="Times New Roman" w:cs="Times New Roman"/>
          <w:sz w:val="24"/>
          <w:szCs w:val="24"/>
        </w:rPr>
        <w:t xml:space="preserve"> but not in Monkey T (Fig. 6 B-D). </w:t>
      </w:r>
    </w:p>
    <w:p w14:paraId="2100F446" w14:textId="4AD90DC3" w:rsidR="00E00225" w:rsidRDefault="00E00225" w:rsidP="00B30F37">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difference in neural encoding mirrors the distinct behavioral strategies employed by the two monkeys, </w:t>
      </w:r>
      <w:del w:id="548" w:author="Siyu Wang" w:date="2026-03-12T23:13:00Z" w16du:dateUtc="2026-03-13T03:13:00Z">
        <w:r w:rsidDel="0009641C">
          <w:rPr>
            <w:rFonts w:ascii="Times New Roman" w:eastAsia="Times New Roman" w:hAnsi="Times New Roman" w:cs="Times New Roman"/>
            <w:sz w:val="24"/>
            <w:szCs w:val="24"/>
          </w:rPr>
          <w:delText xml:space="preserve">with </w:delText>
        </w:r>
      </w:del>
      <w:ins w:id="549" w:author="Siyu Wang" w:date="2026-03-12T23:13:00Z" w16du:dateUtc="2026-03-13T03:13:00Z">
        <w:r w:rsidR="0009641C">
          <w:rPr>
            <w:rFonts w:ascii="Times New Roman" w:eastAsia="Times New Roman" w:hAnsi="Times New Roman" w:cs="Times New Roman"/>
            <w:sz w:val="24"/>
            <w:szCs w:val="24"/>
          </w:rPr>
          <w:t xml:space="preserve">that only </w:t>
        </w:r>
      </w:ins>
      <w:r>
        <w:rPr>
          <w:rFonts w:ascii="Times New Roman" w:eastAsia="Times New Roman" w:hAnsi="Times New Roman" w:cs="Times New Roman"/>
          <w:sz w:val="24"/>
          <w:szCs w:val="24"/>
        </w:rPr>
        <w:t xml:space="preserve">Monkey S </w:t>
      </w:r>
      <w:del w:id="550" w:author="Siyu Wang" w:date="2026-03-12T23:13:00Z" w16du:dateUtc="2026-03-13T03:13:00Z">
        <w:r w:rsidDel="0009641C">
          <w:rPr>
            <w:rFonts w:ascii="Times New Roman" w:eastAsia="Times New Roman" w:hAnsi="Times New Roman" w:cs="Times New Roman"/>
            <w:sz w:val="24"/>
            <w:szCs w:val="24"/>
          </w:rPr>
          <w:delText xml:space="preserve">integrating </w:delText>
        </w:r>
      </w:del>
      <w:ins w:id="551" w:author="Siyu Wang" w:date="2026-03-12T23:13:00Z" w16du:dateUtc="2026-03-13T03:13:00Z">
        <w:r w:rsidR="0009641C">
          <w:rPr>
            <w:rFonts w:ascii="Times New Roman" w:eastAsia="Times New Roman" w:hAnsi="Times New Roman" w:cs="Times New Roman"/>
            <w:sz w:val="24"/>
            <w:szCs w:val="24"/>
          </w:rPr>
          <w:t xml:space="preserve">adjusted temporally discounted value based on the go-cue, and </w:t>
        </w:r>
      </w:ins>
      <w:del w:id="552" w:author="Siyu Wang" w:date="2026-03-12T23:13:00Z" w16du:dateUtc="2026-03-13T03:13:00Z">
        <w:r w:rsidDel="0009641C">
          <w:rPr>
            <w:rFonts w:ascii="Times New Roman" w:eastAsia="Times New Roman" w:hAnsi="Times New Roman" w:cs="Times New Roman"/>
            <w:sz w:val="24"/>
            <w:szCs w:val="24"/>
          </w:rPr>
          <w:delText xml:space="preserve">timing information into value computation, and </w:delText>
        </w:r>
      </w:del>
      <w:r>
        <w:rPr>
          <w:rFonts w:ascii="Times New Roman" w:eastAsia="Times New Roman" w:hAnsi="Times New Roman" w:cs="Times New Roman"/>
          <w:sz w:val="24"/>
          <w:szCs w:val="24"/>
        </w:rPr>
        <w:t xml:space="preserve">Monkey T </w:t>
      </w:r>
      <w:ins w:id="553" w:author="Siyu Wang" w:date="2026-03-12T23:13:00Z" w16du:dateUtc="2026-03-13T03:13:00Z">
        <w:r w:rsidR="0009641C">
          <w:rPr>
            <w:rFonts w:ascii="Times New Roman" w:eastAsia="Times New Roman" w:hAnsi="Times New Roman" w:cs="Times New Roman"/>
            <w:sz w:val="24"/>
            <w:szCs w:val="24"/>
          </w:rPr>
          <w:t xml:space="preserve">instead </w:t>
        </w:r>
      </w:ins>
      <w:del w:id="554" w:author="Siyu Wang" w:date="2026-03-12T23:13:00Z" w16du:dateUtc="2026-03-13T03:13:00Z">
        <w:r w:rsidDel="0009641C">
          <w:rPr>
            <w:rFonts w:ascii="Times New Roman" w:eastAsia="Times New Roman" w:hAnsi="Times New Roman" w:cs="Times New Roman"/>
            <w:sz w:val="24"/>
            <w:szCs w:val="24"/>
          </w:rPr>
          <w:delText xml:space="preserve">relying on </w:delText>
        </w:r>
        <w:r w:rsidR="0026616A" w:rsidDel="0009641C">
          <w:rPr>
            <w:rFonts w:ascii="Times New Roman" w:eastAsia="Times New Roman" w:hAnsi="Times New Roman" w:cs="Times New Roman"/>
            <w:sz w:val="24"/>
            <w:szCs w:val="24"/>
          </w:rPr>
          <w:delText>learned bias toward or away from the go signal itself</w:delText>
        </w:r>
        <w:r w:rsidDel="0009641C">
          <w:rPr>
            <w:rFonts w:ascii="Times New Roman" w:eastAsia="Times New Roman" w:hAnsi="Times New Roman" w:cs="Times New Roman"/>
            <w:sz w:val="24"/>
            <w:szCs w:val="24"/>
          </w:rPr>
          <w:delText xml:space="preserve">. </w:delText>
        </w:r>
      </w:del>
      <w:ins w:id="555" w:author="Siyu Wang" w:date="2026-03-12T23:13:00Z" w16du:dateUtc="2026-03-13T03:13:00Z">
        <w:r w:rsidR="0009641C">
          <w:rPr>
            <w:rFonts w:ascii="Times New Roman" w:eastAsia="Times New Roman" w:hAnsi="Times New Roman" w:cs="Times New Roman"/>
            <w:sz w:val="24"/>
            <w:szCs w:val="24"/>
          </w:rPr>
          <w:t>did not.</w:t>
        </w:r>
      </w:ins>
    </w:p>
    <w:p w14:paraId="3712E58A" w14:textId="7105E19E" w:rsidR="00A450CA" w:rsidRDefault="00A450CA" w:rsidP="0026616A">
      <w:pPr>
        <w:shd w:val="clear" w:color="auto" w:fill="FFFFFF"/>
        <w:spacing w:after="0" w:line="480" w:lineRule="auto"/>
        <w:rPr>
          <w:rFonts w:ascii="Times New Roman" w:eastAsia="Times New Roman" w:hAnsi="Times New Roman" w:cs="Times New Roman"/>
          <w:sz w:val="24"/>
          <w:szCs w:val="24"/>
        </w:rPr>
      </w:pPr>
    </w:p>
    <w:p w14:paraId="603EC835" w14:textId="0FB742B1" w:rsidR="00A450CA" w:rsidRDefault="009F17AC">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r>
        <w:rPr>
          <w:rFonts w:ascii="Times New Roman" w:eastAsia="Times New Roman" w:hAnsi="Times New Roman" w:cs="Times New Roman"/>
          <w:b/>
          <w:bCs/>
          <w:i/>
          <w:iCs/>
          <w:sz w:val="24"/>
          <w:szCs w:val="24"/>
        </w:rPr>
        <w:t>Differen</w:t>
      </w:r>
      <w:ins w:id="556" w:author="Siyu Wang" w:date="2026-03-12T23:14:00Z" w16du:dateUtc="2026-03-13T03:14:00Z">
        <w:r w:rsidR="00FC671A">
          <w:rPr>
            <w:rFonts w:ascii="Times New Roman" w:eastAsia="Times New Roman" w:hAnsi="Times New Roman" w:cs="Times New Roman"/>
            <w:b/>
            <w:bCs/>
            <w:i/>
            <w:iCs/>
            <w:sz w:val="24"/>
            <w:szCs w:val="24"/>
          </w:rPr>
          <w:t>ces in the linearity of coding between monkeys</w:t>
        </w:r>
      </w:ins>
      <w:del w:id="557" w:author="Siyu Wang" w:date="2026-03-12T23:14:00Z" w16du:dateUtc="2026-03-13T03:14:00Z">
        <w:r w:rsidDel="00FC671A">
          <w:rPr>
            <w:rFonts w:ascii="Times New Roman" w:eastAsia="Times New Roman" w:hAnsi="Times New Roman" w:cs="Times New Roman"/>
            <w:b/>
            <w:bCs/>
            <w:i/>
            <w:iCs/>
            <w:sz w:val="24"/>
            <w:szCs w:val="24"/>
          </w:rPr>
          <w:delText>t single-neuron and population value coding across monkeys</w:delText>
        </w:r>
      </w:del>
    </w:p>
    <w:p w14:paraId="639370C5" w14:textId="0A819513" w:rsidR="00A450CA" w:rsidRDefault="000671A1" w:rsidP="000671A1">
      <w:pPr>
        <w:shd w:val="clear" w:color="auto" w:fill="FFFFFF"/>
        <w:spacing w:after="0" w:line="480" w:lineRule="auto"/>
        <w:ind w:firstLine="360"/>
        <w:rPr>
          <w:rFonts w:ascii="Times New Roman" w:eastAsia="Times New Roman" w:hAnsi="Times New Roman" w:cs="Times New Roman"/>
          <w:color w:val="000000"/>
          <w:sz w:val="24"/>
          <w:szCs w:val="24"/>
        </w:rPr>
      </w:pPr>
      <w:ins w:id="558" w:author="Siyu Wang" w:date="2026-03-13T17:09:00Z" w16du:dateUtc="2026-03-13T21:09:00Z">
        <w:r>
          <w:rPr>
            <w:rFonts w:ascii="Times New Roman" w:eastAsia="Times New Roman" w:hAnsi="Times New Roman" w:cs="Times New Roman"/>
            <w:color w:val="000000"/>
            <w:sz w:val="24"/>
            <w:szCs w:val="24"/>
          </w:rPr>
          <w:lastRenderedPageBreak/>
          <w:t>Differential behavioral and neural responses to the go-cue reflect different neural computation adopted by the two mon</w:t>
        </w:r>
      </w:ins>
      <w:ins w:id="559" w:author="Siyu Wang" w:date="2026-03-13T17:10:00Z" w16du:dateUtc="2026-03-13T21:10:00Z">
        <w:r>
          <w:rPr>
            <w:rFonts w:ascii="Times New Roman" w:eastAsia="Times New Roman" w:hAnsi="Times New Roman" w:cs="Times New Roman"/>
            <w:color w:val="000000"/>
            <w:sz w:val="24"/>
            <w:szCs w:val="24"/>
          </w:rPr>
          <w:t xml:space="preserve">keys. Next, we examined neural differences in value coding between monkeys at both </w:t>
        </w:r>
      </w:ins>
      <w:del w:id="560" w:author="Siyu Wang" w:date="2026-03-13T17:18:00Z" w16du:dateUtc="2026-03-13T21:18:00Z">
        <w:r w:rsidDel="000671A1">
          <w:rPr>
            <w:rFonts w:ascii="Times New Roman" w:eastAsia="Times New Roman" w:hAnsi="Times New Roman" w:cs="Times New Roman"/>
            <w:color w:val="000000"/>
            <w:sz w:val="24"/>
            <w:szCs w:val="24"/>
          </w:rPr>
          <w:delText xml:space="preserve">We examined whether the monkeys’ behavioral ranking of offers from lowest to highest discounted value was reflected in neural activity at </w:delText>
        </w:r>
      </w:del>
      <w:r>
        <w:rPr>
          <w:rFonts w:ascii="Times New Roman" w:eastAsia="Times New Roman" w:hAnsi="Times New Roman" w:cs="Times New Roman"/>
          <w:color w:val="000000"/>
          <w:sz w:val="24"/>
          <w:szCs w:val="24"/>
        </w:rPr>
        <w:t>the single-neuron and population level</w:t>
      </w:r>
      <w:r w:rsidR="00423634">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p>
    <w:p w14:paraId="67A2E958" w14:textId="1172AEFB" w:rsidR="00A978CA" w:rsidDel="008D7E6F" w:rsidRDefault="00000000" w:rsidP="0029792E">
      <w:pPr>
        <w:shd w:val="clear" w:color="auto" w:fill="FFFFFF"/>
        <w:spacing w:after="0" w:line="480" w:lineRule="auto"/>
        <w:ind w:firstLine="360"/>
        <w:rPr>
          <w:del w:id="561" w:author="Siyu Wang" w:date="2026-03-13T17:20:00Z" w16du:dateUtc="2026-03-13T21:20:00Z"/>
          <w:rFonts w:ascii="Times New Roman" w:eastAsia="Times New Roman" w:hAnsi="Times New Roman" w:cs="Times New Roman"/>
          <w:color w:val="000000"/>
          <w:sz w:val="24"/>
          <w:szCs w:val="24"/>
        </w:rPr>
        <w:pPrChange w:id="562" w:author="Siyu Wang" w:date="2026-03-17T03:19:00Z" w16du:dateUtc="2026-03-17T07:19:00Z">
          <w:pPr>
            <w:shd w:val="clear" w:color="auto" w:fill="FFFFFF"/>
            <w:spacing w:after="0" w:line="480" w:lineRule="auto"/>
          </w:pPr>
        </w:pPrChange>
      </w:pPr>
      <w:r>
        <w:rPr>
          <w:rFonts w:ascii="Times New Roman" w:eastAsia="Times New Roman" w:hAnsi="Times New Roman" w:cs="Times New Roman"/>
          <w:color w:val="000000"/>
          <w:sz w:val="24"/>
          <w:szCs w:val="24"/>
        </w:rPr>
        <w:t>At the single-neuron level, we tested whether firing rates in the first 750</w:t>
      </w:r>
      <w:del w:id="563" w:author="Siyu Wang" w:date="2026-03-13T17:18:00Z" w16du:dateUtc="2026-03-13T21:18:00Z">
        <w:r w:rsidDel="000671A1">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 xml:space="preserve">ms of the offer period were linearly modulated by the discounted value </w:t>
      </w:r>
      <w:del w:id="564" w:author="Siyu Wang" w:date="2026-03-13T17:18:00Z" w16du:dateUtc="2026-03-13T21:18:00Z">
        <w:r w:rsidDel="000671A1">
          <w:rPr>
            <w:rFonts w:ascii="Times New Roman" w:eastAsia="Times New Roman" w:hAnsi="Times New Roman" w:cs="Times New Roman"/>
            <w:color w:val="000000"/>
            <w:sz w:val="24"/>
            <w:szCs w:val="24"/>
          </w:rPr>
          <w:delText xml:space="preserve">calculated </w:delText>
        </w:r>
      </w:del>
      <w:ins w:id="565" w:author="Siyu Wang" w:date="2026-03-13T17:18:00Z" w16du:dateUtc="2026-03-13T21:18:00Z">
        <w:r w:rsidR="000671A1">
          <w:rPr>
            <w:rFonts w:ascii="Times New Roman" w:eastAsia="Times New Roman" w:hAnsi="Times New Roman" w:cs="Times New Roman"/>
            <w:color w:val="000000"/>
            <w:sz w:val="24"/>
            <w:szCs w:val="24"/>
          </w:rPr>
          <w:t xml:space="preserve">inferred </w:t>
        </w:r>
      </w:ins>
      <w:r>
        <w:rPr>
          <w:rFonts w:ascii="Times New Roman" w:eastAsia="Times New Roman" w:hAnsi="Times New Roman" w:cs="Times New Roman"/>
          <w:color w:val="000000"/>
          <w:sz w:val="24"/>
          <w:szCs w:val="24"/>
        </w:rPr>
        <w:t>from the behavior</w:t>
      </w:r>
      <w:ins w:id="566" w:author="Siyu Wang" w:date="2026-03-13T17:18:00Z" w16du:dateUtc="2026-03-13T21:18:00Z">
        <w:r w:rsidR="000671A1">
          <w:rPr>
            <w:rFonts w:ascii="Times New Roman" w:eastAsia="Times New Roman" w:hAnsi="Times New Roman" w:cs="Times New Roman"/>
            <w:color w:val="000000"/>
            <w:sz w:val="24"/>
            <w:szCs w:val="24"/>
          </w:rPr>
          <w:t>al model</w:t>
        </w:r>
      </w:ins>
      <w:r>
        <w:rPr>
          <w:rFonts w:ascii="Times New Roman" w:eastAsia="Times New Roman" w:hAnsi="Times New Roman" w:cs="Times New Roman"/>
          <w:color w:val="000000"/>
          <w:sz w:val="24"/>
          <w:szCs w:val="24"/>
        </w:rPr>
        <w:t xml:space="preserve">. </w:t>
      </w:r>
      <w:ins w:id="567" w:author="Siyu Wang" w:date="2026-03-13T17:19:00Z" w16du:dateUtc="2026-03-13T21:19:00Z">
        <w:r w:rsidR="000671A1">
          <w:rPr>
            <w:rFonts w:ascii="Times New Roman" w:eastAsia="Times New Roman" w:hAnsi="Times New Roman" w:cs="Times New Roman"/>
            <w:color w:val="000000"/>
            <w:sz w:val="24"/>
            <w:szCs w:val="24"/>
          </w:rPr>
          <w:t xml:space="preserve">Only 6 out of 63 neurons (10%) in Monkey S showed a significant linear correlation between spike count and discounted value </w:t>
        </w:r>
      </w:ins>
      <w:moveToRangeStart w:id="568" w:author="Siyu Wang" w:date="2026-03-13T17:19:00Z" w:name="move224314798"/>
      <w:commentRangeStart w:id="569"/>
      <w:moveTo w:id="570" w:author="Siyu Wang" w:date="2026-03-13T17:19:00Z" w16du:dateUtc="2026-03-13T21:19:00Z">
        <w:r w:rsidR="000671A1">
          <w:rPr>
            <w:rFonts w:ascii="Times New Roman" w:eastAsia="Times New Roman" w:hAnsi="Times New Roman" w:cs="Times New Roman"/>
            <w:color w:val="000000"/>
            <w:sz w:val="24"/>
            <w:szCs w:val="24"/>
          </w:rPr>
          <w:t>(Fig. S5B)</w:t>
        </w:r>
        <w:del w:id="571" w:author="Siyu Wang" w:date="2026-03-13T17:19:00Z" w16du:dateUtc="2026-03-13T21:19:00Z">
          <w:r w:rsidR="000671A1" w:rsidDel="000671A1">
            <w:rPr>
              <w:rFonts w:ascii="Times New Roman" w:eastAsia="Times New Roman" w:hAnsi="Times New Roman" w:cs="Times New Roman"/>
              <w:color w:val="000000"/>
              <w:sz w:val="24"/>
              <w:szCs w:val="24"/>
            </w:rPr>
            <w:delText>.</w:delText>
          </w:r>
        </w:del>
      </w:moveTo>
      <w:moveToRangeEnd w:id="568"/>
      <w:ins w:id="572" w:author="Siyu Wang" w:date="2026-03-13T17:19:00Z" w16du:dateUtc="2026-03-13T21:19:00Z">
        <w:r w:rsidR="000671A1">
          <w:rPr>
            <w:rFonts w:ascii="Times New Roman" w:eastAsia="Times New Roman" w:hAnsi="Times New Roman" w:cs="Times New Roman"/>
            <w:color w:val="000000"/>
            <w:sz w:val="24"/>
            <w:szCs w:val="24"/>
          </w:rPr>
          <w:t>, whereas i</w:t>
        </w:r>
      </w:ins>
      <w:del w:id="573" w:author="Siyu Wang" w:date="2026-03-13T17:19:00Z" w16du:dateUtc="2026-03-13T21:19:00Z">
        <w:r w:rsidR="00A978CA" w:rsidDel="000671A1">
          <w:rPr>
            <w:rFonts w:ascii="Times New Roman" w:eastAsia="Times New Roman" w:hAnsi="Times New Roman" w:cs="Times New Roman"/>
            <w:color w:val="000000"/>
            <w:sz w:val="24"/>
            <w:szCs w:val="24"/>
          </w:rPr>
          <w:delText>I</w:delText>
        </w:r>
      </w:del>
      <w:r w:rsidR="00A978CA">
        <w:rPr>
          <w:rFonts w:ascii="Times New Roman" w:eastAsia="Times New Roman" w:hAnsi="Times New Roman" w:cs="Times New Roman"/>
          <w:color w:val="000000"/>
          <w:sz w:val="24"/>
          <w:szCs w:val="24"/>
        </w:rPr>
        <w:t xml:space="preserve">n Monkey T, </w:t>
      </w:r>
      <w:r w:rsidR="005766B7">
        <w:rPr>
          <w:rFonts w:ascii="Times New Roman" w:eastAsia="Times New Roman" w:hAnsi="Times New Roman" w:cs="Times New Roman"/>
          <w:color w:val="000000"/>
          <w:sz w:val="24"/>
          <w:szCs w:val="24"/>
        </w:rPr>
        <w:t>35 out of 107 neurons (33%) exhibit</w:t>
      </w:r>
      <w:ins w:id="574" w:author="Siyu Wang" w:date="2026-03-13T17:19:00Z" w16du:dateUtc="2026-03-13T21:19:00Z">
        <w:r w:rsidR="000671A1">
          <w:rPr>
            <w:rFonts w:ascii="Times New Roman" w:eastAsia="Times New Roman" w:hAnsi="Times New Roman" w:cs="Times New Roman"/>
            <w:color w:val="000000"/>
            <w:sz w:val="24"/>
            <w:szCs w:val="24"/>
          </w:rPr>
          <w:t>ed</w:t>
        </w:r>
      </w:ins>
      <w:r w:rsidR="005766B7">
        <w:rPr>
          <w:rFonts w:ascii="Times New Roman" w:eastAsia="Times New Roman" w:hAnsi="Times New Roman" w:cs="Times New Roman"/>
          <w:color w:val="000000"/>
          <w:sz w:val="24"/>
          <w:szCs w:val="24"/>
        </w:rPr>
        <w:t xml:space="preserve"> linear coding (Fig. S5A).</w:t>
      </w:r>
      <w:r w:rsidR="005766B7">
        <w:t xml:space="preserve"> </w:t>
      </w:r>
      <w:commentRangeEnd w:id="569"/>
      <w:r w:rsidR="00483BA3">
        <w:rPr>
          <w:rStyle w:val="CommentReference"/>
          <w:rFonts w:ascii="Times New Roman" w:eastAsia="Times New Roman" w:hAnsi="Times New Roman" w:cs="Times New Roman"/>
          <w:color w:val="000000"/>
          <w:sz w:val="24"/>
          <w:szCs w:val="24"/>
        </w:rPr>
        <w:commentReference w:id="569"/>
      </w:r>
      <w:del w:id="575" w:author="Siyu Wang" w:date="2026-03-13T17:19:00Z" w16du:dateUtc="2026-03-13T21:19:00Z">
        <w:r w:rsidR="00423634" w:rsidDel="000671A1">
          <w:rPr>
            <w:rFonts w:ascii="Times New Roman" w:eastAsia="Times New Roman" w:hAnsi="Times New Roman" w:cs="Times New Roman"/>
            <w:color w:val="000000"/>
            <w:sz w:val="24"/>
            <w:szCs w:val="24"/>
          </w:rPr>
          <w:delText>O</w:delText>
        </w:r>
        <w:r w:rsidDel="000671A1">
          <w:rPr>
            <w:rFonts w:ascii="Times New Roman" w:eastAsia="Times New Roman" w:hAnsi="Times New Roman" w:cs="Times New Roman"/>
            <w:color w:val="000000"/>
            <w:sz w:val="24"/>
            <w:szCs w:val="24"/>
          </w:rPr>
          <w:delText xml:space="preserve">nly 6 out of 63 neurons (10%) </w:delText>
        </w:r>
        <w:r w:rsidR="00423634" w:rsidDel="000671A1">
          <w:rPr>
            <w:rFonts w:ascii="Times New Roman" w:eastAsia="Times New Roman" w:hAnsi="Times New Roman" w:cs="Times New Roman"/>
            <w:color w:val="000000"/>
            <w:sz w:val="24"/>
            <w:szCs w:val="24"/>
          </w:rPr>
          <w:delText xml:space="preserve">in Monkey S </w:delText>
        </w:r>
        <w:r w:rsidDel="000671A1">
          <w:rPr>
            <w:rFonts w:ascii="Times New Roman" w:eastAsia="Times New Roman" w:hAnsi="Times New Roman" w:cs="Times New Roman"/>
            <w:color w:val="000000"/>
            <w:sz w:val="24"/>
            <w:szCs w:val="24"/>
          </w:rPr>
          <w:delText>showed a significant linear correlation between spike count and discounted value</w:delText>
        </w:r>
        <w:r w:rsidR="00D85F63" w:rsidDel="000671A1">
          <w:rPr>
            <w:rFonts w:ascii="Times New Roman" w:eastAsia="Times New Roman" w:hAnsi="Times New Roman" w:cs="Times New Roman"/>
            <w:color w:val="000000"/>
            <w:sz w:val="24"/>
            <w:szCs w:val="24"/>
          </w:rPr>
          <w:delText xml:space="preserve"> </w:delText>
        </w:r>
      </w:del>
      <w:moveFromRangeStart w:id="576" w:author="Siyu Wang" w:date="2026-03-13T17:19:00Z" w:name="move224314798"/>
      <w:moveFrom w:id="577" w:author="Siyu Wang" w:date="2026-03-13T17:19:00Z" w16du:dateUtc="2026-03-13T21:19:00Z">
        <w:r w:rsidR="00D85F63" w:rsidDel="000671A1">
          <w:rPr>
            <w:rFonts w:ascii="Times New Roman" w:eastAsia="Times New Roman" w:hAnsi="Times New Roman" w:cs="Times New Roman"/>
            <w:color w:val="000000"/>
            <w:sz w:val="24"/>
            <w:szCs w:val="24"/>
          </w:rPr>
          <w:t>(Fig. S</w:t>
        </w:r>
        <w:r w:rsidR="005766B7" w:rsidDel="000671A1">
          <w:rPr>
            <w:rFonts w:ascii="Times New Roman" w:eastAsia="Times New Roman" w:hAnsi="Times New Roman" w:cs="Times New Roman"/>
            <w:color w:val="000000"/>
            <w:sz w:val="24"/>
            <w:szCs w:val="24"/>
          </w:rPr>
          <w:t>5B)</w:t>
        </w:r>
        <w:r w:rsidDel="000671A1">
          <w:rPr>
            <w:rFonts w:ascii="Times New Roman" w:eastAsia="Times New Roman" w:hAnsi="Times New Roman" w:cs="Times New Roman"/>
            <w:color w:val="000000"/>
            <w:sz w:val="24"/>
            <w:szCs w:val="24"/>
          </w:rPr>
          <w:t xml:space="preserve">. </w:t>
        </w:r>
      </w:moveFrom>
      <w:moveFromRangeEnd w:id="576"/>
    </w:p>
    <w:p w14:paraId="6EFA92C8" w14:textId="4AD1D666" w:rsidR="00A450CA" w:rsidRDefault="00000000" w:rsidP="0029792E">
      <w:pPr>
        <w:shd w:val="clear" w:color="auto" w:fill="FFFFFF"/>
        <w:spacing w:after="0" w:line="480" w:lineRule="auto"/>
        <w:ind w:firstLine="360"/>
        <w:rPr>
          <w:rFonts w:ascii="Times New Roman" w:eastAsia="Times New Roman" w:hAnsi="Times New Roman" w:cs="Times New Roman"/>
          <w:color w:val="000000"/>
          <w:sz w:val="24"/>
          <w:szCs w:val="24"/>
        </w:rPr>
        <w:pPrChange w:id="578" w:author="Siyu Wang" w:date="2026-03-17T03:19:00Z" w16du:dateUtc="2026-03-17T07:19:00Z">
          <w:pPr>
            <w:shd w:val="clear" w:color="auto" w:fill="FFFFFF"/>
            <w:spacing w:after="0" w:line="480" w:lineRule="auto"/>
          </w:pPr>
        </w:pPrChange>
      </w:pPr>
      <w:r>
        <w:rPr>
          <w:rFonts w:ascii="Times New Roman" w:eastAsia="Times New Roman" w:hAnsi="Times New Roman" w:cs="Times New Roman"/>
          <w:color w:val="000000"/>
          <w:sz w:val="24"/>
          <w:szCs w:val="24"/>
        </w:rPr>
        <w:t>Th</w:t>
      </w:r>
      <w:r w:rsidR="00A977F5">
        <w:rPr>
          <w:rFonts w:ascii="Times New Roman" w:eastAsia="Times New Roman" w:hAnsi="Times New Roman" w:cs="Times New Roman"/>
          <w:color w:val="000000"/>
          <w:sz w:val="24"/>
          <w:szCs w:val="24"/>
        </w:rPr>
        <w:t xml:space="preserve">ese results </w:t>
      </w:r>
      <w:r>
        <w:rPr>
          <w:rFonts w:ascii="Times New Roman" w:eastAsia="Times New Roman" w:hAnsi="Times New Roman" w:cs="Times New Roman"/>
          <w:color w:val="000000"/>
          <w:sz w:val="24"/>
          <w:szCs w:val="24"/>
        </w:rPr>
        <w:t xml:space="preserve">suggest that </w:t>
      </w:r>
      <w:r w:rsidR="00A977F5">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dlPFC neurons</w:t>
      </w:r>
      <w:r w:rsidR="00A977F5">
        <w:rPr>
          <w:rFonts w:ascii="Times New Roman" w:eastAsia="Times New Roman" w:hAnsi="Times New Roman" w:cs="Times New Roman"/>
          <w:color w:val="000000"/>
          <w:sz w:val="24"/>
          <w:szCs w:val="24"/>
        </w:rPr>
        <w:t xml:space="preserve"> of </w:t>
      </w:r>
      <w:ins w:id="579" w:author="Siyu Wang" w:date="2026-03-13T17:20:00Z" w16du:dateUtc="2026-03-13T21:20:00Z">
        <w:r w:rsidR="008D7E6F">
          <w:rPr>
            <w:rFonts w:ascii="Times New Roman" w:eastAsia="Times New Roman" w:hAnsi="Times New Roman" w:cs="Times New Roman"/>
            <w:color w:val="000000"/>
            <w:sz w:val="24"/>
            <w:szCs w:val="24"/>
          </w:rPr>
          <w:t>Monkey S exhibited more heterogeneous or nonlinear patterns of value representation, whereas</w:t>
        </w:r>
      </w:ins>
      <w:ins w:id="580" w:author="Siyu Wang" w:date="2026-03-13T17:21:00Z" w16du:dateUtc="2026-03-13T21:21:00Z">
        <w:r w:rsidR="008D7E6F">
          <w:rPr>
            <w:rFonts w:ascii="Times New Roman" w:eastAsia="Times New Roman" w:hAnsi="Times New Roman" w:cs="Times New Roman"/>
            <w:color w:val="000000"/>
            <w:sz w:val="24"/>
            <w:szCs w:val="24"/>
          </w:rPr>
          <w:t xml:space="preserve"> neurons of</w:t>
        </w:r>
      </w:ins>
      <w:ins w:id="581" w:author="Siyu Wang" w:date="2026-03-13T17:20:00Z" w16du:dateUtc="2026-03-13T21:20:00Z">
        <w:r w:rsidR="008D7E6F">
          <w:rPr>
            <w:rFonts w:ascii="Times New Roman" w:eastAsia="Times New Roman" w:hAnsi="Times New Roman" w:cs="Times New Roman"/>
            <w:color w:val="000000"/>
            <w:sz w:val="24"/>
            <w:szCs w:val="24"/>
          </w:rPr>
          <w:t xml:space="preserve"> </w:t>
        </w:r>
      </w:ins>
      <w:r w:rsidR="00A977F5">
        <w:rPr>
          <w:rFonts w:ascii="Times New Roman" w:eastAsia="Times New Roman" w:hAnsi="Times New Roman" w:cs="Times New Roman"/>
          <w:color w:val="000000"/>
          <w:sz w:val="24"/>
          <w:szCs w:val="24"/>
        </w:rPr>
        <w:t>Monkey T</w:t>
      </w:r>
      <w:r>
        <w:rPr>
          <w:rFonts w:ascii="Times New Roman" w:eastAsia="Times New Roman" w:hAnsi="Times New Roman" w:cs="Times New Roman"/>
          <w:color w:val="000000"/>
          <w:sz w:val="24"/>
          <w:szCs w:val="24"/>
        </w:rPr>
        <w:t xml:space="preserve"> encode</w:t>
      </w:r>
      <w:ins w:id="582" w:author="Siyu Wang" w:date="2026-03-13T17:21:00Z" w16du:dateUtc="2026-03-13T21:21:00Z">
        <w:r w:rsidR="008D7E6F">
          <w:rPr>
            <w:rFonts w:ascii="Times New Roman" w:eastAsia="Times New Roman" w:hAnsi="Times New Roman" w:cs="Times New Roman"/>
            <w:color w:val="000000"/>
            <w:sz w:val="24"/>
            <w:szCs w:val="24"/>
          </w:rPr>
          <w:t>d</w:t>
        </w:r>
      </w:ins>
      <w:r>
        <w:rPr>
          <w:rFonts w:ascii="Times New Roman" w:eastAsia="Times New Roman" w:hAnsi="Times New Roman" w:cs="Times New Roman"/>
          <w:color w:val="000000"/>
          <w:sz w:val="24"/>
          <w:szCs w:val="24"/>
        </w:rPr>
        <w:t xml:space="preserve"> the value of the offer more linearly</w:t>
      </w:r>
      <w:del w:id="583" w:author="Siyu Wang" w:date="2026-03-13T17:21:00Z" w16du:dateUtc="2026-03-13T21:21:00Z">
        <w:r w:rsidDel="008D7E6F">
          <w:rPr>
            <w:rFonts w:ascii="Times New Roman" w:eastAsia="Times New Roman" w:hAnsi="Times New Roman" w:cs="Times New Roman"/>
            <w:color w:val="000000"/>
            <w:sz w:val="24"/>
            <w:szCs w:val="24"/>
          </w:rPr>
          <w:delText xml:space="preserve"> and uniformly</w:delText>
        </w:r>
        <w:r w:rsidR="00A977F5" w:rsidDel="008D7E6F">
          <w:rPr>
            <w:rFonts w:ascii="Times New Roman" w:eastAsia="Times New Roman" w:hAnsi="Times New Roman" w:cs="Times New Roman"/>
            <w:color w:val="000000"/>
            <w:sz w:val="24"/>
            <w:szCs w:val="24"/>
          </w:rPr>
          <w:delText xml:space="preserve"> than the</w:delText>
        </w:r>
        <w:r w:rsidDel="008D7E6F">
          <w:rPr>
            <w:rFonts w:ascii="Times New Roman" w:eastAsia="Times New Roman" w:hAnsi="Times New Roman" w:cs="Times New Roman"/>
            <w:color w:val="000000"/>
            <w:sz w:val="24"/>
            <w:szCs w:val="24"/>
          </w:rPr>
          <w:delText xml:space="preserve"> neurons </w:delText>
        </w:r>
        <w:r w:rsidR="00A977F5" w:rsidDel="008D7E6F">
          <w:rPr>
            <w:rFonts w:ascii="Times New Roman" w:eastAsia="Times New Roman" w:hAnsi="Times New Roman" w:cs="Times New Roman"/>
            <w:color w:val="000000"/>
            <w:sz w:val="24"/>
            <w:szCs w:val="24"/>
          </w:rPr>
          <w:delText>of</w:delText>
        </w:r>
      </w:del>
      <w:del w:id="584" w:author="Siyu Wang" w:date="2026-03-13T17:20:00Z" w16du:dateUtc="2026-03-13T21:20:00Z">
        <w:r w:rsidR="00A977F5" w:rsidDel="008D7E6F">
          <w:rPr>
            <w:rFonts w:ascii="Times New Roman" w:eastAsia="Times New Roman" w:hAnsi="Times New Roman" w:cs="Times New Roman"/>
            <w:color w:val="000000"/>
            <w:sz w:val="24"/>
            <w:szCs w:val="24"/>
          </w:rPr>
          <w:delText xml:space="preserve"> Monkey S, which </w:delText>
        </w:r>
        <w:r w:rsidDel="008D7E6F">
          <w:rPr>
            <w:rFonts w:ascii="Times New Roman" w:eastAsia="Times New Roman" w:hAnsi="Times New Roman" w:cs="Times New Roman"/>
            <w:color w:val="000000"/>
            <w:sz w:val="24"/>
            <w:szCs w:val="24"/>
          </w:rPr>
          <w:delText>exhibit more heterogeneous or nonlinear patterns of value representation</w:delText>
        </w:r>
      </w:del>
      <w:r>
        <w:rPr>
          <w:rFonts w:ascii="Times New Roman" w:eastAsia="Times New Roman" w:hAnsi="Times New Roman" w:cs="Times New Roman"/>
          <w:color w:val="000000"/>
          <w:sz w:val="24"/>
          <w:szCs w:val="24"/>
        </w:rPr>
        <w:t>.</w:t>
      </w:r>
    </w:p>
    <w:p w14:paraId="1DDE04A9" w14:textId="79EFB481" w:rsidR="00A450CA" w:rsidRDefault="00000000">
      <w:pPr>
        <w:shd w:val="clear" w:color="auto" w:fill="FFFFFF"/>
        <w:spacing w:after="0" w:line="480" w:lineRule="auto"/>
        <w:ind w:firstLine="360"/>
        <w:rPr>
          <w:rFonts w:ascii="Times New Roman" w:eastAsia="Times New Roman" w:hAnsi="Times New Roman" w:cs="Times New Roman"/>
          <w:color w:val="000000"/>
          <w:sz w:val="24"/>
          <w:szCs w:val="24"/>
        </w:rPr>
        <w:pPrChange w:id="585" w:author="Siyu Wang" w:date="2026-03-13T17:21:00Z" w16du:dateUtc="2026-03-13T21:21:00Z">
          <w:pPr>
            <w:shd w:val="clear" w:color="auto" w:fill="FFFFFF"/>
            <w:spacing w:after="0" w:line="480" w:lineRule="auto"/>
            <w:ind w:firstLine="720"/>
          </w:pPr>
        </w:pPrChange>
      </w:pPr>
      <w:r>
        <w:rPr>
          <w:rFonts w:ascii="Times New Roman" w:eastAsia="Times New Roman" w:hAnsi="Times New Roman" w:cs="Times New Roman"/>
          <w:color w:val="000000"/>
          <w:sz w:val="24"/>
          <w:szCs w:val="24"/>
        </w:rPr>
        <w:t xml:space="preserve">At the population level, </w:t>
      </w:r>
      <w:r w:rsidR="00A977F5">
        <w:rPr>
          <w:rFonts w:ascii="Times New Roman" w:eastAsia="Times New Roman" w:hAnsi="Times New Roman" w:cs="Times New Roman"/>
          <w:color w:val="000000"/>
          <w:sz w:val="24"/>
          <w:szCs w:val="24"/>
        </w:rPr>
        <w:t>principal component analysis (</w:t>
      </w:r>
      <w:r w:rsidR="00A978CA">
        <w:rPr>
          <w:rFonts w:ascii="Times New Roman" w:eastAsia="Times New Roman" w:hAnsi="Times New Roman" w:cs="Times New Roman"/>
          <w:color w:val="000000"/>
          <w:sz w:val="24"/>
          <w:szCs w:val="24"/>
        </w:rPr>
        <w:t>see Methods</w:t>
      </w:r>
      <w:r w:rsidR="00A977F5">
        <w:rPr>
          <w:rFonts w:ascii="Times New Roman" w:eastAsia="Times New Roman" w:hAnsi="Times New Roman" w:cs="Times New Roman"/>
          <w:color w:val="000000"/>
          <w:sz w:val="24"/>
          <w:szCs w:val="24"/>
        </w:rPr>
        <w:t>)</w:t>
      </w:r>
      <w:r w:rsidR="008D4032">
        <w:rPr>
          <w:rFonts w:ascii="Times New Roman" w:eastAsia="Times New Roman" w:hAnsi="Times New Roman" w:cs="Times New Roman"/>
          <w:color w:val="000000"/>
          <w:sz w:val="24"/>
          <w:szCs w:val="24"/>
        </w:rPr>
        <w:t xml:space="preserve"> </w:t>
      </w:r>
      <w:r w:rsidR="00A978CA">
        <w:rPr>
          <w:rFonts w:ascii="Times New Roman" w:eastAsia="Times New Roman" w:hAnsi="Times New Roman" w:cs="Times New Roman"/>
          <w:color w:val="000000"/>
          <w:sz w:val="24"/>
          <w:szCs w:val="24"/>
        </w:rPr>
        <w:t xml:space="preserve">revealed </w:t>
      </w:r>
      <w:del w:id="586" w:author="Siyu Wang" w:date="2026-03-13T17:21:00Z" w16du:dateUtc="2026-03-13T21:21:00Z">
        <w:r w:rsidR="00A978CA" w:rsidDel="008B1D8A">
          <w:rPr>
            <w:rFonts w:ascii="Times New Roman" w:eastAsia="Times New Roman" w:hAnsi="Times New Roman" w:cs="Times New Roman"/>
            <w:color w:val="000000"/>
            <w:sz w:val="24"/>
            <w:szCs w:val="24"/>
          </w:rPr>
          <w:delText xml:space="preserve">striking </w:delText>
        </w:r>
      </w:del>
      <w:ins w:id="587" w:author="Siyu Wang" w:date="2026-03-13T17:21:00Z" w16du:dateUtc="2026-03-13T21:21:00Z">
        <w:r w:rsidR="008B1D8A">
          <w:rPr>
            <w:rFonts w:ascii="Times New Roman" w:eastAsia="Times New Roman" w:hAnsi="Times New Roman" w:cs="Times New Roman"/>
            <w:color w:val="000000"/>
            <w:sz w:val="24"/>
            <w:szCs w:val="24"/>
          </w:rPr>
          <w:t xml:space="preserve">qualitative </w:t>
        </w:r>
      </w:ins>
      <w:r w:rsidR="00A978CA">
        <w:rPr>
          <w:rFonts w:ascii="Times New Roman" w:eastAsia="Times New Roman" w:hAnsi="Times New Roman" w:cs="Times New Roman"/>
          <w:color w:val="000000"/>
          <w:sz w:val="24"/>
          <w:szCs w:val="24"/>
        </w:rPr>
        <w:t xml:space="preserve">differences in </w:t>
      </w:r>
      <w:ins w:id="588" w:author="Siyu Wang" w:date="2026-03-13T17:21:00Z" w16du:dateUtc="2026-03-13T21:21:00Z">
        <w:r w:rsidR="008B1D8A">
          <w:rPr>
            <w:rFonts w:ascii="Times New Roman" w:eastAsia="Times New Roman" w:hAnsi="Times New Roman" w:cs="Times New Roman"/>
            <w:color w:val="000000"/>
            <w:sz w:val="24"/>
            <w:szCs w:val="24"/>
          </w:rPr>
          <w:t xml:space="preserve">condition-averaged </w:t>
        </w:r>
      </w:ins>
      <w:r w:rsidR="00A978CA">
        <w:rPr>
          <w:rFonts w:ascii="Times New Roman" w:eastAsia="Times New Roman" w:hAnsi="Times New Roman" w:cs="Times New Roman"/>
          <w:color w:val="000000"/>
          <w:sz w:val="24"/>
          <w:szCs w:val="24"/>
        </w:rPr>
        <w:t xml:space="preserve">neural trajectories </w:t>
      </w:r>
      <w:del w:id="589" w:author="Siyu Wang" w:date="2026-03-13T17:21:00Z" w16du:dateUtc="2026-03-13T21:21:00Z">
        <w:r w:rsidR="00A978CA" w:rsidDel="008B1D8A">
          <w:rPr>
            <w:rFonts w:ascii="Times New Roman" w:eastAsia="Times New Roman" w:hAnsi="Times New Roman" w:cs="Times New Roman"/>
            <w:color w:val="000000"/>
            <w:sz w:val="24"/>
            <w:szCs w:val="24"/>
          </w:rPr>
          <w:delText xml:space="preserve">across offers, </w:delText>
        </w:r>
      </w:del>
      <w:r w:rsidR="00A978CA">
        <w:rPr>
          <w:rFonts w:ascii="Times New Roman" w:eastAsia="Times New Roman" w:hAnsi="Times New Roman" w:cs="Times New Roman"/>
          <w:color w:val="000000"/>
          <w:sz w:val="24"/>
          <w:szCs w:val="24"/>
        </w:rPr>
        <w:t>between animals.</w:t>
      </w:r>
      <w:r>
        <w:rPr>
          <w:rFonts w:ascii="Times New Roman" w:eastAsia="Times New Roman" w:hAnsi="Times New Roman" w:cs="Times New Roman"/>
          <w:color w:val="000000"/>
          <w:sz w:val="24"/>
          <w:szCs w:val="24"/>
        </w:rPr>
        <w:t xml:space="preserve"> </w:t>
      </w:r>
      <w:ins w:id="590" w:author="Siyu Wang" w:date="2026-03-13T17:21:00Z" w16du:dateUtc="2026-03-13T21:21:00Z">
        <w:r w:rsidR="008B1D8A">
          <w:rPr>
            <w:rFonts w:ascii="Times New Roman" w:eastAsia="Times New Roman" w:hAnsi="Times New Roman" w:cs="Times New Roman"/>
            <w:color w:val="000000"/>
            <w:sz w:val="24"/>
            <w:szCs w:val="24"/>
          </w:rPr>
          <w:t>Consistent with the single-neur</w:t>
        </w:r>
      </w:ins>
      <w:ins w:id="591" w:author="Siyu Wang" w:date="2026-03-13T17:22:00Z" w16du:dateUtc="2026-03-13T21:22:00Z">
        <w:r w:rsidR="008B1D8A">
          <w:rPr>
            <w:rFonts w:ascii="Times New Roman" w:eastAsia="Times New Roman" w:hAnsi="Times New Roman" w:cs="Times New Roman"/>
            <w:color w:val="000000"/>
            <w:sz w:val="24"/>
            <w:szCs w:val="24"/>
          </w:rPr>
          <w:t>on analysis, i</w:t>
        </w:r>
      </w:ins>
      <w:del w:id="592" w:author="Siyu Wang" w:date="2026-03-13T17:22:00Z" w16du:dateUtc="2026-03-13T21:22:00Z">
        <w:r w:rsidR="007940D9" w:rsidDel="008B1D8A">
          <w:rPr>
            <w:rFonts w:ascii="Times New Roman" w:eastAsia="Times New Roman" w:hAnsi="Times New Roman" w:cs="Times New Roman"/>
            <w:color w:val="000000"/>
            <w:sz w:val="24"/>
            <w:szCs w:val="24"/>
          </w:rPr>
          <w:delText>I</w:delText>
        </w:r>
      </w:del>
      <w:r>
        <w:rPr>
          <w:rFonts w:ascii="Times New Roman" w:eastAsia="Times New Roman" w:hAnsi="Times New Roman" w:cs="Times New Roman"/>
          <w:color w:val="000000"/>
          <w:sz w:val="24"/>
          <w:szCs w:val="24"/>
        </w:rPr>
        <w:t>n Monkey S</w:t>
      </w:r>
      <w:r w:rsidR="00A978CA">
        <w:rPr>
          <w:rFonts w:ascii="Times New Roman" w:eastAsia="Times New Roman" w:hAnsi="Times New Roman" w:cs="Times New Roman"/>
          <w:color w:val="000000"/>
          <w:sz w:val="24"/>
          <w:szCs w:val="24"/>
        </w:rPr>
        <w:t xml:space="preserve">,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trajectories were entangled</w:t>
      </w:r>
      <w:del w:id="593" w:author="Siyu Wang" w:date="2026-03-13T17:22:00Z" w16du:dateUtc="2026-03-13T21:22:00Z">
        <w:r w:rsidDel="008B1D8A">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 </w:t>
      </w:r>
      <w:r w:rsidR="008D4032">
        <w:rPr>
          <w:rFonts w:ascii="Times New Roman" w:eastAsia="Times New Roman" w:hAnsi="Times New Roman" w:cs="Times New Roman"/>
          <w:color w:val="000000"/>
          <w:sz w:val="24"/>
          <w:szCs w:val="24"/>
        </w:rPr>
        <w:t>reflecting</w:t>
      </w:r>
      <w:r>
        <w:rPr>
          <w:rFonts w:ascii="Times New Roman" w:eastAsia="Times New Roman" w:hAnsi="Times New Roman" w:cs="Times New Roman"/>
          <w:color w:val="000000"/>
          <w:sz w:val="24"/>
          <w:szCs w:val="24"/>
        </w:rPr>
        <w:t xml:space="preserve"> </w:t>
      </w:r>
      <w:del w:id="594" w:author="Siyu Wang" w:date="2026-03-13T17:22:00Z" w16du:dateUtc="2026-03-13T21:22:00Z">
        <w:r w:rsidDel="008B1D8A">
          <w:rPr>
            <w:rFonts w:ascii="Times New Roman" w:eastAsia="Times New Roman" w:hAnsi="Times New Roman" w:cs="Times New Roman"/>
            <w:color w:val="000000"/>
            <w:sz w:val="24"/>
            <w:szCs w:val="24"/>
          </w:rPr>
          <w:delText xml:space="preserve">complex and </w:delText>
        </w:r>
      </w:del>
      <w:r>
        <w:rPr>
          <w:rFonts w:ascii="Times New Roman" w:eastAsia="Times New Roman" w:hAnsi="Times New Roman" w:cs="Times New Roman"/>
          <w:color w:val="000000"/>
          <w:sz w:val="24"/>
          <w:szCs w:val="24"/>
        </w:rPr>
        <w:t xml:space="preserve">nonlinear </w:t>
      </w:r>
      <w:r w:rsidR="00A978CA">
        <w:rPr>
          <w:rFonts w:ascii="Times New Roman" w:eastAsia="Times New Roman" w:hAnsi="Times New Roman" w:cs="Times New Roman"/>
          <w:color w:val="000000"/>
          <w:sz w:val="24"/>
          <w:szCs w:val="24"/>
        </w:rPr>
        <w:t xml:space="preserve">population </w:t>
      </w:r>
      <w:r>
        <w:rPr>
          <w:rFonts w:ascii="Times New Roman" w:eastAsia="Times New Roman" w:hAnsi="Times New Roman" w:cs="Times New Roman"/>
          <w:color w:val="000000"/>
          <w:sz w:val="24"/>
          <w:szCs w:val="24"/>
        </w:rPr>
        <w:t xml:space="preserve">encoding of </w:t>
      </w:r>
      <w:del w:id="595" w:author="Siyu Wang" w:date="2026-03-13T17:22:00Z" w16du:dateUtc="2026-03-13T21:22:00Z">
        <w:r w:rsidDel="008B1D8A">
          <w:rPr>
            <w:rFonts w:ascii="Times New Roman" w:eastAsia="Times New Roman" w:hAnsi="Times New Roman" w:cs="Times New Roman"/>
            <w:color w:val="000000"/>
            <w:sz w:val="24"/>
            <w:szCs w:val="24"/>
          </w:rPr>
          <w:delText>value and choice</w:delText>
        </w:r>
      </w:del>
      <w:ins w:id="596" w:author="Siyu Wang" w:date="2026-03-13T17:22:00Z" w16du:dateUtc="2026-03-13T21:22:00Z">
        <w:r w:rsidR="008B1D8A">
          <w:rPr>
            <w:rFonts w:ascii="Times New Roman" w:eastAsia="Times New Roman" w:hAnsi="Times New Roman" w:cs="Times New Roman"/>
            <w:color w:val="000000"/>
            <w:sz w:val="24"/>
            <w:szCs w:val="24"/>
          </w:rPr>
          <w:t>value</w:t>
        </w:r>
      </w:ins>
      <w:r>
        <w:rPr>
          <w:rFonts w:ascii="Times New Roman" w:eastAsia="Times New Roman" w:hAnsi="Times New Roman" w:cs="Times New Roman"/>
          <w:color w:val="000000"/>
          <w:sz w:val="24"/>
          <w:szCs w:val="24"/>
        </w:rPr>
        <w:t xml:space="preserve"> (Fig</w:t>
      </w:r>
      <w:r w:rsidR="005766B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766B7">
        <w:rPr>
          <w:rFonts w:ascii="Times New Roman" w:eastAsia="Times New Roman" w:hAnsi="Times New Roman" w:cs="Times New Roman"/>
          <w:color w:val="000000"/>
          <w:sz w:val="24"/>
          <w:szCs w:val="24"/>
        </w:rPr>
        <w:t xml:space="preserve">7A </w:t>
      </w:r>
      <w:r w:rsidR="008737D3">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z w:val="24"/>
          <w:szCs w:val="24"/>
        </w:rPr>
        <w:t>C). In</w:t>
      </w:r>
      <w:r w:rsidR="008737D3">
        <w:rPr>
          <w:rFonts w:ascii="Times New Roman" w:eastAsia="Times New Roman" w:hAnsi="Times New Roman" w:cs="Times New Roman"/>
          <w:color w:val="000000"/>
          <w:sz w:val="24"/>
          <w:szCs w:val="24"/>
        </w:rPr>
        <w:t xml:space="preserve"> contrast, in</w:t>
      </w:r>
      <w:r>
        <w:rPr>
          <w:rFonts w:ascii="Times New Roman" w:eastAsia="Times New Roman" w:hAnsi="Times New Roman" w:cs="Times New Roman"/>
          <w:color w:val="000000"/>
          <w:sz w:val="24"/>
          <w:szCs w:val="24"/>
        </w:rPr>
        <w:t xml:space="preserve"> Monkey T,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trajectories were </w:t>
      </w:r>
      <w:del w:id="597" w:author="Siyu Wang" w:date="2026-03-13T17:22:00Z" w16du:dateUtc="2026-03-13T21:22:00Z">
        <w:r w:rsidDel="008B1D8A">
          <w:rPr>
            <w:rFonts w:ascii="Times New Roman" w:eastAsia="Times New Roman" w:hAnsi="Times New Roman" w:cs="Times New Roman"/>
            <w:color w:val="000000"/>
            <w:sz w:val="24"/>
            <w:szCs w:val="24"/>
          </w:rPr>
          <w:delText xml:space="preserve">well </w:delText>
        </w:r>
      </w:del>
      <w:ins w:id="598" w:author="Siyu Wang" w:date="2026-03-13T17:22:00Z" w16du:dateUtc="2026-03-13T21:22:00Z">
        <w:r w:rsidR="008B1D8A">
          <w:rPr>
            <w:rFonts w:ascii="Times New Roman" w:eastAsia="Times New Roman" w:hAnsi="Times New Roman" w:cs="Times New Roman"/>
            <w:color w:val="000000"/>
            <w:sz w:val="24"/>
            <w:szCs w:val="24"/>
          </w:rPr>
          <w:t xml:space="preserve">linearly </w:t>
        </w:r>
      </w:ins>
      <w:r>
        <w:rPr>
          <w:rFonts w:ascii="Times New Roman" w:eastAsia="Times New Roman" w:hAnsi="Times New Roman" w:cs="Times New Roman"/>
          <w:color w:val="000000"/>
          <w:sz w:val="24"/>
          <w:szCs w:val="24"/>
        </w:rPr>
        <w:t>separated and orderly</w:t>
      </w:r>
      <w:r w:rsidR="00A978C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progressi</w:t>
      </w:r>
      <w:r w:rsidR="00A978CA">
        <w:rPr>
          <w:rFonts w:ascii="Times New Roman" w:eastAsia="Times New Roman" w:hAnsi="Times New Roman" w:cs="Times New Roman"/>
          <w:color w:val="000000"/>
          <w:sz w:val="24"/>
          <w:szCs w:val="24"/>
        </w:rPr>
        <w:t>ng</w:t>
      </w:r>
      <w:r>
        <w:rPr>
          <w:rFonts w:ascii="Times New Roman" w:eastAsia="Times New Roman" w:hAnsi="Times New Roman" w:cs="Times New Roman"/>
          <w:color w:val="000000"/>
          <w:sz w:val="24"/>
          <w:szCs w:val="24"/>
        </w:rPr>
        <w:t xml:space="preserve"> </w:t>
      </w:r>
      <w:r w:rsidR="004E1548">
        <w:rPr>
          <w:rFonts w:ascii="Times New Roman" w:eastAsia="Times New Roman" w:hAnsi="Times New Roman" w:cs="Times New Roman"/>
          <w:color w:val="000000"/>
          <w:sz w:val="24"/>
          <w:szCs w:val="24"/>
        </w:rPr>
        <w:t xml:space="preserve">orderly </w:t>
      </w:r>
      <w:r>
        <w:rPr>
          <w:rFonts w:ascii="Times New Roman" w:eastAsia="Times New Roman" w:hAnsi="Times New Roman" w:cs="Times New Roman"/>
          <w:color w:val="000000"/>
          <w:sz w:val="24"/>
          <w:szCs w:val="24"/>
        </w:rPr>
        <w:t xml:space="preserve">from low (green) to high (red) value offers (green to red in Fig. </w:t>
      </w:r>
      <w:r w:rsidR="005766B7">
        <w:rPr>
          <w:rFonts w:ascii="Times New Roman" w:eastAsia="Times New Roman" w:hAnsi="Times New Roman" w:cs="Times New Roman"/>
          <w:color w:val="000000"/>
          <w:sz w:val="24"/>
          <w:szCs w:val="24"/>
        </w:rPr>
        <w:t>7</w:t>
      </w:r>
      <w:r w:rsidR="00882BB8">
        <w:rPr>
          <w:rFonts w:ascii="Times New Roman" w:eastAsia="Times New Roman" w:hAnsi="Times New Roman" w:cs="Times New Roman"/>
          <w:color w:val="000000"/>
          <w:sz w:val="24"/>
          <w:szCs w:val="24"/>
        </w:rPr>
        <w:t xml:space="preserve">B </w:t>
      </w:r>
      <w:r w:rsidR="008737D3">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z w:val="24"/>
          <w:szCs w:val="24"/>
        </w:rPr>
        <w:t>D)</w:t>
      </w:r>
      <w:del w:id="599" w:author="Siyu Wang" w:date="2026-03-13T17:22:00Z" w16du:dateUtc="2026-03-13T21:22:00Z">
        <w:r w:rsidDel="008B1D8A">
          <w:rPr>
            <w:rFonts w:ascii="Times New Roman" w:eastAsia="Times New Roman" w:hAnsi="Times New Roman" w:cs="Times New Roman"/>
            <w:color w:val="000000"/>
            <w:sz w:val="24"/>
            <w:szCs w:val="24"/>
          </w:rPr>
          <w:delText>, consistent with a linear and low-dimensional population code</w:delText>
        </w:r>
      </w:del>
      <w:r>
        <w:rPr>
          <w:rFonts w:ascii="Times New Roman" w:eastAsia="Times New Roman" w:hAnsi="Times New Roman" w:cs="Times New Roman"/>
          <w:color w:val="000000"/>
          <w:sz w:val="24"/>
          <w:szCs w:val="24"/>
        </w:rPr>
        <w:t>.</w:t>
      </w:r>
      <w:commentRangeStart w:id="600"/>
      <w:r>
        <w:rPr>
          <w:rFonts w:ascii="Times New Roman" w:eastAsia="Times New Roman" w:hAnsi="Times New Roman" w:cs="Times New Roman"/>
          <w:color w:val="000000"/>
          <w:sz w:val="24"/>
          <w:szCs w:val="24"/>
        </w:rPr>
        <w:t xml:space="preserve"> This </w:t>
      </w:r>
      <w:r w:rsidR="004E1548">
        <w:rPr>
          <w:rFonts w:ascii="Times New Roman" w:eastAsia="Times New Roman" w:hAnsi="Times New Roman" w:cs="Times New Roman"/>
          <w:color w:val="000000"/>
          <w:sz w:val="24"/>
          <w:szCs w:val="24"/>
        </w:rPr>
        <w:t>pattern held both</w:t>
      </w:r>
      <w:r>
        <w:rPr>
          <w:rFonts w:ascii="Times New Roman" w:eastAsia="Times New Roman" w:hAnsi="Times New Roman" w:cs="Times New Roman"/>
          <w:color w:val="000000"/>
          <w:sz w:val="24"/>
          <w:szCs w:val="24"/>
        </w:rPr>
        <w:t xml:space="preserve"> in the first 1000 ms after </w:t>
      </w:r>
      <w:r w:rsidR="004E1548">
        <w:rPr>
          <w:rFonts w:ascii="Times New Roman" w:eastAsia="Times New Roman" w:hAnsi="Times New Roman" w:cs="Times New Roman"/>
          <w:color w:val="000000"/>
          <w:sz w:val="24"/>
          <w:szCs w:val="24"/>
        </w:rPr>
        <w:t xml:space="preserve">the visual </w:t>
      </w:r>
      <w:r>
        <w:rPr>
          <w:rFonts w:ascii="Times New Roman" w:eastAsia="Times New Roman" w:hAnsi="Times New Roman" w:cs="Times New Roman"/>
          <w:color w:val="000000"/>
          <w:sz w:val="24"/>
          <w:szCs w:val="24"/>
        </w:rPr>
        <w:t xml:space="preserve">cue onset (Fig. </w:t>
      </w:r>
      <w:r w:rsidR="005766B7">
        <w:rPr>
          <w:rFonts w:ascii="Times New Roman" w:eastAsia="Times New Roman" w:hAnsi="Times New Roman" w:cs="Times New Roman"/>
          <w:color w:val="000000"/>
          <w:sz w:val="24"/>
          <w:szCs w:val="24"/>
        </w:rPr>
        <w:t xml:space="preserve">7A </w:t>
      </w:r>
      <w:r w:rsidR="008737D3">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z w:val="24"/>
          <w:szCs w:val="24"/>
        </w:rPr>
        <w:t xml:space="preserve">B) </w:t>
      </w:r>
      <w:r w:rsidR="004E1548">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z w:val="24"/>
          <w:szCs w:val="24"/>
        </w:rPr>
        <w:t>in the</w:t>
      </w:r>
      <w:r w:rsidR="004E154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–500 ms to +500 ms </w:t>
      </w:r>
      <w:r w:rsidR="004E1548">
        <w:rPr>
          <w:rFonts w:ascii="Times New Roman" w:eastAsia="Times New Roman" w:hAnsi="Times New Roman" w:cs="Times New Roman"/>
          <w:color w:val="000000"/>
          <w:sz w:val="24"/>
          <w:szCs w:val="24"/>
        </w:rPr>
        <w:t xml:space="preserve">window around </w:t>
      </w:r>
      <w:r>
        <w:rPr>
          <w:rFonts w:ascii="Times New Roman" w:eastAsia="Times New Roman" w:hAnsi="Times New Roman" w:cs="Times New Roman"/>
          <w:color w:val="000000"/>
          <w:sz w:val="24"/>
          <w:szCs w:val="24"/>
        </w:rPr>
        <w:t>the first go-signal</w:t>
      </w:r>
      <w:r w:rsidR="004E154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(Fig. </w:t>
      </w:r>
      <w:r w:rsidR="005766B7">
        <w:rPr>
          <w:rFonts w:ascii="Times New Roman" w:eastAsia="Times New Roman" w:hAnsi="Times New Roman" w:cs="Times New Roman"/>
          <w:color w:val="000000"/>
          <w:sz w:val="24"/>
          <w:szCs w:val="24"/>
        </w:rPr>
        <w:t xml:space="preserve">7C </w:t>
      </w:r>
      <w:r w:rsidR="008737D3">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z w:val="24"/>
          <w:szCs w:val="24"/>
        </w:rPr>
        <w:t xml:space="preserve">D). </w:t>
      </w:r>
      <w:commentRangeEnd w:id="600"/>
      <w:r w:rsidR="008B1D8A">
        <w:rPr>
          <w:rStyle w:val="CommentReference"/>
          <w:rFonts w:ascii="Times New Roman" w:eastAsia="Times New Roman" w:hAnsi="Times New Roman" w:cs="Times New Roman"/>
          <w:color w:val="000000"/>
          <w:sz w:val="24"/>
          <w:szCs w:val="24"/>
        </w:rPr>
        <w:commentReference w:id="600"/>
      </w:r>
      <w:del w:id="601" w:author="Siyu Wang" w:date="2026-03-13T17:26:00Z" w16du:dateUtc="2026-03-13T21:26:00Z">
        <w:r w:rsidDel="008B1D8A">
          <w:rPr>
            <w:rFonts w:ascii="Times New Roman" w:eastAsia="Times New Roman" w:hAnsi="Times New Roman" w:cs="Times New Roman"/>
            <w:color w:val="000000"/>
            <w:sz w:val="24"/>
            <w:szCs w:val="24"/>
          </w:rPr>
          <w:delText xml:space="preserve">For Monkey T, the mean trajectories for each condition became even more distinct and well separated in the latter period (Fig. </w:delText>
        </w:r>
        <w:r w:rsidR="005766B7" w:rsidDel="008B1D8A">
          <w:rPr>
            <w:rFonts w:ascii="Times New Roman" w:eastAsia="Times New Roman" w:hAnsi="Times New Roman" w:cs="Times New Roman"/>
            <w:color w:val="000000"/>
            <w:sz w:val="24"/>
            <w:szCs w:val="24"/>
          </w:rPr>
          <w:delText>7D</w:delText>
        </w:r>
        <w:r w:rsidDel="008B1D8A">
          <w:rPr>
            <w:rFonts w:ascii="Times New Roman" w:eastAsia="Times New Roman" w:hAnsi="Times New Roman" w:cs="Times New Roman"/>
            <w:color w:val="000000"/>
            <w:sz w:val="24"/>
            <w:szCs w:val="24"/>
          </w:rPr>
          <w:delText>).</w:delText>
        </w:r>
      </w:del>
    </w:p>
    <w:p w14:paraId="2BC027AC" w14:textId="77777777" w:rsidR="00A450CA" w:rsidRDefault="00A450CA">
      <w:pPr>
        <w:shd w:val="clear" w:color="auto" w:fill="FFFFFF"/>
        <w:spacing w:after="0" w:line="480" w:lineRule="auto"/>
        <w:rPr>
          <w:rFonts w:ascii="Times New Roman" w:eastAsia="Times New Roman" w:hAnsi="Times New Roman" w:cs="Times New Roman"/>
          <w:b/>
          <w:bCs/>
          <w:color w:val="000000"/>
          <w:sz w:val="24"/>
          <w:szCs w:val="24"/>
        </w:rPr>
      </w:pPr>
    </w:p>
    <w:p w14:paraId="05BEC03D" w14:textId="73439039" w:rsidR="00A450CA" w:rsidRDefault="001B6574">
      <w:pPr>
        <w:shd w:val="clear" w:color="auto" w:fill="FFFFFF"/>
        <w:spacing w:after="0" w:line="48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6. </w:t>
      </w:r>
      <w:ins w:id="602" w:author="Siyu Wang" w:date="2026-03-13T17:28:00Z" w16du:dateUtc="2026-03-13T21:28:00Z">
        <w:r w:rsidR="00641EF8">
          <w:rPr>
            <w:rFonts w:ascii="Times New Roman" w:eastAsia="Times New Roman" w:hAnsi="Times New Roman" w:cs="Times New Roman"/>
            <w:b/>
            <w:bCs/>
            <w:i/>
            <w:iCs/>
            <w:color w:val="000000"/>
            <w:sz w:val="24"/>
            <w:szCs w:val="24"/>
          </w:rPr>
          <w:t>Population decoding revealed d</w:t>
        </w:r>
      </w:ins>
      <w:del w:id="603" w:author="Siyu Wang" w:date="2026-03-13T17:28:00Z" w16du:dateUtc="2026-03-13T21:28:00Z">
        <w:r w:rsidDel="00641EF8">
          <w:rPr>
            <w:rFonts w:ascii="Times New Roman" w:eastAsia="Times New Roman" w:hAnsi="Times New Roman" w:cs="Times New Roman"/>
            <w:b/>
            <w:bCs/>
            <w:i/>
            <w:iCs/>
            <w:color w:val="000000"/>
            <w:sz w:val="24"/>
            <w:szCs w:val="24"/>
          </w:rPr>
          <w:delText>D</w:delText>
        </w:r>
      </w:del>
      <w:r>
        <w:rPr>
          <w:rFonts w:ascii="Times New Roman" w:eastAsia="Times New Roman" w:hAnsi="Times New Roman" w:cs="Times New Roman"/>
          <w:b/>
          <w:bCs/>
          <w:i/>
          <w:iCs/>
          <w:color w:val="000000"/>
          <w:sz w:val="24"/>
          <w:szCs w:val="24"/>
        </w:rPr>
        <w:t>ifferential integration of reward and delay</w:t>
      </w:r>
      <w:del w:id="604" w:author="Siyu Wang" w:date="2026-03-13T17:28:00Z" w16du:dateUtc="2026-03-13T21:28:00Z">
        <w:r w:rsidDel="00641EF8">
          <w:rPr>
            <w:rFonts w:ascii="Times New Roman" w:eastAsia="Times New Roman" w:hAnsi="Times New Roman" w:cs="Times New Roman"/>
            <w:b/>
            <w:bCs/>
            <w:i/>
            <w:iCs/>
            <w:color w:val="000000"/>
            <w:sz w:val="24"/>
            <w:szCs w:val="24"/>
          </w:rPr>
          <w:delText xml:space="preserve"> revealed by population decoding</w:delText>
        </w:r>
      </w:del>
      <w:r>
        <w:rPr>
          <w:rFonts w:ascii="Times New Roman" w:eastAsia="Times New Roman" w:hAnsi="Times New Roman" w:cs="Times New Roman"/>
          <w:b/>
          <w:bCs/>
          <w:i/>
          <w:iCs/>
          <w:color w:val="000000"/>
          <w:sz w:val="24"/>
          <w:szCs w:val="24"/>
        </w:rPr>
        <w:t xml:space="preserve">. </w:t>
      </w:r>
    </w:p>
    <w:p w14:paraId="01E193F8" w14:textId="1D852485" w:rsidR="00A450CA" w:rsidRDefault="00000000">
      <w:pPr>
        <w:shd w:val="clear" w:color="auto" w:fill="FFFFFF"/>
        <w:spacing w:after="0" w:line="480" w:lineRule="auto"/>
        <w:rPr>
          <w:ins w:id="605" w:author="Siyu Wang" w:date="2026-03-13T17:44:00Z" w16du:dateUtc="2026-03-13T21:44:00Z"/>
          <w:rFonts w:ascii="Times New Roman" w:eastAsia="Times New Roman" w:hAnsi="Times New Roman" w:cs="Times New Roman"/>
          <w:color w:val="000000"/>
          <w:sz w:val="24"/>
          <w:szCs w:val="24"/>
        </w:rPr>
      </w:pPr>
      <w:del w:id="606" w:author="Siyu Wang" w:date="2026-03-13T17:34:00Z" w16du:dateUtc="2026-03-13T21:34:00Z">
        <w:r w:rsidDel="00A15935">
          <w:rPr>
            <w:rFonts w:ascii="Times New Roman" w:eastAsia="Times New Roman" w:hAnsi="Times New Roman" w:cs="Times New Roman"/>
            <w:color w:val="000000"/>
            <w:sz w:val="24"/>
            <w:szCs w:val="24"/>
          </w:rPr>
          <w:delText>To test t</w:delText>
        </w:r>
        <w:r w:rsidR="007E0DCD" w:rsidDel="00A15935">
          <w:rPr>
            <w:rFonts w:ascii="Times New Roman" w:eastAsia="Times New Roman" w:hAnsi="Times New Roman" w:cs="Times New Roman"/>
            <w:color w:val="000000"/>
            <w:sz w:val="24"/>
            <w:szCs w:val="24"/>
          </w:rPr>
          <w:delText>he</w:delText>
        </w:r>
        <w:r w:rsidDel="00A15935">
          <w:rPr>
            <w:rFonts w:ascii="Times New Roman" w:eastAsia="Times New Roman" w:hAnsi="Times New Roman" w:cs="Times New Roman"/>
            <w:color w:val="000000"/>
            <w:sz w:val="24"/>
            <w:szCs w:val="24"/>
          </w:rPr>
          <w:delText xml:space="preserve"> degree </w:delText>
        </w:r>
        <w:r w:rsidR="007E0DCD" w:rsidDel="00A15935">
          <w:rPr>
            <w:rFonts w:ascii="Times New Roman" w:eastAsia="Times New Roman" w:hAnsi="Times New Roman" w:cs="Times New Roman"/>
            <w:color w:val="000000"/>
            <w:sz w:val="24"/>
            <w:szCs w:val="24"/>
          </w:rPr>
          <w:delText xml:space="preserve">to which </w:delText>
        </w:r>
        <w:r w:rsidDel="00A15935">
          <w:rPr>
            <w:rFonts w:ascii="Times New Roman" w:eastAsia="Times New Roman" w:hAnsi="Times New Roman" w:cs="Times New Roman"/>
            <w:color w:val="000000"/>
            <w:sz w:val="24"/>
            <w:szCs w:val="24"/>
          </w:rPr>
          <w:delText xml:space="preserve">we can decode reward magnitude and delay information from the neural population, </w:delText>
        </w:r>
      </w:del>
      <w:ins w:id="607" w:author="Siyu Wang" w:date="2026-03-13T17:34:00Z" w16du:dateUtc="2026-03-13T21:34:00Z">
        <w:r w:rsidR="00A15935">
          <w:rPr>
            <w:rFonts w:ascii="Times New Roman" w:eastAsia="Times New Roman" w:hAnsi="Times New Roman" w:cs="Times New Roman"/>
            <w:color w:val="000000"/>
            <w:sz w:val="24"/>
            <w:szCs w:val="24"/>
          </w:rPr>
          <w:t>W</w:t>
        </w:r>
      </w:ins>
      <w:del w:id="608" w:author="Siyu Wang" w:date="2026-03-13T17:34:00Z" w16du:dateUtc="2026-03-13T21:34:00Z">
        <w:r w:rsidDel="00A15935">
          <w:rPr>
            <w:rFonts w:ascii="Times New Roman" w:eastAsia="Times New Roman" w:hAnsi="Times New Roman" w:cs="Times New Roman"/>
            <w:color w:val="000000"/>
            <w:sz w:val="24"/>
            <w:szCs w:val="24"/>
          </w:rPr>
          <w:delText>w</w:delText>
        </w:r>
      </w:del>
      <w:r>
        <w:rPr>
          <w:rFonts w:ascii="Times New Roman" w:eastAsia="Times New Roman" w:hAnsi="Times New Roman" w:cs="Times New Roman"/>
          <w:color w:val="000000"/>
          <w:sz w:val="24"/>
          <w:szCs w:val="24"/>
        </w:rPr>
        <w:t xml:space="preserve">e performed a moving window decoding analysis </w:t>
      </w:r>
      <w:ins w:id="609" w:author="Siyu Wang" w:date="2026-03-13T17:35:00Z" w16du:dateUtc="2026-03-13T21:35:00Z">
        <w:r w:rsidR="00A15935">
          <w:rPr>
            <w:rFonts w:ascii="Times New Roman" w:eastAsia="Times New Roman" w:hAnsi="Times New Roman" w:cs="Times New Roman"/>
            <w:color w:val="000000"/>
            <w:sz w:val="24"/>
            <w:szCs w:val="24"/>
          </w:rPr>
          <w:t xml:space="preserve">in which we decoded </w:t>
        </w:r>
      </w:ins>
      <w:ins w:id="610" w:author="Siyu Wang" w:date="2026-03-13T17:36:00Z" w16du:dateUtc="2026-03-13T21:36:00Z">
        <w:r w:rsidR="0072321A">
          <w:rPr>
            <w:rFonts w:ascii="Times New Roman" w:eastAsia="Times New Roman" w:hAnsi="Times New Roman" w:cs="Times New Roman"/>
            <w:color w:val="000000"/>
            <w:sz w:val="24"/>
            <w:szCs w:val="24"/>
          </w:rPr>
          <w:t>offer identity</w:t>
        </w:r>
      </w:ins>
      <w:ins w:id="611" w:author="Siyu Wang" w:date="2026-03-13T17:35:00Z" w16du:dateUtc="2026-03-13T21:35:00Z">
        <w:r w:rsidR="00A15935">
          <w:rPr>
            <w:rFonts w:ascii="Times New Roman" w:eastAsia="Times New Roman" w:hAnsi="Times New Roman" w:cs="Times New Roman"/>
            <w:color w:val="000000"/>
            <w:sz w:val="24"/>
            <w:szCs w:val="24"/>
          </w:rPr>
          <w:t>, reward size and delay</w:t>
        </w:r>
      </w:ins>
      <w:ins w:id="612" w:author="Siyu Wang" w:date="2026-03-13T17:37:00Z" w16du:dateUtc="2026-03-13T21:37:00Z">
        <w:r w:rsidR="0072321A">
          <w:rPr>
            <w:rFonts w:ascii="Times New Roman" w:eastAsia="Times New Roman" w:hAnsi="Times New Roman" w:cs="Times New Roman"/>
            <w:color w:val="000000"/>
            <w:sz w:val="24"/>
            <w:szCs w:val="24"/>
          </w:rPr>
          <w:t xml:space="preserve"> for each trial</w:t>
        </w:r>
      </w:ins>
      <w:ins w:id="613" w:author="Siyu Wang" w:date="2026-03-13T17:35:00Z" w16du:dateUtc="2026-03-13T21:35:00Z">
        <w:r w:rsidR="00A15935">
          <w:rPr>
            <w:rFonts w:ascii="Times New Roman" w:eastAsia="Times New Roman" w:hAnsi="Times New Roman" w:cs="Times New Roman"/>
            <w:color w:val="000000"/>
            <w:sz w:val="24"/>
            <w:szCs w:val="24"/>
          </w:rPr>
          <w:t xml:space="preserve"> </w:t>
        </w:r>
      </w:ins>
      <w:ins w:id="614" w:author="Siyu Wang" w:date="2026-03-13T17:37:00Z" w16du:dateUtc="2026-03-13T21:37:00Z">
        <w:r w:rsidR="0072321A">
          <w:rPr>
            <w:rFonts w:ascii="Times New Roman" w:eastAsia="Times New Roman" w:hAnsi="Times New Roman" w:cs="Times New Roman"/>
            <w:color w:val="000000"/>
            <w:sz w:val="24"/>
            <w:szCs w:val="24"/>
          </w:rPr>
          <w:t>based on spike count in each time bin</w:t>
        </w:r>
      </w:ins>
      <w:ins w:id="615" w:author="Siyu Wang" w:date="2026-03-13T17:36:00Z" w16du:dateUtc="2026-03-13T21:36:00Z">
        <w:r w:rsidR="00A15935">
          <w:rPr>
            <w:rFonts w:ascii="Times New Roman" w:eastAsia="Times New Roman" w:hAnsi="Times New Roman" w:cs="Times New Roman"/>
            <w:color w:val="000000"/>
            <w:sz w:val="24"/>
            <w:szCs w:val="24"/>
          </w:rPr>
          <w:t xml:space="preserve"> </w:t>
        </w:r>
      </w:ins>
      <w:del w:id="616" w:author="Siyu Wang" w:date="2026-03-13T17:36:00Z" w16du:dateUtc="2026-03-13T21:36:00Z">
        <w:r w:rsidDel="00A15935">
          <w:rPr>
            <w:rFonts w:ascii="Times New Roman" w:eastAsia="Times New Roman" w:hAnsi="Times New Roman" w:cs="Times New Roman"/>
            <w:color w:val="000000"/>
            <w:sz w:val="24"/>
            <w:szCs w:val="24"/>
          </w:rPr>
          <w:delText xml:space="preserve">with cross-validation on the pseudo-population </w:delText>
        </w:r>
      </w:del>
      <w:r>
        <w:rPr>
          <w:rFonts w:ascii="Times New Roman" w:eastAsia="Times New Roman" w:hAnsi="Times New Roman" w:cs="Times New Roman"/>
          <w:color w:val="000000"/>
          <w:sz w:val="24"/>
          <w:szCs w:val="24"/>
        </w:rPr>
        <w:t>(see Methods). For both animals, decoding accuracy was significantly above chance for all three variables (</w:t>
      </w:r>
      <w:del w:id="617" w:author="Siyu Wang" w:date="2026-03-13T17:36:00Z" w16du:dateUtc="2026-03-13T21:36:00Z">
        <w:r w:rsidDel="00A15935">
          <w:rPr>
            <w:rFonts w:ascii="Times New Roman" w:eastAsia="Times New Roman" w:hAnsi="Times New Roman" w:cs="Times New Roman"/>
            <w:color w:val="000000"/>
            <w:sz w:val="24"/>
            <w:szCs w:val="24"/>
          </w:rPr>
          <w:delText>drops</w:delText>
        </w:r>
      </w:del>
      <w:ins w:id="618" w:author="Siyu Wang" w:date="2026-03-13T17:36:00Z" w16du:dateUtc="2026-03-13T21:36:00Z">
        <w:r w:rsidR="00A15935">
          <w:rPr>
            <w:rFonts w:ascii="Times New Roman" w:eastAsia="Times New Roman" w:hAnsi="Times New Roman" w:cs="Times New Roman"/>
            <w:color w:val="000000"/>
            <w:sz w:val="24"/>
            <w:szCs w:val="24"/>
          </w:rPr>
          <w:t>reward size</w:t>
        </w:r>
      </w:ins>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delay, and </w:t>
      </w:r>
      <w:del w:id="619" w:author="Siyu Wang" w:date="2026-03-13T17:36:00Z" w16du:dateUtc="2026-03-13T21:36:00Z">
        <w:r w:rsidDel="00A15935">
          <w:rPr>
            <w:rFonts w:ascii="Times New Roman" w:eastAsia="Times New Roman" w:hAnsi="Times New Roman" w:cs="Times New Roman"/>
            <w:color w:val="000000"/>
            <w:sz w:val="24"/>
            <w:szCs w:val="24"/>
          </w:rPr>
          <w:delText>their interaction</w:delText>
        </w:r>
      </w:del>
      <w:ins w:id="620" w:author="Siyu Wang" w:date="2026-03-13T17:36:00Z" w16du:dateUtc="2026-03-13T21:36:00Z">
        <w:r w:rsidR="00A15935">
          <w:rPr>
            <w:rFonts w:ascii="Times New Roman" w:eastAsia="Times New Roman" w:hAnsi="Times New Roman" w:cs="Times New Roman"/>
            <w:color w:val="000000"/>
            <w:sz w:val="24"/>
            <w:szCs w:val="24"/>
          </w:rPr>
          <w:t>offer identity</w:t>
        </w:r>
      </w:ins>
      <w:r>
        <w:rPr>
          <w:rFonts w:ascii="Times New Roman" w:eastAsia="Times New Roman" w:hAnsi="Times New Roman" w:cs="Times New Roman"/>
          <w:color w:val="000000"/>
          <w:sz w:val="24"/>
          <w:szCs w:val="24"/>
        </w:rPr>
        <w:t xml:space="preserve">). Peak decoding accuracy reached </w:t>
      </w:r>
      <w:r w:rsidR="007E0DCD">
        <w:rPr>
          <w:rFonts w:ascii="Times New Roman" w:eastAsia="Times New Roman" w:hAnsi="Times New Roman" w:cs="Times New Roman"/>
          <w:color w:val="000000"/>
          <w:sz w:val="24"/>
          <w:szCs w:val="24"/>
        </w:rPr>
        <w:t xml:space="preserve">nearly </w:t>
      </w:r>
      <w:r>
        <w:rPr>
          <w:rFonts w:ascii="Times New Roman" w:eastAsia="Times New Roman" w:hAnsi="Times New Roman" w:cs="Times New Roman"/>
          <w:color w:val="000000"/>
          <w:sz w:val="24"/>
          <w:szCs w:val="24"/>
        </w:rPr>
        <w:t xml:space="preserve">80% for reward </w:t>
      </w:r>
      <w:ins w:id="621" w:author="Siyu Wang" w:date="2026-03-13T17:42:00Z" w16du:dateUtc="2026-03-13T21:42:00Z">
        <w:r w:rsidR="00BB2E78">
          <w:rPr>
            <w:rFonts w:ascii="Times New Roman" w:eastAsia="Times New Roman" w:hAnsi="Times New Roman" w:cs="Times New Roman"/>
            <w:color w:val="000000"/>
            <w:sz w:val="24"/>
            <w:szCs w:val="24"/>
          </w:rPr>
          <w:t xml:space="preserve">size </w:t>
        </w:r>
      </w:ins>
      <w:r>
        <w:rPr>
          <w:rFonts w:ascii="Times New Roman" w:eastAsia="Times New Roman" w:hAnsi="Times New Roman" w:cs="Times New Roman"/>
          <w:color w:val="000000"/>
          <w:sz w:val="24"/>
          <w:szCs w:val="24"/>
        </w:rPr>
        <w:t xml:space="preserve">and delay (chance is 33%), and </w:t>
      </w:r>
      <w:r w:rsidR="007E0DCD">
        <w:rPr>
          <w:rFonts w:ascii="Times New Roman" w:eastAsia="Times New Roman" w:hAnsi="Times New Roman" w:cs="Times New Roman"/>
          <w:color w:val="000000"/>
          <w:sz w:val="24"/>
          <w:szCs w:val="24"/>
        </w:rPr>
        <w:t>over</w:t>
      </w:r>
      <w:r>
        <w:rPr>
          <w:rFonts w:ascii="Times New Roman" w:eastAsia="Times New Roman" w:hAnsi="Times New Roman" w:cs="Times New Roman"/>
          <w:color w:val="000000"/>
          <w:sz w:val="24"/>
          <w:szCs w:val="24"/>
        </w:rPr>
        <w:t xml:space="preserve"> 60% for </w:t>
      </w:r>
      <w:del w:id="622" w:author="Siyu Wang" w:date="2026-03-13T17:42:00Z" w16du:dateUtc="2026-03-13T21:42:00Z">
        <w:r w:rsidR="001E6EBE" w:rsidDel="00BB2E78">
          <w:rPr>
            <w:rFonts w:ascii="Times New Roman" w:eastAsia="Times New Roman" w:hAnsi="Times New Roman" w:cs="Times New Roman"/>
            <w:color w:val="000000"/>
            <w:sz w:val="24"/>
            <w:szCs w:val="24"/>
          </w:rPr>
          <w:delText>interaction</w:delText>
        </w:r>
        <w:r w:rsidR="007E0DCD" w:rsidDel="00BB2E78">
          <w:rPr>
            <w:rFonts w:ascii="Times New Roman" w:eastAsia="Times New Roman" w:hAnsi="Times New Roman" w:cs="Times New Roman"/>
            <w:color w:val="000000"/>
            <w:sz w:val="24"/>
            <w:szCs w:val="24"/>
          </w:rPr>
          <w:delText xml:space="preserve"> term</w:delText>
        </w:r>
      </w:del>
      <w:ins w:id="623" w:author="Siyu Wang" w:date="2026-03-13T17:42:00Z" w16du:dateUtc="2026-03-13T21:42:00Z">
        <w:r w:rsidR="00BB2E78">
          <w:rPr>
            <w:rFonts w:ascii="Times New Roman" w:eastAsia="Times New Roman" w:hAnsi="Times New Roman" w:cs="Times New Roman"/>
            <w:color w:val="000000"/>
            <w:sz w:val="24"/>
            <w:szCs w:val="24"/>
          </w:rPr>
          <w:t>offer identity</w:t>
        </w:r>
      </w:ins>
      <w:r>
        <w:rPr>
          <w:rFonts w:ascii="Times New Roman" w:eastAsia="Times New Roman" w:hAnsi="Times New Roman" w:cs="Times New Roman"/>
          <w:color w:val="000000"/>
          <w:sz w:val="24"/>
          <w:szCs w:val="24"/>
        </w:rPr>
        <w:t xml:space="preserve"> (chance is 11%) (Fig</w:t>
      </w:r>
      <w:r w:rsidR="007E0DC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766B7">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colored lines)</w:t>
      </w:r>
      <w:r w:rsidR="006D2C8B">
        <w:rPr>
          <w:rFonts w:ascii="Times New Roman" w:eastAsia="Times New Roman" w:hAnsi="Times New Roman" w:cs="Times New Roman"/>
          <w:color w:val="000000"/>
          <w:sz w:val="24"/>
          <w:szCs w:val="24"/>
        </w:rPr>
        <w:t>, indicating that all variables were robustly represented in dlPFC activity</w:t>
      </w:r>
      <w:r>
        <w:rPr>
          <w:rFonts w:ascii="Times New Roman" w:eastAsia="Times New Roman" w:hAnsi="Times New Roman" w:cs="Times New Roman"/>
          <w:color w:val="000000"/>
          <w:sz w:val="24"/>
          <w:szCs w:val="24"/>
        </w:rPr>
        <w:t xml:space="preserve">. </w:t>
      </w:r>
    </w:p>
    <w:p w14:paraId="41A43AE7" w14:textId="67218F76" w:rsidR="00A15935" w:rsidDel="00EC07D5" w:rsidRDefault="00EC07D5" w:rsidP="00BD0B0E">
      <w:pPr>
        <w:shd w:val="clear" w:color="auto" w:fill="FFFFFF"/>
        <w:spacing w:after="0" w:line="480" w:lineRule="auto"/>
        <w:ind w:firstLine="720"/>
        <w:rPr>
          <w:del w:id="624" w:author="Siyu Wang" w:date="2026-03-13T17:46:00Z" w16du:dateUtc="2026-03-13T21:46:00Z"/>
          <w:rFonts w:ascii="Times New Roman" w:eastAsia="Times New Roman" w:hAnsi="Times New Roman" w:cs="Times New Roman"/>
          <w:color w:val="000000"/>
          <w:sz w:val="24"/>
          <w:szCs w:val="24"/>
        </w:rPr>
        <w:pPrChange w:id="625" w:author="Siyu Wang" w:date="2026-03-17T03:19:00Z" w16du:dateUtc="2026-03-17T07:19:00Z">
          <w:pPr>
            <w:shd w:val="clear" w:color="auto" w:fill="FFFFFF"/>
            <w:spacing w:after="0" w:line="480" w:lineRule="auto"/>
          </w:pPr>
        </w:pPrChange>
      </w:pPr>
      <w:ins w:id="626" w:author="Siyu Wang" w:date="2026-03-13T17:44:00Z" w16du:dateUtc="2026-03-13T21:44:00Z">
        <w:r>
          <w:rPr>
            <w:rFonts w:ascii="Times New Roman" w:eastAsia="Times New Roman" w:hAnsi="Times New Roman" w:cs="Times New Roman"/>
            <w:color w:val="000000"/>
            <w:sz w:val="24"/>
            <w:szCs w:val="24"/>
          </w:rPr>
          <w:t>Next, w</w:t>
        </w:r>
      </w:ins>
      <w:ins w:id="627" w:author="Siyu Wang" w:date="2026-03-13T17:34:00Z" w16du:dateUtc="2026-03-13T21:34:00Z">
        <w:r w:rsidR="00A15935">
          <w:rPr>
            <w:rFonts w:ascii="Times New Roman" w:eastAsia="Times New Roman" w:hAnsi="Times New Roman" w:cs="Times New Roman"/>
            <w:color w:val="000000"/>
            <w:sz w:val="24"/>
            <w:szCs w:val="24"/>
          </w:rPr>
          <w:t>e</w:t>
        </w:r>
      </w:ins>
      <w:ins w:id="628" w:author="Siyu Wang" w:date="2026-03-13T17:45:00Z" w16du:dateUtc="2026-03-13T21:45:00Z">
        <w:r>
          <w:rPr>
            <w:rFonts w:ascii="Times New Roman" w:eastAsia="Times New Roman" w:hAnsi="Times New Roman" w:cs="Times New Roman"/>
            <w:color w:val="000000"/>
            <w:sz w:val="24"/>
            <w:szCs w:val="24"/>
          </w:rPr>
          <w:t xml:space="preserve"> quantified the level of integration of reward vs delay, by assessing the level of independence for</w:t>
        </w:r>
      </w:ins>
      <w:ins w:id="629" w:author="Siyu Wang" w:date="2026-03-13T17:46:00Z" w16du:dateUtc="2026-03-13T21:46:00Z">
        <w:r>
          <w:rPr>
            <w:rFonts w:ascii="Times New Roman" w:eastAsia="Times New Roman" w:hAnsi="Times New Roman" w:cs="Times New Roman"/>
            <w:color w:val="000000"/>
            <w:sz w:val="24"/>
            <w:szCs w:val="24"/>
          </w:rPr>
          <w:t xml:space="preserve"> decoding </w:t>
        </w:r>
      </w:ins>
      <w:ins w:id="630" w:author="Siyu Wang" w:date="2026-03-13T17:45:00Z" w16du:dateUtc="2026-03-13T21:45:00Z">
        <w:r>
          <w:rPr>
            <w:rFonts w:ascii="Times New Roman" w:eastAsia="Times New Roman" w:hAnsi="Times New Roman" w:cs="Times New Roman"/>
            <w:color w:val="000000"/>
            <w:sz w:val="24"/>
            <w:szCs w:val="24"/>
          </w:rPr>
          <w:t>reward size</w:t>
        </w:r>
      </w:ins>
      <w:ins w:id="631" w:author="Siyu Wang" w:date="2026-03-13T17:46:00Z" w16du:dateUtc="2026-03-13T21:46:00Z">
        <w:r>
          <w:rPr>
            <w:rFonts w:ascii="Times New Roman" w:eastAsia="Times New Roman" w:hAnsi="Times New Roman" w:cs="Times New Roman"/>
            <w:color w:val="000000"/>
            <w:sz w:val="24"/>
            <w:szCs w:val="24"/>
          </w:rPr>
          <w:t xml:space="preserve">, </w:t>
        </w:r>
      </w:ins>
      <w:ins w:id="632" w:author="Siyu Wang" w:date="2026-03-13T17:45:00Z" w16du:dateUtc="2026-03-13T21:45:00Z">
        <w:r>
          <w:rPr>
            <w:rFonts w:ascii="Times New Roman" w:eastAsia="Times New Roman" w:hAnsi="Times New Roman" w:cs="Times New Roman"/>
            <w:color w:val="000000"/>
            <w:sz w:val="24"/>
            <w:szCs w:val="24"/>
          </w:rPr>
          <w:t>delay</w:t>
        </w:r>
      </w:ins>
      <w:ins w:id="633" w:author="Siyu Wang" w:date="2026-03-13T17:46:00Z" w16du:dateUtc="2026-03-13T21:46:00Z">
        <w:r>
          <w:rPr>
            <w:rFonts w:ascii="Times New Roman" w:eastAsia="Times New Roman" w:hAnsi="Times New Roman" w:cs="Times New Roman"/>
            <w:color w:val="000000"/>
            <w:sz w:val="24"/>
            <w:szCs w:val="24"/>
          </w:rPr>
          <w:t xml:space="preserve"> and offer identity. </w:t>
        </w:r>
      </w:ins>
    </w:p>
    <w:p w14:paraId="45F64039" w14:textId="4E120CD5" w:rsidR="00A450CA" w:rsidDel="00EC07D5" w:rsidRDefault="006D2C8B" w:rsidP="00BD0B0E">
      <w:pPr>
        <w:shd w:val="clear" w:color="auto" w:fill="FFFFFF"/>
        <w:spacing w:after="0" w:line="480" w:lineRule="auto"/>
        <w:ind w:firstLine="720"/>
        <w:rPr>
          <w:del w:id="634" w:author="Siyu Wang" w:date="2026-03-13T17:46:00Z" w16du:dateUtc="2026-03-13T21:46:00Z"/>
          <w:rFonts w:ascii="Times New Roman" w:eastAsia="Times New Roman" w:hAnsi="Times New Roman" w:cs="Times New Roman"/>
          <w:color w:val="000000"/>
          <w:sz w:val="24"/>
          <w:szCs w:val="24"/>
        </w:rPr>
        <w:pPrChange w:id="635" w:author="Siyu Wang" w:date="2026-03-17T03:19:00Z" w16du:dateUtc="2026-03-17T07:19:00Z">
          <w:pPr>
            <w:shd w:val="clear" w:color="auto" w:fill="FFFFFF"/>
            <w:spacing w:after="0" w:line="480" w:lineRule="auto"/>
          </w:pPr>
        </w:pPrChange>
      </w:pPr>
      <w:del w:id="636" w:author="Siyu Wang" w:date="2026-03-13T17:46:00Z" w16du:dateUtc="2026-03-13T21:46:00Z">
        <w:r w:rsidDel="00EC07D5">
          <w:rPr>
            <w:rFonts w:ascii="Times New Roman" w:eastAsia="Times New Roman" w:hAnsi="Times New Roman" w:cs="Times New Roman"/>
            <w:color w:val="000000"/>
            <w:sz w:val="24"/>
            <w:szCs w:val="24"/>
          </w:rPr>
          <w:delText xml:space="preserve">We next </w:delText>
        </w:r>
        <w:r w:rsidR="004449AF" w:rsidDel="00EC07D5">
          <w:rPr>
            <w:rFonts w:ascii="Times New Roman" w:eastAsia="Times New Roman" w:hAnsi="Times New Roman" w:cs="Times New Roman"/>
            <w:color w:val="000000"/>
            <w:sz w:val="24"/>
            <w:szCs w:val="24"/>
          </w:rPr>
          <w:delText>tested</w:delText>
        </w:r>
        <w:r w:rsidDel="00EC07D5">
          <w:rPr>
            <w:rFonts w:ascii="Times New Roman" w:eastAsia="Times New Roman" w:hAnsi="Times New Roman" w:cs="Times New Roman"/>
            <w:color w:val="000000"/>
            <w:sz w:val="24"/>
            <w:szCs w:val="24"/>
          </w:rPr>
          <w:delText xml:space="preserve"> whether reward magnitude and delay were encoded independently or integrated into a joint representation. We compared the observed value </w:delText>
        </w:r>
        <w:r w:rsidR="007E0DCD" w:rsidDel="00EC07D5">
          <w:rPr>
            <w:rFonts w:ascii="Times New Roman" w:eastAsia="Times New Roman" w:hAnsi="Times New Roman" w:cs="Times New Roman"/>
            <w:color w:val="000000"/>
            <w:sz w:val="24"/>
            <w:szCs w:val="24"/>
          </w:rPr>
          <w:delText xml:space="preserve">of </w:delText>
        </w:r>
        <w:r w:rsidDel="00EC07D5">
          <w:rPr>
            <w:rFonts w:ascii="Times New Roman" w:eastAsia="Times New Roman" w:hAnsi="Times New Roman" w:cs="Times New Roman"/>
            <w:color w:val="000000"/>
            <w:sz w:val="24"/>
            <w:szCs w:val="24"/>
          </w:rPr>
          <w:delText xml:space="preserve">the interaction term </w:delText>
        </w:r>
        <w:r w:rsidR="001E6EBE" w:rsidDel="00EC07D5">
          <w:rPr>
            <w:rFonts w:ascii="Times New Roman" w:eastAsia="Times New Roman" w:hAnsi="Times New Roman" w:cs="Times New Roman"/>
            <w:color w:val="000000"/>
            <w:sz w:val="24"/>
            <w:szCs w:val="24"/>
          </w:rPr>
          <w:delText xml:space="preserve">to </w:delText>
        </w:r>
        <w:r w:rsidDel="00EC07D5">
          <w:rPr>
            <w:rFonts w:ascii="Times New Roman" w:eastAsia="Times New Roman" w:hAnsi="Times New Roman" w:cs="Times New Roman"/>
            <w:color w:val="000000"/>
            <w:sz w:val="24"/>
            <w:szCs w:val="24"/>
          </w:rPr>
          <w:delText xml:space="preserve">a prediction based on independent encoding.  </w:delText>
        </w:r>
      </w:del>
    </w:p>
    <w:p w14:paraId="130AAE38" w14:textId="60B23689" w:rsidR="00A450CA" w:rsidRDefault="00000000" w:rsidP="00BD0B0E">
      <w:pPr>
        <w:shd w:val="clear" w:color="auto" w:fill="FFFFFF"/>
        <w:spacing w:after="0" w:line="480" w:lineRule="auto"/>
        <w:ind w:firstLine="720"/>
        <w:rPr>
          <w:rFonts w:ascii="Times New Roman" w:eastAsia="Times New Roman" w:hAnsi="Times New Roman" w:cs="Times New Roman"/>
          <w:color w:val="000000"/>
          <w:sz w:val="24"/>
          <w:szCs w:val="24"/>
        </w:rPr>
        <w:pPrChange w:id="637" w:author="Siyu Wang" w:date="2026-03-17T03:19:00Z" w16du:dateUtc="2026-03-17T07:19:00Z">
          <w:pPr>
            <w:shd w:val="clear" w:color="auto" w:fill="FFFFFF"/>
            <w:spacing w:after="0" w:line="480" w:lineRule="auto"/>
          </w:pPr>
        </w:pPrChange>
      </w:pPr>
      <w:r>
        <w:rPr>
          <w:rFonts w:ascii="Times New Roman" w:eastAsia="Times New Roman" w:hAnsi="Times New Roman" w:cs="Times New Roman"/>
          <w:color w:val="000000"/>
          <w:sz w:val="24"/>
          <w:szCs w:val="24"/>
        </w:rPr>
        <w:t xml:space="preserve">Specifically, if the </w:t>
      </w:r>
      <w:ins w:id="638" w:author="Siyu Wang" w:date="2026-03-13T17:46:00Z" w16du:dateUtc="2026-03-13T21:46:00Z">
        <w:r w:rsidR="00A0010F">
          <w:rPr>
            <w:rFonts w:ascii="Times New Roman" w:eastAsia="Times New Roman" w:hAnsi="Times New Roman" w:cs="Times New Roman"/>
            <w:color w:val="000000"/>
            <w:sz w:val="24"/>
            <w:szCs w:val="24"/>
          </w:rPr>
          <w:t xml:space="preserve">dlPFC </w:t>
        </w:r>
      </w:ins>
      <w:r>
        <w:rPr>
          <w:rFonts w:ascii="Times New Roman" w:eastAsia="Times New Roman" w:hAnsi="Times New Roman" w:cs="Times New Roman"/>
          <w:color w:val="000000"/>
          <w:sz w:val="24"/>
          <w:szCs w:val="24"/>
        </w:rPr>
        <w:t xml:space="preserve">neural population </w:t>
      </w:r>
      <w:r w:rsidR="001E6EBE">
        <w:rPr>
          <w:rFonts w:ascii="Times New Roman" w:eastAsia="Times New Roman" w:hAnsi="Times New Roman" w:cs="Times New Roman"/>
          <w:color w:val="000000"/>
          <w:sz w:val="24"/>
          <w:szCs w:val="24"/>
        </w:rPr>
        <w:t>encodes</w:t>
      </w:r>
      <w:r>
        <w:rPr>
          <w:rFonts w:ascii="Times New Roman" w:eastAsia="Times New Roman" w:hAnsi="Times New Roman" w:cs="Times New Roman"/>
          <w:color w:val="000000"/>
          <w:sz w:val="24"/>
          <w:szCs w:val="24"/>
        </w:rPr>
        <w:t xml:space="preserve"> </w:t>
      </w:r>
      <w:del w:id="639" w:author="Siyu Wang" w:date="2026-03-13T17:46:00Z" w16du:dateUtc="2026-03-13T21:46:00Z">
        <w:r w:rsidR="006D2C8B" w:rsidDel="00EC07D5">
          <w:rPr>
            <w:rFonts w:ascii="Times New Roman" w:eastAsia="Times New Roman" w:hAnsi="Times New Roman" w:cs="Times New Roman"/>
            <w:color w:val="000000"/>
            <w:sz w:val="24"/>
            <w:szCs w:val="24"/>
          </w:rPr>
          <w:delText>these variables</w:delText>
        </w:r>
      </w:del>
      <w:ins w:id="640" w:author="Siyu Wang" w:date="2026-03-13T17:46:00Z" w16du:dateUtc="2026-03-13T21:46:00Z">
        <w:r w:rsidR="00EC07D5">
          <w:rPr>
            <w:rFonts w:ascii="Times New Roman" w:eastAsia="Times New Roman" w:hAnsi="Times New Roman" w:cs="Times New Roman"/>
            <w:color w:val="000000"/>
            <w:sz w:val="24"/>
            <w:szCs w:val="24"/>
          </w:rPr>
          <w:t>reward and delay</w:t>
        </w:r>
      </w:ins>
      <w:r>
        <w:rPr>
          <w:rFonts w:ascii="Times New Roman" w:eastAsia="Times New Roman" w:hAnsi="Times New Roman" w:cs="Times New Roman"/>
          <w:color w:val="000000"/>
          <w:sz w:val="24"/>
          <w:szCs w:val="24"/>
        </w:rPr>
        <w:t xml:space="preserve"> independently without </w:t>
      </w:r>
      <w:del w:id="641" w:author="Siyu Wang" w:date="2026-03-13T17:46:00Z" w16du:dateUtc="2026-03-13T21:46:00Z">
        <w:r w:rsidDel="00A0010F">
          <w:rPr>
            <w:rFonts w:ascii="Times New Roman" w:eastAsia="Times New Roman" w:hAnsi="Times New Roman" w:cs="Times New Roman"/>
            <w:color w:val="000000"/>
            <w:sz w:val="24"/>
            <w:szCs w:val="24"/>
          </w:rPr>
          <w:delText>interacti</w:delText>
        </w:r>
        <w:r w:rsidR="001E6EBE" w:rsidDel="00A0010F">
          <w:rPr>
            <w:rFonts w:ascii="Times New Roman" w:eastAsia="Times New Roman" w:hAnsi="Times New Roman" w:cs="Times New Roman"/>
            <w:color w:val="000000"/>
            <w:sz w:val="24"/>
            <w:szCs w:val="24"/>
          </w:rPr>
          <w:delText>on</w:delText>
        </w:r>
        <w:r w:rsidDel="00A0010F">
          <w:rPr>
            <w:rFonts w:ascii="Times New Roman" w:eastAsia="Times New Roman" w:hAnsi="Times New Roman" w:cs="Times New Roman"/>
            <w:color w:val="000000"/>
            <w:sz w:val="24"/>
            <w:szCs w:val="24"/>
          </w:rPr>
          <w:delText xml:space="preserve"> </w:delText>
        </w:r>
      </w:del>
      <w:ins w:id="642" w:author="Siyu Wang" w:date="2026-03-13T17:46:00Z" w16du:dateUtc="2026-03-13T21:46:00Z">
        <w:r w:rsidR="00A0010F">
          <w:rPr>
            <w:rFonts w:ascii="Times New Roman" w:eastAsia="Times New Roman" w:hAnsi="Times New Roman" w:cs="Times New Roman"/>
            <w:color w:val="000000"/>
            <w:sz w:val="24"/>
            <w:szCs w:val="24"/>
          </w:rPr>
          <w:t xml:space="preserve">integration, </w:t>
        </w:r>
      </w:ins>
      <w:r>
        <w:rPr>
          <w:rFonts w:ascii="Times New Roman" w:eastAsia="Times New Roman" w:hAnsi="Times New Roman" w:cs="Times New Roman"/>
          <w:color w:val="000000"/>
          <w:sz w:val="24"/>
          <w:szCs w:val="24"/>
        </w:rPr>
        <w:t xml:space="preserve">the expected </w:t>
      </w:r>
      <w:del w:id="643" w:author="Siyu Wang" w:date="2026-03-13T17:47:00Z" w16du:dateUtc="2026-03-13T21:47:00Z">
        <w:r w:rsidDel="00A0010F">
          <w:rPr>
            <w:rFonts w:ascii="Times New Roman" w:eastAsia="Times New Roman" w:hAnsi="Times New Roman" w:cs="Times New Roman"/>
            <w:color w:val="000000"/>
            <w:sz w:val="24"/>
            <w:szCs w:val="24"/>
          </w:rPr>
          <w:delText xml:space="preserve">interaction </w:delText>
        </w:r>
      </w:del>
      <w:r>
        <w:rPr>
          <w:rFonts w:ascii="Times New Roman" w:eastAsia="Times New Roman" w:hAnsi="Times New Roman" w:cs="Times New Roman"/>
          <w:color w:val="000000"/>
          <w:sz w:val="24"/>
          <w:szCs w:val="24"/>
        </w:rPr>
        <w:t xml:space="preserve">decoding accuracy </w:t>
      </w:r>
      <w:ins w:id="644" w:author="Siyu Wang" w:date="2026-03-13T17:47:00Z" w16du:dateUtc="2026-03-13T21:47:00Z">
        <w:r w:rsidR="00A0010F">
          <w:rPr>
            <w:rFonts w:ascii="Times New Roman" w:eastAsia="Times New Roman" w:hAnsi="Times New Roman" w:cs="Times New Roman"/>
            <w:color w:val="000000"/>
            <w:sz w:val="24"/>
            <w:szCs w:val="24"/>
          </w:rPr>
          <w:t>for offer identity (i.e., their interaction)</w:t>
        </w:r>
      </w:ins>
      <w:ins w:id="645" w:author="Siyu Wang" w:date="2026-03-13T17:51:00Z" w16du:dateUtc="2026-03-13T21:51:00Z">
        <w:r w:rsidR="00765CDB">
          <w:rPr>
            <w:rFonts w:ascii="Times New Roman" w:eastAsia="Times New Roman" w:hAnsi="Times New Roman" w:cs="Times New Roman"/>
            <w:color w:val="000000"/>
            <w:sz w:val="24"/>
            <w:szCs w:val="24"/>
          </w:rPr>
          <w:t xml:space="preserve">, </w:t>
        </w:r>
      </w:ins>
      <m:oMath>
        <m:bar>
          <m:barPr>
            <m:pos m:val="top"/>
            <m:ctrlPr>
              <w:ins w:id="646" w:author="Siyu Wang" w:date="2026-03-13T17:51:00Z" w16du:dateUtc="2026-03-13T21:51:00Z">
                <w:rPr>
                  <w:rFonts w:ascii="Cambria Math" w:hAnsi="Cambria Math"/>
                </w:rPr>
              </w:ins>
            </m:ctrlPr>
          </m:barPr>
          <m:e>
            <m:r>
              <w:ins w:id="647" w:author="Siyu Wang" w:date="2026-03-13T17:51:00Z" w16du:dateUtc="2026-03-13T21:51:00Z">
                <w:rPr>
                  <w:rFonts w:ascii="Cambria Math" w:hAnsi="Cambria Math"/>
                </w:rPr>
                <m:t>P</m:t>
              </w:ins>
            </m:r>
          </m:e>
        </m:bar>
        <m:d>
          <m:dPr>
            <m:ctrlPr>
              <w:ins w:id="648" w:author="Siyu Wang" w:date="2026-03-13T17:51:00Z" w16du:dateUtc="2026-03-13T21:51:00Z">
                <w:rPr>
                  <w:rFonts w:ascii="Cambria Math" w:hAnsi="Cambria Math"/>
                </w:rPr>
              </w:ins>
            </m:ctrlPr>
          </m:dPr>
          <m:e>
            <m:r>
              <w:ins w:id="649" w:author="Siyu Wang" w:date="2026-03-13T17:51:00Z" w16du:dateUtc="2026-03-13T21:51:00Z">
                <m:rPr>
                  <m:nor/>
                </m:rPr>
                <w:rPr>
                  <w:rFonts w:ascii="Cambria Math" w:hAnsi="Cambria Math"/>
                </w:rPr>
                <m:t>offer identity</m:t>
              </w:ins>
            </m:r>
          </m:e>
        </m:d>
      </m:oMath>
      <w:ins w:id="650" w:author="Siyu Wang" w:date="2026-03-13T17:51:00Z" w16du:dateUtc="2026-03-13T21:51:00Z">
        <w:r w:rsidR="00765CDB">
          <w:rPr>
            <w:rFonts w:ascii="Times New Roman" w:eastAsia="Times New Roman" w:hAnsi="Times New Roman" w:cs="Times New Roman"/>
          </w:rPr>
          <w:t xml:space="preserve">, </w:t>
        </w:r>
      </w:ins>
      <w:r>
        <w:rPr>
          <w:rFonts w:ascii="Times New Roman" w:eastAsia="Times New Roman" w:hAnsi="Times New Roman" w:cs="Times New Roman"/>
          <w:color w:val="000000"/>
          <w:sz w:val="24"/>
          <w:szCs w:val="24"/>
        </w:rPr>
        <w:t>should equal the product of their individual decoding accuracies</w:t>
      </w:r>
      <w:ins w:id="651" w:author="Siyu Wang" w:date="2026-03-13T17:50:00Z" w16du:dateUtc="2026-03-13T21:50:00Z">
        <w:r w:rsidR="004A493F">
          <w:rPr>
            <w:rFonts w:ascii="Times New Roman" w:eastAsia="Times New Roman" w:hAnsi="Times New Roman" w:cs="Times New Roman"/>
            <w:color w:val="000000"/>
            <w:sz w:val="24"/>
            <w:szCs w:val="24"/>
          </w:rPr>
          <w:t xml:space="preserve"> </w:t>
        </w:r>
      </w:ins>
      <m:oMath>
        <m:r>
          <w:ins w:id="652" w:author="Siyu Wang" w:date="2026-03-13T17:50:00Z" w16du:dateUtc="2026-03-13T21:50:00Z">
            <w:rPr>
              <w:rFonts w:ascii="Cambria Math" w:hAnsi="Cambria Math"/>
            </w:rPr>
            <m:t>P</m:t>
          </w:ins>
        </m:r>
        <m:d>
          <m:dPr>
            <m:ctrlPr>
              <w:ins w:id="653" w:author="Siyu Wang" w:date="2026-03-13T17:50:00Z" w16du:dateUtc="2026-03-13T21:50:00Z">
                <w:rPr>
                  <w:rFonts w:ascii="Cambria Math" w:hAnsi="Cambria Math"/>
                </w:rPr>
              </w:ins>
            </m:ctrlPr>
          </m:dPr>
          <m:e>
            <m:r>
              <w:ins w:id="654" w:author="Siyu Wang" w:date="2026-03-13T17:50:00Z" w16du:dateUtc="2026-03-13T21:50:00Z">
                <m:rPr>
                  <m:nor/>
                </m:rPr>
                <w:rPr>
                  <w:rFonts w:ascii="Cambria Math" w:hAnsi="Cambria Math"/>
                </w:rPr>
                <m:t>reward size</m:t>
              </w:ins>
            </m:r>
          </m:e>
        </m:d>
        <m:r>
          <w:ins w:id="655" w:author="Siyu Wang" w:date="2026-03-13T17:50:00Z" w16du:dateUtc="2026-03-13T21:50:00Z">
            <w:rPr>
              <w:rFonts w:ascii="Cambria Math" w:hAnsi="Cambria Math"/>
            </w:rPr>
            <m:t xml:space="preserve"> and P</m:t>
          </w:ins>
        </m:r>
        <m:d>
          <m:dPr>
            <m:ctrlPr>
              <w:ins w:id="656" w:author="Siyu Wang" w:date="2026-03-13T17:50:00Z" w16du:dateUtc="2026-03-13T21:50:00Z">
                <w:rPr>
                  <w:rFonts w:ascii="Cambria Math" w:hAnsi="Cambria Math"/>
                </w:rPr>
              </w:ins>
            </m:ctrlPr>
          </m:dPr>
          <m:e>
            <m:r>
              <w:ins w:id="657" w:author="Siyu Wang" w:date="2026-03-13T17:50:00Z" w16du:dateUtc="2026-03-13T21:50:00Z">
                <m:rPr>
                  <m:nor/>
                </m:rPr>
                <w:rPr>
                  <w:rFonts w:ascii="Cambria Math" w:hAnsi="Cambria Math"/>
                </w:rPr>
                <m:t>delay</m:t>
              </w:ins>
            </m:r>
          </m:e>
        </m:d>
      </m:oMath>
      <w:r>
        <w:rPr>
          <w:rFonts w:ascii="Times New Roman" w:eastAsia="Times New Roman" w:hAnsi="Times New Roman" w:cs="Times New Roman"/>
          <w:color w:val="000000"/>
          <w:sz w:val="24"/>
          <w:szCs w:val="24"/>
        </w:rPr>
        <w:t>:</w:t>
      </w:r>
    </w:p>
    <w:p w14:paraId="1BCA46DB" w14:textId="56038583" w:rsidR="00A450CA" w:rsidRDefault="00000000">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rPr>
              </m:ctrlPr>
            </m:barPr>
            <m:e>
              <m:r>
                <w:rPr>
                  <w:rFonts w:ascii="Cambria Math" w:hAnsi="Cambria Math"/>
                </w:rPr>
                <m:t>P</m:t>
              </m:r>
            </m:e>
          </m:bar>
          <m:d>
            <m:dPr>
              <m:ctrlPr>
                <w:rPr>
                  <w:rFonts w:ascii="Cambria Math" w:hAnsi="Cambria Math"/>
                </w:rPr>
              </m:ctrlPr>
            </m:dPr>
            <m:e>
              <m:r>
                <w:ins w:id="658" w:author="Siyu Wang" w:date="2026-03-13T17:48:00Z" w16du:dateUtc="2026-03-13T21:48:00Z">
                  <m:rPr>
                    <m:nor/>
                  </m:rPr>
                  <w:rPr>
                    <w:rFonts w:ascii="Cambria Math" w:hAnsi="Cambria Math"/>
                  </w:rPr>
                  <m:t>offer identity</m:t>
                </w:ins>
              </m:r>
              <m:r>
                <w:del w:id="659" w:author="Siyu Wang" w:date="2026-03-13T17:48:00Z" w16du:dateUtc="2026-03-13T21:48:00Z">
                  <w:rPr>
                    <w:rFonts w:ascii="Cambria Math" w:hAnsi="Cambria Math"/>
                  </w:rPr>
                  <m:t>interaction</m:t>
                </w:del>
              </m:r>
            </m:e>
          </m:d>
          <m:r>
            <w:rPr>
              <w:rFonts w:ascii="Cambria Math" w:hAnsi="Cambria Math"/>
            </w:rPr>
            <m:t>=P</m:t>
          </m:r>
          <m:d>
            <m:dPr>
              <m:ctrlPr>
                <w:rPr>
                  <w:rFonts w:ascii="Cambria Math" w:hAnsi="Cambria Math"/>
                </w:rPr>
              </m:ctrlPr>
            </m:dPr>
            <m:e>
              <m:r>
                <w:ins w:id="660" w:author="Siyu Wang" w:date="2026-03-13T17:49:00Z" w16du:dateUtc="2026-03-13T21:49:00Z">
                  <m:rPr>
                    <m:nor/>
                  </m:rPr>
                  <w:rPr>
                    <w:rFonts w:ascii="Cambria Math" w:hAnsi="Cambria Math"/>
                  </w:rPr>
                  <m:t>reward size</m:t>
                </w:ins>
              </m:r>
              <m:r>
                <w:del w:id="661" w:author="Siyu Wang" w:date="2026-03-13T17:48:00Z" w16du:dateUtc="2026-03-13T21:48:00Z">
                  <w:rPr>
                    <w:rFonts w:ascii="Cambria Math" w:hAnsi="Cambria Math"/>
                  </w:rPr>
                  <m:t>delay</m:t>
                </w:del>
              </m:r>
            </m:e>
          </m:d>
          <m:r>
            <w:ins w:id="662" w:author="Siyu Wang" w:date="2026-03-13T17:50:00Z" w16du:dateUtc="2026-03-13T21:50:00Z">
              <w:rPr>
                <w:rFonts w:ascii="Cambria Math" w:hAnsi="Cambria Math"/>
              </w:rPr>
              <m:t>⋅</m:t>
            </w:ins>
          </m:r>
          <m:r>
            <w:del w:id="663" w:author="Siyu Wang" w:date="2026-03-13T17:50:00Z" w16du:dateUtc="2026-03-13T21:50:00Z">
              <w:rPr>
                <w:rFonts w:ascii="Cambria Math" w:hAnsi="Cambria Math"/>
              </w:rPr>
              <m:t>x</m:t>
            </w:del>
          </m:r>
          <m:r>
            <w:rPr>
              <w:rFonts w:ascii="Cambria Math" w:hAnsi="Cambria Math"/>
            </w:rPr>
            <m:t>P</m:t>
          </m:r>
          <m:d>
            <m:dPr>
              <m:ctrlPr>
                <w:rPr>
                  <w:rFonts w:ascii="Cambria Math" w:hAnsi="Cambria Math"/>
                </w:rPr>
              </m:ctrlPr>
            </m:dPr>
            <m:e>
              <m:r>
                <w:ins w:id="664" w:author="Siyu Wang" w:date="2026-03-13T17:49:00Z" w16du:dateUtc="2026-03-13T21:49:00Z">
                  <m:rPr>
                    <m:nor/>
                  </m:rPr>
                  <w:rPr>
                    <w:rFonts w:ascii="Cambria Math" w:hAnsi="Cambria Math"/>
                  </w:rPr>
                  <m:t>delay</m:t>
                </w:ins>
              </m:r>
              <m:r>
                <w:del w:id="665" w:author="Siyu Wang" w:date="2026-03-13T17:49:00Z" w16du:dateUtc="2026-03-13T21:49:00Z">
                  <w:rPr>
                    <w:rFonts w:ascii="Cambria Math" w:hAnsi="Cambria Math"/>
                  </w:rPr>
                  <m:t>drops</m:t>
                </w:del>
              </m:r>
            </m:e>
          </m:d>
        </m:oMath>
      </m:oMathPara>
    </w:p>
    <w:p w14:paraId="328B3E90" w14:textId="02340B79" w:rsidR="00765CDB" w:rsidDel="00CB3A49" w:rsidRDefault="00000000">
      <w:pPr>
        <w:shd w:val="clear" w:color="auto" w:fill="FFFFFF"/>
        <w:spacing w:after="0" w:line="480" w:lineRule="auto"/>
        <w:rPr>
          <w:del w:id="666" w:author="Siyu Wang" w:date="2026-03-13T17:51:00Z" w16du:dateUtc="2026-03-13T21:51:00Z"/>
          <w:rFonts w:ascii="Times New Roman" w:eastAsia="Times New Roman" w:hAnsi="Times New Roman" w:cs="Times New Roman"/>
          <w:color w:val="000000"/>
          <w:sz w:val="24"/>
          <w:szCs w:val="24"/>
        </w:rPr>
      </w:pPr>
      <w:del w:id="667" w:author="Siyu Wang" w:date="2026-03-13T17:51:00Z" w16du:dateUtc="2026-03-13T21:51:00Z">
        <w:r w:rsidDel="00CB3A49">
          <w:rPr>
            <w:rFonts w:ascii="Times New Roman" w:eastAsia="Times New Roman" w:hAnsi="Times New Roman" w:cs="Times New Roman"/>
            <w:color w:val="000000"/>
            <w:sz w:val="24"/>
            <w:szCs w:val="24"/>
          </w:rPr>
          <w:delText xml:space="preserve">where </w:delText>
        </w:r>
      </w:del>
      <m:oMath>
        <m:r>
          <w:del w:id="668" w:author="Siyu Wang" w:date="2026-03-13T17:50:00Z" w16du:dateUtc="2026-03-13T21:50:00Z">
            <w:rPr>
              <w:rFonts w:ascii="Cambria Math" w:hAnsi="Cambria Math"/>
            </w:rPr>
            <m:t>P</m:t>
          </w:del>
        </m:r>
        <m:d>
          <m:dPr>
            <m:ctrlPr>
              <w:del w:id="669" w:author="Siyu Wang" w:date="2026-03-13T17:50:00Z" w16du:dateUtc="2026-03-13T21:50:00Z">
                <w:rPr>
                  <w:rFonts w:ascii="Cambria Math" w:hAnsi="Cambria Math"/>
                </w:rPr>
              </w:del>
            </m:ctrlPr>
          </m:dPr>
          <m:e>
            <m:r>
              <w:del w:id="670" w:author="Siyu Wang" w:date="2026-03-13T17:49:00Z" w16du:dateUtc="2026-03-13T21:49:00Z">
                <w:rPr>
                  <w:rFonts w:ascii="Cambria Math" w:hAnsi="Cambria Math"/>
                </w:rPr>
                <m:t>interaction</m:t>
              </w:del>
            </m:r>
          </m:e>
        </m:d>
        <m:r>
          <w:del w:id="671" w:author="Siyu Wang" w:date="2026-03-13T17:51:00Z" w16du:dateUtc="2026-03-13T21:51:00Z">
            <w:rPr>
              <w:rFonts w:ascii="Cambria Math" w:hAnsi="Cambria Math"/>
            </w:rPr>
            <m:t>,P</m:t>
          </w:del>
        </m:r>
        <m:d>
          <m:dPr>
            <m:ctrlPr>
              <w:del w:id="672" w:author="Siyu Wang" w:date="2026-03-13T17:51:00Z" w16du:dateUtc="2026-03-13T21:51:00Z">
                <w:rPr>
                  <w:rFonts w:ascii="Cambria Math" w:hAnsi="Cambria Math"/>
                </w:rPr>
              </w:del>
            </m:ctrlPr>
          </m:dPr>
          <m:e>
            <m:r>
              <w:del w:id="673" w:author="Siyu Wang" w:date="2026-03-13T17:51:00Z" w16du:dateUtc="2026-03-13T21:51:00Z">
                <w:rPr>
                  <w:rFonts w:ascii="Cambria Math" w:hAnsi="Cambria Math"/>
                </w:rPr>
                <m:t>delay</m:t>
              </w:del>
            </m:r>
          </m:e>
        </m:d>
        <m:r>
          <w:del w:id="674" w:author="Siyu Wang" w:date="2026-03-13T17:51:00Z" w16du:dateUtc="2026-03-13T21:51:00Z">
            <w:rPr>
              <w:rFonts w:ascii="Cambria Math" w:hAnsi="Cambria Math"/>
            </w:rPr>
            <m:t>,P</m:t>
          </w:del>
        </m:r>
        <m:d>
          <m:dPr>
            <m:ctrlPr>
              <w:del w:id="675" w:author="Siyu Wang" w:date="2026-03-13T17:51:00Z" w16du:dateUtc="2026-03-13T21:51:00Z">
                <w:rPr>
                  <w:rFonts w:ascii="Cambria Math" w:hAnsi="Cambria Math"/>
                </w:rPr>
              </w:del>
            </m:ctrlPr>
          </m:dPr>
          <m:e>
            <m:r>
              <w:del w:id="676" w:author="Siyu Wang" w:date="2026-03-13T17:51:00Z" w16du:dateUtc="2026-03-13T21:51:00Z">
                <w:rPr>
                  <w:rFonts w:ascii="Cambria Math" w:hAnsi="Cambria Math"/>
                </w:rPr>
                <m:t>drops</m:t>
              </w:del>
            </m:r>
          </m:e>
        </m:d>
      </m:oMath>
      <w:del w:id="677" w:author="Siyu Wang" w:date="2026-03-13T17:51:00Z" w16du:dateUtc="2026-03-13T21:51:00Z">
        <w:r w:rsidDel="00CB3A49">
          <w:rPr>
            <w:rFonts w:ascii="Times New Roman" w:eastAsia="Times New Roman" w:hAnsi="Times New Roman" w:cs="Times New Roman"/>
            <w:color w:val="000000"/>
            <w:sz w:val="24"/>
            <w:szCs w:val="24"/>
          </w:rPr>
          <w:delText xml:space="preserve"> are the decoding performance for each factor, </w:delText>
        </w:r>
      </w:del>
      <m:oMath>
        <m:bar>
          <m:barPr>
            <m:pos m:val="top"/>
            <m:ctrlPr>
              <w:del w:id="678" w:author="Siyu Wang" w:date="2026-03-13T17:51:00Z" w16du:dateUtc="2026-03-13T21:51:00Z">
                <w:rPr>
                  <w:rFonts w:ascii="Cambria Math" w:hAnsi="Cambria Math"/>
                </w:rPr>
              </w:del>
            </m:ctrlPr>
          </m:barPr>
          <m:e>
            <m:r>
              <w:del w:id="679" w:author="Siyu Wang" w:date="2026-03-13T17:51:00Z" w16du:dateUtc="2026-03-13T21:51:00Z">
                <w:rPr>
                  <w:rFonts w:ascii="Cambria Math" w:hAnsi="Cambria Math"/>
                </w:rPr>
                <m:t>P</m:t>
              </w:del>
            </m:r>
          </m:e>
        </m:bar>
        <m:d>
          <m:dPr>
            <m:ctrlPr>
              <w:del w:id="680" w:author="Siyu Wang" w:date="2026-03-13T17:51:00Z" w16du:dateUtc="2026-03-13T21:51:00Z">
                <w:rPr>
                  <w:rFonts w:ascii="Cambria Math" w:hAnsi="Cambria Math"/>
                </w:rPr>
              </w:del>
            </m:ctrlPr>
          </m:dPr>
          <m:e>
            <m:r>
              <w:del w:id="681" w:author="Siyu Wang" w:date="2026-03-13T17:51:00Z" w16du:dateUtc="2026-03-13T21:51:00Z">
                <w:rPr>
                  <w:rFonts w:ascii="Cambria Math" w:hAnsi="Cambria Math"/>
                </w:rPr>
                <m:t>interaction</m:t>
              </w:del>
            </m:r>
          </m:e>
        </m:d>
      </m:oMath>
      <w:del w:id="682" w:author="Siyu Wang" w:date="2026-03-13T17:51:00Z" w16du:dateUtc="2026-03-13T21:51:00Z">
        <w:r w:rsidDel="00CB3A49">
          <w:rPr>
            <w:rFonts w:ascii="Times New Roman" w:eastAsia="Times New Roman" w:hAnsi="Times New Roman" w:cs="Times New Roman"/>
            <w:color w:val="000000"/>
            <w:sz w:val="24"/>
            <w:szCs w:val="24"/>
          </w:rPr>
          <w:delText xml:space="preserve"> </w:delText>
        </w:r>
        <w:r w:rsidR="006D2C8B" w:rsidDel="00CB3A49">
          <w:rPr>
            <w:rFonts w:ascii="Times New Roman" w:eastAsia="Times New Roman" w:hAnsi="Times New Roman" w:cs="Times New Roman"/>
            <w:color w:val="000000"/>
            <w:sz w:val="24"/>
            <w:szCs w:val="24"/>
          </w:rPr>
          <w:delText>is</w:delText>
        </w:r>
        <w:r w:rsidDel="00CB3A49">
          <w:rPr>
            <w:rFonts w:ascii="Times New Roman" w:eastAsia="Times New Roman" w:hAnsi="Times New Roman" w:cs="Times New Roman"/>
            <w:color w:val="000000"/>
            <w:sz w:val="24"/>
            <w:szCs w:val="24"/>
          </w:rPr>
          <w:delText xml:space="preserve"> the predicted performance assuming independent </w:delText>
        </w:r>
        <w:r w:rsidR="006D2C8B" w:rsidDel="00CB3A49">
          <w:rPr>
            <w:rFonts w:ascii="Times New Roman" w:eastAsia="Times New Roman" w:hAnsi="Times New Roman" w:cs="Times New Roman"/>
            <w:color w:val="000000"/>
            <w:sz w:val="24"/>
            <w:szCs w:val="24"/>
          </w:rPr>
          <w:delText>encoding</w:delText>
        </w:r>
        <w:r w:rsidDel="00CB3A49">
          <w:rPr>
            <w:rFonts w:ascii="Times New Roman" w:eastAsia="Times New Roman" w:hAnsi="Times New Roman" w:cs="Times New Roman"/>
            <w:color w:val="000000"/>
            <w:sz w:val="24"/>
            <w:szCs w:val="24"/>
          </w:rPr>
          <w:delText xml:space="preserve">. </w:delText>
        </w:r>
      </w:del>
    </w:p>
    <w:p w14:paraId="1D3938ED" w14:textId="3AA7CA99"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the </w:t>
      </w:r>
      <w:r w:rsidR="007940D9">
        <w:rPr>
          <w:rFonts w:ascii="Times New Roman" w:eastAsia="Times New Roman" w:hAnsi="Times New Roman" w:cs="Times New Roman"/>
          <w:color w:val="000000"/>
          <w:sz w:val="24"/>
          <w:szCs w:val="24"/>
        </w:rPr>
        <w:t>observed</w:t>
      </w:r>
      <w:r>
        <w:rPr>
          <w:rFonts w:ascii="Times New Roman" w:eastAsia="Times New Roman" w:hAnsi="Times New Roman" w:cs="Times New Roman"/>
          <w:color w:val="000000"/>
          <w:sz w:val="24"/>
          <w:szCs w:val="24"/>
        </w:rPr>
        <w:t xml:space="preserve"> decoding performance </w:t>
      </w:r>
      <m:oMath>
        <m:r>
          <w:ins w:id="683" w:author="Siyu Wang" w:date="2026-03-13T17:51:00Z" w16du:dateUtc="2026-03-13T21:51:00Z">
            <w:rPr>
              <w:rFonts w:ascii="Cambria Math" w:hAnsi="Cambria Math"/>
            </w:rPr>
            <m:t>P</m:t>
          </w:ins>
        </m:r>
        <m:d>
          <m:dPr>
            <m:ctrlPr>
              <w:ins w:id="684" w:author="Siyu Wang" w:date="2026-03-13T17:51:00Z" w16du:dateUtc="2026-03-13T21:51:00Z">
                <w:rPr>
                  <w:rFonts w:ascii="Cambria Math" w:hAnsi="Cambria Math"/>
                </w:rPr>
              </w:ins>
            </m:ctrlPr>
          </m:dPr>
          <m:e>
            <m:r>
              <w:ins w:id="685" w:author="Siyu Wang" w:date="2026-03-13T17:51:00Z" w16du:dateUtc="2026-03-13T21:51:00Z">
                <m:rPr>
                  <m:nor/>
                </m:rPr>
                <w:rPr>
                  <w:rFonts w:ascii="Cambria Math" w:hAnsi="Cambria Math"/>
                </w:rPr>
                <m:t>offer identity</m:t>
              </w:ins>
            </m:r>
          </m:e>
        </m:d>
      </m:oMath>
      <w:r w:rsidR="001E6EBE">
        <w:rPr>
          <w:rFonts w:ascii="Times New Roman" w:eastAsia="Times New Roman" w:hAnsi="Times New Roman" w:cs="Times New Roman"/>
          <w:color w:val="000000"/>
          <w:sz w:val="24"/>
          <w:szCs w:val="24"/>
        </w:rPr>
        <w:t>exceeds</w:t>
      </w:r>
      <w:r>
        <w:rPr>
          <w:rFonts w:ascii="Times New Roman" w:eastAsia="Times New Roman" w:hAnsi="Times New Roman" w:cs="Times New Roman"/>
          <w:color w:val="000000"/>
          <w:sz w:val="24"/>
          <w:szCs w:val="24"/>
        </w:rPr>
        <w:t xml:space="preserve"> the predicted </w:t>
      </w:r>
      <w:del w:id="686" w:author="Siyu Wang" w:date="2026-03-13T17:51:00Z" w16du:dateUtc="2026-03-13T21:51:00Z">
        <w:r w:rsidDel="00CB3A49">
          <w:rPr>
            <w:rFonts w:ascii="Times New Roman" w:eastAsia="Times New Roman" w:hAnsi="Times New Roman" w:cs="Times New Roman"/>
            <w:color w:val="000000"/>
            <w:sz w:val="24"/>
            <w:szCs w:val="24"/>
          </w:rPr>
          <w:delText xml:space="preserve">performance </w:delText>
        </w:r>
      </w:del>
      <w:ins w:id="687" w:author="Siyu Wang" w:date="2026-03-13T17:51:00Z" w16du:dateUtc="2026-03-13T21:51:00Z">
        <w:r w:rsidR="00CB3A49">
          <w:rPr>
            <w:rFonts w:ascii="Times New Roman" w:eastAsia="Times New Roman" w:hAnsi="Times New Roman" w:cs="Times New Roman"/>
            <w:color w:val="000000"/>
            <w:sz w:val="24"/>
            <w:szCs w:val="24"/>
          </w:rPr>
          <w:t xml:space="preserve">level </w:t>
        </w:r>
      </w:ins>
      <m:oMath>
        <m:bar>
          <m:barPr>
            <m:pos m:val="top"/>
            <m:ctrlPr>
              <w:ins w:id="688" w:author="Siyu Wang" w:date="2026-03-13T17:53:00Z" w16du:dateUtc="2026-03-13T21:53:00Z">
                <w:rPr>
                  <w:rFonts w:ascii="Cambria Math" w:hAnsi="Cambria Math"/>
                </w:rPr>
              </w:ins>
            </m:ctrlPr>
          </m:barPr>
          <m:e>
            <m:r>
              <w:ins w:id="689" w:author="Siyu Wang" w:date="2026-03-13T17:53:00Z" w16du:dateUtc="2026-03-13T21:53:00Z">
                <w:rPr>
                  <w:rFonts w:ascii="Cambria Math" w:hAnsi="Cambria Math"/>
                </w:rPr>
                <m:t>P</m:t>
              </w:ins>
            </m:r>
          </m:e>
        </m:bar>
        <m:d>
          <m:dPr>
            <m:ctrlPr>
              <w:ins w:id="690" w:author="Siyu Wang" w:date="2026-03-13T17:53:00Z" w16du:dateUtc="2026-03-13T21:53:00Z">
                <w:rPr>
                  <w:rFonts w:ascii="Cambria Math" w:hAnsi="Cambria Math"/>
                </w:rPr>
              </w:ins>
            </m:ctrlPr>
          </m:dPr>
          <m:e>
            <m:r>
              <w:ins w:id="691" w:author="Siyu Wang" w:date="2026-03-13T17:53:00Z" w16du:dateUtc="2026-03-13T21:53:00Z">
                <m:rPr>
                  <m:nor/>
                </m:rPr>
                <w:rPr>
                  <w:rFonts w:ascii="Cambria Math" w:hAnsi="Cambria Math"/>
                </w:rPr>
                <m:t>offer identity</m:t>
              </w:ins>
            </m:r>
          </m:e>
        </m:d>
        <m:r>
          <w:del w:id="692" w:author="Siyu Wang" w:date="2026-03-13T17:53:00Z" w16du:dateUtc="2026-03-13T21:53:00Z">
            <m:rPr>
              <m:sty m:val="p"/>
            </m:rPr>
            <w:rPr>
              <w:rFonts w:ascii="Cambria Math" w:eastAsia="Times New Roman" w:hAnsi="Cambria Math" w:cs="Times New Roman"/>
              <w:color w:val="000000"/>
              <w:sz w:val="24"/>
              <w:szCs w:val="24"/>
            </w:rPr>
            <m:t>based on the independent encoding of each factor</m:t>
          </w:del>
        </m:r>
      </m:oMath>
      <w:r>
        <w:rPr>
          <w:rFonts w:ascii="Times New Roman" w:eastAsia="Times New Roman" w:hAnsi="Times New Roman" w:cs="Times New Roman"/>
          <w:color w:val="000000"/>
          <w:sz w:val="24"/>
          <w:szCs w:val="24"/>
        </w:rPr>
        <w:t>,</w:t>
      </w:r>
      <w:r w:rsidR="007940D9">
        <w:rPr>
          <w:rFonts w:ascii="Times New Roman" w:eastAsia="Times New Roman" w:hAnsi="Times New Roman" w:cs="Times New Roman"/>
          <w:color w:val="000000"/>
          <w:sz w:val="24"/>
          <w:szCs w:val="24"/>
        </w:rPr>
        <w:t xml:space="preserve"> it</w:t>
      </w:r>
      <w:r>
        <w:rPr>
          <w:rFonts w:ascii="Times New Roman" w:eastAsia="Times New Roman" w:hAnsi="Times New Roman" w:cs="Times New Roman"/>
          <w:color w:val="000000"/>
          <w:sz w:val="24"/>
          <w:szCs w:val="24"/>
        </w:rPr>
        <w:t xml:space="preserve"> </w:t>
      </w:r>
      <w:r w:rsidR="001E6EBE">
        <w:rPr>
          <w:rFonts w:ascii="Times New Roman" w:eastAsia="Times New Roman" w:hAnsi="Times New Roman" w:cs="Times New Roman"/>
          <w:color w:val="000000"/>
          <w:sz w:val="24"/>
          <w:szCs w:val="24"/>
        </w:rPr>
        <w:t xml:space="preserve">suggests </w:t>
      </w:r>
      <w:r w:rsidR="007940D9">
        <w:rPr>
          <w:rFonts w:ascii="Times New Roman" w:eastAsia="Times New Roman" w:hAnsi="Times New Roman" w:cs="Times New Roman"/>
          <w:color w:val="000000"/>
          <w:sz w:val="24"/>
          <w:szCs w:val="24"/>
        </w:rPr>
        <w:t xml:space="preserve">that reward and delay are </w:t>
      </w:r>
      <w:r>
        <w:rPr>
          <w:rFonts w:ascii="Times New Roman" w:eastAsia="Times New Roman" w:hAnsi="Times New Roman" w:cs="Times New Roman"/>
          <w:color w:val="000000"/>
          <w:sz w:val="24"/>
          <w:szCs w:val="24"/>
        </w:rPr>
        <w:t>integrat</w:t>
      </w:r>
      <w:r w:rsidR="007940D9">
        <w:rPr>
          <w:rFonts w:ascii="Times New Roman" w:eastAsia="Times New Roman" w:hAnsi="Times New Roman" w:cs="Times New Roman"/>
          <w:color w:val="000000"/>
          <w:sz w:val="24"/>
          <w:szCs w:val="24"/>
        </w:rPr>
        <w:t>ed</w:t>
      </w:r>
      <w:r>
        <w:rPr>
          <w:rFonts w:ascii="Times New Roman" w:eastAsia="Times New Roman" w:hAnsi="Times New Roman" w:cs="Times New Roman"/>
          <w:color w:val="000000"/>
          <w:sz w:val="24"/>
          <w:szCs w:val="24"/>
        </w:rPr>
        <w:t xml:space="preserve"> </w:t>
      </w:r>
      <w:del w:id="693" w:author="Siyu Wang" w:date="2026-03-13T17:54:00Z" w16du:dateUtc="2026-03-13T21:54:00Z">
        <w:r w:rsidDel="00CB3A49">
          <w:rPr>
            <w:rFonts w:ascii="Times New Roman" w:eastAsia="Times New Roman" w:hAnsi="Times New Roman" w:cs="Times New Roman"/>
            <w:color w:val="000000"/>
            <w:sz w:val="24"/>
            <w:szCs w:val="24"/>
          </w:rPr>
          <w:delText>in</w:delText>
        </w:r>
        <w:r w:rsidR="001E6EBE" w:rsidDel="00CB3A49">
          <w:rPr>
            <w:rFonts w:ascii="Times New Roman" w:eastAsia="Times New Roman" w:hAnsi="Times New Roman" w:cs="Times New Roman"/>
            <w:color w:val="000000"/>
            <w:sz w:val="24"/>
            <w:szCs w:val="24"/>
          </w:rPr>
          <w:delText>to</w:delText>
        </w:r>
        <w:r w:rsidDel="00CB3A49">
          <w:rPr>
            <w:rFonts w:ascii="Times New Roman" w:eastAsia="Times New Roman" w:hAnsi="Times New Roman" w:cs="Times New Roman"/>
            <w:color w:val="000000"/>
            <w:sz w:val="24"/>
            <w:szCs w:val="24"/>
          </w:rPr>
          <w:delText xml:space="preserve"> the neural representation</w:delText>
        </w:r>
      </w:del>
      <w:ins w:id="694" w:author="Siyu Wang" w:date="2026-03-13T17:54:00Z" w16du:dateUtc="2026-03-13T21:54:00Z">
        <w:r w:rsidR="00CB3A49">
          <w:rPr>
            <w:rFonts w:ascii="Times New Roman" w:eastAsia="Times New Roman" w:hAnsi="Times New Roman" w:cs="Times New Roman"/>
            <w:color w:val="000000"/>
            <w:sz w:val="24"/>
            <w:szCs w:val="24"/>
          </w:rPr>
          <w:t>and not independently represented</w:t>
        </w:r>
      </w:ins>
      <w:r>
        <w:rPr>
          <w:rFonts w:ascii="Times New Roman" w:eastAsia="Times New Roman" w:hAnsi="Times New Roman" w:cs="Times New Roman"/>
          <w:color w:val="000000"/>
          <w:sz w:val="24"/>
          <w:szCs w:val="24"/>
        </w:rPr>
        <w:t>. We compare</w:t>
      </w:r>
      <w:r w:rsidR="001E6EBE">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the predicted decoding performance of </w:t>
      </w:r>
      <w:del w:id="695" w:author="Siyu Wang" w:date="2026-03-13T17:54:00Z" w16du:dateUtc="2026-03-13T21:54:00Z">
        <w:r w:rsidDel="00C84589">
          <w:rPr>
            <w:rFonts w:ascii="Times New Roman" w:eastAsia="Times New Roman" w:hAnsi="Times New Roman" w:cs="Times New Roman"/>
            <w:color w:val="000000"/>
            <w:sz w:val="24"/>
            <w:szCs w:val="24"/>
          </w:rPr>
          <w:delText xml:space="preserve">cue </w:delText>
        </w:r>
      </w:del>
      <w:ins w:id="696" w:author="Siyu Wang" w:date="2026-03-13T17:54:00Z" w16du:dateUtc="2026-03-13T21:54:00Z">
        <w:r w:rsidR="00C84589">
          <w:rPr>
            <w:rFonts w:ascii="Times New Roman" w:eastAsia="Times New Roman" w:hAnsi="Times New Roman" w:cs="Times New Roman"/>
            <w:color w:val="000000"/>
            <w:sz w:val="24"/>
            <w:szCs w:val="24"/>
          </w:rPr>
          <w:t xml:space="preserve">offer identity </w:t>
        </w:r>
      </w:ins>
      <m:oMath>
        <m:bar>
          <m:barPr>
            <m:pos m:val="top"/>
            <m:ctrlPr>
              <w:ins w:id="697" w:author="Siyu Wang" w:date="2026-03-13T17:54:00Z" w16du:dateUtc="2026-03-13T21:54:00Z">
                <w:rPr>
                  <w:rFonts w:ascii="Cambria Math" w:hAnsi="Cambria Math"/>
                </w:rPr>
              </w:ins>
            </m:ctrlPr>
          </m:barPr>
          <m:e>
            <m:r>
              <w:ins w:id="698" w:author="Siyu Wang" w:date="2026-03-13T17:54:00Z" w16du:dateUtc="2026-03-13T21:54:00Z">
                <w:rPr>
                  <w:rFonts w:ascii="Cambria Math" w:hAnsi="Cambria Math"/>
                </w:rPr>
                <m:t>P</m:t>
              </w:ins>
            </m:r>
          </m:e>
        </m:bar>
        <m:d>
          <m:dPr>
            <m:ctrlPr>
              <w:ins w:id="699" w:author="Siyu Wang" w:date="2026-03-13T17:54:00Z" w16du:dateUtc="2026-03-13T21:54:00Z">
                <w:rPr>
                  <w:rFonts w:ascii="Cambria Math" w:hAnsi="Cambria Math"/>
                </w:rPr>
              </w:ins>
            </m:ctrlPr>
          </m:dPr>
          <m:e>
            <m:r>
              <w:ins w:id="700" w:author="Siyu Wang" w:date="2026-03-13T17:54:00Z" w16du:dateUtc="2026-03-13T21:54:00Z">
                <m:rPr>
                  <m:sty m:val="p"/>
                </m:rPr>
                <w:rPr>
                  <w:rFonts w:ascii="Cambria Math" w:hAnsi="Cambria Math"/>
                </w:rPr>
                <m:t>offer identity</m:t>
              </w:ins>
            </m:r>
          </m:e>
        </m:d>
        <m:r>
          <w:ins w:id="701" w:author="Siyu Wang" w:date="2026-03-13T17:54:00Z" w16du:dateUtc="2026-03-13T21:54:00Z">
            <m:rPr>
              <m:sty m:val="p"/>
            </m:rPr>
            <w:rPr>
              <w:rFonts w:ascii="Cambria Math" w:eastAsia="Times New Roman" w:hAnsi="Cambria Math" w:cs="Times New Roman"/>
              <w:color w:val="000000"/>
              <w:sz w:val="24"/>
              <w:szCs w:val="24"/>
            </w:rPr>
            <m:t xml:space="preserve">,   </m:t>
          </w:ins>
        </m:r>
        <m:bar>
          <m:barPr>
            <m:pos m:val="top"/>
            <m:ctrlPr>
              <w:del w:id="702" w:author="Siyu Wang" w:date="2026-03-13T17:54:00Z" w16du:dateUtc="2026-03-13T21:54:00Z">
                <w:rPr>
                  <w:rFonts w:ascii="Cambria Math" w:hAnsi="Cambria Math"/>
                </w:rPr>
              </w:del>
            </m:ctrlPr>
          </m:barPr>
          <m:e>
            <m:r>
              <w:del w:id="703" w:author="Siyu Wang" w:date="2026-03-13T17:54:00Z" w16du:dateUtc="2026-03-13T21:54:00Z">
                <w:rPr>
                  <w:rFonts w:ascii="Cambria Math" w:hAnsi="Cambria Math"/>
                </w:rPr>
                <m:t>P</m:t>
              </w:del>
            </m:r>
          </m:e>
        </m:bar>
        <m:d>
          <m:dPr>
            <m:ctrlPr>
              <w:del w:id="704" w:author="Siyu Wang" w:date="2026-03-13T17:54:00Z" w16du:dateUtc="2026-03-13T21:54:00Z">
                <w:rPr>
                  <w:rFonts w:ascii="Cambria Math" w:hAnsi="Cambria Math"/>
                </w:rPr>
              </w:del>
            </m:ctrlPr>
          </m:dPr>
          <m:e>
            <m:r>
              <w:del w:id="705" w:author="Siyu Wang" w:date="2026-03-13T17:54:00Z" w16du:dateUtc="2026-03-13T21:54:00Z">
                <w:rPr>
                  <w:rFonts w:ascii="Cambria Math" w:hAnsi="Cambria Math"/>
                </w:rPr>
                <m:t>interaction</m:t>
              </w:del>
            </m:r>
          </m:e>
        </m:d>
      </m:oMath>
      <w:del w:id="706" w:author="Siyu Wang" w:date="2026-03-13T17:54:00Z" w16du:dateUtc="2026-03-13T21:54:00Z">
        <w:r w:rsidDel="00C84589">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 xml:space="preserve">with the actual decoding performance </w:t>
      </w:r>
      <m:oMath>
        <m:r>
          <w:ins w:id="707" w:author="Siyu Wang" w:date="2026-03-13T17:54:00Z" w16du:dateUtc="2026-03-13T21:54:00Z">
            <w:rPr>
              <w:rFonts w:ascii="Cambria Math" w:hAnsi="Cambria Math"/>
            </w:rPr>
            <m:t>P</m:t>
          </w:ins>
        </m:r>
        <m:d>
          <m:dPr>
            <m:ctrlPr>
              <w:ins w:id="708" w:author="Siyu Wang" w:date="2026-03-13T17:54:00Z" w16du:dateUtc="2026-03-13T21:54:00Z">
                <w:rPr>
                  <w:rFonts w:ascii="Cambria Math" w:hAnsi="Cambria Math"/>
                </w:rPr>
              </w:ins>
            </m:ctrlPr>
          </m:dPr>
          <m:e>
            <m:r>
              <w:ins w:id="709" w:author="Siyu Wang" w:date="2026-03-13T17:54:00Z" w16du:dateUtc="2026-03-13T21:54:00Z">
                <m:rPr>
                  <m:nor/>
                </m:rPr>
                <w:rPr>
                  <w:rFonts w:ascii="Cambria Math" w:hAnsi="Cambria Math"/>
                </w:rPr>
                <m:t>offer identity</m:t>
              </w:ins>
            </m:r>
          </m:e>
        </m:d>
        <m:r>
          <w:del w:id="710" w:author="Siyu Wang" w:date="2026-03-13T17:54:00Z" w16du:dateUtc="2026-03-13T21:54:00Z">
            <w:rPr>
              <w:rFonts w:ascii="Cambria Math" w:hAnsi="Cambria Math"/>
            </w:rPr>
            <m:t>P</m:t>
          </w:del>
        </m:r>
        <m:d>
          <m:dPr>
            <m:ctrlPr>
              <w:del w:id="711" w:author="Siyu Wang" w:date="2026-03-13T17:54:00Z" w16du:dateUtc="2026-03-13T21:54:00Z">
                <w:rPr>
                  <w:rFonts w:ascii="Cambria Math" w:hAnsi="Cambria Math"/>
                </w:rPr>
              </w:del>
            </m:ctrlPr>
          </m:dPr>
          <m:e>
            <m:r>
              <w:del w:id="712" w:author="Siyu Wang" w:date="2026-03-13T17:54:00Z" w16du:dateUtc="2026-03-13T21:54:00Z">
                <w:rPr>
                  <w:rFonts w:ascii="Cambria Math" w:hAnsi="Cambria Math"/>
                </w:rPr>
                <m:t>cue</m:t>
              </w:del>
            </m:r>
          </m:e>
        </m:d>
      </m:oMath>
      <w:ins w:id="713" w:author="Siyu Wang" w:date="2026-03-13T17:55:00Z" w16du:dateUtc="2026-03-13T21:55:00Z">
        <w:r w:rsidR="00C84589">
          <w:rPr>
            <w:rFonts w:ascii="Times New Roman" w:eastAsia="Times New Roman" w:hAnsi="Times New Roman" w:cs="Times New Roman"/>
            <w:color w:val="000000"/>
            <w:sz w:val="24"/>
            <w:szCs w:val="24"/>
          </w:rPr>
          <w:t xml:space="preserve"> for the two monkeys. </w:t>
        </w:r>
      </w:ins>
      <w:del w:id="714" w:author="Siyu Wang" w:date="2026-03-13T17:55:00Z" w16du:dateUtc="2026-03-13T21:55:00Z">
        <w:r w:rsidDel="00C84589">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 </w:t>
      </w:r>
      <w:r w:rsidR="001E6EBE">
        <w:rPr>
          <w:rFonts w:ascii="Times New Roman" w:eastAsia="Times New Roman" w:hAnsi="Times New Roman" w:cs="Times New Roman"/>
          <w:color w:val="000000"/>
          <w:sz w:val="24"/>
          <w:szCs w:val="24"/>
        </w:rPr>
        <w:t>In Monkey S, w</w:t>
      </w:r>
      <w:r>
        <w:rPr>
          <w:rFonts w:ascii="Times New Roman" w:eastAsia="Times New Roman" w:hAnsi="Times New Roman" w:cs="Times New Roman"/>
          <w:color w:val="000000"/>
          <w:sz w:val="24"/>
          <w:szCs w:val="24"/>
        </w:rPr>
        <w:t>e found that</w:t>
      </w:r>
      <m:oMath>
        <m:r>
          <w:ins w:id="715" w:author="Siyu Wang" w:date="2026-03-13T17:55:00Z" w16du:dateUtc="2026-03-13T21:55:00Z">
            <w:rPr>
              <w:rFonts w:ascii="Cambria Math" w:hAnsi="Cambria Math"/>
            </w:rPr>
            <m:t xml:space="preserve"> P</m:t>
          </w:ins>
        </m:r>
        <m:d>
          <m:dPr>
            <m:ctrlPr>
              <w:ins w:id="716" w:author="Siyu Wang" w:date="2026-03-13T17:55:00Z" w16du:dateUtc="2026-03-13T21:55:00Z">
                <w:rPr>
                  <w:rFonts w:ascii="Cambria Math" w:hAnsi="Cambria Math"/>
                </w:rPr>
              </w:ins>
            </m:ctrlPr>
          </m:dPr>
          <m:e>
            <m:r>
              <w:ins w:id="717" w:author="Siyu Wang" w:date="2026-03-13T17:55:00Z" w16du:dateUtc="2026-03-13T21:55:00Z">
                <m:rPr>
                  <m:nor/>
                </m:rPr>
                <w:rPr>
                  <w:rFonts w:ascii="Cambria Math" w:hAnsi="Cambria Math"/>
                </w:rPr>
                <m:t>offer identity</m:t>
              </w:ins>
            </m:r>
          </m:e>
        </m:d>
      </m:oMath>
      <w:del w:id="718" w:author="Siyu Wang" w:date="2026-03-13T17:55:00Z" w16du:dateUtc="2026-03-13T21:55:00Z">
        <w:r w:rsidDel="007106B6">
          <w:rPr>
            <w:rFonts w:ascii="Times New Roman" w:eastAsia="Times New Roman" w:hAnsi="Times New Roman" w:cs="Times New Roman"/>
            <w:color w:val="000000"/>
            <w:sz w:val="24"/>
            <w:szCs w:val="24"/>
          </w:rPr>
          <w:delText xml:space="preserve"> </w:delText>
        </w:r>
      </w:del>
      <m:oMath>
        <m:r>
          <w:del w:id="719" w:author="Siyu Wang" w:date="2026-03-13T17:55:00Z" w16du:dateUtc="2026-03-13T21:55:00Z">
            <w:rPr>
              <w:rFonts w:ascii="Cambria Math" w:hAnsi="Cambria Math"/>
            </w:rPr>
            <m:t>P</m:t>
          </w:del>
        </m:r>
        <m:d>
          <m:dPr>
            <m:ctrlPr>
              <w:del w:id="720" w:author="Siyu Wang" w:date="2026-03-13T17:55:00Z" w16du:dateUtc="2026-03-13T21:55:00Z">
                <w:rPr>
                  <w:rFonts w:ascii="Cambria Math" w:hAnsi="Cambria Math"/>
                </w:rPr>
              </w:del>
            </m:ctrlPr>
          </m:dPr>
          <m:e>
            <m:r>
              <w:del w:id="721" w:author="Siyu Wang" w:date="2026-03-13T17:55:00Z" w16du:dateUtc="2026-03-13T21:55:00Z">
                <w:rPr>
                  <w:rFonts w:ascii="Cambria Math" w:hAnsi="Cambria Math"/>
                </w:rPr>
                <m:t>cue</m:t>
              </w:del>
            </m:r>
          </m:e>
        </m:d>
      </m:oMath>
      <w:r>
        <w:rPr>
          <w:rFonts w:ascii="Times New Roman" w:eastAsia="Times New Roman" w:hAnsi="Times New Roman" w:cs="Times New Roman"/>
          <w:color w:val="000000"/>
          <w:sz w:val="24"/>
          <w:szCs w:val="24"/>
        </w:rPr>
        <w:t xml:space="preserve"> </w:t>
      </w:r>
      <w:r w:rsidR="001E6EBE">
        <w:rPr>
          <w:rFonts w:ascii="Times New Roman" w:eastAsia="Times New Roman" w:hAnsi="Times New Roman" w:cs="Times New Roman"/>
          <w:color w:val="000000"/>
          <w:sz w:val="24"/>
          <w:szCs w:val="24"/>
        </w:rPr>
        <w:t>wa</w:t>
      </w:r>
      <w:r>
        <w:rPr>
          <w:rFonts w:ascii="Times New Roman" w:eastAsia="Times New Roman" w:hAnsi="Times New Roman" w:cs="Times New Roman"/>
          <w:color w:val="000000"/>
          <w:sz w:val="24"/>
          <w:szCs w:val="24"/>
        </w:rPr>
        <w:t xml:space="preserve">s significantly higher than </w:t>
      </w:r>
      <m:oMath>
        <m:bar>
          <m:barPr>
            <m:pos m:val="top"/>
            <m:ctrlPr>
              <w:ins w:id="722" w:author="Siyu Wang" w:date="2026-03-13T17:56:00Z" w16du:dateUtc="2026-03-13T21:56:00Z">
                <w:rPr>
                  <w:rFonts w:ascii="Cambria Math" w:hAnsi="Cambria Math"/>
                </w:rPr>
              </w:ins>
            </m:ctrlPr>
          </m:barPr>
          <m:e>
            <m:r>
              <w:ins w:id="723" w:author="Siyu Wang" w:date="2026-03-13T17:56:00Z" w16du:dateUtc="2026-03-13T21:56:00Z">
                <w:rPr>
                  <w:rFonts w:ascii="Cambria Math" w:hAnsi="Cambria Math"/>
                </w:rPr>
                <m:t>P</m:t>
              </w:ins>
            </m:r>
          </m:e>
        </m:bar>
        <m:d>
          <m:dPr>
            <m:ctrlPr>
              <w:ins w:id="724" w:author="Siyu Wang" w:date="2026-03-13T17:56:00Z" w16du:dateUtc="2026-03-13T21:56:00Z">
                <w:rPr>
                  <w:rFonts w:ascii="Cambria Math" w:hAnsi="Cambria Math"/>
                </w:rPr>
              </w:ins>
            </m:ctrlPr>
          </m:dPr>
          <m:e>
            <m:r>
              <w:ins w:id="725" w:author="Siyu Wang" w:date="2026-03-13T17:56:00Z" w16du:dateUtc="2026-03-13T21:56:00Z">
                <m:rPr>
                  <m:sty m:val="p"/>
                </m:rPr>
                <w:rPr>
                  <w:rFonts w:ascii="Cambria Math" w:hAnsi="Cambria Math"/>
                </w:rPr>
                <m:t>offer identity</m:t>
              </w:ins>
            </m:r>
          </m:e>
        </m:d>
        <m:bar>
          <m:barPr>
            <m:pos m:val="top"/>
            <m:ctrlPr>
              <w:del w:id="726" w:author="Siyu Wang" w:date="2026-03-13T17:56:00Z" w16du:dateUtc="2026-03-13T21:56:00Z">
                <w:rPr>
                  <w:rFonts w:ascii="Cambria Math" w:hAnsi="Cambria Math"/>
                </w:rPr>
              </w:del>
            </m:ctrlPr>
          </m:barPr>
          <m:e>
            <m:r>
              <w:del w:id="727" w:author="Siyu Wang" w:date="2026-03-13T17:56:00Z" w16du:dateUtc="2026-03-13T21:56:00Z">
                <w:rPr>
                  <w:rFonts w:ascii="Cambria Math" w:hAnsi="Cambria Math"/>
                </w:rPr>
                <m:t>P</m:t>
              </w:del>
            </m:r>
          </m:e>
        </m:bar>
        <m:d>
          <m:dPr>
            <m:ctrlPr>
              <w:del w:id="728" w:author="Siyu Wang" w:date="2026-03-13T17:56:00Z" w16du:dateUtc="2026-03-13T21:56:00Z">
                <w:rPr>
                  <w:rFonts w:ascii="Cambria Math" w:hAnsi="Cambria Math"/>
                </w:rPr>
              </w:del>
            </m:ctrlPr>
          </m:dPr>
          <m:e>
            <m:r>
              <w:del w:id="729" w:author="Siyu Wang" w:date="2026-03-13T17:56:00Z" w16du:dateUtc="2026-03-13T21:56:00Z">
                <w:rPr>
                  <w:rFonts w:ascii="Cambria Math" w:hAnsi="Cambria Math"/>
                </w:rPr>
                <m:t>interaction</m:t>
              </w:del>
            </m:r>
          </m:e>
        </m:d>
      </m:oMath>
      <w:r>
        <w:rPr>
          <w:rFonts w:ascii="Times New Roman" w:eastAsia="Times New Roman" w:hAnsi="Times New Roman" w:cs="Times New Roman"/>
          <w:color w:val="000000"/>
          <w:sz w:val="24"/>
          <w:szCs w:val="24"/>
        </w:rPr>
        <w:t>, from around 200</w:t>
      </w:r>
      <w:del w:id="730" w:author="Siyu Wang" w:date="2026-03-13T17:57:00Z" w16du:dateUtc="2026-03-13T21:57:00Z">
        <w:r w:rsidR="001E6EBE" w:rsidDel="008E1517">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 xml:space="preserve">ms after </w:t>
      </w:r>
      <w:del w:id="731" w:author="Siyu Wang" w:date="2026-03-13T17:57:00Z" w16du:dateUtc="2026-03-13T21:57:00Z">
        <w:r w:rsidR="006D2C8B" w:rsidDel="008E1517">
          <w:rPr>
            <w:rFonts w:ascii="Times New Roman" w:eastAsia="Times New Roman" w:hAnsi="Times New Roman" w:cs="Times New Roman"/>
            <w:color w:val="000000"/>
            <w:sz w:val="24"/>
            <w:szCs w:val="24"/>
          </w:rPr>
          <w:delText xml:space="preserve">visual </w:delText>
        </w:r>
      </w:del>
      <w:ins w:id="732" w:author="Siyu Wang" w:date="2026-03-13T17:57:00Z" w16du:dateUtc="2026-03-13T21:57:00Z">
        <w:r w:rsidR="008E1517">
          <w:rPr>
            <w:rFonts w:ascii="Times New Roman" w:eastAsia="Times New Roman" w:hAnsi="Times New Roman" w:cs="Times New Roman"/>
            <w:color w:val="000000"/>
            <w:sz w:val="24"/>
            <w:szCs w:val="24"/>
          </w:rPr>
          <w:t>offer</w:t>
        </w:r>
      </w:ins>
      <w:del w:id="733" w:author="Siyu Wang" w:date="2026-03-13T17:57:00Z" w16du:dateUtc="2026-03-13T21:57:00Z">
        <w:r w:rsidDel="008E1517">
          <w:rPr>
            <w:rFonts w:ascii="Times New Roman" w:eastAsia="Times New Roman" w:hAnsi="Times New Roman" w:cs="Times New Roman"/>
            <w:color w:val="000000"/>
            <w:sz w:val="24"/>
            <w:szCs w:val="24"/>
          </w:rPr>
          <w:delText>cue</w:delText>
        </w:r>
      </w:del>
      <w:r>
        <w:rPr>
          <w:rFonts w:ascii="Times New Roman" w:eastAsia="Times New Roman" w:hAnsi="Times New Roman" w:cs="Times New Roman"/>
          <w:color w:val="000000"/>
          <w:sz w:val="24"/>
          <w:szCs w:val="24"/>
        </w:rPr>
        <w:t xml:space="preserve"> onset (Fig. </w:t>
      </w:r>
      <w:r w:rsidR="005766B7">
        <w:rPr>
          <w:rFonts w:ascii="Times New Roman" w:eastAsia="Times New Roman" w:hAnsi="Times New Roman" w:cs="Times New Roman"/>
          <w:color w:val="000000"/>
          <w:sz w:val="24"/>
          <w:szCs w:val="24"/>
        </w:rPr>
        <w:t>8E</w:t>
      </w:r>
      <w:r>
        <w:rPr>
          <w:rFonts w:ascii="Times New Roman" w:eastAsia="Times New Roman" w:hAnsi="Times New Roman" w:cs="Times New Roman"/>
          <w:color w:val="000000"/>
          <w:sz w:val="24"/>
          <w:szCs w:val="24"/>
        </w:rPr>
        <w:t xml:space="preserve">). </w:t>
      </w:r>
      <w:r w:rsidR="006D2C8B">
        <w:rPr>
          <w:rFonts w:ascii="Times New Roman" w:eastAsia="Times New Roman" w:hAnsi="Times New Roman" w:cs="Times New Roman"/>
          <w:color w:val="000000"/>
          <w:sz w:val="24"/>
          <w:szCs w:val="24"/>
        </w:rPr>
        <w:t>In contrast</w:t>
      </w:r>
      <w:r w:rsidR="001E6EB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Monkey T did not show such a difference, suggesting that</w:t>
      </w:r>
      <w:r w:rsidR="004449A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reward and delay </w:t>
      </w:r>
      <w:r w:rsidR="006D2C8B">
        <w:rPr>
          <w:rFonts w:ascii="Times New Roman" w:eastAsia="Times New Roman" w:hAnsi="Times New Roman" w:cs="Times New Roman"/>
          <w:color w:val="000000"/>
          <w:sz w:val="24"/>
          <w:szCs w:val="24"/>
        </w:rPr>
        <w:t>were</w:t>
      </w:r>
      <w:r>
        <w:rPr>
          <w:rFonts w:ascii="Times New Roman" w:eastAsia="Times New Roman" w:hAnsi="Times New Roman" w:cs="Times New Roman"/>
          <w:color w:val="000000"/>
          <w:sz w:val="24"/>
          <w:szCs w:val="24"/>
        </w:rPr>
        <w:t xml:space="preserve"> </w:t>
      </w:r>
      <w:del w:id="734" w:author="Siyu Wang" w:date="2026-03-13T17:57:00Z" w16du:dateUtc="2026-03-13T21:57:00Z">
        <w:r w:rsidDel="008E1517">
          <w:rPr>
            <w:rFonts w:ascii="Times New Roman" w:eastAsia="Times New Roman" w:hAnsi="Times New Roman" w:cs="Times New Roman"/>
            <w:color w:val="000000"/>
            <w:sz w:val="24"/>
            <w:szCs w:val="24"/>
          </w:rPr>
          <w:delText xml:space="preserve">encoded </w:delText>
        </w:r>
      </w:del>
      <w:ins w:id="735" w:author="Siyu Wang" w:date="2026-03-13T17:57:00Z" w16du:dateUtc="2026-03-13T21:57:00Z">
        <w:r w:rsidR="008E1517">
          <w:rPr>
            <w:rFonts w:ascii="Times New Roman" w:eastAsia="Times New Roman" w:hAnsi="Times New Roman" w:cs="Times New Roman"/>
            <w:color w:val="000000"/>
            <w:sz w:val="24"/>
            <w:szCs w:val="24"/>
          </w:rPr>
          <w:t xml:space="preserve">represented </w:t>
        </w:r>
      </w:ins>
      <w:del w:id="736" w:author="Siyu Wang" w:date="2026-03-13T17:57:00Z" w16du:dateUtc="2026-03-13T21:57:00Z">
        <w:r w:rsidDel="008E1517">
          <w:rPr>
            <w:rFonts w:ascii="Times New Roman" w:eastAsia="Times New Roman" w:hAnsi="Times New Roman" w:cs="Times New Roman"/>
            <w:color w:val="000000"/>
            <w:sz w:val="24"/>
            <w:szCs w:val="24"/>
          </w:rPr>
          <w:delText xml:space="preserve">more </w:delText>
        </w:r>
      </w:del>
      <w:r>
        <w:rPr>
          <w:rFonts w:ascii="Times New Roman" w:eastAsia="Times New Roman" w:hAnsi="Times New Roman" w:cs="Times New Roman"/>
          <w:color w:val="000000"/>
          <w:sz w:val="24"/>
          <w:szCs w:val="24"/>
        </w:rPr>
        <w:t>independently</w:t>
      </w:r>
      <w:r w:rsidR="006D2C8B">
        <w:rPr>
          <w:rFonts w:ascii="Times New Roman" w:eastAsia="Times New Roman" w:hAnsi="Times New Roman" w:cs="Times New Roman"/>
          <w:color w:val="000000"/>
          <w:sz w:val="24"/>
          <w:szCs w:val="24"/>
        </w:rPr>
        <w:t xml:space="preserve"> </w:t>
      </w:r>
      <w:ins w:id="737" w:author="Siyu Wang" w:date="2026-03-13T17:57:00Z" w16du:dateUtc="2026-03-13T21:57:00Z">
        <w:r w:rsidR="008E1517">
          <w:rPr>
            <w:rFonts w:ascii="Times New Roman" w:eastAsia="Times New Roman" w:hAnsi="Times New Roman" w:cs="Times New Roman"/>
            <w:color w:val="000000"/>
            <w:sz w:val="24"/>
            <w:szCs w:val="24"/>
          </w:rPr>
          <w:t>without in</w:t>
        </w:r>
      </w:ins>
      <w:ins w:id="738" w:author="Siyu Wang" w:date="2026-03-13T17:58:00Z" w16du:dateUtc="2026-03-13T21:58:00Z">
        <w:r w:rsidR="008E1517">
          <w:rPr>
            <w:rFonts w:ascii="Times New Roman" w:eastAsia="Times New Roman" w:hAnsi="Times New Roman" w:cs="Times New Roman"/>
            <w:color w:val="000000"/>
            <w:sz w:val="24"/>
            <w:szCs w:val="24"/>
          </w:rPr>
          <w:t>tegration</w:t>
        </w:r>
      </w:ins>
      <w:del w:id="739" w:author="Siyu Wang" w:date="2026-03-13T17:58:00Z" w16du:dateUtc="2026-03-13T21:58:00Z">
        <w:r w:rsidR="006D2C8B" w:rsidDel="008E1517">
          <w:rPr>
            <w:rFonts w:ascii="Times New Roman" w:eastAsia="Times New Roman" w:hAnsi="Times New Roman" w:cs="Times New Roman"/>
            <w:color w:val="000000"/>
            <w:sz w:val="24"/>
            <w:szCs w:val="24"/>
          </w:rPr>
          <w:delText>at the population level</w:delText>
        </w:r>
      </w:del>
      <w:r w:rsidR="004449A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(Fig. </w:t>
      </w:r>
      <w:r w:rsidR="005766B7">
        <w:rPr>
          <w:rFonts w:ascii="Times New Roman" w:eastAsia="Times New Roman" w:hAnsi="Times New Roman" w:cs="Times New Roman"/>
          <w:color w:val="000000"/>
          <w:sz w:val="24"/>
          <w:szCs w:val="24"/>
        </w:rPr>
        <w:t>8F</w:t>
      </w:r>
      <w:r>
        <w:rPr>
          <w:rFonts w:ascii="Times New Roman" w:eastAsia="Times New Roman" w:hAnsi="Times New Roman" w:cs="Times New Roman"/>
          <w:color w:val="000000"/>
          <w:sz w:val="24"/>
          <w:szCs w:val="24"/>
        </w:rPr>
        <w:t xml:space="preserve">). </w:t>
      </w:r>
    </w:p>
    <w:p w14:paraId="4CB826D1" w14:textId="09BAC3E7" w:rsidR="006D2C8B" w:rsidRDefault="006D2C8B">
      <w:pPr>
        <w:shd w:val="clear" w:color="auto" w:fill="FFFFFF"/>
        <w:spacing w:after="0" w:line="480" w:lineRule="auto"/>
        <w:rPr>
          <w:rFonts w:ascii="Times New Roman" w:eastAsia="Times New Roman" w:hAnsi="Times New Roman" w:cs="Times New Roman"/>
          <w:color w:val="000000"/>
          <w:sz w:val="24"/>
          <w:szCs w:val="24"/>
        </w:rPr>
      </w:pPr>
      <w:del w:id="740" w:author="Siyu Wang" w:date="2026-03-13T17:58:00Z" w16du:dateUtc="2026-03-13T21:58:00Z">
        <w:r w:rsidDel="008E1517">
          <w:rPr>
            <w:rFonts w:ascii="Times New Roman" w:eastAsia="Times New Roman" w:hAnsi="Times New Roman" w:cs="Times New Roman"/>
            <w:color w:val="000000"/>
            <w:sz w:val="24"/>
            <w:szCs w:val="24"/>
          </w:rPr>
          <w:delText>Together t</w:delText>
        </w:r>
      </w:del>
      <w:ins w:id="741" w:author="Siyu Wang" w:date="2026-03-13T17:58:00Z" w16du:dateUtc="2026-03-13T21:58:00Z">
        <w:r w:rsidR="008E1517">
          <w:rPr>
            <w:rFonts w:ascii="Times New Roman" w:eastAsia="Times New Roman" w:hAnsi="Times New Roman" w:cs="Times New Roman"/>
            <w:color w:val="000000"/>
            <w:sz w:val="24"/>
            <w:szCs w:val="24"/>
          </w:rPr>
          <w:t>T</w:t>
        </w:r>
      </w:ins>
      <w:r>
        <w:rPr>
          <w:rFonts w:ascii="Times New Roman" w:eastAsia="Times New Roman" w:hAnsi="Times New Roman" w:cs="Times New Roman"/>
          <w:color w:val="000000"/>
          <w:sz w:val="24"/>
          <w:szCs w:val="24"/>
        </w:rPr>
        <w:t xml:space="preserve">hese results </w:t>
      </w:r>
      <w:del w:id="742" w:author="Siyu Wang" w:date="2026-03-13T17:58:00Z" w16du:dateUtc="2026-03-13T21:58:00Z">
        <w:r w:rsidDel="008E1517">
          <w:rPr>
            <w:rFonts w:ascii="Times New Roman" w:eastAsia="Times New Roman" w:hAnsi="Times New Roman" w:cs="Times New Roman"/>
            <w:color w:val="000000"/>
            <w:sz w:val="24"/>
            <w:szCs w:val="24"/>
          </w:rPr>
          <w:delText>further highlight different coding regimes across animals.</w:delText>
        </w:r>
      </w:del>
      <w:ins w:id="743" w:author="Siyu Wang" w:date="2026-03-13T17:58:00Z" w16du:dateUtc="2026-03-13T21:58:00Z">
        <w:r w:rsidR="008E1517">
          <w:rPr>
            <w:rFonts w:ascii="Times New Roman" w:eastAsia="Times New Roman" w:hAnsi="Times New Roman" w:cs="Times New Roman"/>
            <w:color w:val="000000"/>
            <w:sz w:val="24"/>
            <w:szCs w:val="24"/>
          </w:rPr>
          <w:t xml:space="preserve">align with the respective behavioral strategies of the two </w:t>
        </w:r>
        <w:r w:rsidR="00F52A16">
          <w:rPr>
            <w:rFonts w:ascii="Times New Roman" w:eastAsia="Times New Roman" w:hAnsi="Times New Roman" w:cs="Times New Roman"/>
            <w:color w:val="000000"/>
            <w:sz w:val="24"/>
            <w:szCs w:val="24"/>
          </w:rPr>
          <w:t>monkeys</w:t>
        </w:r>
        <w:r w:rsidR="008E1517">
          <w:rPr>
            <w:rFonts w:ascii="Times New Roman" w:eastAsia="Times New Roman" w:hAnsi="Times New Roman" w:cs="Times New Roman"/>
            <w:color w:val="000000"/>
            <w:sz w:val="24"/>
            <w:szCs w:val="24"/>
          </w:rPr>
          <w:t xml:space="preserve">. </w:t>
        </w:r>
      </w:ins>
      <w:r>
        <w:rPr>
          <w:rFonts w:ascii="Times New Roman" w:eastAsia="Times New Roman" w:hAnsi="Times New Roman" w:cs="Times New Roman"/>
          <w:color w:val="000000"/>
          <w:sz w:val="24"/>
          <w:szCs w:val="24"/>
        </w:rPr>
        <w:t xml:space="preserve"> </w:t>
      </w:r>
    </w:p>
    <w:p w14:paraId="43123A26" w14:textId="77777777" w:rsidR="006D2C8B" w:rsidRDefault="006D2C8B">
      <w:pPr>
        <w:shd w:val="clear" w:color="auto" w:fill="FFFFFF"/>
        <w:spacing w:after="0" w:line="480" w:lineRule="auto"/>
        <w:rPr>
          <w:rFonts w:ascii="Times New Roman" w:eastAsia="Times New Roman" w:hAnsi="Times New Roman" w:cs="Times New Roman"/>
          <w:color w:val="000000"/>
          <w:sz w:val="24"/>
          <w:szCs w:val="24"/>
        </w:rPr>
      </w:pPr>
    </w:p>
    <w:p w14:paraId="3C316A4C" w14:textId="4B7AE907" w:rsidR="00A450CA" w:rsidRDefault="00000000">
      <w:pPr>
        <w:shd w:val="clear" w:color="auto" w:fill="FFFFFF"/>
        <w:spacing w:after="0" w:line="480" w:lineRule="auto"/>
        <w:rPr>
          <w:rFonts w:ascii="Times New Roman" w:eastAsia="Times New Roman" w:hAnsi="Times New Roman" w:cs="Times New Roman"/>
          <w:b/>
          <w:bCs/>
          <w:color w:val="000000" w:themeColor="text1"/>
          <w:sz w:val="24"/>
          <w:szCs w:val="24"/>
        </w:rPr>
      </w:pPr>
      <w:r w:rsidRPr="005766B7">
        <w:rPr>
          <w:rFonts w:ascii="Times New Roman" w:eastAsia="Times New Roman" w:hAnsi="Times New Roman" w:cs="Times New Roman"/>
          <w:b/>
          <w:bCs/>
          <w:color w:val="000000" w:themeColor="text1"/>
          <w:sz w:val="24"/>
          <w:szCs w:val="24"/>
        </w:rPr>
        <w:t>Discussion</w:t>
      </w:r>
    </w:p>
    <w:p w14:paraId="2CF03FAD" w14:textId="5A334CF2" w:rsidR="00BB03D5" w:rsidRDefault="00334D80" w:rsidP="00A357BC">
      <w:pPr>
        <w:shd w:val="clear" w:color="auto" w:fill="FFFFFF"/>
        <w:spacing w:after="0" w:line="480" w:lineRule="auto"/>
        <w:ind w:firstLine="360"/>
        <w:rPr>
          <w:ins w:id="744" w:author="Siyu Wang" w:date="2026-03-17T02:02:00Z" w16du:dateUtc="2026-03-17T06:02:00Z"/>
          <w:rFonts w:ascii="Times New Roman" w:eastAsia="Times New Roman" w:hAnsi="Times New Roman" w:cs="Times New Roman"/>
          <w:color w:val="000000" w:themeColor="text1"/>
          <w:sz w:val="24"/>
          <w:szCs w:val="24"/>
        </w:rPr>
      </w:pPr>
      <w:ins w:id="745" w:author="Siyu Wang" w:date="2026-03-17T01:45:00Z" w16du:dateUtc="2026-03-17T05:45:00Z">
        <w:r>
          <w:rPr>
            <w:rFonts w:ascii="Times New Roman" w:eastAsia="Times New Roman" w:hAnsi="Times New Roman" w:cs="Times New Roman"/>
            <w:color w:val="000000" w:themeColor="text1"/>
            <w:sz w:val="24"/>
            <w:szCs w:val="24"/>
          </w:rPr>
          <w:t>In this work, we</w:t>
        </w:r>
      </w:ins>
      <w:ins w:id="746" w:author="Siyu Wang" w:date="2026-03-17T01:51:00Z" w16du:dateUtc="2026-03-17T05:51:00Z">
        <w:r w:rsidR="000D5E79">
          <w:rPr>
            <w:rFonts w:ascii="Times New Roman" w:eastAsia="Times New Roman" w:hAnsi="Times New Roman" w:cs="Times New Roman"/>
            <w:color w:val="000000" w:themeColor="text1"/>
            <w:sz w:val="24"/>
            <w:szCs w:val="24"/>
          </w:rPr>
          <w:t xml:space="preserve"> trained two monkeys to perform a two-step temporal discounting task in which they made accept</w:t>
        </w:r>
      </w:ins>
      <w:ins w:id="747" w:author="Siyu Wang" w:date="2026-03-17T01:54:00Z" w16du:dateUtc="2026-03-17T05:54:00Z">
        <w:r w:rsidR="00B7113C">
          <w:rPr>
            <w:rFonts w:ascii="Times New Roman" w:eastAsia="Times New Roman" w:hAnsi="Times New Roman" w:cs="Times New Roman"/>
            <w:color w:val="000000" w:themeColor="text1"/>
            <w:sz w:val="24"/>
            <w:szCs w:val="24"/>
          </w:rPr>
          <w:t xml:space="preserve"> or </w:t>
        </w:r>
      </w:ins>
      <w:ins w:id="748" w:author="Siyu Wang" w:date="2026-03-17T01:51:00Z" w16du:dateUtc="2026-03-17T05:51:00Z">
        <w:r w:rsidR="000D5E79">
          <w:rPr>
            <w:rFonts w:ascii="Times New Roman" w:eastAsia="Times New Roman" w:hAnsi="Times New Roman" w:cs="Times New Roman"/>
            <w:color w:val="000000" w:themeColor="text1"/>
            <w:sz w:val="24"/>
            <w:szCs w:val="24"/>
          </w:rPr>
          <w:t>reject decisions of delayed rewar</w:t>
        </w:r>
      </w:ins>
      <w:ins w:id="749" w:author="Siyu Wang" w:date="2026-03-17T01:52:00Z" w16du:dateUtc="2026-03-17T05:52:00Z">
        <w:r w:rsidR="000D5E79">
          <w:rPr>
            <w:rFonts w:ascii="Times New Roman" w:eastAsia="Times New Roman" w:hAnsi="Times New Roman" w:cs="Times New Roman"/>
            <w:color w:val="000000" w:themeColor="text1"/>
            <w:sz w:val="24"/>
            <w:szCs w:val="24"/>
          </w:rPr>
          <w:t>d offers</w:t>
        </w:r>
      </w:ins>
      <w:ins w:id="750" w:author="Siyu Wang" w:date="2026-03-17T01:53:00Z" w16du:dateUtc="2026-03-17T05:53:00Z">
        <w:r w:rsidR="00EC096E">
          <w:rPr>
            <w:rFonts w:ascii="Times New Roman" w:eastAsia="Times New Roman" w:hAnsi="Times New Roman" w:cs="Times New Roman"/>
            <w:color w:val="000000" w:themeColor="text1"/>
            <w:sz w:val="24"/>
            <w:szCs w:val="24"/>
          </w:rPr>
          <w:t xml:space="preserve"> by releasing </w:t>
        </w:r>
      </w:ins>
      <w:ins w:id="751" w:author="Siyu Wang" w:date="2026-03-17T01:54:00Z" w16du:dateUtc="2026-03-17T05:54:00Z">
        <w:r w:rsidR="00EC096E">
          <w:rPr>
            <w:rFonts w:ascii="Times New Roman" w:eastAsia="Times New Roman" w:hAnsi="Times New Roman" w:cs="Times New Roman"/>
            <w:color w:val="000000" w:themeColor="text1"/>
            <w:sz w:val="24"/>
            <w:szCs w:val="24"/>
          </w:rPr>
          <w:t>a</w:t>
        </w:r>
      </w:ins>
      <w:ins w:id="752" w:author="Siyu Wang" w:date="2026-03-17T01:53:00Z" w16du:dateUtc="2026-03-17T05:53:00Z">
        <w:r w:rsidR="00EC096E">
          <w:rPr>
            <w:rFonts w:ascii="Times New Roman" w:eastAsia="Times New Roman" w:hAnsi="Times New Roman" w:cs="Times New Roman"/>
            <w:color w:val="000000" w:themeColor="text1"/>
            <w:sz w:val="24"/>
            <w:szCs w:val="24"/>
          </w:rPr>
          <w:t xml:space="preserve"> lever when the accept purple go signal</w:t>
        </w:r>
      </w:ins>
      <w:ins w:id="753" w:author="Siyu Wang" w:date="2026-03-17T01:54:00Z" w16du:dateUtc="2026-03-17T05:54:00Z">
        <w:r w:rsidR="00B7113C">
          <w:rPr>
            <w:rFonts w:ascii="Times New Roman" w:eastAsia="Times New Roman" w:hAnsi="Times New Roman" w:cs="Times New Roman"/>
            <w:color w:val="000000" w:themeColor="text1"/>
            <w:sz w:val="24"/>
            <w:szCs w:val="24"/>
          </w:rPr>
          <w:t xml:space="preserve"> or</w:t>
        </w:r>
      </w:ins>
      <w:ins w:id="754" w:author="Siyu Wang" w:date="2026-03-17T01:53:00Z" w16du:dateUtc="2026-03-17T05:53:00Z">
        <w:r w:rsidR="00EC096E">
          <w:rPr>
            <w:rFonts w:ascii="Times New Roman" w:eastAsia="Times New Roman" w:hAnsi="Times New Roman" w:cs="Times New Roman"/>
            <w:color w:val="000000" w:themeColor="text1"/>
            <w:sz w:val="24"/>
            <w:szCs w:val="24"/>
          </w:rPr>
          <w:t xml:space="preserve"> </w:t>
        </w:r>
      </w:ins>
      <w:ins w:id="755" w:author="Siyu Wang" w:date="2026-03-17T01:55:00Z" w16du:dateUtc="2026-03-17T05:55:00Z">
        <w:r w:rsidR="00B02555">
          <w:rPr>
            <w:rFonts w:ascii="Times New Roman" w:eastAsia="Times New Roman" w:hAnsi="Times New Roman" w:cs="Times New Roman"/>
            <w:color w:val="000000" w:themeColor="text1"/>
            <w:sz w:val="24"/>
            <w:szCs w:val="24"/>
          </w:rPr>
          <w:t xml:space="preserve">the </w:t>
        </w:r>
      </w:ins>
      <w:ins w:id="756" w:author="Siyu Wang" w:date="2026-03-17T01:53:00Z" w16du:dateUtc="2026-03-17T05:53:00Z">
        <w:r w:rsidR="00EC096E">
          <w:rPr>
            <w:rFonts w:ascii="Times New Roman" w:eastAsia="Times New Roman" w:hAnsi="Times New Roman" w:cs="Times New Roman"/>
            <w:color w:val="000000" w:themeColor="text1"/>
            <w:sz w:val="24"/>
            <w:szCs w:val="24"/>
          </w:rPr>
          <w:t>reject yellow go signal</w:t>
        </w:r>
      </w:ins>
      <w:ins w:id="757" w:author="Siyu Wang" w:date="2026-03-17T01:55:00Z" w16du:dateUtc="2026-03-17T05:55:00Z">
        <w:r w:rsidR="00B02555">
          <w:rPr>
            <w:rFonts w:ascii="Times New Roman" w:eastAsia="Times New Roman" w:hAnsi="Times New Roman" w:cs="Times New Roman"/>
            <w:color w:val="000000" w:themeColor="text1"/>
            <w:sz w:val="24"/>
            <w:szCs w:val="24"/>
          </w:rPr>
          <w:t xml:space="preserve"> </w:t>
        </w:r>
      </w:ins>
      <w:ins w:id="758" w:author="Siyu Wang" w:date="2026-03-17T01:54:00Z" w16du:dateUtc="2026-03-17T05:54:00Z">
        <w:r w:rsidR="00B7113C">
          <w:rPr>
            <w:rFonts w:ascii="Times New Roman" w:eastAsia="Times New Roman" w:hAnsi="Times New Roman" w:cs="Times New Roman"/>
            <w:color w:val="000000" w:themeColor="text1"/>
            <w:sz w:val="24"/>
            <w:szCs w:val="24"/>
          </w:rPr>
          <w:t>was presented</w:t>
        </w:r>
        <w:r w:rsidR="00EC096E">
          <w:rPr>
            <w:rFonts w:ascii="Times New Roman" w:eastAsia="Times New Roman" w:hAnsi="Times New Roman" w:cs="Times New Roman"/>
            <w:color w:val="000000" w:themeColor="text1"/>
            <w:sz w:val="24"/>
            <w:szCs w:val="24"/>
          </w:rPr>
          <w:t xml:space="preserve">. </w:t>
        </w:r>
      </w:ins>
      <w:ins w:id="759" w:author="Siyu Wang" w:date="2026-03-17T01:55:00Z" w16du:dateUtc="2026-03-17T05:55:00Z">
        <w:r w:rsidR="00872541">
          <w:rPr>
            <w:rFonts w:ascii="Times New Roman" w:eastAsia="Times New Roman" w:hAnsi="Times New Roman" w:cs="Times New Roman"/>
            <w:color w:val="000000" w:themeColor="text1"/>
            <w:sz w:val="24"/>
            <w:szCs w:val="24"/>
          </w:rPr>
          <w:t xml:space="preserve">We showed that both of our monkeys adjusted their temporal discounting behavior based on the go signal. </w:t>
        </w:r>
        <w:r w:rsidR="00233607">
          <w:rPr>
            <w:rFonts w:ascii="Times New Roman" w:eastAsia="Times New Roman" w:hAnsi="Times New Roman" w:cs="Times New Roman"/>
            <w:color w:val="000000" w:themeColor="text1"/>
            <w:sz w:val="24"/>
            <w:szCs w:val="24"/>
          </w:rPr>
          <w:t>Specific</w:t>
        </w:r>
      </w:ins>
      <w:ins w:id="760" w:author="Siyu Wang" w:date="2026-03-17T01:56:00Z" w16du:dateUtc="2026-03-17T05:56:00Z">
        <w:r w:rsidR="00233607">
          <w:rPr>
            <w:rFonts w:ascii="Times New Roman" w:eastAsia="Times New Roman" w:hAnsi="Times New Roman" w:cs="Times New Roman"/>
            <w:color w:val="000000" w:themeColor="text1"/>
            <w:sz w:val="24"/>
            <w:szCs w:val="24"/>
          </w:rPr>
          <w:t xml:space="preserve">ally, </w:t>
        </w:r>
        <w:r w:rsidR="00233607">
          <w:rPr>
            <w:rFonts w:ascii="Times New Roman" w:eastAsia="Times New Roman" w:hAnsi="Times New Roman" w:cs="Times New Roman"/>
            <w:color w:val="000000" w:themeColor="text1"/>
            <w:sz w:val="24"/>
            <w:szCs w:val="24"/>
          </w:rPr>
          <w:lastRenderedPageBreak/>
          <w:t xml:space="preserve">when the first go signal was yellow (animals have to wait an additional delay after the yellow go </w:t>
        </w:r>
      </w:ins>
      <w:ins w:id="761" w:author="Siyu Wang" w:date="2026-03-17T01:57:00Z" w16du:dateUtc="2026-03-17T05:57:00Z">
        <w:r w:rsidR="00233607">
          <w:rPr>
            <w:rFonts w:ascii="Times New Roman" w:eastAsia="Times New Roman" w:hAnsi="Times New Roman" w:cs="Times New Roman"/>
            <w:color w:val="000000" w:themeColor="text1"/>
            <w:sz w:val="24"/>
            <w:szCs w:val="24"/>
          </w:rPr>
          <w:t xml:space="preserve">signal to turn purple to accept the offer) compared to purple (animals can accept the offer immediately), both of our animals were </w:t>
        </w:r>
      </w:ins>
      <w:ins w:id="762" w:author="Siyu Wang" w:date="2026-03-17T01:58:00Z" w16du:dateUtc="2026-03-17T05:58:00Z">
        <w:r w:rsidR="0084267A">
          <w:rPr>
            <w:rFonts w:ascii="Times New Roman" w:eastAsia="Times New Roman" w:hAnsi="Times New Roman" w:cs="Times New Roman"/>
            <w:color w:val="000000" w:themeColor="text1"/>
            <w:sz w:val="24"/>
            <w:szCs w:val="24"/>
          </w:rPr>
          <w:t>less</w:t>
        </w:r>
      </w:ins>
      <w:ins w:id="763" w:author="Siyu Wang" w:date="2026-03-17T01:57:00Z" w16du:dateUtc="2026-03-17T05:57:00Z">
        <w:r w:rsidR="00233607">
          <w:rPr>
            <w:rFonts w:ascii="Times New Roman" w:eastAsia="Times New Roman" w:hAnsi="Times New Roman" w:cs="Times New Roman"/>
            <w:color w:val="000000" w:themeColor="text1"/>
            <w:sz w:val="24"/>
            <w:szCs w:val="24"/>
          </w:rPr>
          <w:t xml:space="preserve"> likely to accept </w:t>
        </w:r>
      </w:ins>
      <w:ins w:id="764" w:author="Siyu Wang" w:date="2026-03-17T01:58:00Z" w16du:dateUtc="2026-03-17T05:58:00Z">
        <w:r w:rsidR="00233607">
          <w:rPr>
            <w:rFonts w:ascii="Times New Roman" w:eastAsia="Times New Roman" w:hAnsi="Times New Roman" w:cs="Times New Roman"/>
            <w:color w:val="000000" w:themeColor="text1"/>
            <w:sz w:val="24"/>
            <w:szCs w:val="24"/>
          </w:rPr>
          <w:t>the original delayed reward offer</w:t>
        </w:r>
        <w:r w:rsidR="00134412">
          <w:rPr>
            <w:rFonts w:ascii="Times New Roman" w:eastAsia="Times New Roman" w:hAnsi="Times New Roman" w:cs="Times New Roman"/>
            <w:color w:val="000000" w:themeColor="text1"/>
            <w:sz w:val="24"/>
            <w:szCs w:val="24"/>
          </w:rPr>
          <w:t xml:space="preserve"> due to the additional wait time</w:t>
        </w:r>
        <w:r w:rsidR="00233607">
          <w:rPr>
            <w:rFonts w:ascii="Times New Roman" w:eastAsia="Times New Roman" w:hAnsi="Times New Roman" w:cs="Times New Roman"/>
            <w:color w:val="000000" w:themeColor="text1"/>
            <w:sz w:val="24"/>
            <w:szCs w:val="24"/>
          </w:rPr>
          <w:t>.</w:t>
        </w:r>
        <w:r w:rsidR="007C4E3D">
          <w:rPr>
            <w:rFonts w:ascii="Times New Roman" w:eastAsia="Times New Roman" w:hAnsi="Times New Roman" w:cs="Times New Roman"/>
            <w:color w:val="000000" w:themeColor="text1"/>
            <w:sz w:val="24"/>
            <w:szCs w:val="24"/>
          </w:rPr>
          <w:t xml:space="preserve"> Behavioral modeling revealed strategy differences between monkeys</w:t>
        </w:r>
      </w:ins>
      <w:ins w:id="765" w:author="Siyu Wang" w:date="2026-03-17T01:59:00Z" w16du:dateUtc="2026-03-17T05:59:00Z">
        <w:r w:rsidR="004D7601">
          <w:rPr>
            <w:rFonts w:ascii="Times New Roman" w:eastAsia="Times New Roman" w:hAnsi="Times New Roman" w:cs="Times New Roman"/>
            <w:color w:val="000000" w:themeColor="text1"/>
            <w:sz w:val="24"/>
            <w:szCs w:val="24"/>
          </w:rPr>
          <w:t>. Monkey S recomputed temporally discounted value by considering the additional delay associated with</w:t>
        </w:r>
      </w:ins>
      <w:ins w:id="766" w:author="Siyu Wang" w:date="2026-03-17T02:00:00Z" w16du:dateUtc="2026-03-17T06:00:00Z">
        <w:r w:rsidR="004D7601">
          <w:rPr>
            <w:rFonts w:ascii="Times New Roman" w:eastAsia="Times New Roman" w:hAnsi="Times New Roman" w:cs="Times New Roman"/>
            <w:color w:val="000000" w:themeColor="text1"/>
            <w:sz w:val="24"/>
            <w:szCs w:val="24"/>
          </w:rPr>
          <w:t xml:space="preserve"> the go signal, whereas Monkey T treated the go signal as having additional additive value</w:t>
        </w:r>
        <w:r w:rsidR="0058771E">
          <w:rPr>
            <w:rFonts w:ascii="Times New Roman" w:eastAsia="Times New Roman" w:hAnsi="Times New Roman" w:cs="Times New Roman"/>
            <w:color w:val="000000" w:themeColor="text1"/>
            <w:sz w:val="24"/>
            <w:szCs w:val="24"/>
          </w:rPr>
          <w:t xml:space="preserve"> without recomputing the temporally discounted value of the original offer. </w:t>
        </w:r>
      </w:ins>
      <w:ins w:id="767" w:author="Siyu Wang" w:date="2026-03-17T02:18:00Z" w16du:dateUtc="2026-03-17T06:18:00Z">
        <w:r w:rsidR="00087ADD">
          <w:rPr>
            <w:rFonts w:ascii="Times New Roman" w:eastAsia="Times New Roman" w:hAnsi="Times New Roman" w:cs="Times New Roman"/>
            <w:color w:val="000000" w:themeColor="text1"/>
            <w:sz w:val="24"/>
            <w:szCs w:val="24"/>
          </w:rPr>
          <w:t>At the neural level, i</w:t>
        </w:r>
      </w:ins>
      <w:ins w:id="768" w:author="Siyu Wang" w:date="2026-03-17T02:17:00Z" w16du:dateUtc="2026-03-17T06:17:00Z">
        <w:r w:rsidR="00087ADD">
          <w:rPr>
            <w:rFonts w:ascii="Times New Roman" w:eastAsia="Times New Roman" w:hAnsi="Times New Roman" w:cs="Times New Roman"/>
            <w:color w:val="000000" w:themeColor="text1"/>
            <w:sz w:val="24"/>
            <w:szCs w:val="24"/>
          </w:rPr>
          <w:t xml:space="preserve">n line with previous research (CITE), we found neural evidence for temporal discounting computation in dlPFC in both monkeys that the population encoding dimension for reward and delay are inversely aligned in dlPFC </w:t>
        </w:r>
        <w:r w:rsidR="00087ADD" w:rsidRPr="005766B7">
          <w:rPr>
            <w:rFonts w:ascii="Times New Roman" w:eastAsia="Times New Roman" w:hAnsi="Times New Roman" w:cs="Times New Roman"/>
            <w:color w:val="000000" w:themeColor="text1"/>
            <w:sz w:val="24"/>
            <w:szCs w:val="24"/>
          </w:rPr>
          <w:t>(</w:t>
        </w:r>
      </w:ins>
      <w:commentRangeStart w:id="769"/>
      <w:ins w:id="770" w:author="Siyu Wang" w:date="2026-03-17T02:56:00Z" w16du:dateUtc="2026-03-17T06:56:00Z">
        <w:r w:rsidR="00DC4617">
          <w:rPr>
            <w:rFonts w:ascii="Times New Roman" w:eastAsia="Times New Roman" w:hAnsi="Times New Roman" w:cs="Times New Roman"/>
            <w:color w:val="000000" w:themeColor="text1"/>
            <w:sz w:val="24"/>
            <w:szCs w:val="24"/>
          </w:rPr>
          <w:t>8</w:t>
        </w:r>
      </w:ins>
      <w:commentRangeEnd w:id="769"/>
      <w:r w:rsidR="00DC4617">
        <w:rPr>
          <w:rStyle w:val="CommentReference"/>
          <w:rFonts w:ascii="Times New Roman" w:eastAsia="Times New Roman" w:hAnsi="Times New Roman" w:cs="Times New Roman"/>
          <w:color w:val="000000" w:themeColor="text1"/>
          <w:sz w:val="24"/>
          <w:szCs w:val="24"/>
        </w:rPr>
        <w:commentReference w:id="769"/>
      </w:r>
      <w:ins w:id="771" w:author="Siyu Wang" w:date="2026-03-17T02:56:00Z" w16du:dateUtc="2026-03-17T06:56:00Z">
        <w:r w:rsidR="00DC4617">
          <w:rPr>
            <w:rFonts w:ascii="Times New Roman" w:eastAsia="Times New Roman" w:hAnsi="Times New Roman" w:cs="Times New Roman"/>
            <w:color w:val="000000" w:themeColor="text1"/>
            <w:sz w:val="24"/>
            <w:szCs w:val="24"/>
          </w:rPr>
          <w:t xml:space="preserve">, </w:t>
        </w:r>
      </w:ins>
      <w:ins w:id="772" w:author="Siyu Wang" w:date="2026-03-17T02:17:00Z" w16du:dateUtc="2026-03-17T06:17:00Z">
        <w:r w:rsidR="00087ADD">
          <w:rPr>
            <w:rFonts w:ascii="Times New Roman" w:eastAsia="Times New Roman" w:hAnsi="Times New Roman" w:cs="Times New Roman"/>
            <w:color w:val="000000" w:themeColor="text1"/>
            <w:sz w:val="24"/>
            <w:szCs w:val="24"/>
          </w:rPr>
          <w:t>13</w:t>
        </w:r>
        <w:r w:rsidR="00087ADD" w:rsidRPr="005766B7">
          <w:rPr>
            <w:rFonts w:ascii="Times New Roman" w:eastAsia="Times New Roman" w:hAnsi="Times New Roman" w:cs="Times New Roman"/>
            <w:color w:val="000000" w:themeColor="text1"/>
            <w:sz w:val="24"/>
            <w:szCs w:val="24"/>
          </w:rPr>
          <w:t xml:space="preserve">). </w:t>
        </w:r>
      </w:ins>
      <w:ins w:id="773" w:author="Siyu Wang" w:date="2026-03-17T02:18:00Z" w16du:dateUtc="2026-03-17T06:18:00Z">
        <w:r w:rsidR="00087ADD">
          <w:rPr>
            <w:rFonts w:ascii="Times New Roman" w:eastAsia="Times New Roman" w:hAnsi="Times New Roman" w:cs="Times New Roman"/>
            <w:color w:val="000000" w:themeColor="text1"/>
            <w:sz w:val="24"/>
            <w:szCs w:val="24"/>
          </w:rPr>
          <w:t xml:space="preserve">Despite the similarities, we found </w:t>
        </w:r>
      </w:ins>
      <w:ins w:id="774" w:author="Siyu Wang" w:date="2026-03-17T02:19:00Z" w16du:dateUtc="2026-03-17T06:19:00Z">
        <w:r w:rsidR="00A347FC">
          <w:rPr>
            <w:rFonts w:ascii="Times New Roman" w:eastAsia="Times New Roman" w:hAnsi="Times New Roman" w:cs="Times New Roman"/>
            <w:color w:val="000000" w:themeColor="text1"/>
            <w:sz w:val="24"/>
            <w:szCs w:val="24"/>
          </w:rPr>
          <w:t>that dlPFC neurons encoded reward and time in a way</w:t>
        </w:r>
        <w:r w:rsidR="00A347FC">
          <w:rPr>
            <w:rFonts w:ascii="Times New Roman" w:eastAsia="Times New Roman" w:hAnsi="Times New Roman" w:cs="Times New Roman"/>
            <w:color w:val="000000" w:themeColor="text1"/>
            <w:sz w:val="24"/>
            <w:szCs w:val="24"/>
          </w:rPr>
          <w:t xml:space="preserve"> that </w:t>
        </w:r>
        <w:r w:rsidR="00A347FC">
          <w:rPr>
            <w:rFonts w:ascii="Times New Roman" w:eastAsia="Times New Roman" w:hAnsi="Times New Roman" w:cs="Times New Roman"/>
            <w:color w:val="000000" w:themeColor="text1"/>
            <w:sz w:val="24"/>
            <w:szCs w:val="24"/>
          </w:rPr>
          <w:t xml:space="preserve">reflected </w:t>
        </w:r>
        <w:r w:rsidR="00A347FC">
          <w:rPr>
            <w:rFonts w:ascii="Times New Roman" w:eastAsia="Times New Roman" w:hAnsi="Times New Roman" w:cs="Times New Roman"/>
            <w:color w:val="000000" w:themeColor="text1"/>
            <w:sz w:val="24"/>
            <w:szCs w:val="24"/>
          </w:rPr>
          <w:t>the</w:t>
        </w:r>
        <w:r w:rsidR="00A347FC">
          <w:rPr>
            <w:rFonts w:ascii="Times New Roman" w:eastAsia="Times New Roman" w:hAnsi="Times New Roman" w:cs="Times New Roman"/>
            <w:color w:val="000000" w:themeColor="text1"/>
            <w:sz w:val="24"/>
            <w:szCs w:val="24"/>
          </w:rPr>
          <w:t xml:space="preserve"> behavioral differences</w:t>
        </w:r>
        <w:r w:rsidR="00A347FC">
          <w:rPr>
            <w:rFonts w:ascii="Times New Roman" w:eastAsia="Times New Roman" w:hAnsi="Times New Roman" w:cs="Times New Roman"/>
            <w:color w:val="000000" w:themeColor="text1"/>
            <w:sz w:val="24"/>
            <w:szCs w:val="24"/>
          </w:rPr>
          <w:t xml:space="preserve"> be</w:t>
        </w:r>
      </w:ins>
      <w:ins w:id="775" w:author="Siyu Wang" w:date="2026-03-17T02:20:00Z" w16du:dateUtc="2026-03-17T06:20:00Z">
        <w:r w:rsidR="00A347FC">
          <w:rPr>
            <w:rFonts w:ascii="Times New Roman" w:eastAsia="Times New Roman" w:hAnsi="Times New Roman" w:cs="Times New Roman"/>
            <w:color w:val="000000" w:themeColor="text1"/>
            <w:sz w:val="24"/>
            <w:szCs w:val="24"/>
          </w:rPr>
          <w:t xml:space="preserve">tween animals, </w:t>
        </w:r>
      </w:ins>
      <w:ins w:id="776" w:author="Siyu Wang" w:date="2026-03-17T02:05:00Z" w16du:dateUtc="2026-03-17T06:05:00Z">
        <w:r w:rsidR="000C16F6">
          <w:rPr>
            <w:rFonts w:ascii="Times New Roman" w:eastAsia="Times New Roman" w:hAnsi="Times New Roman" w:cs="Times New Roman"/>
            <w:color w:val="000000" w:themeColor="text1"/>
            <w:sz w:val="24"/>
            <w:szCs w:val="24"/>
          </w:rPr>
          <w:t>suggesting a strategy-depend</w:t>
        </w:r>
      </w:ins>
      <w:ins w:id="777" w:author="Siyu Wang" w:date="2026-03-17T02:06:00Z" w16du:dateUtc="2026-03-17T06:06:00Z">
        <w:r w:rsidR="000C16F6">
          <w:rPr>
            <w:rFonts w:ascii="Times New Roman" w:eastAsia="Times New Roman" w:hAnsi="Times New Roman" w:cs="Times New Roman"/>
            <w:color w:val="000000" w:themeColor="text1"/>
            <w:sz w:val="24"/>
            <w:szCs w:val="24"/>
          </w:rPr>
          <w:t xml:space="preserve">ent coding of reward and time in dlPFC. </w:t>
        </w:r>
      </w:ins>
    </w:p>
    <w:p w14:paraId="598EC285" w14:textId="11AA3273" w:rsidR="000C75FE" w:rsidRPr="005603C0" w:rsidDel="00C06259" w:rsidRDefault="00D92989" w:rsidP="00C06259">
      <w:pPr>
        <w:shd w:val="clear" w:color="auto" w:fill="FFFFFF"/>
        <w:spacing w:after="0" w:line="480" w:lineRule="auto"/>
        <w:ind w:firstLine="360"/>
        <w:rPr>
          <w:del w:id="778" w:author="Siyu Wang" w:date="2026-03-17T02:06:00Z" w16du:dateUtc="2026-03-17T06:06:00Z"/>
          <w:rFonts w:ascii="Times New Roman" w:eastAsia="Times New Roman" w:hAnsi="Times New Roman" w:cs="Times New Roman"/>
          <w:color w:val="000000" w:themeColor="text1"/>
          <w:sz w:val="24"/>
          <w:szCs w:val="24"/>
        </w:rPr>
        <w:pPrChange w:id="779" w:author="Siyu Wang" w:date="2026-03-17T02:07:00Z" w16du:dateUtc="2026-03-17T06:07:00Z">
          <w:pPr>
            <w:shd w:val="clear" w:color="auto" w:fill="FFFFFF"/>
            <w:spacing w:after="0" w:line="480" w:lineRule="auto"/>
            <w:ind w:firstLine="360"/>
          </w:pPr>
        </w:pPrChange>
      </w:pPr>
      <w:del w:id="780" w:author="Siyu Wang" w:date="2026-03-17T02:06:00Z" w16du:dateUtc="2026-03-17T06:06:00Z">
        <w:r w:rsidRPr="004449AF" w:rsidDel="00C06259">
          <w:rPr>
            <w:rFonts w:ascii="Times New Roman" w:eastAsia="Times New Roman" w:hAnsi="Times New Roman" w:cs="Times New Roman"/>
            <w:color w:val="000000" w:themeColor="text1"/>
            <w:sz w:val="24"/>
            <w:szCs w:val="24"/>
          </w:rPr>
          <w:delText>W</w:delText>
        </w:r>
        <w:r w:rsidR="0032267A" w:rsidRPr="004449AF" w:rsidDel="00C06259">
          <w:rPr>
            <w:rFonts w:ascii="Times New Roman" w:eastAsia="Times New Roman" w:hAnsi="Times New Roman" w:cs="Times New Roman"/>
            <w:color w:val="000000" w:themeColor="text1"/>
            <w:sz w:val="24"/>
            <w:szCs w:val="24"/>
          </w:rPr>
          <w:delText>e show tha</w:delText>
        </w:r>
        <w:r w:rsidRPr="004449AF" w:rsidDel="00C06259">
          <w:rPr>
            <w:rFonts w:ascii="Times New Roman" w:eastAsia="Times New Roman" w:hAnsi="Times New Roman" w:cs="Times New Roman"/>
            <w:color w:val="000000" w:themeColor="text1"/>
            <w:sz w:val="24"/>
            <w:szCs w:val="24"/>
          </w:rPr>
          <w:delText>t</w:delText>
        </w:r>
        <w:r w:rsidR="0032267A" w:rsidRPr="004449AF" w:rsidDel="00C06259">
          <w:rPr>
            <w:rFonts w:ascii="Times New Roman" w:eastAsia="Times New Roman" w:hAnsi="Times New Roman" w:cs="Times New Roman"/>
            <w:color w:val="000000" w:themeColor="text1"/>
            <w:sz w:val="24"/>
            <w:szCs w:val="24"/>
          </w:rPr>
          <w:delText xml:space="preserve"> temporally discounted value in dlPFC is not </w:delText>
        </w:r>
        <w:r w:rsidR="0091020A" w:rsidRPr="004449AF" w:rsidDel="00C06259">
          <w:rPr>
            <w:rFonts w:ascii="Times New Roman" w:eastAsia="Times New Roman" w:hAnsi="Times New Roman" w:cs="Times New Roman"/>
            <w:color w:val="000000" w:themeColor="text1"/>
            <w:sz w:val="24"/>
            <w:szCs w:val="24"/>
          </w:rPr>
          <w:delText>implemented</w:delText>
        </w:r>
        <w:r w:rsidR="0032267A" w:rsidRPr="004449AF" w:rsidDel="00C06259">
          <w:rPr>
            <w:rFonts w:ascii="Times New Roman" w:eastAsia="Times New Roman" w:hAnsi="Times New Roman" w:cs="Times New Roman"/>
            <w:color w:val="000000" w:themeColor="text1"/>
            <w:sz w:val="24"/>
            <w:szCs w:val="24"/>
          </w:rPr>
          <w:delText xml:space="preserve"> by a fixed neural </w:delText>
        </w:r>
        <w:r w:rsidR="0091020A" w:rsidRPr="004449AF" w:rsidDel="00C06259">
          <w:rPr>
            <w:rFonts w:ascii="Times New Roman" w:eastAsia="Times New Roman" w:hAnsi="Times New Roman" w:cs="Times New Roman"/>
            <w:color w:val="000000" w:themeColor="text1"/>
            <w:sz w:val="24"/>
            <w:szCs w:val="24"/>
          </w:rPr>
          <w:delText>computation.</w:delText>
        </w:r>
        <w:r w:rsidR="0032267A" w:rsidRPr="004449AF" w:rsidDel="00C06259">
          <w:rPr>
            <w:rFonts w:ascii="Times New Roman" w:eastAsia="Times New Roman" w:hAnsi="Times New Roman" w:cs="Times New Roman"/>
            <w:color w:val="000000" w:themeColor="text1"/>
            <w:sz w:val="24"/>
            <w:szCs w:val="24"/>
          </w:rPr>
          <w:delText xml:space="preserve"> Instead, </w:delText>
        </w:r>
        <w:r w:rsidR="0091020A" w:rsidRPr="004449AF" w:rsidDel="00C06259">
          <w:rPr>
            <w:rFonts w:ascii="Times New Roman" w:eastAsia="Times New Roman" w:hAnsi="Times New Roman" w:cs="Times New Roman"/>
            <w:color w:val="000000" w:themeColor="text1"/>
            <w:sz w:val="24"/>
            <w:szCs w:val="24"/>
          </w:rPr>
          <w:delText xml:space="preserve">dlPFC </w:delText>
        </w:r>
        <w:r w:rsidR="00A16950" w:rsidDel="00C06259">
          <w:rPr>
            <w:rFonts w:ascii="Times New Roman" w:eastAsia="Times New Roman" w:hAnsi="Times New Roman" w:cs="Times New Roman"/>
            <w:color w:val="000000" w:themeColor="text1"/>
            <w:sz w:val="24"/>
            <w:szCs w:val="24"/>
          </w:rPr>
          <w:delText xml:space="preserve">reflects differences in how individual monkeys integrate reward magnitude, delay and temporal contingencies to guide choice. </w:delText>
        </w:r>
        <w:r w:rsidR="00F62256" w:rsidDel="00C06259">
          <w:rPr>
            <w:rFonts w:ascii="Times New Roman" w:eastAsia="Times New Roman" w:hAnsi="Times New Roman" w:cs="Times New Roman"/>
            <w:color w:val="000000" w:themeColor="text1"/>
            <w:sz w:val="24"/>
            <w:szCs w:val="24"/>
          </w:rPr>
          <w:delText xml:space="preserve">With </w:delText>
        </w:r>
        <w:r w:rsidR="005445D5" w:rsidRPr="005603C0" w:rsidDel="00C06259">
          <w:rPr>
            <w:rFonts w:ascii="Times New Roman" w:eastAsia="Times New Roman" w:hAnsi="Times New Roman" w:cs="Times New Roman"/>
            <w:color w:val="000000" w:themeColor="text1"/>
            <w:sz w:val="24"/>
            <w:szCs w:val="24"/>
          </w:rPr>
          <w:delText xml:space="preserve">a two-step go signal that separates the evaluation of reward and delay from </w:delText>
        </w:r>
        <w:r w:rsidR="0091020A" w:rsidRPr="005603C0" w:rsidDel="00C06259">
          <w:rPr>
            <w:rFonts w:ascii="Times New Roman" w:eastAsia="Times New Roman" w:hAnsi="Times New Roman" w:cs="Times New Roman"/>
            <w:color w:val="000000" w:themeColor="text1"/>
            <w:sz w:val="24"/>
            <w:szCs w:val="24"/>
          </w:rPr>
          <w:delText xml:space="preserve">action </w:delText>
        </w:r>
        <w:r w:rsidR="004449AF" w:rsidRPr="005603C0" w:rsidDel="00C06259">
          <w:rPr>
            <w:rFonts w:ascii="Times New Roman" w:eastAsia="Times New Roman" w:hAnsi="Times New Roman" w:cs="Times New Roman"/>
            <w:color w:val="000000" w:themeColor="text1"/>
            <w:sz w:val="24"/>
            <w:szCs w:val="24"/>
          </w:rPr>
          <w:delText>execution</w:delText>
        </w:r>
        <w:r w:rsidR="0091020A" w:rsidRPr="005603C0" w:rsidDel="00C06259">
          <w:rPr>
            <w:rFonts w:ascii="Times New Roman" w:eastAsia="Times New Roman" w:hAnsi="Times New Roman" w:cs="Times New Roman"/>
            <w:color w:val="000000" w:themeColor="text1"/>
            <w:sz w:val="24"/>
            <w:szCs w:val="24"/>
          </w:rPr>
          <w:delText xml:space="preserve">, we found that monkeys performing same the same task </w:delText>
        </w:r>
        <w:r w:rsidR="00650100" w:rsidRPr="005603C0" w:rsidDel="00C06259">
          <w:rPr>
            <w:rFonts w:ascii="Times New Roman" w:eastAsia="Times New Roman" w:hAnsi="Times New Roman" w:cs="Times New Roman"/>
            <w:color w:val="000000" w:themeColor="text1"/>
            <w:sz w:val="24"/>
            <w:szCs w:val="24"/>
          </w:rPr>
          <w:delText>relied</w:delText>
        </w:r>
        <w:r w:rsidR="0091020A" w:rsidRPr="005603C0" w:rsidDel="00C06259">
          <w:rPr>
            <w:rFonts w:ascii="Times New Roman" w:eastAsia="Times New Roman" w:hAnsi="Times New Roman" w:cs="Times New Roman"/>
            <w:color w:val="000000" w:themeColor="text1"/>
            <w:sz w:val="24"/>
            <w:szCs w:val="24"/>
          </w:rPr>
          <w:delText xml:space="preserve"> on different computational </w:delText>
        </w:r>
        <w:r w:rsidR="00A16950" w:rsidDel="00C06259">
          <w:rPr>
            <w:rFonts w:ascii="Times New Roman" w:eastAsia="Times New Roman" w:hAnsi="Times New Roman" w:cs="Times New Roman"/>
            <w:color w:val="000000" w:themeColor="text1"/>
            <w:sz w:val="24"/>
            <w:szCs w:val="24"/>
          </w:rPr>
          <w:delText>strategies</w:delText>
        </w:r>
        <w:r w:rsidR="00650100" w:rsidRPr="005603C0" w:rsidDel="00C06259">
          <w:rPr>
            <w:rFonts w:ascii="Times New Roman" w:eastAsia="Times New Roman" w:hAnsi="Times New Roman" w:cs="Times New Roman"/>
            <w:color w:val="000000" w:themeColor="text1"/>
            <w:sz w:val="24"/>
            <w:szCs w:val="24"/>
          </w:rPr>
          <w:delText xml:space="preserve">. </w:delText>
        </w:r>
      </w:del>
    </w:p>
    <w:p w14:paraId="1AE1754D" w14:textId="7DF1AC8D" w:rsidR="00531A7F" w:rsidRDefault="00650100" w:rsidP="00531A7F">
      <w:pPr>
        <w:shd w:val="clear" w:color="auto" w:fill="FFFFFF"/>
        <w:spacing w:after="0" w:line="480" w:lineRule="auto"/>
        <w:ind w:firstLine="360"/>
        <w:rPr>
          <w:ins w:id="781" w:author="Siyu Wang" w:date="2026-03-17T02:24:00Z" w16du:dateUtc="2026-03-17T06:24:00Z"/>
          <w:rFonts w:ascii="Times New Roman" w:eastAsia="Times New Roman" w:hAnsi="Times New Roman" w:cs="Times New Roman"/>
          <w:color w:val="000000" w:themeColor="text1"/>
          <w:sz w:val="24"/>
          <w:szCs w:val="24"/>
        </w:rPr>
      </w:pPr>
      <w:del w:id="782" w:author="Siyu Wang" w:date="2026-03-17T02:06:00Z" w16du:dateUtc="2026-03-17T06:06:00Z">
        <w:r w:rsidRPr="005603C0" w:rsidDel="00C06259">
          <w:rPr>
            <w:rFonts w:ascii="Times New Roman" w:eastAsia="Times New Roman" w:hAnsi="Times New Roman" w:cs="Times New Roman"/>
            <w:color w:val="000000" w:themeColor="text1"/>
            <w:sz w:val="24"/>
            <w:szCs w:val="24"/>
          </w:rPr>
          <w:delText xml:space="preserve">Despite these differences, both animals exhibited classical temporal discounting behavior, preferring larger and sooner rewards. </w:delText>
        </w:r>
      </w:del>
      <w:del w:id="783" w:author="Siyu Wang" w:date="2026-03-17T02:07:00Z" w16du:dateUtc="2026-03-17T06:07:00Z">
        <w:r w:rsidDel="00C06259">
          <w:rPr>
            <w:rFonts w:ascii="Times New Roman" w:eastAsia="Times New Roman" w:hAnsi="Times New Roman" w:cs="Times New Roman"/>
            <w:color w:val="000000" w:themeColor="text1"/>
            <w:sz w:val="24"/>
            <w:szCs w:val="24"/>
          </w:rPr>
          <w:delText>At the neural level,</w:delText>
        </w:r>
        <w:r w:rsidRPr="005766B7" w:rsidDel="00C06259">
          <w:rPr>
            <w:rFonts w:ascii="Times New Roman" w:eastAsia="Times New Roman" w:hAnsi="Times New Roman" w:cs="Times New Roman"/>
            <w:color w:val="000000" w:themeColor="text1"/>
            <w:sz w:val="24"/>
            <w:szCs w:val="24"/>
          </w:rPr>
          <w:delText xml:space="preserve"> dlPFC neurons </w:delText>
        </w:r>
        <w:r w:rsidDel="00C06259">
          <w:rPr>
            <w:rFonts w:ascii="Times New Roman" w:eastAsia="Times New Roman" w:hAnsi="Times New Roman" w:cs="Times New Roman"/>
            <w:color w:val="000000" w:themeColor="text1"/>
            <w:sz w:val="24"/>
            <w:szCs w:val="24"/>
          </w:rPr>
          <w:delText xml:space="preserve">in both monkeys </w:delText>
        </w:r>
        <w:r w:rsidRPr="005766B7" w:rsidDel="00C06259">
          <w:rPr>
            <w:rFonts w:ascii="Times New Roman" w:eastAsia="Times New Roman" w:hAnsi="Times New Roman" w:cs="Times New Roman"/>
            <w:color w:val="000000" w:themeColor="text1"/>
            <w:sz w:val="24"/>
            <w:szCs w:val="24"/>
          </w:rPr>
          <w:delText>encod</w:delText>
        </w:r>
        <w:r w:rsidDel="00C06259">
          <w:rPr>
            <w:rFonts w:ascii="Times New Roman" w:eastAsia="Times New Roman" w:hAnsi="Times New Roman" w:cs="Times New Roman"/>
            <w:color w:val="000000" w:themeColor="text1"/>
            <w:sz w:val="24"/>
            <w:szCs w:val="24"/>
          </w:rPr>
          <w:delText>ed</w:delText>
        </w:r>
        <w:r w:rsidRPr="005766B7" w:rsidDel="00C06259">
          <w:rPr>
            <w:rFonts w:ascii="Times New Roman" w:eastAsia="Times New Roman" w:hAnsi="Times New Roman" w:cs="Times New Roman"/>
            <w:color w:val="000000" w:themeColor="text1"/>
            <w:sz w:val="24"/>
            <w:szCs w:val="24"/>
          </w:rPr>
          <w:delText xml:space="preserve"> reward magnitude and delay in an inverse </w:delText>
        </w:r>
        <w:r w:rsidDel="00C06259">
          <w:rPr>
            <w:rFonts w:ascii="Times New Roman" w:eastAsia="Times New Roman" w:hAnsi="Times New Roman" w:cs="Times New Roman"/>
            <w:color w:val="000000" w:themeColor="text1"/>
            <w:sz w:val="24"/>
            <w:szCs w:val="24"/>
          </w:rPr>
          <w:delText>relationship,</w:delText>
        </w:r>
        <w:r w:rsidRPr="005766B7" w:rsidDel="00C06259">
          <w:rPr>
            <w:rFonts w:ascii="Times New Roman" w:eastAsia="Times New Roman" w:hAnsi="Times New Roman" w:cs="Times New Roman"/>
            <w:color w:val="000000" w:themeColor="text1"/>
            <w:sz w:val="24"/>
            <w:szCs w:val="24"/>
          </w:rPr>
          <w:delText xml:space="preserve"> </w:delText>
        </w:r>
        <w:r w:rsidDel="00C06259">
          <w:rPr>
            <w:rFonts w:ascii="Times New Roman" w:eastAsia="Times New Roman" w:hAnsi="Times New Roman" w:cs="Times New Roman"/>
            <w:color w:val="000000" w:themeColor="text1"/>
            <w:sz w:val="24"/>
            <w:szCs w:val="24"/>
          </w:rPr>
          <w:delText xml:space="preserve">consistent with previous reports </w:delText>
        </w:r>
      </w:del>
      <w:del w:id="784" w:author="Siyu Wang" w:date="2026-03-17T02:17:00Z" w16du:dateUtc="2026-03-17T06:17:00Z">
        <w:r w:rsidRPr="005766B7" w:rsidDel="00087ADD">
          <w:rPr>
            <w:rFonts w:ascii="Times New Roman" w:eastAsia="Times New Roman" w:hAnsi="Times New Roman" w:cs="Times New Roman"/>
            <w:color w:val="000000" w:themeColor="text1"/>
            <w:sz w:val="24"/>
            <w:szCs w:val="24"/>
          </w:rPr>
          <w:delText>(</w:delText>
        </w:r>
        <w:commentRangeStart w:id="785"/>
        <w:r w:rsidDel="00087ADD">
          <w:rPr>
            <w:rFonts w:ascii="Times New Roman" w:eastAsia="Times New Roman" w:hAnsi="Times New Roman" w:cs="Times New Roman"/>
            <w:color w:val="000000" w:themeColor="text1"/>
            <w:sz w:val="24"/>
            <w:szCs w:val="24"/>
          </w:rPr>
          <w:delText>13</w:delText>
        </w:r>
        <w:r w:rsidRPr="005766B7" w:rsidDel="00087ADD">
          <w:rPr>
            <w:rFonts w:ascii="Times New Roman" w:eastAsia="Times New Roman" w:hAnsi="Times New Roman" w:cs="Times New Roman"/>
            <w:color w:val="000000" w:themeColor="text1"/>
            <w:sz w:val="24"/>
            <w:szCs w:val="24"/>
          </w:rPr>
          <w:delText xml:space="preserve">). </w:delText>
        </w:r>
      </w:del>
      <w:commentRangeEnd w:id="785"/>
      <w:del w:id="786" w:author="Siyu Wang" w:date="2026-03-17T02:11:00Z" w16du:dateUtc="2026-03-17T06:11:00Z">
        <w:r w:rsidR="001A4F9D" w:rsidDel="00531A7F">
          <w:rPr>
            <w:rStyle w:val="CommentReference"/>
            <w:rFonts w:ascii="Times New Roman" w:eastAsia="Times New Roman" w:hAnsi="Times New Roman" w:cs="Times New Roman"/>
            <w:color w:val="000000" w:themeColor="text1"/>
            <w:sz w:val="24"/>
            <w:szCs w:val="24"/>
          </w:rPr>
          <w:commentReference w:id="785"/>
        </w:r>
      </w:del>
      <w:ins w:id="787" w:author="Siyu Wang" w:date="2026-03-17T02:11:00Z" w16du:dateUtc="2026-03-17T06:11:00Z">
        <w:r w:rsidR="00531A7F">
          <w:rPr>
            <w:rFonts w:ascii="Times New Roman" w:eastAsia="Times New Roman" w:hAnsi="Times New Roman" w:cs="Times New Roman"/>
            <w:color w:val="000000" w:themeColor="text1"/>
            <w:sz w:val="24"/>
            <w:szCs w:val="24"/>
          </w:rPr>
          <w:t>For</w:t>
        </w:r>
      </w:ins>
      <w:ins w:id="788" w:author="Siyu Wang" w:date="2026-03-17T02:08:00Z" w16du:dateUtc="2026-03-17T06:08:00Z">
        <w:r w:rsidR="00531A7F">
          <w:rPr>
            <w:rFonts w:ascii="Times New Roman" w:eastAsia="Times New Roman" w:hAnsi="Times New Roman" w:cs="Times New Roman"/>
            <w:color w:val="000000" w:themeColor="text1"/>
            <w:sz w:val="24"/>
            <w:szCs w:val="24"/>
          </w:rPr>
          <w:t xml:space="preserve"> </w:t>
        </w:r>
      </w:ins>
      <w:ins w:id="789" w:author="Siyu Wang" w:date="2026-03-17T02:11:00Z" w16du:dateUtc="2026-03-17T06:11:00Z">
        <w:r w:rsidR="00531A7F">
          <w:rPr>
            <w:rFonts w:ascii="Times New Roman" w:eastAsia="Times New Roman" w:hAnsi="Times New Roman" w:cs="Times New Roman"/>
            <w:color w:val="000000" w:themeColor="text1"/>
            <w:sz w:val="24"/>
            <w:szCs w:val="24"/>
          </w:rPr>
          <w:t>m</w:t>
        </w:r>
      </w:ins>
      <w:ins w:id="790" w:author="Siyu Wang" w:date="2026-03-17T02:08:00Z" w16du:dateUtc="2026-03-17T06:08:00Z">
        <w:r w:rsidR="00531A7F">
          <w:rPr>
            <w:rFonts w:ascii="Times New Roman" w:eastAsia="Times New Roman" w:hAnsi="Times New Roman" w:cs="Times New Roman"/>
            <w:color w:val="000000" w:themeColor="text1"/>
            <w:sz w:val="24"/>
            <w:szCs w:val="24"/>
          </w:rPr>
          <w:t xml:space="preserve">onkey S, we observed that </w:t>
        </w:r>
      </w:ins>
      <w:ins w:id="791" w:author="Siyu Wang" w:date="2026-03-17T02:09:00Z" w16du:dateUtc="2026-03-17T06:09:00Z">
        <w:r w:rsidR="00531A7F">
          <w:rPr>
            <w:rFonts w:ascii="Times New Roman" w:eastAsia="Times New Roman" w:hAnsi="Times New Roman" w:cs="Times New Roman"/>
            <w:color w:val="000000" w:themeColor="text1"/>
            <w:sz w:val="24"/>
            <w:szCs w:val="24"/>
          </w:rPr>
          <w:t>the population coding dimension for</w:t>
        </w:r>
      </w:ins>
      <w:ins w:id="792" w:author="Siyu Wang" w:date="2026-03-17T02:10:00Z" w16du:dateUtc="2026-03-17T06:10:00Z">
        <w:r w:rsidR="00531A7F">
          <w:rPr>
            <w:rFonts w:ascii="Times New Roman" w:eastAsia="Times New Roman" w:hAnsi="Times New Roman" w:cs="Times New Roman"/>
            <w:color w:val="000000" w:themeColor="text1"/>
            <w:sz w:val="24"/>
            <w:szCs w:val="24"/>
          </w:rPr>
          <w:t xml:space="preserve"> the go cue positively aligns with the coding dimension for value (i.e., positively align with the value-coding dimension, and negatively align with the delay-coding dimension). </w:t>
        </w:r>
      </w:ins>
      <w:ins w:id="793" w:author="Siyu Wang" w:date="2026-03-17T02:13:00Z" w16du:dateUtc="2026-03-17T06:13:00Z">
        <w:r w:rsidR="00531A7F">
          <w:rPr>
            <w:rFonts w:ascii="Times New Roman" w:eastAsia="Times New Roman" w:hAnsi="Times New Roman" w:cs="Times New Roman"/>
            <w:color w:val="000000" w:themeColor="text1"/>
            <w:sz w:val="24"/>
            <w:szCs w:val="24"/>
          </w:rPr>
          <w:t>This s</w:t>
        </w:r>
      </w:ins>
      <w:ins w:id="794" w:author="Siyu Wang" w:date="2026-03-17T02:10:00Z" w16du:dateUtc="2026-03-17T06:10:00Z">
        <w:r w:rsidR="00531A7F">
          <w:rPr>
            <w:rFonts w:ascii="Times New Roman" w:eastAsia="Times New Roman" w:hAnsi="Times New Roman" w:cs="Times New Roman"/>
            <w:color w:val="000000" w:themeColor="text1"/>
            <w:sz w:val="24"/>
            <w:szCs w:val="24"/>
          </w:rPr>
          <w:t>uggest</w:t>
        </w:r>
      </w:ins>
      <w:ins w:id="795" w:author="Siyu Wang" w:date="2026-03-17T02:13:00Z" w16du:dateUtc="2026-03-17T06:13:00Z">
        <w:r w:rsidR="00531A7F">
          <w:rPr>
            <w:rFonts w:ascii="Times New Roman" w:eastAsia="Times New Roman" w:hAnsi="Times New Roman" w:cs="Times New Roman"/>
            <w:color w:val="000000" w:themeColor="text1"/>
            <w:sz w:val="24"/>
            <w:szCs w:val="24"/>
          </w:rPr>
          <w:t>ed</w:t>
        </w:r>
      </w:ins>
      <w:ins w:id="796" w:author="Siyu Wang" w:date="2026-03-17T02:10:00Z" w16du:dateUtc="2026-03-17T06:10:00Z">
        <w:r w:rsidR="00531A7F">
          <w:rPr>
            <w:rFonts w:ascii="Times New Roman" w:eastAsia="Times New Roman" w:hAnsi="Times New Roman" w:cs="Times New Roman"/>
            <w:color w:val="000000" w:themeColor="text1"/>
            <w:sz w:val="24"/>
            <w:szCs w:val="24"/>
          </w:rPr>
          <w:t xml:space="preserve"> </w:t>
        </w:r>
      </w:ins>
      <w:ins w:id="797" w:author="Siyu Wang" w:date="2026-03-17T02:11:00Z" w16du:dateUtc="2026-03-17T06:11:00Z">
        <w:r w:rsidR="00531A7F">
          <w:rPr>
            <w:rFonts w:ascii="Times New Roman" w:eastAsia="Times New Roman" w:hAnsi="Times New Roman" w:cs="Times New Roman"/>
            <w:color w:val="000000" w:themeColor="text1"/>
            <w:sz w:val="24"/>
            <w:szCs w:val="24"/>
          </w:rPr>
          <w:t xml:space="preserve">that </w:t>
        </w:r>
      </w:ins>
      <w:ins w:id="798" w:author="Siyu Wang" w:date="2026-03-17T02:13:00Z" w16du:dateUtc="2026-03-17T06:13:00Z">
        <w:r w:rsidR="00531A7F">
          <w:rPr>
            <w:rFonts w:ascii="Times New Roman" w:eastAsia="Times New Roman" w:hAnsi="Times New Roman" w:cs="Times New Roman"/>
            <w:color w:val="000000" w:themeColor="text1"/>
            <w:sz w:val="24"/>
            <w:szCs w:val="24"/>
          </w:rPr>
          <w:t xml:space="preserve">for monkey S, the go-signal modified the discounted value, which is consistent with </w:t>
        </w:r>
      </w:ins>
      <w:ins w:id="799" w:author="Siyu Wang" w:date="2026-03-17T02:14:00Z" w16du:dateUtc="2026-03-17T06:14:00Z">
        <w:r w:rsidR="00531A7F">
          <w:rPr>
            <w:rFonts w:ascii="Times New Roman" w:eastAsia="Times New Roman" w:hAnsi="Times New Roman" w:cs="Times New Roman"/>
            <w:color w:val="000000" w:themeColor="text1"/>
            <w:sz w:val="24"/>
            <w:szCs w:val="24"/>
          </w:rPr>
          <w:t xml:space="preserve">behavioral modeling results that </w:t>
        </w:r>
      </w:ins>
      <w:ins w:id="800" w:author="Siyu Wang" w:date="2026-03-17T02:11:00Z" w16du:dateUtc="2026-03-17T06:11:00Z">
        <w:r w:rsidR="00531A7F">
          <w:rPr>
            <w:rFonts w:ascii="Times New Roman" w:eastAsia="Times New Roman" w:hAnsi="Times New Roman" w:cs="Times New Roman"/>
            <w:color w:val="000000" w:themeColor="text1"/>
            <w:sz w:val="24"/>
            <w:szCs w:val="24"/>
          </w:rPr>
          <w:t xml:space="preserve">monkey S re-computed temporally discounted value by considering the </w:t>
        </w:r>
      </w:ins>
      <w:ins w:id="801" w:author="Siyu Wang" w:date="2026-03-17T02:14:00Z" w16du:dateUtc="2026-03-17T06:14:00Z">
        <w:r w:rsidR="00531A7F">
          <w:rPr>
            <w:rFonts w:ascii="Times New Roman" w:eastAsia="Times New Roman" w:hAnsi="Times New Roman" w:cs="Times New Roman"/>
            <w:color w:val="000000" w:themeColor="text1"/>
            <w:sz w:val="24"/>
            <w:szCs w:val="24"/>
          </w:rPr>
          <w:t xml:space="preserve">additional delay associated with the go signal. </w:t>
        </w:r>
      </w:ins>
      <w:ins w:id="802" w:author="Siyu Wang" w:date="2026-03-17T02:20:00Z" w16du:dateUtc="2026-03-17T06:20:00Z">
        <w:r w:rsidR="00FB67DB">
          <w:rPr>
            <w:rFonts w:ascii="Times New Roman" w:eastAsia="Times New Roman" w:hAnsi="Times New Roman" w:cs="Times New Roman"/>
            <w:color w:val="000000" w:themeColor="text1"/>
            <w:sz w:val="24"/>
            <w:szCs w:val="24"/>
          </w:rPr>
          <w:t xml:space="preserve">For monkey T on the other hand, </w:t>
        </w:r>
      </w:ins>
      <w:ins w:id="803" w:author="Siyu Wang" w:date="2026-03-17T02:21:00Z" w16du:dateUtc="2026-03-17T06:21:00Z">
        <w:r w:rsidR="00FB67DB">
          <w:rPr>
            <w:rFonts w:ascii="Times New Roman" w:eastAsia="Times New Roman" w:hAnsi="Times New Roman" w:cs="Times New Roman"/>
            <w:color w:val="000000" w:themeColor="text1"/>
            <w:sz w:val="24"/>
            <w:szCs w:val="24"/>
          </w:rPr>
          <w:t xml:space="preserve">the yellow/purple coding dimension was orthogonal to the value-coding dimension, which aligned with the behavioral model </w:t>
        </w:r>
      </w:ins>
      <w:ins w:id="804" w:author="Siyu Wang" w:date="2026-03-17T02:22:00Z" w16du:dateUtc="2026-03-17T06:22:00Z">
        <w:r w:rsidR="00FB67DB">
          <w:rPr>
            <w:rFonts w:ascii="Times New Roman" w:eastAsia="Times New Roman" w:hAnsi="Times New Roman" w:cs="Times New Roman"/>
            <w:color w:val="000000" w:themeColor="text1"/>
            <w:sz w:val="24"/>
            <w:szCs w:val="24"/>
          </w:rPr>
          <w:t xml:space="preserve">that monkey T assigned additive values to the go-signal without re-computing the temporally discounted value. </w:t>
        </w:r>
      </w:ins>
    </w:p>
    <w:p w14:paraId="4734AAC3" w14:textId="212C085C" w:rsidR="00DE399C" w:rsidDel="00234B7C" w:rsidRDefault="003B7876" w:rsidP="00AA31DE">
      <w:pPr>
        <w:shd w:val="clear" w:color="auto" w:fill="FFFFFF"/>
        <w:spacing w:after="0" w:line="480" w:lineRule="auto"/>
        <w:ind w:firstLine="360"/>
        <w:rPr>
          <w:del w:id="805" w:author="Siyu Wang" w:date="2026-03-17T02:35:00Z" w16du:dateUtc="2026-03-17T06:35:00Z"/>
          <w:moveTo w:id="806" w:author="Siyu Wang" w:date="2026-03-17T02:27:00Z" w16du:dateUtc="2026-03-17T06:27:00Z"/>
          <w:rFonts w:ascii="Times New Roman" w:eastAsia="Times New Roman" w:hAnsi="Times New Roman" w:cs="Times New Roman"/>
          <w:color w:val="000000" w:themeColor="text1"/>
          <w:sz w:val="24"/>
          <w:szCs w:val="24"/>
        </w:rPr>
        <w:pPrChange w:id="807" w:author="Siyu Wang" w:date="2026-03-17T02:46:00Z" w16du:dateUtc="2026-03-17T06:46:00Z">
          <w:pPr>
            <w:shd w:val="clear" w:color="auto" w:fill="FFFFFF"/>
            <w:spacing w:after="0" w:line="480" w:lineRule="auto"/>
            <w:ind w:firstLine="360"/>
          </w:pPr>
        </w:pPrChange>
      </w:pPr>
      <w:ins w:id="808" w:author="Siyu Wang" w:date="2026-03-17T02:24:00Z" w16du:dateUtc="2026-03-17T06:24:00Z">
        <w:r>
          <w:rPr>
            <w:rFonts w:ascii="Times New Roman" w:eastAsia="Times New Roman" w:hAnsi="Times New Roman" w:cs="Times New Roman"/>
            <w:color w:val="000000" w:themeColor="text1"/>
            <w:sz w:val="24"/>
            <w:szCs w:val="24"/>
          </w:rPr>
          <w:t xml:space="preserve">Additional single-neuron and population-level analysis confirmed the neural differences </w:t>
        </w:r>
      </w:ins>
      <w:ins w:id="809" w:author="Siyu Wang" w:date="2026-03-17T02:25:00Z" w16du:dateUtc="2026-03-17T06:25:00Z">
        <w:r w:rsidR="00CB75F2">
          <w:rPr>
            <w:rFonts w:ascii="Times New Roman" w:eastAsia="Times New Roman" w:hAnsi="Times New Roman" w:cs="Times New Roman"/>
            <w:color w:val="000000" w:themeColor="text1"/>
            <w:sz w:val="24"/>
            <w:szCs w:val="24"/>
          </w:rPr>
          <w:t>between animals</w:t>
        </w:r>
        <w:r w:rsidR="00CB75F2">
          <w:rPr>
            <w:rFonts w:ascii="Times New Roman" w:eastAsia="Times New Roman" w:hAnsi="Times New Roman" w:cs="Times New Roman"/>
            <w:color w:val="000000" w:themeColor="text1"/>
            <w:sz w:val="24"/>
            <w:szCs w:val="24"/>
          </w:rPr>
          <w:t xml:space="preserve"> </w:t>
        </w:r>
      </w:ins>
      <w:ins w:id="810" w:author="Siyu Wang" w:date="2026-03-17T02:24:00Z" w16du:dateUtc="2026-03-17T06:24:00Z">
        <w:r>
          <w:rPr>
            <w:rFonts w:ascii="Times New Roman" w:eastAsia="Times New Roman" w:hAnsi="Times New Roman" w:cs="Times New Roman"/>
            <w:color w:val="000000" w:themeColor="text1"/>
            <w:sz w:val="24"/>
            <w:szCs w:val="24"/>
          </w:rPr>
          <w:t>in how dlPFC encoded reward and time</w:t>
        </w:r>
      </w:ins>
      <w:ins w:id="811" w:author="Siyu Wang" w:date="2026-03-17T02:25:00Z" w16du:dateUtc="2026-03-17T06:25:00Z">
        <w:r>
          <w:rPr>
            <w:rFonts w:ascii="Times New Roman" w:eastAsia="Times New Roman" w:hAnsi="Times New Roman" w:cs="Times New Roman"/>
            <w:color w:val="000000" w:themeColor="text1"/>
            <w:sz w:val="24"/>
            <w:szCs w:val="24"/>
          </w:rPr>
          <w:t xml:space="preserve">. </w:t>
        </w:r>
      </w:ins>
      <w:ins w:id="812" w:author="Siyu Wang" w:date="2026-03-17T02:29:00Z" w16du:dateUtc="2026-03-17T06:29:00Z">
        <w:r w:rsidR="00DE399C">
          <w:rPr>
            <w:rFonts w:ascii="Times New Roman" w:eastAsia="Times New Roman" w:hAnsi="Times New Roman" w:cs="Times New Roman"/>
            <w:color w:val="000000" w:themeColor="text1"/>
            <w:sz w:val="24"/>
            <w:szCs w:val="24"/>
          </w:rPr>
          <w:t xml:space="preserve">In the first analysis, we looked at the linearity </w:t>
        </w:r>
        <w:r w:rsidR="00DE399C">
          <w:rPr>
            <w:rFonts w:ascii="Times New Roman" w:eastAsia="Times New Roman" w:hAnsi="Times New Roman" w:cs="Times New Roman"/>
            <w:color w:val="000000" w:themeColor="text1"/>
            <w:sz w:val="24"/>
            <w:szCs w:val="24"/>
          </w:rPr>
          <w:lastRenderedPageBreak/>
          <w:t>of value coding</w:t>
        </w:r>
        <w:r w:rsidR="004E32C9">
          <w:rPr>
            <w:rFonts w:ascii="Times New Roman" w:eastAsia="Times New Roman" w:hAnsi="Times New Roman" w:cs="Times New Roman"/>
            <w:color w:val="000000" w:themeColor="text1"/>
            <w:sz w:val="24"/>
            <w:szCs w:val="24"/>
          </w:rPr>
          <w:t xml:space="preserve">. </w:t>
        </w:r>
      </w:ins>
      <w:moveToRangeStart w:id="813" w:author="Siyu Wang" w:date="2026-03-17T02:27:00Z" w:name="move224606865"/>
      <w:moveTo w:id="814" w:author="Siyu Wang" w:date="2026-03-17T02:27:00Z" w16du:dateUtc="2026-03-17T06:27:00Z">
        <w:del w:id="815" w:author="Siyu Wang" w:date="2026-03-17T02:29:00Z" w16du:dateUtc="2026-03-17T06:29:00Z">
          <w:r w:rsidR="00DE399C" w:rsidDel="004E32C9">
            <w:rPr>
              <w:rFonts w:ascii="Times New Roman" w:eastAsia="Times New Roman" w:hAnsi="Times New Roman" w:cs="Times New Roman"/>
              <w:color w:val="000000" w:themeColor="text1"/>
              <w:sz w:val="24"/>
              <w:szCs w:val="24"/>
            </w:rPr>
            <w:delText xml:space="preserve">Our additional analyses at the </w:delText>
          </w:r>
          <w:r w:rsidR="00DE399C" w:rsidRPr="005766B7" w:rsidDel="004E32C9">
            <w:rPr>
              <w:rFonts w:ascii="Times New Roman" w:eastAsia="Times New Roman" w:hAnsi="Times New Roman" w:cs="Times New Roman"/>
              <w:color w:val="000000" w:themeColor="text1"/>
              <w:sz w:val="24"/>
              <w:szCs w:val="24"/>
            </w:rPr>
            <w:delText>single</w:delText>
          </w:r>
          <w:r w:rsidR="00DE399C" w:rsidDel="004E32C9">
            <w:rPr>
              <w:rFonts w:ascii="Times New Roman" w:eastAsia="Times New Roman" w:hAnsi="Times New Roman" w:cs="Times New Roman"/>
              <w:color w:val="000000" w:themeColor="text1"/>
              <w:sz w:val="24"/>
              <w:szCs w:val="24"/>
            </w:rPr>
            <w:delText>-</w:delText>
          </w:r>
          <w:r w:rsidR="00DE399C" w:rsidRPr="005766B7" w:rsidDel="004E32C9">
            <w:rPr>
              <w:rFonts w:ascii="Times New Roman" w:eastAsia="Times New Roman" w:hAnsi="Times New Roman" w:cs="Times New Roman"/>
              <w:color w:val="000000" w:themeColor="text1"/>
              <w:sz w:val="24"/>
              <w:szCs w:val="24"/>
            </w:rPr>
            <w:delText>neuron and population</w:delText>
          </w:r>
          <w:r w:rsidR="00DE399C" w:rsidDel="004E32C9">
            <w:rPr>
              <w:rFonts w:ascii="Times New Roman" w:eastAsia="Times New Roman" w:hAnsi="Times New Roman" w:cs="Times New Roman"/>
              <w:color w:val="000000" w:themeColor="text1"/>
              <w:sz w:val="24"/>
              <w:szCs w:val="24"/>
            </w:rPr>
            <w:delText xml:space="preserve"> level</w:delText>
          </w:r>
          <w:r w:rsidR="00DE399C" w:rsidRPr="005766B7" w:rsidDel="004E32C9">
            <w:rPr>
              <w:rFonts w:ascii="Times New Roman" w:eastAsia="Times New Roman" w:hAnsi="Times New Roman" w:cs="Times New Roman"/>
              <w:color w:val="000000" w:themeColor="text1"/>
              <w:sz w:val="24"/>
              <w:szCs w:val="24"/>
            </w:rPr>
            <w:delText xml:space="preserve"> support </w:delText>
          </w:r>
          <w:r w:rsidR="00DE399C" w:rsidDel="004E32C9">
            <w:rPr>
              <w:rFonts w:ascii="Times New Roman" w:eastAsia="Times New Roman" w:hAnsi="Times New Roman" w:cs="Times New Roman"/>
              <w:color w:val="000000" w:themeColor="text1"/>
              <w:sz w:val="24"/>
              <w:szCs w:val="24"/>
            </w:rPr>
            <w:delText>distinct coding patterns across animals</w:delText>
          </w:r>
          <w:r w:rsidR="00DE399C" w:rsidRPr="005766B7" w:rsidDel="004E32C9">
            <w:rPr>
              <w:rFonts w:ascii="Times New Roman" w:eastAsia="Times New Roman" w:hAnsi="Times New Roman" w:cs="Times New Roman"/>
              <w:color w:val="000000" w:themeColor="text1"/>
              <w:sz w:val="24"/>
              <w:szCs w:val="24"/>
            </w:rPr>
            <w:delText xml:space="preserve">. </w:delText>
          </w:r>
        </w:del>
        <w:r w:rsidR="00DE399C" w:rsidRPr="005766B7">
          <w:rPr>
            <w:rFonts w:ascii="Times New Roman" w:eastAsia="Times New Roman" w:hAnsi="Times New Roman" w:cs="Times New Roman"/>
            <w:color w:val="000000" w:themeColor="text1"/>
            <w:sz w:val="24"/>
            <w:szCs w:val="24"/>
          </w:rPr>
          <w:t xml:space="preserve">In Monkey S, only 10% of the neurons tracked discounted value linearly, yet the population showed an early inverse correlation between reward magnitude and delay. </w:t>
        </w:r>
      </w:moveTo>
      <w:ins w:id="816" w:author="Siyu Wang" w:date="2026-03-17T02:32:00Z" w16du:dateUtc="2026-03-17T06:32:00Z">
        <w:r w:rsidR="005A1B9F">
          <w:rPr>
            <w:rFonts w:ascii="Times New Roman" w:eastAsia="Times New Roman" w:hAnsi="Times New Roman" w:cs="Times New Roman"/>
            <w:color w:val="000000" w:themeColor="text1"/>
            <w:sz w:val="24"/>
            <w:szCs w:val="24"/>
          </w:rPr>
          <w:t xml:space="preserve">Population trajectories were </w:t>
        </w:r>
        <w:r w:rsidR="005A1B9F">
          <w:rPr>
            <w:rFonts w:ascii="Times New Roman" w:eastAsia="Times New Roman" w:hAnsi="Times New Roman" w:cs="Times New Roman"/>
            <w:color w:val="000000" w:themeColor="text1"/>
            <w:sz w:val="24"/>
            <w:szCs w:val="24"/>
          </w:rPr>
          <w:t>qualitatively</w:t>
        </w:r>
        <w:r w:rsidR="005A1B9F">
          <w:rPr>
            <w:rFonts w:ascii="Times New Roman" w:eastAsia="Times New Roman" w:hAnsi="Times New Roman" w:cs="Times New Roman"/>
            <w:color w:val="000000" w:themeColor="text1"/>
            <w:sz w:val="24"/>
            <w:szCs w:val="24"/>
          </w:rPr>
          <w:t xml:space="preserve"> entangled, suggesting </w:t>
        </w:r>
        <w:r w:rsidR="005A1B9F" w:rsidRPr="005766B7">
          <w:rPr>
            <w:rFonts w:ascii="Times New Roman" w:eastAsia="Times New Roman" w:hAnsi="Times New Roman" w:cs="Times New Roman"/>
            <w:color w:val="000000" w:themeColor="text1"/>
            <w:sz w:val="24"/>
            <w:szCs w:val="24"/>
          </w:rPr>
          <w:t>that value integration is distributed across the population</w:t>
        </w:r>
      </w:ins>
      <w:ins w:id="817" w:author="Siyu Wang" w:date="2026-03-17T02:34:00Z" w16du:dateUtc="2026-03-17T06:34:00Z">
        <w:r w:rsidR="005A1B9F">
          <w:rPr>
            <w:rFonts w:ascii="Times New Roman" w:eastAsia="Times New Roman" w:hAnsi="Times New Roman" w:cs="Times New Roman"/>
            <w:color w:val="000000" w:themeColor="text1"/>
            <w:sz w:val="24"/>
            <w:szCs w:val="24"/>
          </w:rPr>
          <w:t xml:space="preserve"> and had </w:t>
        </w:r>
      </w:ins>
      <w:ins w:id="818" w:author="Siyu Wang" w:date="2026-03-17T02:35:00Z" w16du:dateUtc="2026-03-17T06:35:00Z">
        <w:r w:rsidR="00423D70">
          <w:rPr>
            <w:rFonts w:ascii="Times New Roman" w:eastAsia="Times New Roman" w:hAnsi="Times New Roman" w:cs="Times New Roman"/>
            <w:color w:val="000000" w:themeColor="text1"/>
            <w:sz w:val="24"/>
            <w:szCs w:val="24"/>
          </w:rPr>
          <w:t xml:space="preserve">complex </w:t>
        </w:r>
      </w:ins>
      <w:ins w:id="819" w:author="Siyu Wang" w:date="2026-03-17T02:34:00Z" w16du:dateUtc="2026-03-17T06:34:00Z">
        <w:r w:rsidR="005A1B9F">
          <w:rPr>
            <w:rFonts w:ascii="Times New Roman" w:eastAsia="Times New Roman" w:hAnsi="Times New Roman" w:cs="Times New Roman"/>
            <w:color w:val="000000" w:themeColor="text1"/>
            <w:sz w:val="24"/>
            <w:szCs w:val="24"/>
          </w:rPr>
          <w:t>non-linear relationships with reward and delay</w:t>
        </w:r>
      </w:ins>
      <w:ins w:id="820" w:author="Siyu Wang" w:date="2026-03-17T02:32:00Z" w16du:dateUtc="2026-03-17T06:32:00Z">
        <w:r w:rsidR="005A1B9F">
          <w:rPr>
            <w:rFonts w:ascii="Times New Roman" w:eastAsia="Times New Roman" w:hAnsi="Times New Roman" w:cs="Times New Roman"/>
            <w:color w:val="000000" w:themeColor="text1"/>
            <w:sz w:val="24"/>
            <w:szCs w:val="24"/>
          </w:rPr>
          <w:t>.</w:t>
        </w:r>
      </w:ins>
      <w:ins w:id="821" w:author="Siyu Wang" w:date="2026-03-17T02:35:00Z" w16du:dateUtc="2026-03-17T06:35:00Z">
        <w:r w:rsidR="00234B7C">
          <w:rPr>
            <w:rFonts w:ascii="Times New Roman" w:eastAsia="Times New Roman" w:hAnsi="Times New Roman" w:cs="Times New Roman"/>
            <w:color w:val="000000" w:themeColor="text1"/>
            <w:sz w:val="24"/>
            <w:szCs w:val="24"/>
          </w:rPr>
          <w:t xml:space="preserve"> </w:t>
        </w:r>
      </w:ins>
      <w:ins w:id="822" w:author="Siyu Wang" w:date="2026-03-17T02:30:00Z" w16du:dateUtc="2026-03-17T06:30:00Z">
        <w:r w:rsidR="00E21F7E" w:rsidRPr="005766B7">
          <w:rPr>
            <w:rFonts w:ascii="Times New Roman" w:eastAsia="Times New Roman" w:hAnsi="Times New Roman" w:cs="Times New Roman"/>
            <w:color w:val="000000" w:themeColor="text1"/>
            <w:sz w:val="24"/>
            <w:szCs w:val="24"/>
          </w:rPr>
          <w:t xml:space="preserve">In contrast, </w:t>
        </w:r>
        <w:r w:rsidR="00E21F7E">
          <w:rPr>
            <w:rFonts w:ascii="Times New Roman" w:eastAsia="Times New Roman" w:hAnsi="Times New Roman" w:cs="Times New Roman"/>
            <w:color w:val="000000" w:themeColor="text1"/>
            <w:sz w:val="24"/>
            <w:szCs w:val="24"/>
          </w:rPr>
          <w:t>in Monkey T</w:t>
        </w:r>
      </w:ins>
      <w:ins w:id="823" w:author="Siyu Wang" w:date="2026-03-17T02:31:00Z" w16du:dateUtc="2026-03-17T06:31:00Z">
        <w:r w:rsidR="00E21F7E">
          <w:rPr>
            <w:rFonts w:ascii="Times New Roman" w:eastAsia="Times New Roman" w:hAnsi="Times New Roman" w:cs="Times New Roman"/>
            <w:color w:val="000000" w:themeColor="text1"/>
            <w:sz w:val="24"/>
            <w:szCs w:val="24"/>
          </w:rPr>
          <w:t xml:space="preserve">, </w:t>
        </w:r>
      </w:ins>
      <w:ins w:id="824" w:author="Siyu Wang" w:date="2026-03-17T02:32:00Z" w16du:dateUtc="2026-03-17T06:32:00Z">
        <w:r w:rsidR="00E21F7E">
          <w:rPr>
            <w:rFonts w:ascii="Times New Roman" w:eastAsia="Times New Roman" w:hAnsi="Times New Roman" w:cs="Times New Roman"/>
            <w:color w:val="000000" w:themeColor="text1"/>
            <w:sz w:val="24"/>
            <w:szCs w:val="24"/>
          </w:rPr>
          <w:t>many</w:t>
        </w:r>
      </w:ins>
      <w:ins w:id="825" w:author="Siyu Wang" w:date="2026-03-17T02:30:00Z" w16du:dateUtc="2026-03-17T06:30:00Z">
        <w:r w:rsidR="00E21F7E">
          <w:rPr>
            <w:rFonts w:ascii="Times New Roman" w:eastAsia="Times New Roman" w:hAnsi="Times New Roman" w:cs="Times New Roman"/>
            <w:color w:val="000000" w:themeColor="text1"/>
            <w:sz w:val="24"/>
            <w:szCs w:val="24"/>
          </w:rPr>
          <w:t xml:space="preserve"> more</w:t>
        </w:r>
        <w:r w:rsidR="00E21F7E" w:rsidRPr="005766B7">
          <w:rPr>
            <w:rFonts w:ascii="Times New Roman" w:eastAsia="Times New Roman" w:hAnsi="Times New Roman" w:cs="Times New Roman"/>
            <w:color w:val="000000" w:themeColor="text1"/>
            <w:sz w:val="24"/>
            <w:szCs w:val="24"/>
          </w:rPr>
          <w:t xml:space="preserve"> neurons</w:t>
        </w:r>
      </w:ins>
      <w:ins w:id="826" w:author="Siyu Wang" w:date="2026-03-17T02:31:00Z" w16du:dateUtc="2026-03-17T06:31:00Z">
        <w:r w:rsidR="00E21F7E">
          <w:rPr>
            <w:rFonts w:ascii="Times New Roman" w:eastAsia="Times New Roman" w:hAnsi="Times New Roman" w:cs="Times New Roman"/>
            <w:color w:val="000000" w:themeColor="text1"/>
            <w:sz w:val="24"/>
            <w:szCs w:val="24"/>
          </w:rPr>
          <w:t xml:space="preserve"> (&gt; 30%)</w:t>
        </w:r>
      </w:ins>
      <w:ins w:id="827" w:author="Siyu Wang" w:date="2026-03-17T02:30:00Z" w16du:dateUtc="2026-03-17T06:30:00Z">
        <w:r w:rsidR="00E21F7E" w:rsidRPr="005766B7">
          <w:rPr>
            <w:rFonts w:ascii="Times New Roman" w:eastAsia="Times New Roman" w:hAnsi="Times New Roman" w:cs="Times New Roman"/>
            <w:color w:val="000000" w:themeColor="text1"/>
            <w:sz w:val="24"/>
            <w:szCs w:val="24"/>
          </w:rPr>
          <w:t xml:space="preserve"> showed linear value coding</w:t>
        </w:r>
      </w:ins>
      <w:ins w:id="828" w:author="Siyu Wang" w:date="2026-03-17T02:31:00Z" w16du:dateUtc="2026-03-17T06:31:00Z">
        <w:r w:rsidR="00E21F7E">
          <w:rPr>
            <w:rFonts w:ascii="Times New Roman" w:eastAsia="Times New Roman" w:hAnsi="Times New Roman" w:cs="Times New Roman"/>
            <w:color w:val="000000" w:themeColor="text1"/>
            <w:sz w:val="24"/>
            <w:szCs w:val="24"/>
          </w:rPr>
          <w:t xml:space="preserve">. </w:t>
        </w:r>
      </w:ins>
      <w:ins w:id="829" w:author="Siyu Wang" w:date="2026-03-17T02:35:00Z" w16du:dateUtc="2026-03-17T06:35:00Z">
        <w:r w:rsidR="00234B7C">
          <w:rPr>
            <w:rFonts w:ascii="Times New Roman" w:eastAsia="Times New Roman" w:hAnsi="Times New Roman" w:cs="Times New Roman"/>
            <w:color w:val="000000" w:themeColor="text1"/>
            <w:sz w:val="24"/>
            <w:szCs w:val="24"/>
          </w:rPr>
          <w:t>Population trajectories were qualitatively unentangled</w:t>
        </w:r>
      </w:ins>
      <w:ins w:id="830" w:author="Siyu Wang" w:date="2026-03-17T02:37:00Z" w16du:dateUtc="2026-03-17T06:37:00Z">
        <w:r w:rsidR="008B3C7F">
          <w:rPr>
            <w:rFonts w:ascii="Times New Roman" w:eastAsia="Times New Roman" w:hAnsi="Times New Roman" w:cs="Times New Roman"/>
            <w:color w:val="000000" w:themeColor="text1"/>
            <w:sz w:val="24"/>
            <w:szCs w:val="24"/>
          </w:rPr>
          <w:t xml:space="preserve"> and linear</w:t>
        </w:r>
      </w:ins>
      <w:ins w:id="831" w:author="Siyu Wang" w:date="2026-03-17T02:36:00Z" w16du:dateUtc="2026-03-17T06:36:00Z">
        <w:r w:rsidR="00234B7C">
          <w:rPr>
            <w:rFonts w:ascii="Times New Roman" w:eastAsia="Times New Roman" w:hAnsi="Times New Roman" w:cs="Times New Roman"/>
            <w:color w:val="000000" w:themeColor="text1"/>
            <w:sz w:val="24"/>
            <w:szCs w:val="24"/>
          </w:rPr>
          <w:t xml:space="preserve">, </w:t>
        </w:r>
        <w:r w:rsidR="00234B7C">
          <w:rPr>
            <w:rFonts w:ascii="Times New Roman" w:eastAsia="Times New Roman" w:hAnsi="Times New Roman" w:cs="Times New Roman"/>
            <w:color w:val="000000" w:themeColor="text1"/>
            <w:sz w:val="24"/>
            <w:szCs w:val="24"/>
          </w:rPr>
          <w:t>with low-dimensional population trajectories</w:t>
        </w:r>
        <w:r w:rsidR="00234B7C">
          <w:rPr>
            <w:rFonts w:ascii="Times New Roman" w:eastAsia="Times New Roman" w:hAnsi="Times New Roman" w:cs="Times New Roman"/>
            <w:color w:val="000000" w:themeColor="text1"/>
            <w:sz w:val="24"/>
            <w:szCs w:val="24"/>
          </w:rPr>
          <w:t xml:space="preserve"> </w:t>
        </w:r>
      </w:ins>
      <w:ins w:id="832" w:author="Siyu Wang" w:date="2026-03-17T02:35:00Z" w16du:dateUtc="2026-03-17T06:35:00Z">
        <w:r w:rsidR="00234B7C">
          <w:rPr>
            <w:rFonts w:ascii="Times New Roman" w:eastAsia="Times New Roman" w:hAnsi="Times New Roman" w:cs="Times New Roman"/>
            <w:color w:val="000000" w:themeColor="text1"/>
            <w:sz w:val="24"/>
            <w:szCs w:val="24"/>
          </w:rPr>
          <w:t>well separated</w:t>
        </w:r>
      </w:ins>
      <w:ins w:id="833" w:author="Siyu Wang" w:date="2026-03-17T02:36:00Z" w16du:dateUtc="2026-03-17T06:36:00Z">
        <w:r w:rsidR="00234B7C">
          <w:rPr>
            <w:rFonts w:ascii="Times New Roman" w:eastAsia="Times New Roman" w:hAnsi="Times New Roman" w:cs="Times New Roman"/>
            <w:color w:val="000000" w:themeColor="text1"/>
            <w:sz w:val="24"/>
            <w:szCs w:val="24"/>
          </w:rPr>
          <w:t xml:space="preserve"> by value. </w:t>
        </w:r>
      </w:ins>
      <w:ins w:id="834" w:author="Siyu Wang" w:date="2026-03-17T02:38:00Z" w16du:dateUtc="2026-03-17T06:38:00Z">
        <w:r w:rsidR="00904F35">
          <w:rPr>
            <w:rFonts w:ascii="Times New Roman" w:eastAsia="Times New Roman" w:hAnsi="Times New Roman" w:cs="Times New Roman"/>
            <w:color w:val="000000" w:themeColor="text1"/>
            <w:sz w:val="24"/>
            <w:szCs w:val="24"/>
          </w:rPr>
          <w:t>In the second analysis, we more directly assess</w:t>
        </w:r>
      </w:ins>
      <w:ins w:id="835" w:author="Siyu Wang" w:date="2026-03-17T02:40:00Z" w16du:dateUtc="2026-03-17T06:40:00Z">
        <w:r w:rsidR="0031246E">
          <w:rPr>
            <w:rFonts w:ascii="Times New Roman" w:eastAsia="Times New Roman" w:hAnsi="Times New Roman" w:cs="Times New Roman"/>
            <w:color w:val="000000" w:themeColor="text1"/>
            <w:sz w:val="24"/>
            <w:szCs w:val="24"/>
          </w:rPr>
          <w:t>ed</w:t>
        </w:r>
      </w:ins>
      <w:ins w:id="836" w:author="Siyu Wang" w:date="2026-03-17T02:38:00Z" w16du:dateUtc="2026-03-17T06:38:00Z">
        <w:r w:rsidR="00904F35">
          <w:rPr>
            <w:rFonts w:ascii="Times New Roman" w:eastAsia="Times New Roman" w:hAnsi="Times New Roman" w:cs="Times New Roman"/>
            <w:color w:val="000000" w:themeColor="text1"/>
            <w:sz w:val="24"/>
            <w:szCs w:val="24"/>
          </w:rPr>
          <w:t xml:space="preserve"> whether reward and delay </w:t>
        </w:r>
        <w:r w:rsidR="00570155">
          <w:rPr>
            <w:rFonts w:ascii="Times New Roman" w:eastAsia="Times New Roman" w:hAnsi="Times New Roman" w:cs="Times New Roman"/>
            <w:color w:val="000000" w:themeColor="text1"/>
            <w:sz w:val="24"/>
            <w:szCs w:val="24"/>
          </w:rPr>
          <w:t>were</w:t>
        </w:r>
        <w:r w:rsidR="00904F35">
          <w:rPr>
            <w:rFonts w:ascii="Times New Roman" w:eastAsia="Times New Roman" w:hAnsi="Times New Roman" w:cs="Times New Roman"/>
            <w:color w:val="000000" w:themeColor="text1"/>
            <w:sz w:val="24"/>
            <w:szCs w:val="24"/>
          </w:rPr>
          <w:t xml:space="preserve"> represented independently. </w:t>
        </w:r>
      </w:ins>
      <w:ins w:id="837" w:author="Siyu Wang" w:date="2026-03-17T02:39:00Z" w16du:dateUtc="2026-03-17T06:39:00Z">
        <w:r w:rsidR="0031246E">
          <w:rPr>
            <w:rFonts w:ascii="Times New Roman" w:eastAsia="Times New Roman" w:hAnsi="Times New Roman" w:cs="Times New Roman"/>
            <w:color w:val="000000" w:themeColor="text1"/>
            <w:sz w:val="24"/>
            <w:szCs w:val="24"/>
          </w:rPr>
          <w:t>If reward and delay were independently encoded</w:t>
        </w:r>
      </w:ins>
      <w:ins w:id="838" w:author="Siyu Wang" w:date="2026-03-17T02:40:00Z" w16du:dateUtc="2026-03-17T06:40:00Z">
        <w:r w:rsidR="0031246E">
          <w:rPr>
            <w:rFonts w:ascii="Times New Roman" w:eastAsia="Times New Roman" w:hAnsi="Times New Roman" w:cs="Times New Roman"/>
            <w:color w:val="000000" w:themeColor="text1"/>
            <w:sz w:val="24"/>
            <w:szCs w:val="24"/>
          </w:rPr>
          <w:t xml:space="preserve">, we should be able to predict </w:t>
        </w:r>
      </w:ins>
      <w:ins w:id="839" w:author="Siyu Wang" w:date="2026-03-17T02:43:00Z" w16du:dateUtc="2026-03-17T06:43:00Z">
        <w:r w:rsidR="000126CD">
          <w:rPr>
            <w:rFonts w:ascii="Times New Roman" w:eastAsia="Times New Roman" w:hAnsi="Times New Roman" w:cs="Times New Roman"/>
            <w:color w:val="000000" w:themeColor="text1"/>
            <w:sz w:val="24"/>
            <w:szCs w:val="24"/>
          </w:rPr>
          <w:t xml:space="preserve">offer identity (i.e., </w:t>
        </w:r>
      </w:ins>
      <w:ins w:id="840" w:author="Siyu Wang" w:date="2026-03-17T02:40:00Z" w16du:dateUtc="2026-03-17T06:40:00Z">
        <w:r w:rsidR="0031246E">
          <w:rPr>
            <w:rFonts w:ascii="Times New Roman" w:eastAsia="Times New Roman" w:hAnsi="Times New Roman" w:cs="Times New Roman"/>
            <w:color w:val="000000" w:themeColor="text1"/>
            <w:sz w:val="24"/>
            <w:szCs w:val="24"/>
          </w:rPr>
          <w:t>which of the 9 delayed rew</w:t>
        </w:r>
      </w:ins>
      <w:ins w:id="841" w:author="Siyu Wang" w:date="2026-03-17T02:41:00Z" w16du:dateUtc="2026-03-17T06:41:00Z">
        <w:r w:rsidR="0031246E">
          <w:rPr>
            <w:rFonts w:ascii="Times New Roman" w:eastAsia="Times New Roman" w:hAnsi="Times New Roman" w:cs="Times New Roman"/>
            <w:color w:val="000000" w:themeColor="text1"/>
            <w:sz w:val="24"/>
            <w:szCs w:val="24"/>
          </w:rPr>
          <w:t xml:space="preserve">ard offer was presented </w:t>
        </w:r>
      </w:ins>
      <w:ins w:id="842" w:author="Siyu Wang" w:date="2026-03-17T02:42:00Z" w16du:dateUtc="2026-03-17T06:42:00Z">
        <w:r w:rsidR="000126CD">
          <w:rPr>
            <w:rFonts w:ascii="Times New Roman" w:eastAsia="Times New Roman" w:hAnsi="Times New Roman" w:cs="Times New Roman"/>
            <w:color w:val="000000" w:themeColor="text1"/>
            <w:sz w:val="24"/>
            <w:szCs w:val="24"/>
          </w:rPr>
          <w:t>t</w:t>
        </w:r>
      </w:ins>
      <w:ins w:id="843" w:author="Siyu Wang" w:date="2026-03-17T02:43:00Z" w16du:dateUtc="2026-03-17T06:43:00Z">
        <w:r w:rsidR="000126CD">
          <w:rPr>
            <w:rFonts w:ascii="Times New Roman" w:eastAsia="Times New Roman" w:hAnsi="Times New Roman" w:cs="Times New Roman"/>
            <w:color w:val="000000" w:themeColor="text1"/>
            <w:sz w:val="24"/>
            <w:szCs w:val="24"/>
          </w:rPr>
          <w:t xml:space="preserve">o the animal) </w:t>
        </w:r>
      </w:ins>
      <w:ins w:id="844" w:author="Siyu Wang" w:date="2026-03-17T02:41:00Z" w16du:dateUtc="2026-03-17T06:41:00Z">
        <w:r w:rsidR="0031246E">
          <w:rPr>
            <w:rFonts w:ascii="Times New Roman" w:eastAsia="Times New Roman" w:hAnsi="Times New Roman" w:cs="Times New Roman"/>
            <w:color w:val="000000" w:themeColor="text1"/>
            <w:sz w:val="24"/>
            <w:szCs w:val="24"/>
          </w:rPr>
          <w:t xml:space="preserve">by decoding reward and delay separately. On the other hand, if reward and delay information were integrated non-linearly, then we should be able to </w:t>
        </w:r>
      </w:ins>
      <w:ins w:id="845" w:author="Siyu Wang" w:date="2026-03-17T02:42:00Z" w16du:dateUtc="2026-03-17T06:42:00Z">
        <w:r w:rsidR="0031246E">
          <w:rPr>
            <w:rFonts w:ascii="Times New Roman" w:eastAsia="Times New Roman" w:hAnsi="Times New Roman" w:cs="Times New Roman"/>
            <w:color w:val="000000" w:themeColor="text1"/>
            <w:sz w:val="24"/>
            <w:szCs w:val="24"/>
          </w:rPr>
          <w:t xml:space="preserve">decode delayed offer identity better than the independence prediction. </w:t>
        </w:r>
      </w:ins>
      <w:ins w:id="846" w:author="Siyu Wang" w:date="2026-03-17T02:43:00Z" w16du:dateUtc="2026-03-17T06:43:00Z">
        <w:r w:rsidR="00CC6D01">
          <w:rPr>
            <w:rFonts w:ascii="Times New Roman" w:eastAsia="Times New Roman" w:hAnsi="Times New Roman" w:cs="Times New Roman"/>
            <w:color w:val="000000" w:themeColor="text1"/>
            <w:sz w:val="24"/>
            <w:szCs w:val="24"/>
          </w:rPr>
          <w:t xml:space="preserve">We found statistical evidence that </w:t>
        </w:r>
      </w:ins>
      <w:moveTo w:id="847" w:author="Siyu Wang" w:date="2026-03-17T02:27:00Z" w16du:dateUtc="2026-03-17T06:27:00Z">
        <w:del w:id="848" w:author="Siyu Wang" w:date="2026-03-17T02:32:00Z" w16du:dateUtc="2026-03-17T06:32:00Z">
          <w:r w:rsidR="00DE399C" w:rsidDel="005A1B9F">
            <w:rPr>
              <w:rFonts w:ascii="Times New Roman" w:eastAsia="Times New Roman" w:hAnsi="Times New Roman" w:cs="Times New Roman"/>
              <w:color w:val="000000" w:themeColor="text1"/>
              <w:sz w:val="24"/>
              <w:szCs w:val="24"/>
            </w:rPr>
            <w:delText xml:space="preserve">Population trajectories were complex and entangled, suggesting </w:delText>
          </w:r>
          <w:r w:rsidR="00DE399C" w:rsidRPr="005766B7" w:rsidDel="005A1B9F">
            <w:rPr>
              <w:rFonts w:ascii="Times New Roman" w:eastAsia="Times New Roman" w:hAnsi="Times New Roman" w:cs="Times New Roman"/>
              <w:color w:val="000000" w:themeColor="text1"/>
              <w:sz w:val="24"/>
              <w:szCs w:val="24"/>
            </w:rPr>
            <w:delText>that value integration is distributed across the population and relies on dynamic, context-sensitive coding</w:delText>
          </w:r>
          <w:r w:rsidR="00DE399C" w:rsidDel="005A1B9F">
            <w:rPr>
              <w:rFonts w:ascii="Times New Roman" w:eastAsia="Times New Roman" w:hAnsi="Times New Roman" w:cs="Times New Roman"/>
              <w:color w:val="000000" w:themeColor="text1"/>
              <w:sz w:val="24"/>
              <w:szCs w:val="24"/>
            </w:rPr>
            <w:delText xml:space="preserve">. </w:delText>
          </w:r>
        </w:del>
        <w:del w:id="849" w:author="Siyu Wang" w:date="2026-03-17T02:35:00Z" w16du:dateUtc="2026-03-17T06:35:00Z">
          <w:r w:rsidR="00DE399C" w:rsidDel="00234B7C">
            <w:rPr>
              <w:rFonts w:ascii="Times New Roman" w:eastAsia="Times New Roman" w:hAnsi="Times New Roman" w:cs="Times New Roman"/>
              <w:color w:val="000000" w:themeColor="text1"/>
              <w:sz w:val="24"/>
              <w:szCs w:val="24"/>
            </w:rPr>
            <w:delText xml:space="preserve">This pattern aligns with the strategy adopted by Monkey S, indicating that dlPFC flexibly represents multiple task-relevant features before action execution. </w:delText>
          </w:r>
        </w:del>
      </w:moveTo>
    </w:p>
    <w:p w14:paraId="4A87CFA9" w14:textId="4A38ECC0" w:rsidR="00DE399C" w:rsidRPr="005766B7" w:rsidDel="008B3C7F" w:rsidRDefault="00DE399C" w:rsidP="00AA31DE">
      <w:pPr>
        <w:shd w:val="clear" w:color="auto" w:fill="FFFFFF"/>
        <w:spacing w:after="0" w:line="480" w:lineRule="auto"/>
        <w:rPr>
          <w:del w:id="850" w:author="Siyu Wang" w:date="2026-03-17T02:36:00Z" w16du:dateUtc="2026-03-17T06:36:00Z"/>
          <w:moveTo w:id="851" w:author="Siyu Wang" w:date="2026-03-17T02:27:00Z" w16du:dateUtc="2026-03-17T06:27:00Z"/>
          <w:rFonts w:ascii="Times New Roman" w:eastAsia="Times New Roman" w:hAnsi="Times New Roman" w:cs="Times New Roman"/>
          <w:color w:val="000000" w:themeColor="text1"/>
          <w:sz w:val="24"/>
          <w:szCs w:val="24"/>
        </w:rPr>
        <w:pPrChange w:id="852" w:author="Siyu Wang" w:date="2026-03-17T02:46:00Z" w16du:dateUtc="2026-03-17T06:46:00Z">
          <w:pPr>
            <w:shd w:val="clear" w:color="auto" w:fill="FFFFFF"/>
            <w:spacing w:after="0" w:line="480" w:lineRule="auto"/>
          </w:pPr>
        </w:pPrChange>
      </w:pPr>
      <w:moveTo w:id="853" w:author="Siyu Wang" w:date="2026-03-17T02:27:00Z" w16du:dateUtc="2026-03-17T06:27:00Z">
        <w:del w:id="854" w:author="Siyu Wang" w:date="2026-03-17T02:30:00Z" w16du:dateUtc="2026-03-17T06:30:00Z">
          <w:r w:rsidRPr="005766B7" w:rsidDel="00E21F7E">
            <w:rPr>
              <w:rFonts w:ascii="Times New Roman" w:eastAsia="Times New Roman" w:hAnsi="Times New Roman" w:cs="Times New Roman"/>
              <w:color w:val="000000" w:themeColor="text1"/>
              <w:sz w:val="24"/>
              <w:szCs w:val="24"/>
            </w:rPr>
            <w:delText xml:space="preserve">In contrast, </w:delText>
          </w:r>
          <w:r w:rsidDel="00E21F7E">
            <w:rPr>
              <w:rFonts w:ascii="Times New Roman" w:eastAsia="Times New Roman" w:hAnsi="Times New Roman" w:cs="Times New Roman"/>
              <w:color w:val="000000" w:themeColor="text1"/>
              <w:sz w:val="24"/>
              <w:szCs w:val="24"/>
            </w:rPr>
            <w:delText>in Monkey T more</w:delText>
          </w:r>
          <w:r w:rsidRPr="005766B7" w:rsidDel="00E21F7E">
            <w:rPr>
              <w:rFonts w:ascii="Times New Roman" w:eastAsia="Times New Roman" w:hAnsi="Times New Roman" w:cs="Times New Roman"/>
              <w:color w:val="000000" w:themeColor="text1"/>
              <w:sz w:val="24"/>
              <w:szCs w:val="24"/>
            </w:rPr>
            <w:delText xml:space="preserve"> neurons showed linear </w:delText>
          </w:r>
          <w:r w:rsidDel="00E21F7E">
            <w:rPr>
              <w:rFonts w:ascii="Times New Roman" w:eastAsia="Times New Roman" w:hAnsi="Times New Roman" w:cs="Times New Roman"/>
              <w:color w:val="000000" w:themeColor="text1"/>
              <w:sz w:val="24"/>
              <w:szCs w:val="24"/>
            </w:rPr>
            <w:delText xml:space="preserve">and uniform </w:delText>
          </w:r>
          <w:r w:rsidRPr="005766B7" w:rsidDel="00E21F7E">
            <w:rPr>
              <w:rFonts w:ascii="Times New Roman" w:eastAsia="Times New Roman" w:hAnsi="Times New Roman" w:cs="Times New Roman"/>
              <w:color w:val="000000" w:themeColor="text1"/>
              <w:sz w:val="24"/>
              <w:szCs w:val="24"/>
            </w:rPr>
            <w:delText>value coding</w:delText>
          </w:r>
        </w:del>
        <w:del w:id="855" w:author="Siyu Wang" w:date="2026-03-17T02:35:00Z" w16du:dateUtc="2026-03-17T06:35:00Z">
          <w:r w:rsidRPr="005766B7" w:rsidDel="00234B7C">
            <w:rPr>
              <w:rFonts w:ascii="Times New Roman" w:eastAsia="Times New Roman" w:hAnsi="Times New Roman" w:cs="Times New Roman"/>
              <w:color w:val="000000" w:themeColor="text1"/>
              <w:sz w:val="24"/>
              <w:szCs w:val="24"/>
            </w:rPr>
            <w:delText>,</w:delText>
          </w:r>
        </w:del>
        <w:del w:id="856" w:author="Siyu Wang" w:date="2026-03-17T02:36:00Z" w16du:dateUtc="2026-03-17T06:36:00Z">
          <w:r w:rsidRPr="005766B7" w:rsidDel="008B3C7F">
            <w:rPr>
              <w:rFonts w:ascii="Times New Roman" w:eastAsia="Times New Roman" w:hAnsi="Times New Roman" w:cs="Times New Roman"/>
              <w:color w:val="000000" w:themeColor="text1"/>
              <w:sz w:val="24"/>
              <w:szCs w:val="24"/>
            </w:rPr>
            <w:delText xml:space="preserve"> </w:delText>
          </w:r>
          <w:r w:rsidDel="00234B7C">
            <w:rPr>
              <w:rFonts w:ascii="Times New Roman" w:eastAsia="Times New Roman" w:hAnsi="Times New Roman" w:cs="Times New Roman"/>
              <w:color w:val="000000" w:themeColor="text1"/>
              <w:sz w:val="24"/>
              <w:szCs w:val="24"/>
            </w:rPr>
            <w:delText>with low-dimensional population trajectories</w:delText>
          </w:r>
          <w:r w:rsidDel="008B3C7F">
            <w:rPr>
              <w:rFonts w:ascii="Times New Roman" w:eastAsia="Times New Roman" w:hAnsi="Times New Roman" w:cs="Times New Roman"/>
              <w:color w:val="000000" w:themeColor="text1"/>
              <w:sz w:val="24"/>
              <w:szCs w:val="24"/>
            </w:rPr>
            <w:delText xml:space="preserve">, </w:delText>
          </w:r>
          <w:r w:rsidRPr="005766B7" w:rsidDel="008B3C7F">
            <w:rPr>
              <w:rFonts w:ascii="Times New Roman" w:eastAsia="Times New Roman" w:hAnsi="Times New Roman" w:cs="Times New Roman"/>
              <w:color w:val="000000" w:themeColor="text1"/>
              <w:sz w:val="24"/>
              <w:szCs w:val="24"/>
            </w:rPr>
            <w:delText xml:space="preserve">consistent with a more rigid and uniform representation </w:delText>
          </w:r>
          <w:r w:rsidDel="008B3C7F">
            <w:rPr>
              <w:rFonts w:ascii="Times New Roman" w:eastAsia="Times New Roman" w:hAnsi="Times New Roman" w:cs="Times New Roman"/>
              <w:color w:val="000000" w:themeColor="text1"/>
              <w:sz w:val="24"/>
              <w:szCs w:val="24"/>
            </w:rPr>
            <w:delText>aligned with</w:delText>
          </w:r>
          <w:r w:rsidRPr="005766B7" w:rsidDel="008B3C7F">
            <w:rPr>
              <w:rFonts w:ascii="Times New Roman" w:eastAsia="Times New Roman" w:hAnsi="Times New Roman" w:cs="Times New Roman"/>
              <w:color w:val="000000" w:themeColor="text1"/>
              <w:sz w:val="24"/>
              <w:szCs w:val="24"/>
            </w:rPr>
            <w:delText xml:space="preserve"> </w:delText>
          </w:r>
          <w:r w:rsidDel="008B3C7F">
            <w:rPr>
              <w:rFonts w:ascii="Times New Roman" w:eastAsia="Times New Roman" w:hAnsi="Times New Roman" w:cs="Times New Roman"/>
              <w:color w:val="000000" w:themeColor="text1"/>
              <w:sz w:val="24"/>
              <w:szCs w:val="24"/>
            </w:rPr>
            <w:delText>his</w:delText>
          </w:r>
          <w:r w:rsidRPr="005766B7" w:rsidDel="008B3C7F">
            <w:rPr>
              <w:rFonts w:ascii="Times New Roman" w:eastAsia="Times New Roman" w:hAnsi="Times New Roman" w:cs="Times New Roman"/>
              <w:color w:val="000000" w:themeColor="text1"/>
              <w:sz w:val="24"/>
              <w:szCs w:val="24"/>
            </w:rPr>
            <w:delText xml:space="preserve"> reactive</w:delText>
          </w:r>
          <w:r w:rsidDel="008B3C7F">
            <w:rPr>
              <w:rFonts w:ascii="Times New Roman" w:eastAsia="Times New Roman" w:hAnsi="Times New Roman" w:cs="Times New Roman"/>
              <w:color w:val="000000" w:themeColor="text1"/>
              <w:sz w:val="24"/>
              <w:szCs w:val="24"/>
            </w:rPr>
            <w:delText xml:space="preserve">, go signal-driven </w:delText>
          </w:r>
          <w:r w:rsidRPr="005766B7" w:rsidDel="008B3C7F">
            <w:rPr>
              <w:rFonts w:ascii="Times New Roman" w:eastAsia="Times New Roman" w:hAnsi="Times New Roman" w:cs="Times New Roman"/>
              <w:color w:val="000000" w:themeColor="text1"/>
              <w:sz w:val="24"/>
              <w:szCs w:val="24"/>
            </w:rPr>
            <w:delText>strate</w:delText>
          </w:r>
          <w:r w:rsidDel="008B3C7F">
            <w:rPr>
              <w:rFonts w:ascii="Times New Roman" w:eastAsia="Times New Roman" w:hAnsi="Times New Roman" w:cs="Times New Roman"/>
              <w:color w:val="000000" w:themeColor="text1"/>
              <w:sz w:val="24"/>
              <w:szCs w:val="24"/>
            </w:rPr>
            <w:delText xml:space="preserve">gy. </w:delText>
          </w:r>
        </w:del>
      </w:moveTo>
    </w:p>
    <w:p w14:paraId="7F86AFAD" w14:textId="400D9EAB" w:rsidR="00B051A7" w:rsidDel="00C70C17" w:rsidRDefault="00DE399C" w:rsidP="00CC6D01">
      <w:pPr>
        <w:shd w:val="clear" w:color="auto" w:fill="FFFFFF"/>
        <w:spacing w:after="0" w:line="480" w:lineRule="auto"/>
        <w:ind w:firstLine="360"/>
        <w:rPr>
          <w:del w:id="857" w:author="Siyu Wang" w:date="2026-03-17T02:45:00Z" w16du:dateUtc="2026-03-17T06:45:00Z"/>
          <w:moveTo w:id="858" w:author="Siyu Wang" w:date="2026-03-17T02:27:00Z" w16du:dateUtc="2026-03-17T06:27:00Z"/>
          <w:rFonts w:ascii="Times New Roman" w:eastAsia="Times New Roman" w:hAnsi="Times New Roman" w:cs="Times New Roman"/>
          <w:color w:val="000000" w:themeColor="text1"/>
          <w:sz w:val="24"/>
          <w:szCs w:val="24"/>
        </w:rPr>
        <w:pPrChange w:id="859" w:author="Siyu Wang" w:date="2026-03-17T02:43:00Z" w16du:dateUtc="2026-03-17T06:43:00Z">
          <w:pPr>
            <w:shd w:val="clear" w:color="auto" w:fill="FFFFFF"/>
            <w:spacing w:after="0" w:line="480" w:lineRule="auto"/>
          </w:pPr>
        </w:pPrChange>
      </w:pPr>
      <w:moveTo w:id="860" w:author="Siyu Wang" w:date="2026-03-17T02:27:00Z" w16du:dateUtc="2026-03-17T06:27:00Z">
        <w:del w:id="861" w:author="Siyu Wang" w:date="2026-03-17T02:43:00Z" w16du:dateUtc="2026-03-17T06:43:00Z">
          <w:r w:rsidRPr="005766B7" w:rsidDel="00CC6D01">
            <w:rPr>
              <w:rFonts w:ascii="Times New Roman" w:eastAsia="Times New Roman" w:hAnsi="Times New Roman" w:cs="Times New Roman"/>
              <w:color w:val="000000" w:themeColor="text1"/>
              <w:sz w:val="24"/>
              <w:szCs w:val="24"/>
            </w:rPr>
            <w:delText xml:space="preserve">Population decoding further </w:delText>
          </w:r>
          <w:r w:rsidDel="00CC6D01">
            <w:rPr>
              <w:rFonts w:ascii="Times New Roman" w:eastAsia="Times New Roman" w:hAnsi="Times New Roman" w:cs="Times New Roman"/>
              <w:color w:val="000000" w:themeColor="text1"/>
              <w:sz w:val="24"/>
              <w:szCs w:val="24"/>
            </w:rPr>
            <w:delText>supported these differences</w:delText>
          </w:r>
          <w:r w:rsidRPr="005766B7" w:rsidDel="00CC6D01">
            <w:rPr>
              <w:rFonts w:ascii="Times New Roman" w:eastAsia="Times New Roman" w:hAnsi="Times New Roman" w:cs="Times New Roman"/>
              <w:color w:val="000000" w:themeColor="text1"/>
              <w:sz w:val="24"/>
              <w:szCs w:val="24"/>
            </w:rPr>
            <w:delText xml:space="preserve">. </w:delText>
          </w:r>
          <w:r w:rsidDel="00CC6D01">
            <w:rPr>
              <w:rFonts w:ascii="Times New Roman" w:eastAsia="Times New Roman" w:hAnsi="Times New Roman" w:cs="Times New Roman"/>
              <w:color w:val="000000" w:themeColor="text1"/>
              <w:sz w:val="24"/>
              <w:szCs w:val="24"/>
            </w:rPr>
            <w:delText>I</w:delText>
          </w:r>
          <w:r w:rsidRPr="005766B7" w:rsidDel="00CC6D01">
            <w:rPr>
              <w:rFonts w:ascii="Times New Roman" w:eastAsia="Times New Roman" w:hAnsi="Times New Roman" w:cs="Times New Roman"/>
              <w:color w:val="000000" w:themeColor="text1"/>
              <w:sz w:val="24"/>
              <w:szCs w:val="24"/>
            </w:rPr>
            <w:delText>n Monkey S, interaction</w:delText>
          </w:r>
        </w:del>
        <w:del w:id="862" w:author="Siyu Wang" w:date="2026-03-17T02:44:00Z" w16du:dateUtc="2026-03-17T06:44:00Z">
          <w:r w:rsidRPr="005766B7" w:rsidDel="00CC6D01">
            <w:rPr>
              <w:rFonts w:ascii="Times New Roman" w:eastAsia="Times New Roman" w:hAnsi="Times New Roman" w:cs="Times New Roman"/>
              <w:color w:val="000000" w:themeColor="text1"/>
              <w:sz w:val="24"/>
              <w:szCs w:val="24"/>
            </w:rPr>
            <w:delText xml:space="preserve"> </w:delText>
          </w:r>
        </w:del>
        <w:r w:rsidRPr="005766B7">
          <w:rPr>
            <w:rFonts w:ascii="Times New Roman" w:eastAsia="Times New Roman" w:hAnsi="Times New Roman" w:cs="Times New Roman"/>
            <w:color w:val="000000" w:themeColor="text1"/>
            <w:sz w:val="24"/>
            <w:szCs w:val="24"/>
          </w:rPr>
          <w:t xml:space="preserve">decoding accuracy </w:t>
        </w:r>
      </w:moveTo>
      <w:ins w:id="863" w:author="Siyu Wang" w:date="2026-03-17T02:44:00Z" w16du:dateUtc="2026-03-17T06:44:00Z">
        <w:r w:rsidR="00CC6D01">
          <w:rPr>
            <w:rFonts w:ascii="Times New Roman" w:eastAsia="Times New Roman" w:hAnsi="Times New Roman" w:cs="Times New Roman"/>
            <w:color w:val="000000" w:themeColor="text1"/>
            <w:sz w:val="24"/>
            <w:szCs w:val="24"/>
          </w:rPr>
          <w:t xml:space="preserve">for offer identity </w:t>
        </w:r>
      </w:ins>
      <w:moveTo w:id="864" w:author="Siyu Wang" w:date="2026-03-17T02:27:00Z" w16du:dateUtc="2026-03-17T06:27:00Z">
        <w:r w:rsidRPr="005766B7">
          <w:rPr>
            <w:rFonts w:ascii="Times New Roman" w:eastAsia="Times New Roman" w:hAnsi="Times New Roman" w:cs="Times New Roman"/>
            <w:color w:val="000000" w:themeColor="text1"/>
            <w:sz w:val="24"/>
            <w:szCs w:val="24"/>
          </w:rPr>
          <w:t xml:space="preserve">exceeded </w:t>
        </w:r>
      </w:moveTo>
      <w:ins w:id="865" w:author="Siyu Wang" w:date="2026-03-17T02:44:00Z" w16du:dateUtc="2026-03-17T06:44:00Z">
        <w:r w:rsidR="00CC6D01">
          <w:rPr>
            <w:rFonts w:ascii="Times New Roman" w:eastAsia="Times New Roman" w:hAnsi="Times New Roman" w:cs="Times New Roman"/>
            <w:color w:val="000000" w:themeColor="text1"/>
            <w:sz w:val="24"/>
            <w:szCs w:val="24"/>
          </w:rPr>
          <w:t xml:space="preserve">the independence </w:t>
        </w:r>
      </w:ins>
      <w:moveTo w:id="866" w:author="Siyu Wang" w:date="2026-03-17T02:27:00Z" w16du:dateUtc="2026-03-17T06:27:00Z">
        <w:r w:rsidRPr="005766B7">
          <w:rPr>
            <w:rFonts w:ascii="Times New Roman" w:eastAsia="Times New Roman" w:hAnsi="Times New Roman" w:cs="Times New Roman"/>
            <w:color w:val="000000" w:themeColor="text1"/>
            <w:sz w:val="24"/>
            <w:szCs w:val="24"/>
          </w:rPr>
          <w:t>prediction</w:t>
        </w:r>
      </w:moveTo>
      <w:ins w:id="867" w:author="Siyu Wang" w:date="2026-03-17T02:44:00Z" w16du:dateUtc="2026-03-17T06:44:00Z">
        <w:r w:rsidR="00CC6D01">
          <w:rPr>
            <w:rFonts w:ascii="Times New Roman" w:eastAsia="Times New Roman" w:hAnsi="Times New Roman" w:cs="Times New Roman"/>
            <w:color w:val="000000" w:themeColor="text1"/>
            <w:sz w:val="24"/>
            <w:szCs w:val="24"/>
          </w:rPr>
          <w:t xml:space="preserve"> for monkey S but not monkey T. This agrees with </w:t>
        </w:r>
      </w:ins>
      <w:ins w:id="868" w:author="Siyu Wang" w:date="2026-03-17T02:45:00Z" w16du:dateUtc="2026-03-17T06:45:00Z">
        <w:r w:rsidR="00CC6D01">
          <w:rPr>
            <w:rFonts w:ascii="Times New Roman" w:eastAsia="Times New Roman" w:hAnsi="Times New Roman" w:cs="Times New Roman"/>
            <w:color w:val="000000" w:themeColor="text1"/>
            <w:sz w:val="24"/>
            <w:szCs w:val="24"/>
          </w:rPr>
          <w:t xml:space="preserve">the first analysis of </w:t>
        </w:r>
        <w:r w:rsidR="009B6B84">
          <w:rPr>
            <w:rFonts w:ascii="Times New Roman" w:eastAsia="Times New Roman" w:hAnsi="Times New Roman" w:cs="Times New Roman"/>
            <w:color w:val="000000" w:themeColor="text1"/>
            <w:sz w:val="24"/>
            <w:szCs w:val="24"/>
          </w:rPr>
          <w:t xml:space="preserve">coding </w:t>
        </w:r>
        <w:r w:rsidR="00CC6D01">
          <w:rPr>
            <w:rFonts w:ascii="Times New Roman" w:eastAsia="Times New Roman" w:hAnsi="Times New Roman" w:cs="Times New Roman"/>
            <w:color w:val="000000" w:themeColor="text1"/>
            <w:sz w:val="24"/>
            <w:szCs w:val="24"/>
          </w:rPr>
          <w:t xml:space="preserve">linearity. </w:t>
        </w:r>
      </w:ins>
      <w:moveTo w:id="869" w:author="Siyu Wang" w:date="2026-03-17T02:27:00Z" w16du:dateUtc="2026-03-17T06:27:00Z">
        <w:del w:id="870" w:author="Siyu Wang" w:date="2026-03-17T02:44:00Z" w16du:dateUtc="2026-03-17T06:44:00Z">
          <w:r w:rsidRPr="005766B7" w:rsidDel="00CC6D01">
            <w:rPr>
              <w:rFonts w:ascii="Times New Roman" w:eastAsia="Times New Roman" w:hAnsi="Times New Roman" w:cs="Times New Roman"/>
              <w:color w:val="000000" w:themeColor="text1"/>
              <w:sz w:val="24"/>
              <w:szCs w:val="24"/>
            </w:rPr>
            <w:delText>s based on independent encoding, indicating a true neural integration of reward and delay</w:delText>
          </w:r>
          <w:r w:rsidDel="00CC6D01">
            <w:rPr>
              <w:rFonts w:ascii="Times New Roman" w:eastAsia="Times New Roman" w:hAnsi="Times New Roman" w:cs="Times New Roman"/>
              <w:color w:val="000000" w:themeColor="text1"/>
              <w:sz w:val="24"/>
              <w:szCs w:val="24"/>
            </w:rPr>
            <w:delText xml:space="preserve"> that mirrors the animal’s strategy</w:delText>
          </w:r>
          <w:r w:rsidRPr="005766B7" w:rsidDel="00CC6D01">
            <w:rPr>
              <w:rFonts w:ascii="Times New Roman" w:eastAsia="Times New Roman" w:hAnsi="Times New Roman" w:cs="Times New Roman"/>
              <w:color w:val="000000" w:themeColor="text1"/>
              <w:sz w:val="24"/>
              <w:szCs w:val="24"/>
            </w:rPr>
            <w:delText>. Decoding performance for the interaction in Monkey T matched the independent prediction, consistent with the idea that these variables are represented separately</w:delText>
          </w:r>
          <w:r w:rsidDel="00CC6D01">
            <w:rPr>
              <w:rFonts w:ascii="Times New Roman" w:eastAsia="Times New Roman" w:hAnsi="Times New Roman" w:cs="Times New Roman"/>
              <w:color w:val="000000" w:themeColor="text1"/>
              <w:sz w:val="24"/>
              <w:szCs w:val="24"/>
            </w:rPr>
            <w:delText>, in line with the reactive, go signal-driven strategy</w:delText>
          </w:r>
          <w:r w:rsidRPr="005766B7" w:rsidDel="00CC6D01">
            <w:rPr>
              <w:rFonts w:ascii="Times New Roman" w:eastAsia="Times New Roman" w:hAnsi="Times New Roman" w:cs="Times New Roman"/>
              <w:color w:val="000000" w:themeColor="text1"/>
              <w:sz w:val="24"/>
              <w:szCs w:val="24"/>
            </w:rPr>
            <w:delText>.</w:delText>
          </w:r>
        </w:del>
      </w:moveTo>
    </w:p>
    <w:p w14:paraId="59E348D1" w14:textId="23BD340E" w:rsidR="00DE399C" w:rsidRDefault="00DE399C" w:rsidP="00DE399C">
      <w:pPr>
        <w:shd w:val="clear" w:color="auto" w:fill="FFFFFF"/>
        <w:spacing w:after="0" w:line="480" w:lineRule="auto"/>
        <w:rPr>
          <w:ins w:id="871" w:author="Siyu Wang" w:date="2026-03-17T02:48:00Z" w16du:dateUtc="2026-03-17T06:48:00Z"/>
          <w:rFonts w:ascii="Times New Roman" w:eastAsia="Times New Roman" w:hAnsi="Times New Roman" w:cs="Times New Roman"/>
          <w:color w:val="000000" w:themeColor="text1"/>
          <w:sz w:val="24"/>
          <w:szCs w:val="24"/>
        </w:rPr>
      </w:pPr>
      <w:moveTo w:id="872" w:author="Siyu Wang" w:date="2026-03-17T02:27:00Z" w16du:dateUtc="2026-03-17T06:27:00Z">
        <w:r w:rsidRPr="00A30169">
          <w:rPr>
            <w:rFonts w:ascii="Times New Roman" w:eastAsia="Times New Roman" w:hAnsi="Times New Roman" w:cs="Times New Roman"/>
            <w:color w:val="000000" w:themeColor="text1"/>
            <w:sz w:val="24"/>
            <w:szCs w:val="24"/>
          </w:rPr>
          <w:t xml:space="preserve">Together, these results demonstrate </w:t>
        </w:r>
        <w:del w:id="873" w:author="Siyu Wang" w:date="2026-03-17T02:46:00Z" w16du:dateUtc="2026-03-17T06:46:00Z">
          <w:r w:rsidRPr="00A30169" w:rsidDel="00E80B01">
            <w:rPr>
              <w:rFonts w:ascii="Times New Roman" w:eastAsia="Times New Roman" w:hAnsi="Times New Roman" w:cs="Times New Roman"/>
              <w:color w:val="000000" w:themeColor="text1"/>
              <w:sz w:val="24"/>
              <w:szCs w:val="24"/>
            </w:rPr>
            <w:delText>that</w:delText>
          </w:r>
        </w:del>
      </w:moveTo>
      <w:ins w:id="874" w:author="Siyu Wang" w:date="2026-03-17T02:46:00Z" w16du:dateUtc="2026-03-17T06:46:00Z">
        <w:r w:rsidR="00E80B01">
          <w:rPr>
            <w:rFonts w:ascii="Times New Roman" w:eastAsia="Times New Roman" w:hAnsi="Times New Roman" w:cs="Times New Roman"/>
            <w:color w:val="000000" w:themeColor="text1"/>
            <w:sz w:val="24"/>
            <w:szCs w:val="24"/>
          </w:rPr>
          <w:t>the strategy depending coding of reward and time in</w:t>
        </w:r>
      </w:ins>
      <w:moveTo w:id="875" w:author="Siyu Wang" w:date="2026-03-17T02:27:00Z" w16du:dateUtc="2026-03-17T06:27:00Z">
        <w:r w:rsidRPr="00A30169">
          <w:rPr>
            <w:rFonts w:ascii="Times New Roman" w:eastAsia="Times New Roman" w:hAnsi="Times New Roman" w:cs="Times New Roman"/>
            <w:color w:val="000000" w:themeColor="text1"/>
            <w:sz w:val="24"/>
            <w:szCs w:val="24"/>
          </w:rPr>
          <w:t xml:space="preserve"> </w:t>
        </w:r>
        <w:del w:id="876" w:author="Siyu Wang" w:date="2026-03-17T02:46:00Z" w16du:dateUtc="2026-03-17T06:46:00Z">
          <w:r w:rsidRPr="00A30169" w:rsidDel="00E80B01">
            <w:rPr>
              <w:rFonts w:ascii="Times New Roman" w:eastAsia="Times New Roman" w:hAnsi="Times New Roman" w:cs="Times New Roman"/>
              <w:color w:val="000000" w:themeColor="text1"/>
              <w:sz w:val="24"/>
              <w:szCs w:val="24"/>
            </w:rPr>
            <w:delText>dlPFC can flexibly</w:delText>
          </w:r>
        </w:del>
      </w:moveTo>
      <w:ins w:id="877" w:author="Siyu Wang" w:date="2026-03-17T02:46:00Z" w16du:dateUtc="2026-03-17T06:46:00Z">
        <w:r w:rsidR="00E80B01">
          <w:rPr>
            <w:rFonts w:ascii="Times New Roman" w:eastAsia="Times New Roman" w:hAnsi="Times New Roman" w:cs="Times New Roman"/>
            <w:color w:val="000000" w:themeColor="text1"/>
            <w:sz w:val="24"/>
            <w:szCs w:val="24"/>
          </w:rPr>
          <w:t>dlPFC.</w:t>
        </w:r>
      </w:ins>
      <w:moveTo w:id="878" w:author="Siyu Wang" w:date="2026-03-17T02:27:00Z" w16du:dateUtc="2026-03-17T06:27:00Z">
        <w:r w:rsidRPr="00A30169">
          <w:rPr>
            <w:rFonts w:ascii="Times New Roman" w:eastAsia="Times New Roman" w:hAnsi="Times New Roman" w:cs="Times New Roman"/>
            <w:color w:val="000000" w:themeColor="text1"/>
            <w:sz w:val="24"/>
            <w:szCs w:val="24"/>
          </w:rPr>
          <w:t xml:space="preserve"> </w:t>
        </w:r>
        <w:del w:id="879" w:author="Siyu Wang" w:date="2026-03-17T02:45:00Z" w16du:dateUtc="2026-03-17T06:45:00Z">
          <w:r w:rsidRPr="00A30169" w:rsidDel="0069441D">
            <w:rPr>
              <w:rFonts w:ascii="Times New Roman" w:eastAsia="Times New Roman" w:hAnsi="Times New Roman" w:cs="Times New Roman"/>
              <w:color w:val="000000" w:themeColor="text1"/>
              <w:sz w:val="24"/>
              <w:szCs w:val="24"/>
            </w:rPr>
            <w:delText>implement different strategies within the same circuit</w:delText>
          </w:r>
          <w:r w:rsidDel="0069441D">
            <w:rPr>
              <w:rFonts w:ascii="Times New Roman" w:eastAsia="Times New Roman" w:hAnsi="Times New Roman" w:cs="Times New Roman"/>
              <w:color w:val="000000" w:themeColor="text1"/>
              <w:sz w:val="24"/>
              <w:szCs w:val="24"/>
            </w:rPr>
            <w:delText>. The observed neural patterns appear to mirror the animals’ behavioral approaches, showing how</w:delText>
          </w:r>
          <w:r w:rsidRPr="00A30169" w:rsidDel="0069441D">
            <w:rPr>
              <w:rFonts w:ascii="Times New Roman" w:eastAsia="Times New Roman" w:hAnsi="Times New Roman" w:cs="Times New Roman"/>
              <w:color w:val="000000" w:themeColor="text1"/>
              <w:sz w:val="24"/>
              <w:szCs w:val="24"/>
            </w:rPr>
            <w:delText xml:space="preserve"> individual differences</w:delText>
          </w:r>
          <w:r w:rsidDel="0069441D">
            <w:rPr>
              <w:rFonts w:ascii="Times New Roman" w:eastAsia="Times New Roman" w:hAnsi="Times New Roman" w:cs="Times New Roman"/>
              <w:color w:val="000000" w:themeColor="text1"/>
              <w:sz w:val="24"/>
              <w:szCs w:val="24"/>
            </w:rPr>
            <w:delText xml:space="preserve"> in strategy</w:delText>
          </w:r>
          <w:r w:rsidRPr="00A30169" w:rsidDel="0069441D">
            <w:rPr>
              <w:rFonts w:ascii="Times New Roman" w:eastAsia="Times New Roman" w:hAnsi="Times New Roman" w:cs="Times New Roman"/>
              <w:color w:val="000000" w:themeColor="text1"/>
              <w:sz w:val="24"/>
              <w:szCs w:val="24"/>
            </w:rPr>
            <w:delText xml:space="preserve"> </w:delText>
          </w:r>
          <w:r w:rsidDel="0069441D">
            <w:rPr>
              <w:rFonts w:ascii="Times New Roman" w:eastAsia="Times New Roman" w:hAnsi="Times New Roman" w:cs="Times New Roman"/>
              <w:color w:val="000000" w:themeColor="text1"/>
              <w:sz w:val="24"/>
              <w:szCs w:val="24"/>
            </w:rPr>
            <w:delText xml:space="preserve">are reflected in both single neurons and population level dynamics. </w:delText>
          </w:r>
        </w:del>
      </w:moveTo>
    </w:p>
    <w:p w14:paraId="5C6F2B99" w14:textId="5BAFC634" w:rsidR="00586D25" w:rsidRDefault="00B35C26" w:rsidP="00BB407F">
      <w:pPr>
        <w:shd w:val="clear" w:color="auto" w:fill="FFFFFF"/>
        <w:spacing w:after="0" w:line="480" w:lineRule="auto"/>
        <w:ind w:firstLine="240"/>
        <w:rPr>
          <w:ins w:id="880" w:author="Siyu Wang" w:date="2026-03-17T02:55:00Z" w16du:dateUtc="2026-03-17T06:55:00Z"/>
          <w:rFonts w:ascii="Times New Roman" w:eastAsia="Times New Roman" w:hAnsi="Times New Roman" w:cs="Times New Roman"/>
          <w:color w:val="000000" w:themeColor="text1"/>
          <w:sz w:val="24"/>
          <w:szCs w:val="24"/>
        </w:rPr>
        <w:pPrChange w:id="881" w:author="Siyu Wang" w:date="2026-03-17T03:18:00Z" w16du:dateUtc="2026-03-17T07:18:00Z">
          <w:pPr>
            <w:shd w:val="clear" w:color="auto" w:fill="FFFFFF"/>
            <w:spacing w:after="0" w:line="480" w:lineRule="auto"/>
          </w:pPr>
        </w:pPrChange>
      </w:pPr>
      <w:ins w:id="882" w:author="Siyu Wang" w:date="2026-03-17T02:50:00Z" w16du:dateUtc="2026-03-17T06:50:00Z">
        <w:r>
          <w:rPr>
            <w:rFonts w:ascii="Times New Roman" w:eastAsia="Times New Roman" w:hAnsi="Times New Roman" w:cs="Times New Roman"/>
            <w:color w:val="000000" w:themeColor="text1"/>
            <w:sz w:val="24"/>
            <w:szCs w:val="24"/>
          </w:rPr>
          <w:t xml:space="preserve">The strategy depending coding we observed </w:t>
        </w:r>
      </w:ins>
      <w:ins w:id="883" w:author="Siyu Wang" w:date="2026-03-17T03:11:00Z" w16du:dateUtc="2026-03-17T07:11:00Z">
        <w:r w:rsidR="001876A4" w:rsidRPr="005766B7">
          <w:rPr>
            <w:rFonts w:ascii="Times New Roman" w:eastAsia="Times New Roman" w:hAnsi="Times New Roman" w:cs="Times New Roman"/>
            <w:color w:val="000000" w:themeColor="text1"/>
            <w:sz w:val="24"/>
            <w:szCs w:val="24"/>
          </w:rPr>
          <w:t xml:space="preserve">is consistent with theories </w:t>
        </w:r>
      </w:ins>
      <w:ins w:id="884" w:author="Siyu Wang" w:date="2026-03-17T02:51:00Z" w16du:dateUtc="2026-03-17T06:51:00Z">
        <w:r>
          <w:rPr>
            <w:rFonts w:ascii="Times New Roman" w:eastAsia="Times New Roman" w:hAnsi="Times New Roman" w:cs="Times New Roman"/>
            <w:color w:val="000000" w:themeColor="text1"/>
            <w:sz w:val="24"/>
            <w:szCs w:val="24"/>
          </w:rPr>
          <w:t xml:space="preserve">that </w:t>
        </w:r>
        <w:r w:rsidRPr="005766B7">
          <w:rPr>
            <w:rFonts w:ascii="Times New Roman" w:eastAsia="Times New Roman" w:hAnsi="Times New Roman" w:cs="Times New Roman"/>
            <w:color w:val="000000" w:themeColor="text1"/>
            <w:sz w:val="24"/>
            <w:szCs w:val="24"/>
          </w:rPr>
          <w:t>dlPFC can operate in multiple computational modes</w:t>
        </w:r>
      </w:ins>
      <w:ins w:id="885" w:author="Siyu Wang" w:date="2026-03-17T03:11:00Z" w16du:dateUtc="2026-03-17T07:11:00Z">
        <w:r w:rsidR="001876A4">
          <w:rPr>
            <w:rFonts w:ascii="Times New Roman" w:eastAsia="Times New Roman" w:hAnsi="Times New Roman" w:cs="Times New Roman"/>
            <w:color w:val="000000" w:themeColor="text1"/>
            <w:sz w:val="24"/>
            <w:szCs w:val="24"/>
          </w:rPr>
          <w:t xml:space="preserve"> (21)</w:t>
        </w:r>
      </w:ins>
      <w:ins w:id="886" w:author="Siyu Wang" w:date="2026-03-17T02:51:00Z" w16du:dateUtc="2026-03-17T06:51:00Z">
        <w:r w:rsidRPr="005766B7">
          <w:rPr>
            <w:rFonts w:ascii="Times New Roman" w:eastAsia="Times New Roman" w:hAnsi="Times New Roman" w:cs="Times New Roman"/>
            <w:color w:val="000000" w:themeColor="text1"/>
            <w:sz w:val="24"/>
            <w:szCs w:val="24"/>
          </w:rPr>
          <w:t xml:space="preserve">, depending on the </w:t>
        </w:r>
        <w:r>
          <w:rPr>
            <w:rFonts w:ascii="Times New Roman" w:eastAsia="Times New Roman" w:hAnsi="Times New Roman" w:cs="Times New Roman"/>
            <w:color w:val="000000" w:themeColor="text1"/>
            <w:sz w:val="24"/>
            <w:szCs w:val="24"/>
          </w:rPr>
          <w:t xml:space="preserve">environmental demand and the </w:t>
        </w:r>
        <w:r w:rsidRPr="005766B7">
          <w:rPr>
            <w:rFonts w:ascii="Times New Roman" w:eastAsia="Times New Roman" w:hAnsi="Times New Roman" w:cs="Times New Roman"/>
            <w:color w:val="000000" w:themeColor="text1"/>
            <w:sz w:val="24"/>
            <w:szCs w:val="24"/>
          </w:rPr>
          <w:t>cognitive strategy engaged by the subject.</w:t>
        </w:r>
      </w:ins>
      <w:ins w:id="887" w:author="Siyu Wang" w:date="2026-03-17T02:52:00Z" w16du:dateUtc="2026-03-17T06:52:00Z">
        <w:r w:rsidRPr="00B35C26">
          <w:rPr>
            <w:rFonts w:ascii="Times New Roman" w:eastAsia="Times New Roman" w:hAnsi="Times New Roman" w:cs="Times New Roman"/>
            <w:color w:val="000000" w:themeColor="text1"/>
            <w:sz w:val="24"/>
            <w:szCs w:val="24"/>
          </w:rPr>
          <w:t xml:space="preserve"> </w:t>
        </w:r>
        <w:r w:rsidRPr="00430B55">
          <w:rPr>
            <w:rFonts w:ascii="Times New Roman" w:eastAsia="Times New Roman" w:hAnsi="Times New Roman" w:cs="Times New Roman"/>
            <w:color w:val="000000" w:themeColor="text1"/>
            <w:sz w:val="24"/>
            <w:szCs w:val="24"/>
          </w:rPr>
          <w:t xml:space="preserve">This flexibility may be </w:t>
        </w:r>
      </w:ins>
      <w:ins w:id="888" w:author="Siyu Wang" w:date="2026-03-17T02:53:00Z" w16du:dateUtc="2026-03-17T06:53:00Z">
        <w:r w:rsidR="00D82B7A">
          <w:rPr>
            <w:rFonts w:ascii="Times New Roman" w:eastAsia="Times New Roman" w:hAnsi="Times New Roman" w:cs="Times New Roman"/>
            <w:color w:val="000000" w:themeColor="text1"/>
            <w:sz w:val="24"/>
            <w:szCs w:val="24"/>
          </w:rPr>
          <w:t>supported</w:t>
        </w:r>
      </w:ins>
      <w:ins w:id="889" w:author="Siyu Wang" w:date="2026-03-17T02:52:00Z" w16du:dateUtc="2026-03-17T06:52:00Z">
        <w:r w:rsidRPr="00430B55">
          <w:rPr>
            <w:rFonts w:ascii="Times New Roman" w:eastAsia="Times New Roman" w:hAnsi="Times New Roman" w:cs="Times New Roman"/>
            <w:color w:val="000000" w:themeColor="text1"/>
            <w:sz w:val="24"/>
            <w:szCs w:val="24"/>
          </w:rPr>
          <w:t xml:space="preserve"> by mechanisms </w:t>
        </w:r>
      </w:ins>
      <w:ins w:id="890" w:author="Siyu Wang" w:date="2026-03-17T02:53:00Z" w16du:dateUtc="2026-03-17T06:53:00Z">
        <w:r w:rsidR="00D82B7A">
          <w:rPr>
            <w:rFonts w:ascii="Times New Roman" w:eastAsia="Times New Roman" w:hAnsi="Times New Roman" w:cs="Times New Roman"/>
            <w:color w:val="000000" w:themeColor="text1"/>
            <w:sz w:val="24"/>
            <w:szCs w:val="24"/>
          </w:rPr>
          <w:t>incl</w:t>
        </w:r>
      </w:ins>
      <w:ins w:id="891" w:author="Siyu Wang" w:date="2026-03-17T02:54:00Z" w16du:dateUtc="2026-03-17T06:54:00Z">
        <w:r w:rsidR="00D82B7A">
          <w:rPr>
            <w:rFonts w:ascii="Times New Roman" w:eastAsia="Times New Roman" w:hAnsi="Times New Roman" w:cs="Times New Roman"/>
            <w:color w:val="000000" w:themeColor="text1"/>
            <w:sz w:val="24"/>
            <w:szCs w:val="24"/>
          </w:rPr>
          <w:t>uding</w:t>
        </w:r>
      </w:ins>
      <w:ins w:id="892" w:author="Siyu Wang" w:date="2026-03-17T02:52:00Z" w16du:dateUtc="2026-03-17T06:52:00Z">
        <w:r w:rsidRPr="00430B55">
          <w:rPr>
            <w:rFonts w:ascii="Times New Roman" w:eastAsia="Times New Roman" w:hAnsi="Times New Roman" w:cs="Times New Roman"/>
            <w:color w:val="000000" w:themeColor="text1"/>
            <w:sz w:val="24"/>
            <w:szCs w:val="24"/>
          </w:rPr>
          <w:t xml:space="preserve"> </w:t>
        </w:r>
      </w:ins>
      <w:ins w:id="893" w:author="Siyu Wang" w:date="2026-03-17T02:54:00Z" w16du:dateUtc="2026-03-17T06:54:00Z">
        <w:r w:rsidR="00D82B7A">
          <w:rPr>
            <w:rFonts w:ascii="Times New Roman" w:eastAsia="Times New Roman" w:hAnsi="Times New Roman" w:cs="Times New Roman"/>
            <w:color w:val="000000" w:themeColor="text1"/>
            <w:sz w:val="24"/>
            <w:szCs w:val="24"/>
          </w:rPr>
          <w:t xml:space="preserve">1) </w:t>
        </w:r>
      </w:ins>
      <w:ins w:id="894" w:author="Siyu Wang" w:date="2026-03-17T02:52:00Z" w16du:dateUtc="2026-03-17T06:52:00Z">
        <w:r w:rsidRPr="00430B55">
          <w:rPr>
            <w:rFonts w:ascii="Times New Roman" w:eastAsia="Times New Roman" w:hAnsi="Times New Roman" w:cs="Times New Roman"/>
            <w:color w:val="000000" w:themeColor="text1"/>
            <w:sz w:val="24"/>
            <w:szCs w:val="24"/>
          </w:rPr>
          <w:t xml:space="preserve">mixed selectivity (18), which enables neurons to process </w:t>
        </w:r>
        <w:r>
          <w:rPr>
            <w:rFonts w:ascii="Times New Roman" w:eastAsia="Times New Roman" w:hAnsi="Times New Roman" w:cs="Times New Roman"/>
            <w:color w:val="000000" w:themeColor="text1"/>
            <w:sz w:val="24"/>
            <w:szCs w:val="24"/>
          </w:rPr>
          <w:t>multiple</w:t>
        </w:r>
        <w:r w:rsidRPr="00430B55">
          <w:rPr>
            <w:rFonts w:ascii="Times New Roman" w:eastAsia="Times New Roman" w:hAnsi="Times New Roman" w:cs="Times New Roman"/>
            <w:color w:val="000000" w:themeColor="text1"/>
            <w:sz w:val="24"/>
            <w:szCs w:val="24"/>
          </w:rPr>
          <w:t xml:space="preserve"> task-related information</w:t>
        </w:r>
      </w:ins>
      <w:ins w:id="895" w:author="Siyu Wang" w:date="2026-03-17T02:54:00Z" w16du:dateUtc="2026-03-17T06:54:00Z">
        <w:r w:rsidR="00D82B7A">
          <w:rPr>
            <w:rFonts w:ascii="Times New Roman" w:eastAsia="Times New Roman" w:hAnsi="Times New Roman" w:cs="Times New Roman"/>
            <w:color w:val="000000" w:themeColor="text1"/>
            <w:sz w:val="24"/>
            <w:szCs w:val="24"/>
          </w:rPr>
          <w:t xml:space="preserve"> (e.g., reward and delay)</w:t>
        </w:r>
      </w:ins>
      <w:ins w:id="896" w:author="Siyu Wang" w:date="2026-03-17T02:52:00Z" w16du:dateUtc="2026-03-17T06:52:00Z">
        <w:r w:rsidRPr="00430B55">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and</w:t>
        </w:r>
        <w:r w:rsidRPr="00430B55">
          <w:rPr>
            <w:rFonts w:ascii="Times New Roman" w:eastAsia="Times New Roman" w:hAnsi="Times New Roman" w:cs="Times New Roman"/>
            <w:color w:val="000000" w:themeColor="text1"/>
            <w:sz w:val="24"/>
            <w:szCs w:val="24"/>
          </w:rPr>
          <w:t xml:space="preserve"> </w:t>
        </w:r>
      </w:ins>
      <w:ins w:id="897" w:author="Siyu Wang" w:date="2026-03-17T02:54:00Z" w16du:dateUtc="2026-03-17T06:54:00Z">
        <w:r w:rsidR="00D82B7A">
          <w:rPr>
            <w:rFonts w:ascii="Times New Roman" w:eastAsia="Times New Roman" w:hAnsi="Times New Roman" w:cs="Times New Roman"/>
            <w:color w:val="000000" w:themeColor="text1"/>
            <w:sz w:val="24"/>
            <w:szCs w:val="24"/>
          </w:rPr>
          <w:t xml:space="preserve">2) </w:t>
        </w:r>
      </w:ins>
      <w:ins w:id="898" w:author="Siyu Wang" w:date="2026-03-17T02:52:00Z" w16du:dateUtc="2026-03-17T06:52:00Z">
        <w:r w:rsidRPr="00430B55">
          <w:rPr>
            <w:rFonts w:ascii="Times New Roman" w:eastAsia="Times New Roman" w:hAnsi="Times New Roman" w:cs="Times New Roman"/>
            <w:color w:val="000000" w:themeColor="text1"/>
            <w:sz w:val="24"/>
            <w:szCs w:val="24"/>
          </w:rPr>
          <w:t xml:space="preserve">working memory gating (19), which selectively maintains task-relevant </w:t>
        </w:r>
        <w:r>
          <w:rPr>
            <w:rFonts w:ascii="Times New Roman" w:eastAsia="Times New Roman" w:hAnsi="Times New Roman" w:cs="Times New Roman"/>
            <w:color w:val="000000" w:themeColor="text1"/>
            <w:sz w:val="24"/>
            <w:szCs w:val="24"/>
          </w:rPr>
          <w:t>information</w:t>
        </w:r>
        <w:r w:rsidRPr="00430B55">
          <w:rPr>
            <w:rFonts w:ascii="Times New Roman" w:eastAsia="Times New Roman" w:hAnsi="Times New Roman" w:cs="Times New Roman"/>
            <w:color w:val="000000" w:themeColor="text1"/>
            <w:sz w:val="24"/>
            <w:szCs w:val="24"/>
          </w:rPr>
          <w:t xml:space="preserve"> during deliberation.</w:t>
        </w:r>
      </w:ins>
      <w:ins w:id="899" w:author="Siyu Wang" w:date="2026-03-17T02:55:00Z" w16du:dateUtc="2026-03-17T06:55:00Z">
        <w:r w:rsidR="000F01D8" w:rsidRPr="000F01D8">
          <w:rPr>
            <w:rFonts w:ascii="Times New Roman" w:eastAsia="Times New Roman" w:hAnsi="Times New Roman" w:cs="Times New Roman"/>
            <w:color w:val="000000" w:themeColor="text1"/>
            <w:sz w:val="24"/>
            <w:szCs w:val="24"/>
          </w:rPr>
          <w:t xml:space="preserve"> </w:t>
        </w:r>
        <w:r w:rsidR="000F01D8" w:rsidRPr="00026BF8">
          <w:rPr>
            <w:rFonts w:ascii="Times New Roman" w:eastAsia="Times New Roman" w:hAnsi="Times New Roman" w:cs="Times New Roman"/>
            <w:color w:val="000000" w:themeColor="text1"/>
            <w:sz w:val="24"/>
            <w:szCs w:val="24"/>
          </w:rPr>
          <w:t xml:space="preserve">In line with these mechanisms, dlPFC may </w:t>
        </w:r>
      </w:ins>
      <w:ins w:id="900" w:author="Siyu Wang" w:date="2026-03-17T03:12:00Z" w16du:dateUtc="2026-03-17T07:12:00Z">
        <w:r w:rsidR="00593630">
          <w:rPr>
            <w:rFonts w:ascii="Times New Roman" w:eastAsia="Times New Roman" w:hAnsi="Times New Roman" w:cs="Times New Roman"/>
            <w:color w:val="000000" w:themeColor="text1"/>
            <w:sz w:val="24"/>
            <w:szCs w:val="24"/>
          </w:rPr>
          <w:t>a</w:t>
        </w:r>
      </w:ins>
      <w:ins w:id="901" w:author="Siyu Wang" w:date="2026-03-17T03:13:00Z" w16du:dateUtc="2026-03-17T07:13:00Z">
        <w:r w:rsidR="00593630">
          <w:rPr>
            <w:rFonts w:ascii="Times New Roman" w:eastAsia="Times New Roman" w:hAnsi="Times New Roman" w:cs="Times New Roman"/>
            <w:color w:val="000000" w:themeColor="text1"/>
            <w:sz w:val="24"/>
            <w:szCs w:val="24"/>
          </w:rPr>
          <w:t xml:space="preserve">lso </w:t>
        </w:r>
      </w:ins>
      <w:ins w:id="902" w:author="Siyu Wang" w:date="2026-03-17T02:55:00Z" w16du:dateUtc="2026-03-17T06:55:00Z">
        <w:r w:rsidR="000F01D8">
          <w:rPr>
            <w:rFonts w:ascii="Times New Roman" w:eastAsia="Times New Roman" w:hAnsi="Times New Roman" w:cs="Times New Roman"/>
            <w:color w:val="000000" w:themeColor="text1"/>
            <w:sz w:val="24"/>
            <w:szCs w:val="24"/>
          </w:rPr>
          <w:t>serve as</w:t>
        </w:r>
        <w:r w:rsidR="000F01D8" w:rsidRPr="00026BF8">
          <w:rPr>
            <w:rFonts w:ascii="Times New Roman" w:eastAsia="Times New Roman" w:hAnsi="Times New Roman" w:cs="Times New Roman"/>
            <w:color w:val="000000" w:themeColor="text1"/>
            <w:sz w:val="24"/>
            <w:szCs w:val="24"/>
          </w:rPr>
          <w:t xml:space="preserve"> a key node in the interaction between attention and motor planning (Tremblay et al., 2015; Di Bello et al., 2025)</w:t>
        </w:r>
        <w:r w:rsidR="000F01D8" w:rsidRPr="00026BF8">
          <w:rPr>
            <w:rFonts w:ascii="Times New Roman" w:hAnsi="Times New Roman" w:cs="Times New Roman"/>
            <w:sz w:val="24"/>
            <w:szCs w:val="24"/>
          </w:rPr>
          <w:t xml:space="preserve">, providing the neural substrate that supports the distinct </w:t>
        </w:r>
        <w:r w:rsidR="000F01D8" w:rsidRPr="00026BF8">
          <w:rPr>
            <w:rFonts w:ascii="Times New Roman" w:hAnsi="Times New Roman" w:cs="Times New Roman"/>
            <w:sz w:val="24"/>
            <w:szCs w:val="24"/>
          </w:rPr>
          <w:lastRenderedPageBreak/>
          <w:t>strategies</w:t>
        </w:r>
        <w:r w:rsidR="000F01D8" w:rsidRPr="00026BF8">
          <w:rPr>
            <w:rFonts w:ascii="Times New Roman" w:eastAsia="Times New Roman" w:hAnsi="Times New Roman" w:cs="Times New Roman"/>
            <w:color w:val="000000" w:themeColor="text1"/>
            <w:sz w:val="24"/>
            <w:szCs w:val="24"/>
          </w:rPr>
          <w:t>.</w:t>
        </w:r>
        <w:r w:rsidR="000F01D8">
          <w:rPr>
            <w:rFonts w:ascii="Times New Roman" w:eastAsia="Times New Roman" w:hAnsi="Times New Roman" w:cs="Times New Roman"/>
            <w:color w:val="000000" w:themeColor="text1"/>
            <w:sz w:val="24"/>
            <w:szCs w:val="24"/>
          </w:rPr>
          <w:t xml:space="preserve"> </w:t>
        </w:r>
      </w:ins>
      <w:ins w:id="903" w:author="Siyu Wang" w:date="2026-03-17T03:09:00Z" w16du:dateUtc="2026-03-17T07:09:00Z">
        <w:r w:rsidR="004B06FB" w:rsidRPr="00F54F42">
          <w:rPr>
            <w:rFonts w:ascii="Times New Roman" w:eastAsia="Times New Roman" w:hAnsi="Times New Roman" w:cs="Times New Roman"/>
            <w:color w:val="000000" w:themeColor="text1"/>
            <w:sz w:val="24"/>
            <w:szCs w:val="24"/>
          </w:rPr>
          <w:t>The neural differences we found</w:t>
        </w:r>
        <w:r w:rsidR="004B06FB">
          <w:rPr>
            <w:rFonts w:ascii="Times New Roman" w:eastAsia="Times New Roman" w:hAnsi="Times New Roman" w:cs="Times New Roman"/>
            <w:color w:val="000000" w:themeColor="text1"/>
            <w:sz w:val="24"/>
            <w:szCs w:val="24"/>
          </w:rPr>
          <w:t xml:space="preserve"> between animals</w:t>
        </w:r>
        <w:r w:rsidR="004B06FB" w:rsidRPr="00F54F42">
          <w:rPr>
            <w:rFonts w:ascii="Times New Roman" w:eastAsia="Times New Roman" w:hAnsi="Times New Roman" w:cs="Times New Roman"/>
            <w:color w:val="000000" w:themeColor="text1"/>
            <w:sz w:val="24"/>
            <w:szCs w:val="24"/>
          </w:rPr>
          <w:t xml:space="preserve"> may arise from variations</w:t>
        </w:r>
        <w:r w:rsidR="004B06FB" w:rsidRPr="005766B7">
          <w:rPr>
            <w:rFonts w:ascii="Times New Roman" w:eastAsia="Times New Roman" w:hAnsi="Times New Roman" w:cs="Times New Roman"/>
            <w:color w:val="000000" w:themeColor="text1"/>
            <w:sz w:val="24"/>
            <w:szCs w:val="24"/>
          </w:rPr>
          <w:t xml:space="preserve"> in prefrontal dopamine signaling and cognitive control (</w:t>
        </w:r>
        <w:r w:rsidR="004B06FB">
          <w:rPr>
            <w:rFonts w:ascii="Times New Roman" w:eastAsia="Times New Roman" w:hAnsi="Times New Roman" w:cs="Times New Roman"/>
            <w:color w:val="000000" w:themeColor="text1"/>
            <w:sz w:val="24"/>
            <w:szCs w:val="24"/>
          </w:rPr>
          <w:t>20</w:t>
        </w:r>
        <w:r w:rsidR="004B06FB" w:rsidRPr="005766B7">
          <w:rPr>
            <w:rFonts w:ascii="Times New Roman" w:eastAsia="Times New Roman" w:hAnsi="Times New Roman" w:cs="Times New Roman"/>
            <w:color w:val="000000" w:themeColor="text1"/>
            <w:sz w:val="24"/>
            <w:szCs w:val="24"/>
          </w:rPr>
          <w:t xml:space="preserve">). </w:t>
        </w:r>
      </w:ins>
      <w:ins w:id="904" w:author="Siyu Wang" w:date="2026-03-17T03:13:00Z" w16du:dateUtc="2026-03-17T07:13:00Z">
        <w:r w:rsidR="00593630">
          <w:rPr>
            <w:rFonts w:ascii="Times New Roman" w:eastAsia="Times New Roman" w:hAnsi="Times New Roman" w:cs="Times New Roman"/>
            <w:color w:val="000000" w:themeColor="text1"/>
            <w:sz w:val="24"/>
            <w:szCs w:val="24"/>
          </w:rPr>
          <w:t>Our</w:t>
        </w:r>
        <w:r w:rsidR="00593630" w:rsidRPr="005766B7">
          <w:rPr>
            <w:rFonts w:ascii="Times New Roman" w:eastAsia="Times New Roman" w:hAnsi="Times New Roman" w:cs="Times New Roman"/>
            <w:color w:val="000000" w:themeColor="text1"/>
            <w:sz w:val="24"/>
            <w:szCs w:val="24"/>
          </w:rPr>
          <w:t xml:space="preserve"> findings raise important questions about how prefrontal circuits may shift between </w:t>
        </w:r>
      </w:ins>
      <w:ins w:id="905" w:author="Siyu Wang" w:date="2026-03-17T03:14:00Z" w16du:dateUtc="2026-03-17T07:14:00Z">
        <w:r w:rsidR="008119C4">
          <w:rPr>
            <w:rFonts w:ascii="Times New Roman" w:eastAsia="Times New Roman" w:hAnsi="Times New Roman" w:cs="Times New Roman"/>
            <w:color w:val="000000" w:themeColor="text1"/>
            <w:sz w:val="24"/>
            <w:szCs w:val="24"/>
          </w:rPr>
          <w:t xml:space="preserve">different </w:t>
        </w:r>
      </w:ins>
      <w:ins w:id="906" w:author="Siyu Wang" w:date="2026-03-17T03:13:00Z" w16du:dateUtc="2026-03-17T07:13:00Z">
        <w:r w:rsidR="00593630" w:rsidRPr="005766B7">
          <w:rPr>
            <w:rFonts w:ascii="Times New Roman" w:eastAsia="Times New Roman" w:hAnsi="Times New Roman" w:cs="Times New Roman"/>
            <w:color w:val="000000" w:themeColor="text1"/>
            <w:sz w:val="24"/>
            <w:szCs w:val="24"/>
          </w:rPr>
          <w:t>computational</w:t>
        </w:r>
      </w:ins>
      <w:ins w:id="907" w:author="Siyu Wang" w:date="2026-03-17T03:14:00Z" w16du:dateUtc="2026-03-17T07:14:00Z">
        <w:r w:rsidR="008119C4">
          <w:rPr>
            <w:rFonts w:ascii="Times New Roman" w:eastAsia="Times New Roman" w:hAnsi="Times New Roman" w:cs="Times New Roman"/>
            <w:color w:val="000000" w:themeColor="text1"/>
            <w:sz w:val="24"/>
            <w:szCs w:val="24"/>
          </w:rPr>
          <w:t xml:space="preserve"> modes</w:t>
        </w:r>
      </w:ins>
      <w:ins w:id="908" w:author="Siyu Wang" w:date="2026-03-17T03:13:00Z" w16du:dateUtc="2026-03-17T07:13:00Z">
        <w:r w:rsidR="00593630" w:rsidRPr="005766B7">
          <w:rPr>
            <w:rFonts w:ascii="Times New Roman" w:eastAsia="Times New Roman" w:hAnsi="Times New Roman" w:cs="Times New Roman"/>
            <w:color w:val="000000" w:themeColor="text1"/>
            <w:sz w:val="24"/>
            <w:szCs w:val="24"/>
          </w:rPr>
          <w:t xml:space="preserve"> and how these shifts </w:t>
        </w:r>
        <w:r w:rsidR="00593630">
          <w:rPr>
            <w:rFonts w:ascii="Times New Roman" w:eastAsia="Times New Roman" w:hAnsi="Times New Roman" w:cs="Times New Roman"/>
            <w:color w:val="000000" w:themeColor="text1"/>
            <w:sz w:val="24"/>
            <w:szCs w:val="24"/>
          </w:rPr>
          <w:t>may support</w:t>
        </w:r>
        <w:r w:rsidR="00593630" w:rsidRPr="005766B7">
          <w:rPr>
            <w:rFonts w:ascii="Times New Roman" w:eastAsia="Times New Roman" w:hAnsi="Times New Roman" w:cs="Times New Roman"/>
            <w:color w:val="000000" w:themeColor="text1"/>
            <w:sz w:val="24"/>
            <w:szCs w:val="24"/>
          </w:rPr>
          <w:t xml:space="preserve"> adaptive or </w:t>
        </w:r>
        <w:r w:rsidR="00593630">
          <w:rPr>
            <w:rFonts w:ascii="Times New Roman" w:eastAsia="Times New Roman" w:hAnsi="Times New Roman" w:cs="Times New Roman"/>
            <w:color w:val="000000" w:themeColor="text1"/>
            <w:sz w:val="24"/>
            <w:szCs w:val="24"/>
          </w:rPr>
          <w:t xml:space="preserve">contribute to </w:t>
        </w:r>
        <w:r w:rsidR="00593630" w:rsidRPr="005766B7">
          <w:rPr>
            <w:rFonts w:ascii="Times New Roman" w:eastAsia="Times New Roman" w:hAnsi="Times New Roman" w:cs="Times New Roman"/>
            <w:color w:val="000000" w:themeColor="text1"/>
            <w:sz w:val="24"/>
            <w:szCs w:val="24"/>
          </w:rPr>
          <w:t>maladaptive behavior (</w:t>
        </w:r>
        <w:r w:rsidR="00593630">
          <w:rPr>
            <w:rFonts w:ascii="Times New Roman" w:eastAsia="Times New Roman" w:hAnsi="Times New Roman" w:cs="Times New Roman"/>
            <w:color w:val="000000" w:themeColor="text1"/>
            <w:sz w:val="24"/>
            <w:szCs w:val="24"/>
          </w:rPr>
          <w:t>22-24</w:t>
        </w:r>
        <w:r w:rsidR="00593630" w:rsidRPr="005766B7">
          <w:rPr>
            <w:rFonts w:ascii="Times New Roman" w:eastAsia="Times New Roman" w:hAnsi="Times New Roman" w:cs="Times New Roman"/>
            <w:color w:val="000000" w:themeColor="text1"/>
            <w:sz w:val="24"/>
            <w:szCs w:val="24"/>
          </w:rPr>
          <w:t>).</w:t>
        </w:r>
        <w:r w:rsidR="00593630">
          <w:rPr>
            <w:rFonts w:ascii="Times New Roman" w:eastAsia="Times New Roman" w:hAnsi="Times New Roman" w:cs="Times New Roman"/>
            <w:color w:val="000000" w:themeColor="text1"/>
            <w:sz w:val="24"/>
            <w:szCs w:val="24"/>
          </w:rPr>
          <w:t xml:space="preserve"> </w:t>
        </w:r>
      </w:ins>
      <w:ins w:id="909" w:author="Siyu Wang" w:date="2026-03-17T03:16:00Z" w16du:dateUtc="2026-03-17T07:16:00Z">
        <w:r w:rsidR="00494EC7">
          <w:rPr>
            <w:rFonts w:ascii="Times New Roman" w:eastAsia="Times New Roman" w:hAnsi="Times New Roman" w:cs="Times New Roman"/>
            <w:color w:val="000000" w:themeColor="text1"/>
            <w:sz w:val="24"/>
            <w:szCs w:val="24"/>
          </w:rPr>
          <w:t xml:space="preserve">Future research is needed to </w:t>
        </w:r>
      </w:ins>
      <w:ins w:id="910" w:author="Siyu Wang" w:date="2026-03-17T03:17:00Z" w16du:dateUtc="2026-03-17T07:17:00Z">
        <w:r w:rsidR="00494EC7">
          <w:rPr>
            <w:rFonts w:ascii="Times New Roman" w:eastAsia="Times New Roman" w:hAnsi="Times New Roman" w:cs="Times New Roman"/>
            <w:color w:val="000000" w:themeColor="text1"/>
            <w:sz w:val="24"/>
            <w:szCs w:val="24"/>
          </w:rPr>
          <w:t xml:space="preserve">characterize dynamical </w:t>
        </w:r>
      </w:ins>
      <w:ins w:id="911" w:author="Siyu Wang" w:date="2026-03-17T03:18:00Z" w16du:dateUtc="2026-03-17T07:18:00Z">
        <w:r w:rsidR="00494EC7">
          <w:rPr>
            <w:rFonts w:ascii="Times New Roman" w:eastAsia="Times New Roman" w:hAnsi="Times New Roman" w:cs="Times New Roman"/>
            <w:color w:val="000000" w:themeColor="text1"/>
            <w:sz w:val="24"/>
            <w:szCs w:val="24"/>
          </w:rPr>
          <w:t xml:space="preserve">systems mechanisms underlying strategy shift in temporal discounting (14). </w:t>
        </w:r>
      </w:ins>
    </w:p>
    <w:p w14:paraId="1302ABC9" w14:textId="77777777" w:rsidR="00BD0B0E" w:rsidRDefault="004B06FB" w:rsidP="00BD0B0E">
      <w:pPr>
        <w:shd w:val="clear" w:color="auto" w:fill="FFFFFF"/>
        <w:spacing w:after="0" w:line="480" w:lineRule="auto"/>
        <w:ind w:firstLine="360"/>
        <w:rPr>
          <w:ins w:id="912" w:author="Siyu Wang" w:date="2026-03-17T03:21:00Z" w16du:dateUtc="2026-03-17T07:21:00Z"/>
          <w:rFonts w:ascii="Times New Roman" w:eastAsia="Times New Roman" w:hAnsi="Times New Roman" w:cs="Times New Roman"/>
          <w:color w:val="000000" w:themeColor="text1"/>
          <w:sz w:val="24"/>
          <w:szCs w:val="24"/>
        </w:rPr>
      </w:pPr>
      <w:ins w:id="913" w:author="Siyu Wang" w:date="2026-03-17T03:02:00Z" w16du:dateUtc="2026-03-17T07:02:00Z">
        <w:r>
          <w:rPr>
            <w:rFonts w:ascii="Times New Roman" w:eastAsia="Times New Roman" w:hAnsi="Times New Roman" w:cs="Times New Roman"/>
            <w:color w:val="000000" w:themeColor="text1"/>
            <w:sz w:val="24"/>
            <w:szCs w:val="24"/>
          </w:rPr>
          <w:t>Our findings also contribute to the recent effort to find neural underpinnings of individual differences in behavior.</w:t>
        </w:r>
      </w:ins>
      <w:ins w:id="914" w:author="Siyu Wang" w:date="2026-03-17T03:20:00Z" w16du:dateUtc="2026-03-17T07:20:00Z">
        <w:r w:rsidR="00BD0B0E" w:rsidRPr="00BD0B0E">
          <w:rPr>
            <w:rFonts w:ascii="Times New Roman" w:eastAsia="Times New Roman" w:hAnsi="Times New Roman" w:cs="Times New Roman"/>
            <w:color w:val="000000" w:themeColor="text1"/>
            <w:sz w:val="24"/>
            <w:szCs w:val="24"/>
          </w:rPr>
          <w:t xml:space="preserve"> </w:t>
        </w:r>
      </w:ins>
      <w:ins w:id="915" w:author="Siyu Wang" w:date="2026-03-17T03:21:00Z" w16du:dateUtc="2026-03-17T07:21:00Z">
        <w:r w:rsidR="00BD0B0E">
          <w:rPr>
            <w:rFonts w:ascii="Times New Roman" w:eastAsia="Times New Roman" w:hAnsi="Times New Roman" w:cs="Times New Roman"/>
            <w:color w:val="000000" w:themeColor="text1"/>
            <w:sz w:val="24"/>
            <w:szCs w:val="24"/>
          </w:rPr>
          <w:t xml:space="preserve">For example, Pagan et al., (2025) showed that despite uniformly good task performance, rats can employ distinct combinations of dynamical solutions to implement context-dependent decisions, resulting in heterogeneous neural and behavioral signatures. Similarly, Fascianelli et al., (2024) found that even when monkeys appear to perform a similar task, differences in the geometry of prefrontal neural representations reveal distinct strategies which can be linked to behavioral differences. </w:t>
        </w:r>
      </w:ins>
    </w:p>
    <w:p w14:paraId="60A4C46B" w14:textId="15051297" w:rsidR="00BD0B0E" w:rsidRDefault="00DE1CAC" w:rsidP="005A5CBE">
      <w:pPr>
        <w:shd w:val="clear" w:color="auto" w:fill="FFFFFF"/>
        <w:spacing w:after="0" w:line="480" w:lineRule="auto"/>
        <w:ind w:firstLine="360"/>
        <w:rPr>
          <w:ins w:id="916" w:author="Siyu Wang" w:date="2026-03-17T03:20:00Z" w16du:dateUtc="2026-03-17T07:20:00Z"/>
          <w:rFonts w:ascii="Times New Roman" w:eastAsia="Times New Roman" w:hAnsi="Times New Roman" w:cs="Times New Roman"/>
          <w:color w:val="000000" w:themeColor="text1"/>
          <w:sz w:val="24"/>
          <w:szCs w:val="24"/>
        </w:rPr>
      </w:pPr>
      <w:ins w:id="917" w:author="Siyu Wang" w:date="2026-03-17T03:21:00Z" w16du:dateUtc="2026-03-17T07:21:00Z">
        <w:r>
          <w:rPr>
            <w:rFonts w:ascii="Times New Roman" w:eastAsia="Times New Roman" w:hAnsi="Times New Roman" w:cs="Times New Roman"/>
            <w:color w:val="000000" w:themeColor="text1"/>
            <w:sz w:val="24"/>
            <w:szCs w:val="24"/>
          </w:rPr>
          <w:t>The behavioral differences in strategy observed in this study might arise</w:t>
        </w:r>
      </w:ins>
      <w:ins w:id="918" w:author="Siyu Wang" w:date="2026-03-17T03:22:00Z" w16du:dateUtc="2026-03-17T07:22:00Z">
        <w:r>
          <w:rPr>
            <w:rFonts w:ascii="Times New Roman" w:eastAsia="Times New Roman" w:hAnsi="Times New Roman" w:cs="Times New Roman"/>
            <w:color w:val="000000" w:themeColor="text1"/>
            <w:sz w:val="24"/>
            <w:szCs w:val="24"/>
          </w:rPr>
          <w:t xml:space="preserve"> from </w:t>
        </w:r>
      </w:ins>
      <w:ins w:id="919" w:author="Siyu Wang" w:date="2026-03-17T03:20:00Z" w16du:dateUtc="2026-03-17T07:20:00Z">
        <w:r w:rsidR="00BD0B0E" w:rsidRPr="005766B7">
          <w:rPr>
            <w:rFonts w:ascii="Times New Roman" w:eastAsia="Times New Roman" w:hAnsi="Times New Roman" w:cs="Times New Roman"/>
            <w:color w:val="000000" w:themeColor="text1"/>
            <w:sz w:val="24"/>
            <w:szCs w:val="24"/>
          </w:rPr>
          <w:t xml:space="preserve">training history. Monkey S </w:t>
        </w:r>
      </w:ins>
      <w:ins w:id="920" w:author="Siyu Wang" w:date="2026-03-17T03:22:00Z" w16du:dateUtc="2026-03-17T07:22:00Z">
        <w:r w:rsidR="00A93AB3">
          <w:rPr>
            <w:rFonts w:ascii="Times New Roman" w:eastAsia="Times New Roman" w:hAnsi="Times New Roman" w:cs="Times New Roman"/>
            <w:color w:val="000000" w:themeColor="text1"/>
            <w:sz w:val="24"/>
            <w:szCs w:val="24"/>
          </w:rPr>
          <w:t>went through</w:t>
        </w:r>
      </w:ins>
      <w:ins w:id="921" w:author="Siyu Wang" w:date="2026-03-17T03:20:00Z" w16du:dateUtc="2026-03-17T07:20:00Z">
        <w:r w:rsidR="00BD0B0E" w:rsidRPr="005766B7">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more</w:t>
        </w:r>
        <w:r w:rsidR="00BD0B0E" w:rsidRPr="005766B7">
          <w:rPr>
            <w:rFonts w:ascii="Times New Roman" w:eastAsia="Times New Roman" w:hAnsi="Times New Roman" w:cs="Times New Roman"/>
            <w:color w:val="000000" w:themeColor="text1"/>
            <w:sz w:val="24"/>
            <w:szCs w:val="24"/>
          </w:rPr>
          <w:t xml:space="preserve"> </w:t>
        </w:r>
      </w:ins>
      <w:ins w:id="922" w:author="Siyu Wang" w:date="2026-03-17T03:22:00Z" w16du:dateUtc="2026-03-17T07:22:00Z">
        <w:r w:rsidR="00A93AB3">
          <w:rPr>
            <w:rFonts w:ascii="Times New Roman" w:eastAsia="Times New Roman" w:hAnsi="Times New Roman" w:cs="Times New Roman"/>
            <w:color w:val="000000" w:themeColor="text1"/>
            <w:sz w:val="24"/>
            <w:szCs w:val="24"/>
          </w:rPr>
          <w:t>training</w:t>
        </w:r>
      </w:ins>
      <w:ins w:id="923" w:author="Siyu Wang" w:date="2026-03-17T03:20:00Z" w16du:dateUtc="2026-03-17T07:20:00Z">
        <w:r w:rsidR="00BD0B0E" w:rsidRPr="005766B7">
          <w:rPr>
            <w:rFonts w:ascii="Times New Roman" w:eastAsia="Times New Roman" w:hAnsi="Times New Roman" w:cs="Times New Roman"/>
            <w:color w:val="000000" w:themeColor="text1"/>
            <w:sz w:val="24"/>
            <w:szCs w:val="24"/>
          </w:rPr>
          <w:t xml:space="preserve"> with the task</w:t>
        </w:r>
        <w:r w:rsidR="00BD0B0E">
          <w:rPr>
            <w:rFonts w:ascii="Times New Roman" w:eastAsia="Times New Roman" w:hAnsi="Times New Roman" w:cs="Times New Roman"/>
            <w:color w:val="000000" w:themeColor="text1"/>
            <w:sz w:val="24"/>
            <w:szCs w:val="24"/>
          </w:rPr>
          <w:t xml:space="preserve"> than</w:t>
        </w:r>
        <w:r w:rsidR="00BD0B0E" w:rsidRPr="005766B7">
          <w:rPr>
            <w:rFonts w:ascii="Times New Roman" w:eastAsia="Times New Roman" w:hAnsi="Times New Roman" w:cs="Times New Roman"/>
            <w:color w:val="000000" w:themeColor="text1"/>
            <w:sz w:val="24"/>
            <w:szCs w:val="24"/>
          </w:rPr>
          <w:t xml:space="preserve"> Monkey T</w:t>
        </w:r>
      </w:ins>
      <w:ins w:id="924" w:author="Siyu Wang" w:date="2026-03-17T03:23:00Z" w16du:dateUtc="2026-03-17T07:23:00Z">
        <w:r w:rsidR="00A93AB3">
          <w:rPr>
            <w:rFonts w:ascii="Times New Roman" w:eastAsia="Times New Roman" w:hAnsi="Times New Roman" w:cs="Times New Roman"/>
            <w:color w:val="000000" w:themeColor="text1"/>
            <w:sz w:val="24"/>
            <w:szCs w:val="24"/>
          </w:rPr>
          <w:t>. It is possible tha</w:t>
        </w:r>
      </w:ins>
      <w:ins w:id="925" w:author="Siyu Wang" w:date="2026-03-17T03:24:00Z" w16du:dateUtc="2026-03-17T07:24:00Z">
        <w:r w:rsidR="00A93AB3">
          <w:rPr>
            <w:rFonts w:ascii="Times New Roman" w:eastAsia="Times New Roman" w:hAnsi="Times New Roman" w:cs="Times New Roman"/>
            <w:color w:val="000000" w:themeColor="text1"/>
            <w:sz w:val="24"/>
            <w:szCs w:val="24"/>
          </w:rPr>
          <w:t xml:space="preserve">t with more training, Monkey T’s suboptimal strategy will converge to the near-optimal strategy used by Monkey S. </w:t>
        </w:r>
      </w:ins>
      <w:ins w:id="926" w:author="Siyu Wang" w:date="2026-03-17T03:20:00Z" w16du:dateUtc="2026-03-17T07:20:00Z">
        <w:r w:rsidR="00BD0B0E" w:rsidRPr="005766B7">
          <w:rPr>
            <w:rFonts w:ascii="Times New Roman" w:eastAsia="Times New Roman" w:hAnsi="Times New Roman" w:cs="Times New Roman"/>
            <w:color w:val="000000" w:themeColor="text1"/>
            <w:sz w:val="24"/>
            <w:szCs w:val="24"/>
          </w:rPr>
          <w:t xml:space="preserve"> </w:t>
        </w:r>
      </w:ins>
      <w:ins w:id="927" w:author="Siyu Wang" w:date="2026-03-17T03:24:00Z" w16du:dateUtc="2026-03-17T07:24:00Z">
        <w:r w:rsidR="00EA7093">
          <w:rPr>
            <w:rFonts w:ascii="Times New Roman" w:eastAsia="Times New Roman" w:hAnsi="Times New Roman" w:cs="Times New Roman"/>
            <w:color w:val="000000" w:themeColor="text1"/>
            <w:sz w:val="24"/>
            <w:szCs w:val="24"/>
          </w:rPr>
          <w:t>Future l</w:t>
        </w:r>
      </w:ins>
      <w:ins w:id="928" w:author="Siyu Wang" w:date="2026-03-17T03:20:00Z" w16du:dateUtc="2026-03-17T07:20:00Z">
        <w:r w:rsidR="00BD0B0E" w:rsidRPr="005766B7">
          <w:rPr>
            <w:rFonts w:ascii="Times New Roman" w:eastAsia="Times New Roman" w:hAnsi="Times New Roman" w:cs="Times New Roman"/>
            <w:color w:val="000000" w:themeColor="text1"/>
            <w:sz w:val="24"/>
            <w:szCs w:val="24"/>
          </w:rPr>
          <w:t xml:space="preserve">ongitudinal studies </w:t>
        </w:r>
        <w:r w:rsidR="00BD0B0E">
          <w:rPr>
            <w:rFonts w:ascii="Times New Roman" w:eastAsia="Times New Roman" w:hAnsi="Times New Roman" w:cs="Times New Roman"/>
            <w:color w:val="000000" w:themeColor="text1"/>
            <w:sz w:val="24"/>
            <w:szCs w:val="24"/>
          </w:rPr>
          <w:t>would help</w:t>
        </w:r>
        <w:r w:rsidR="00BD0B0E" w:rsidRPr="005766B7">
          <w:rPr>
            <w:rFonts w:ascii="Times New Roman" w:eastAsia="Times New Roman" w:hAnsi="Times New Roman" w:cs="Times New Roman"/>
            <w:color w:val="000000" w:themeColor="text1"/>
            <w:sz w:val="24"/>
            <w:szCs w:val="24"/>
          </w:rPr>
          <w:t xml:space="preserve"> to </w:t>
        </w:r>
        <w:r w:rsidR="00BD0B0E">
          <w:rPr>
            <w:rFonts w:ascii="Times New Roman" w:eastAsia="Times New Roman" w:hAnsi="Times New Roman" w:cs="Times New Roman"/>
            <w:color w:val="000000" w:themeColor="text1"/>
            <w:sz w:val="24"/>
            <w:szCs w:val="24"/>
          </w:rPr>
          <w:t xml:space="preserve">clarify </w:t>
        </w:r>
        <w:r w:rsidR="00BD0B0E" w:rsidRPr="005766B7">
          <w:rPr>
            <w:rFonts w:ascii="Times New Roman" w:eastAsia="Times New Roman" w:hAnsi="Times New Roman" w:cs="Times New Roman"/>
            <w:color w:val="000000" w:themeColor="text1"/>
            <w:sz w:val="24"/>
            <w:szCs w:val="24"/>
          </w:rPr>
          <w:t>whether these strategies re</w:t>
        </w:r>
        <w:r w:rsidR="00BD0B0E">
          <w:rPr>
            <w:rFonts w:ascii="Times New Roman" w:eastAsia="Times New Roman" w:hAnsi="Times New Roman" w:cs="Times New Roman"/>
            <w:color w:val="000000" w:themeColor="text1"/>
            <w:sz w:val="24"/>
            <w:szCs w:val="24"/>
          </w:rPr>
          <w:t>flect</w:t>
        </w:r>
        <w:r w:rsidR="00BD0B0E" w:rsidRPr="005766B7">
          <w:rPr>
            <w:rFonts w:ascii="Times New Roman" w:eastAsia="Times New Roman" w:hAnsi="Times New Roman" w:cs="Times New Roman"/>
            <w:color w:val="000000" w:themeColor="text1"/>
            <w:sz w:val="24"/>
            <w:szCs w:val="24"/>
          </w:rPr>
          <w:t xml:space="preserve"> </w:t>
        </w:r>
      </w:ins>
      <w:ins w:id="929" w:author="Siyu Wang" w:date="2026-03-17T03:25:00Z" w16du:dateUtc="2026-03-17T07:25:00Z">
        <w:r w:rsidR="00EA7093">
          <w:rPr>
            <w:rFonts w:ascii="Times New Roman" w:eastAsia="Times New Roman" w:hAnsi="Times New Roman" w:cs="Times New Roman"/>
            <w:color w:val="000000" w:themeColor="text1"/>
            <w:sz w:val="24"/>
            <w:szCs w:val="24"/>
          </w:rPr>
          <w:t>innate</w:t>
        </w:r>
      </w:ins>
      <w:ins w:id="930" w:author="Siyu Wang" w:date="2026-03-17T03:20:00Z" w16du:dateUtc="2026-03-17T07:20:00Z">
        <w:r w:rsidR="00BD0B0E" w:rsidRPr="005766B7">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individual </w:t>
        </w:r>
        <w:r w:rsidR="00BD0B0E" w:rsidRPr="005766B7">
          <w:rPr>
            <w:rFonts w:ascii="Times New Roman" w:eastAsia="Times New Roman" w:hAnsi="Times New Roman" w:cs="Times New Roman"/>
            <w:color w:val="000000" w:themeColor="text1"/>
            <w:sz w:val="24"/>
            <w:szCs w:val="24"/>
          </w:rPr>
          <w:t xml:space="preserve">traits or </w:t>
        </w:r>
      </w:ins>
      <w:ins w:id="931" w:author="Siyu Wang" w:date="2026-03-17T03:25:00Z" w16du:dateUtc="2026-03-17T07:25:00Z">
        <w:r w:rsidR="00EA7093">
          <w:rPr>
            <w:rFonts w:ascii="Times New Roman" w:eastAsia="Times New Roman" w:hAnsi="Times New Roman" w:cs="Times New Roman"/>
            <w:color w:val="000000" w:themeColor="text1"/>
            <w:sz w:val="24"/>
            <w:szCs w:val="24"/>
          </w:rPr>
          <w:t>learned</w:t>
        </w:r>
      </w:ins>
      <w:ins w:id="932" w:author="Siyu Wang" w:date="2026-03-17T03:20:00Z" w16du:dateUtc="2026-03-17T07:20:00Z">
        <w:r w:rsidR="00BD0B0E" w:rsidRPr="005766B7">
          <w:rPr>
            <w:rFonts w:ascii="Times New Roman" w:eastAsia="Times New Roman" w:hAnsi="Times New Roman" w:cs="Times New Roman"/>
            <w:color w:val="000000" w:themeColor="text1"/>
            <w:sz w:val="24"/>
            <w:szCs w:val="24"/>
          </w:rPr>
          <w:t xml:space="preserve"> responses </w:t>
        </w:r>
      </w:ins>
      <w:ins w:id="933" w:author="Siyu Wang" w:date="2026-03-17T03:25:00Z" w16du:dateUtc="2026-03-17T07:25:00Z">
        <w:r w:rsidR="00EA7093">
          <w:rPr>
            <w:rFonts w:ascii="Times New Roman" w:eastAsia="Times New Roman" w:hAnsi="Times New Roman" w:cs="Times New Roman"/>
            <w:color w:val="000000" w:themeColor="text1"/>
            <w:sz w:val="24"/>
            <w:szCs w:val="24"/>
          </w:rPr>
          <w:t>based on</w:t>
        </w:r>
      </w:ins>
      <w:ins w:id="934" w:author="Siyu Wang" w:date="2026-03-17T03:20:00Z" w16du:dateUtc="2026-03-17T07:20:00Z">
        <w:r w:rsidR="00BD0B0E" w:rsidRPr="005766B7">
          <w:rPr>
            <w:rFonts w:ascii="Times New Roman" w:eastAsia="Times New Roman" w:hAnsi="Times New Roman" w:cs="Times New Roman"/>
            <w:color w:val="000000" w:themeColor="text1"/>
            <w:sz w:val="24"/>
            <w:szCs w:val="24"/>
          </w:rPr>
          <w:t xml:space="preserve"> experience</w:t>
        </w:r>
        <w:r w:rsidR="00BD0B0E">
          <w:rPr>
            <w:rFonts w:ascii="Times New Roman" w:eastAsia="Times New Roman" w:hAnsi="Times New Roman" w:cs="Times New Roman"/>
            <w:color w:val="000000" w:themeColor="text1"/>
            <w:sz w:val="24"/>
            <w:szCs w:val="24"/>
          </w:rPr>
          <w:t xml:space="preserve">. </w:t>
        </w:r>
      </w:ins>
    </w:p>
    <w:p w14:paraId="11340451" w14:textId="0728E887" w:rsidR="00A357BC" w:rsidDel="00C87406" w:rsidRDefault="00A357BC" w:rsidP="00DE399C">
      <w:pPr>
        <w:shd w:val="clear" w:color="auto" w:fill="FFFFFF"/>
        <w:spacing w:after="0" w:line="480" w:lineRule="auto"/>
        <w:rPr>
          <w:del w:id="935" w:author="Siyu Wang" w:date="2026-03-17T03:19:00Z" w16du:dateUtc="2026-03-17T07:19:00Z"/>
          <w:moveTo w:id="936" w:author="Siyu Wang" w:date="2026-03-17T02:27:00Z" w16du:dateUtc="2026-03-17T06:27:00Z"/>
          <w:rFonts w:ascii="Times New Roman" w:eastAsia="Times New Roman" w:hAnsi="Times New Roman" w:cs="Times New Roman"/>
          <w:color w:val="000000" w:themeColor="text1"/>
          <w:sz w:val="24"/>
          <w:szCs w:val="24"/>
        </w:rPr>
      </w:pPr>
    </w:p>
    <w:p w14:paraId="593A5598" w14:textId="7F6D5569" w:rsidR="00DE399C" w:rsidDel="00DE399C" w:rsidRDefault="00DE399C" w:rsidP="00DE399C">
      <w:pPr>
        <w:shd w:val="clear" w:color="auto" w:fill="FFFFFF"/>
        <w:spacing w:after="0" w:line="480" w:lineRule="auto"/>
        <w:ind w:firstLine="360"/>
        <w:rPr>
          <w:del w:id="937" w:author="Siyu Wang" w:date="2026-03-17T02:26:00Z" w16du:dateUtc="2026-03-17T06:26:00Z"/>
          <w:moveTo w:id="938" w:author="Siyu Wang" w:date="2026-03-17T02:25:00Z" w16du:dateUtc="2026-03-17T06:25:00Z"/>
          <w:rFonts w:ascii="Times New Roman" w:eastAsia="Times New Roman" w:hAnsi="Times New Roman" w:cs="Times New Roman"/>
          <w:color w:val="000000" w:themeColor="text1"/>
          <w:sz w:val="24"/>
          <w:szCs w:val="24"/>
        </w:rPr>
      </w:pPr>
      <w:moveToRangeStart w:id="939" w:author="Siyu Wang" w:date="2026-03-17T02:25:00Z" w:name="move224606767"/>
      <w:moveToRangeEnd w:id="813"/>
      <w:moveTo w:id="940" w:author="Siyu Wang" w:date="2026-03-17T02:25:00Z" w16du:dateUtc="2026-03-17T06:25:00Z">
        <w:del w:id="941" w:author="Siyu Wang" w:date="2026-03-17T02:26:00Z" w16du:dateUtc="2026-03-17T06:26:00Z">
          <w:r w:rsidRPr="00AF29C6" w:rsidDel="00DE399C">
            <w:rPr>
              <w:rFonts w:ascii="Times New Roman" w:eastAsia="Times New Roman" w:hAnsi="Times New Roman" w:cs="Times New Roman"/>
              <w:color w:val="000000" w:themeColor="text1"/>
              <w:sz w:val="24"/>
              <w:szCs w:val="24"/>
            </w:rPr>
            <w:delText xml:space="preserve">Behavioral modeling </w:delText>
          </w:r>
          <w:r w:rsidDel="00DE399C">
            <w:rPr>
              <w:rFonts w:ascii="Times New Roman" w:eastAsia="Times New Roman" w:hAnsi="Times New Roman" w:cs="Times New Roman"/>
              <w:color w:val="000000" w:themeColor="text1"/>
              <w:sz w:val="24"/>
              <w:szCs w:val="24"/>
            </w:rPr>
            <w:delText xml:space="preserve">revealed that </w:delText>
          </w:r>
          <w:r w:rsidRPr="00864FB7" w:rsidDel="00DE399C">
            <w:rPr>
              <w:rFonts w:ascii="Times New Roman" w:eastAsia="Times New Roman" w:hAnsi="Times New Roman" w:cs="Times New Roman"/>
              <w:color w:val="000000" w:themeColor="text1"/>
              <w:sz w:val="24"/>
              <w:szCs w:val="24"/>
            </w:rPr>
            <w:delText xml:space="preserve">Monkey S adopted a </w:delText>
          </w:r>
          <w:r w:rsidRPr="00E20A3E" w:rsidDel="00DE399C">
            <w:rPr>
              <w:rFonts w:ascii="Times New Roman" w:eastAsia="Times New Roman" w:hAnsi="Times New Roman" w:cs="Times New Roman"/>
              <w:color w:val="000000" w:themeColor="text1"/>
              <w:sz w:val="24"/>
              <w:szCs w:val="24"/>
              <w:highlight w:val="yellow"/>
            </w:rPr>
            <w:delText>temporally aware</w:delText>
          </w:r>
          <w:r w:rsidRPr="00864FB7" w:rsidDel="00DE399C">
            <w:rPr>
              <w:rFonts w:ascii="Times New Roman" w:eastAsia="Times New Roman" w:hAnsi="Times New Roman" w:cs="Times New Roman"/>
              <w:color w:val="000000" w:themeColor="text1"/>
              <w:sz w:val="24"/>
              <w:szCs w:val="24"/>
            </w:rPr>
            <w:delText xml:space="preserve"> strategy, integrating</w:delText>
          </w:r>
          <w:r w:rsidDel="00DE399C">
            <w:rPr>
              <w:rFonts w:ascii="Times New Roman" w:eastAsia="Times New Roman" w:hAnsi="Times New Roman" w:cs="Times New Roman"/>
              <w:color w:val="000000" w:themeColor="text1"/>
              <w:sz w:val="24"/>
              <w:szCs w:val="24"/>
            </w:rPr>
            <w:delText xml:space="preserve"> both future outcomes and timing contingencies into a unified value representation, consistent with the full model. In contrast, </w:delText>
          </w:r>
          <w:r w:rsidRPr="005766B7" w:rsidDel="00DE399C">
            <w:rPr>
              <w:rFonts w:ascii="Times New Roman" w:eastAsia="Times New Roman" w:hAnsi="Times New Roman" w:cs="Times New Roman"/>
              <w:color w:val="000000" w:themeColor="text1"/>
              <w:sz w:val="24"/>
              <w:szCs w:val="24"/>
            </w:rPr>
            <w:delText xml:space="preserve">Monkey T relied on a </w:delText>
          </w:r>
          <w:r w:rsidRPr="00864FB7" w:rsidDel="00DE399C">
            <w:rPr>
              <w:rFonts w:ascii="Times New Roman" w:eastAsia="Times New Roman" w:hAnsi="Times New Roman" w:cs="Times New Roman"/>
              <w:color w:val="000000" w:themeColor="text1"/>
              <w:sz w:val="24"/>
              <w:szCs w:val="24"/>
            </w:rPr>
            <w:delText>reactive strategy</w:delText>
          </w:r>
          <w:r w:rsidDel="00DE399C">
            <w:rPr>
              <w:rFonts w:ascii="Times New Roman" w:eastAsia="Times New Roman" w:hAnsi="Times New Roman" w:cs="Times New Roman"/>
              <w:color w:val="000000" w:themeColor="text1"/>
              <w:sz w:val="24"/>
              <w:szCs w:val="24"/>
            </w:rPr>
            <w:delText xml:space="preserve">, in which reward and delay were evaluated largely independently, and choices were triggered by the appearance of the go signal, treated as an additional cue rather than a temporal factor, consistent with the bias model. </w:delText>
          </w:r>
          <w:r w:rsidRPr="00F3358F" w:rsidDel="00DE399C">
            <w:rPr>
              <w:rFonts w:ascii="Times New Roman" w:eastAsia="Times New Roman" w:hAnsi="Times New Roman" w:cs="Times New Roman"/>
              <w:color w:val="000000" w:themeColor="text1"/>
              <w:sz w:val="24"/>
              <w:szCs w:val="24"/>
            </w:rPr>
            <w:delText xml:space="preserve">These </w:delText>
          </w:r>
          <w:r w:rsidDel="00DE399C">
            <w:rPr>
              <w:rFonts w:ascii="Times New Roman" w:eastAsia="Times New Roman" w:hAnsi="Times New Roman" w:cs="Times New Roman"/>
              <w:color w:val="000000" w:themeColor="text1"/>
              <w:sz w:val="24"/>
              <w:szCs w:val="24"/>
            </w:rPr>
            <w:delText>results</w:delText>
          </w:r>
          <w:r w:rsidRPr="00F3358F" w:rsidDel="00DE399C">
            <w:rPr>
              <w:rFonts w:ascii="Times New Roman" w:eastAsia="Times New Roman" w:hAnsi="Times New Roman" w:cs="Times New Roman"/>
              <w:color w:val="000000" w:themeColor="text1"/>
              <w:sz w:val="24"/>
              <w:szCs w:val="24"/>
            </w:rPr>
            <w:delText xml:space="preserve"> show that multiple strategies can be employed to solve similar decision-making problems, and that individual differences shape the neural dynamics of value computations.</w:delText>
          </w:r>
        </w:del>
      </w:moveTo>
    </w:p>
    <w:p w14:paraId="2DF28368" w14:textId="6E343D95" w:rsidR="00DE399C" w:rsidDel="00DE399C" w:rsidRDefault="00DE399C" w:rsidP="00DE399C">
      <w:pPr>
        <w:shd w:val="clear" w:color="auto" w:fill="FFFFFF"/>
        <w:spacing w:after="0" w:line="480" w:lineRule="auto"/>
        <w:rPr>
          <w:del w:id="942" w:author="Siyu Wang" w:date="2026-03-17T02:26:00Z" w16du:dateUtc="2026-03-17T06:26:00Z"/>
          <w:moveTo w:id="943" w:author="Siyu Wang" w:date="2026-03-17T02:25:00Z" w16du:dateUtc="2026-03-17T06:25:00Z"/>
          <w:rFonts w:ascii="Times New Roman" w:eastAsia="Times New Roman" w:hAnsi="Times New Roman" w:cs="Times New Roman"/>
          <w:color w:val="000000" w:themeColor="text1"/>
          <w:sz w:val="24"/>
          <w:szCs w:val="24"/>
        </w:rPr>
        <w:pPrChange w:id="944" w:author="Siyu Wang" w:date="2026-03-17T02:26:00Z" w16du:dateUtc="2026-03-17T06:26:00Z">
          <w:pPr>
            <w:shd w:val="clear" w:color="auto" w:fill="FFFFFF"/>
            <w:spacing w:after="0" w:line="480" w:lineRule="auto"/>
          </w:pPr>
        </w:pPrChange>
      </w:pPr>
      <w:moveTo w:id="945" w:author="Siyu Wang" w:date="2026-03-17T02:25:00Z" w16du:dateUtc="2026-03-17T06:25:00Z">
        <w:del w:id="946" w:author="Siyu Wang" w:date="2026-03-17T02:26:00Z" w16du:dateUtc="2026-03-17T06:26:00Z">
          <w:r w:rsidDel="00DE399C">
            <w:rPr>
              <w:rFonts w:ascii="Times New Roman" w:eastAsia="Times New Roman" w:hAnsi="Times New Roman" w:cs="Times New Roman"/>
              <w:color w:val="000000" w:themeColor="text1"/>
              <w:sz w:val="24"/>
              <w:szCs w:val="24"/>
            </w:rPr>
            <w:delText xml:space="preserve">These behavioral strategies were reflected in distinct neural coding regimes in dlPFC. Analyses incorporating the first go signal revealed that in Monkey S the population dimension encoding the yellow vs. the purple go signal was positively correlated with reward and negatively correlated with delay, demonstrating that the neural population integrates the additional waiting time with reward and delay into a unified representation. </w:delText>
          </w:r>
          <w:r w:rsidRPr="005766B7" w:rsidDel="00DE399C">
            <w:rPr>
              <w:rFonts w:ascii="Times New Roman" w:eastAsia="Times New Roman" w:hAnsi="Times New Roman" w:cs="Times New Roman"/>
              <w:color w:val="000000" w:themeColor="text1"/>
              <w:sz w:val="24"/>
              <w:szCs w:val="24"/>
            </w:rPr>
            <w:delText>Th</w:delText>
          </w:r>
          <w:r w:rsidDel="00DE399C">
            <w:rPr>
              <w:rFonts w:ascii="Times New Roman" w:eastAsia="Times New Roman" w:hAnsi="Times New Roman" w:cs="Times New Roman"/>
              <w:color w:val="000000" w:themeColor="text1"/>
              <w:sz w:val="24"/>
              <w:szCs w:val="24"/>
            </w:rPr>
            <w:delText>is</w:delText>
          </w:r>
          <w:r w:rsidRPr="005766B7" w:rsidDel="00DE399C">
            <w:rPr>
              <w:rFonts w:ascii="Times New Roman" w:eastAsia="Times New Roman" w:hAnsi="Times New Roman" w:cs="Times New Roman"/>
              <w:color w:val="000000" w:themeColor="text1"/>
              <w:sz w:val="24"/>
              <w:szCs w:val="24"/>
            </w:rPr>
            <w:delText xml:space="preserve"> integration suggests that dlPFC </w:delText>
          </w:r>
          <w:r w:rsidDel="00DE399C">
            <w:rPr>
              <w:rFonts w:ascii="Times New Roman" w:eastAsia="Times New Roman" w:hAnsi="Times New Roman" w:cs="Times New Roman"/>
              <w:color w:val="000000" w:themeColor="text1"/>
              <w:sz w:val="24"/>
              <w:szCs w:val="24"/>
            </w:rPr>
            <w:delText xml:space="preserve">flexibly </w:delText>
          </w:r>
          <w:r w:rsidRPr="005766B7" w:rsidDel="00DE399C">
            <w:rPr>
              <w:rFonts w:ascii="Times New Roman" w:eastAsia="Times New Roman" w:hAnsi="Times New Roman" w:cs="Times New Roman"/>
              <w:color w:val="000000" w:themeColor="text1"/>
              <w:sz w:val="24"/>
              <w:szCs w:val="24"/>
            </w:rPr>
            <w:delText xml:space="preserve">combines </w:delText>
          </w:r>
          <w:r w:rsidDel="00DE399C">
            <w:rPr>
              <w:rFonts w:ascii="Times New Roman" w:eastAsia="Times New Roman" w:hAnsi="Times New Roman" w:cs="Times New Roman"/>
              <w:color w:val="000000" w:themeColor="text1"/>
              <w:sz w:val="24"/>
              <w:szCs w:val="24"/>
            </w:rPr>
            <w:delText>multiple</w:delText>
          </w:r>
          <w:r w:rsidRPr="005766B7" w:rsidDel="00DE399C">
            <w:rPr>
              <w:rFonts w:ascii="Times New Roman" w:eastAsia="Times New Roman" w:hAnsi="Times New Roman" w:cs="Times New Roman"/>
              <w:color w:val="000000" w:themeColor="text1"/>
              <w:sz w:val="24"/>
              <w:szCs w:val="24"/>
            </w:rPr>
            <w:delText xml:space="preserve"> task-relevant features to compute value.</w:delText>
          </w:r>
          <w:r w:rsidDel="00DE399C">
            <w:rPr>
              <w:rFonts w:ascii="Times New Roman" w:eastAsia="Times New Roman" w:hAnsi="Times New Roman" w:cs="Times New Roman"/>
              <w:color w:val="000000" w:themeColor="text1"/>
              <w:sz w:val="24"/>
              <w:szCs w:val="24"/>
            </w:rPr>
            <w:delText xml:space="preserve"> In Monkey T, the population dimension associated with the go signal showed only weak or non-significant correlations with reward and delay, consistent with a coding scheme in which reward and delay are represented largely independent and the go signal serves as a trigger for action. </w:delText>
          </w:r>
        </w:del>
      </w:moveTo>
    </w:p>
    <w:moveToRangeEnd w:id="939"/>
    <w:p w14:paraId="5E5EDAF0" w14:textId="40CB4560" w:rsidR="00650100" w:rsidDel="00531A7F" w:rsidRDefault="00650100" w:rsidP="00C87406">
      <w:pPr>
        <w:shd w:val="clear" w:color="auto" w:fill="FFFFFF"/>
        <w:spacing w:after="0" w:line="480" w:lineRule="auto"/>
        <w:rPr>
          <w:del w:id="947" w:author="Siyu Wang" w:date="2026-03-17T02:08:00Z" w16du:dateUtc="2026-03-17T06:08:00Z"/>
          <w:rFonts w:ascii="Times New Roman" w:eastAsia="Times New Roman" w:hAnsi="Times New Roman" w:cs="Times New Roman"/>
          <w:color w:val="000000" w:themeColor="text1"/>
          <w:sz w:val="24"/>
          <w:szCs w:val="24"/>
        </w:rPr>
        <w:pPrChange w:id="948" w:author="Siyu Wang" w:date="2026-03-17T03:19:00Z" w16du:dateUtc="2026-03-17T07:19:00Z">
          <w:pPr>
            <w:shd w:val="clear" w:color="auto" w:fill="FFFFFF"/>
            <w:spacing w:after="0" w:line="480" w:lineRule="auto"/>
            <w:ind w:firstLine="360"/>
          </w:pPr>
        </w:pPrChange>
      </w:pPr>
      <w:del w:id="949" w:author="Siyu Wang" w:date="2026-03-17T02:08:00Z" w16du:dateUtc="2026-03-17T06:08:00Z">
        <w:r w:rsidRPr="005766B7" w:rsidDel="00531A7F">
          <w:rPr>
            <w:rFonts w:ascii="Times New Roman" w:eastAsia="Times New Roman" w:hAnsi="Times New Roman" w:cs="Times New Roman"/>
            <w:color w:val="000000" w:themeColor="text1"/>
            <w:sz w:val="24"/>
            <w:szCs w:val="24"/>
          </w:rPr>
          <w:delText>This confirms that the dlPFC contributes to the integration of multiple value dimensions</w:delText>
        </w:r>
        <w:r w:rsidDel="00531A7F">
          <w:rPr>
            <w:rFonts w:ascii="Times New Roman" w:eastAsia="Times New Roman" w:hAnsi="Times New Roman" w:cs="Times New Roman"/>
            <w:color w:val="000000" w:themeColor="text1"/>
            <w:sz w:val="24"/>
            <w:szCs w:val="24"/>
          </w:rPr>
          <w:delText xml:space="preserve"> and that overlapping circuity supports the evaluation of reward and delay across individuals</w:delText>
        </w:r>
        <w:r w:rsidRPr="005766B7" w:rsidDel="00531A7F">
          <w:rPr>
            <w:rFonts w:ascii="Times New Roman" w:eastAsia="Times New Roman" w:hAnsi="Times New Roman" w:cs="Times New Roman"/>
            <w:color w:val="000000" w:themeColor="text1"/>
            <w:sz w:val="24"/>
            <w:szCs w:val="24"/>
          </w:rPr>
          <w:delText>.</w:delText>
        </w:r>
        <w:r w:rsidDel="00531A7F">
          <w:rPr>
            <w:rFonts w:ascii="Times New Roman" w:eastAsia="Times New Roman" w:hAnsi="Times New Roman" w:cs="Times New Roman"/>
            <w:color w:val="000000" w:themeColor="text1"/>
            <w:sz w:val="24"/>
            <w:szCs w:val="24"/>
          </w:rPr>
          <w:delText xml:space="preserve"> </w:delText>
        </w:r>
      </w:del>
    </w:p>
    <w:p w14:paraId="4B840816" w14:textId="47D6FB78" w:rsidR="00650100" w:rsidDel="001503D5" w:rsidRDefault="008A7D63" w:rsidP="00C87406">
      <w:pPr>
        <w:shd w:val="clear" w:color="auto" w:fill="FFFFFF"/>
        <w:spacing w:after="0" w:line="480" w:lineRule="auto"/>
        <w:rPr>
          <w:del w:id="950" w:author="Siyu Wang" w:date="2026-03-17T02:22:00Z" w16du:dateUtc="2026-03-17T06:22:00Z"/>
          <w:rFonts w:ascii="Times New Roman" w:eastAsia="Times New Roman" w:hAnsi="Times New Roman" w:cs="Times New Roman"/>
          <w:color w:val="000000" w:themeColor="text1"/>
          <w:sz w:val="24"/>
          <w:szCs w:val="24"/>
        </w:rPr>
        <w:pPrChange w:id="951" w:author="Siyu Wang" w:date="2026-03-17T03:19:00Z" w16du:dateUtc="2026-03-17T07:19:00Z">
          <w:pPr>
            <w:shd w:val="clear" w:color="auto" w:fill="FFFFFF"/>
            <w:spacing w:after="0" w:line="480" w:lineRule="auto"/>
          </w:pPr>
        </w:pPrChange>
      </w:pPr>
      <w:del w:id="952" w:author="Siyu Wang" w:date="2026-03-17T02:09:00Z" w16du:dateUtc="2026-03-17T06:09:00Z">
        <w:r w:rsidDel="00531A7F">
          <w:rPr>
            <w:rFonts w:ascii="Times New Roman" w:eastAsia="Times New Roman" w:hAnsi="Times New Roman" w:cs="Times New Roman"/>
            <w:color w:val="000000" w:themeColor="text1"/>
            <w:sz w:val="24"/>
            <w:szCs w:val="24"/>
          </w:rPr>
          <w:delText>T</w:delText>
        </w:r>
        <w:r w:rsidR="00650100" w:rsidDel="00531A7F">
          <w:rPr>
            <w:rFonts w:ascii="Times New Roman" w:eastAsia="Times New Roman" w:hAnsi="Times New Roman" w:cs="Times New Roman"/>
            <w:color w:val="000000" w:themeColor="text1"/>
            <w:sz w:val="24"/>
            <w:szCs w:val="24"/>
          </w:rPr>
          <w:delText>his inverse coding</w:delText>
        </w:r>
        <w:r w:rsidR="00650100" w:rsidRPr="005766B7" w:rsidDel="00531A7F">
          <w:rPr>
            <w:rFonts w:ascii="Times New Roman" w:eastAsia="Times New Roman" w:hAnsi="Times New Roman" w:cs="Times New Roman"/>
            <w:color w:val="000000" w:themeColor="text1"/>
            <w:sz w:val="24"/>
            <w:szCs w:val="24"/>
          </w:rPr>
          <w:delText xml:space="preserve"> was more prominent when the </w:delText>
        </w:r>
        <w:r w:rsidR="00650100" w:rsidDel="00531A7F">
          <w:rPr>
            <w:rFonts w:ascii="Times New Roman" w:eastAsia="Times New Roman" w:hAnsi="Times New Roman" w:cs="Times New Roman"/>
            <w:color w:val="000000" w:themeColor="text1"/>
            <w:sz w:val="24"/>
            <w:szCs w:val="24"/>
          </w:rPr>
          <w:delText>time of action approached</w:delText>
        </w:r>
        <w:r w:rsidR="00650100" w:rsidRPr="005766B7" w:rsidDel="00531A7F">
          <w:rPr>
            <w:rFonts w:ascii="Times New Roman" w:eastAsia="Times New Roman" w:hAnsi="Times New Roman" w:cs="Times New Roman"/>
            <w:color w:val="000000" w:themeColor="text1"/>
            <w:sz w:val="24"/>
            <w:szCs w:val="24"/>
          </w:rPr>
          <w:delText>, in both animals</w:delText>
        </w:r>
        <w:r w:rsidR="00650100" w:rsidDel="00531A7F">
          <w:rPr>
            <w:rFonts w:ascii="Times New Roman" w:eastAsia="Times New Roman" w:hAnsi="Times New Roman" w:cs="Times New Roman"/>
            <w:color w:val="000000" w:themeColor="text1"/>
            <w:sz w:val="24"/>
            <w:szCs w:val="24"/>
          </w:rPr>
          <w:delText xml:space="preserve">, suggesting that the value representations evolve </w:delText>
        </w:r>
        <w:r w:rsidR="0046201F" w:rsidDel="00531A7F">
          <w:rPr>
            <w:rFonts w:ascii="Times New Roman" w:eastAsia="Times New Roman" w:hAnsi="Times New Roman" w:cs="Times New Roman"/>
            <w:color w:val="000000" w:themeColor="text1"/>
            <w:sz w:val="24"/>
            <w:szCs w:val="24"/>
          </w:rPr>
          <w:delText xml:space="preserve">over the course of </w:delText>
        </w:r>
        <w:r w:rsidR="00650100" w:rsidDel="00531A7F">
          <w:rPr>
            <w:rFonts w:ascii="Times New Roman" w:eastAsia="Times New Roman" w:hAnsi="Times New Roman" w:cs="Times New Roman"/>
            <w:color w:val="000000" w:themeColor="text1"/>
            <w:sz w:val="24"/>
            <w:szCs w:val="24"/>
          </w:rPr>
          <w:delText>deliberation</w:delText>
        </w:r>
        <w:r w:rsidR="00650100" w:rsidRPr="005766B7" w:rsidDel="00531A7F">
          <w:rPr>
            <w:rFonts w:ascii="Times New Roman" w:eastAsia="Times New Roman" w:hAnsi="Times New Roman" w:cs="Times New Roman"/>
            <w:color w:val="000000" w:themeColor="text1"/>
            <w:sz w:val="24"/>
            <w:szCs w:val="24"/>
          </w:rPr>
          <w:delText>.</w:delText>
        </w:r>
        <w:r w:rsidR="008E3EC0" w:rsidDel="00531A7F">
          <w:rPr>
            <w:rFonts w:ascii="Times New Roman" w:eastAsia="Times New Roman" w:hAnsi="Times New Roman" w:cs="Times New Roman"/>
            <w:color w:val="000000" w:themeColor="text1"/>
            <w:sz w:val="24"/>
            <w:szCs w:val="24"/>
          </w:rPr>
          <w:delText xml:space="preserve"> However, the temporal onset and </w:delText>
        </w:r>
        <w:r w:rsidR="0046201F" w:rsidDel="00531A7F">
          <w:rPr>
            <w:rFonts w:ascii="Times New Roman" w:eastAsia="Times New Roman" w:hAnsi="Times New Roman" w:cs="Times New Roman"/>
            <w:color w:val="000000" w:themeColor="text1"/>
            <w:sz w:val="24"/>
            <w:szCs w:val="24"/>
          </w:rPr>
          <w:delText xml:space="preserve">strength </w:delText>
        </w:r>
        <w:r w:rsidR="008E3EC0" w:rsidDel="00531A7F">
          <w:rPr>
            <w:rFonts w:ascii="Times New Roman" w:eastAsia="Times New Roman" w:hAnsi="Times New Roman" w:cs="Times New Roman"/>
            <w:color w:val="000000" w:themeColor="text1"/>
            <w:sz w:val="24"/>
            <w:szCs w:val="24"/>
          </w:rPr>
          <w:delText>of this inverse correlation differed between</w:delText>
        </w:r>
        <w:r w:rsidR="0046201F" w:rsidDel="00531A7F">
          <w:rPr>
            <w:rFonts w:ascii="Times New Roman" w:eastAsia="Times New Roman" w:hAnsi="Times New Roman" w:cs="Times New Roman"/>
            <w:color w:val="000000" w:themeColor="text1"/>
            <w:sz w:val="24"/>
            <w:szCs w:val="24"/>
          </w:rPr>
          <w:delText xml:space="preserve"> the two</w:delText>
        </w:r>
        <w:r w:rsidR="008E3EC0" w:rsidDel="00531A7F">
          <w:rPr>
            <w:rFonts w:ascii="Times New Roman" w:eastAsia="Times New Roman" w:hAnsi="Times New Roman" w:cs="Times New Roman"/>
            <w:color w:val="000000" w:themeColor="text1"/>
            <w:sz w:val="24"/>
            <w:szCs w:val="24"/>
          </w:rPr>
          <w:delText xml:space="preserve"> animals</w:delText>
        </w:r>
        <w:r w:rsidR="00650100" w:rsidDel="00531A7F">
          <w:rPr>
            <w:rFonts w:ascii="Times New Roman" w:eastAsia="Times New Roman" w:hAnsi="Times New Roman" w:cs="Times New Roman"/>
            <w:color w:val="000000" w:themeColor="text1"/>
            <w:sz w:val="24"/>
            <w:szCs w:val="24"/>
          </w:rPr>
          <w:delText xml:space="preserve">. </w:delText>
        </w:r>
        <w:r w:rsidR="008E3EC0" w:rsidDel="00531A7F">
          <w:rPr>
            <w:rFonts w:ascii="Times New Roman" w:eastAsia="Times New Roman" w:hAnsi="Times New Roman" w:cs="Times New Roman"/>
            <w:color w:val="000000" w:themeColor="text1"/>
            <w:sz w:val="24"/>
            <w:szCs w:val="24"/>
          </w:rPr>
          <w:delText>I</w:delText>
        </w:r>
        <w:r w:rsidR="00650100" w:rsidDel="00531A7F">
          <w:rPr>
            <w:rFonts w:ascii="Times New Roman" w:eastAsia="Times New Roman" w:hAnsi="Times New Roman" w:cs="Times New Roman"/>
            <w:color w:val="000000" w:themeColor="text1"/>
            <w:sz w:val="24"/>
            <w:szCs w:val="24"/>
          </w:rPr>
          <w:delText xml:space="preserve">n Monkey S, </w:delText>
        </w:r>
        <w:r w:rsidDel="00531A7F">
          <w:rPr>
            <w:rFonts w:ascii="Times New Roman" w:eastAsia="Times New Roman" w:hAnsi="Times New Roman" w:cs="Times New Roman"/>
            <w:color w:val="000000" w:themeColor="text1"/>
            <w:sz w:val="24"/>
            <w:szCs w:val="24"/>
          </w:rPr>
          <w:delText xml:space="preserve">the inverse relationship between reward and delay </w:delText>
        </w:r>
        <w:r w:rsidR="008E3EC0" w:rsidDel="00531A7F">
          <w:rPr>
            <w:rFonts w:ascii="Times New Roman" w:eastAsia="Times New Roman" w:hAnsi="Times New Roman" w:cs="Times New Roman"/>
            <w:color w:val="000000" w:themeColor="text1"/>
            <w:sz w:val="24"/>
            <w:szCs w:val="24"/>
          </w:rPr>
          <w:delText xml:space="preserve">emerged </w:delText>
        </w:r>
        <w:r w:rsidR="00516B85" w:rsidDel="00531A7F">
          <w:rPr>
            <w:rFonts w:ascii="Times New Roman" w:eastAsia="Times New Roman" w:hAnsi="Times New Roman" w:cs="Times New Roman"/>
            <w:color w:val="000000" w:themeColor="text1"/>
            <w:sz w:val="24"/>
            <w:szCs w:val="24"/>
          </w:rPr>
          <w:delText>early</w:delText>
        </w:r>
        <w:r w:rsidR="008E3EC0" w:rsidDel="00531A7F">
          <w:rPr>
            <w:rFonts w:ascii="Times New Roman" w:eastAsia="Times New Roman" w:hAnsi="Times New Roman" w:cs="Times New Roman"/>
            <w:color w:val="000000" w:themeColor="text1"/>
            <w:sz w:val="24"/>
            <w:szCs w:val="24"/>
          </w:rPr>
          <w:delText xml:space="preserve">, </w:delText>
        </w:r>
        <w:r w:rsidR="00650100" w:rsidRPr="005766B7" w:rsidDel="00531A7F">
          <w:rPr>
            <w:rFonts w:ascii="Times New Roman" w:eastAsia="Times New Roman" w:hAnsi="Times New Roman" w:cs="Times New Roman"/>
            <w:color w:val="000000" w:themeColor="text1"/>
            <w:sz w:val="24"/>
            <w:szCs w:val="24"/>
          </w:rPr>
          <w:delText xml:space="preserve">immediately after </w:delText>
        </w:r>
        <w:r w:rsidR="00516B85" w:rsidDel="00531A7F">
          <w:rPr>
            <w:rFonts w:ascii="Times New Roman" w:eastAsia="Times New Roman" w:hAnsi="Times New Roman" w:cs="Times New Roman"/>
            <w:color w:val="000000" w:themeColor="text1"/>
            <w:sz w:val="24"/>
            <w:szCs w:val="24"/>
          </w:rPr>
          <w:delText>offer onset</w:delText>
        </w:r>
        <w:r w:rsidR="00556822" w:rsidDel="00531A7F">
          <w:rPr>
            <w:rFonts w:ascii="Times New Roman" w:eastAsia="Times New Roman" w:hAnsi="Times New Roman" w:cs="Times New Roman"/>
            <w:color w:val="000000" w:themeColor="text1"/>
            <w:sz w:val="24"/>
            <w:szCs w:val="24"/>
          </w:rPr>
          <w:delText>, and gradually strengthened</w:delText>
        </w:r>
        <w:r w:rsidR="00C21DD2" w:rsidDel="00531A7F">
          <w:rPr>
            <w:rFonts w:ascii="Times New Roman" w:eastAsia="Times New Roman" w:hAnsi="Times New Roman" w:cs="Times New Roman"/>
            <w:color w:val="000000" w:themeColor="text1"/>
            <w:sz w:val="24"/>
            <w:szCs w:val="24"/>
          </w:rPr>
          <w:delText xml:space="preserve"> over the offer period</w:delText>
        </w:r>
        <w:r w:rsidR="00650100" w:rsidRPr="005766B7" w:rsidDel="00531A7F">
          <w:rPr>
            <w:rFonts w:ascii="Times New Roman" w:eastAsia="Times New Roman" w:hAnsi="Times New Roman" w:cs="Times New Roman"/>
            <w:color w:val="000000" w:themeColor="text1"/>
            <w:sz w:val="24"/>
            <w:szCs w:val="24"/>
          </w:rPr>
          <w:delText xml:space="preserve">. </w:delText>
        </w:r>
        <w:r w:rsidR="00650100" w:rsidDel="00531A7F">
          <w:rPr>
            <w:rFonts w:ascii="Times New Roman" w:eastAsia="Times New Roman" w:hAnsi="Times New Roman" w:cs="Times New Roman"/>
            <w:color w:val="000000" w:themeColor="text1"/>
            <w:sz w:val="24"/>
            <w:szCs w:val="24"/>
          </w:rPr>
          <w:delText>In Monkey T, t</w:delText>
        </w:r>
        <w:r w:rsidR="00650100" w:rsidRPr="005766B7" w:rsidDel="00531A7F">
          <w:rPr>
            <w:rFonts w:ascii="Times New Roman" w:eastAsia="Times New Roman" w:hAnsi="Times New Roman" w:cs="Times New Roman"/>
            <w:color w:val="000000" w:themeColor="text1"/>
            <w:sz w:val="24"/>
            <w:szCs w:val="24"/>
          </w:rPr>
          <w:delText xml:space="preserve">he integration of reward and delay </w:delText>
        </w:r>
        <w:r w:rsidR="008E3EC0" w:rsidDel="00531A7F">
          <w:rPr>
            <w:rFonts w:ascii="Times New Roman" w:eastAsia="Times New Roman" w:hAnsi="Times New Roman" w:cs="Times New Roman"/>
            <w:color w:val="000000" w:themeColor="text1"/>
            <w:sz w:val="24"/>
            <w:szCs w:val="24"/>
          </w:rPr>
          <w:delText xml:space="preserve">became apparent </w:delText>
        </w:r>
        <w:r w:rsidR="00650100" w:rsidRPr="005766B7" w:rsidDel="00531A7F">
          <w:rPr>
            <w:rFonts w:ascii="Times New Roman" w:eastAsia="Times New Roman" w:hAnsi="Times New Roman" w:cs="Times New Roman"/>
            <w:color w:val="000000" w:themeColor="text1"/>
            <w:sz w:val="24"/>
            <w:szCs w:val="24"/>
          </w:rPr>
          <w:delText>only closer to the imminent go</w:delText>
        </w:r>
        <w:r w:rsidR="00650100" w:rsidDel="00531A7F">
          <w:rPr>
            <w:rFonts w:ascii="Times New Roman" w:eastAsia="Times New Roman" w:hAnsi="Times New Roman" w:cs="Times New Roman"/>
            <w:color w:val="000000" w:themeColor="text1"/>
            <w:sz w:val="24"/>
            <w:szCs w:val="24"/>
          </w:rPr>
          <w:delText xml:space="preserve"> </w:delText>
        </w:r>
        <w:r w:rsidR="00650100" w:rsidRPr="005766B7" w:rsidDel="00531A7F">
          <w:rPr>
            <w:rFonts w:ascii="Times New Roman" w:eastAsia="Times New Roman" w:hAnsi="Times New Roman" w:cs="Times New Roman"/>
            <w:color w:val="000000" w:themeColor="text1"/>
            <w:sz w:val="24"/>
            <w:szCs w:val="24"/>
          </w:rPr>
          <w:delText>signal</w:delText>
        </w:r>
        <w:r w:rsidR="00B11E61" w:rsidDel="00531A7F">
          <w:rPr>
            <w:rFonts w:ascii="Times New Roman" w:eastAsia="Times New Roman" w:hAnsi="Times New Roman" w:cs="Times New Roman"/>
            <w:color w:val="000000" w:themeColor="text1"/>
            <w:sz w:val="24"/>
            <w:szCs w:val="24"/>
          </w:rPr>
          <w:delText xml:space="preserve">, </w:delText>
        </w:r>
        <w:r w:rsidR="0046201F" w:rsidDel="00531A7F">
          <w:rPr>
            <w:rFonts w:ascii="Times New Roman" w:eastAsia="Times New Roman" w:hAnsi="Times New Roman" w:cs="Times New Roman"/>
            <w:color w:val="000000" w:themeColor="text1"/>
            <w:sz w:val="24"/>
            <w:szCs w:val="24"/>
          </w:rPr>
          <w:delText>and was weaker prior that point</w:delText>
        </w:r>
        <w:r w:rsidR="00650100" w:rsidRPr="005766B7" w:rsidDel="00531A7F">
          <w:rPr>
            <w:rFonts w:ascii="Times New Roman" w:eastAsia="Times New Roman" w:hAnsi="Times New Roman" w:cs="Times New Roman"/>
            <w:color w:val="000000" w:themeColor="text1"/>
            <w:sz w:val="24"/>
            <w:szCs w:val="24"/>
          </w:rPr>
          <w:delText>.</w:delText>
        </w:r>
        <w:r w:rsidR="00650100" w:rsidRPr="009B6B9B" w:rsidDel="00531A7F">
          <w:rPr>
            <w:rFonts w:ascii="Times New Roman" w:eastAsia="Times New Roman" w:hAnsi="Times New Roman" w:cs="Times New Roman"/>
            <w:color w:val="000000" w:themeColor="text1"/>
            <w:sz w:val="24"/>
            <w:szCs w:val="24"/>
          </w:rPr>
          <w:delText xml:space="preserve"> </w:delText>
        </w:r>
        <w:r w:rsidR="00650100" w:rsidRPr="00B11E61" w:rsidDel="00531A7F">
          <w:rPr>
            <w:rFonts w:ascii="Times New Roman" w:eastAsia="Times New Roman" w:hAnsi="Times New Roman" w:cs="Times New Roman"/>
            <w:color w:val="000000" w:themeColor="text1"/>
            <w:sz w:val="24"/>
            <w:szCs w:val="24"/>
          </w:rPr>
          <w:delText>This temporal unfolding</w:delText>
        </w:r>
        <w:r w:rsidR="00E74A47" w:rsidRPr="00B11E61" w:rsidDel="00531A7F">
          <w:rPr>
            <w:rFonts w:ascii="Times New Roman" w:eastAsia="Times New Roman" w:hAnsi="Times New Roman" w:cs="Times New Roman"/>
            <w:color w:val="000000" w:themeColor="text1"/>
            <w:sz w:val="24"/>
            <w:szCs w:val="24"/>
          </w:rPr>
          <w:delText>, particularly pronounced in Monkey S,</w:delText>
        </w:r>
        <w:r w:rsidR="00650100" w:rsidRPr="00B11E61" w:rsidDel="00531A7F">
          <w:rPr>
            <w:rFonts w:ascii="Times New Roman" w:eastAsia="Times New Roman" w:hAnsi="Times New Roman" w:cs="Times New Roman"/>
            <w:color w:val="000000" w:themeColor="text1"/>
            <w:sz w:val="24"/>
            <w:szCs w:val="24"/>
          </w:rPr>
          <w:delText xml:space="preserve"> emphasizes the role of dlPFC in maintaining context-sensitive value representations that evolve </w:delText>
        </w:r>
        <w:r w:rsidR="00B11E61" w:rsidDel="00531A7F">
          <w:rPr>
            <w:rFonts w:ascii="Times New Roman" w:eastAsia="Times New Roman" w:hAnsi="Times New Roman" w:cs="Times New Roman"/>
            <w:color w:val="000000" w:themeColor="text1"/>
            <w:sz w:val="24"/>
            <w:szCs w:val="24"/>
          </w:rPr>
          <w:delText xml:space="preserve">over time. </w:delText>
        </w:r>
      </w:del>
      <w:del w:id="953" w:author="Siyu Wang" w:date="2026-03-17T02:22:00Z" w16du:dateUtc="2026-03-17T06:22:00Z">
        <w:r w:rsidR="00C21DD2" w:rsidDel="001503D5">
          <w:rPr>
            <w:rFonts w:ascii="Times New Roman" w:eastAsia="Times New Roman" w:hAnsi="Times New Roman" w:cs="Times New Roman"/>
            <w:color w:val="000000" w:themeColor="text1"/>
            <w:sz w:val="24"/>
            <w:szCs w:val="24"/>
          </w:rPr>
          <w:delText xml:space="preserve">Although this analysis does not yet include the go signal, it illustrates how internal evaluation unfolds during deliberation, potentially shaping the sensitivity of the animal to future action contingencies. </w:delText>
        </w:r>
        <w:r w:rsidR="00B11E61" w:rsidDel="001503D5">
          <w:rPr>
            <w:rFonts w:ascii="Times New Roman" w:eastAsia="Times New Roman" w:hAnsi="Times New Roman" w:cs="Times New Roman"/>
            <w:color w:val="000000" w:themeColor="text1"/>
            <w:sz w:val="24"/>
            <w:szCs w:val="24"/>
          </w:rPr>
          <w:delText xml:space="preserve">Differences between animals may reflect </w:delText>
        </w:r>
        <w:r w:rsidR="00C21DD2" w:rsidDel="001503D5">
          <w:rPr>
            <w:rFonts w:ascii="Times New Roman" w:eastAsia="Times New Roman" w:hAnsi="Times New Roman" w:cs="Times New Roman"/>
            <w:color w:val="000000" w:themeColor="text1"/>
            <w:sz w:val="24"/>
            <w:szCs w:val="24"/>
          </w:rPr>
          <w:delText xml:space="preserve">individual </w:delText>
        </w:r>
        <w:r w:rsidR="00B11E61" w:rsidDel="001503D5">
          <w:rPr>
            <w:rFonts w:ascii="Times New Roman" w:eastAsia="Times New Roman" w:hAnsi="Times New Roman" w:cs="Times New Roman"/>
            <w:color w:val="000000" w:themeColor="text1"/>
            <w:sz w:val="24"/>
            <w:szCs w:val="24"/>
          </w:rPr>
          <w:delText xml:space="preserve">differences in the speed or efficiency of </w:delText>
        </w:r>
        <w:r w:rsidR="000B198E" w:rsidDel="001503D5">
          <w:rPr>
            <w:rFonts w:ascii="Times New Roman" w:eastAsia="Times New Roman" w:hAnsi="Times New Roman" w:cs="Times New Roman"/>
            <w:color w:val="000000" w:themeColor="text1"/>
            <w:sz w:val="24"/>
            <w:szCs w:val="24"/>
          </w:rPr>
          <w:delText xml:space="preserve">this </w:delText>
        </w:r>
        <w:r w:rsidR="00B11E61" w:rsidDel="001503D5">
          <w:rPr>
            <w:rFonts w:ascii="Times New Roman" w:eastAsia="Times New Roman" w:hAnsi="Times New Roman" w:cs="Times New Roman"/>
            <w:color w:val="000000" w:themeColor="text1"/>
            <w:sz w:val="24"/>
            <w:szCs w:val="24"/>
          </w:rPr>
          <w:delText>internal evaluation</w:delText>
        </w:r>
        <w:r w:rsidR="000B198E" w:rsidDel="001503D5">
          <w:rPr>
            <w:rFonts w:ascii="Times New Roman" w:eastAsia="Times New Roman" w:hAnsi="Times New Roman" w:cs="Times New Roman"/>
            <w:color w:val="000000" w:themeColor="text1"/>
            <w:sz w:val="24"/>
            <w:szCs w:val="24"/>
          </w:rPr>
          <w:delText xml:space="preserve"> process</w:delText>
        </w:r>
        <w:r w:rsidR="00B11E61" w:rsidDel="001503D5">
          <w:rPr>
            <w:rFonts w:ascii="Times New Roman" w:eastAsia="Times New Roman" w:hAnsi="Times New Roman" w:cs="Times New Roman"/>
            <w:color w:val="000000" w:themeColor="text1"/>
            <w:sz w:val="24"/>
            <w:szCs w:val="24"/>
          </w:rPr>
          <w:delText xml:space="preserve">, </w:delText>
        </w:r>
        <w:r w:rsidR="000B198E" w:rsidDel="001503D5">
          <w:rPr>
            <w:rFonts w:ascii="Times New Roman" w:eastAsia="Times New Roman" w:hAnsi="Times New Roman" w:cs="Times New Roman"/>
            <w:color w:val="000000" w:themeColor="text1"/>
            <w:sz w:val="24"/>
            <w:szCs w:val="24"/>
          </w:rPr>
          <w:delText>and</w:delText>
        </w:r>
        <w:r w:rsidR="00C21DD2" w:rsidDel="001503D5">
          <w:rPr>
            <w:rFonts w:ascii="Times New Roman" w:eastAsia="Times New Roman" w:hAnsi="Times New Roman" w:cs="Times New Roman"/>
            <w:color w:val="000000" w:themeColor="text1"/>
            <w:sz w:val="24"/>
            <w:szCs w:val="24"/>
          </w:rPr>
          <w:delText xml:space="preserve"> could influence the strategies </w:delText>
        </w:r>
        <w:r w:rsidR="000B198E" w:rsidDel="001503D5">
          <w:rPr>
            <w:rFonts w:ascii="Times New Roman" w:eastAsia="Times New Roman" w:hAnsi="Times New Roman" w:cs="Times New Roman"/>
            <w:color w:val="000000" w:themeColor="text1"/>
            <w:sz w:val="24"/>
            <w:szCs w:val="24"/>
          </w:rPr>
          <w:delText xml:space="preserve">each monkey </w:delText>
        </w:r>
        <w:r w:rsidR="00C21DD2" w:rsidDel="001503D5">
          <w:rPr>
            <w:rFonts w:ascii="Times New Roman" w:eastAsia="Times New Roman" w:hAnsi="Times New Roman" w:cs="Times New Roman"/>
            <w:color w:val="000000" w:themeColor="text1"/>
            <w:sz w:val="24"/>
            <w:szCs w:val="24"/>
          </w:rPr>
          <w:delText>adopt</w:delText>
        </w:r>
        <w:r w:rsidR="000B198E" w:rsidDel="001503D5">
          <w:rPr>
            <w:rFonts w:ascii="Times New Roman" w:eastAsia="Times New Roman" w:hAnsi="Times New Roman" w:cs="Times New Roman"/>
            <w:color w:val="000000" w:themeColor="text1"/>
            <w:sz w:val="24"/>
            <w:szCs w:val="24"/>
          </w:rPr>
          <w:delText>s in the task</w:delText>
        </w:r>
        <w:r w:rsidR="00C21DD2" w:rsidDel="001503D5">
          <w:rPr>
            <w:rFonts w:ascii="Times New Roman" w:eastAsia="Times New Roman" w:hAnsi="Times New Roman" w:cs="Times New Roman"/>
            <w:color w:val="000000" w:themeColor="text1"/>
            <w:sz w:val="24"/>
            <w:szCs w:val="24"/>
          </w:rPr>
          <w:delText xml:space="preserve">. </w:delText>
        </w:r>
        <w:r w:rsidR="00B11E61" w:rsidDel="001503D5">
          <w:rPr>
            <w:rFonts w:ascii="Times New Roman" w:eastAsia="Times New Roman" w:hAnsi="Times New Roman" w:cs="Times New Roman"/>
            <w:color w:val="000000" w:themeColor="text1"/>
            <w:sz w:val="24"/>
            <w:szCs w:val="24"/>
          </w:rPr>
          <w:delText xml:space="preserve"> </w:delText>
        </w:r>
      </w:del>
    </w:p>
    <w:p w14:paraId="77062D33" w14:textId="3E7EC925" w:rsidR="00F54F42" w:rsidDel="001503D5" w:rsidRDefault="008E3EC0" w:rsidP="00C87406">
      <w:pPr>
        <w:shd w:val="clear" w:color="auto" w:fill="FFFFFF"/>
        <w:spacing w:after="0" w:line="480" w:lineRule="auto"/>
        <w:rPr>
          <w:del w:id="954" w:author="Siyu Wang" w:date="2026-03-17T02:23:00Z" w16du:dateUtc="2026-03-17T06:23:00Z"/>
          <w:rFonts w:ascii="Times New Roman" w:eastAsia="Times New Roman" w:hAnsi="Times New Roman" w:cs="Times New Roman"/>
          <w:color w:val="000000" w:themeColor="text1"/>
          <w:sz w:val="24"/>
          <w:szCs w:val="24"/>
        </w:rPr>
        <w:pPrChange w:id="955" w:author="Siyu Wang" w:date="2026-03-17T03:19:00Z" w16du:dateUtc="2026-03-17T07:19:00Z">
          <w:pPr>
            <w:shd w:val="clear" w:color="auto" w:fill="FFFFFF"/>
            <w:spacing w:after="0" w:line="480" w:lineRule="auto"/>
            <w:ind w:firstLine="360"/>
          </w:pPr>
        </w:pPrChange>
      </w:pPr>
      <w:del w:id="956" w:author="Siyu Wang" w:date="2026-03-17T02:23:00Z" w16du:dateUtc="2026-03-17T06:23:00Z">
        <w:r w:rsidDel="001503D5">
          <w:rPr>
            <w:rFonts w:ascii="Times New Roman" w:eastAsia="Times New Roman" w:hAnsi="Times New Roman" w:cs="Times New Roman"/>
            <w:color w:val="000000" w:themeColor="text1"/>
            <w:sz w:val="24"/>
            <w:szCs w:val="24"/>
          </w:rPr>
          <w:delText>Crucially, o</w:delText>
        </w:r>
        <w:r w:rsidRPr="005766B7" w:rsidDel="001503D5">
          <w:rPr>
            <w:rFonts w:ascii="Times New Roman" w:eastAsia="Times New Roman" w:hAnsi="Times New Roman" w:cs="Times New Roman"/>
            <w:color w:val="000000" w:themeColor="text1"/>
            <w:sz w:val="24"/>
            <w:szCs w:val="24"/>
          </w:rPr>
          <w:delText xml:space="preserve">ur results extend </w:delText>
        </w:r>
        <w:r w:rsidDel="001503D5">
          <w:rPr>
            <w:rFonts w:ascii="Times New Roman" w:eastAsia="Times New Roman" w:hAnsi="Times New Roman" w:cs="Times New Roman"/>
            <w:color w:val="000000" w:themeColor="text1"/>
            <w:sz w:val="24"/>
            <w:szCs w:val="24"/>
          </w:rPr>
          <w:delText xml:space="preserve">the above </w:delText>
        </w:r>
        <w:r w:rsidR="00B11E61" w:rsidDel="001503D5">
          <w:rPr>
            <w:rFonts w:ascii="Times New Roman" w:eastAsia="Times New Roman" w:hAnsi="Times New Roman" w:cs="Times New Roman"/>
            <w:color w:val="000000" w:themeColor="text1"/>
            <w:sz w:val="24"/>
            <w:szCs w:val="24"/>
          </w:rPr>
          <w:delText>observations</w:delText>
        </w:r>
        <w:r w:rsidDel="001503D5">
          <w:rPr>
            <w:rFonts w:ascii="Times New Roman" w:eastAsia="Times New Roman" w:hAnsi="Times New Roman" w:cs="Times New Roman"/>
            <w:color w:val="000000" w:themeColor="text1"/>
            <w:sz w:val="24"/>
            <w:szCs w:val="24"/>
          </w:rPr>
          <w:delText>, because</w:delText>
        </w:r>
        <w:r w:rsidRPr="005766B7" w:rsidDel="001503D5">
          <w:rPr>
            <w:rFonts w:ascii="Times New Roman" w:eastAsia="Times New Roman" w:hAnsi="Times New Roman" w:cs="Times New Roman"/>
            <w:color w:val="000000" w:themeColor="text1"/>
            <w:sz w:val="24"/>
            <w:szCs w:val="24"/>
          </w:rPr>
          <w:delText xml:space="preserve"> by </w:delText>
        </w:r>
        <w:r w:rsidR="00BC7253" w:rsidRPr="005766B7" w:rsidDel="001503D5">
          <w:rPr>
            <w:rFonts w:ascii="Times New Roman" w:eastAsia="Times New Roman" w:hAnsi="Times New Roman" w:cs="Times New Roman"/>
            <w:color w:val="000000" w:themeColor="text1"/>
            <w:sz w:val="24"/>
            <w:szCs w:val="24"/>
          </w:rPr>
          <w:delText>i</w:delText>
        </w:r>
        <w:r w:rsidR="00BC7253" w:rsidDel="001503D5">
          <w:rPr>
            <w:rFonts w:ascii="Times New Roman" w:eastAsia="Times New Roman" w:hAnsi="Times New Roman" w:cs="Times New Roman"/>
            <w:color w:val="000000" w:themeColor="text1"/>
            <w:sz w:val="24"/>
            <w:szCs w:val="24"/>
          </w:rPr>
          <w:delText>ncorporating</w:delText>
        </w:r>
        <w:r w:rsidR="00BC7253" w:rsidRPr="005766B7" w:rsidDel="001503D5">
          <w:rPr>
            <w:rFonts w:ascii="Times New Roman" w:eastAsia="Times New Roman" w:hAnsi="Times New Roman" w:cs="Times New Roman"/>
            <w:color w:val="000000" w:themeColor="text1"/>
            <w:sz w:val="24"/>
            <w:szCs w:val="24"/>
          </w:rPr>
          <w:delText xml:space="preserve"> </w:delText>
        </w:r>
        <w:r w:rsidRPr="005766B7" w:rsidDel="001503D5">
          <w:rPr>
            <w:rFonts w:ascii="Times New Roman" w:eastAsia="Times New Roman" w:hAnsi="Times New Roman" w:cs="Times New Roman"/>
            <w:color w:val="000000" w:themeColor="text1"/>
            <w:sz w:val="24"/>
            <w:szCs w:val="24"/>
          </w:rPr>
          <w:delText xml:space="preserve">a temporal/categorical dimension </w:delText>
        </w:r>
        <w:r w:rsidDel="001503D5">
          <w:rPr>
            <w:rFonts w:ascii="Times New Roman" w:eastAsia="Times New Roman" w:hAnsi="Times New Roman" w:cs="Times New Roman"/>
            <w:color w:val="000000" w:themeColor="text1"/>
            <w:sz w:val="24"/>
            <w:szCs w:val="24"/>
          </w:rPr>
          <w:delText xml:space="preserve">into </w:delText>
        </w:r>
        <w:r w:rsidRPr="005766B7" w:rsidDel="001503D5">
          <w:rPr>
            <w:rFonts w:ascii="Times New Roman" w:eastAsia="Times New Roman" w:hAnsi="Times New Roman" w:cs="Times New Roman"/>
            <w:color w:val="000000" w:themeColor="text1"/>
            <w:sz w:val="24"/>
            <w:szCs w:val="24"/>
          </w:rPr>
          <w:delText>value encoding</w:delText>
        </w:r>
        <w:r w:rsidRPr="005603C0" w:rsidDel="001503D5">
          <w:rPr>
            <w:rFonts w:ascii="Times New Roman" w:eastAsia="Times New Roman" w:hAnsi="Times New Roman" w:cs="Times New Roman"/>
            <w:color w:val="000000" w:themeColor="text1"/>
            <w:sz w:val="24"/>
            <w:szCs w:val="24"/>
          </w:rPr>
          <w:delText>, we found that the two monkeys employed different strategies to solve the same temporally structured task</w:delText>
        </w:r>
        <w:r w:rsidR="005603C0" w:rsidRPr="005603C0" w:rsidDel="001503D5">
          <w:rPr>
            <w:rFonts w:ascii="Times New Roman" w:eastAsia="Times New Roman" w:hAnsi="Times New Roman" w:cs="Times New Roman"/>
            <w:color w:val="000000" w:themeColor="text1"/>
            <w:sz w:val="24"/>
            <w:szCs w:val="24"/>
          </w:rPr>
          <w:delText>.</w:delText>
        </w:r>
      </w:del>
    </w:p>
    <w:p w14:paraId="407FD372" w14:textId="4B9F845A" w:rsidR="00F54F42" w:rsidDel="001A4F9D" w:rsidRDefault="00BC7253" w:rsidP="00C87406">
      <w:pPr>
        <w:spacing w:after="0" w:line="480" w:lineRule="auto"/>
        <w:rPr>
          <w:del w:id="957" w:author="Siyu Wang" w:date="2026-03-17T02:47:00Z" w16du:dateUtc="2026-03-17T06:47:00Z"/>
          <w:rFonts w:ascii="Times New Roman" w:eastAsia="Times New Roman" w:hAnsi="Times New Roman" w:cs="Times New Roman"/>
          <w:color w:val="000000" w:themeColor="text1"/>
          <w:sz w:val="24"/>
          <w:szCs w:val="24"/>
        </w:rPr>
        <w:pPrChange w:id="958" w:author="Siyu Wang" w:date="2026-03-17T03:19:00Z" w16du:dateUtc="2026-03-17T07:19:00Z">
          <w:pPr>
            <w:spacing w:after="0" w:line="480" w:lineRule="auto"/>
          </w:pPr>
        </w:pPrChange>
      </w:pPr>
      <w:del w:id="959" w:author="Siyu Wang" w:date="2026-03-17T02:47:00Z" w16du:dateUtc="2026-03-17T06:47:00Z">
        <w:r w:rsidDel="001A4F9D">
          <w:rPr>
            <w:rFonts w:ascii="Times New Roman" w:eastAsia="Times New Roman" w:hAnsi="Times New Roman" w:cs="Times New Roman"/>
            <w:bCs/>
            <w:sz w:val="24"/>
            <w:szCs w:val="24"/>
          </w:rPr>
          <w:delText>B</w:delText>
        </w:r>
        <w:r w:rsidR="00F54F42" w:rsidRPr="00F54F42" w:rsidDel="001A4F9D">
          <w:rPr>
            <w:rFonts w:ascii="Times New Roman" w:eastAsia="Times New Roman" w:hAnsi="Times New Roman" w:cs="Times New Roman"/>
            <w:bCs/>
            <w:sz w:val="24"/>
            <w:szCs w:val="24"/>
          </w:rPr>
          <w:delText xml:space="preserve">eyond a universal valuation of reward versus delay, additional </w:delText>
        </w:r>
        <w:r w:rsidR="007D1505" w:rsidDel="001A4F9D">
          <w:rPr>
            <w:rFonts w:ascii="Times New Roman" w:eastAsia="Times New Roman" w:hAnsi="Times New Roman" w:cs="Times New Roman"/>
            <w:bCs/>
            <w:sz w:val="24"/>
            <w:szCs w:val="24"/>
          </w:rPr>
          <w:delText>factors</w:delText>
        </w:r>
        <w:r w:rsidR="00F54F42" w:rsidRPr="00F54F42" w:rsidDel="001A4F9D">
          <w:rPr>
            <w:rFonts w:ascii="Times New Roman" w:eastAsia="Times New Roman" w:hAnsi="Times New Roman" w:cs="Times New Roman"/>
            <w:bCs/>
            <w:sz w:val="24"/>
            <w:szCs w:val="24"/>
          </w:rPr>
          <w:delText>, such as the temporal structure of decision opportunities, may also shape choice behavior. Based on this idea, we hypothesized that the time required to make a choice, including when it can be executed influence</w:delText>
        </w:r>
        <w:r w:rsidR="007D1505" w:rsidDel="001A4F9D">
          <w:rPr>
            <w:rFonts w:ascii="Times New Roman" w:eastAsia="Times New Roman" w:hAnsi="Times New Roman" w:cs="Times New Roman"/>
            <w:bCs/>
            <w:sz w:val="24"/>
            <w:szCs w:val="24"/>
          </w:rPr>
          <w:delText>s</w:delText>
        </w:r>
        <w:r w:rsidR="00F54F42" w:rsidRPr="00F54F42" w:rsidDel="001A4F9D">
          <w:rPr>
            <w:rFonts w:ascii="Times New Roman" w:eastAsia="Times New Roman" w:hAnsi="Times New Roman" w:cs="Times New Roman"/>
            <w:bCs/>
            <w:sz w:val="24"/>
            <w:szCs w:val="24"/>
          </w:rPr>
          <w:delText xml:space="preserve"> how subjects integrate reward and delay during decision-making. This is consistent with findings of Shadmehr and colleagues (8), </w:delText>
        </w:r>
        <w:r w:rsidR="007D1505" w:rsidDel="001A4F9D">
          <w:rPr>
            <w:rFonts w:ascii="Times New Roman" w:eastAsia="Times New Roman" w:hAnsi="Times New Roman" w:cs="Times New Roman"/>
            <w:bCs/>
            <w:sz w:val="24"/>
            <w:szCs w:val="24"/>
          </w:rPr>
          <w:delText>which show</w:delText>
        </w:r>
        <w:r w:rsidR="007D1505" w:rsidRPr="00F54F42" w:rsidDel="001A4F9D">
          <w:rPr>
            <w:rFonts w:ascii="Times New Roman" w:eastAsia="Times New Roman" w:hAnsi="Times New Roman" w:cs="Times New Roman"/>
            <w:bCs/>
            <w:sz w:val="24"/>
            <w:szCs w:val="24"/>
          </w:rPr>
          <w:delText xml:space="preserve"> </w:delText>
        </w:r>
        <w:r w:rsidR="00F54F42" w:rsidRPr="00F54F42" w:rsidDel="001A4F9D">
          <w:rPr>
            <w:rFonts w:ascii="Times New Roman" w:eastAsia="Times New Roman" w:hAnsi="Times New Roman" w:cs="Times New Roman"/>
            <w:bCs/>
            <w:sz w:val="24"/>
            <w:szCs w:val="24"/>
          </w:rPr>
          <w:delText>that the brain treats movements duration as a cost, such that longer delays reduce the subjective value of rewards and affect motor planning.</w:delText>
        </w:r>
      </w:del>
    </w:p>
    <w:p w14:paraId="408A3D11" w14:textId="41A5424B" w:rsidR="005445D5" w:rsidDel="00DE399C" w:rsidRDefault="005603C0" w:rsidP="00C87406">
      <w:pPr>
        <w:shd w:val="clear" w:color="auto" w:fill="FFFFFF"/>
        <w:spacing w:after="0" w:line="480" w:lineRule="auto"/>
        <w:rPr>
          <w:moveFrom w:id="960" w:author="Siyu Wang" w:date="2026-03-17T02:25:00Z" w16du:dateUtc="2026-03-17T06:25:00Z"/>
          <w:rFonts w:ascii="Times New Roman" w:eastAsia="Times New Roman" w:hAnsi="Times New Roman" w:cs="Times New Roman"/>
          <w:color w:val="000000" w:themeColor="text1"/>
          <w:sz w:val="24"/>
          <w:szCs w:val="24"/>
        </w:rPr>
        <w:pPrChange w:id="961" w:author="Siyu Wang" w:date="2026-03-17T03:19:00Z" w16du:dateUtc="2026-03-17T07:19:00Z">
          <w:pPr>
            <w:shd w:val="clear" w:color="auto" w:fill="FFFFFF"/>
            <w:spacing w:after="0" w:line="480" w:lineRule="auto"/>
            <w:ind w:firstLine="360"/>
          </w:pPr>
        </w:pPrChange>
      </w:pPr>
      <w:moveFromRangeStart w:id="962" w:author="Siyu Wang" w:date="2026-03-17T02:25:00Z" w:name="move224606767"/>
      <w:moveFrom w:id="963" w:author="Siyu Wang" w:date="2026-03-17T02:25:00Z" w16du:dateUtc="2026-03-17T06:25:00Z">
        <w:del w:id="964" w:author="Siyu Wang" w:date="2026-03-17T02:47:00Z" w16du:dateUtc="2026-03-17T06:47:00Z">
          <w:r w:rsidDel="001A4F9D">
            <w:rPr>
              <w:rFonts w:ascii="Times New Roman" w:eastAsia="Times New Roman" w:hAnsi="Times New Roman" w:cs="Times New Roman"/>
              <w:color w:val="000000" w:themeColor="text1"/>
              <w:sz w:val="24"/>
              <w:szCs w:val="24"/>
            </w:rPr>
            <w:delText xml:space="preserve"> </w:delText>
          </w:r>
        </w:del>
        <w:r w:rsidR="00B861A7" w:rsidRPr="00AF29C6" w:rsidDel="00DE399C">
          <w:rPr>
            <w:rFonts w:ascii="Times New Roman" w:eastAsia="Times New Roman" w:hAnsi="Times New Roman" w:cs="Times New Roman"/>
            <w:color w:val="000000" w:themeColor="text1"/>
            <w:sz w:val="24"/>
            <w:szCs w:val="24"/>
          </w:rPr>
          <w:t>B</w:t>
        </w:r>
        <w:r w:rsidR="003909D9" w:rsidRPr="00AF29C6" w:rsidDel="00DE399C">
          <w:rPr>
            <w:rFonts w:ascii="Times New Roman" w:eastAsia="Times New Roman" w:hAnsi="Times New Roman" w:cs="Times New Roman"/>
            <w:color w:val="000000" w:themeColor="text1"/>
            <w:sz w:val="24"/>
            <w:szCs w:val="24"/>
          </w:rPr>
          <w:t>ehavioral modeling</w:t>
        </w:r>
        <w:r w:rsidR="00B00A38" w:rsidRPr="00AF29C6" w:rsidDel="00DE399C">
          <w:rPr>
            <w:rFonts w:ascii="Times New Roman" w:eastAsia="Times New Roman" w:hAnsi="Times New Roman" w:cs="Times New Roman"/>
            <w:color w:val="000000" w:themeColor="text1"/>
            <w:sz w:val="24"/>
            <w:szCs w:val="24"/>
          </w:rPr>
          <w:t xml:space="preserve"> </w:t>
        </w:r>
        <w:r w:rsidR="00B861A7" w:rsidDel="00DE399C">
          <w:rPr>
            <w:rFonts w:ascii="Times New Roman" w:eastAsia="Times New Roman" w:hAnsi="Times New Roman" w:cs="Times New Roman"/>
            <w:color w:val="000000" w:themeColor="text1"/>
            <w:sz w:val="24"/>
            <w:szCs w:val="24"/>
          </w:rPr>
          <w:t xml:space="preserve">revealed that </w:t>
        </w:r>
        <w:r w:rsidR="005445D5" w:rsidRPr="00864FB7" w:rsidDel="00DE399C">
          <w:rPr>
            <w:rFonts w:ascii="Times New Roman" w:eastAsia="Times New Roman" w:hAnsi="Times New Roman" w:cs="Times New Roman"/>
            <w:color w:val="000000" w:themeColor="text1"/>
            <w:sz w:val="24"/>
            <w:szCs w:val="24"/>
          </w:rPr>
          <w:t xml:space="preserve">Monkey S adopted a </w:t>
        </w:r>
        <w:r w:rsidR="00170E97" w:rsidRPr="007D1505" w:rsidDel="00DE399C">
          <w:rPr>
            <w:rFonts w:ascii="Times New Roman" w:eastAsia="Times New Roman" w:hAnsi="Times New Roman" w:cs="Times New Roman"/>
            <w:color w:val="000000" w:themeColor="text1"/>
            <w:sz w:val="24"/>
            <w:szCs w:val="24"/>
            <w:highlight w:val="yellow"/>
            <w:rPrChange w:id="965" w:author="Rossella Falcone" w:date="2026-03-04T13:37:00Z" w16du:dateUtc="2026-03-04T18:37:00Z">
              <w:rPr>
                <w:rFonts w:ascii="Times New Roman" w:eastAsia="Times New Roman" w:hAnsi="Times New Roman" w:cs="Times New Roman"/>
                <w:color w:val="000000" w:themeColor="text1"/>
                <w:sz w:val="24"/>
                <w:szCs w:val="24"/>
              </w:rPr>
            </w:rPrChange>
          </w:rPr>
          <w:t>temporally aware</w:t>
        </w:r>
        <w:r w:rsidR="00170E97" w:rsidRPr="00864FB7" w:rsidDel="00DE399C">
          <w:rPr>
            <w:rFonts w:ascii="Times New Roman" w:eastAsia="Times New Roman" w:hAnsi="Times New Roman" w:cs="Times New Roman"/>
            <w:color w:val="000000" w:themeColor="text1"/>
            <w:sz w:val="24"/>
            <w:szCs w:val="24"/>
          </w:rPr>
          <w:t xml:space="preserve"> </w:t>
        </w:r>
        <w:r w:rsidR="005445D5" w:rsidRPr="00864FB7" w:rsidDel="00DE399C">
          <w:rPr>
            <w:rFonts w:ascii="Times New Roman" w:eastAsia="Times New Roman" w:hAnsi="Times New Roman" w:cs="Times New Roman"/>
            <w:color w:val="000000" w:themeColor="text1"/>
            <w:sz w:val="24"/>
            <w:szCs w:val="24"/>
          </w:rPr>
          <w:t xml:space="preserve">strategy, </w:t>
        </w:r>
        <w:r w:rsidR="00B861A7" w:rsidRPr="00864FB7" w:rsidDel="00DE399C">
          <w:rPr>
            <w:rFonts w:ascii="Times New Roman" w:eastAsia="Times New Roman" w:hAnsi="Times New Roman" w:cs="Times New Roman"/>
            <w:color w:val="000000" w:themeColor="text1"/>
            <w:sz w:val="24"/>
            <w:szCs w:val="24"/>
          </w:rPr>
          <w:t>integrat</w:t>
        </w:r>
        <w:r w:rsidR="00650100" w:rsidRPr="00864FB7" w:rsidDel="00DE399C">
          <w:rPr>
            <w:rFonts w:ascii="Times New Roman" w:eastAsia="Times New Roman" w:hAnsi="Times New Roman" w:cs="Times New Roman"/>
            <w:color w:val="000000" w:themeColor="text1"/>
            <w:sz w:val="24"/>
            <w:szCs w:val="24"/>
          </w:rPr>
          <w:t>ing</w:t>
        </w:r>
        <w:r w:rsidR="00B861A7" w:rsidDel="00DE399C">
          <w:rPr>
            <w:rFonts w:ascii="Times New Roman" w:eastAsia="Times New Roman" w:hAnsi="Times New Roman" w:cs="Times New Roman"/>
            <w:color w:val="000000" w:themeColor="text1"/>
            <w:sz w:val="24"/>
            <w:szCs w:val="24"/>
          </w:rPr>
          <w:t xml:space="preserve"> </w:t>
        </w:r>
        <w:r w:rsidR="005445D5" w:rsidDel="00DE399C">
          <w:rPr>
            <w:rFonts w:ascii="Times New Roman" w:eastAsia="Times New Roman" w:hAnsi="Times New Roman" w:cs="Times New Roman"/>
            <w:color w:val="000000" w:themeColor="text1"/>
            <w:sz w:val="24"/>
            <w:szCs w:val="24"/>
          </w:rPr>
          <w:t>both future outcomes and timing contingencies</w:t>
        </w:r>
        <w:r w:rsidR="00B861A7" w:rsidDel="00DE399C">
          <w:rPr>
            <w:rFonts w:ascii="Times New Roman" w:eastAsia="Times New Roman" w:hAnsi="Times New Roman" w:cs="Times New Roman"/>
            <w:color w:val="000000" w:themeColor="text1"/>
            <w:sz w:val="24"/>
            <w:szCs w:val="24"/>
          </w:rPr>
          <w:t xml:space="preserve"> into a unified value representation</w:t>
        </w:r>
        <w:r w:rsidR="00650100" w:rsidDel="00DE399C">
          <w:rPr>
            <w:rFonts w:ascii="Times New Roman" w:eastAsia="Times New Roman" w:hAnsi="Times New Roman" w:cs="Times New Roman"/>
            <w:color w:val="000000" w:themeColor="text1"/>
            <w:sz w:val="24"/>
            <w:szCs w:val="24"/>
          </w:rPr>
          <w:t>, consistent with the full model.</w:t>
        </w:r>
        <w:r w:rsidR="00B861A7" w:rsidDel="00DE399C">
          <w:rPr>
            <w:rFonts w:ascii="Times New Roman" w:eastAsia="Times New Roman" w:hAnsi="Times New Roman" w:cs="Times New Roman"/>
            <w:color w:val="000000" w:themeColor="text1"/>
            <w:sz w:val="24"/>
            <w:szCs w:val="24"/>
          </w:rPr>
          <w:t xml:space="preserve"> </w:t>
        </w:r>
        <w:r w:rsidR="005445D5" w:rsidDel="00DE399C">
          <w:rPr>
            <w:rFonts w:ascii="Times New Roman" w:eastAsia="Times New Roman" w:hAnsi="Times New Roman" w:cs="Times New Roman"/>
            <w:color w:val="000000" w:themeColor="text1"/>
            <w:sz w:val="24"/>
            <w:szCs w:val="24"/>
          </w:rPr>
          <w:t xml:space="preserve">In contrast, </w:t>
        </w:r>
        <w:r w:rsidR="005445D5" w:rsidRPr="005766B7" w:rsidDel="00DE399C">
          <w:rPr>
            <w:rFonts w:ascii="Times New Roman" w:eastAsia="Times New Roman" w:hAnsi="Times New Roman" w:cs="Times New Roman"/>
            <w:color w:val="000000" w:themeColor="text1"/>
            <w:sz w:val="24"/>
            <w:szCs w:val="24"/>
          </w:rPr>
          <w:t xml:space="preserve">Monkey T relied on a </w:t>
        </w:r>
        <w:r w:rsidR="005445D5" w:rsidRPr="00864FB7" w:rsidDel="00DE399C">
          <w:rPr>
            <w:rFonts w:ascii="Times New Roman" w:eastAsia="Times New Roman" w:hAnsi="Times New Roman" w:cs="Times New Roman"/>
            <w:color w:val="000000" w:themeColor="text1"/>
            <w:sz w:val="24"/>
            <w:szCs w:val="24"/>
          </w:rPr>
          <w:t>reactive strateg</w:t>
        </w:r>
        <w:r w:rsidR="00F450FA" w:rsidRPr="00864FB7" w:rsidDel="00DE399C">
          <w:rPr>
            <w:rFonts w:ascii="Times New Roman" w:eastAsia="Times New Roman" w:hAnsi="Times New Roman" w:cs="Times New Roman"/>
            <w:color w:val="000000" w:themeColor="text1"/>
            <w:sz w:val="24"/>
            <w:szCs w:val="24"/>
          </w:rPr>
          <w:t>y</w:t>
        </w:r>
        <w:r w:rsidR="00F450FA" w:rsidDel="00DE399C">
          <w:rPr>
            <w:rFonts w:ascii="Times New Roman" w:eastAsia="Times New Roman" w:hAnsi="Times New Roman" w:cs="Times New Roman"/>
            <w:color w:val="000000" w:themeColor="text1"/>
            <w:sz w:val="24"/>
            <w:szCs w:val="24"/>
          </w:rPr>
          <w:t>,</w:t>
        </w:r>
        <w:r w:rsidR="00650100" w:rsidDel="00DE399C">
          <w:rPr>
            <w:rFonts w:ascii="Times New Roman" w:eastAsia="Times New Roman" w:hAnsi="Times New Roman" w:cs="Times New Roman"/>
            <w:color w:val="000000" w:themeColor="text1"/>
            <w:sz w:val="24"/>
            <w:szCs w:val="24"/>
          </w:rPr>
          <w:t xml:space="preserve"> in which reward and delay were evaluated largely independently, and choices were </w:t>
        </w:r>
        <w:r w:rsidR="00AF29C6" w:rsidDel="00DE399C">
          <w:rPr>
            <w:rFonts w:ascii="Times New Roman" w:eastAsia="Times New Roman" w:hAnsi="Times New Roman" w:cs="Times New Roman"/>
            <w:color w:val="000000" w:themeColor="text1"/>
            <w:sz w:val="24"/>
            <w:szCs w:val="24"/>
          </w:rPr>
          <w:t xml:space="preserve">triggered </w:t>
        </w:r>
        <w:r w:rsidR="00650100" w:rsidDel="00DE399C">
          <w:rPr>
            <w:rFonts w:ascii="Times New Roman" w:eastAsia="Times New Roman" w:hAnsi="Times New Roman" w:cs="Times New Roman"/>
            <w:color w:val="000000" w:themeColor="text1"/>
            <w:sz w:val="24"/>
            <w:szCs w:val="24"/>
          </w:rPr>
          <w:t xml:space="preserve">by the appearance of the go signal, </w:t>
        </w:r>
        <w:r w:rsidR="00AF29C6" w:rsidDel="00DE399C">
          <w:rPr>
            <w:rFonts w:ascii="Times New Roman" w:eastAsia="Times New Roman" w:hAnsi="Times New Roman" w:cs="Times New Roman"/>
            <w:color w:val="000000" w:themeColor="text1"/>
            <w:sz w:val="24"/>
            <w:szCs w:val="24"/>
          </w:rPr>
          <w:t xml:space="preserve">treated as an additional cue rather than a temporal factor, </w:t>
        </w:r>
        <w:r w:rsidR="00650100" w:rsidDel="00DE399C">
          <w:rPr>
            <w:rFonts w:ascii="Times New Roman" w:eastAsia="Times New Roman" w:hAnsi="Times New Roman" w:cs="Times New Roman"/>
            <w:color w:val="000000" w:themeColor="text1"/>
            <w:sz w:val="24"/>
            <w:szCs w:val="24"/>
          </w:rPr>
          <w:t xml:space="preserve">consistent with </w:t>
        </w:r>
        <w:r w:rsidR="00F450FA" w:rsidDel="00DE399C">
          <w:rPr>
            <w:rFonts w:ascii="Times New Roman" w:eastAsia="Times New Roman" w:hAnsi="Times New Roman" w:cs="Times New Roman"/>
            <w:color w:val="000000" w:themeColor="text1"/>
            <w:sz w:val="24"/>
            <w:szCs w:val="24"/>
          </w:rPr>
          <w:t>the bias model</w:t>
        </w:r>
        <w:r w:rsidR="00650100" w:rsidDel="00DE399C">
          <w:rPr>
            <w:rFonts w:ascii="Times New Roman" w:eastAsia="Times New Roman" w:hAnsi="Times New Roman" w:cs="Times New Roman"/>
            <w:color w:val="000000" w:themeColor="text1"/>
            <w:sz w:val="24"/>
            <w:szCs w:val="24"/>
          </w:rPr>
          <w:t xml:space="preserve">. </w:t>
        </w:r>
        <w:r w:rsidR="007D1505" w:rsidRPr="00F3358F" w:rsidDel="00DE399C">
          <w:rPr>
            <w:rFonts w:ascii="Times New Roman" w:eastAsia="Times New Roman" w:hAnsi="Times New Roman" w:cs="Times New Roman"/>
            <w:color w:val="000000" w:themeColor="text1"/>
            <w:sz w:val="24"/>
            <w:szCs w:val="24"/>
          </w:rPr>
          <w:t xml:space="preserve">These </w:t>
        </w:r>
        <w:r w:rsidR="007D1505" w:rsidDel="00DE399C">
          <w:rPr>
            <w:rFonts w:ascii="Times New Roman" w:eastAsia="Times New Roman" w:hAnsi="Times New Roman" w:cs="Times New Roman"/>
            <w:color w:val="000000" w:themeColor="text1"/>
            <w:sz w:val="24"/>
            <w:szCs w:val="24"/>
          </w:rPr>
          <w:t>results</w:t>
        </w:r>
        <w:r w:rsidR="007D1505" w:rsidRPr="00F3358F" w:rsidDel="00DE399C">
          <w:rPr>
            <w:rFonts w:ascii="Times New Roman" w:eastAsia="Times New Roman" w:hAnsi="Times New Roman" w:cs="Times New Roman"/>
            <w:color w:val="000000" w:themeColor="text1"/>
            <w:sz w:val="24"/>
            <w:szCs w:val="24"/>
          </w:rPr>
          <w:t xml:space="preserve"> show that multiple strategies can be employed to solve similar decision-making problems, and that individual differences shape the neural dynamics of value computations.</w:t>
        </w:r>
      </w:moveFrom>
    </w:p>
    <w:p w14:paraId="34B3B497" w14:textId="6662A8F7" w:rsidR="007D1505" w:rsidDel="00DE399C" w:rsidRDefault="00E77F4D" w:rsidP="00C87406">
      <w:pPr>
        <w:shd w:val="clear" w:color="auto" w:fill="FFFFFF"/>
        <w:spacing w:after="0" w:line="480" w:lineRule="auto"/>
        <w:rPr>
          <w:moveFrom w:id="966" w:author="Siyu Wang" w:date="2026-03-17T02:25:00Z" w16du:dateUtc="2026-03-17T06:25:00Z"/>
          <w:rFonts w:ascii="Times New Roman" w:eastAsia="Times New Roman" w:hAnsi="Times New Roman" w:cs="Times New Roman"/>
          <w:color w:val="000000" w:themeColor="text1"/>
          <w:sz w:val="24"/>
          <w:szCs w:val="24"/>
        </w:rPr>
        <w:pPrChange w:id="967" w:author="Siyu Wang" w:date="2026-03-17T03:19:00Z" w16du:dateUtc="2026-03-17T07:19:00Z">
          <w:pPr>
            <w:shd w:val="clear" w:color="auto" w:fill="FFFFFF"/>
            <w:spacing w:after="0" w:line="480" w:lineRule="auto"/>
          </w:pPr>
        </w:pPrChange>
      </w:pPr>
      <w:moveFrom w:id="968" w:author="Siyu Wang" w:date="2026-03-17T02:25:00Z" w16du:dateUtc="2026-03-17T06:25:00Z">
        <w:r w:rsidDel="00DE399C">
          <w:rPr>
            <w:rFonts w:ascii="Times New Roman" w:eastAsia="Times New Roman" w:hAnsi="Times New Roman" w:cs="Times New Roman"/>
            <w:color w:val="000000" w:themeColor="text1"/>
            <w:sz w:val="24"/>
            <w:szCs w:val="24"/>
          </w:rPr>
          <w:t xml:space="preserve">These behavioral </w:t>
        </w:r>
        <w:r w:rsidR="00835BB4" w:rsidDel="00DE399C">
          <w:rPr>
            <w:rFonts w:ascii="Times New Roman" w:eastAsia="Times New Roman" w:hAnsi="Times New Roman" w:cs="Times New Roman"/>
            <w:color w:val="000000" w:themeColor="text1"/>
            <w:sz w:val="24"/>
            <w:szCs w:val="24"/>
          </w:rPr>
          <w:t xml:space="preserve">strategies </w:t>
        </w:r>
        <w:r w:rsidDel="00DE399C">
          <w:rPr>
            <w:rFonts w:ascii="Times New Roman" w:eastAsia="Times New Roman" w:hAnsi="Times New Roman" w:cs="Times New Roman"/>
            <w:color w:val="000000" w:themeColor="text1"/>
            <w:sz w:val="24"/>
            <w:szCs w:val="24"/>
          </w:rPr>
          <w:t>were reflected in distinct neural coding regimes</w:t>
        </w:r>
        <w:r w:rsidR="00835BB4" w:rsidDel="00DE399C">
          <w:rPr>
            <w:rFonts w:ascii="Times New Roman" w:eastAsia="Times New Roman" w:hAnsi="Times New Roman" w:cs="Times New Roman"/>
            <w:color w:val="000000" w:themeColor="text1"/>
            <w:sz w:val="24"/>
            <w:szCs w:val="24"/>
          </w:rPr>
          <w:t xml:space="preserve"> in dlPFC</w:t>
        </w:r>
        <w:r w:rsidDel="00DE399C">
          <w:rPr>
            <w:rFonts w:ascii="Times New Roman" w:eastAsia="Times New Roman" w:hAnsi="Times New Roman" w:cs="Times New Roman"/>
            <w:color w:val="000000" w:themeColor="text1"/>
            <w:sz w:val="24"/>
            <w:szCs w:val="24"/>
          </w:rPr>
          <w:t xml:space="preserve">. </w:t>
        </w:r>
        <w:r w:rsidR="007D1505" w:rsidDel="00DE399C">
          <w:rPr>
            <w:rFonts w:ascii="Times New Roman" w:eastAsia="Times New Roman" w:hAnsi="Times New Roman" w:cs="Times New Roman"/>
            <w:color w:val="000000" w:themeColor="text1"/>
            <w:sz w:val="24"/>
            <w:szCs w:val="24"/>
          </w:rPr>
          <w:t>A</w:t>
        </w:r>
        <w:r w:rsidR="00650100" w:rsidDel="00DE399C">
          <w:rPr>
            <w:rFonts w:ascii="Times New Roman" w:eastAsia="Times New Roman" w:hAnsi="Times New Roman" w:cs="Times New Roman"/>
            <w:color w:val="000000" w:themeColor="text1"/>
            <w:sz w:val="24"/>
            <w:szCs w:val="24"/>
          </w:rPr>
          <w:t xml:space="preserve">nalyses incorporating the first go signal revealed that </w:t>
        </w:r>
        <w:r w:rsidR="005603C0" w:rsidDel="00DE399C">
          <w:rPr>
            <w:rFonts w:ascii="Times New Roman" w:eastAsia="Times New Roman" w:hAnsi="Times New Roman" w:cs="Times New Roman"/>
            <w:color w:val="000000" w:themeColor="text1"/>
            <w:sz w:val="24"/>
            <w:szCs w:val="24"/>
          </w:rPr>
          <w:t xml:space="preserve">in </w:t>
        </w:r>
        <w:r w:rsidR="001F345E" w:rsidDel="00DE399C">
          <w:rPr>
            <w:rFonts w:ascii="Times New Roman" w:eastAsia="Times New Roman" w:hAnsi="Times New Roman" w:cs="Times New Roman"/>
            <w:color w:val="000000" w:themeColor="text1"/>
            <w:sz w:val="24"/>
            <w:szCs w:val="24"/>
          </w:rPr>
          <w:t>Monkey S</w:t>
        </w:r>
        <w:r w:rsidR="005603C0" w:rsidDel="00DE399C">
          <w:rPr>
            <w:rFonts w:ascii="Times New Roman" w:eastAsia="Times New Roman" w:hAnsi="Times New Roman" w:cs="Times New Roman"/>
            <w:color w:val="000000" w:themeColor="text1"/>
            <w:sz w:val="24"/>
            <w:szCs w:val="24"/>
          </w:rPr>
          <w:t xml:space="preserve"> </w:t>
        </w:r>
        <w:r w:rsidR="00BA1AC7" w:rsidDel="00DE399C">
          <w:rPr>
            <w:rFonts w:ascii="Times New Roman" w:eastAsia="Times New Roman" w:hAnsi="Times New Roman" w:cs="Times New Roman"/>
            <w:color w:val="000000" w:themeColor="text1"/>
            <w:sz w:val="24"/>
            <w:szCs w:val="24"/>
          </w:rPr>
          <w:t xml:space="preserve">the </w:t>
        </w:r>
        <w:r w:rsidR="007D1505" w:rsidDel="00DE399C">
          <w:rPr>
            <w:rFonts w:ascii="Times New Roman" w:eastAsia="Times New Roman" w:hAnsi="Times New Roman" w:cs="Times New Roman"/>
            <w:color w:val="000000" w:themeColor="text1"/>
            <w:sz w:val="24"/>
            <w:szCs w:val="24"/>
          </w:rPr>
          <w:t xml:space="preserve">population </w:t>
        </w:r>
        <w:r w:rsidR="00BA1AC7" w:rsidDel="00DE399C">
          <w:rPr>
            <w:rFonts w:ascii="Times New Roman" w:eastAsia="Times New Roman" w:hAnsi="Times New Roman" w:cs="Times New Roman"/>
            <w:color w:val="000000" w:themeColor="text1"/>
            <w:sz w:val="24"/>
            <w:szCs w:val="24"/>
          </w:rPr>
          <w:t xml:space="preserve">dimension encoding the yellow vs. the purple go signal was positively correlated with reward and negatively correlated with delay, demonstrating that </w:t>
        </w:r>
        <w:r w:rsidR="005603C0" w:rsidDel="00DE399C">
          <w:rPr>
            <w:rFonts w:ascii="Times New Roman" w:eastAsia="Times New Roman" w:hAnsi="Times New Roman" w:cs="Times New Roman"/>
            <w:color w:val="000000" w:themeColor="text1"/>
            <w:sz w:val="24"/>
            <w:szCs w:val="24"/>
          </w:rPr>
          <w:t xml:space="preserve">the neural population </w:t>
        </w:r>
        <w:r w:rsidR="00BA1AC7" w:rsidDel="00DE399C">
          <w:rPr>
            <w:rFonts w:ascii="Times New Roman" w:eastAsia="Times New Roman" w:hAnsi="Times New Roman" w:cs="Times New Roman"/>
            <w:color w:val="000000" w:themeColor="text1"/>
            <w:sz w:val="24"/>
            <w:szCs w:val="24"/>
          </w:rPr>
          <w:t>integrates</w:t>
        </w:r>
        <w:r w:rsidR="005603C0" w:rsidDel="00DE399C">
          <w:rPr>
            <w:rFonts w:ascii="Times New Roman" w:eastAsia="Times New Roman" w:hAnsi="Times New Roman" w:cs="Times New Roman"/>
            <w:color w:val="000000" w:themeColor="text1"/>
            <w:sz w:val="24"/>
            <w:szCs w:val="24"/>
          </w:rPr>
          <w:t xml:space="preserve"> the additional waiting time with </w:t>
        </w:r>
        <w:r w:rsidR="00F53153" w:rsidDel="00DE399C">
          <w:rPr>
            <w:rFonts w:ascii="Times New Roman" w:eastAsia="Times New Roman" w:hAnsi="Times New Roman" w:cs="Times New Roman"/>
            <w:color w:val="000000" w:themeColor="text1"/>
            <w:sz w:val="24"/>
            <w:szCs w:val="24"/>
          </w:rPr>
          <w:t xml:space="preserve">reward and delay into a unified representation. </w:t>
        </w:r>
        <w:r w:rsidR="00935BA0" w:rsidRPr="005766B7" w:rsidDel="00DE399C">
          <w:rPr>
            <w:rFonts w:ascii="Times New Roman" w:eastAsia="Times New Roman" w:hAnsi="Times New Roman" w:cs="Times New Roman"/>
            <w:color w:val="000000" w:themeColor="text1"/>
            <w:sz w:val="24"/>
            <w:szCs w:val="24"/>
          </w:rPr>
          <w:t>Th</w:t>
        </w:r>
        <w:r w:rsidR="007D1505" w:rsidDel="00DE399C">
          <w:rPr>
            <w:rFonts w:ascii="Times New Roman" w:eastAsia="Times New Roman" w:hAnsi="Times New Roman" w:cs="Times New Roman"/>
            <w:color w:val="000000" w:themeColor="text1"/>
            <w:sz w:val="24"/>
            <w:szCs w:val="24"/>
          </w:rPr>
          <w:t>is</w:t>
        </w:r>
        <w:r w:rsidR="00935BA0" w:rsidRPr="005766B7" w:rsidDel="00DE399C">
          <w:rPr>
            <w:rFonts w:ascii="Times New Roman" w:eastAsia="Times New Roman" w:hAnsi="Times New Roman" w:cs="Times New Roman"/>
            <w:color w:val="000000" w:themeColor="text1"/>
            <w:sz w:val="24"/>
            <w:szCs w:val="24"/>
          </w:rPr>
          <w:t xml:space="preserve"> integration suggests that dlPFC </w:t>
        </w:r>
        <w:r w:rsidR="00935BA0" w:rsidDel="00DE399C">
          <w:rPr>
            <w:rFonts w:ascii="Times New Roman" w:eastAsia="Times New Roman" w:hAnsi="Times New Roman" w:cs="Times New Roman"/>
            <w:color w:val="000000" w:themeColor="text1"/>
            <w:sz w:val="24"/>
            <w:szCs w:val="24"/>
          </w:rPr>
          <w:t xml:space="preserve">flexibly </w:t>
        </w:r>
        <w:r w:rsidR="00935BA0" w:rsidRPr="005766B7" w:rsidDel="00DE399C">
          <w:rPr>
            <w:rFonts w:ascii="Times New Roman" w:eastAsia="Times New Roman" w:hAnsi="Times New Roman" w:cs="Times New Roman"/>
            <w:color w:val="000000" w:themeColor="text1"/>
            <w:sz w:val="24"/>
            <w:szCs w:val="24"/>
          </w:rPr>
          <w:t xml:space="preserve">combines </w:t>
        </w:r>
        <w:r w:rsidR="00935BA0" w:rsidDel="00DE399C">
          <w:rPr>
            <w:rFonts w:ascii="Times New Roman" w:eastAsia="Times New Roman" w:hAnsi="Times New Roman" w:cs="Times New Roman"/>
            <w:color w:val="000000" w:themeColor="text1"/>
            <w:sz w:val="24"/>
            <w:szCs w:val="24"/>
          </w:rPr>
          <w:t>multiple</w:t>
        </w:r>
        <w:r w:rsidR="00935BA0" w:rsidRPr="005766B7" w:rsidDel="00DE399C">
          <w:rPr>
            <w:rFonts w:ascii="Times New Roman" w:eastAsia="Times New Roman" w:hAnsi="Times New Roman" w:cs="Times New Roman"/>
            <w:color w:val="000000" w:themeColor="text1"/>
            <w:sz w:val="24"/>
            <w:szCs w:val="24"/>
          </w:rPr>
          <w:t xml:space="preserve"> task-relevant features to compute value.</w:t>
        </w:r>
        <w:r w:rsidR="007D1505" w:rsidDel="00DE399C">
          <w:rPr>
            <w:rFonts w:ascii="Times New Roman" w:eastAsia="Times New Roman" w:hAnsi="Times New Roman" w:cs="Times New Roman"/>
            <w:color w:val="000000" w:themeColor="text1"/>
            <w:sz w:val="24"/>
            <w:szCs w:val="24"/>
          </w:rPr>
          <w:t xml:space="preserve"> In Monkey T, the population dimension associated with the go signal showed only weak or non-significant correlations with reward and delay, consistent with a coding scheme in which reward and delay are represented largely independent and the go signal serves as a trigger for action. </w:t>
        </w:r>
      </w:moveFrom>
    </w:p>
    <w:moveFromRangeEnd w:id="962"/>
    <w:p w14:paraId="536D3238" w14:textId="6B59E0F0" w:rsidR="000533A7" w:rsidDel="00B35C26" w:rsidRDefault="000533A7" w:rsidP="00C87406">
      <w:pPr>
        <w:shd w:val="clear" w:color="auto" w:fill="FFFFFF"/>
        <w:spacing w:after="0" w:line="480" w:lineRule="auto"/>
        <w:rPr>
          <w:del w:id="969" w:author="Siyu Wang" w:date="2026-03-17T02:52:00Z" w16du:dateUtc="2026-03-17T06:52:00Z"/>
          <w:rFonts w:ascii="Times New Roman" w:eastAsia="Times New Roman" w:hAnsi="Times New Roman" w:cs="Times New Roman"/>
          <w:color w:val="000000" w:themeColor="text1"/>
          <w:sz w:val="24"/>
          <w:szCs w:val="24"/>
        </w:rPr>
        <w:pPrChange w:id="970" w:author="Siyu Wang" w:date="2026-03-17T03:19:00Z" w16du:dateUtc="2026-03-17T07:19:00Z">
          <w:pPr>
            <w:shd w:val="clear" w:color="auto" w:fill="FFFFFF"/>
            <w:spacing w:after="0" w:line="480" w:lineRule="auto"/>
          </w:pPr>
        </w:pPrChange>
      </w:pPr>
      <w:del w:id="971" w:author="Siyu Wang" w:date="2026-03-17T02:52:00Z" w16du:dateUtc="2026-03-17T06:52:00Z">
        <w:r w:rsidRPr="005766B7" w:rsidDel="00B35C26">
          <w:rPr>
            <w:rFonts w:ascii="Times New Roman" w:eastAsia="Times New Roman" w:hAnsi="Times New Roman" w:cs="Times New Roman"/>
            <w:color w:val="000000" w:themeColor="text1"/>
            <w:sz w:val="24"/>
            <w:szCs w:val="24"/>
          </w:rPr>
          <w:delText xml:space="preserve">These </w:delText>
        </w:r>
        <w:r w:rsidDel="00B35C26">
          <w:rPr>
            <w:rFonts w:ascii="Times New Roman" w:eastAsia="Times New Roman" w:hAnsi="Times New Roman" w:cs="Times New Roman"/>
            <w:color w:val="000000" w:themeColor="text1"/>
            <w:sz w:val="24"/>
            <w:szCs w:val="24"/>
          </w:rPr>
          <w:delText>different</w:delText>
        </w:r>
        <w:r w:rsidRPr="005766B7" w:rsidDel="00B35C26">
          <w:rPr>
            <w:rFonts w:ascii="Times New Roman" w:eastAsia="Times New Roman" w:hAnsi="Times New Roman" w:cs="Times New Roman"/>
            <w:color w:val="000000" w:themeColor="text1"/>
            <w:sz w:val="24"/>
            <w:szCs w:val="24"/>
          </w:rPr>
          <w:delText xml:space="preserve"> neural</w:delText>
        </w:r>
        <w:r w:rsidDel="00B35C26">
          <w:rPr>
            <w:rFonts w:ascii="Times New Roman" w:eastAsia="Times New Roman" w:hAnsi="Times New Roman" w:cs="Times New Roman"/>
            <w:color w:val="000000" w:themeColor="text1"/>
            <w:sz w:val="24"/>
            <w:szCs w:val="24"/>
          </w:rPr>
          <w:delText xml:space="preserve"> </w:delText>
        </w:r>
        <w:r w:rsidRPr="005766B7" w:rsidDel="00B35C26">
          <w:rPr>
            <w:rFonts w:ascii="Times New Roman" w:eastAsia="Times New Roman" w:hAnsi="Times New Roman" w:cs="Times New Roman"/>
            <w:color w:val="000000" w:themeColor="text1"/>
            <w:sz w:val="24"/>
            <w:szCs w:val="24"/>
          </w:rPr>
          <w:delText xml:space="preserve">profiles suggest that </w:delText>
        </w:r>
      </w:del>
      <w:del w:id="972" w:author="Siyu Wang" w:date="2026-03-17T02:51:00Z" w16du:dateUtc="2026-03-17T06:51:00Z">
        <w:r w:rsidRPr="005766B7" w:rsidDel="00B35C26">
          <w:rPr>
            <w:rFonts w:ascii="Times New Roman" w:eastAsia="Times New Roman" w:hAnsi="Times New Roman" w:cs="Times New Roman"/>
            <w:color w:val="000000" w:themeColor="text1"/>
            <w:sz w:val="24"/>
            <w:szCs w:val="24"/>
          </w:rPr>
          <w:delText xml:space="preserve">dlPFC can operate in multiple computational modes, depending on the cognitive strategy engaged by the subject. </w:delText>
        </w:r>
      </w:del>
      <w:del w:id="973" w:author="Siyu Wang" w:date="2026-03-17T02:52:00Z" w16du:dateUtc="2026-03-17T06:52:00Z">
        <w:r w:rsidRPr="00430B55" w:rsidDel="00B35C26">
          <w:rPr>
            <w:rFonts w:ascii="Times New Roman" w:eastAsia="Times New Roman" w:hAnsi="Times New Roman" w:cs="Times New Roman"/>
            <w:color w:val="000000" w:themeColor="text1"/>
            <w:sz w:val="24"/>
            <w:szCs w:val="24"/>
          </w:rPr>
          <w:delText xml:space="preserve">This flexibility may be mediated by mechanisms like 1) mixed selectivity (18), which enables neurons to process </w:delText>
        </w:r>
        <w:r w:rsidR="00485999" w:rsidDel="00B35C26">
          <w:rPr>
            <w:rFonts w:ascii="Times New Roman" w:eastAsia="Times New Roman" w:hAnsi="Times New Roman" w:cs="Times New Roman"/>
            <w:color w:val="000000" w:themeColor="text1"/>
            <w:sz w:val="24"/>
            <w:szCs w:val="24"/>
          </w:rPr>
          <w:delText>multiple</w:delText>
        </w:r>
        <w:r w:rsidR="00485999" w:rsidRPr="00430B55" w:rsidDel="00B35C26">
          <w:rPr>
            <w:rFonts w:ascii="Times New Roman" w:eastAsia="Times New Roman" w:hAnsi="Times New Roman" w:cs="Times New Roman"/>
            <w:color w:val="000000" w:themeColor="text1"/>
            <w:sz w:val="24"/>
            <w:szCs w:val="24"/>
          </w:rPr>
          <w:delText xml:space="preserve"> </w:delText>
        </w:r>
        <w:r w:rsidRPr="00430B55" w:rsidDel="00B35C26">
          <w:rPr>
            <w:rFonts w:ascii="Times New Roman" w:eastAsia="Times New Roman" w:hAnsi="Times New Roman" w:cs="Times New Roman"/>
            <w:color w:val="000000" w:themeColor="text1"/>
            <w:sz w:val="24"/>
            <w:szCs w:val="24"/>
          </w:rPr>
          <w:delText xml:space="preserve">task-related information </w:delText>
        </w:r>
        <w:r w:rsidR="00485999" w:rsidDel="00B35C26">
          <w:rPr>
            <w:rFonts w:ascii="Times New Roman" w:eastAsia="Times New Roman" w:hAnsi="Times New Roman" w:cs="Times New Roman"/>
            <w:color w:val="000000" w:themeColor="text1"/>
            <w:sz w:val="24"/>
            <w:szCs w:val="24"/>
          </w:rPr>
          <w:delText>including</w:delText>
        </w:r>
        <w:r w:rsidR="00485999" w:rsidRPr="00430B55" w:rsidDel="00B35C26">
          <w:rPr>
            <w:rFonts w:ascii="Times New Roman" w:eastAsia="Times New Roman" w:hAnsi="Times New Roman" w:cs="Times New Roman"/>
            <w:color w:val="000000" w:themeColor="text1"/>
            <w:sz w:val="24"/>
            <w:szCs w:val="24"/>
          </w:rPr>
          <w:delText xml:space="preserve"> </w:delText>
        </w:r>
        <w:r w:rsidRPr="00430B55" w:rsidDel="00B35C26">
          <w:rPr>
            <w:rFonts w:ascii="Times New Roman" w:eastAsia="Times New Roman" w:hAnsi="Times New Roman" w:cs="Times New Roman"/>
            <w:color w:val="000000" w:themeColor="text1"/>
            <w:sz w:val="24"/>
            <w:szCs w:val="24"/>
          </w:rPr>
          <w:delText xml:space="preserve">reward, delay, and context, </w:delText>
        </w:r>
        <w:r w:rsidDel="00B35C26">
          <w:rPr>
            <w:rFonts w:ascii="Times New Roman" w:eastAsia="Times New Roman" w:hAnsi="Times New Roman" w:cs="Times New Roman"/>
            <w:color w:val="000000" w:themeColor="text1"/>
            <w:sz w:val="24"/>
            <w:szCs w:val="24"/>
          </w:rPr>
          <w:delText>and</w:delText>
        </w:r>
        <w:r w:rsidRPr="00430B55" w:rsidDel="00B35C26">
          <w:rPr>
            <w:rFonts w:ascii="Times New Roman" w:eastAsia="Times New Roman" w:hAnsi="Times New Roman" w:cs="Times New Roman"/>
            <w:color w:val="000000" w:themeColor="text1"/>
            <w:sz w:val="24"/>
            <w:szCs w:val="24"/>
          </w:rPr>
          <w:delText xml:space="preserve"> 2) working memory gating (19), which selectively maintains task-relevant </w:delText>
        </w:r>
        <w:r w:rsidDel="00B35C26">
          <w:rPr>
            <w:rFonts w:ascii="Times New Roman" w:eastAsia="Times New Roman" w:hAnsi="Times New Roman" w:cs="Times New Roman"/>
            <w:color w:val="000000" w:themeColor="text1"/>
            <w:sz w:val="24"/>
            <w:szCs w:val="24"/>
          </w:rPr>
          <w:delText>information</w:delText>
        </w:r>
        <w:r w:rsidRPr="00430B55" w:rsidDel="00B35C26">
          <w:rPr>
            <w:rFonts w:ascii="Times New Roman" w:eastAsia="Times New Roman" w:hAnsi="Times New Roman" w:cs="Times New Roman"/>
            <w:color w:val="000000" w:themeColor="text1"/>
            <w:sz w:val="24"/>
            <w:szCs w:val="24"/>
          </w:rPr>
          <w:delText xml:space="preserve"> during deliberation.</w:delText>
        </w:r>
      </w:del>
    </w:p>
    <w:p w14:paraId="2125F20B" w14:textId="3A1272D2" w:rsidR="00026BF8" w:rsidDel="000F01D8" w:rsidRDefault="00026BF8" w:rsidP="00C87406">
      <w:pPr>
        <w:shd w:val="clear" w:color="auto" w:fill="FFFFFF"/>
        <w:spacing w:after="0" w:line="480" w:lineRule="auto"/>
        <w:rPr>
          <w:del w:id="974" w:author="Siyu Wang" w:date="2026-03-17T02:55:00Z" w16du:dateUtc="2026-03-17T06:55:00Z"/>
          <w:rFonts w:ascii="Times New Roman" w:eastAsia="Times New Roman" w:hAnsi="Times New Roman" w:cs="Times New Roman"/>
          <w:color w:val="000000" w:themeColor="text1"/>
          <w:sz w:val="24"/>
          <w:szCs w:val="24"/>
        </w:rPr>
        <w:pPrChange w:id="975" w:author="Siyu Wang" w:date="2026-03-17T03:19:00Z" w16du:dateUtc="2026-03-17T07:19:00Z">
          <w:pPr>
            <w:shd w:val="clear" w:color="auto" w:fill="FFFFFF"/>
            <w:spacing w:after="0" w:line="480" w:lineRule="auto"/>
          </w:pPr>
        </w:pPrChange>
      </w:pPr>
      <w:del w:id="976" w:author="Siyu Wang" w:date="2026-03-17T02:55:00Z" w16du:dateUtc="2026-03-17T06:55:00Z">
        <w:r w:rsidRPr="00026BF8" w:rsidDel="000F01D8">
          <w:rPr>
            <w:rFonts w:ascii="Times New Roman" w:eastAsia="Times New Roman" w:hAnsi="Times New Roman" w:cs="Times New Roman"/>
            <w:color w:val="000000" w:themeColor="text1"/>
            <w:sz w:val="24"/>
            <w:szCs w:val="24"/>
          </w:rPr>
          <w:delText xml:space="preserve">In line with these mechanisms, dlPFC may </w:delText>
        </w:r>
        <w:r w:rsidR="00485999" w:rsidDel="000F01D8">
          <w:rPr>
            <w:rFonts w:ascii="Times New Roman" w:eastAsia="Times New Roman" w:hAnsi="Times New Roman" w:cs="Times New Roman"/>
            <w:color w:val="000000" w:themeColor="text1"/>
            <w:sz w:val="24"/>
            <w:szCs w:val="24"/>
          </w:rPr>
          <w:delText>serve as</w:delText>
        </w:r>
        <w:r w:rsidR="00485999" w:rsidRPr="00026BF8" w:rsidDel="000F01D8">
          <w:rPr>
            <w:rFonts w:ascii="Times New Roman" w:eastAsia="Times New Roman" w:hAnsi="Times New Roman" w:cs="Times New Roman"/>
            <w:color w:val="000000" w:themeColor="text1"/>
            <w:sz w:val="24"/>
            <w:szCs w:val="24"/>
          </w:rPr>
          <w:delText xml:space="preserve"> </w:delText>
        </w:r>
        <w:r w:rsidRPr="00026BF8" w:rsidDel="000F01D8">
          <w:rPr>
            <w:rFonts w:ascii="Times New Roman" w:eastAsia="Times New Roman" w:hAnsi="Times New Roman" w:cs="Times New Roman"/>
            <w:color w:val="000000" w:themeColor="text1"/>
            <w:sz w:val="24"/>
            <w:szCs w:val="24"/>
          </w:rPr>
          <w:delText>a key node in the interaction between attention and motor planning (Tremblay et al., 2015; Di Bello et al., 2025)</w:delText>
        </w:r>
        <w:r w:rsidRPr="00026BF8" w:rsidDel="000F01D8">
          <w:rPr>
            <w:rFonts w:ascii="Times New Roman" w:hAnsi="Times New Roman" w:cs="Times New Roman"/>
            <w:sz w:val="24"/>
            <w:szCs w:val="24"/>
          </w:rPr>
          <w:delText xml:space="preserve">, providing the neural substrate that supports the distinct strategies </w:delText>
        </w:r>
        <w:r w:rsidRPr="00026BF8" w:rsidDel="000F01D8">
          <w:rPr>
            <w:rFonts w:ascii="Times New Roman" w:eastAsia="Times New Roman" w:hAnsi="Times New Roman" w:cs="Times New Roman"/>
            <w:color w:val="000000" w:themeColor="text1"/>
            <w:sz w:val="24"/>
            <w:szCs w:val="24"/>
          </w:rPr>
          <w:delText>observed in the two animals.</w:delText>
        </w:r>
        <w:r w:rsidDel="000F01D8">
          <w:rPr>
            <w:rFonts w:ascii="Times New Roman" w:eastAsia="Times New Roman" w:hAnsi="Times New Roman" w:cs="Times New Roman"/>
            <w:color w:val="000000" w:themeColor="text1"/>
            <w:sz w:val="24"/>
            <w:szCs w:val="24"/>
          </w:rPr>
          <w:delText xml:space="preserve"> </w:delText>
        </w:r>
      </w:del>
    </w:p>
    <w:p w14:paraId="1350BDAE" w14:textId="325F4FF3" w:rsidR="00FE0FAF" w:rsidRPr="005766B7" w:rsidDel="00586D25" w:rsidRDefault="00FE0FAF" w:rsidP="00C87406">
      <w:pPr>
        <w:shd w:val="clear" w:color="auto" w:fill="FFFFFF"/>
        <w:spacing w:after="0" w:line="480" w:lineRule="auto"/>
        <w:rPr>
          <w:del w:id="977" w:author="Siyu Wang" w:date="2026-03-17T03:14:00Z" w16du:dateUtc="2026-03-17T07:14:00Z"/>
          <w:rFonts w:ascii="Times New Roman" w:eastAsia="Times New Roman" w:hAnsi="Times New Roman" w:cs="Times New Roman"/>
          <w:color w:val="000000" w:themeColor="text1"/>
          <w:sz w:val="24"/>
          <w:szCs w:val="24"/>
        </w:rPr>
        <w:pPrChange w:id="978" w:author="Siyu Wang" w:date="2026-03-17T03:19:00Z" w16du:dateUtc="2026-03-17T07:19:00Z">
          <w:pPr>
            <w:shd w:val="clear" w:color="auto" w:fill="FFFFFF"/>
            <w:spacing w:after="0" w:line="480" w:lineRule="auto"/>
          </w:pPr>
        </w:pPrChange>
      </w:pPr>
      <w:del w:id="979" w:author="Siyu Wang" w:date="2026-03-17T03:14:00Z" w16du:dateUtc="2026-03-17T07:14:00Z">
        <w:r w:rsidRPr="00BA558B" w:rsidDel="00586D25">
          <w:rPr>
            <w:rFonts w:ascii="Times New Roman" w:eastAsia="Times New Roman" w:hAnsi="Times New Roman" w:cs="Times New Roman"/>
            <w:color w:val="000000" w:themeColor="text1"/>
            <w:sz w:val="24"/>
            <w:szCs w:val="24"/>
          </w:rPr>
          <w:delText>In a similar temporal-discounting task, our previous study showed that</w:delText>
        </w:r>
        <w:r w:rsidR="00F3358F" w:rsidDel="00586D25">
          <w:rPr>
            <w:rFonts w:ascii="Times New Roman" w:eastAsia="Times New Roman" w:hAnsi="Times New Roman" w:cs="Times New Roman"/>
            <w:color w:val="000000" w:themeColor="text1"/>
            <w:sz w:val="24"/>
            <w:szCs w:val="24"/>
          </w:rPr>
          <w:delText xml:space="preserve"> </w:delText>
        </w:r>
        <w:r w:rsidR="00505944" w:rsidDel="00586D25">
          <w:rPr>
            <w:rFonts w:ascii="Times New Roman" w:eastAsia="Times New Roman" w:hAnsi="Times New Roman" w:cs="Times New Roman"/>
            <w:color w:val="000000" w:themeColor="text1"/>
            <w:sz w:val="24"/>
            <w:szCs w:val="24"/>
          </w:rPr>
          <w:delText xml:space="preserve">network-level </w:delText>
        </w:r>
        <w:r w:rsidRPr="00BA558B" w:rsidDel="00586D25">
          <w:rPr>
            <w:rFonts w:ascii="Times New Roman" w:eastAsia="Times New Roman" w:hAnsi="Times New Roman" w:cs="Times New Roman"/>
            <w:color w:val="000000" w:themeColor="text1"/>
            <w:sz w:val="24"/>
            <w:szCs w:val="24"/>
          </w:rPr>
          <w:delText xml:space="preserve">attractor dynamics </w:delText>
        </w:r>
        <w:r w:rsidR="00B61F7C" w:rsidRPr="00BA558B" w:rsidDel="00586D25">
          <w:rPr>
            <w:rFonts w:ascii="Times New Roman" w:eastAsia="Times New Roman" w:hAnsi="Times New Roman" w:cs="Times New Roman"/>
            <w:color w:val="000000" w:themeColor="text1"/>
            <w:sz w:val="24"/>
            <w:szCs w:val="24"/>
          </w:rPr>
          <w:delText xml:space="preserve">contribute to </w:delText>
        </w:r>
        <w:r w:rsidRPr="00BA558B" w:rsidDel="00586D25">
          <w:rPr>
            <w:rFonts w:ascii="Times New Roman" w:eastAsia="Times New Roman" w:hAnsi="Times New Roman" w:cs="Times New Roman"/>
            <w:color w:val="000000" w:themeColor="text1"/>
            <w:sz w:val="24"/>
            <w:szCs w:val="24"/>
          </w:rPr>
          <w:delText xml:space="preserve">value-based </w:delText>
        </w:r>
        <w:r w:rsidR="0038382E" w:rsidRPr="00BA558B" w:rsidDel="00586D25">
          <w:rPr>
            <w:rFonts w:ascii="Times New Roman" w:eastAsia="Times New Roman" w:hAnsi="Times New Roman" w:cs="Times New Roman"/>
            <w:color w:val="000000" w:themeColor="text1"/>
            <w:sz w:val="24"/>
            <w:szCs w:val="24"/>
          </w:rPr>
          <w:delText>decision-making and</w:delText>
        </w:r>
        <w:r w:rsidRPr="00BA558B" w:rsidDel="00586D25">
          <w:rPr>
            <w:rFonts w:ascii="Times New Roman" w:eastAsia="Times New Roman" w:hAnsi="Times New Roman" w:cs="Times New Roman"/>
            <w:color w:val="000000" w:themeColor="text1"/>
            <w:sz w:val="24"/>
            <w:szCs w:val="24"/>
          </w:rPr>
          <w:delText xml:space="preserve"> </w:delText>
        </w:r>
        <w:r w:rsidR="00485999" w:rsidDel="00586D25">
          <w:rPr>
            <w:rFonts w:ascii="Times New Roman" w:eastAsia="Times New Roman" w:hAnsi="Times New Roman" w:cs="Times New Roman"/>
            <w:color w:val="000000" w:themeColor="text1"/>
            <w:sz w:val="24"/>
            <w:szCs w:val="24"/>
          </w:rPr>
          <w:delText xml:space="preserve">reflect </w:delText>
        </w:r>
        <w:r w:rsidR="00505944" w:rsidDel="00586D25">
          <w:rPr>
            <w:rFonts w:ascii="Times New Roman" w:eastAsia="Times New Roman" w:hAnsi="Times New Roman" w:cs="Times New Roman"/>
            <w:color w:val="000000" w:themeColor="text1"/>
            <w:sz w:val="24"/>
            <w:szCs w:val="24"/>
          </w:rPr>
          <w:delText>the certainty of choice</w:delText>
        </w:r>
        <w:r w:rsidRPr="00BA558B" w:rsidDel="00586D25">
          <w:rPr>
            <w:rFonts w:ascii="Times New Roman" w:eastAsia="Times New Roman" w:hAnsi="Times New Roman" w:cs="Times New Roman"/>
            <w:color w:val="000000" w:themeColor="text1"/>
            <w:sz w:val="24"/>
            <w:szCs w:val="24"/>
          </w:rPr>
          <w:delText xml:space="preserve"> (</w:delText>
        </w:r>
        <w:r w:rsidR="004B6D2B" w:rsidRPr="00BA558B" w:rsidDel="00586D25">
          <w:rPr>
            <w:rFonts w:ascii="Times New Roman" w:eastAsia="Times New Roman" w:hAnsi="Times New Roman" w:cs="Times New Roman"/>
            <w:color w:val="000000" w:themeColor="text1"/>
            <w:sz w:val="24"/>
            <w:szCs w:val="24"/>
          </w:rPr>
          <w:delText>14</w:delText>
        </w:r>
        <w:r w:rsidRPr="00BA558B" w:rsidDel="00586D25">
          <w:rPr>
            <w:rFonts w:ascii="Times New Roman" w:eastAsia="Times New Roman" w:hAnsi="Times New Roman" w:cs="Times New Roman"/>
            <w:color w:val="000000" w:themeColor="text1"/>
            <w:sz w:val="24"/>
            <w:szCs w:val="24"/>
          </w:rPr>
          <w:delText xml:space="preserve">). </w:delText>
        </w:r>
        <w:r w:rsidR="00545A16" w:rsidRPr="00BA558B" w:rsidDel="00586D25">
          <w:rPr>
            <w:rFonts w:ascii="Times New Roman" w:eastAsia="Times New Roman" w:hAnsi="Times New Roman" w:cs="Times New Roman"/>
            <w:color w:val="000000" w:themeColor="text1"/>
            <w:sz w:val="24"/>
            <w:szCs w:val="24"/>
          </w:rPr>
          <w:delText xml:space="preserve">Further research </w:delText>
        </w:r>
        <w:r w:rsidR="00861A58" w:rsidRPr="00BA558B" w:rsidDel="00586D25">
          <w:rPr>
            <w:rFonts w:ascii="Times New Roman" w:eastAsia="Times New Roman" w:hAnsi="Times New Roman" w:cs="Times New Roman"/>
            <w:color w:val="000000" w:themeColor="text1"/>
            <w:sz w:val="24"/>
            <w:szCs w:val="24"/>
          </w:rPr>
          <w:delText xml:space="preserve">is needed to </w:delText>
        </w:r>
        <w:r w:rsidR="00505944" w:rsidDel="00586D25">
          <w:rPr>
            <w:rFonts w:ascii="Times New Roman" w:eastAsia="Times New Roman" w:hAnsi="Times New Roman" w:cs="Times New Roman"/>
            <w:color w:val="000000" w:themeColor="text1"/>
            <w:sz w:val="24"/>
            <w:szCs w:val="24"/>
          </w:rPr>
          <w:delText>determine</w:delText>
        </w:r>
        <w:r w:rsidR="00505944" w:rsidRPr="00BA558B" w:rsidDel="00586D25">
          <w:rPr>
            <w:rFonts w:ascii="Times New Roman" w:eastAsia="Times New Roman" w:hAnsi="Times New Roman" w:cs="Times New Roman"/>
            <w:color w:val="000000" w:themeColor="text1"/>
            <w:sz w:val="24"/>
            <w:szCs w:val="24"/>
          </w:rPr>
          <w:delText xml:space="preserve"> </w:delText>
        </w:r>
        <w:r w:rsidR="00861A58" w:rsidRPr="00BA558B" w:rsidDel="00586D25">
          <w:rPr>
            <w:rFonts w:ascii="Times New Roman" w:eastAsia="Times New Roman" w:hAnsi="Times New Roman" w:cs="Times New Roman"/>
            <w:color w:val="000000" w:themeColor="text1"/>
            <w:sz w:val="24"/>
            <w:szCs w:val="24"/>
          </w:rPr>
          <w:delText>h</w:delText>
        </w:r>
        <w:r w:rsidRPr="00BA558B" w:rsidDel="00586D25">
          <w:rPr>
            <w:rFonts w:ascii="Times New Roman" w:eastAsia="Times New Roman" w:hAnsi="Times New Roman" w:cs="Times New Roman"/>
            <w:color w:val="000000" w:themeColor="text1"/>
            <w:sz w:val="24"/>
            <w:szCs w:val="24"/>
          </w:rPr>
          <w:delText xml:space="preserve">ow </w:delText>
        </w:r>
        <w:r w:rsidR="00D94AED" w:rsidRPr="00BA558B" w:rsidDel="00586D25">
          <w:rPr>
            <w:rFonts w:ascii="Times New Roman" w:eastAsia="Times New Roman" w:hAnsi="Times New Roman" w:cs="Times New Roman"/>
            <w:color w:val="000000" w:themeColor="text1"/>
            <w:sz w:val="24"/>
            <w:szCs w:val="24"/>
          </w:rPr>
          <w:delText xml:space="preserve">the timing and strength of </w:delText>
        </w:r>
        <w:r w:rsidR="00B61F7C" w:rsidRPr="00BA558B" w:rsidDel="00586D25">
          <w:rPr>
            <w:rFonts w:ascii="Times New Roman" w:eastAsia="Times New Roman" w:hAnsi="Times New Roman" w:cs="Times New Roman"/>
            <w:color w:val="000000" w:themeColor="text1"/>
            <w:sz w:val="24"/>
            <w:szCs w:val="24"/>
          </w:rPr>
          <w:delText xml:space="preserve">these </w:delText>
        </w:r>
        <w:r w:rsidRPr="00BA558B" w:rsidDel="00586D25">
          <w:rPr>
            <w:rFonts w:ascii="Times New Roman" w:eastAsia="Times New Roman" w:hAnsi="Times New Roman" w:cs="Times New Roman"/>
            <w:color w:val="000000" w:themeColor="text1"/>
            <w:sz w:val="24"/>
            <w:szCs w:val="24"/>
          </w:rPr>
          <w:delText xml:space="preserve">attractor </w:delText>
        </w:r>
        <w:r w:rsidR="00861A58" w:rsidRPr="00BA558B" w:rsidDel="00586D25">
          <w:rPr>
            <w:rFonts w:ascii="Times New Roman" w:eastAsia="Times New Roman" w:hAnsi="Times New Roman" w:cs="Times New Roman"/>
            <w:color w:val="000000" w:themeColor="text1"/>
            <w:sz w:val="24"/>
            <w:szCs w:val="24"/>
          </w:rPr>
          <w:delText xml:space="preserve">processes </w:delText>
        </w:r>
        <w:r w:rsidRPr="00BA558B" w:rsidDel="00586D25">
          <w:rPr>
            <w:rFonts w:ascii="Times New Roman" w:eastAsia="Times New Roman" w:hAnsi="Times New Roman" w:cs="Times New Roman"/>
            <w:color w:val="000000" w:themeColor="text1"/>
            <w:sz w:val="24"/>
            <w:szCs w:val="24"/>
          </w:rPr>
          <w:delText xml:space="preserve">differ </w:delText>
        </w:r>
        <w:r w:rsidR="00485999" w:rsidRPr="00BA558B" w:rsidDel="00586D25">
          <w:rPr>
            <w:rFonts w:ascii="Times New Roman" w:eastAsia="Times New Roman" w:hAnsi="Times New Roman" w:cs="Times New Roman"/>
            <w:color w:val="000000" w:themeColor="text1"/>
            <w:sz w:val="24"/>
            <w:szCs w:val="24"/>
          </w:rPr>
          <w:delText>a</w:delText>
        </w:r>
        <w:r w:rsidR="00485999" w:rsidDel="00586D25">
          <w:rPr>
            <w:rFonts w:ascii="Times New Roman" w:eastAsia="Times New Roman" w:hAnsi="Times New Roman" w:cs="Times New Roman"/>
            <w:color w:val="000000" w:themeColor="text1"/>
            <w:sz w:val="24"/>
            <w:szCs w:val="24"/>
          </w:rPr>
          <w:delText>cross</w:delText>
        </w:r>
        <w:r w:rsidR="00485999" w:rsidRPr="00BA558B" w:rsidDel="00586D25">
          <w:rPr>
            <w:rFonts w:ascii="Times New Roman" w:eastAsia="Times New Roman" w:hAnsi="Times New Roman" w:cs="Times New Roman"/>
            <w:color w:val="000000" w:themeColor="text1"/>
            <w:sz w:val="24"/>
            <w:szCs w:val="24"/>
          </w:rPr>
          <w:delText xml:space="preserve"> </w:delText>
        </w:r>
        <w:r w:rsidRPr="00BA558B" w:rsidDel="00586D25">
          <w:rPr>
            <w:rFonts w:ascii="Times New Roman" w:eastAsia="Times New Roman" w:hAnsi="Times New Roman" w:cs="Times New Roman"/>
            <w:color w:val="000000" w:themeColor="text1"/>
            <w:sz w:val="24"/>
            <w:szCs w:val="24"/>
          </w:rPr>
          <w:delText xml:space="preserve">individuals </w:delText>
        </w:r>
        <w:r w:rsidR="00505944" w:rsidDel="00586D25">
          <w:rPr>
            <w:rFonts w:ascii="Times New Roman" w:eastAsia="Times New Roman" w:hAnsi="Times New Roman" w:cs="Times New Roman"/>
            <w:color w:val="000000" w:themeColor="text1"/>
            <w:sz w:val="24"/>
            <w:szCs w:val="24"/>
          </w:rPr>
          <w:delText xml:space="preserve">employing </w:delText>
        </w:r>
        <w:r w:rsidRPr="00BA558B" w:rsidDel="00586D25">
          <w:rPr>
            <w:rFonts w:ascii="Times New Roman" w:eastAsia="Times New Roman" w:hAnsi="Times New Roman" w:cs="Times New Roman"/>
            <w:color w:val="000000" w:themeColor="text1"/>
            <w:sz w:val="24"/>
            <w:szCs w:val="24"/>
          </w:rPr>
          <w:delText>different strategies</w:delText>
        </w:r>
        <w:r w:rsidR="00861A58" w:rsidRPr="00BA558B" w:rsidDel="00586D25">
          <w:rPr>
            <w:rFonts w:ascii="Times New Roman" w:eastAsia="Times New Roman" w:hAnsi="Times New Roman" w:cs="Times New Roman"/>
            <w:color w:val="000000" w:themeColor="text1"/>
            <w:sz w:val="24"/>
            <w:szCs w:val="24"/>
          </w:rPr>
          <w:delText>.</w:delText>
        </w:r>
        <w:r w:rsidR="00861A58" w:rsidRPr="005766B7" w:rsidDel="00586D25">
          <w:rPr>
            <w:rFonts w:ascii="Times New Roman" w:eastAsia="Times New Roman" w:hAnsi="Times New Roman" w:cs="Times New Roman"/>
            <w:color w:val="000000" w:themeColor="text1"/>
            <w:sz w:val="24"/>
            <w:szCs w:val="24"/>
          </w:rPr>
          <w:delText xml:space="preserve"> </w:delText>
        </w:r>
      </w:del>
    </w:p>
    <w:p w14:paraId="7A9CFC74" w14:textId="2110F025" w:rsidR="00DD20B0" w:rsidDel="00DE399C" w:rsidRDefault="00026BF8" w:rsidP="00C87406">
      <w:pPr>
        <w:shd w:val="clear" w:color="auto" w:fill="FFFFFF"/>
        <w:spacing w:after="0" w:line="480" w:lineRule="auto"/>
        <w:rPr>
          <w:moveFrom w:id="980" w:author="Siyu Wang" w:date="2026-03-17T02:27:00Z" w16du:dateUtc="2026-03-17T06:27:00Z"/>
          <w:rFonts w:ascii="Times New Roman" w:eastAsia="Times New Roman" w:hAnsi="Times New Roman" w:cs="Times New Roman"/>
          <w:color w:val="000000" w:themeColor="text1"/>
          <w:sz w:val="24"/>
          <w:szCs w:val="24"/>
        </w:rPr>
        <w:pPrChange w:id="981" w:author="Siyu Wang" w:date="2026-03-17T03:19:00Z" w16du:dateUtc="2026-03-17T07:19:00Z">
          <w:pPr>
            <w:shd w:val="clear" w:color="auto" w:fill="FFFFFF"/>
            <w:spacing w:after="0" w:line="480" w:lineRule="auto"/>
            <w:ind w:firstLine="360"/>
          </w:pPr>
        </w:pPrChange>
      </w:pPr>
      <w:moveFromRangeStart w:id="982" w:author="Siyu Wang" w:date="2026-03-17T02:27:00Z" w:name="move224606865"/>
      <w:moveFrom w:id="983" w:author="Siyu Wang" w:date="2026-03-17T02:27:00Z" w16du:dateUtc="2026-03-17T06:27:00Z">
        <w:r w:rsidDel="00DE399C">
          <w:rPr>
            <w:rFonts w:ascii="Times New Roman" w:eastAsia="Times New Roman" w:hAnsi="Times New Roman" w:cs="Times New Roman"/>
            <w:color w:val="000000" w:themeColor="text1"/>
            <w:sz w:val="24"/>
            <w:szCs w:val="24"/>
          </w:rPr>
          <w:t>Our a</w:t>
        </w:r>
        <w:r w:rsidR="00DD20B0" w:rsidDel="00DE399C">
          <w:rPr>
            <w:rFonts w:ascii="Times New Roman" w:eastAsia="Times New Roman" w:hAnsi="Times New Roman" w:cs="Times New Roman"/>
            <w:color w:val="000000" w:themeColor="text1"/>
            <w:sz w:val="24"/>
            <w:szCs w:val="24"/>
          </w:rPr>
          <w:t xml:space="preserve">dditional analyses at the </w:t>
        </w:r>
        <w:r w:rsidR="00E34EB6" w:rsidRPr="005766B7" w:rsidDel="00DE399C">
          <w:rPr>
            <w:rFonts w:ascii="Times New Roman" w:eastAsia="Times New Roman" w:hAnsi="Times New Roman" w:cs="Times New Roman"/>
            <w:color w:val="000000" w:themeColor="text1"/>
            <w:sz w:val="24"/>
            <w:szCs w:val="24"/>
          </w:rPr>
          <w:t>s</w:t>
        </w:r>
        <w:r w:rsidR="007940D9" w:rsidRPr="005766B7" w:rsidDel="00DE399C">
          <w:rPr>
            <w:rFonts w:ascii="Times New Roman" w:eastAsia="Times New Roman" w:hAnsi="Times New Roman" w:cs="Times New Roman"/>
            <w:color w:val="000000" w:themeColor="text1"/>
            <w:sz w:val="24"/>
            <w:szCs w:val="24"/>
          </w:rPr>
          <w:t>ingle</w:t>
        </w:r>
        <w:r w:rsidR="00EC3265" w:rsidDel="00DE399C">
          <w:rPr>
            <w:rFonts w:ascii="Times New Roman" w:eastAsia="Times New Roman" w:hAnsi="Times New Roman" w:cs="Times New Roman"/>
            <w:color w:val="000000" w:themeColor="text1"/>
            <w:sz w:val="24"/>
            <w:szCs w:val="24"/>
          </w:rPr>
          <w:t>-</w:t>
        </w:r>
        <w:r w:rsidR="007940D9" w:rsidRPr="005766B7" w:rsidDel="00DE399C">
          <w:rPr>
            <w:rFonts w:ascii="Times New Roman" w:eastAsia="Times New Roman" w:hAnsi="Times New Roman" w:cs="Times New Roman"/>
            <w:color w:val="000000" w:themeColor="text1"/>
            <w:sz w:val="24"/>
            <w:szCs w:val="24"/>
          </w:rPr>
          <w:t>neuron and population</w:t>
        </w:r>
        <w:r w:rsidR="00DD20B0" w:rsidDel="00DE399C">
          <w:rPr>
            <w:rFonts w:ascii="Times New Roman" w:eastAsia="Times New Roman" w:hAnsi="Times New Roman" w:cs="Times New Roman"/>
            <w:color w:val="000000" w:themeColor="text1"/>
            <w:sz w:val="24"/>
            <w:szCs w:val="24"/>
          </w:rPr>
          <w:t xml:space="preserve"> level</w:t>
        </w:r>
        <w:r w:rsidR="007940D9" w:rsidRPr="005766B7" w:rsidDel="00DE399C">
          <w:rPr>
            <w:rFonts w:ascii="Times New Roman" w:eastAsia="Times New Roman" w:hAnsi="Times New Roman" w:cs="Times New Roman"/>
            <w:color w:val="000000" w:themeColor="text1"/>
            <w:sz w:val="24"/>
            <w:szCs w:val="24"/>
          </w:rPr>
          <w:t xml:space="preserve"> </w:t>
        </w:r>
        <w:r w:rsidR="00E34EB6" w:rsidRPr="005766B7" w:rsidDel="00DE399C">
          <w:rPr>
            <w:rFonts w:ascii="Times New Roman" w:eastAsia="Times New Roman" w:hAnsi="Times New Roman" w:cs="Times New Roman"/>
            <w:color w:val="000000" w:themeColor="text1"/>
            <w:sz w:val="24"/>
            <w:szCs w:val="24"/>
          </w:rPr>
          <w:t xml:space="preserve">support </w:t>
        </w:r>
        <w:r w:rsidR="00DD20B0" w:rsidDel="00DE399C">
          <w:rPr>
            <w:rFonts w:ascii="Times New Roman" w:eastAsia="Times New Roman" w:hAnsi="Times New Roman" w:cs="Times New Roman"/>
            <w:color w:val="000000" w:themeColor="text1"/>
            <w:sz w:val="24"/>
            <w:szCs w:val="24"/>
          </w:rPr>
          <w:t xml:space="preserve">distinct coding </w:t>
        </w:r>
        <w:r w:rsidR="00A751FE" w:rsidDel="00DE399C">
          <w:rPr>
            <w:rFonts w:ascii="Times New Roman" w:eastAsia="Times New Roman" w:hAnsi="Times New Roman" w:cs="Times New Roman"/>
            <w:color w:val="000000" w:themeColor="text1"/>
            <w:sz w:val="24"/>
            <w:szCs w:val="24"/>
          </w:rPr>
          <w:t xml:space="preserve">patterns </w:t>
        </w:r>
        <w:r w:rsidR="00DD20B0" w:rsidDel="00DE399C">
          <w:rPr>
            <w:rFonts w:ascii="Times New Roman" w:eastAsia="Times New Roman" w:hAnsi="Times New Roman" w:cs="Times New Roman"/>
            <w:color w:val="000000" w:themeColor="text1"/>
            <w:sz w:val="24"/>
            <w:szCs w:val="24"/>
          </w:rPr>
          <w:t>across animals</w:t>
        </w:r>
        <w:r w:rsidR="007940D9" w:rsidRPr="005766B7" w:rsidDel="00DE399C">
          <w:rPr>
            <w:rFonts w:ascii="Times New Roman" w:eastAsia="Times New Roman" w:hAnsi="Times New Roman" w:cs="Times New Roman"/>
            <w:color w:val="000000" w:themeColor="text1"/>
            <w:sz w:val="24"/>
            <w:szCs w:val="24"/>
          </w:rPr>
          <w:t xml:space="preserve">. In Monkey S, only 10% of </w:t>
        </w:r>
        <w:r w:rsidR="00E34EB6" w:rsidRPr="005766B7" w:rsidDel="00DE399C">
          <w:rPr>
            <w:rFonts w:ascii="Times New Roman" w:eastAsia="Times New Roman" w:hAnsi="Times New Roman" w:cs="Times New Roman"/>
            <w:color w:val="000000" w:themeColor="text1"/>
            <w:sz w:val="24"/>
            <w:szCs w:val="24"/>
          </w:rPr>
          <w:t xml:space="preserve">the </w:t>
        </w:r>
        <w:r w:rsidR="007940D9" w:rsidRPr="005766B7" w:rsidDel="00DE399C">
          <w:rPr>
            <w:rFonts w:ascii="Times New Roman" w:eastAsia="Times New Roman" w:hAnsi="Times New Roman" w:cs="Times New Roman"/>
            <w:color w:val="000000" w:themeColor="text1"/>
            <w:sz w:val="24"/>
            <w:szCs w:val="24"/>
          </w:rPr>
          <w:t>neurons tracked discounted value</w:t>
        </w:r>
        <w:r w:rsidR="00E34EB6" w:rsidRPr="005766B7" w:rsidDel="00DE399C">
          <w:rPr>
            <w:rFonts w:ascii="Times New Roman" w:eastAsia="Times New Roman" w:hAnsi="Times New Roman" w:cs="Times New Roman"/>
            <w:color w:val="000000" w:themeColor="text1"/>
            <w:sz w:val="24"/>
            <w:szCs w:val="24"/>
          </w:rPr>
          <w:t xml:space="preserve"> linearly</w:t>
        </w:r>
        <w:r w:rsidR="007940D9" w:rsidRPr="005766B7" w:rsidDel="00DE399C">
          <w:rPr>
            <w:rFonts w:ascii="Times New Roman" w:eastAsia="Times New Roman" w:hAnsi="Times New Roman" w:cs="Times New Roman"/>
            <w:color w:val="000000" w:themeColor="text1"/>
            <w:sz w:val="24"/>
            <w:szCs w:val="24"/>
          </w:rPr>
          <w:t xml:space="preserve">, yet the population showed </w:t>
        </w:r>
        <w:r w:rsidR="00E34EB6" w:rsidRPr="005766B7" w:rsidDel="00DE399C">
          <w:rPr>
            <w:rFonts w:ascii="Times New Roman" w:eastAsia="Times New Roman" w:hAnsi="Times New Roman" w:cs="Times New Roman"/>
            <w:color w:val="000000" w:themeColor="text1"/>
            <w:sz w:val="24"/>
            <w:szCs w:val="24"/>
          </w:rPr>
          <w:t xml:space="preserve">an </w:t>
        </w:r>
        <w:r w:rsidR="007940D9" w:rsidRPr="005766B7" w:rsidDel="00DE399C">
          <w:rPr>
            <w:rFonts w:ascii="Times New Roman" w:eastAsia="Times New Roman" w:hAnsi="Times New Roman" w:cs="Times New Roman"/>
            <w:color w:val="000000" w:themeColor="text1"/>
            <w:sz w:val="24"/>
            <w:szCs w:val="24"/>
          </w:rPr>
          <w:t xml:space="preserve">early inverse correlation between reward magnitude and delay. </w:t>
        </w:r>
        <w:r w:rsidR="00DD20B0" w:rsidDel="00DE399C">
          <w:rPr>
            <w:rFonts w:ascii="Times New Roman" w:eastAsia="Times New Roman" w:hAnsi="Times New Roman" w:cs="Times New Roman"/>
            <w:color w:val="000000" w:themeColor="text1"/>
            <w:sz w:val="24"/>
            <w:szCs w:val="24"/>
          </w:rPr>
          <w:t xml:space="preserve">Population trajectories were complex and entangled, suggesting </w:t>
        </w:r>
        <w:r w:rsidR="007940D9" w:rsidRPr="005766B7" w:rsidDel="00DE399C">
          <w:rPr>
            <w:rFonts w:ascii="Times New Roman" w:eastAsia="Times New Roman" w:hAnsi="Times New Roman" w:cs="Times New Roman"/>
            <w:color w:val="000000" w:themeColor="text1"/>
            <w:sz w:val="24"/>
            <w:szCs w:val="24"/>
          </w:rPr>
          <w:t>that value integration is distributed across the population and relies on dynamic, context-sensitive coding</w:t>
        </w:r>
        <w:r w:rsidR="00A751FE" w:rsidDel="00DE399C">
          <w:rPr>
            <w:rFonts w:ascii="Times New Roman" w:eastAsia="Times New Roman" w:hAnsi="Times New Roman" w:cs="Times New Roman"/>
            <w:color w:val="000000" w:themeColor="text1"/>
            <w:sz w:val="24"/>
            <w:szCs w:val="24"/>
          </w:rPr>
          <w:t xml:space="preserve">. This pattern aligns with the strategy adopted by Monkey S, indicating that dlPFC flexibly represents multiple task-relevant features before action execution. </w:t>
        </w:r>
      </w:moveFrom>
    </w:p>
    <w:p w14:paraId="16F4F455" w14:textId="6897D2B3" w:rsidR="00A450CA" w:rsidRPr="005766B7" w:rsidDel="00DE399C" w:rsidRDefault="0046210B" w:rsidP="00C87406">
      <w:pPr>
        <w:shd w:val="clear" w:color="auto" w:fill="FFFFFF"/>
        <w:spacing w:after="0" w:line="480" w:lineRule="auto"/>
        <w:rPr>
          <w:moveFrom w:id="984" w:author="Siyu Wang" w:date="2026-03-17T02:27:00Z" w16du:dateUtc="2026-03-17T06:27:00Z"/>
          <w:rFonts w:ascii="Times New Roman" w:eastAsia="Times New Roman" w:hAnsi="Times New Roman" w:cs="Times New Roman"/>
          <w:color w:val="000000" w:themeColor="text1"/>
          <w:sz w:val="24"/>
          <w:szCs w:val="24"/>
        </w:rPr>
        <w:pPrChange w:id="985" w:author="Siyu Wang" w:date="2026-03-17T03:19:00Z" w16du:dateUtc="2026-03-17T07:19:00Z">
          <w:pPr>
            <w:shd w:val="clear" w:color="auto" w:fill="FFFFFF"/>
            <w:spacing w:after="0" w:line="480" w:lineRule="auto"/>
          </w:pPr>
        </w:pPrChange>
      </w:pPr>
      <w:moveFrom w:id="986" w:author="Siyu Wang" w:date="2026-03-17T02:27:00Z" w16du:dateUtc="2026-03-17T06:27:00Z">
        <w:r w:rsidRPr="005766B7" w:rsidDel="00DE399C">
          <w:rPr>
            <w:rFonts w:ascii="Times New Roman" w:eastAsia="Times New Roman" w:hAnsi="Times New Roman" w:cs="Times New Roman"/>
            <w:color w:val="000000" w:themeColor="text1"/>
            <w:sz w:val="24"/>
            <w:szCs w:val="24"/>
          </w:rPr>
          <w:t>I</w:t>
        </w:r>
        <w:r w:rsidR="007940D9" w:rsidRPr="005766B7" w:rsidDel="00DE399C">
          <w:rPr>
            <w:rFonts w:ascii="Times New Roman" w:eastAsia="Times New Roman" w:hAnsi="Times New Roman" w:cs="Times New Roman"/>
            <w:color w:val="000000" w:themeColor="text1"/>
            <w:sz w:val="24"/>
            <w:szCs w:val="24"/>
          </w:rPr>
          <w:t xml:space="preserve">n </w:t>
        </w:r>
        <w:r w:rsidR="00E34EB6" w:rsidRPr="005766B7" w:rsidDel="00DE399C">
          <w:rPr>
            <w:rFonts w:ascii="Times New Roman" w:eastAsia="Times New Roman" w:hAnsi="Times New Roman" w:cs="Times New Roman"/>
            <w:color w:val="000000" w:themeColor="text1"/>
            <w:sz w:val="24"/>
            <w:szCs w:val="24"/>
          </w:rPr>
          <w:t>contrast</w:t>
        </w:r>
        <w:r w:rsidR="007940D9" w:rsidRPr="005766B7" w:rsidDel="00DE399C">
          <w:rPr>
            <w:rFonts w:ascii="Times New Roman" w:eastAsia="Times New Roman" w:hAnsi="Times New Roman" w:cs="Times New Roman"/>
            <w:color w:val="000000" w:themeColor="text1"/>
            <w:sz w:val="24"/>
            <w:szCs w:val="24"/>
          </w:rPr>
          <w:t xml:space="preserve">, </w:t>
        </w:r>
        <w:r w:rsidR="00DD20B0" w:rsidDel="00DE399C">
          <w:rPr>
            <w:rFonts w:ascii="Times New Roman" w:eastAsia="Times New Roman" w:hAnsi="Times New Roman" w:cs="Times New Roman"/>
            <w:color w:val="000000" w:themeColor="text1"/>
            <w:sz w:val="24"/>
            <w:szCs w:val="24"/>
          </w:rPr>
          <w:t>in Monkey T more</w:t>
        </w:r>
        <w:r w:rsidR="007940D9" w:rsidRPr="005766B7" w:rsidDel="00DE399C">
          <w:rPr>
            <w:rFonts w:ascii="Times New Roman" w:eastAsia="Times New Roman" w:hAnsi="Times New Roman" w:cs="Times New Roman"/>
            <w:color w:val="000000" w:themeColor="text1"/>
            <w:sz w:val="24"/>
            <w:szCs w:val="24"/>
          </w:rPr>
          <w:t xml:space="preserve"> neurons</w:t>
        </w:r>
        <w:r w:rsidR="00E34EB6" w:rsidRPr="005766B7" w:rsidDel="00DE399C">
          <w:rPr>
            <w:rFonts w:ascii="Times New Roman" w:eastAsia="Times New Roman" w:hAnsi="Times New Roman" w:cs="Times New Roman"/>
            <w:color w:val="000000" w:themeColor="text1"/>
            <w:sz w:val="24"/>
            <w:szCs w:val="24"/>
          </w:rPr>
          <w:t xml:space="preserve"> </w:t>
        </w:r>
        <w:r w:rsidR="007940D9" w:rsidRPr="005766B7" w:rsidDel="00DE399C">
          <w:rPr>
            <w:rFonts w:ascii="Times New Roman" w:eastAsia="Times New Roman" w:hAnsi="Times New Roman" w:cs="Times New Roman"/>
            <w:color w:val="000000" w:themeColor="text1"/>
            <w:sz w:val="24"/>
            <w:szCs w:val="24"/>
          </w:rPr>
          <w:t xml:space="preserve">showed linear </w:t>
        </w:r>
        <w:r w:rsidR="00DD20B0" w:rsidDel="00DE399C">
          <w:rPr>
            <w:rFonts w:ascii="Times New Roman" w:eastAsia="Times New Roman" w:hAnsi="Times New Roman" w:cs="Times New Roman"/>
            <w:color w:val="000000" w:themeColor="text1"/>
            <w:sz w:val="24"/>
            <w:szCs w:val="24"/>
          </w:rPr>
          <w:t xml:space="preserve">and uniform </w:t>
        </w:r>
        <w:r w:rsidR="007940D9" w:rsidRPr="005766B7" w:rsidDel="00DE399C">
          <w:rPr>
            <w:rFonts w:ascii="Times New Roman" w:eastAsia="Times New Roman" w:hAnsi="Times New Roman" w:cs="Times New Roman"/>
            <w:color w:val="000000" w:themeColor="text1"/>
            <w:sz w:val="24"/>
            <w:szCs w:val="24"/>
          </w:rPr>
          <w:t xml:space="preserve">value coding, </w:t>
        </w:r>
        <w:r w:rsidR="00A751FE" w:rsidDel="00DE399C">
          <w:rPr>
            <w:rFonts w:ascii="Times New Roman" w:eastAsia="Times New Roman" w:hAnsi="Times New Roman" w:cs="Times New Roman"/>
            <w:color w:val="000000" w:themeColor="text1"/>
            <w:sz w:val="24"/>
            <w:szCs w:val="24"/>
          </w:rPr>
          <w:t xml:space="preserve">with </w:t>
        </w:r>
        <w:r w:rsidR="00DD20B0" w:rsidDel="00DE399C">
          <w:rPr>
            <w:rFonts w:ascii="Times New Roman" w:eastAsia="Times New Roman" w:hAnsi="Times New Roman" w:cs="Times New Roman"/>
            <w:color w:val="000000" w:themeColor="text1"/>
            <w:sz w:val="24"/>
            <w:szCs w:val="24"/>
          </w:rPr>
          <w:t xml:space="preserve">low-dimensional population trajectories, </w:t>
        </w:r>
        <w:r w:rsidR="007940D9" w:rsidRPr="005766B7" w:rsidDel="00DE399C">
          <w:rPr>
            <w:rFonts w:ascii="Times New Roman" w:eastAsia="Times New Roman" w:hAnsi="Times New Roman" w:cs="Times New Roman"/>
            <w:color w:val="000000" w:themeColor="text1"/>
            <w:sz w:val="24"/>
            <w:szCs w:val="24"/>
          </w:rPr>
          <w:t xml:space="preserve">consistent with a more rigid and uniform representation </w:t>
        </w:r>
        <w:r w:rsidR="006176F3" w:rsidDel="00DE399C">
          <w:rPr>
            <w:rFonts w:ascii="Times New Roman" w:eastAsia="Times New Roman" w:hAnsi="Times New Roman" w:cs="Times New Roman"/>
            <w:color w:val="000000" w:themeColor="text1"/>
            <w:sz w:val="24"/>
            <w:szCs w:val="24"/>
          </w:rPr>
          <w:t>aligned with</w:t>
        </w:r>
        <w:r w:rsidR="007940D9" w:rsidRPr="005766B7" w:rsidDel="00DE399C">
          <w:rPr>
            <w:rFonts w:ascii="Times New Roman" w:eastAsia="Times New Roman" w:hAnsi="Times New Roman" w:cs="Times New Roman"/>
            <w:color w:val="000000" w:themeColor="text1"/>
            <w:sz w:val="24"/>
            <w:szCs w:val="24"/>
          </w:rPr>
          <w:t xml:space="preserve"> </w:t>
        </w:r>
        <w:r w:rsidR="00A751FE" w:rsidDel="00DE399C">
          <w:rPr>
            <w:rFonts w:ascii="Times New Roman" w:eastAsia="Times New Roman" w:hAnsi="Times New Roman" w:cs="Times New Roman"/>
            <w:color w:val="000000" w:themeColor="text1"/>
            <w:sz w:val="24"/>
            <w:szCs w:val="24"/>
          </w:rPr>
          <w:t>his</w:t>
        </w:r>
        <w:r w:rsidR="00A751FE" w:rsidRPr="005766B7" w:rsidDel="00DE399C">
          <w:rPr>
            <w:rFonts w:ascii="Times New Roman" w:eastAsia="Times New Roman" w:hAnsi="Times New Roman" w:cs="Times New Roman"/>
            <w:color w:val="000000" w:themeColor="text1"/>
            <w:sz w:val="24"/>
            <w:szCs w:val="24"/>
          </w:rPr>
          <w:t xml:space="preserve"> </w:t>
        </w:r>
        <w:r w:rsidR="007940D9" w:rsidRPr="005766B7" w:rsidDel="00DE399C">
          <w:rPr>
            <w:rFonts w:ascii="Times New Roman" w:eastAsia="Times New Roman" w:hAnsi="Times New Roman" w:cs="Times New Roman"/>
            <w:color w:val="000000" w:themeColor="text1"/>
            <w:sz w:val="24"/>
            <w:szCs w:val="24"/>
          </w:rPr>
          <w:t>reactive</w:t>
        </w:r>
        <w:r w:rsidR="006176F3" w:rsidDel="00DE399C">
          <w:rPr>
            <w:rFonts w:ascii="Times New Roman" w:eastAsia="Times New Roman" w:hAnsi="Times New Roman" w:cs="Times New Roman"/>
            <w:color w:val="000000" w:themeColor="text1"/>
            <w:sz w:val="24"/>
            <w:szCs w:val="24"/>
          </w:rPr>
          <w:t xml:space="preserve">, go signal-driven </w:t>
        </w:r>
        <w:r w:rsidR="007940D9" w:rsidRPr="005766B7" w:rsidDel="00DE399C">
          <w:rPr>
            <w:rFonts w:ascii="Times New Roman" w:eastAsia="Times New Roman" w:hAnsi="Times New Roman" w:cs="Times New Roman"/>
            <w:color w:val="000000" w:themeColor="text1"/>
            <w:sz w:val="24"/>
            <w:szCs w:val="24"/>
          </w:rPr>
          <w:t>strate</w:t>
        </w:r>
        <w:r w:rsidR="00A751FE" w:rsidDel="00DE399C">
          <w:rPr>
            <w:rFonts w:ascii="Times New Roman" w:eastAsia="Times New Roman" w:hAnsi="Times New Roman" w:cs="Times New Roman"/>
            <w:color w:val="000000" w:themeColor="text1"/>
            <w:sz w:val="24"/>
            <w:szCs w:val="24"/>
          </w:rPr>
          <w:t xml:space="preserve">gy. </w:t>
        </w:r>
      </w:moveFrom>
    </w:p>
    <w:p w14:paraId="4E4E11A8" w14:textId="79BB87C7" w:rsidR="00A450CA" w:rsidDel="00DE399C" w:rsidRDefault="00000000" w:rsidP="00C87406">
      <w:pPr>
        <w:shd w:val="clear" w:color="auto" w:fill="FFFFFF"/>
        <w:spacing w:after="0" w:line="480" w:lineRule="auto"/>
        <w:rPr>
          <w:moveFrom w:id="987" w:author="Siyu Wang" w:date="2026-03-17T02:27:00Z" w16du:dateUtc="2026-03-17T06:27:00Z"/>
          <w:rFonts w:ascii="Times New Roman" w:eastAsia="Times New Roman" w:hAnsi="Times New Roman" w:cs="Times New Roman"/>
          <w:color w:val="000000" w:themeColor="text1"/>
          <w:sz w:val="24"/>
          <w:szCs w:val="24"/>
        </w:rPr>
        <w:pPrChange w:id="988" w:author="Siyu Wang" w:date="2026-03-17T03:19:00Z" w16du:dateUtc="2026-03-17T07:19:00Z">
          <w:pPr>
            <w:shd w:val="clear" w:color="auto" w:fill="FFFFFF"/>
            <w:spacing w:after="0" w:line="480" w:lineRule="auto"/>
          </w:pPr>
        </w:pPrChange>
      </w:pPr>
      <w:moveFrom w:id="989" w:author="Siyu Wang" w:date="2026-03-17T02:27:00Z" w16du:dateUtc="2026-03-17T06:27:00Z">
        <w:r w:rsidRPr="005766B7" w:rsidDel="00DE399C">
          <w:rPr>
            <w:rFonts w:ascii="Times New Roman" w:eastAsia="Times New Roman" w:hAnsi="Times New Roman" w:cs="Times New Roman"/>
            <w:color w:val="000000" w:themeColor="text1"/>
            <w:sz w:val="24"/>
            <w:szCs w:val="24"/>
          </w:rPr>
          <w:t xml:space="preserve">Population decoding further </w:t>
        </w:r>
        <w:r w:rsidR="00C13F6B" w:rsidDel="00DE399C">
          <w:rPr>
            <w:rFonts w:ascii="Times New Roman" w:eastAsia="Times New Roman" w:hAnsi="Times New Roman" w:cs="Times New Roman"/>
            <w:color w:val="000000" w:themeColor="text1"/>
            <w:sz w:val="24"/>
            <w:szCs w:val="24"/>
          </w:rPr>
          <w:t>supported these differences</w:t>
        </w:r>
        <w:r w:rsidRPr="005766B7" w:rsidDel="00DE399C">
          <w:rPr>
            <w:rFonts w:ascii="Times New Roman" w:eastAsia="Times New Roman" w:hAnsi="Times New Roman" w:cs="Times New Roman"/>
            <w:color w:val="000000" w:themeColor="text1"/>
            <w:sz w:val="24"/>
            <w:szCs w:val="24"/>
          </w:rPr>
          <w:t xml:space="preserve">. </w:t>
        </w:r>
        <w:r w:rsidR="000C75FE" w:rsidDel="00DE399C">
          <w:rPr>
            <w:rFonts w:ascii="Times New Roman" w:eastAsia="Times New Roman" w:hAnsi="Times New Roman" w:cs="Times New Roman"/>
            <w:color w:val="000000" w:themeColor="text1"/>
            <w:sz w:val="24"/>
            <w:szCs w:val="24"/>
          </w:rPr>
          <w:t>I</w:t>
        </w:r>
        <w:r w:rsidR="00F276CE" w:rsidRPr="005766B7" w:rsidDel="00DE399C">
          <w:rPr>
            <w:rFonts w:ascii="Times New Roman" w:eastAsia="Times New Roman" w:hAnsi="Times New Roman" w:cs="Times New Roman"/>
            <w:color w:val="000000" w:themeColor="text1"/>
            <w:sz w:val="24"/>
            <w:szCs w:val="24"/>
          </w:rPr>
          <w:t>n Monkey S, interaction decoding accuracy exceeded predictions based on independent encoding, indicating a true neural integration of reward and delay</w:t>
        </w:r>
        <w:r w:rsidR="00C61103" w:rsidDel="00DE399C">
          <w:rPr>
            <w:rFonts w:ascii="Times New Roman" w:eastAsia="Times New Roman" w:hAnsi="Times New Roman" w:cs="Times New Roman"/>
            <w:color w:val="000000" w:themeColor="text1"/>
            <w:sz w:val="24"/>
            <w:szCs w:val="24"/>
          </w:rPr>
          <w:t xml:space="preserve"> that mirrors the animal’s strategy</w:t>
        </w:r>
        <w:r w:rsidR="00F276CE" w:rsidRPr="005766B7" w:rsidDel="00DE399C">
          <w:rPr>
            <w:rFonts w:ascii="Times New Roman" w:eastAsia="Times New Roman" w:hAnsi="Times New Roman" w:cs="Times New Roman"/>
            <w:color w:val="000000" w:themeColor="text1"/>
            <w:sz w:val="24"/>
            <w:szCs w:val="24"/>
          </w:rPr>
          <w:t>.</w:t>
        </w:r>
        <w:r w:rsidR="00E34EB6" w:rsidRPr="005766B7" w:rsidDel="00DE399C">
          <w:rPr>
            <w:rFonts w:ascii="Times New Roman" w:eastAsia="Times New Roman" w:hAnsi="Times New Roman" w:cs="Times New Roman"/>
            <w:color w:val="000000" w:themeColor="text1"/>
            <w:sz w:val="24"/>
            <w:szCs w:val="24"/>
          </w:rPr>
          <w:t xml:space="preserve"> D</w:t>
        </w:r>
        <w:r w:rsidR="00F276CE" w:rsidRPr="005766B7" w:rsidDel="00DE399C">
          <w:rPr>
            <w:rFonts w:ascii="Times New Roman" w:eastAsia="Times New Roman" w:hAnsi="Times New Roman" w:cs="Times New Roman"/>
            <w:color w:val="000000" w:themeColor="text1"/>
            <w:sz w:val="24"/>
            <w:szCs w:val="24"/>
          </w:rPr>
          <w:t xml:space="preserve">ecoding performance for the interaction </w:t>
        </w:r>
        <w:r w:rsidR="00E34EB6" w:rsidRPr="005766B7" w:rsidDel="00DE399C">
          <w:rPr>
            <w:rFonts w:ascii="Times New Roman" w:eastAsia="Times New Roman" w:hAnsi="Times New Roman" w:cs="Times New Roman"/>
            <w:color w:val="000000" w:themeColor="text1"/>
            <w:sz w:val="24"/>
            <w:szCs w:val="24"/>
          </w:rPr>
          <w:t xml:space="preserve">in Monkey T </w:t>
        </w:r>
        <w:r w:rsidR="00F276CE" w:rsidRPr="005766B7" w:rsidDel="00DE399C">
          <w:rPr>
            <w:rFonts w:ascii="Times New Roman" w:eastAsia="Times New Roman" w:hAnsi="Times New Roman" w:cs="Times New Roman"/>
            <w:color w:val="000000" w:themeColor="text1"/>
            <w:sz w:val="24"/>
            <w:szCs w:val="24"/>
          </w:rPr>
          <w:t xml:space="preserve">matched the independent prediction, consistent with </w:t>
        </w:r>
        <w:r w:rsidR="00E34EB6" w:rsidRPr="005766B7" w:rsidDel="00DE399C">
          <w:rPr>
            <w:rFonts w:ascii="Times New Roman" w:eastAsia="Times New Roman" w:hAnsi="Times New Roman" w:cs="Times New Roman"/>
            <w:color w:val="000000" w:themeColor="text1"/>
            <w:sz w:val="24"/>
            <w:szCs w:val="24"/>
          </w:rPr>
          <w:t>the idea that these variables are represented separately</w:t>
        </w:r>
        <w:r w:rsidR="00C61103" w:rsidDel="00DE399C">
          <w:rPr>
            <w:rFonts w:ascii="Times New Roman" w:eastAsia="Times New Roman" w:hAnsi="Times New Roman" w:cs="Times New Roman"/>
            <w:color w:val="000000" w:themeColor="text1"/>
            <w:sz w:val="24"/>
            <w:szCs w:val="24"/>
          </w:rPr>
          <w:t>, in line with the reactive, go signal-driven strategy</w:t>
        </w:r>
        <w:r w:rsidR="00F276CE" w:rsidRPr="005766B7" w:rsidDel="00DE399C">
          <w:rPr>
            <w:rFonts w:ascii="Times New Roman" w:eastAsia="Times New Roman" w:hAnsi="Times New Roman" w:cs="Times New Roman"/>
            <w:color w:val="000000" w:themeColor="text1"/>
            <w:sz w:val="24"/>
            <w:szCs w:val="24"/>
          </w:rPr>
          <w:t>.</w:t>
        </w:r>
      </w:moveFrom>
    </w:p>
    <w:p w14:paraId="70E901E9" w14:textId="75292784" w:rsidR="001C436F" w:rsidDel="00DE399C" w:rsidRDefault="001C436F" w:rsidP="00C87406">
      <w:pPr>
        <w:shd w:val="clear" w:color="auto" w:fill="FFFFFF"/>
        <w:spacing w:after="0" w:line="480" w:lineRule="auto"/>
        <w:rPr>
          <w:moveFrom w:id="990" w:author="Siyu Wang" w:date="2026-03-17T02:27:00Z" w16du:dateUtc="2026-03-17T06:27:00Z"/>
          <w:rFonts w:ascii="Times New Roman" w:eastAsia="Times New Roman" w:hAnsi="Times New Roman" w:cs="Times New Roman"/>
          <w:color w:val="000000" w:themeColor="text1"/>
          <w:sz w:val="24"/>
          <w:szCs w:val="24"/>
        </w:rPr>
        <w:pPrChange w:id="991" w:author="Siyu Wang" w:date="2026-03-17T03:19:00Z" w16du:dateUtc="2026-03-17T07:19:00Z">
          <w:pPr>
            <w:shd w:val="clear" w:color="auto" w:fill="FFFFFF"/>
            <w:spacing w:after="0" w:line="480" w:lineRule="auto"/>
          </w:pPr>
        </w:pPrChange>
      </w:pPr>
      <w:moveFrom w:id="992" w:author="Siyu Wang" w:date="2026-03-17T02:27:00Z" w16du:dateUtc="2026-03-17T06:27:00Z">
        <w:r w:rsidRPr="00A30169" w:rsidDel="00DE399C">
          <w:rPr>
            <w:rFonts w:ascii="Times New Roman" w:eastAsia="Times New Roman" w:hAnsi="Times New Roman" w:cs="Times New Roman"/>
            <w:color w:val="000000" w:themeColor="text1"/>
            <w:sz w:val="24"/>
            <w:szCs w:val="24"/>
          </w:rPr>
          <w:t>Together, these results demonstrate that dlPFC can flexibly implement different strategies</w:t>
        </w:r>
        <w:r w:rsidR="00DD20B0" w:rsidRPr="00A30169" w:rsidDel="00DE399C">
          <w:rPr>
            <w:rFonts w:ascii="Times New Roman" w:eastAsia="Times New Roman" w:hAnsi="Times New Roman" w:cs="Times New Roman"/>
            <w:color w:val="000000" w:themeColor="text1"/>
            <w:sz w:val="24"/>
            <w:szCs w:val="24"/>
          </w:rPr>
          <w:t xml:space="preserve"> within the same circuit</w:t>
        </w:r>
        <w:r w:rsidR="00026BF8" w:rsidDel="00DE399C">
          <w:rPr>
            <w:rFonts w:ascii="Times New Roman" w:eastAsia="Times New Roman" w:hAnsi="Times New Roman" w:cs="Times New Roman"/>
            <w:color w:val="000000" w:themeColor="text1"/>
            <w:sz w:val="24"/>
            <w:szCs w:val="24"/>
          </w:rPr>
          <w:t>. The observed neural patterns appear to mirror the animals’ behavioral approaches, showing how</w:t>
        </w:r>
        <w:r w:rsidR="00DD20B0" w:rsidRPr="00A30169" w:rsidDel="00DE399C">
          <w:rPr>
            <w:rFonts w:ascii="Times New Roman" w:eastAsia="Times New Roman" w:hAnsi="Times New Roman" w:cs="Times New Roman"/>
            <w:color w:val="000000" w:themeColor="text1"/>
            <w:sz w:val="24"/>
            <w:szCs w:val="24"/>
          </w:rPr>
          <w:t xml:space="preserve"> individual differences</w:t>
        </w:r>
        <w:r w:rsidR="00026BF8" w:rsidDel="00DE399C">
          <w:rPr>
            <w:rFonts w:ascii="Times New Roman" w:eastAsia="Times New Roman" w:hAnsi="Times New Roman" w:cs="Times New Roman"/>
            <w:color w:val="000000" w:themeColor="text1"/>
            <w:sz w:val="24"/>
            <w:szCs w:val="24"/>
          </w:rPr>
          <w:t xml:space="preserve"> in strategy</w:t>
        </w:r>
        <w:r w:rsidR="00DD20B0" w:rsidRPr="00A30169" w:rsidDel="00DE399C">
          <w:rPr>
            <w:rFonts w:ascii="Times New Roman" w:eastAsia="Times New Roman" w:hAnsi="Times New Roman" w:cs="Times New Roman"/>
            <w:color w:val="000000" w:themeColor="text1"/>
            <w:sz w:val="24"/>
            <w:szCs w:val="24"/>
          </w:rPr>
          <w:t xml:space="preserve"> </w:t>
        </w:r>
        <w:r w:rsidR="00026BF8" w:rsidDel="00DE399C">
          <w:rPr>
            <w:rFonts w:ascii="Times New Roman" w:eastAsia="Times New Roman" w:hAnsi="Times New Roman" w:cs="Times New Roman"/>
            <w:color w:val="000000" w:themeColor="text1"/>
            <w:sz w:val="24"/>
            <w:szCs w:val="24"/>
          </w:rPr>
          <w:t xml:space="preserve">are reflected in both single neurons and population level dynamics. </w:t>
        </w:r>
      </w:moveFrom>
    </w:p>
    <w:moveFromRangeEnd w:id="982"/>
    <w:p w14:paraId="6728C2A4" w14:textId="2B5FCE3E" w:rsidR="00BC3812" w:rsidDel="004B06FB" w:rsidRDefault="009A61CF" w:rsidP="00C87406">
      <w:pPr>
        <w:shd w:val="clear" w:color="auto" w:fill="FFFFFF"/>
        <w:spacing w:after="0" w:line="480" w:lineRule="auto"/>
        <w:rPr>
          <w:del w:id="993" w:author="Siyu Wang" w:date="2026-03-17T03:03:00Z" w16du:dateUtc="2026-03-17T07:03:00Z"/>
          <w:rFonts w:ascii="Times New Roman" w:eastAsia="Times New Roman" w:hAnsi="Times New Roman" w:cs="Times New Roman"/>
          <w:color w:val="000000" w:themeColor="text1"/>
          <w:sz w:val="24"/>
          <w:szCs w:val="24"/>
        </w:rPr>
        <w:pPrChange w:id="994" w:author="Siyu Wang" w:date="2026-03-17T03:19:00Z" w16du:dateUtc="2026-03-17T07:19:00Z">
          <w:pPr>
            <w:shd w:val="clear" w:color="auto" w:fill="FFFFFF"/>
            <w:spacing w:after="0" w:line="480" w:lineRule="auto"/>
            <w:ind w:firstLine="360"/>
          </w:pPr>
        </w:pPrChange>
      </w:pPr>
      <w:del w:id="995" w:author="Siyu Wang" w:date="2026-03-17T03:03:00Z" w16du:dateUtc="2026-03-17T07:03:00Z">
        <w:r w:rsidDel="004B06FB">
          <w:rPr>
            <w:rFonts w:ascii="Times New Roman" w:eastAsia="Times New Roman" w:hAnsi="Times New Roman" w:cs="Times New Roman"/>
            <w:color w:val="000000" w:themeColor="text1"/>
            <w:sz w:val="24"/>
            <w:szCs w:val="24"/>
          </w:rPr>
          <w:delText>Building on these findings of strategy-dependent dlPFC dynamic, t</w:delText>
        </w:r>
        <w:r w:rsidRPr="005766B7" w:rsidDel="004B06FB">
          <w:rPr>
            <w:rFonts w:ascii="Times New Roman" w:eastAsia="Times New Roman" w:hAnsi="Times New Roman" w:cs="Times New Roman"/>
            <w:color w:val="000000" w:themeColor="text1"/>
            <w:sz w:val="24"/>
            <w:szCs w:val="24"/>
          </w:rPr>
          <w:delText>he individual differences</w:delText>
        </w:r>
        <w:r w:rsidR="00BC3812" w:rsidDel="004B06FB">
          <w:rPr>
            <w:rFonts w:ascii="Times New Roman" w:eastAsia="Times New Roman" w:hAnsi="Times New Roman" w:cs="Times New Roman"/>
            <w:color w:val="000000" w:themeColor="text1"/>
            <w:sz w:val="24"/>
            <w:szCs w:val="24"/>
          </w:rPr>
          <w:delText xml:space="preserve"> we </w:delText>
        </w:r>
        <w:r w:rsidR="00BC3812" w:rsidRPr="005766B7" w:rsidDel="004B06FB">
          <w:rPr>
            <w:rFonts w:ascii="Times New Roman" w:eastAsia="Times New Roman" w:hAnsi="Times New Roman" w:cs="Times New Roman"/>
            <w:color w:val="000000" w:themeColor="text1"/>
            <w:sz w:val="24"/>
            <w:szCs w:val="24"/>
          </w:rPr>
          <w:delText>observed</w:delText>
        </w:r>
        <w:r w:rsidR="00BC3812" w:rsidDel="004B06FB">
          <w:rPr>
            <w:rFonts w:ascii="Times New Roman" w:eastAsia="Times New Roman" w:hAnsi="Times New Roman" w:cs="Times New Roman"/>
            <w:color w:val="000000" w:themeColor="text1"/>
            <w:sz w:val="24"/>
            <w:szCs w:val="24"/>
          </w:rPr>
          <w:delText xml:space="preserve"> align with prior work showing that variability in neural computations reflects </w:delText>
        </w:r>
        <w:r w:rsidR="00120470" w:rsidDel="004B06FB">
          <w:rPr>
            <w:rFonts w:ascii="Times New Roman" w:eastAsia="Times New Roman" w:hAnsi="Times New Roman" w:cs="Times New Roman"/>
            <w:color w:val="000000" w:themeColor="text1"/>
            <w:sz w:val="24"/>
            <w:szCs w:val="24"/>
          </w:rPr>
          <w:delText xml:space="preserve">behavioral differences. For example, Pagan et al., (2025) showed that despite uniformly good task performance, rats can employ distinct combinations of dynamical solutions to implement context-dependent decisions, resulting in heterogeneous neural and behavioral signatures. Similarly, Fascianelli et al., (2024) found that even when monkeys appear to perform a </w:delText>
        </w:r>
        <w:r w:rsidR="002E446A" w:rsidDel="004B06FB">
          <w:rPr>
            <w:rFonts w:ascii="Times New Roman" w:eastAsia="Times New Roman" w:hAnsi="Times New Roman" w:cs="Times New Roman"/>
            <w:color w:val="000000" w:themeColor="text1"/>
            <w:sz w:val="24"/>
            <w:szCs w:val="24"/>
          </w:rPr>
          <w:delText>similar task</w:delText>
        </w:r>
        <w:r w:rsidR="00120470" w:rsidDel="004B06FB">
          <w:rPr>
            <w:rFonts w:ascii="Times New Roman" w:eastAsia="Times New Roman" w:hAnsi="Times New Roman" w:cs="Times New Roman"/>
            <w:color w:val="000000" w:themeColor="text1"/>
            <w:sz w:val="24"/>
            <w:szCs w:val="24"/>
          </w:rPr>
          <w:delText xml:space="preserve">, differences in the geometry of prefrontal neural representations reveal distinct strategies which can be linked to behavioral differences. </w:delText>
        </w:r>
        <w:r w:rsidR="002E446A" w:rsidDel="004B06FB">
          <w:rPr>
            <w:rFonts w:ascii="Times New Roman" w:eastAsia="Times New Roman" w:hAnsi="Times New Roman" w:cs="Times New Roman"/>
            <w:color w:val="000000" w:themeColor="text1"/>
            <w:sz w:val="24"/>
            <w:szCs w:val="24"/>
          </w:rPr>
          <w:delText>Together, these studies reinforce our observation that strategy-dependent dlPFC dynamics reflect meaningful individual variability than noise.</w:delText>
        </w:r>
      </w:del>
    </w:p>
    <w:p w14:paraId="71E07213" w14:textId="4DA26479" w:rsidR="00A450CA" w:rsidRPr="005766B7" w:rsidDel="004B06FB" w:rsidRDefault="00F54F42" w:rsidP="00C87406">
      <w:pPr>
        <w:shd w:val="clear" w:color="auto" w:fill="FFFFFF"/>
        <w:spacing w:after="0" w:line="480" w:lineRule="auto"/>
        <w:rPr>
          <w:del w:id="996" w:author="Siyu Wang" w:date="2026-03-17T03:07:00Z" w16du:dateUtc="2026-03-17T07:07:00Z"/>
          <w:rFonts w:ascii="Times New Roman" w:eastAsia="Times New Roman" w:hAnsi="Times New Roman" w:cs="Times New Roman"/>
          <w:color w:val="000000" w:themeColor="text1"/>
          <w:sz w:val="24"/>
          <w:szCs w:val="24"/>
        </w:rPr>
        <w:pPrChange w:id="997" w:author="Siyu Wang" w:date="2026-03-17T03:19:00Z" w16du:dateUtc="2026-03-17T07:19:00Z">
          <w:pPr>
            <w:shd w:val="clear" w:color="auto" w:fill="FFFFFF"/>
            <w:spacing w:after="0" w:line="480" w:lineRule="auto"/>
            <w:ind w:firstLine="360"/>
          </w:pPr>
        </w:pPrChange>
      </w:pPr>
      <w:del w:id="998" w:author="Siyu Wang" w:date="2026-03-17T03:07:00Z" w16du:dateUtc="2026-03-17T07:07:00Z">
        <w:r w:rsidRPr="00F54F42" w:rsidDel="004B06FB">
          <w:rPr>
            <w:rFonts w:ascii="Times New Roman" w:eastAsia="Times New Roman" w:hAnsi="Times New Roman" w:cs="Times New Roman"/>
            <w:color w:val="000000" w:themeColor="text1"/>
            <w:sz w:val="24"/>
            <w:szCs w:val="24"/>
          </w:rPr>
          <w:delText xml:space="preserve">The neural </w:delText>
        </w:r>
        <w:r w:rsidR="00670CCB" w:rsidRPr="00F54F42" w:rsidDel="004B06FB">
          <w:rPr>
            <w:rFonts w:ascii="Times New Roman" w:eastAsia="Times New Roman" w:hAnsi="Times New Roman" w:cs="Times New Roman"/>
            <w:color w:val="000000" w:themeColor="text1"/>
            <w:sz w:val="24"/>
            <w:szCs w:val="24"/>
          </w:rPr>
          <w:delText>differences</w:delText>
        </w:r>
        <w:r w:rsidRPr="00F54F42" w:rsidDel="004B06FB">
          <w:rPr>
            <w:rFonts w:ascii="Times New Roman" w:eastAsia="Times New Roman" w:hAnsi="Times New Roman" w:cs="Times New Roman"/>
            <w:color w:val="000000" w:themeColor="text1"/>
            <w:sz w:val="24"/>
            <w:szCs w:val="24"/>
          </w:rPr>
          <w:delText xml:space="preserve"> we found</w:delText>
        </w:r>
        <w:r w:rsidR="00670CCB" w:rsidRPr="00F54F42" w:rsidDel="004B06FB">
          <w:rPr>
            <w:rFonts w:ascii="Times New Roman" w:eastAsia="Times New Roman" w:hAnsi="Times New Roman" w:cs="Times New Roman"/>
            <w:color w:val="000000" w:themeColor="text1"/>
            <w:sz w:val="24"/>
            <w:szCs w:val="24"/>
          </w:rPr>
          <w:delText xml:space="preserve"> </w:delText>
        </w:r>
        <w:r w:rsidR="009A61CF" w:rsidRPr="00F54F42" w:rsidDel="004B06FB">
          <w:rPr>
            <w:rFonts w:ascii="Times New Roman" w:eastAsia="Times New Roman" w:hAnsi="Times New Roman" w:cs="Times New Roman"/>
            <w:color w:val="000000" w:themeColor="text1"/>
            <w:sz w:val="24"/>
            <w:szCs w:val="24"/>
          </w:rPr>
          <w:delText xml:space="preserve">may arise from </w:delText>
        </w:r>
        <w:r w:rsidR="00670CCB" w:rsidRPr="00F54F42" w:rsidDel="004B06FB">
          <w:rPr>
            <w:rFonts w:ascii="Times New Roman" w:eastAsia="Times New Roman" w:hAnsi="Times New Roman" w:cs="Times New Roman"/>
            <w:color w:val="000000" w:themeColor="text1"/>
            <w:sz w:val="24"/>
            <w:szCs w:val="24"/>
          </w:rPr>
          <w:delText>variations</w:delText>
        </w:r>
        <w:r w:rsidR="00670CCB" w:rsidRPr="005766B7" w:rsidDel="004B06FB">
          <w:rPr>
            <w:rFonts w:ascii="Times New Roman" w:eastAsia="Times New Roman" w:hAnsi="Times New Roman" w:cs="Times New Roman"/>
            <w:color w:val="000000" w:themeColor="text1"/>
            <w:sz w:val="24"/>
            <w:szCs w:val="24"/>
          </w:rPr>
          <w:delText xml:space="preserve"> </w:delText>
        </w:r>
        <w:r w:rsidR="009A61CF" w:rsidRPr="005766B7" w:rsidDel="004B06FB">
          <w:rPr>
            <w:rFonts w:ascii="Times New Roman" w:eastAsia="Times New Roman" w:hAnsi="Times New Roman" w:cs="Times New Roman"/>
            <w:color w:val="000000" w:themeColor="text1"/>
            <w:sz w:val="24"/>
            <w:szCs w:val="24"/>
          </w:rPr>
          <w:delText>in prefrontal dopamine signaling and cognitive control (</w:delText>
        </w:r>
        <w:r w:rsidR="00EE588D" w:rsidDel="004B06FB">
          <w:rPr>
            <w:rFonts w:ascii="Times New Roman" w:eastAsia="Times New Roman" w:hAnsi="Times New Roman" w:cs="Times New Roman"/>
            <w:color w:val="000000" w:themeColor="text1"/>
            <w:sz w:val="24"/>
            <w:szCs w:val="24"/>
          </w:rPr>
          <w:delText>20</w:delText>
        </w:r>
        <w:r w:rsidR="009A61CF" w:rsidRPr="005766B7" w:rsidDel="004B06FB">
          <w:rPr>
            <w:rFonts w:ascii="Times New Roman" w:eastAsia="Times New Roman" w:hAnsi="Times New Roman" w:cs="Times New Roman"/>
            <w:color w:val="000000" w:themeColor="text1"/>
            <w:sz w:val="24"/>
            <w:szCs w:val="24"/>
          </w:rPr>
          <w:delText>)</w:delText>
        </w:r>
        <w:r w:rsidR="00E34EB6" w:rsidRPr="005766B7" w:rsidDel="004B06FB">
          <w:rPr>
            <w:rFonts w:ascii="Times New Roman" w:eastAsia="Times New Roman" w:hAnsi="Times New Roman" w:cs="Times New Roman"/>
            <w:color w:val="000000" w:themeColor="text1"/>
            <w:sz w:val="24"/>
            <w:szCs w:val="24"/>
          </w:rPr>
          <w:delText>,</w:delText>
        </w:r>
        <w:r w:rsidR="009A61CF" w:rsidRPr="005766B7" w:rsidDel="004B06FB">
          <w:rPr>
            <w:rFonts w:ascii="Times New Roman" w:eastAsia="Times New Roman" w:hAnsi="Times New Roman" w:cs="Times New Roman"/>
            <w:color w:val="000000" w:themeColor="text1"/>
            <w:sz w:val="24"/>
            <w:szCs w:val="24"/>
          </w:rPr>
          <w:delText xml:space="preserve"> </w:delText>
        </w:r>
        <w:r w:rsidR="00E34EB6" w:rsidRPr="005766B7" w:rsidDel="004B06FB">
          <w:rPr>
            <w:rFonts w:ascii="Times New Roman" w:eastAsia="Times New Roman" w:hAnsi="Times New Roman" w:cs="Times New Roman"/>
            <w:color w:val="000000" w:themeColor="text1"/>
            <w:sz w:val="24"/>
            <w:szCs w:val="24"/>
          </w:rPr>
          <w:delText>which</w:delText>
        </w:r>
        <w:r w:rsidR="009A61CF" w:rsidRPr="005766B7" w:rsidDel="004B06FB">
          <w:rPr>
            <w:rFonts w:ascii="Times New Roman" w:eastAsia="Times New Roman" w:hAnsi="Times New Roman" w:cs="Times New Roman"/>
            <w:color w:val="000000" w:themeColor="text1"/>
            <w:sz w:val="24"/>
            <w:szCs w:val="24"/>
          </w:rPr>
          <w:delText xml:space="preserve"> can </w:delText>
        </w:r>
        <w:r w:rsidR="00E34EB6" w:rsidRPr="005766B7" w:rsidDel="004B06FB">
          <w:rPr>
            <w:rFonts w:ascii="Times New Roman" w:eastAsia="Times New Roman" w:hAnsi="Times New Roman" w:cs="Times New Roman"/>
            <w:color w:val="000000" w:themeColor="text1"/>
            <w:sz w:val="24"/>
            <w:szCs w:val="24"/>
          </w:rPr>
          <w:delText>result in varying degrees of goal-directed versus habitual behavior. This is</w:delText>
        </w:r>
        <w:r w:rsidR="009A61CF" w:rsidRPr="005766B7" w:rsidDel="004B06FB">
          <w:rPr>
            <w:rFonts w:ascii="Times New Roman" w:eastAsia="Times New Roman" w:hAnsi="Times New Roman" w:cs="Times New Roman"/>
            <w:color w:val="000000" w:themeColor="text1"/>
            <w:sz w:val="24"/>
            <w:szCs w:val="24"/>
          </w:rPr>
          <w:delText xml:space="preserve"> consistent with theories </w:delText>
        </w:r>
        <w:r w:rsidR="00E34EB6" w:rsidRPr="005766B7" w:rsidDel="004B06FB">
          <w:rPr>
            <w:rFonts w:ascii="Times New Roman" w:eastAsia="Times New Roman" w:hAnsi="Times New Roman" w:cs="Times New Roman"/>
            <w:color w:val="000000" w:themeColor="text1"/>
            <w:sz w:val="24"/>
            <w:szCs w:val="24"/>
          </w:rPr>
          <w:delText xml:space="preserve">that propose </w:delText>
        </w:r>
        <w:r w:rsidR="009A61CF" w:rsidRPr="005766B7" w:rsidDel="004B06FB">
          <w:rPr>
            <w:rFonts w:ascii="Times New Roman" w:eastAsia="Times New Roman" w:hAnsi="Times New Roman" w:cs="Times New Roman"/>
            <w:color w:val="000000" w:themeColor="text1"/>
            <w:sz w:val="24"/>
            <w:szCs w:val="24"/>
          </w:rPr>
          <w:delText xml:space="preserve">the prefrontal cortex dynamically orchestrates </w:delText>
        </w:r>
        <w:r w:rsidR="005C58FA" w:rsidRPr="005766B7" w:rsidDel="004B06FB">
          <w:rPr>
            <w:rFonts w:ascii="Times New Roman" w:eastAsia="Times New Roman" w:hAnsi="Times New Roman" w:cs="Times New Roman"/>
            <w:color w:val="000000" w:themeColor="text1"/>
            <w:sz w:val="24"/>
            <w:szCs w:val="24"/>
          </w:rPr>
          <w:delText xml:space="preserve">different </w:delText>
        </w:r>
        <w:r w:rsidR="009A61CF" w:rsidRPr="005766B7" w:rsidDel="004B06FB">
          <w:rPr>
            <w:rFonts w:ascii="Times New Roman" w:eastAsia="Times New Roman" w:hAnsi="Times New Roman" w:cs="Times New Roman"/>
            <w:color w:val="000000" w:themeColor="text1"/>
            <w:sz w:val="24"/>
            <w:szCs w:val="24"/>
          </w:rPr>
          <w:delText>modes of decision-making depending on context and individual differences (</w:delText>
        </w:r>
        <w:r w:rsidR="00EE588D" w:rsidDel="004B06FB">
          <w:rPr>
            <w:rFonts w:ascii="Times New Roman" w:eastAsia="Times New Roman" w:hAnsi="Times New Roman" w:cs="Times New Roman"/>
            <w:color w:val="000000" w:themeColor="text1"/>
            <w:sz w:val="24"/>
            <w:szCs w:val="24"/>
          </w:rPr>
          <w:delText>21</w:delText>
        </w:r>
        <w:r w:rsidR="009A61CF" w:rsidRPr="005766B7" w:rsidDel="004B06FB">
          <w:rPr>
            <w:rFonts w:ascii="Times New Roman" w:eastAsia="Times New Roman" w:hAnsi="Times New Roman" w:cs="Times New Roman"/>
            <w:color w:val="000000" w:themeColor="text1"/>
            <w:sz w:val="24"/>
            <w:szCs w:val="24"/>
          </w:rPr>
          <w:delText>)</w:delText>
        </w:r>
        <w:r w:rsidDel="004B06FB">
          <w:rPr>
            <w:rFonts w:ascii="Times New Roman" w:eastAsia="Times New Roman" w:hAnsi="Times New Roman" w:cs="Times New Roman"/>
            <w:color w:val="000000" w:themeColor="text1"/>
            <w:sz w:val="24"/>
            <w:szCs w:val="24"/>
          </w:rPr>
          <w:delText xml:space="preserve">, providing a potential mechanistic basis for the strategy-dependent dlPFC dynamics we report. </w:delText>
        </w:r>
      </w:del>
    </w:p>
    <w:p w14:paraId="4A8540B5" w14:textId="65D41614" w:rsidR="00A450CA" w:rsidRPr="005766B7" w:rsidDel="00593630" w:rsidRDefault="00F54F42" w:rsidP="00C87406">
      <w:pPr>
        <w:shd w:val="clear" w:color="auto" w:fill="FFFFFF"/>
        <w:spacing w:after="0" w:line="480" w:lineRule="auto"/>
        <w:rPr>
          <w:del w:id="999" w:author="Siyu Wang" w:date="2026-03-17T03:12:00Z" w16du:dateUtc="2026-03-17T07:12:00Z"/>
          <w:rFonts w:ascii="Times New Roman" w:eastAsia="Times New Roman" w:hAnsi="Times New Roman" w:cs="Times New Roman"/>
          <w:color w:val="000000" w:themeColor="text1"/>
          <w:sz w:val="24"/>
          <w:szCs w:val="24"/>
        </w:rPr>
        <w:pPrChange w:id="1000" w:author="Siyu Wang" w:date="2026-03-17T03:19:00Z" w16du:dateUtc="2026-03-17T07:19:00Z">
          <w:pPr>
            <w:shd w:val="clear" w:color="auto" w:fill="FFFFFF"/>
            <w:spacing w:after="0" w:line="480" w:lineRule="auto"/>
            <w:ind w:firstLine="360"/>
          </w:pPr>
        </w:pPrChange>
      </w:pPr>
      <w:del w:id="1001" w:author="Siyu Wang" w:date="2026-03-17T03:12:00Z" w16du:dateUtc="2026-03-17T07:12:00Z">
        <w:r w:rsidDel="00593630">
          <w:rPr>
            <w:rFonts w:ascii="Times New Roman" w:eastAsia="Times New Roman" w:hAnsi="Times New Roman" w:cs="Times New Roman"/>
            <w:color w:val="000000" w:themeColor="text1"/>
            <w:sz w:val="24"/>
            <w:szCs w:val="24"/>
          </w:rPr>
          <w:delText>Our</w:delText>
        </w:r>
        <w:r w:rsidRPr="005766B7" w:rsidDel="00593630">
          <w:rPr>
            <w:rFonts w:ascii="Times New Roman" w:eastAsia="Times New Roman" w:hAnsi="Times New Roman" w:cs="Times New Roman"/>
            <w:color w:val="000000" w:themeColor="text1"/>
            <w:sz w:val="24"/>
            <w:szCs w:val="24"/>
          </w:rPr>
          <w:delText xml:space="preserve"> findings raise important questions about how prefrontal circuits may shift between computational modes, such as flexible integration versus rigid stimulus-response mappings, and how these shifts </w:delText>
        </w:r>
        <w:r w:rsidDel="00593630">
          <w:rPr>
            <w:rFonts w:ascii="Times New Roman" w:eastAsia="Times New Roman" w:hAnsi="Times New Roman" w:cs="Times New Roman"/>
            <w:color w:val="000000" w:themeColor="text1"/>
            <w:sz w:val="24"/>
            <w:szCs w:val="24"/>
          </w:rPr>
          <w:delText>may support</w:delText>
        </w:r>
        <w:r w:rsidRPr="005766B7" w:rsidDel="00593630">
          <w:rPr>
            <w:rFonts w:ascii="Times New Roman" w:eastAsia="Times New Roman" w:hAnsi="Times New Roman" w:cs="Times New Roman"/>
            <w:color w:val="000000" w:themeColor="text1"/>
            <w:sz w:val="24"/>
            <w:szCs w:val="24"/>
          </w:rPr>
          <w:delText xml:space="preserve"> adaptive or </w:delText>
        </w:r>
        <w:r w:rsidDel="00593630">
          <w:rPr>
            <w:rFonts w:ascii="Times New Roman" w:eastAsia="Times New Roman" w:hAnsi="Times New Roman" w:cs="Times New Roman"/>
            <w:color w:val="000000" w:themeColor="text1"/>
            <w:sz w:val="24"/>
            <w:szCs w:val="24"/>
          </w:rPr>
          <w:delText xml:space="preserve">contribute to </w:delText>
        </w:r>
        <w:r w:rsidRPr="005766B7" w:rsidDel="00593630">
          <w:rPr>
            <w:rFonts w:ascii="Times New Roman" w:eastAsia="Times New Roman" w:hAnsi="Times New Roman" w:cs="Times New Roman"/>
            <w:color w:val="000000" w:themeColor="text1"/>
            <w:sz w:val="24"/>
            <w:szCs w:val="24"/>
          </w:rPr>
          <w:delText>maladaptive behavior (</w:delText>
        </w:r>
        <w:r w:rsidR="00EE588D" w:rsidDel="00593630">
          <w:rPr>
            <w:rFonts w:ascii="Times New Roman" w:eastAsia="Times New Roman" w:hAnsi="Times New Roman" w:cs="Times New Roman"/>
            <w:color w:val="000000" w:themeColor="text1"/>
            <w:sz w:val="24"/>
            <w:szCs w:val="24"/>
          </w:rPr>
          <w:delText>22-24</w:delText>
        </w:r>
        <w:r w:rsidRPr="005766B7" w:rsidDel="00593630">
          <w:rPr>
            <w:rFonts w:ascii="Times New Roman" w:eastAsia="Times New Roman" w:hAnsi="Times New Roman" w:cs="Times New Roman"/>
            <w:color w:val="000000" w:themeColor="text1"/>
            <w:sz w:val="24"/>
            <w:szCs w:val="24"/>
          </w:rPr>
          <w:delText>).</w:delText>
        </w:r>
        <w:r w:rsidR="006B6253" w:rsidDel="00593630">
          <w:rPr>
            <w:rFonts w:ascii="Times New Roman" w:eastAsia="Times New Roman" w:hAnsi="Times New Roman" w:cs="Times New Roman"/>
            <w:color w:val="000000" w:themeColor="text1"/>
            <w:sz w:val="24"/>
            <w:szCs w:val="24"/>
          </w:rPr>
          <w:delText xml:space="preserve"> </w:delText>
        </w:r>
      </w:del>
    </w:p>
    <w:p w14:paraId="30A5598E" w14:textId="71CCE3F1" w:rsidR="001F5639" w:rsidRPr="005766B7" w:rsidDel="00BD0B0E" w:rsidRDefault="004C5ECA" w:rsidP="00C87406">
      <w:pPr>
        <w:shd w:val="clear" w:color="auto" w:fill="FFFFFF"/>
        <w:spacing w:after="0" w:line="480" w:lineRule="auto"/>
        <w:rPr>
          <w:del w:id="1002" w:author="Siyu Wang" w:date="2026-03-17T03:20:00Z" w16du:dateUtc="2026-03-17T07:20:00Z"/>
          <w:color w:val="000000" w:themeColor="text1"/>
        </w:rPr>
        <w:pPrChange w:id="1003" w:author="Siyu Wang" w:date="2026-03-17T03:19:00Z" w16du:dateUtc="2026-03-17T07:19:00Z">
          <w:pPr>
            <w:shd w:val="clear" w:color="auto" w:fill="FFFFFF"/>
            <w:spacing w:after="0" w:line="480" w:lineRule="auto"/>
            <w:ind w:firstLine="720"/>
          </w:pPr>
        </w:pPrChange>
      </w:pPr>
      <w:del w:id="1004" w:author="Siyu Wang" w:date="2026-03-17T03:20:00Z" w16du:dateUtc="2026-03-17T07:20:00Z">
        <w:r w:rsidDel="00BD0B0E">
          <w:rPr>
            <w:rFonts w:ascii="Times New Roman" w:eastAsia="Times New Roman" w:hAnsi="Times New Roman" w:cs="Times New Roman"/>
            <w:color w:val="000000" w:themeColor="text1"/>
            <w:sz w:val="24"/>
            <w:szCs w:val="24"/>
          </w:rPr>
          <w:delText xml:space="preserve">One potential limitation </w:delText>
        </w:r>
        <w:r w:rsidR="00295292" w:rsidDel="00BD0B0E">
          <w:rPr>
            <w:rFonts w:ascii="Times New Roman" w:eastAsia="Times New Roman" w:hAnsi="Times New Roman" w:cs="Times New Roman"/>
            <w:color w:val="000000" w:themeColor="text1"/>
            <w:sz w:val="24"/>
            <w:szCs w:val="24"/>
          </w:rPr>
          <w:delText xml:space="preserve">of </w:delText>
        </w:r>
        <w:r w:rsidDel="00BD0B0E">
          <w:rPr>
            <w:rFonts w:ascii="Times New Roman" w:eastAsia="Times New Roman" w:hAnsi="Times New Roman" w:cs="Times New Roman"/>
            <w:color w:val="000000" w:themeColor="text1"/>
            <w:sz w:val="24"/>
            <w:szCs w:val="24"/>
          </w:rPr>
          <w:delText>our study is</w:delText>
        </w:r>
        <w:r w:rsidR="005C58FA" w:rsidRPr="005766B7" w:rsidDel="00BD0B0E">
          <w:rPr>
            <w:rFonts w:ascii="Times New Roman" w:eastAsia="Times New Roman" w:hAnsi="Times New Roman" w:cs="Times New Roman"/>
            <w:color w:val="000000" w:themeColor="text1"/>
            <w:sz w:val="24"/>
            <w:szCs w:val="24"/>
          </w:rPr>
          <w:delText xml:space="preserve"> the small sample size </w:delText>
        </w:r>
        <w:r w:rsidDel="00BD0B0E">
          <w:rPr>
            <w:rFonts w:ascii="Times New Roman" w:eastAsia="Times New Roman" w:hAnsi="Times New Roman" w:cs="Times New Roman"/>
            <w:color w:val="000000" w:themeColor="text1"/>
            <w:sz w:val="24"/>
            <w:szCs w:val="24"/>
          </w:rPr>
          <w:delText>and</w:delText>
        </w:r>
        <w:r w:rsidRPr="005766B7" w:rsidDel="00BD0B0E">
          <w:rPr>
            <w:rFonts w:ascii="Times New Roman" w:eastAsia="Times New Roman" w:hAnsi="Times New Roman" w:cs="Times New Roman"/>
            <w:color w:val="000000" w:themeColor="text1"/>
            <w:sz w:val="24"/>
            <w:szCs w:val="24"/>
          </w:rPr>
          <w:delText xml:space="preserve"> </w:delText>
        </w:r>
        <w:r w:rsidR="005C58FA" w:rsidRPr="005766B7" w:rsidDel="00BD0B0E">
          <w:rPr>
            <w:rFonts w:ascii="Times New Roman" w:eastAsia="Times New Roman" w:hAnsi="Times New Roman" w:cs="Times New Roman"/>
            <w:color w:val="000000" w:themeColor="text1"/>
            <w:sz w:val="24"/>
            <w:szCs w:val="24"/>
          </w:rPr>
          <w:delText xml:space="preserve">differences in training history. Monkey S had </w:delText>
        </w:r>
        <w:r w:rsidR="002A6541" w:rsidDel="00BD0B0E">
          <w:rPr>
            <w:rFonts w:ascii="Times New Roman" w:eastAsia="Times New Roman" w:hAnsi="Times New Roman" w:cs="Times New Roman"/>
            <w:color w:val="000000" w:themeColor="text1"/>
            <w:sz w:val="24"/>
            <w:szCs w:val="24"/>
          </w:rPr>
          <w:delText>more</w:delText>
        </w:r>
        <w:r w:rsidR="002A6541" w:rsidRPr="005766B7" w:rsidDel="00BD0B0E">
          <w:rPr>
            <w:rFonts w:ascii="Times New Roman" w:eastAsia="Times New Roman" w:hAnsi="Times New Roman" w:cs="Times New Roman"/>
            <w:color w:val="000000" w:themeColor="text1"/>
            <w:sz w:val="24"/>
            <w:szCs w:val="24"/>
          </w:rPr>
          <w:delText xml:space="preserve"> </w:delText>
        </w:r>
        <w:r w:rsidR="005C58FA" w:rsidRPr="005766B7" w:rsidDel="00BD0B0E">
          <w:rPr>
            <w:rFonts w:ascii="Times New Roman" w:eastAsia="Times New Roman" w:hAnsi="Times New Roman" w:cs="Times New Roman"/>
            <w:color w:val="000000" w:themeColor="text1"/>
            <w:sz w:val="24"/>
            <w:szCs w:val="24"/>
          </w:rPr>
          <w:delText>experience with the task</w:delText>
        </w:r>
        <w:r w:rsidR="00891785" w:rsidDel="00BD0B0E">
          <w:rPr>
            <w:rFonts w:ascii="Times New Roman" w:eastAsia="Times New Roman" w:hAnsi="Times New Roman" w:cs="Times New Roman"/>
            <w:color w:val="000000" w:themeColor="text1"/>
            <w:sz w:val="24"/>
            <w:szCs w:val="24"/>
          </w:rPr>
          <w:delText xml:space="preserve"> than</w:delText>
        </w:r>
        <w:r w:rsidR="005C58FA" w:rsidRPr="005766B7" w:rsidDel="00BD0B0E">
          <w:rPr>
            <w:rFonts w:ascii="Times New Roman" w:eastAsia="Times New Roman" w:hAnsi="Times New Roman" w:cs="Times New Roman"/>
            <w:color w:val="000000" w:themeColor="text1"/>
            <w:sz w:val="24"/>
            <w:szCs w:val="24"/>
          </w:rPr>
          <w:delText xml:space="preserve"> Monkey T</w:delText>
        </w:r>
        <w:r w:rsidR="00DC75CE" w:rsidDel="00BD0B0E">
          <w:rPr>
            <w:rFonts w:ascii="Times New Roman" w:eastAsia="Times New Roman" w:hAnsi="Times New Roman" w:cs="Times New Roman"/>
            <w:color w:val="000000" w:themeColor="text1"/>
            <w:sz w:val="24"/>
            <w:szCs w:val="24"/>
          </w:rPr>
          <w:delText>, which raises the possibility that</w:delText>
        </w:r>
        <w:r w:rsidR="005C58FA" w:rsidRPr="005766B7" w:rsidDel="00BD0B0E">
          <w:rPr>
            <w:rFonts w:ascii="Times New Roman" w:eastAsia="Times New Roman" w:hAnsi="Times New Roman" w:cs="Times New Roman"/>
            <w:color w:val="000000" w:themeColor="text1"/>
            <w:sz w:val="24"/>
            <w:szCs w:val="24"/>
          </w:rPr>
          <w:delText xml:space="preserve"> over time, the two monkeys’ strategies and their neural representations in dlPFC</w:delText>
        </w:r>
        <w:r w:rsidR="00C60A17" w:rsidDel="00BD0B0E">
          <w:rPr>
            <w:rFonts w:ascii="Times New Roman" w:eastAsia="Times New Roman" w:hAnsi="Times New Roman" w:cs="Times New Roman"/>
            <w:color w:val="000000" w:themeColor="text1"/>
            <w:sz w:val="24"/>
            <w:szCs w:val="24"/>
          </w:rPr>
          <w:delText xml:space="preserve"> </w:delText>
        </w:r>
        <w:r w:rsidR="005C58FA" w:rsidRPr="005766B7" w:rsidDel="00BD0B0E">
          <w:rPr>
            <w:rFonts w:ascii="Times New Roman" w:eastAsia="Times New Roman" w:hAnsi="Times New Roman" w:cs="Times New Roman"/>
            <w:color w:val="000000" w:themeColor="text1"/>
            <w:sz w:val="24"/>
            <w:szCs w:val="24"/>
          </w:rPr>
          <w:delText xml:space="preserve">may have become more aligned. </w:delText>
        </w:r>
        <w:r w:rsidR="00DC75CE" w:rsidDel="00BD0B0E">
          <w:rPr>
            <w:rFonts w:ascii="Times New Roman" w:eastAsia="Times New Roman" w:hAnsi="Times New Roman" w:cs="Times New Roman"/>
            <w:color w:val="000000" w:themeColor="text1"/>
            <w:sz w:val="24"/>
            <w:szCs w:val="24"/>
          </w:rPr>
          <w:delText>L</w:delText>
        </w:r>
        <w:r w:rsidR="005C58FA" w:rsidRPr="005766B7" w:rsidDel="00BD0B0E">
          <w:rPr>
            <w:rFonts w:ascii="Times New Roman" w:eastAsia="Times New Roman" w:hAnsi="Times New Roman" w:cs="Times New Roman"/>
            <w:color w:val="000000" w:themeColor="text1"/>
            <w:sz w:val="24"/>
            <w:szCs w:val="24"/>
          </w:rPr>
          <w:delText xml:space="preserve">ongitudinal studies </w:delText>
        </w:r>
        <w:r w:rsidR="00295292" w:rsidDel="00BD0B0E">
          <w:rPr>
            <w:rFonts w:ascii="Times New Roman" w:eastAsia="Times New Roman" w:hAnsi="Times New Roman" w:cs="Times New Roman"/>
            <w:color w:val="000000" w:themeColor="text1"/>
            <w:sz w:val="24"/>
            <w:szCs w:val="24"/>
          </w:rPr>
          <w:delText>would help</w:delText>
        </w:r>
        <w:r w:rsidR="005C58FA" w:rsidRPr="005766B7" w:rsidDel="00BD0B0E">
          <w:rPr>
            <w:rFonts w:ascii="Times New Roman" w:eastAsia="Times New Roman" w:hAnsi="Times New Roman" w:cs="Times New Roman"/>
            <w:color w:val="000000" w:themeColor="text1"/>
            <w:sz w:val="24"/>
            <w:szCs w:val="24"/>
          </w:rPr>
          <w:delText xml:space="preserve"> to </w:delText>
        </w:r>
        <w:r w:rsidR="00295292" w:rsidDel="00BD0B0E">
          <w:rPr>
            <w:rFonts w:ascii="Times New Roman" w:eastAsia="Times New Roman" w:hAnsi="Times New Roman" w:cs="Times New Roman"/>
            <w:color w:val="000000" w:themeColor="text1"/>
            <w:sz w:val="24"/>
            <w:szCs w:val="24"/>
          </w:rPr>
          <w:delText xml:space="preserve">clarify </w:delText>
        </w:r>
        <w:r w:rsidR="005C58FA" w:rsidRPr="005766B7" w:rsidDel="00BD0B0E">
          <w:rPr>
            <w:rFonts w:ascii="Times New Roman" w:eastAsia="Times New Roman" w:hAnsi="Times New Roman" w:cs="Times New Roman"/>
            <w:color w:val="000000" w:themeColor="text1"/>
            <w:sz w:val="24"/>
            <w:szCs w:val="24"/>
          </w:rPr>
          <w:delText xml:space="preserve">whether these strategies </w:delText>
        </w:r>
        <w:r w:rsidR="00295292" w:rsidRPr="005766B7" w:rsidDel="00BD0B0E">
          <w:rPr>
            <w:rFonts w:ascii="Times New Roman" w:eastAsia="Times New Roman" w:hAnsi="Times New Roman" w:cs="Times New Roman"/>
            <w:color w:val="000000" w:themeColor="text1"/>
            <w:sz w:val="24"/>
            <w:szCs w:val="24"/>
          </w:rPr>
          <w:delText>re</w:delText>
        </w:r>
        <w:r w:rsidR="00295292" w:rsidDel="00BD0B0E">
          <w:rPr>
            <w:rFonts w:ascii="Times New Roman" w:eastAsia="Times New Roman" w:hAnsi="Times New Roman" w:cs="Times New Roman"/>
            <w:color w:val="000000" w:themeColor="text1"/>
            <w:sz w:val="24"/>
            <w:szCs w:val="24"/>
          </w:rPr>
          <w:delText>flect</w:delText>
        </w:r>
        <w:r w:rsidR="00295292" w:rsidRPr="005766B7" w:rsidDel="00BD0B0E">
          <w:rPr>
            <w:rFonts w:ascii="Times New Roman" w:eastAsia="Times New Roman" w:hAnsi="Times New Roman" w:cs="Times New Roman"/>
            <w:color w:val="000000" w:themeColor="text1"/>
            <w:sz w:val="24"/>
            <w:szCs w:val="24"/>
          </w:rPr>
          <w:delText xml:space="preserve"> </w:delText>
        </w:r>
        <w:r w:rsidR="005C58FA" w:rsidRPr="005766B7" w:rsidDel="00BD0B0E">
          <w:rPr>
            <w:rFonts w:ascii="Times New Roman" w:eastAsia="Times New Roman" w:hAnsi="Times New Roman" w:cs="Times New Roman"/>
            <w:color w:val="000000" w:themeColor="text1"/>
            <w:sz w:val="24"/>
            <w:szCs w:val="24"/>
          </w:rPr>
          <w:delText xml:space="preserve">stable </w:delText>
        </w:r>
        <w:r w:rsidR="00295292" w:rsidDel="00BD0B0E">
          <w:rPr>
            <w:rFonts w:ascii="Times New Roman" w:eastAsia="Times New Roman" w:hAnsi="Times New Roman" w:cs="Times New Roman"/>
            <w:color w:val="000000" w:themeColor="text1"/>
            <w:sz w:val="24"/>
            <w:szCs w:val="24"/>
          </w:rPr>
          <w:delText xml:space="preserve">individual </w:delText>
        </w:r>
        <w:r w:rsidR="005C58FA" w:rsidRPr="005766B7" w:rsidDel="00BD0B0E">
          <w:rPr>
            <w:rFonts w:ascii="Times New Roman" w:eastAsia="Times New Roman" w:hAnsi="Times New Roman" w:cs="Times New Roman"/>
            <w:color w:val="000000" w:themeColor="text1"/>
            <w:sz w:val="24"/>
            <w:szCs w:val="24"/>
          </w:rPr>
          <w:delText>traits or adaptive responses to experience</w:delText>
        </w:r>
        <w:r w:rsidR="00BE3E95" w:rsidDel="00BD0B0E">
          <w:rPr>
            <w:rFonts w:ascii="Times New Roman" w:eastAsia="Times New Roman" w:hAnsi="Times New Roman" w:cs="Times New Roman"/>
            <w:color w:val="000000" w:themeColor="text1"/>
            <w:sz w:val="24"/>
            <w:szCs w:val="24"/>
          </w:rPr>
          <w:delText xml:space="preserve">. </w:delText>
        </w:r>
        <w:r w:rsidR="005C58FA" w:rsidRPr="005766B7" w:rsidDel="00BD0B0E">
          <w:rPr>
            <w:rFonts w:ascii="Times New Roman" w:hAnsi="Times New Roman" w:cs="Times New Roman"/>
            <w:color w:val="000000" w:themeColor="text1"/>
            <w:sz w:val="24"/>
            <w:szCs w:val="24"/>
          </w:rPr>
          <w:delText>Nevertheless</w:delText>
        </w:r>
        <w:r w:rsidR="001F5639" w:rsidRPr="005766B7" w:rsidDel="00BD0B0E">
          <w:rPr>
            <w:rFonts w:ascii="Times New Roman" w:hAnsi="Times New Roman" w:cs="Times New Roman"/>
            <w:color w:val="000000" w:themeColor="text1"/>
            <w:sz w:val="24"/>
            <w:szCs w:val="24"/>
          </w:rPr>
          <w:delText xml:space="preserve">, the </w:delText>
        </w:r>
        <w:r w:rsidR="00295292" w:rsidDel="00BD0B0E">
          <w:rPr>
            <w:rFonts w:ascii="Times New Roman" w:hAnsi="Times New Roman" w:cs="Times New Roman"/>
            <w:color w:val="000000" w:themeColor="text1"/>
            <w:sz w:val="24"/>
            <w:szCs w:val="24"/>
          </w:rPr>
          <w:delText xml:space="preserve">main </w:delText>
        </w:r>
        <w:r w:rsidR="001F5639" w:rsidRPr="005766B7" w:rsidDel="00BD0B0E">
          <w:rPr>
            <w:rFonts w:ascii="Times New Roman" w:hAnsi="Times New Roman" w:cs="Times New Roman"/>
            <w:color w:val="000000" w:themeColor="text1"/>
            <w:sz w:val="24"/>
            <w:szCs w:val="24"/>
          </w:rPr>
          <w:delText xml:space="preserve">patterns of neural encoding </w:delText>
        </w:r>
        <w:r w:rsidR="00295292" w:rsidDel="00BD0B0E">
          <w:rPr>
            <w:rFonts w:ascii="Times New Roman" w:hAnsi="Times New Roman" w:cs="Times New Roman"/>
            <w:color w:val="000000" w:themeColor="text1"/>
            <w:sz w:val="24"/>
            <w:szCs w:val="24"/>
          </w:rPr>
          <w:delText>appear to be</w:delText>
        </w:r>
        <w:r w:rsidR="00295292" w:rsidRPr="005766B7" w:rsidDel="00BD0B0E">
          <w:rPr>
            <w:rFonts w:ascii="Times New Roman" w:hAnsi="Times New Roman" w:cs="Times New Roman"/>
            <w:color w:val="000000" w:themeColor="text1"/>
            <w:sz w:val="24"/>
            <w:szCs w:val="24"/>
          </w:rPr>
          <w:delText xml:space="preserve"> </w:delText>
        </w:r>
        <w:r w:rsidR="001F5639" w:rsidRPr="005766B7" w:rsidDel="00BD0B0E">
          <w:rPr>
            <w:rFonts w:ascii="Times New Roman" w:hAnsi="Times New Roman" w:cs="Times New Roman"/>
            <w:color w:val="000000" w:themeColor="text1"/>
            <w:sz w:val="24"/>
            <w:szCs w:val="24"/>
          </w:rPr>
          <w:delText>behaviorally relevant</w:delText>
        </w:r>
        <w:r w:rsidR="00295292" w:rsidDel="00BD0B0E">
          <w:rPr>
            <w:rFonts w:ascii="Times New Roman" w:hAnsi="Times New Roman" w:cs="Times New Roman"/>
            <w:color w:val="000000" w:themeColor="text1"/>
            <w:sz w:val="24"/>
            <w:szCs w:val="24"/>
          </w:rPr>
          <w:delText>,</w:delText>
        </w:r>
        <w:r w:rsidR="005C58FA" w:rsidRPr="005766B7" w:rsidDel="00BD0B0E">
          <w:rPr>
            <w:rFonts w:ascii="Times New Roman" w:hAnsi="Times New Roman" w:cs="Times New Roman"/>
            <w:color w:val="000000" w:themeColor="text1"/>
            <w:sz w:val="24"/>
            <w:szCs w:val="24"/>
          </w:rPr>
          <w:delText xml:space="preserve"> </w:delText>
        </w:r>
        <w:r w:rsidR="00295292" w:rsidDel="00BD0B0E">
          <w:rPr>
            <w:rFonts w:ascii="Times New Roman" w:hAnsi="Times New Roman" w:cs="Times New Roman"/>
            <w:color w:val="000000" w:themeColor="text1"/>
            <w:sz w:val="24"/>
            <w:szCs w:val="24"/>
          </w:rPr>
          <w:delText>as</w:delText>
        </w:r>
        <w:r w:rsidR="00295292" w:rsidRPr="005766B7" w:rsidDel="00BD0B0E">
          <w:rPr>
            <w:rFonts w:ascii="Times New Roman" w:hAnsi="Times New Roman" w:cs="Times New Roman"/>
            <w:color w:val="000000" w:themeColor="text1"/>
            <w:sz w:val="24"/>
            <w:szCs w:val="24"/>
          </w:rPr>
          <w:delText xml:space="preserve"> </w:delText>
        </w:r>
        <w:r w:rsidR="001F5639" w:rsidRPr="005766B7" w:rsidDel="00BD0B0E">
          <w:rPr>
            <w:rFonts w:ascii="Times New Roman" w:hAnsi="Times New Roman" w:cs="Times New Roman"/>
            <w:color w:val="000000" w:themeColor="text1"/>
            <w:sz w:val="24"/>
            <w:szCs w:val="24"/>
          </w:rPr>
          <w:delText xml:space="preserve">the correlations between </w:delText>
        </w:r>
        <w:r w:rsidR="005C58FA" w:rsidRPr="005766B7" w:rsidDel="00BD0B0E">
          <w:rPr>
            <w:rFonts w:ascii="Times New Roman" w:hAnsi="Times New Roman" w:cs="Times New Roman"/>
            <w:color w:val="000000" w:themeColor="text1"/>
            <w:sz w:val="24"/>
            <w:szCs w:val="24"/>
          </w:rPr>
          <w:delText xml:space="preserve">the monkeys’ </w:delText>
        </w:r>
        <w:r w:rsidR="001F5639" w:rsidRPr="005766B7" w:rsidDel="00BD0B0E">
          <w:rPr>
            <w:rFonts w:ascii="Times New Roman" w:hAnsi="Times New Roman" w:cs="Times New Roman"/>
            <w:color w:val="000000" w:themeColor="text1"/>
            <w:sz w:val="24"/>
            <w:szCs w:val="24"/>
          </w:rPr>
          <w:delText xml:space="preserve">dlPFC </w:delText>
        </w:r>
        <w:r w:rsidR="00295292" w:rsidRPr="005766B7" w:rsidDel="00BD0B0E">
          <w:rPr>
            <w:rFonts w:ascii="Times New Roman" w:hAnsi="Times New Roman" w:cs="Times New Roman"/>
            <w:color w:val="000000" w:themeColor="text1"/>
            <w:sz w:val="24"/>
            <w:szCs w:val="24"/>
          </w:rPr>
          <w:delText>activity</w:delText>
        </w:r>
        <w:r w:rsidR="001F5639" w:rsidRPr="005766B7" w:rsidDel="00BD0B0E">
          <w:rPr>
            <w:rFonts w:ascii="Times New Roman" w:hAnsi="Times New Roman" w:cs="Times New Roman"/>
            <w:color w:val="000000" w:themeColor="text1"/>
            <w:sz w:val="24"/>
            <w:szCs w:val="24"/>
          </w:rPr>
          <w:delText xml:space="preserve"> and </w:delText>
        </w:r>
        <w:r w:rsidR="005C58FA" w:rsidRPr="005766B7" w:rsidDel="00BD0B0E">
          <w:rPr>
            <w:rFonts w:ascii="Times New Roman" w:hAnsi="Times New Roman" w:cs="Times New Roman"/>
            <w:color w:val="000000" w:themeColor="text1"/>
            <w:sz w:val="24"/>
            <w:szCs w:val="24"/>
          </w:rPr>
          <w:delText>their</w:delText>
        </w:r>
        <w:r w:rsidR="001F5639" w:rsidRPr="005766B7" w:rsidDel="00BD0B0E">
          <w:rPr>
            <w:rFonts w:ascii="Times New Roman" w:hAnsi="Times New Roman" w:cs="Times New Roman"/>
            <w:color w:val="000000" w:themeColor="text1"/>
            <w:sz w:val="24"/>
            <w:szCs w:val="24"/>
          </w:rPr>
          <w:delText xml:space="preserve"> choice strateg</w:delText>
        </w:r>
        <w:r w:rsidR="005C58FA" w:rsidRPr="005766B7" w:rsidDel="00BD0B0E">
          <w:rPr>
            <w:rFonts w:ascii="Times New Roman" w:hAnsi="Times New Roman" w:cs="Times New Roman"/>
            <w:color w:val="000000" w:themeColor="text1"/>
            <w:sz w:val="24"/>
            <w:szCs w:val="24"/>
          </w:rPr>
          <w:delText>ies</w:delText>
        </w:r>
        <w:r w:rsidR="001F5639" w:rsidRPr="005766B7" w:rsidDel="00BD0B0E">
          <w:rPr>
            <w:rFonts w:ascii="Times New Roman" w:hAnsi="Times New Roman" w:cs="Times New Roman"/>
            <w:color w:val="000000" w:themeColor="text1"/>
            <w:sz w:val="24"/>
            <w:szCs w:val="24"/>
          </w:rPr>
          <w:delText xml:space="preserve"> were robust,</w:delText>
        </w:r>
        <w:r w:rsidR="005C58FA" w:rsidRPr="005766B7" w:rsidDel="00BD0B0E">
          <w:rPr>
            <w:rFonts w:ascii="Times New Roman" w:hAnsi="Times New Roman" w:cs="Times New Roman"/>
            <w:color w:val="000000" w:themeColor="text1"/>
            <w:sz w:val="24"/>
            <w:szCs w:val="24"/>
          </w:rPr>
          <w:delText xml:space="preserve"> </w:delText>
        </w:r>
        <w:r w:rsidR="00295292" w:rsidDel="00BD0B0E">
          <w:rPr>
            <w:rFonts w:ascii="Times New Roman" w:hAnsi="Times New Roman" w:cs="Times New Roman"/>
            <w:color w:val="000000" w:themeColor="text1"/>
            <w:sz w:val="24"/>
            <w:szCs w:val="24"/>
          </w:rPr>
          <w:delText>supporting</w:delText>
        </w:r>
        <w:r w:rsidR="001F5639" w:rsidRPr="005766B7" w:rsidDel="00BD0B0E">
          <w:rPr>
            <w:rFonts w:ascii="Times New Roman" w:hAnsi="Times New Roman" w:cs="Times New Roman"/>
            <w:color w:val="000000" w:themeColor="text1"/>
            <w:sz w:val="24"/>
            <w:szCs w:val="24"/>
          </w:rPr>
          <w:delText xml:space="preserve"> the functional significance of our findings. </w:delText>
        </w:r>
      </w:del>
    </w:p>
    <w:p w14:paraId="58FEFFDA" w14:textId="6E7A612E" w:rsidR="00891785" w:rsidRDefault="00000000" w:rsidP="008C07DB">
      <w:pPr>
        <w:spacing w:after="0" w:line="480" w:lineRule="auto"/>
        <w:ind w:firstLine="360"/>
        <w:rPr>
          <w:rFonts w:ascii="Times New Roman" w:eastAsia="Times New Roman" w:hAnsi="Times New Roman" w:cs="Times New Roman"/>
          <w:color w:val="000000" w:themeColor="text1"/>
          <w:sz w:val="24"/>
          <w:szCs w:val="24"/>
        </w:rPr>
      </w:pPr>
      <w:r w:rsidRPr="008C07DB">
        <w:rPr>
          <w:rFonts w:ascii="Times New Roman" w:eastAsia="Times New Roman" w:hAnsi="Times New Roman" w:cs="Times New Roman"/>
          <w:color w:val="000000" w:themeColor="text1"/>
          <w:sz w:val="24"/>
          <w:szCs w:val="24"/>
        </w:rPr>
        <w:t xml:space="preserve">In summary, </w:t>
      </w:r>
      <w:ins w:id="1005" w:author="Siyu Wang" w:date="2026-03-17T03:27:00Z" w16du:dateUtc="2026-03-17T07:27:00Z">
        <w:r w:rsidR="00422A33">
          <w:rPr>
            <w:rFonts w:ascii="Times New Roman" w:eastAsia="Times New Roman" w:hAnsi="Times New Roman" w:cs="Times New Roman"/>
            <w:color w:val="000000" w:themeColor="text1"/>
            <w:sz w:val="24"/>
            <w:szCs w:val="24"/>
          </w:rPr>
          <w:t xml:space="preserve">our results supported strategy dependent coding of reward and time in </w:t>
        </w:r>
      </w:ins>
      <w:r w:rsidRPr="008C07DB">
        <w:rPr>
          <w:rFonts w:ascii="Times New Roman" w:eastAsia="Times New Roman" w:hAnsi="Times New Roman" w:cs="Times New Roman"/>
          <w:color w:val="000000" w:themeColor="text1"/>
          <w:sz w:val="24"/>
          <w:szCs w:val="24"/>
        </w:rPr>
        <w:t xml:space="preserve">dlPFC </w:t>
      </w:r>
      <w:ins w:id="1006" w:author="Siyu Wang" w:date="2026-03-17T03:27:00Z" w16du:dateUtc="2026-03-17T07:27:00Z">
        <w:r w:rsidR="00422A33">
          <w:rPr>
            <w:rFonts w:ascii="Times New Roman" w:eastAsia="Times New Roman" w:hAnsi="Times New Roman" w:cs="Times New Roman"/>
            <w:color w:val="000000" w:themeColor="text1"/>
            <w:sz w:val="24"/>
            <w:szCs w:val="24"/>
          </w:rPr>
          <w:t>durng temporal discounting</w:t>
        </w:r>
      </w:ins>
      <w:ins w:id="1007" w:author="Siyu Wang" w:date="2026-03-17T03:29:00Z" w16du:dateUtc="2026-03-17T07:29:00Z">
        <w:r w:rsidR="00D011DA">
          <w:rPr>
            <w:rFonts w:ascii="Times New Roman" w:eastAsia="Times New Roman" w:hAnsi="Times New Roman" w:cs="Times New Roman"/>
            <w:color w:val="000000" w:themeColor="text1"/>
            <w:sz w:val="24"/>
            <w:szCs w:val="24"/>
          </w:rPr>
          <w:t>, that</w:t>
        </w:r>
      </w:ins>
      <w:ins w:id="1008" w:author="Siyu Wang" w:date="2026-03-17T03:27:00Z" w16du:dateUtc="2026-03-17T07:27:00Z">
        <w:r w:rsidR="00422A33">
          <w:rPr>
            <w:rFonts w:ascii="Times New Roman" w:eastAsia="Times New Roman" w:hAnsi="Times New Roman" w:cs="Times New Roman"/>
            <w:color w:val="000000" w:themeColor="text1"/>
            <w:sz w:val="24"/>
            <w:szCs w:val="24"/>
          </w:rPr>
          <w:t xml:space="preserve"> dlPFC </w:t>
        </w:r>
      </w:ins>
      <w:r w:rsidR="00256CD7" w:rsidRPr="008C07DB">
        <w:rPr>
          <w:rFonts w:ascii="Times New Roman" w:eastAsia="Times New Roman" w:hAnsi="Times New Roman" w:cs="Times New Roman"/>
          <w:color w:val="000000" w:themeColor="text1"/>
          <w:sz w:val="24"/>
          <w:szCs w:val="24"/>
        </w:rPr>
        <w:t xml:space="preserve">activity </w:t>
      </w:r>
      <w:del w:id="1009" w:author="Siyu Wang" w:date="2026-03-17T03:28:00Z" w16du:dateUtc="2026-03-17T07:28:00Z">
        <w:r w:rsidR="001A1E5B" w:rsidDel="00422A33">
          <w:rPr>
            <w:rFonts w:ascii="Times New Roman" w:eastAsia="Times New Roman" w:hAnsi="Times New Roman" w:cs="Times New Roman"/>
            <w:color w:val="000000" w:themeColor="text1"/>
            <w:sz w:val="24"/>
            <w:szCs w:val="24"/>
          </w:rPr>
          <w:delText>captures</w:delText>
        </w:r>
        <w:r w:rsidR="001A1E5B" w:rsidRPr="008C07DB" w:rsidDel="00422A33">
          <w:rPr>
            <w:rFonts w:ascii="Times New Roman" w:eastAsia="Times New Roman" w:hAnsi="Times New Roman" w:cs="Times New Roman"/>
            <w:color w:val="000000" w:themeColor="text1"/>
            <w:sz w:val="24"/>
            <w:szCs w:val="24"/>
          </w:rPr>
          <w:delText xml:space="preserve"> </w:delText>
        </w:r>
      </w:del>
      <w:ins w:id="1010" w:author="Siyu Wang" w:date="2026-03-17T03:28:00Z" w16du:dateUtc="2026-03-17T07:28:00Z">
        <w:r w:rsidR="00422A33">
          <w:rPr>
            <w:rFonts w:ascii="Times New Roman" w:eastAsia="Times New Roman" w:hAnsi="Times New Roman" w:cs="Times New Roman"/>
            <w:color w:val="000000" w:themeColor="text1"/>
            <w:sz w:val="24"/>
            <w:szCs w:val="24"/>
          </w:rPr>
          <w:t>reflect</w:t>
        </w:r>
      </w:ins>
      <w:ins w:id="1011" w:author="Siyu Wang" w:date="2026-03-17T03:29:00Z" w16du:dateUtc="2026-03-17T07:29:00Z">
        <w:r w:rsidR="00D011DA">
          <w:rPr>
            <w:rFonts w:ascii="Times New Roman" w:eastAsia="Times New Roman" w:hAnsi="Times New Roman" w:cs="Times New Roman"/>
            <w:color w:val="000000" w:themeColor="text1"/>
            <w:sz w:val="24"/>
            <w:szCs w:val="24"/>
          </w:rPr>
          <w:t>ed</w:t>
        </w:r>
      </w:ins>
      <w:ins w:id="1012" w:author="Siyu Wang" w:date="2026-03-17T03:28:00Z" w16du:dateUtc="2026-03-17T07:28:00Z">
        <w:r w:rsidR="00422A33" w:rsidRPr="008C07DB">
          <w:rPr>
            <w:rFonts w:ascii="Times New Roman" w:eastAsia="Times New Roman" w:hAnsi="Times New Roman" w:cs="Times New Roman"/>
            <w:color w:val="000000" w:themeColor="text1"/>
            <w:sz w:val="24"/>
            <w:szCs w:val="24"/>
          </w:rPr>
          <w:t xml:space="preserve"> </w:t>
        </w:r>
      </w:ins>
      <w:r w:rsidR="00E3772A" w:rsidRPr="008C07DB">
        <w:rPr>
          <w:rFonts w:ascii="Times New Roman" w:eastAsia="Times New Roman" w:hAnsi="Times New Roman" w:cs="Times New Roman"/>
          <w:color w:val="000000" w:themeColor="text1"/>
          <w:sz w:val="24"/>
          <w:szCs w:val="24"/>
        </w:rPr>
        <w:t>individual differences in temporal discounting strategies</w:t>
      </w:r>
      <w:ins w:id="1013" w:author="Siyu Wang" w:date="2026-03-17T03:28:00Z" w16du:dateUtc="2026-03-17T07:28:00Z">
        <w:r w:rsidR="00422A33">
          <w:rPr>
            <w:rFonts w:ascii="Times New Roman" w:eastAsia="Times New Roman" w:hAnsi="Times New Roman" w:cs="Times New Roman"/>
            <w:color w:val="000000" w:themeColor="text1"/>
            <w:sz w:val="24"/>
            <w:szCs w:val="24"/>
          </w:rPr>
          <w:t xml:space="preserve">. </w:t>
        </w:r>
      </w:ins>
      <w:del w:id="1014" w:author="Siyu Wang" w:date="2026-03-17T03:28:00Z" w16du:dateUtc="2026-03-17T07:28:00Z">
        <w:r w:rsidR="00256CD7" w:rsidRPr="008C07DB" w:rsidDel="00422A33">
          <w:rPr>
            <w:rFonts w:ascii="Times New Roman" w:eastAsia="Times New Roman" w:hAnsi="Times New Roman" w:cs="Times New Roman"/>
            <w:color w:val="000000" w:themeColor="text1"/>
            <w:sz w:val="24"/>
            <w:szCs w:val="24"/>
          </w:rPr>
          <w:delText xml:space="preserve">, reflecting a flexible neural architecture capable of integrating task-relevant features according to individual decision-making </w:delText>
        </w:r>
        <w:r w:rsidR="001A1E5B" w:rsidDel="00422A33">
          <w:rPr>
            <w:rFonts w:ascii="Times New Roman" w:eastAsia="Times New Roman" w:hAnsi="Times New Roman" w:cs="Times New Roman"/>
            <w:color w:val="000000" w:themeColor="text1"/>
            <w:sz w:val="24"/>
            <w:szCs w:val="24"/>
          </w:rPr>
          <w:delText>approach</w:delText>
        </w:r>
        <w:r w:rsidR="00256CD7" w:rsidRPr="008C07DB" w:rsidDel="00422A33">
          <w:rPr>
            <w:rFonts w:ascii="Times New Roman" w:eastAsia="Times New Roman" w:hAnsi="Times New Roman" w:cs="Times New Roman"/>
            <w:color w:val="000000" w:themeColor="text1"/>
            <w:sz w:val="24"/>
            <w:szCs w:val="24"/>
          </w:rPr>
          <w:delText xml:space="preserve">. </w:delText>
        </w:r>
      </w:del>
      <w:r w:rsidR="005C58FA" w:rsidRPr="008C07DB">
        <w:rPr>
          <w:rFonts w:ascii="Times New Roman" w:eastAsia="Times New Roman" w:hAnsi="Times New Roman" w:cs="Times New Roman"/>
          <w:color w:val="000000" w:themeColor="text1"/>
          <w:sz w:val="24"/>
          <w:szCs w:val="24"/>
        </w:rPr>
        <w:t>Th</w:t>
      </w:r>
      <w:r w:rsidR="001A1E5B">
        <w:rPr>
          <w:rFonts w:ascii="Times New Roman" w:eastAsia="Times New Roman" w:hAnsi="Times New Roman" w:cs="Times New Roman"/>
          <w:color w:val="000000" w:themeColor="text1"/>
          <w:sz w:val="24"/>
          <w:szCs w:val="24"/>
        </w:rPr>
        <w:t>ese results</w:t>
      </w:r>
      <w:r w:rsidR="005C58FA" w:rsidRPr="008C07DB">
        <w:rPr>
          <w:rFonts w:ascii="Times New Roman" w:eastAsia="Times New Roman" w:hAnsi="Times New Roman" w:cs="Times New Roman"/>
          <w:color w:val="000000" w:themeColor="text1"/>
          <w:sz w:val="24"/>
          <w:szCs w:val="24"/>
        </w:rPr>
        <w:t xml:space="preserve"> </w:t>
      </w:r>
      <w:r w:rsidR="001A1E5B" w:rsidRPr="008C07DB">
        <w:rPr>
          <w:rFonts w:ascii="Times New Roman" w:eastAsia="Times New Roman" w:hAnsi="Times New Roman" w:cs="Times New Roman"/>
          <w:color w:val="000000" w:themeColor="text1"/>
          <w:sz w:val="24"/>
          <w:szCs w:val="24"/>
        </w:rPr>
        <w:t>emphasize</w:t>
      </w:r>
      <w:r w:rsidR="005C58FA" w:rsidRPr="008C07DB">
        <w:rPr>
          <w:rFonts w:ascii="Times New Roman" w:eastAsia="Times New Roman" w:hAnsi="Times New Roman" w:cs="Times New Roman"/>
          <w:color w:val="000000" w:themeColor="text1"/>
          <w:sz w:val="24"/>
          <w:szCs w:val="24"/>
        </w:rPr>
        <w:t xml:space="preserve"> the importance of </w:t>
      </w:r>
      <w:r w:rsidRPr="008C07DB">
        <w:rPr>
          <w:rFonts w:ascii="Times New Roman" w:eastAsia="Times New Roman" w:hAnsi="Times New Roman" w:cs="Times New Roman"/>
          <w:color w:val="000000" w:themeColor="text1"/>
          <w:sz w:val="24"/>
          <w:szCs w:val="24"/>
        </w:rPr>
        <w:t xml:space="preserve">considering </w:t>
      </w:r>
      <w:r w:rsidR="00F0194A" w:rsidRPr="008C07DB">
        <w:rPr>
          <w:rFonts w:ascii="Times New Roman" w:eastAsia="Times New Roman" w:hAnsi="Times New Roman" w:cs="Times New Roman"/>
          <w:color w:val="000000" w:themeColor="text1"/>
          <w:sz w:val="24"/>
          <w:szCs w:val="24"/>
        </w:rPr>
        <w:t xml:space="preserve">individual differences </w:t>
      </w:r>
      <w:r w:rsidR="00B14B44" w:rsidRPr="008C07DB">
        <w:rPr>
          <w:rFonts w:ascii="Times New Roman" w:eastAsia="Times New Roman" w:hAnsi="Times New Roman" w:cs="Times New Roman"/>
          <w:color w:val="000000" w:themeColor="text1"/>
          <w:sz w:val="24"/>
          <w:szCs w:val="24"/>
        </w:rPr>
        <w:t xml:space="preserve">when </w:t>
      </w:r>
      <w:r w:rsidRPr="008C07DB">
        <w:rPr>
          <w:rFonts w:ascii="Times New Roman" w:eastAsia="Times New Roman" w:hAnsi="Times New Roman" w:cs="Times New Roman"/>
          <w:color w:val="000000" w:themeColor="text1"/>
          <w:sz w:val="24"/>
          <w:szCs w:val="24"/>
        </w:rPr>
        <w:t xml:space="preserve">studying the neural </w:t>
      </w:r>
      <w:del w:id="1015" w:author="Siyu Wang" w:date="2026-03-17T03:29:00Z" w16du:dateUtc="2026-03-17T07:29:00Z">
        <w:r w:rsidRPr="008C07DB" w:rsidDel="006304A9">
          <w:rPr>
            <w:rFonts w:ascii="Times New Roman" w:eastAsia="Times New Roman" w:hAnsi="Times New Roman" w:cs="Times New Roman"/>
            <w:color w:val="000000" w:themeColor="text1"/>
            <w:sz w:val="24"/>
            <w:szCs w:val="24"/>
          </w:rPr>
          <w:delText xml:space="preserve">mechanisms </w:delText>
        </w:r>
      </w:del>
      <w:ins w:id="1016" w:author="Siyu Wang" w:date="2026-03-17T03:29:00Z" w16du:dateUtc="2026-03-17T07:29:00Z">
        <w:r w:rsidR="006304A9">
          <w:rPr>
            <w:rFonts w:ascii="Times New Roman" w:eastAsia="Times New Roman" w:hAnsi="Times New Roman" w:cs="Times New Roman"/>
            <w:color w:val="000000" w:themeColor="text1"/>
            <w:sz w:val="24"/>
            <w:szCs w:val="24"/>
          </w:rPr>
          <w:t>underpinnings</w:t>
        </w:r>
        <w:r w:rsidR="006304A9" w:rsidRPr="008C07DB">
          <w:rPr>
            <w:rFonts w:ascii="Times New Roman" w:eastAsia="Times New Roman" w:hAnsi="Times New Roman" w:cs="Times New Roman"/>
            <w:color w:val="000000" w:themeColor="text1"/>
            <w:sz w:val="24"/>
            <w:szCs w:val="24"/>
          </w:rPr>
          <w:t xml:space="preserve"> </w:t>
        </w:r>
      </w:ins>
      <w:r w:rsidRPr="008C07DB">
        <w:rPr>
          <w:rFonts w:ascii="Times New Roman" w:eastAsia="Times New Roman" w:hAnsi="Times New Roman" w:cs="Times New Roman"/>
          <w:color w:val="000000" w:themeColor="text1"/>
          <w:sz w:val="24"/>
          <w:szCs w:val="24"/>
        </w:rPr>
        <w:t xml:space="preserve">of </w:t>
      </w:r>
      <w:del w:id="1017" w:author="Siyu Wang" w:date="2026-03-17T03:29:00Z" w16du:dateUtc="2026-03-17T07:29:00Z">
        <w:r w:rsidRPr="008C07DB" w:rsidDel="006304A9">
          <w:rPr>
            <w:rFonts w:ascii="Times New Roman" w:eastAsia="Times New Roman" w:hAnsi="Times New Roman" w:cs="Times New Roman"/>
            <w:color w:val="000000" w:themeColor="text1"/>
            <w:sz w:val="24"/>
            <w:szCs w:val="24"/>
          </w:rPr>
          <w:delText xml:space="preserve">choice </w:delText>
        </w:r>
      </w:del>
      <w:r w:rsidRPr="008C07DB">
        <w:rPr>
          <w:rFonts w:ascii="Times New Roman" w:eastAsia="Times New Roman" w:hAnsi="Times New Roman" w:cs="Times New Roman"/>
          <w:color w:val="000000" w:themeColor="text1"/>
          <w:sz w:val="24"/>
          <w:szCs w:val="24"/>
        </w:rPr>
        <w:t>behavior.</w:t>
      </w:r>
    </w:p>
    <w:p w14:paraId="0C601BDA" w14:textId="77777777" w:rsidR="008C07DB" w:rsidRDefault="008C07DB" w:rsidP="001A1E5B">
      <w:pPr>
        <w:spacing w:after="0" w:line="480" w:lineRule="auto"/>
        <w:ind w:firstLine="360"/>
        <w:rPr>
          <w:rFonts w:ascii="Times New Roman" w:hAnsi="Times New Roman" w:cs="Times New Roman"/>
          <w:b/>
          <w:bCs/>
          <w:sz w:val="24"/>
          <w:szCs w:val="24"/>
        </w:rPr>
      </w:pPr>
    </w:p>
    <w:p w14:paraId="6AA07497" w14:textId="77777777" w:rsidR="00D6162D" w:rsidRDefault="00D6162D" w:rsidP="00D6162D">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Methods</w:t>
      </w:r>
    </w:p>
    <w:p w14:paraId="28A5BC25" w14:textId="77777777" w:rsidR="00D6162D" w:rsidRDefault="00D6162D" w:rsidP="00D6162D">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92F9182" w14:textId="77777777"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30EE1FAA" w14:textId="77777777" w:rsidR="00D6162D" w:rsidRDefault="00D6162D" w:rsidP="00D6162D">
      <w:pPr>
        <w:spacing w:after="0" w:line="480" w:lineRule="auto"/>
        <w:rPr>
          <w:rFonts w:ascii="Times New Roman" w:eastAsia="Times New Roman" w:hAnsi="Times New Roman" w:cs="Times New Roman"/>
          <w:i/>
          <w:sz w:val="24"/>
          <w:szCs w:val="24"/>
        </w:rPr>
      </w:pPr>
    </w:p>
    <w:p w14:paraId="3A4184EA" w14:textId="77777777" w:rsidR="00D6162D" w:rsidRPr="00FC1CA9" w:rsidRDefault="00D6162D" w:rsidP="00D6162D">
      <w:pPr>
        <w:spacing w:after="0" w:line="480" w:lineRule="auto"/>
        <w:rPr>
          <w:rFonts w:ascii="Times New Roman" w:eastAsia="Times New Roman" w:hAnsi="Times New Roman" w:cs="Times New Roman"/>
          <w:i/>
          <w:sz w:val="24"/>
          <w:szCs w:val="24"/>
        </w:rPr>
      </w:pPr>
      <w:r w:rsidRPr="00FC1CA9">
        <w:rPr>
          <w:rFonts w:ascii="Times New Roman" w:eastAsia="Times New Roman" w:hAnsi="Times New Roman" w:cs="Times New Roman"/>
          <w:i/>
          <w:sz w:val="24"/>
          <w:szCs w:val="24"/>
        </w:rPr>
        <w:t>Surgical Procedures</w:t>
      </w:r>
    </w:p>
    <w:p w14:paraId="7E94DBC5" w14:textId="77777777" w:rsidR="00D6162D" w:rsidRDefault="00D6162D" w:rsidP="00D6162D">
      <w:pPr>
        <w:spacing w:after="0" w:line="480" w:lineRule="auto"/>
        <w:ind w:left="-5"/>
        <w:rPr>
          <w:rFonts w:ascii="Times New Roman" w:eastAsia="Times New Roman" w:hAnsi="Times New Roman" w:cs="Times New Roman"/>
          <w:sz w:val="24"/>
          <w:szCs w:val="24"/>
        </w:rPr>
      </w:pPr>
      <w:r w:rsidRPr="00FC1CA9">
        <w:rPr>
          <w:rFonts w:ascii="Times New Roman" w:eastAsia="Times New Roman" w:hAnsi="Times New Roman" w:cs="Times New Roman"/>
          <w:sz w:val="24"/>
          <w:szCs w:val="24"/>
        </w:rPr>
        <w:t>The surgical procedures were performed using a sterile technique and under general anesthesia in a fully equipped operating room. The first surgery was performed to place a head fixation post. Monkey T received an eye coil, but eye movement was not monitored.</w:t>
      </w:r>
      <w:r>
        <w:rPr>
          <w:rFonts w:ascii="Times New Roman" w:eastAsia="Times New Roman" w:hAnsi="Times New Roman" w:cs="Times New Roman"/>
          <w:sz w:val="24"/>
          <w:szCs w:val="24"/>
        </w:rPr>
        <w:t xml:space="preserve"> A second surgery was performed to implant the Utah recording arrays. One Utah array was implanted in Monkey T, and two Utah arrays were implanted in Monkey S. MR scans were obtained about 2 to 4 months after the Utah arrays were implanted to define the recording area (Fig. S1A). </w:t>
      </w:r>
    </w:p>
    <w:p w14:paraId="2FC021CF" w14:textId="77777777" w:rsidR="00D6162D" w:rsidRDefault="00D6162D" w:rsidP="00D6162D">
      <w:pPr>
        <w:spacing w:after="0" w:line="480" w:lineRule="auto"/>
        <w:rPr>
          <w:rFonts w:ascii="Times New Roman" w:eastAsia="Times New Roman" w:hAnsi="Times New Roman" w:cs="Times New Roman"/>
          <w:sz w:val="24"/>
          <w:szCs w:val="24"/>
        </w:rPr>
      </w:pPr>
    </w:p>
    <w:p w14:paraId="78DDC4CF"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6ED42565" w14:textId="77777777"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noncommercial software package was used (REX, </w:t>
      </w:r>
      <w:hyperlink r:id="rId13">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Cs/>
          <w:color w:val="000000" w:themeColor="text1"/>
          <w:sz w:val="24"/>
          <w:szCs w:val="24"/>
        </w:rPr>
        <w:t>25</w:t>
      </w:r>
      <w:r>
        <w:rPr>
          <w:rFonts w:ascii="Times New Roman" w:eastAsia="Times New Roman" w:hAnsi="Times New Roman" w:cs="Times New Roman"/>
          <w:sz w:val="24"/>
          <w:szCs w:val="24"/>
        </w:rPr>
        <w:t>) to control stimuli presentation, reward delivery and bar touches  Eye position was monitored by using the Eye Position Measuring System (</w:t>
      </w:r>
      <w:hyperlink r:id="rId14" w:history="1">
        <w:r w:rsidRPr="00511EF8">
          <w:rPr>
            <w:rStyle w:val="Hyperlink"/>
            <w:rFonts w:ascii="Times New Roman" w:eastAsia="Times New Roman" w:hAnsi="Times New Roman" w:cs="Times New Roman"/>
            <w:sz w:val="24"/>
            <w:szCs w:val="24"/>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Utah arrays (Blackrock Microsystems, Salt Lake City, USA; blackrockmicro.com). For Monkey T, electrical signals were captured, and single units were isolated online with a TDT (Tucker-Davis Technologies, TDT, Alachua, USA; tdt.com) system. For Monkey S, single units were </w:t>
      </w:r>
      <w:r>
        <w:rPr>
          <w:rFonts w:ascii="Times New Roman" w:eastAsia="Times New Roman" w:hAnsi="Times New Roman" w:cs="Times New Roman"/>
          <w:sz w:val="24"/>
          <w:szCs w:val="24"/>
        </w:rPr>
        <w:lastRenderedPageBreak/>
        <w:t xml:space="preserve">isolated online with Grapevine system (Ripple Neuro, Salt Lake City, USA; rippleneuro.com) and revised offline with Plexon offline sorting system. Data analyses were performed in MATLAB </w:t>
      </w:r>
      <w:hyperlink r:id="rId15">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R2024b</w:t>
      </w:r>
      <w:hyperlink r:id="rId16">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5BAB789E" w14:textId="77777777" w:rsidR="00D6162D" w:rsidRDefault="00D6162D" w:rsidP="00D6162D">
      <w:pPr>
        <w:spacing w:after="0" w:line="480" w:lineRule="auto"/>
        <w:rPr>
          <w:rFonts w:ascii="Times New Roman" w:eastAsia="Times New Roman" w:hAnsi="Times New Roman" w:cs="Times New Roman"/>
          <w:i/>
          <w:sz w:val="24"/>
          <w:szCs w:val="24"/>
        </w:rPr>
      </w:pPr>
    </w:p>
    <w:p w14:paraId="5C3F3903"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007B0C59" w14:textId="77777777" w:rsidR="00D6162D" w:rsidRDefault="00D6162D" w:rsidP="00D6162D">
      <w:pPr>
        <w:spacing w:after="0" w:line="480" w:lineRule="auto"/>
        <w:rPr>
          <w:rFonts w:ascii="Times New Roman" w:eastAsia="Times New Roman" w:hAnsi="Times New Roman" w:cs="Times New Roman"/>
          <w:sz w:val="24"/>
          <w:szCs w:val="24"/>
        </w:rPr>
      </w:pPr>
      <w:commentRangeStart w:id="1018"/>
      <w:commentRangeStart w:id="1019"/>
      <w:r>
        <w:rPr>
          <w:rFonts w:ascii="Times New Roman" w:eastAsia="Times New Roman" w:hAnsi="Times New Roman" w:cs="Times New Roman"/>
          <w:sz w:val="24"/>
          <w:szCs w:val="24"/>
        </w:rPr>
        <w:t xml:space="preserve">The monkey sat in a primate chair with its head fixed 57 cm away from a video screen (47x30 cm; 1024x768 pixel; 120Hz) placed in front of </w:t>
      </w:r>
      <w:commentRangeEnd w:id="1018"/>
      <w:r>
        <w:rPr>
          <w:rStyle w:val="CommentReference"/>
          <w:rFonts w:ascii="Times New Roman" w:eastAsia="Times New Roman" w:hAnsi="Times New Roman" w:cs="Times New Roman"/>
          <w:sz w:val="24"/>
          <w:szCs w:val="24"/>
        </w:rPr>
        <w:commentReference w:id="1018"/>
      </w:r>
      <w:commentRangeEnd w:id="1019"/>
      <w:r>
        <w:rPr>
          <w:rStyle w:val="CommentReference"/>
          <w:rFonts w:ascii="Times New Roman" w:eastAsia="Times New Roman" w:hAnsi="Times New Roman" w:cs="Times New Roman"/>
          <w:sz w:val="24"/>
          <w:szCs w:val="24"/>
        </w:rPr>
        <w:commentReference w:id="1019"/>
      </w:r>
      <w:r>
        <w:rPr>
          <w:rFonts w:ascii="Times New Roman" w:eastAsia="Times New Roman" w:hAnsi="Times New Roman" w:cs="Times New Roman"/>
          <w:sz w:val="24"/>
          <w:szCs w:val="24"/>
        </w:rPr>
        <w:t>it. A touch-sensitive bar was mounted on the chair at the level of the monkeys’ hands. A metal tube was positioned in front of the monkey’s lips to allow the monkey to drink when the reward was delivered.</w:t>
      </w:r>
    </w:p>
    <w:p w14:paraId="0B956729"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an intertemporal discounting task (Fig. 1A). To start a trial, the monkey had to touch and hold a lever for 1000 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sidRPr="002C7C54">
        <w:rPr>
          <w:rFonts w:ascii="Times New Roman" w:eastAsia="Times New Roman" w:hAnsi="Times New Roman" w:cs="Times New Roman"/>
          <w:sz w:val="24"/>
          <w:szCs w:val="24"/>
        </w:rPr>
        <w:t>of 250</w:t>
      </w:r>
      <w:r>
        <w:rPr>
          <w:rFonts w:ascii="Times New Roman" w:eastAsia="Times New Roman" w:hAnsi="Times New Roman" w:cs="Times New Roman"/>
          <w:sz w:val="24"/>
          <w:szCs w:val="24"/>
        </w:rPr>
        <w:t>-</w:t>
      </w:r>
      <w:r w:rsidRPr="002C7C54">
        <w:rPr>
          <w:rFonts w:ascii="Times New Roman" w:eastAsia="Times New Roman" w:hAnsi="Times New Roman" w:cs="Times New Roman"/>
          <w:sz w:val="24"/>
          <w:szCs w:val="24"/>
        </w:rPr>
        <w:t xml:space="preserve"> 500 </w:t>
      </w:r>
      <w:r>
        <w:rPr>
          <w:rFonts w:ascii="Times New Roman" w:eastAsia="Times New Roman" w:hAnsi="Times New Roman" w:cs="Times New Roman"/>
          <w:sz w:val="24"/>
          <w:szCs w:val="24"/>
        </w:rPr>
        <w:t>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ms (step size 313 ms). Each visual cue corresponded to a specific offer. The offers were made by combining one of three reward sizes (2, 4 or 6 drops of liquid reward) with one of three reward delivery delays (1, 5 or 10 seconds). The monkey was required to continue to hold the bar and, if it was required, to maintain its gaze within the virtual window until the red square changed color to purple or yellow with equal probability (Fig. 1A). the purple or yellow spot served as a prompt to release the bar. Releasing the bar while the purple square was present indicated that the monkey was accepting the offer. Releasing the bar when the yellow square was present indicated that the monkey was refusing the offer. If the monkey continued to hold the bar for the entire 1100 ms initial duration of the initial purple or yellow period, the color of the spot would change, allowing the monkey to accept or refuse in each trial. </w:t>
      </w:r>
    </w:p>
    <w:p w14:paraId="7DA3458A" w14:textId="77777777" w:rsidR="00D6162D" w:rsidRDefault="00000000" w:rsidP="00D6162D">
      <w:pPr>
        <w:spacing w:after="0" w:line="480" w:lineRule="auto"/>
        <w:ind w:left="-5" w:firstLine="365"/>
        <w:rPr>
          <w:rFonts w:ascii="Times New Roman" w:eastAsia="Times New Roman" w:hAnsi="Times New Roman" w:cs="Times New Roman"/>
          <w:sz w:val="24"/>
          <w:szCs w:val="24"/>
        </w:rPr>
      </w:pPr>
      <w:sdt>
        <w:sdtPr>
          <w:tag w:val="goog_rdk_134"/>
          <w:id w:val="-1722050638"/>
        </w:sdtPr>
        <w:sdtContent/>
      </w:sdt>
      <w:r w:rsidR="00D6162D">
        <w:rPr>
          <w:rFonts w:ascii="Times New Roman" w:eastAsia="Times New Roman" w:hAnsi="Times New Roman" w:cs="Times New Roman"/>
          <w:sz w:val="24"/>
          <w:szCs w:val="24"/>
        </w:rPr>
        <w:t xml:space="preserve">For example, if the monkey did not release the bar during the initial purple period, it could hold the bar until the yellow spot replaced the purple one. The same thing happened if the monkey did not release the bar during the initial yellow period. It could hold the bar until the purple spot replaced the yellow one and then release the bar. </w:t>
      </w:r>
    </w:p>
    <w:p w14:paraId="7BAFCCEE"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design, we prevented the monkey from anticipating whether the acceptance or refusal period would be the first interval, so it could not preprogram the motor response in the cue period.</w:t>
      </w:r>
    </w:p>
    <w:p w14:paraId="2255D08E" w14:textId="77777777"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offer was accepted, the purple square turned green (the feedback signal), and the reward drops were delivered after the delay. When the offer was refused, the cue and fixation target disappeared, and a new trial would immediately begin with a new offer.  </w:t>
      </w:r>
    </w:p>
    <w:p w14:paraId="512EA86F" w14:textId="77777777" w:rsidR="00D6162D" w:rsidRDefault="00D6162D" w:rsidP="00D6162D">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within the virtual window from the appearance of the red spot until the go-signal appeared. </w:t>
      </w:r>
    </w:p>
    <w:p w14:paraId="060083CB" w14:textId="77777777"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An error was registered if the monkey (a) released the bar during the cue period, (b) did not maintain gaze in the virtual window, or (c) failed to release the bar 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ms. Following an error, the next trial was a correction trial, during which the offer was repeated. </w:t>
      </w:r>
    </w:p>
    <w:p w14:paraId="33C54266"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31910F68"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For the behavioral analyses, we used data from all the neural recording days (7 for monkey T and 16 for monkey S).</w:t>
      </w:r>
      <w:r>
        <w:rPr>
          <w:rFonts w:ascii="Times New Roman" w:eastAsia="Times New Roman" w:hAnsi="Times New Roman" w:cs="Times New Roman"/>
          <w:i/>
          <w:iCs/>
          <w:sz w:val="24"/>
          <w:szCs w:val="24"/>
        </w:rPr>
        <w:t xml:space="preserve"> </w:t>
      </w:r>
    </w:p>
    <w:p w14:paraId="2508E625" w14:textId="77777777" w:rsidR="00D6162D" w:rsidRDefault="00D6162D" w:rsidP="00D6162D">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The probability of accepting an offer was calculated independently for each of the 9 offers.  </w:t>
      </w:r>
    </w:p>
    <w:p w14:paraId="6171D95B" w14:textId="5575C238" w:rsidR="00D6162D" w:rsidRDefault="00431C78"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Behavior was fit separately for the two monkeys using r</w:t>
      </w:r>
      <w:r w:rsidR="00D6162D">
        <w:rPr>
          <w:rFonts w:ascii="Times New Roman" w:eastAsia="Times New Roman" w:hAnsi="Times New Roman" w:cs="Times New Roman"/>
          <w:sz w:val="24"/>
          <w:szCs w:val="24"/>
        </w:rPr>
        <w:t>einforcement learning models</w:t>
      </w:r>
      <w:r>
        <w:rPr>
          <w:rFonts w:ascii="Times New Roman" w:eastAsia="Times New Roman" w:hAnsi="Times New Roman" w:cs="Times New Roman"/>
          <w:sz w:val="24"/>
          <w:szCs w:val="24"/>
        </w:rPr>
        <w:t>, in which t</w:t>
      </w:r>
      <w:r w:rsidR="00D6162D">
        <w:rPr>
          <w:rFonts w:ascii="Times New Roman" w:eastAsia="Times New Roman" w:hAnsi="Times New Roman" w:cs="Times New Roman"/>
          <w:sz w:val="24"/>
          <w:szCs w:val="24"/>
        </w:rPr>
        <w:t xml:space="preserve">he probability of choosing to accept an offer is modelled through a </w:t>
      </w:r>
      <w:r w:rsidR="00D6162D">
        <w:rPr>
          <w:rFonts w:ascii="Times New Roman" w:eastAsia="Times New Roman" w:hAnsi="Times New Roman" w:cs="Times New Roman"/>
          <w:i/>
          <w:iCs/>
          <w:sz w:val="24"/>
          <w:szCs w:val="24"/>
        </w:rPr>
        <w:t>SoftMax</w:t>
      </w:r>
      <w:r w:rsidR="00D6162D">
        <w:rPr>
          <w:rFonts w:ascii="Times New Roman" w:eastAsia="Times New Roman" w:hAnsi="Times New Roman" w:cs="Times New Roman"/>
          <w:sz w:val="24"/>
          <w:szCs w:val="24"/>
        </w:rPr>
        <w:t xml:space="preserve"> function as </w:t>
      </w:r>
    </w:p>
    <w:p w14:paraId="67AC4F93" w14:textId="77777777" w:rsidR="00D6162D" w:rsidRDefault="00D6162D" w:rsidP="00D6162D">
      <w:pPr>
        <w:shd w:val="clear" w:color="auto" w:fill="FFFFFF"/>
        <w:spacing w:after="0" w:line="480" w:lineRule="auto"/>
        <w:jc w:val="center"/>
        <w:rPr>
          <w:rFonts w:ascii="Times New Roman" w:eastAsia="Times New Roman" w:hAnsi="Times New Roman" w:cs="Times New Roman"/>
          <w:b/>
          <w:bCs/>
          <w:sz w:val="24"/>
          <w:szCs w:val="24"/>
        </w:rPr>
      </w:pPr>
      <m:oMathPara>
        <m:oMathParaPr>
          <m:jc m:val="center"/>
        </m:oMathParaP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β⋅</m:t>
                  </m:r>
                  <m:d>
                    <m:dPr>
                      <m:ctrlPr>
                        <w:rPr>
                          <w:rFonts w:ascii="Cambria Math" w:hAnsi="Cambria Math"/>
                        </w:rPr>
                      </m:ctrlPr>
                    </m:dPr>
                    <m:e>
                      <m:r>
                        <w:rPr>
                          <w:rFonts w:ascii="Cambria Math" w:hAnsi="Cambria Math"/>
                        </w:rPr>
                        <m:t>θ-V</m:t>
                      </m:r>
                      <m:d>
                        <m:dPr>
                          <m:ctrlPr>
                            <w:rPr>
                              <w:rFonts w:ascii="Cambria Math" w:hAnsi="Cambria Math"/>
                            </w:rPr>
                          </m:ctrlPr>
                        </m:dPr>
                        <m:e>
                          <m:r>
                            <w:rPr>
                              <w:rFonts w:ascii="Cambria Math" w:hAnsi="Cambria Math"/>
                            </w:rPr>
                            <m:t>drop,delay</m:t>
                          </m:r>
                        </m:e>
                      </m:d>
                    </m:e>
                  </m:d>
                </m:sup>
              </m:sSup>
            </m:den>
          </m:f>
        </m:oMath>
      </m:oMathPara>
    </w:p>
    <w:p w14:paraId="58759A3C" w14:textId="77777777"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m:oMath>
        <m:r>
          <w:rPr>
            <w:rFonts w:ascii="Cambria Math" w:hAnsi="Cambria Math"/>
          </w:rPr>
          <m:t>θ</m:t>
        </m:r>
      </m:oMath>
      <w:r>
        <w:rPr>
          <w:rFonts w:ascii="Times New Roman" w:eastAsia="Times New Roman" w:hAnsi="Times New Roman" w:cs="Times New Roman"/>
          <w:sz w:val="24"/>
          <w:szCs w:val="24"/>
        </w:rPr>
        <w:t xml:space="preserve"> is decision threshold, </w:t>
      </w:r>
      <m:oMath>
        <m:r>
          <w:rPr>
            <w:rFonts w:ascii="Cambria Math" w:hAnsi="Cambria Math"/>
          </w:rPr>
          <m:t>β</m:t>
        </m:r>
      </m:oMath>
      <w:r>
        <w:rPr>
          <w:rFonts w:ascii="Times New Roman" w:eastAsia="Times New Roman" w:hAnsi="Times New Roman" w:cs="Times New Roman"/>
          <w:sz w:val="24"/>
          <w:szCs w:val="24"/>
        </w:rPr>
        <w:t xml:space="preserve"> is the temperature term.</w:t>
      </w:r>
    </w:p>
    <w:p w14:paraId="32AAD5DA" w14:textId="77777777" w:rsidR="00D6162D" w:rsidRDefault="00D6162D" w:rsidP="00D6162D">
      <w:pPr>
        <w:spacing w:after="0" w:line="480" w:lineRule="auto"/>
        <w:ind w:left="-5"/>
        <w:jc w:val="center"/>
        <w:rPr>
          <w:rFonts w:ascii="Times New Roman" w:eastAsia="Times New Roman" w:hAnsi="Times New Roman" w:cs="Times New Roman"/>
          <w:b/>
          <w:bCs/>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drop,delay</m:t>
              </m:r>
            </m:e>
          </m:d>
          <m:r>
            <w:rPr>
              <w:rFonts w:ascii="Cambria Math" w:hAnsi="Cambria Math"/>
            </w:rPr>
            <m:t>=</m:t>
          </m:r>
          <m:f>
            <m:fPr>
              <m:ctrlPr>
                <w:rPr>
                  <w:rFonts w:ascii="Cambria Math" w:hAnsi="Cambria Math"/>
                </w:rPr>
              </m:ctrlPr>
            </m:fPr>
            <m:num>
              <m:r>
                <w:rPr>
                  <w:rFonts w:ascii="Cambria Math" w:hAnsi="Cambria Math"/>
                </w:rPr>
                <m:t>drop</m:t>
              </m:r>
            </m:num>
            <m:den>
              <m:r>
                <w:rPr>
                  <w:rFonts w:ascii="Cambria Math" w:hAnsi="Cambria Math"/>
                </w:rPr>
                <m:t>1+k⋅delay</m:t>
              </m:r>
            </m:den>
          </m:f>
        </m:oMath>
      </m:oMathPara>
    </w:p>
    <w:p w14:paraId="6E9C5C27" w14:textId="6683533E" w:rsidR="00020387" w:rsidRDefault="00D6162D" w:rsidP="00640EBD">
      <w:pPr>
        <w:spacing w:after="0" w:line="480" w:lineRule="auto"/>
        <w:ind w:left="-5"/>
        <w:rPr>
          <w:rFonts w:ascii="Times New Roman" w:eastAsia="Times New Roman" w:hAnsi="Times New Roman" w:cs="Times New Roman"/>
          <w:sz w:val="24"/>
          <w:szCs w:val="24"/>
        </w:rPr>
      </w:pPr>
      <m:oMath>
        <m:r>
          <w:rPr>
            <w:rFonts w:ascii="Cambria Math" w:hAnsi="Cambria Math"/>
          </w:rPr>
          <m:t>k</m:t>
        </m:r>
      </m:oMath>
      <w:r>
        <w:rPr>
          <w:rFonts w:ascii="Times New Roman" w:eastAsia="Times New Roman" w:hAnsi="Times New Roman" w:cs="Times New Roman"/>
          <w:sz w:val="24"/>
          <w:szCs w:val="24"/>
        </w:rPr>
        <w:t xml:space="preserve"> is the hyperbolic discounting factor. The free parameters </w:t>
      </w:r>
      <m:oMath>
        <m:r>
          <w:rPr>
            <w:rFonts w:ascii="Cambria Math" w:hAnsi="Cambria Math"/>
          </w:rPr>
          <m:t>θ,β,k</m:t>
        </m:r>
      </m:oMath>
      <w:r>
        <w:rPr>
          <w:rFonts w:ascii="Times New Roman" w:eastAsia="Times New Roman" w:hAnsi="Times New Roman" w:cs="Times New Roman"/>
          <w:sz w:val="24"/>
          <w:szCs w:val="24"/>
        </w:rPr>
        <w:t xml:space="preserve"> are fit via maximum likelihood estimation. </w:t>
      </w:r>
    </w:p>
    <w:p w14:paraId="3F2B21C3" w14:textId="74C3BC35" w:rsidR="00020387" w:rsidRDefault="00020387" w:rsidP="00640EBD">
      <w:pPr>
        <w:shd w:val="clear" w:color="auto" w:fill="FFFFFF"/>
        <w:spacing w:after="0" w:line="480" w:lineRule="auto"/>
        <w:ind w:firstLine="360"/>
        <w:rPr>
          <w:rFonts w:ascii="Times New Roman" w:eastAsia="Times New Roman" w:hAnsi="Times New Roman" w:cs="Times New Roman"/>
          <w:sz w:val="24"/>
          <w:szCs w:val="24"/>
        </w:rPr>
      </w:pPr>
      <w:r w:rsidRPr="00640EBD">
        <w:rPr>
          <w:rFonts w:ascii="Times New Roman" w:eastAsia="Times New Roman" w:hAnsi="Times New Roman" w:cs="Times New Roman"/>
          <w:sz w:val="24"/>
          <w:szCs w:val="24"/>
          <w:highlight w:val="yellow"/>
        </w:rPr>
        <w:t xml:space="preserve">To examine how the timing of action opportunities shapes value computation, and whether monkeys show different strategies, we compared three models. These models allowed us to test whether animals </w:t>
      </w:r>
      <w:r w:rsidRPr="00640EBD">
        <w:rPr>
          <w:rFonts w:ascii="Times New Roman" w:eastAsia="Times New Roman" w:hAnsi="Times New Roman" w:cs="Times New Roman"/>
          <w:b/>
          <w:bCs/>
          <w:sz w:val="24"/>
          <w:szCs w:val="24"/>
          <w:highlight w:val="yellow"/>
        </w:rPr>
        <w:t>1</w:t>
      </w:r>
      <w:r w:rsidR="0077598C" w:rsidRPr="00640EBD">
        <w:rPr>
          <w:rFonts w:ascii="Times New Roman" w:eastAsia="Times New Roman" w:hAnsi="Times New Roman" w:cs="Times New Roman"/>
          <w:b/>
          <w:bCs/>
          <w:sz w:val="24"/>
          <w:szCs w:val="24"/>
          <w:highlight w:val="yellow"/>
        </w:rPr>
        <w:t>)</w:t>
      </w:r>
      <w:r w:rsidRPr="00640EBD">
        <w:rPr>
          <w:rFonts w:ascii="Times New Roman" w:eastAsia="Times New Roman" w:hAnsi="Times New Roman" w:cs="Times New Roman"/>
          <w:sz w:val="24"/>
          <w:szCs w:val="24"/>
          <w:highlight w:val="yellow"/>
        </w:rPr>
        <w:t xml:space="preserve"> </w:t>
      </w:r>
      <w:r w:rsidR="0077598C" w:rsidRPr="00640EBD">
        <w:rPr>
          <w:rFonts w:ascii="Times New Roman" w:eastAsia="Times New Roman" w:hAnsi="Times New Roman" w:cs="Times New Roman"/>
          <w:sz w:val="24"/>
          <w:szCs w:val="24"/>
          <w:highlight w:val="yellow"/>
        </w:rPr>
        <w:t xml:space="preserve">compute discounted value </w:t>
      </w:r>
      <w:r w:rsidRPr="00640EBD">
        <w:rPr>
          <w:rFonts w:ascii="Times New Roman" w:eastAsia="Times New Roman" w:hAnsi="Times New Roman" w:cs="Times New Roman"/>
          <w:sz w:val="24"/>
          <w:szCs w:val="24"/>
          <w:highlight w:val="yellow"/>
        </w:rPr>
        <w:t xml:space="preserve">independently of the go signal, </w:t>
      </w:r>
      <w:r w:rsidRPr="00640EBD">
        <w:rPr>
          <w:rFonts w:ascii="Times New Roman" w:eastAsia="Times New Roman" w:hAnsi="Times New Roman" w:cs="Times New Roman"/>
          <w:b/>
          <w:bCs/>
          <w:sz w:val="24"/>
          <w:szCs w:val="24"/>
          <w:highlight w:val="yellow"/>
        </w:rPr>
        <w:t>2</w:t>
      </w:r>
      <w:r w:rsidR="005E11DD" w:rsidRPr="00640EBD">
        <w:rPr>
          <w:rFonts w:ascii="Times New Roman" w:eastAsia="Times New Roman" w:hAnsi="Times New Roman" w:cs="Times New Roman"/>
          <w:b/>
          <w:bCs/>
          <w:sz w:val="24"/>
          <w:szCs w:val="24"/>
          <w:highlight w:val="yellow"/>
        </w:rPr>
        <w:t>)</w:t>
      </w:r>
      <w:r w:rsidRPr="00640EBD">
        <w:rPr>
          <w:rFonts w:ascii="Times New Roman" w:eastAsia="Times New Roman" w:hAnsi="Times New Roman" w:cs="Times New Roman"/>
          <w:sz w:val="24"/>
          <w:szCs w:val="24"/>
          <w:highlight w:val="yellow"/>
        </w:rPr>
        <w:t xml:space="preserve"> includ</w:t>
      </w:r>
      <w:r w:rsidR="0077598C" w:rsidRPr="00640EBD">
        <w:rPr>
          <w:rFonts w:ascii="Times New Roman" w:eastAsia="Times New Roman" w:hAnsi="Times New Roman" w:cs="Times New Roman"/>
          <w:sz w:val="24"/>
          <w:szCs w:val="24"/>
          <w:highlight w:val="yellow"/>
        </w:rPr>
        <w:t>e</w:t>
      </w:r>
      <w:r w:rsidRPr="00640EBD">
        <w:rPr>
          <w:rFonts w:ascii="Times New Roman" w:eastAsia="Times New Roman" w:hAnsi="Times New Roman" w:cs="Times New Roman"/>
          <w:sz w:val="24"/>
          <w:szCs w:val="24"/>
          <w:highlight w:val="yellow"/>
        </w:rPr>
        <w:t xml:space="preserve"> the timing of the go signal</w:t>
      </w:r>
      <w:r w:rsidR="0077598C" w:rsidRPr="00640EBD">
        <w:rPr>
          <w:rFonts w:ascii="Times New Roman" w:eastAsia="Times New Roman" w:hAnsi="Times New Roman" w:cs="Times New Roman"/>
          <w:sz w:val="24"/>
          <w:szCs w:val="24"/>
          <w:highlight w:val="yellow"/>
        </w:rPr>
        <w:t xml:space="preserve"> into value estimation</w:t>
      </w:r>
      <w:r w:rsidRPr="00640EBD">
        <w:rPr>
          <w:rFonts w:ascii="Times New Roman" w:eastAsia="Times New Roman" w:hAnsi="Times New Roman" w:cs="Times New Roman"/>
          <w:sz w:val="24"/>
          <w:szCs w:val="24"/>
          <w:highlight w:val="yellow"/>
        </w:rPr>
        <w:t xml:space="preserve">, </w:t>
      </w:r>
      <w:r w:rsidRPr="00640EBD">
        <w:rPr>
          <w:rFonts w:ascii="Times New Roman" w:eastAsia="Times New Roman" w:hAnsi="Times New Roman" w:cs="Times New Roman"/>
          <w:b/>
          <w:bCs/>
          <w:sz w:val="24"/>
          <w:szCs w:val="24"/>
          <w:highlight w:val="yellow"/>
        </w:rPr>
        <w:t>3</w:t>
      </w:r>
      <w:r w:rsidR="0077598C" w:rsidRPr="00640EBD">
        <w:rPr>
          <w:rFonts w:ascii="Times New Roman" w:eastAsia="Times New Roman" w:hAnsi="Times New Roman" w:cs="Times New Roman"/>
          <w:b/>
          <w:bCs/>
          <w:sz w:val="24"/>
          <w:szCs w:val="24"/>
          <w:highlight w:val="yellow"/>
        </w:rPr>
        <w:t>)</w:t>
      </w:r>
      <w:r w:rsidRPr="00640EBD">
        <w:rPr>
          <w:rFonts w:ascii="Times New Roman" w:eastAsia="Times New Roman" w:hAnsi="Times New Roman" w:cs="Times New Roman"/>
          <w:sz w:val="24"/>
          <w:szCs w:val="24"/>
          <w:highlight w:val="yellow"/>
        </w:rPr>
        <w:t xml:space="preserve"> </w:t>
      </w:r>
      <w:r w:rsidR="0077598C" w:rsidRPr="00640EBD">
        <w:rPr>
          <w:rFonts w:ascii="Times New Roman" w:eastAsia="Times New Roman" w:hAnsi="Times New Roman" w:cs="Times New Roman"/>
          <w:sz w:val="24"/>
          <w:szCs w:val="24"/>
          <w:highlight w:val="yellow"/>
        </w:rPr>
        <w:t>treat</w:t>
      </w:r>
      <w:r w:rsidRPr="00640EBD">
        <w:rPr>
          <w:rFonts w:ascii="Times New Roman" w:eastAsia="Times New Roman" w:hAnsi="Times New Roman" w:cs="Times New Roman"/>
          <w:sz w:val="24"/>
          <w:szCs w:val="24"/>
          <w:highlight w:val="yellow"/>
        </w:rPr>
        <w:t xml:space="preserve"> the go signal </w:t>
      </w:r>
      <w:r w:rsidR="0077598C" w:rsidRPr="00640EBD">
        <w:rPr>
          <w:rFonts w:ascii="Times New Roman" w:eastAsia="Times New Roman" w:hAnsi="Times New Roman" w:cs="Times New Roman"/>
          <w:sz w:val="24"/>
          <w:szCs w:val="24"/>
          <w:highlight w:val="yellow"/>
        </w:rPr>
        <w:t>as a further cue, without using its timing information</w:t>
      </w:r>
      <w:r w:rsidRPr="00640EBD">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p>
    <w:p w14:paraId="563994B4" w14:textId="77777777" w:rsidR="00DE4D71" w:rsidRDefault="00DE4D71" w:rsidP="0077598C">
      <w:pPr>
        <w:shd w:val="clear" w:color="auto" w:fill="FFFFFF"/>
        <w:spacing w:after="0" w:line="480" w:lineRule="auto"/>
        <w:rPr>
          <w:rFonts w:ascii="Times New Roman" w:eastAsia="Times New Roman" w:hAnsi="Times New Roman" w:cs="Times New Roman"/>
          <w:sz w:val="24"/>
          <w:szCs w:val="24"/>
        </w:rPr>
      </w:pPr>
    </w:p>
    <w:p w14:paraId="2B873D69" w14:textId="55602773" w:rsidR="00431C78" w:rsidRPr="0077598C" w:rsidRDefault="00431C78" w:rsidP="005E11DD">
      <w:pPr>
        <w:pStyle w:val="ListParagraph"/>
        <w:numPr>
          <w:ilvl w:val="0"/>
          <w:numId w:val="3"/>
        </w:numPr>
        <w:shd w:val="clear" w:color="auto" w:fill="FFFFFF"/>
        <w:tabs>
          <w:tab w:val="left" w:pos="270"/>
        </w:tabs>
        <w:spacing w:after="0" w:line="480" w:lineRule="auto"/>
        <w:ind w:left="0" w:firstLine="0"/>
        <w:rPr>
          <w:rFonts w:ascii="Times New Roman" w:eastAsia="Times New Roman" w:hAnsi="Times New Roman" w:cs="Times New Roman"/>
          <w:b/>
          <w:bCs/>
        </w:rPr>
      </w:pPr>
      <w:r w:rsidRPr="0077598C">
        <w:rPr>
          <w:rFonts w:ascii="Times New Roman" w:eastAsia="Times New Roman" w:hAnsi="Times New Roman" w:cs="Times New Roman"/>
          <w:b/>
          <w:bCs/>
        </w:rPr>
        <w:t>Simple model</w:t>
      </w:r>
    </w:p>
    <w:p w14:paraId="2FFA94D6" w14:textId="77777777" w:rsidR="00D6162D" w:rsidRDefault="00D6162D" w:rsidP="00614FBA">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simplest model computes a temporally discounted value, that is then compared to an accept threshold </w:t>
      </w:r>
      <m:oMath>
        <m:r>
          <w:rPr>
            <w:rFonts w:ascii="Cambria Math" w:hAnsi="Cambria Math"/>
          </w:rPr>
          <m:t>θ</m:t>
        </m:r>
      </m:oMath>
      <w:r>
        <w:rPr>
          <w:rFonts w:ascii="Times New Roman" w:eastAsia="Times New Roman" w:hAnsi="Times New Roman" w:cs="Times New Roman"/>
          <w:sz w:val="24"/>
          <w:szCs w:val="24"/>
        </w:rPr>
        <w:t xml:space="preserve">. </w:t>
      </w:r>
    </w:p>
    <w:p w14:paraId="3B2CA2EB"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DV=</m:t>
          </m:r>
          <m:f>
            <m:fPr>
              <m:ctrlPr>
                <w:rPr>
                  <w:rFonts w:ascii="Cambria Math" w:hAnsi="Cambria Math"/>
                </w:rPr>
              </m:ctrlPr>
            </m:fPr>
            <m:num>
              <m:r>
                <w:rPr>
                  <w:rFonts w:ascii="Cambria Math" w:hAnsi="Cambria Math"/>
                </w:rPr>
                <m:t>R</m:t>
              </m:r>
            </m:num>
            <m:den>
              <m:r>
                <w:rPr>
                  <w:rFonts w:ascii="Cambria Math" w:hAnsi="Cambria Math"/>
                </w:rPr>
                <m:t>1+k⋅D</m:t>
              </m:r>
            </m:den>
          </m:f>
        </m:oMath>
      </m:oMathPara>
    </w:p>
    <w:p w14:paraId="3A72EEA8"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DV is the discounted value, D is the delay, R is the reward. </w:t>
      </w:r>
    </w:p>
    <w:p w14:paraId="663A8257"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Animals will be more likely to accept when DV is above the acceptance threshold θ, and more likely to reject otherwise. The probability of accepting an offer is modelled using the softmax rule with decision noise σ:</w:t>
      </w:r>
    </w:p>
    <w:p w14:paraId="6DA71F3E"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-V-θ</m:t>
                      </m:r>
                    </m:num>
                    <m:den>
                      <m:r>
                        <w:rPr>
                          <w:rFonts w:ascii="Cambria Math" w:hAnsi="Cambria Math"/>
                        </w:rPr>
                        <m:t>σ</m:t>
                      </m:r>
                    </m:den>
                  </m:f>
                </m:sup>
              </m:sSup>
            </m:den>
          </m:f>
        </m:oMath>
      </m:oMathPara>
    </w:p>
    <w:p w14:paraId="13C07EA3" w14:textId="25D4919A" w:rsidR="00DE4D71"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w:t>
      </w:r>
      <w:r w:rsidR="0037490B">
        <w:rPr>
          <w:rFonts w:ascii="Times New Roman" w:eastAsia="Times New Roman" w:hAnsi="Times New Roman" w:cs="Times New Roman"/>
          <w:sz w:val="24"/>
          <w:szCs w:val="24"/>
        </w:rPr>
        <w:t>situation</w:t>
      </w:r>
      <w:r>
        <w:rPr>
          <w:rFonts w:ascii="Times New Roman" w:eastAsia="Times New Roman" w:hAnsi="Times New Roman" w:cs="Times New Roman"/>
          <w:sz w:val="24"/>
          <w:szCs w:val="24"/>
        </w:rPr>
        <w:t xml:space="preserve">, animals do not pay attention to the go </w:t>
      </w:r>
      <w:r w:rsidR="0037490B">
        <w:rPr>
          <w:rFonts w:ascii="Times New Roman" w:eastAsia="Times New Roman" w:hAnsi="Times New Roman" w:cs="Times New Roman"/>
          <w:sz w:val="24"/>
          <w:szCs w:val="24"/>
        </w:rPr>
        <w:t xml:space="preserve">signal </w:t>
      </w:r>
      <w:r>
        <w:rPr>
          <w:rFonts w:ascii="Times New Roman" w:eastAsia="Times New Roman" w:hAnsi="Times New Roman" w:cs="Times New Roman"/>
          <w:sz w:val="24"/>
          <w:szCs w:val="24"/>
        </w:rPr>
        <w:t xml:space="preserve">and choose solely based on the offer. </w:t>
      </w:r>
    </w:p>
    <w:p w14:paraId="7E6157F9" w14:textId="415C10AD" w:rsidR="0077598C" w:rsidRPr="00DE4D71" w:rsidRDefault="0077598C" w:rsidP="00DE4D71">
      <w:pPr>
        <w:pStyle w:val="ListParagraph"/>
        <w:numPr>
          <w:ilvl w:val="0"/>
          <w:numId w:val="3"/>
        </w:numPr>
        <w:shd w:val="clear" w:color="auto" w:fill="FFFFFF"/>
        <w:tabs>
          <w:tab w:val="left" w:pos="270"/>
        </w:tabs>
        <w:spacing w:after="0" w:line="480" w:lineRule="auto"/>
        <w:ind w:left="0" w:firstLine="0"/>
        <w:rPr>
          <w:rFonts w:ascii="Times New Roman" w:eastAsia="Times New Roman" w:hAnsi="Times New Roman" w:cs="Times New Roman"/>
          <w:b/>
          <w:bCs/>
        </w:rPr>
      </w:pPr>
      <w:r w:rsidRPr="00DE4D71">
        <w:rPr>
          <w:rFonts w:ascii="Times New Roman" w:eastAsia="Times New Roman" w:hAnsi="Times New Roman" w:cs="Times New Roman"/>
          <w:b/>
          <w:bCs/>
        </w:rPr>
        <w:t>Full Model</w:t>
      </w:r>
    </w:p>
    <w:p w14:paraId="576FC2E8" w14:textId="4A216660" w:rsidR="00D6162D" w:rsidRPr="00570F48" w:rsidRDefault="00D6162D" w:rsidP="00DE4D71">
      <w:pPr>
        <w:shd w:val="clear" w:color="auto" w:fill="FFFFFF"/>
        <w:spacing w:after="0" w:line="480" w:lineRule="auto"/>
        <w:rPr>
          <w:rFonts w:ascii="Times New Roman" w:eastAsia="Times New Roman" w:hAnsi="Times New Roman" w:cs="Times New Roman"/>
          <w:sz w:val="24"/>
          <w:szCs w:val="24"/>
        </w:rPr>
      </w:pPr>
      <w:r w:rsidRPr="00DE4D71">
        <w:rPr>
          <w:rFonts w:ascii="Times New Roman" w:eastAsia="Times New Roman" w:hAnsi="Times New Roman" w:cs="Times New Roman"/>
          <w:sz w:val="24"/>
          <w:szCs w:val="24"/>
        </w:rPr>
        <w:t xml:space="preserve">In the </w:t>
      </w:r>
      <w:r w:rsidRPr="00DE4D71">
        <w:rPr>
          <w:rFonts w:ascii="Times New Roman" w:eastAsia="Times New Roman" w:hAnsi="Times New Roman" w:cs="Times New Roman"/>
          <w:i/>
          <w:iCs/>
          <w:sz w:val="24"/>
          <w:szCs w:val="24"/>
        </w:rPr>
        <w:t>full model</w:t>
      </w:r>
      <w:r w:rsidRPr="00DE4D71">
        <w:rPr>
          <w:rFonts w:ascii="Times New Roman" w:eastAsia="Times New Roman" w:hAnsi="Times New Roman" w:cs="Times New Roman"/>
          <w:sz w:val="24"/>
          <w:szCs w:val="24"/>
        </w:rPr>
        <w:t xml:space="preserve">, animals adjust their discounted value estimate as well as their acceptance </w:t>
      </w:r>
      <w:r w:rsidRPr="00570F48">
        <w:rPr>
          <w:rFonts w:ascii="Times New Roman" w:eastAsia="Times New Roman" w:hAnsi="Times New Roman" w:cs="Times New Roman"/>
          <w:sz w:val="24"/>
          <w:szCs w:val="24"/>
        </w:rPr>
        <w:t>threshold based on the go signal. If the go signal is yellow, they have to wait for an additional delay Δt</w:t>
      </w:r>
      <w:r w:rsidRPr="00570F48">
        <w:rPr>
          <w:rFonts w:ascii="Times New Roman" w:eastAsia="Times New Roman" w:hAnsi="Times New Roman" w:cs="Times New Roman"/>
          <w:i/>
          <w:iCs/>
          <w:sz w:val="24"/>
          <w:szCs w:val="24"/>
        </w:rPr>
        <w:t xml:space="preserve"> </w:t>
      </w:r>
      <w:r w:rsidRPr="00570F48">
        <w:rPr>
          <w:rFonts w:ascii="Times New Roman" w:eastAsia="Times New Roman" w:hAnsi="Times New Roman" w:cs="Times New Roman"/>
          <w:sz w:val="24"/>
          <w:szCs w:val="24"/>
        </w:rPr>
        <w:t>before they can accept the offer, as a result, effectively the value of the offer decreases to</w:t>
      </w:r>
    </w:p>
    <w:p w14:paraId="7595236E"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757D3B67"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605CD5C7"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yellow</m:t>
              </m:r>
            </m:sup>
          </m:sSup>
        </m:oMath>
      </m:oMathPara>
    </w:p>
    <w:p w14:paraId="64821AC4"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p>
          <m:sSupPr>
            <m:ctrlPr>
              <w:rPr>
                <w:rFonts w:ascii="Cambria Math" w:hAnsi="Cambria Math"/>
              </w:rPr>
            </m:ctrlPr>
          </m:sSupPr>
          <m:e>
            <m:r>
              <w:rPr>
                <w:rFonts w:ascii="Cambria Math" w:hAnsi="Cambria Math"/>
              </w:rPr>
              <m:t>VF</m:t>
            </m:r>
          </m:e>
          <m:sup>
            <m:r>
              <w:rPr>
                <w:rFonts w:ascii="Cambria Math" w:hAnsi="Cambria Math"/>
              </w:rPr>
              <m:t>yellow</m:t>
            </m:r>
          </m:sup>
        </m:sSup>
      </m:oMath>
      <w:r>
        <w:rPr>
          <w:rFonts w:ascii="Times New Roman" w:eastAsia="Times New Roman" w:hAnsi="Times New Roman" w:cs="Times New Roman"/>
          <w:sz w:val="24"/>
          <w:szCs w:val="24"/>
        </w:rPr>
        <w:t xml:space="preserve"> is the expected future reward, and is θ discounted by the additional waiting time Δt plus the delay:</w:t>
      </w:r>
    </w:p>
    <w:p w14:paraId="6E49CB7C"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VF</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20103EAC"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acceptance threshold would remain at </w:t>
      </w:r>
      <m:oMath>
        <m:sSup>
          <m:sSupPr>
            <m:ctrlPr>
              <w:rPr>
                <w:rFonts w:ascii="Cambria Math" w:hAnsi="Cambria Math"/>
              </w:rPr>
            </m:ctrlPr>
          </m:sSupPr>
          <m:e>
            <m:r>
              <w:rPr>
                <w:rFonts w:ascii="Cambria Math" w:hAnsi="Cambria Math"/>
              </w:rPr>
              <m:t>θ</m:t>
            </m:r>
          </m:e>
          <m:sup>
            <m:r>
              <w:rPr>
                <w:rFonts w:ascii="Cambria Math" w:hAnsi="Cambria Math"/>
              </w:rPr>
              <m:t>yellow</m:t>
            </m:r>
          </m:sup>
        </m:sSup>
        <m:r>
          <w:rPr>
            <w:rFonts w:ascii="Cambria Math" w:hAnsi="Cambria Math"/>
          </w:rPr>
          <m:t>=θ</m:t>
        </m:r>
      </m:oMath>
    </w:p>
    <w:p w14:paraId="2A41123F"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if the go cue is purple, we compute</w:t>
      </w:r>
    </w:p>
    <w:p w14:paraId="1D65B27C"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purple</m:t>
              </m:r>
            </m:sup>
          </m:sSup>
        </m:oMath>
      </m:oMathPara>
    </w:p>
    <w:p w14:paraId="617D1058"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they can accept right away, </w:t>
      </w:r>
      <m:oMath>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=V</m:t>
        </m:r>
      </m:oMath>
      <w:r>
        <w:rPr>
          <w:rFonts w:ascii="Times New Roman" w:eastAsia="Times New Roman" w:hAnsi="Times New Roman" w:cs="Times New Roman"/>
          <w:sz w:val="24"/>
          <w:szCs w:val="24"/>
        </w:rPr>
        <w:t xml:space="preserve"> and </w:t>
      </w:r>
      <m:oMath>
        <m:sSup>
          <m:sSupPr>
            <m:ctrlPr>
              <w:rPr>
                <w:rFonts w:ascii="Cambria Math" w:hAnsi="Cambria Math"/>
              </w:rPr>
            </m:ctrlPr>
          </m:sSupPr>
          <m:e>
            <m:r>
              <w:rPr>
                <w:rFonts w:ascii="Cambria Math" w:hAnsi="Cambria Math"/>
              </w:rPr>
              <m:t>VF</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1+k⋅D</m:t>
            </m:r>
          </m:den>
        </m:f>
      </m:oMath>
      <w:r>
        <w:rPr>
          <w:rFonts w:ascii="Times New Roman" w:eastAsia="Times New Roman" w:hAnsi="Times New Roman" w:cs="Times New Roman"/>
          <w:sz w:val="24"/>
          <w:szCs w:val="24"/>
        </w:rPr>
        <w:t xml:space="preserve">, </w:t>
      </w:r>
    </w:p>
    <w:p w14:paraId="15E8DCE2"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Rejecting is actually more expensive after purple, as animals have to wait for an additional delay to reject. The acceptance threshold here is the expected discounted value of future rewards after a rejection. This would be:</w:t>
      </w:r>
    </w:p>
    <w:p w14:paraId="216E8692" w14:textId="77777777" w:rsidR="00D6162D" w:rsidRDefault="00000000" w:rsidP="00D6162D">
      <w:pPr>
        <w:jc w:val="center"/>
        <w:rPr>
          <w:rFonts w:ascii="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θ</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1+k⋅Δt</m:t>
              </m:r>
            </m:den>
          </m:f>
        </m:oMath>
      </m:oMathPara>
    </w:p>
    <w:p w14:paraId="282D58EC" w14:textId="77777777" w:rsidR="00D6162D" w:rsidRDefault="00D6162D" w:rsidP="00D6162D">
      <w:pPr>
        <w:rPr>
          <w:rFonts w:ascii="Times New Roman" w:hAnsi="Times New Roman" w:cs="Times New Roman"/>
          <w:sz w:val="24"/>
          <w:szCs w:val="24"/>
        </w:rPr>
      </w:pPr>
      <w:r>
        <w:rPr>
          <w:rFonts w:ascii="Times New Roman" w:hAnsi="Times New Roman" w:cs="Times New Roman"/>
          <w:sz w:val="24"/>
          <w:szCs w:val="24"/>
        </w:rPr>
        <w:lastRenderedPageBreak/>
        <w:t xml:space="preserve">In either case, </w:t>
      </w:r>
    </w:p>
    <w:p w14:paraId="6EB90CF4"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m:t>
                      </m:r>
                    </m:num>
                    <m:den>
                      <m:r>
                        <w:rPr>
                          <w:rFonts w:ascii="Cambria Math" w:hAnsi="Cambria Math"/>
                        </w:rPr>
                        <m:t>σ</m:t>
                      </m:r>
                    </m:den>
                  </m:f>
                </m:sup>
              </m:sSup>
            </m:den>
          </m:f>
        </m:oMath>
      </m:oMathPara>
    </w:p>
    <w:p w14:paraId="03173ED0" w14:textId="1737BF61" w:rsidR="00AA5AE6" w:rsidRDefault="00AA5AE6" w:rsidP="00D6162D">
      <w:pPr>
        <w:rPr>
          <w:rFonts w:ascii="Times New Roman" w:hAnsi="Times New Roman" w:cs="Times New Roman"/>
          <w:sz w:val="24"/>
          <w:szCs w:val="24"/>
        </w:rPr>
      </w:pPr>
      <w:r w:rsidRPr="00FB4E30">
        <w:rPr>
          <w:rFonts w:ascii="Times New Roman" w:hAnsi="Times New Roman" w:cs="Times New Roman"/>
          <w:b/>
          <w:bCs/>
          <w:sz w:val="24"/>
          <w:szCs w:val="24"/>
        </w:rPr>
        <w:t>3. Bias Model</w:t>
      </w:r>
    </w:p>
    <w:p w14:paraId="4C32E7D3" w14:textId="1145A9E6" w:rsidR="00D6162D" w:rsidRDefault="00FB4E30" w:rsidP="00413509">
      <w:pPr>
        <w:spacing w:line="480" w:lineRule="auto"/>
        <w:rPr>
          <w:rFonts w:ascii="Times New Roman" w:hAnsi="Times New Roman" w:cs="Times New Roman"/>
          <w:sz w:val="24"/>
          <w:szCs w:val="24"/>
        </w:rPr>
      </w:pPr>
      <w:r>
        <w:rPr>
          <w:rFonts w:ascii="Times New Roman" w:hAnsi="Times New Roman" w:cs="Times New Roman"/>
          <w:sz w:val="24"/>
          <w:szCs w:val="24"/>
        </w:rPr>
        <w:t>In th</w:t>
      </w:r>
      <w:r w:rsidR="00413509">
        <w:rPr>
          <w:rFonts w:ascii="Times New Roman" w:hAnsi="Times New Roman" w:cs="Times New Roman"/>
          <w:sz w:val="24"/>
          <w:szCs w:val="24"/>
        </w:rPr>
        <w:t>e bias model</w:t>
      </w:r>
      <w:r>
        <w:rPr>
          <w:rFonts w:ascii="Times New Roman" w:hAnsi="Times New Roman" w:cs="Times New Roman"/>
          <w:sz w:val="24"/>
          <w:szCs w:val="24"/>
        </w:rPr>
        <w:t xml:space="preserve"> model, </w:t>
      </w:r>
      <w:r w:rsidR="00D6162D">
        <w:rPr>
          <w:rFonts w:ascii="Times New Roman" w:hAnsi="Times New Roman" w:cs="Times New Roman"/>
          <w:sz w:val="24"/>
          <w:szCs w:val="24"/>
        </w:rPr>
        <w:t xml:space="preserve">animals simply have a bias for </w:t>
      </w:r>
      <w:r>
        <w:rPr>
          <w:rFonts w:ascii="Times New Roman" w:hAnsi="Times New Roman" w:cs="Times New Roman"/>
          <w:sz w:val="24"/>
          <w:szCs w:val="24"/>
        </w:rPr>
        <w:t xml:space="preserve">the color of the go signal, </w:t>
      </w:r>
      <w:r w:rsidR="00D6162D">
        <w:rPr>
          <w:rFonts w:ascii="Times New Roman" w:hAnsi="Times New Roman" w:cs="Times New Roman"/>
          <w:sz w:val="24"/>
          <w:szCs w:val="24"/>
        </w:rPr>
        <w:t xml:space="preserve">purple or yellow. </w:t>
      </w:r>
    </w:p>
    <w:p w14:paraId="57F454CE"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acceptpurple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536643CB" w14:textId="77777777" w:rsidR="00D6162D" w:rsidRDefault="00D6162D" w:rsidP="00D6162D">
      <w:pPr>
        <w:rPr>
          <w:rFonts w:ascii="Times New Roman" w:hAnsi="Times New Roman" w:cs="Times New Roman"/>
          <w:sz w:val="24"/>
          <w:szCs w:val="24"/>
        </w:rPr>
      </w:pPr>
      <w:r>
        <w:rPr>
          <w:rFonts w:ascii="Times New Roman" w:eastAsia="Times New Roman" w:hAnsi="Times New Roman" w:cs="Times New Roman"/>
          <w:sz w:val="24"/>
          <w:szCs w:val="24"/>
        </w:rPr>
        <w:t>whereas</w:t>
      </w:r>
    </w:p>
    <w:p w14:paraId="15439E3D"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acceptyellow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5E1A3551" w14:textId="77777777" w:rsidR="00D6162D" w:rsidRDefault="00D6162D" w:rsidP="00D6162D">
      <w:pPr>
        <w:spacing w:after="0" w:line="480" w:lineRule="auto"/>
        <w:rPr>
          <w:rFonts w:ascii="Times New Roman" w:eastAsia="Times New Roman" w:hAnsi="Times New Roman" w:cs="Times New Roman"/>
          <w:i/>
          <w:sz w:val="24"/>
          <w:szCs w:val="24"/>
        </w:rPr>
      </w:pPr>
    </w:p>
    <w:p w14:paraId="2E7C563E"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73055EFD"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neural activity of 170 neurons was analyzed using data from 75 to750 ms after the cue appeared, labeled as the “Offer Period”. This period ended before the prompt to accept (purple go-signal) or refuse (yellow go-signal) first appeared, and therefore before the monkey knew when to move.</w:t>
      </w:r>
    </w:p>
    <w:p w14:paraId="301A0147" w14:textId="77777777" w:rsidR="00D6162D" w:rsidRDefault="00D6162D" w:rsidP="00D6162D">
      <w:pPr>
        <w:spacing w:after="0" w:line="480" w:lineRule="auto"/>
        <w:rPr>
          <w:rFonts w:ascii="Times New Roman" w:eastAsia="Times New Roman" w:hAnsi="Times New Roman" w:cs="Times New Roman"/>
          <w:i/>
          <w:iCs/>
          <w:sz w:val="24"/>
          <w:szCs w:val="24"/>
        </w:rPr>
      </w:pPr>
    </w:p>
    <w:p w14:paraId="141AAD6B" w14:textId="77777777" w:rsidR="00413509" w:rsidRDefault="00413509" w:rsidP="00D6162D">
      <w:pPr>
        <w:spacing w:after="0" w:line="480" w:lineRule="auto"/>
        <w:rPr>
          <w:rFonts w:ascii="Times New Roman" w:eastAsia="Times New Roman" w:hAnsi="Times New Roman" w:cs="Times New Roman"/>
          <w:i/>
          <w:iCs/>
          <w:sz w:val="24"/>
          <w:szCs w:val="24"/>
        </w:rPr>
      </w:pPr>
    </w:p>
    <w:p w14:paraId="6B6457E1" w14:textId="77777777" w:rsidR="00413509" w:rsidRDefault="00413509" w:rsidP="00D6162D">
      <w:pPr>
        <w:spacing w:after="0" w:line="480" w:lineRule="auto"/>
        <w:rPr>
          <w:rFonts w:ascii="Times New Roman" w:eastAsia="Times New Roman" w:hAnsi="Times New Roman" w:cs="Times New Roman"/>
          <w:i/>
          <w:iCs/>
          <w:sz w:val="24"/>
          <w:szCs w:val="24"/>
        </w:rPr>
      </w:pPr>
    </w:p>
    <w:p w14:paraId="70AFD3E3" w14:textId="37BD11E5"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One-way ANOVAs</w:t>
      </w:r>
    </w:p>
    <w:p w14:paraId="2460962A"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performed two separate one-way ANOVAs (p &lt; 0.05) on all 170 recorded cells, for each of the nine offers. The first ANOVA was performed on each offer for which the animal responded with at least 5 accepted and 5 refused trials. For the second ANOVA, each offer was selected </w:t>
      </w:r>
      <w:r>
        <w:rPr>
          <w:rFonts w:ascii="Times New Roman" w:eastAsia="Times New Roman" w:hAnsi="Times New Roman" w:cs="Times New Roman"/>
          <w:sz w:val="24"/>
          <w:szCs w:val="24"/>
        </w:rPr>
        <w:lastRenderedPageBreak/>
        <w:t>based on whether the animal released the bar on at least 5 trials with the first go signal and 5 trials with the second go signal, regardless of acceptance or refusal.</w:t>
      </w:r>
    </w:p>
    <w:p w14:paraId="286D95E9" w14:textId="77777777" w:rsidR="00D6162D" w:rsidRDefault="00D6162D" w:rsidP="00D6162D">
      <w:pPr>
        <w:spacing w:after="0" w:line="480" w:lineRule="auto"/>
        <w:rPr>
          <w:rFonts w:ascii="Times New Roman" w:eastAsia="Times New Roman" w:hAnsi="Times New Roman" w:cs="Times New Roman"/>
          <w:sz w:val="24"/>
          <w:szCs w:val="24"/>
        </w:rPr>
      </w:pPr>
    </w:p>
    <w:p w14:paraId="0F1CDE85"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619143BF"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sliding window analysis was performed using the neural activity from all 170 recorded cells, expressed as total spike count. Starting 500 ms before and ending 1000 ms after cue onset, 100 ms bins were created with a 10 ms interleave period. The spike count within each bin was used in the two-way ANOVA sliding window analysis, with drops and delay as independent variables. The choice factor was included as an additional effect to test whether choice explains additional variance in firing rate, independently of drop and delay.</w:t>
      </w:r>
    </w:p>
    <w:p w14:paraId="1CE0CF67"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bin, we estimated the proportion of cells that were significantly modulated by each factor (two-way ANOVA, p &lt; 0.05).</w:t>
      </w:r>
    </w:p>
    <w:p w14:paraId="77817429" w14:textId="77777777" w:rsidR="00D6162D" w:rsidRDefault="00D6162D" w:rsidP="00D6162D">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we extracted the variance explained by each factor, and by the interaction between drops and delay, expressed as </w:t>
      </w:r>
      <w:r>
        <w:rPr>
          <w:rFonts w:ascii="Times New Roman" w:hAnsi="Times New Roman" w:cs="Times New Roman"/>
          <w:color w:val="242424"/>
          <w:sz w:val="24"/>
          <w:szCs w:val="24"/>
          <w:shd w:val="clear" w:color="auto" w:fill="FFFFFF"/>
        </w:rPr>
        <w:t xml:space="preserve">omega </w:t>
      </w:r>
      <w:r>
        <w:rPr>
          <w:rFonts w:ascii="Times New Roman" w:hAnsi="Times New Roman" w:cs="Times New Roman"/>
          <w:sz w:val="24"/>
          <w:szCs w:val="24"/>
          <w:shd w:val="clear" w:color="auto" w:fill="FFFFFF"/>
        </w:rPr>
        <w:t>squared (</w:t>
      </w:r>
      <w:r>
        <w:rPr>
          <w:rFonts w:ascii="Times New Roman" w:hAnsi="Times New Roman" w:cs="Times New Roman"/>
          <w:color w:val="000000" w:themeColor="text1"/>
          <w:sz w:val="24"/>
          <w:szCs w:val="24"/>
          <w:shd w:val="clear" w:color="auto" w:fill="FFFFFF"/>
        </w:rPr>
        <w:t>26</w:t>
      </w:r>
      <w:r>
        <w:rPr>
          <w:rFonts w:ascii="Times New Roman" w:hAnsi="Times New Roman" w:cs="Times New Roman"/>
          <w:sz w:val="24"/>
          <w:szCs w:val="24"/>
          <w:shd w:val="clear" w:color="auto" w:fill="FFFFFF"/>
        </w:rPr>
        <w:t>):</w:t>
      </w:r>
    </w:p>
    <w:p w14:paraId="3C524F9E" w14:textId="77777777" w:rsidR="00D6162D" w:rsidRPr="009357AF" w:rsidRDefault="00D6162D" w:rsidP="00D6162D">
      <w:pPr>
        <w:spacing w:after="0" w:line="480" w:lineRule="auto"/>
        <w:jc w:val="center"/>
        <w:rPr>
          <w:rFonts w:ascii="Times New Roman" w:hAnsi="Times New Roman" w:cs="Times New Roman"/>
          <w:sz w:val="24"/>
          <w:szCs w:val="24"/>
          <w:shd w:val="clear" w:color="auto" w:fill="FFFFFF"/>
          <w:vertAlign w:val="subscript"/>
        </w:rPr>
      </w:pPr>
      <w:r w:rsidRPr="009357AF">
        <w:rPr>
          <w:rFonts w:ascii="Times New Roman" w:hAnsi="Times New Roman" w:cs="Times New Roman"/>
          <w:sz w:val="24"/>
          <w:szCs w:val="24"/>
          <w:shd w:val="clear" w:color="auto" w:fill="FFFFFF"/>
        </w:rPr>
        <w:t>ω</w:t>
      </w:r>
      <w:r w:rsidRPr="009357AF">
        <w:rPr>
          <w:rFonts w:ascii="Times New Roman" w:hAnsi="Times New Roman" w:cs="Times New Roman"/>
          <w:sz w:val="24"/>
          <w:szCs w:val="24"/>
          <w:shd w:val="clear" w:color="auto" w:fill="FFFFFF"/>
          <w:vertAlign w:val="superscript"/>
        </w:rPr>
        <w:t>2</w:t>
      </w:r>
      <w:r w:rsidRPr="009357AF">
        <w:rPr>
          <w:rFonts w:ascii="Times New Roman" w:hAnsi="Times New Roman" w:cs="Times New Roman"/>
          <w:sz w:val="24"/>
          <w:szCs w:val="24"/>
          <w:shd w:val="clear" w:color="auto" w:fill="FFFFFF"/>
        </w:rPr>
        <w:t xml:space="preserve"> = (SS</w:t>
      </w:r>
      <w:r w:rsidRPr="009357AF">
        <w:rPr>
          <w:rFonts w:ascii="Times New Roman" w:hAnsi="Times New Roman" w:cs="Times New Roman"/>
          <w:sz w:val="24"/>
          <w:szCs w:val="24"/>
          <w:shd w:val="clear" w:color="auto" w:fill="FFFFFF"/>
          <w:vertAlign w:val="subscript"/>
        </w:rPr>
        <w:t xml:space="preserve">effect </w:t>
      </w:r>
      <w:r w:rsidRPr="009357AF">
        <w:rPr>
          <w:rFonts w:ascii="Times New Roman" w:hAnsi="Times New Roman" w:cs="Times New Roman"/>
          <w:sz w:val="24"/>
          <w:szCs w:val="24"/>
          <w:shd w:val="clear" w:color="auto" w:fill="FFFFFF"/>
        </w:rPr>
        <w:t>– (df</w:t>
      </w:r>
      <w:r w:rsidRPr="009357AF">
        <w:rPr>
          <w:rFonts w:ascii="Times New Roman" w:hAnsi="Times New Roman" w:cs="Times New Roman"/>
          <w:sz w:val="24"/>
          <w:szCs w:val="24"/>
          <w:shd w:val="clear" w:color="auto" w:fill="FFFFFF"/>
          <w:vertAlign w:val="subscript"/>
        </w:rPr>
        <w:t>effect</w:t>
      </w:r>
      <w:r w:rsidRPr="009357AF">
        <w:rPr>
          <w:rFonts w:ascii="Times New Roman" w:hAnsi="Times New Roman" w:cs="Times New Roman"/>
          <w:sz w:val="24"/>
          <w:szCs w:val="24"/>
          <w:shd w:val="clear" w:color="auto" w:fill="FFFFFF"/>
        </w:rPr>
        <w:t>)(MS</w:t>
      </w:r>
      <w:r w:rsidRPr="009357AF">
        <w:rPr>
          <w:rFonts w:ascii="Times New Roman" w:hAnsi="Times New Roman" w:cs="Times New Roman"/>
          <w:sz w:val="24"/>
          <w:szCs w:val="24"/>
          <w:shd w:val="clear" w:color="auto" w:fill="FFFFFF"/>
          <w:vertAlign w:val="subscript"/>
        </w:rPr>
        <w:t>error</w:t>
      </w:r>
      <w:r w:rsidRPr="009357AF">
        <w:rPr>
          <w:rFonts w:ascii="Times New Roman" w:hAnsi="Times New Roman" w:cs="Times New Roman"/>
          <w:sz w:val="24"/>
          <w:szCs w:val="24"/>
          <w:shd w:val="clear" w:color="auto" w:fill="FFFFFF"/>
        </w:rPr>
        <w:t>))/ MS</w:t>
      </w:r>
      <w:r w:rsidRPr="009357AF">
        <w:rPr>
          <w:rFonts w:ascii="Times New Roman" w:hAnsi="Times New Roman" w:cs="Times New Roman"/>
          <w:sz w:val="24"/>
          <w:szCs w:val="24"/>
          <w:shd w:val="clear" w:color="auto" w:fill="FFFFFF"/>
          <w:vertAlign w:val="subscript"/>
        </w:rPr>
        <w:t>error</w:t>
      </w:r>
      <w:r w:rsidRPr="009357AF">
        <w:rPr>
          <w:rFonts w:ascii="Times New Roman" w:hAnsi="Times New Roman" w:cs="Times New Roman"/>
          <w:sz w:val="24"/>
          <w:szCs w:val="24"/>
          <w:shd w:val="clear" w:color="auto" w:fill="FFFFFF"/>
        </w:rPr>
        <w:t xml:space="preserve"> + SS</w:t>
      </w:r>
      <w:r w:rsidRPr="009357AF">
        <w:rPr>
          <w:rFonts w:ascii="Times New Roman" w:hAnsi="Times New Roman" w:cs="Times New Roman"/>
          <w:sz w:val="24"/>
          <w:szCs w:val="24"/>
          <w:shd w:val="clear" w:color="auto" w:fill="FFFFFF"/>
          <w:vertAlign w:val="subscript"/>
        </w:rPr>
        <w:t>total</w:t>
      </w:r>
    </w:p>
    <w:p w14:paraId="3CC52AA7" w14:textId="77777777" w:rsidR="00D6162D" w:rsidRDefault="00D6162D" w:rsidP="00D6162D">
      <w:pPr>
        <w:spacing w:after="0" w:line="480" w:lineRule="auto"/>
        <w:rPr>
          <w:rFonts w:ascii="Times New Roman" w:eastAsia="Times New Roman" w:hAnsi="Times New Roman" w:cs="Times New Roman"/>
          <w:iCs/>
          <w:sz w:val="24"/>
          <w:szCs w:val="24"/>
        </w:rPr>
      </w:pPr>
    </w:p>
    <w:p w14:paraId="730222BB"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Correlation across time</w:t>
      </w:r>
    </w:p>
    <w:p w14:paraId="33FB4683"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we only included cells that responded to at least one of the task-relevant variables (delay, drop or choice). This left 121 cells. </w:t>
      </w:r>
    </w:p>
    <w:p w14:paraId="49CCDCB1"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extract the population encoding dimension for drop and delay, we performed a sliding window ANOVA on each cell and extracted the regression coefficients for drop and delay at each time bin. The dimension formed by the beta coefficients across cells at each time bin, is the time-dependent encoding dimension of drop or delay.</w:t>
      </w:r>
    </w:p>
    <w:p w14:paraId="533B489E"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population activity that encodes delay is quantified as the activity projected onto the delay dimension. The population activity of drops is calculated similarly. For each factor separately, the beta coefficients for each time bin were correlated with each other, and the Pearson correlation was calculated.</w:t>
      </w:r>
    </w:p>
    <w:p w14:paraId="245DB8D5"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significance threshold of 0.05 (uncorrected) was used.</w:t>
      </w:r>
    </w:p>
    <w:p w14:paraId="3A887847" w14:textId="77777777" w:rsidR="00D6162D" w:rsidRDefault="00D6162D" w:rsidP="00D6162D">
      <w:pPr>
        <w:spacing w:after="0" w:line="480" w:lineRule="auto"/>
        <w:rPr>
          <w:rFonts w:ascii="Times New Roman" w:eastAsia="Times New Roman" w:hAnsi="Times New Roman" w:cs="Times New Roman"/>
          <w:i/>
          <w:iCs/>
          <w:sz w:val="24"/>
          <w:szCs w:val="24"/>
        </w:rPr>
      </w:pPr>
    </w:p>
    <w:p w14:paraId="207B1EC7" w14:textId="77777777" w:rsidR="00D6162D" w:rsidRDefault="00D6162D" w:rsidP="00D6162D">
      <w:pPr>
        <w:spacing w:after="0" w:line="480" w:lineRule="auto"/>
        <w:rPr>
          <w:rFonts w:ascii="Times New Roman" w:eastAsia="Times New Roman" w:hAnsi="Times New Roman" w:cs="Times New Roman"/>
          <w:i/>
          <w:iCs/>
          <w:sz w:val="24"/>
          <w:szCs w:val="24"/>
        </w:rPr>
      </w:pPr>
      <w:commentRangeStart w:id="1020"/>
      <w:commentRangeStart w:id="1021"/>
      <w:r>
        <w:rPr>
          <w:rFonts w:ascii="Times New Roman" w:eastAsia="Times New Roman" w:hAnsi="Times New Roman" w:cs="Times New Roman"/>
          <w:i/>
          <w:iCs/>
          <w:sz w:val="24"/>
          <w:szCs w:val="24"/>
        </w:rPr>
        <w:t>Decoding Analysis</w:t>
      </w:r>
    </w:p>
    <w:p w14:paraId="2E5869BF"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support vector machine was used as the classifier. Training and testing comprised of non-overlapping trials (75% of trials for training, and 25% for testing). This procedure was repeated 10 times, and the average decoding accuracy was recorded. </w:t>
      </w:r>
    </w:p>
    <w:p w14:paraId="10DD99BC"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Decoding of drops, delay and interactions was carried out separately. For each factor, decoding was performed using a sliding window (step size: 20ms, width: 100ms). </w:t>
      </w:r>
      <w:commentRangeEnd w:id="1020"/>
      <w:r>
        <w:rPr>
          <w:rStyle w:val="CommentReference"/>
          <w:rFonts w:ascii="Times New Roman" w:eastAsia="Times New Roman" w:hAnsi="Times New Roman" w:cs="Times New Roman"/>
          <w:sz w:val="24"/>
          <w:szCs w:val="24"/>
        </w:rPr>
        <w:commentReference w:id="1020"/>
      </w:r>
      <w:commentRangeEnd w:id="1021"/>
      <w:r>
        <w:rPr>
          <w:rStyle w:val="CommentReference"/>
          <w:rFonts w:ascii="Times New Roman" w:eastAsia="Times New Roman" w:hAnsi="Times New Roman" w:cs="Times New Roman"/>
          <w:sz w:val="24"/>
          <w:szCs w:val="24"/>
        </w:rPr>
        <w:commentReference w:id="1021"/>
      </w:r>
    </w:p>
    <w:p w14:paraId="54329FBF" w14:textId="77777777" w:rsidR="00D6162D" w:rsidRDefault="00D6162D" w:rsidP="001A1E5B">
      <w:pPr>
        <w:spacing w:after="0" w:line="480" w:lineRule="auto"/>
        <w:ind w:firstLine="360"/>
        <w:rPr>
          <w:rFonts w:ascii="Times New Roman" w:hAnsi="Times New Roman" w:cs="Times New Roman"/>
          <w:b/>
          <w:bCs/>
          <w:sz w:val="24"/>
          <w:szCs w:val="24"/>
        </w:rPr>
      </w:pPr>
    </w:p>
    <w:p w14:paraId="282DF166" w14:textId="6AB8D7F6" w:rsidR="009D014E" w:rsidRPr="00696706" w:rsidRDefault="009D014E" w:rsidP="00B95963">
      <w:pPr>
        <w:spacing w:after="0" w:line="480" w:lineRule="auto"/>
        <w:rPr>
          <w:rFonts w:ascii="Times New Roman" w:hAnsi="Times New Roman" w:cs="Times New Roman"/>
          <w:b/>
          <w:bCs/>
          <w:sz w:val="24"/>
          <w:szCs w:val="24"/>
        </w:rPr>
      </w:pPr>
      <w:commentRangeStart w:id="1022"/>
      <w:r w:rsidRPr="00696706">
        <w:rPr>
          <w:rFonts w:ascii="Times New Roman" w:hAnsi="Times New Roman" w:cs="Times New Roman"/>
          <w:b/>
          <w:bCs/>
          <w:sz w:val="24"/>
          <w:szCs w:val="24"/>
        </w:rPr>
        <w:t>References</w:t>
      </w:r>
      <w:commentRangeEnd w:id="1022"/>
      <w:r w:rsidR="00413509" w:rsidRPr="00696706">
        <w:rPr>
          <w:rStyle w:val="CommentReference"/>
          <w:rFonts w:ascii="Times New Roman" w:hAnsi="Times New Roman" w:cs="Times New Roman"/>
          <w:b/>
          <w:bCs/>
          <w:sz w:val="24"/>
          <w:szCs w:val="24"/>
        </w:rPr>
        <w:commentReference w:id="1022"/>
      </w:r>
    </w:p>
    <w:p w14:paraId="0592AE2D" w14:textId="77777777" w:rsidR="009D014E" w:rsidRPr="00696706" w:rsidRDefault="009D014E" w:rsidP="00B95963">
      <w:pPr>
        <w:pStyle w:val="ListParagraph"/>
        <w:numPr>
          <w:ilvl w:val="0"/>
          <w:numId w:val="2"/>
        </w:numPr>
        <w:suppressAutoHyphens w:val="0"/>
        <w:spacing w:after="0" w:line="480" w:lineRule="auto"/>
        <w:rPr>
          <w:rFonts w:ascii="Times New Roman" w:hAnsi="Times New Roman" w:cs="Times New Roman"/>
        </w:rPr>
      </w:pPr>
      <w:r w:rsidRPr="00696706">
        <w:rPr>
          <w:rFonts w:ascii="Times New Roman" w:hAnsi="Times New Roman" w:cs="Times New Roman"/>
        </w:rPr>
        <w:t>G. Ainslie, Specious reward: A behavioral theory of impulsiveness and impulse control. </w:t>
      </w:r>
      <w:r w:rsidRPr="00696706">
        <w:rPr>
          <w:rFonts w:ascii="Times New Roman" w:hAnsi="Times New Roman" w:cs="Times New Roman"/>
          <w:i/>
          <w:iCs/>
        </w:rPr>
        <w:t xml:space="preserve">Psychol. Bull. </w:t>
      </w:r>
      <w:r w:rsidRPr="00696706">
        <w:rPr>
          <w:rFonts w:ascii="Times New Roman" w:hAnsi="Times New Roman" w:cs="Times New Roman"/>
          <w:b/>
          <w:bCs/>
        </w:rPr>
        <w:t>82</w:t>
      </w:r>
      <w:r w:rsidRPr="00696706">
        <w:rPr>
          <w:rFonts w:ascii="Times New Roman" w:hAnsi="Times New Roman" w:cs="Times New Roman"/>
        </w:rPr>
        <w:t>, 463-496 (1975). </w:t>
      </w:r>
    </w:p>
    <w:p w14:paraId="673098D6" w14:textId="77777777" w:rsidR="009D014E" w:rsidRPr="00696706" w:rsidRDefault="009D014E" w:rsidP="009D014E">
      <w:pPr>
        <w:pStyle w:val="ListParagraph"/>
        <w:numPr>
          <w:ilvl w:val="0"/>
          <w:numId w:val="2"/>
        </w:numPr>
        <w:suppressAutoHyphens w:val="0"/>
        <w:spacing w:after="0" w:line="480" w:lineRule="auto"/>
        <w:rPr>
          <w:rFonts w:ascii="Times New Roman" w:hAnsi="Times New Roman" w:cs="Times New Roman"/>
        </w:rPr>
      </w:pPr>
      <w:r w:rsidRPr="00696706">
        <w:rPr>
          <w:rFonts w:ascii="Times New Roman" w:hAnsi="Times New Roman" w:cs="Times New Roman"/>
        </w:rPr>
        <w:t>J. E. Mazur, An adjusting procedure for studying delayed reinforcement. In M. L. Commons, J. E. Mazur, J. A. Nevin, &amp; H. Rachlin (Eds.),</w:t>
      </w:r>
      <w:r w:rsidRPr="00696706">
        <w:rPr>
          <w:rFonts w:ascii="Times New Roman" w:hAnsi="Times New Roman" w:cs="Times New Roman"/>
          <w:i/>
          <w:iCs/>
        </w:rPr>
        <w:t xml:space="preserve"> The effect of delay and of intervening events on reinforcement value</w:t>
      </w:r>
      <w:r w:rsidRPr="00696706">
        <w:rPr>
          <w:rFonts w:ascii="Times New Roman" w:hAnsi="Times New Roman" w:cs="Times New Roman"/>
        </w:rPr>
        <w:t xml:space="preserve"> (pp. 55–73).  Lawrence Erlbaum Associates, Inc. (1987). </w:t>
      </w:r>
    </w:p>
    <w:p w14:paraId="4E643530" w14:textId="77777777" w:rsidR="009D014E" w:rsidRPr="00696706" w:rsidRDefault="009D014E" w:rsidP="009D014E">
      <w:pPr>
        <w:pStyle w:val="ListParagraph"/>
        <w:numPr>
          <w:ilvl w:val="0"/>
          <w:numId w:val="2"/>
        </w:numPr>
        <w:suppressAutoHyphens w:val="0"/>
        <w:spacing w:after="0" w:line="480" w:lineRule="auto"/>
        <w:rPr>
          <w:rFonts w:ascii="Times New Roman" w:hAnsi="Times New Roman" w:cs="Times New Roman"/>
        </w:rPr>
      </w:pPr>
      <w:r w:rsidRPr="00696706">
        <w:rPr>
          <w:rFonts w:ascii="Times New Roman" w:hAnsi="Times New Roman" w:cs="Times New Roman"/>
        </w:rPr>
        <w:t xml:space="preserve">W. Mischel, E. B. Ebbesen, Attention in Delay of Gratification. </w:t>
      </w:r>
      <w:r w:rsidRPr="00696706">
        <w:rPr>
          <w:rFonts w:ascii="Times New Roman" w:hAnsi="Times New Roman" w:cs="Times New Roman"/>
          <w:i/>
          <w:iCs/>
        </w:rPr>
        <w:t>J. Pers. Soc. Psychol.</w:t>
      </w:r>
      <w:r w:rsidRPr="00696706">
        <w:rPr>
          <w:rFonts w:ascii="Times New Roman" w:hAnsi="Times New Roman" w:cs="Times New Roman"/>
        </w:rPr>
        <w:t xml:space="preserve"> </w:t>
      </w:r>
      <w:r w:rsidRPr="00696706">
        <w:rPr>
          <w:rFonts w:ascii="Times New Roman" w:hAnsi="Times New Roman" w:cs="Times New Roman"/>
          <w:b/>
          <w:bCs/>
        </w:rPr>
        <w:t>16</w:t>
      </w:r>
      <w:r w:rsidRPr="00696706">
        <w:rPr>
          <w:rFonts w:ascii="Times New Roman" w:hAnsi="Times New Roman" w:cs="Times New Roman"/>
        </w:rPr>
        <w:t>, 329-337 (1970).</w:t>
      </w:r>
    </w:p>
    <w:p w14:paraId="75595E68" w14:textId="77777777" w:rsidR="009D014E" w:rsidRPr="00696706" w:rsidRDefault="009D014E" w:rsidP="009D014E">
      <w:pPr>
        <w:pStyle w:val="ListParagraph"/>
        <w:numPr>
          <w:ilvl w:val="0"/>
          <w:numId w:val="2"/>
        </w:numPr>
        <w:suppressAutoHyphens w:val="0"/>
        <w:spacing w:after="0" w:line="480" w:lineRule="auto"/>
        <w:rPr>
          <w:rFonts w:ascii="Times New Roman" w:hAnsi="Times New Roman" w:cs="Times New Roman"/>
        </w:rPr>
      </w:pPr>
      <w:hyperlink r:id="rId17">
        <w:r w:rsidRPr="00696706">
          <w:rPr>
            <w:rStyle w:val="Hyperlink"/>
            <w:rFonts w:ascii="Times New Roman" w:hAnsi="Times New Roman" w:cs="Times New Roman"/>
            <w:color w:val="auto"/>
            <w:u w:val="none"/>
          </w:rPr>
          <w:t>A. M. Trevail</w:t>
        </w:r>
      </w:hyperlink>
      <w:r w:rsidRPr="00696706">
        <w:rPr>
          <w:rFonts w:ascii="Times New Roman" w:hAnsi="Times New Roman" w:cs="Times New Roman"/>
        </w:rPr>
        <w:t xml:space="preserve"> et al., Environmental heterogeneity decreases reproductive success via effects on foraging behaviour, </w:t>
      </w:r>
      <w:r w:rsidRPr="00696706">
        <w:rPr>
          <w:rFonts w:ascii="Times New Roman" w:hAnsi="Times New Roman" w:cs="Times New Roman"/>
          <w:i/>
          <w:iCs/>
        </w:rPr>
        <w:t>Proc. Biol. Sci.</w:t>
      </w:r>
      <w:r w:rsidRPr="00696706">
        <w:rPr>
          <w:rFonts w:ascii="Times New Roman" w:hAnsi="Times New Roman" w:cs="Times New Roman"/>
        </w:rPr>
        <w:t xml:space="preserve"> </w:t>
      </w:r>
      <w:r w:rsidRPr="00696706">
        <w:rPr>
          <w:rFonts w:ascii="Times New Roman" w:hAnsi="Times New Roman" w:cs="Times New Roman"/>
          <w:b/>
          <w:bCs/>
        </w:rPr>
        <w:t>286</w:t>
      </w:r>
      <w:r w:rsidRPr="00696706">
        <w:rPr>
          <w:rFonts w:ascii="Times New Roman" w:hAnsi="Times New Roman" w:cs="Times New Roman"/>
        </w:rPr>
        <w:t xml:space="preserve">, 20190795 (2019). </w:t>
      </w:r>
    </w:p>
    <w:p w14:paraId="0087B22C"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hyperlink r:id="rId18">
        <w:r w:rsidRPr="00696706">
          <w:rPr>
            <w:rStyle w:val="Hyperlink"/>
            <w:rFonts w:ascii="Times New Roman" w:hAnsi="Times New Roman" w:cs="Times New Roman"/>
            <w:color w:val="auto"/>
            <w:u w:val="none"/>
          </w:rPr>
          <w:t>J. A. Eccard</w:t>
        </w:r>
      </w:hyperlink>
      <w:r w:rsidRPr="00696706">
        <w:rPr>
          <w:rFonts w:ascii="Times New Roman" w:hAnsi="Times New Roman" w:cs="Times New Roman"/>
        </w:rPr>
        <w:t>, </w:t>
      </w:r>
      <w:hyperlink r:id="rId19">
        <w:r w:rsidRPr="00696706">
          <w:rPr>
            <w:rStyle w:val="Hyperlink"/>
            <w:rFonts w:ascii="Times New Roman" w:hAnsi="Times New Roman" w:cs="Times New Roman"/>
            <w:color w:val="auto"/>
            <w:u w:val="none"/>
          </w:rPr>
          <w:t>T. Liesenjohann</w:t>
        </w:r>
      </w:hyperlink>
      <w:r w:rsidRPr="00696706">
        <w:rPr>
          <w:rFonts w:ascii="Times New Roman" w:hAnsi="Times New Roman" w:cs="Times New Roman"/>
        </w:rPr>
        <w:t>, </w:t>
      </w:r>
      <w:hyperlink r:id="rId20">
        <w:r w:rsidRPr="00696706">
          <w:rPr>
            <w:rStyle w:val="Hyperlink"/>
            <w:rFonts w:ascii="Times New Roman" w:hAnsi="Times New Roman" w:cs="Times New Roman"/>
            <w:color w:val="auto"/>
            <w:u w:val="none"/>
          </w:rPr>
          <w:t>M. Dammhahn</w:t>
        </w:r>
      </w:hyperlink>
      <w:r w:rsidRPr="00696706">
        <w:rPr>
          <w:rFonts w:ascii="Times New Roman" w:hAnsi="Times New Roman" w:cs="Times New Roman"/>
        </w:rPr>
        <w:t xml:space="preserve"> Among-individual differences in foraging modulate resource exploitation under perceived predation risk. </w:t>
      </w:r>
      <w:r w:rsidRPr="00696706">
        <w:rPr>
          <w:rFonts w:ascii="Times New Roman" w:hAnsi="Times New Roman" w:cs="Times New Roman"/>
          <w:i/>
          <w:iCs/>
        </w:rPr>
        <w:t>Oecologia</w:t>
      </w:r>
      <w:r w:rsidRPr="00696706">
        <w:rPr>
          <w:rFonts w:ascii="Times New Roman" w:hAnsi="Times New Roman" w:cs="Times New Roman"/>
        </w:rPr>
        <w:t xml:space="preserve"> </w:t>
      </w:r>
      <w:r w:rsidRPr="00696706">
        <w:rPr>
          <w:rFonts w:ascii="Times New Roman" w:hAnsi="Times New Roman" w:cs="Times New Roman"/>
          <w:b/>
          <w:bCs/>
        </w:rPr>
        <w:t>194</w:t>
      </w:r>
      <w:r w:rsidRPr="00696706">
        <w:rPr>
          <w:rFonts w:ascii="Times New Roman" w:hAnsi="Times New Roman" w:cs="Times New Roman"/>
        </w:rPr>
        <w:t>, 621-634 (2020).</w:t>
      </w:r>
    </w:p>
    <w:p w14:paraId="70CAF528"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R. H. Walker, M. C. Hutchinson, A. B. Potter, J. A. Becker, R. A. Long, R. M. Pringle, Mechanisms of individual variation in large herbivore diets: Roles of spatial heterogeneity and state-dependent foraging. </w:t>
      </w:r>
      <w:r w:rsidRPr="00696706">
        <w:rPr>
          <w:rFonts w:ascii="Times New Roman" w:hAnsi="Times New Roman" w:cs="Times New Roman"/>
          <w:i/>
          <w:iCs/>
        </w:rPr>
        <w:t>Ecology</w:t>
      </w:r>
      <w:r w:rsidRPr="00696706">
        <w:rPr>
          <w:rFonts w:ascii="Times New Roman" w:hAnsi="Times New Roman" w:cs="Times New Roman"/>
        </w:rPr>
        <w:t xml:space="preserve"> </w:t>
      </w:r>
      <w:r w:rsidRPr="00696706">
        <w:rPr>
          <w:rFonts w:ascii="Times New Roman" w:hAnsi="Times New Roman" w:cs="Times New Roman"/>
          <w:b/>
          <w:bCs/>
        </w:rPr>
        <w:t>104</w:t>
      </w:r>
      <w:r w:rsidRPr="00696706">
        <w:rPr>
          <w:rFonts w:ascii="Times New Roman" w:hAnsi="Times New Roman" w:cs="Times New Roman"/>
        </w:rPr>
        <w:t>, e3921 (2023).</w:t>
      </w:r>
    </w:p>
    <w:p w14:paraId="352C020F"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hyperlink r:id="rId21">
        <w:r w:rsidRPr="00696706">
          <w:rPr>
            <w:rStyle w:val="Hyperlink"/>
            <w:rFonts w:ascii="Times New Roman" w:hAnsi="Times New Roman" w:cs="Times New Roman"/>
            <w:color w:val="auto"/>
            <w:u w:val="none"/>
          </w:rPr>
          <w:t>J. W. Kable</w:t>
        </w:r>
      </w:hyperlink>
      <w:r w:rsidRPr="00696706">
        <w:rPr>
          <w:rFonts w:ascii="Times New Roman" w:hAnsi="Times New Roman" w:cs="Times New Roman"/>
          <w:vertAlign w:val="superscript"/>
        </w:rPr>
        <w:t> </w:t>
      </w:r>
      <w:r w:rsidRPr="00696706">
        <w:rPr>
          <w:rFonts w:ascii="Times New Roman" w:hAnsi="Times New Roman" w:cs="Times New Roman"/>
        </w:rPr>
        <w:t>, </w:t>
      </w:r>
      <w:hyperlink r:id="rId22">
        <w:r w:rsidRPr="00696706">
          <w:rPr>
            <w:rStyle w:val="Hyperlink"/>
            <w:rFonts w:ascii="Times New Roman" w:hAnsi="Times New Roman" w:cs="Times New Roman"/>
            <w:color w:val="auto"/>
            <w:u w:val="none"/>
          </w:rPr>
          <w:t>P. W. Glimcher</w:t>
        </w:r>
      </w:hyperlink>
      <w:r w:rsidRPr="00696706">
        <w:rPr>
          <w:rFonts w:ascii="Times New Roman" w:hAnsi="Times New Roman" w:cs="Times New Roman"/>
        </w:rPr>
        <w:t xml:space="preserve">, The neural correlates of subjective value during intertemporal choice. </w:t>
      </w:r>
      <w:r w:rsidRPr="00696706">
        <w:rPr>
          <w:rFonts w:ascii="Times New Roman" w:hAnsi="Times New Roman" w:cs="Times New Roman"/>
          <w:i/>
          <w:iCs/>
        </w:rPr>
        <w:t>Nat. Neurosci.</w:t>
      </w:r>
      <w:r w:rsidRPr="00696706">
        <w:rPr>
          <w:rFonts w:ascii="Times New Roman" w:hAnsi="Times New Roman" w:cs="Times New Roman"/>
        </w:rPr>
        <w:t xml:space="preserve"> </w:t>
      </w:r>
      <w:r w:rsidRPr="00696706">
        <w:rPr>
          <w:rFonts w:ascii="Times New Roman" w:hAnsi="Times New Roman" w:cs="Times New Roman"/>
          <w:b/>
          <w:bCs/>
        </w:rPr>
        <w:t>10</w:t>
      </w:r>
      <w:r w:rsidRPr="00696706">
        <w:rPr>
          <w:rFonts w:ascii="Times New Roman" w:hAnsi="Times New Roman" w:cs="Times New Roman"/>
        </w:rPr>
        <w:t>, 1625-1633 (2007).</w:t>
      </w:r>
    </w:p>
    <w:p w14:paraId="7457C87F"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R. Shadmehr, </w:t>
      </w:r>
      <w:hyperlink r:id="rId23">
        <w:r w:rsidRPr="00696706">
          <w:rPr>
            <w:rStyle w:val="Hyperlink"/>
            <w:rFonts w:ascii="Times New Roman" w:hAnsi="Times New Roman" w:cs="Times New Roman"/>
            <w:color w:val="auto"/>
            <w:u w:val="none"/>
          </w:rPr>
          <w:t>J. J. Orban de Xivry</w:t>
        </w:r>
      </w:hyperlink>
      <w:r w:rsidRPr="00696706">
        <w:rPr>
          <w:rFonts w:ascii="Times New Roman" w:hAnsi="Times New Roman" w:cs="Times New Roman"/>
        </w:rPr>
        <w:t>, </w:t>
      </w:r>
      <w:hyperlink r:id="rId24">
        <w:r w:rsidRPr="00696706">
          <w:rPr>
            <w:rStyle w:val="Hyperlink"/>
            <w:rFonts w:ascii="Times New Roman" w:hAnsi="Times New Roman" w:cs="Times New Roman"/>
            <w:color w:val="auto"/>
            <w:u w:val="none"/>
          </w:rPr>
          <w:t>M. Xu-Wilson</w:t>
        </w:r>
      </w:hyperlink>
      <w:r w:rsidRPr="00696706">
        <w:rPr>
          <w:rFonts w:ascii="Times New Roman" w:hAnsi="Times New Roman" w:cs="Times New Roman"/>
        </w:rPr>
        <w:t>, </w:t>
      </w:r>
      <w:hyperlink r:id="rId25">
        <w:r w:rsidRPr="00696706">
          <w:rPr>
            <w:rStyle w:val="Hyperlink"/>
            <w:rFonts w:ascii="Times New Roman" w:hAnsi="Times New Roman" w:cs="Times New Roman"/>
            <w:color w:val="auto"/>
            <w:u w:val="none"/>
          </w:rPr>
          <w:t>Ting-Yu Shih</w:t>
        </w:r>
      </w:hyperlink>
      <w:r w:rsidRPr="00696706">
        <w:rPr>
          <w:rFonts w:ascii="Times New Roman" w:hAnsi="Times New Roman" w:cs="Times New Roman"/>
        </w:rPr>
        <w:t xml:space="preserve">, Temporal discounting of reward and the cost of time in motor control. </w:t>
      </w:r>
      <w:r w:rsidRPr="00696706">
        <w:rPr>
          <w:rFonts w:ascii="Times New Roman" w:hAnsi="Times New Roman" w:cs="Times New Roman"/>
          <w:i/>
          <w:iCs/>
        </w:rPr>
        <w:t>J. Neurosci.</w:t>
      </w:r>
      <w:r w:rsidRPr="00696706">
        <w:rPr>
          <w:rFonts w:ascii="Times New Roman" w:hAnsi="Times New Roman" w:cs="Times New Roman"/>
        </w:rPr>
        <w:t xml:space="preserve"> </w:t>
      </w:r>
      <w:r w:rsidRPr="00696706">
        <w:rPr>
          <w:rFonts w:ascii="Times New Roman" w:hAnsi="Times New Roman" w:cs="Times New Roman"/>
          <w:b/>
          <w:bCs/>
        </w:rPr>
        <w:t>30</w:t>
      </w:r>
      <w:r w:rsidRPr="00696706">
        <w:rPr>
          <w:rFonts w:ascii="Times New Roman" w:hAnsi="Times New Roman" w:cs="Times New Roman"/>
        </w:rPr>
        <w:t>,10507-16 (2010).</w:t>
      </w:r>
    </w:p>
    <w:p w14:paraId="66B3A22D"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D. J. Barraclough, M. L. Conroy, D. Lee, Prefrontal cortex and decision making in a mixed-strategy game. </w:t>
      </w:r>
      <w:r w:rsidRPr="00696706">
        <w:rPr>
          <w:rFonts w:ascii="Times New Roman" w:hAnsi="Times New Roman" w:cs="Times New Roman"/>
          <w:i/>
          <w:iCs/>
        </w:rPr>
        <w:t>Nat. Neurosci</w:t>
      </w:r>
      <w:r w:rsidRPr="00696706">
        <w:rPr>
          <w:rFonts w:ascii="Times New Roman" w:hAnsi="Times New Roman" w:cs="Times New Roman"/>
        </w:rPr>
        <w:t xml:space="preserve">. </w:t>
      </w:r>
      <w:r w:rsidRPr="00696706">
        <w:rPr>
          <w:rFonts w:ascii="Times New Roman" w:hAnsi="Times New Roman" w:cs="Times New Roman"/>
          <w:b/>
          <w:bCs/>
        </w:rPr>
        <w:t>7</w:t>
      </w:r>
      <w:r w:rsidRPr="00696706">
        <w:rPr>
          <w:rFonts w:ascii="Times New Roman" w:hAnsi="Times New Roman" w:cs="Times New Roman"/>
        </w:rPr>
        <w:t xml:space="preserve">, 404410 (2004).  </w:t>
      </w:r>
    </w:p>
    <w:p w14:paraId="146183DF"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C. A. Hutcherson, H. Plassmann, J. J. Gross, A. Rangel, Cognitive regulation during decision making shifts behavioral control between ventromedial and dorsolateral prefrontal value systems. </w:t>
      </w:r>
      <w:r w:rsidRPr="00696706">
        <w:rPr>
          <w:rFonts w:ascii="Times New Roman" w:hAnsi="Times New Roman" w:cs="Times New Roman"/>
          <w:i/>
          <w:iCs/>
        </w:rPr>
        <w:t>J. Neurosci.</w:t>
      </w:r>
      <w:r w:rsidRPr="00696706">
        <w:rPr>
          <w:rFonts w:ascii="Times New Roman" w:hAnsi="Times New Roman" w:cs="Times New Roman"/>
        </w:rPr>
        <w:t xml:space="preserve"> </w:t>
      </w:r>
      <w:r w:rsidRPr="00696706">
        <w:rPr>
          <w:rFonts w:ascii="Times New Roman" w:hAnsi="Times New Roman" w:cs="Times New Roman"/>
          <w:b/>
          <w:bCs/>
        </w:rPr>
        <w:t>32</w:t>
      </w:r>
      <w:r w:rsidRPr="00696706">
        <w:rPr>
          <w:rFonts w:ascii="Times New Roman" w:hAnsi="Times New Roman" w:cs="Times New Roman"/>
        </w:rPr>
        <w:t>, 13543-13554 (2012).</w:t>
      </w:r>
    </w:p>
    <w:p w14:paraId="7C0CCE96"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B. Figner, D. Knoch, E. J. Johnson, A. R. Krosch, S. H. Lisanby, E. Fehr, E. U. Weber, Lateral prefrontal cortex and self-control in intertemporal choice. </w:t>
      </w:r>
      <w:r w:rsidRPr="00696706">
        <w:rPr>
          <w:rFonts w:ascii="Times New Roman" w:hAnsi="Times New Roman" w:cs="Times New Roman"/>
          <w:i/>
          <w:iCs/>
        </w:rPr>
        <w:t>Nat. Neurosci</w:t>
      </w:r>
      <w:r w:rsidRPr="00696706">
        <w:rPr>
          <w:rFonts w:ascii="Times New Roman" w:hAnsi="Times New Roman" w:cs="Times New Roman"/>
        </w:rPr>
        <w:t xml:space="preserve">. </w:t>
      </w:r>
      <w:r w:rsidRPr="00696706">
        <w:rPr>
          <w:rFonts w:ascii="Times New Roman" w:hAnsi="Times New Roman" w:cs="Times New Roman"/>
          <w:b/>
          <w:bCs/>
        </w:rPr>
        <w:t>13</w:t>
      </w:r>
      <w:r w:rsidRPr="00696706">
        <w:rPr>
          <w:rFonts w:ascii="Times New Roman" w:hAnsi="Times New Roman" w:cs="Times New Roman"/>
        </w:rPr>
        <w:t>, 538-539 (2010).</w:t>
      </w:r>
    </w:p>
    <w:p w14:paraId="125E42C3"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T. A. Hare, C. F. Camerer, A. Rangel, Self-control in decision-making involves modulation of the vmPFC valuation system by the dlPFC. </w:t>
      </w:r>
      <w:r w:rsidRPr="00696706">
        <w:rPr>
          <w:rFonts w:ascii="Times New Roman" w:hAnsi="Times New Roman" w:cs="Times New Roman"/>
          <w:i/>
          <w:iCs/>
        </w:rPr>
        <w:t>Science</w:t>
      </w:r>
      <w:r w:rsidRPr="00696706">
        <w:rPr>
          <w:rFonts w:ascii="Times New Roman" w:hAnsi="Times New Roman" w:cs="Times New Roman"/>
        </w:rPr>
        <w:t xml:space="preserve"> </w:t>
      </w:r>
      <w:r w:rsidRPr="00696706">
        <w:rPr>
          <w:rFonts w:ascii="Times New Roman" w:hAnsi="Times New Roman" w:cs="Times New Roman"/>
          <w:b/>
          <w:bCs/>
        </w:rPr>
        <w:t>324</w:t>
      </w:r>
      <w:r w:rsidRPr="00696706">
        <w:rPr>
          <w:rFonts w:ascii="Times New Roman" w:hAnsi="Times New Roman" w:cs="Times New Roman"/>
        </w:rPr>
        <w:t>, 646-648 (2009).</w:t>
      </w:r>
    </w:p>
    <w:p w14:paraId="4533E677"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lastRenderedPageBreak/>
        <w:t xml:space="preserve">S. Kim, J. Hwang, D. Lee, Prefrontal coding of temporally discounted values during intertemporal choice. </w:t>
      </w:r>
      <w:r w:rsidRPr="00696706">
        <w:rPr>
          <w:rFonts w:ascii="Times New Roman" w:hAnsi="Times New Roman" w:cs="Times New Roman"/>
          <w:i/>
          <w:iCs/>
        </w:rPr>
        <w:t>Neuron</w:t>
      </w:r>
      <w:r w:rsidRPr="00696706">
        <w:rPr>
          <w:rFonts w:ascii="Times New Roman" w:hAnsi="Times New Roman" w:cs="Times New Roman"/>
        </w:rPr>
        <w:t xml:space="preserve"> </w:t>
      </w:r>
      <w:r w:rsidRPr="00696706">
        <w:rPr>
          <w:rFonts w:ascii="Times New Roman" w:hAnsi="Times New Roman" w:cs="Times New Roman"/>
          <w:b/>
          <w:bCs/>
        </w:rPr>
        <w:t>59</w:t>
      </w:r>
      <w:r w:rsidRPr="00696706">
        <w:rPr>
          <w:rFonts w:ascii="Times New Roman" w:hAnsi="Times New Roman" w:cs="Times New Roman"/>
        </w:rPr>
        <w:t xml:space="preserve">, 161-172 (2008). </w:t>
      </w:r>
    </w:p>
    <w:p w14:paraId="731D42D6"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hyperlink r:id="rId26">
        <w:r w:rsidRPr="00696706">
          <w:rPr>
            <w:rStyle w:val="Hyperlink"/>
            <w:rFonts w:ascii="Times New Roman" w:hAnsi="Times New Roman" w:cs="Times New Roman"/>
            <w:color w:val="auto"/>
            <w:u w:val="none"/>
          </w:rPr>
          <w:t>S. Wang</w:t>
        </w:r>
      </w:hyperlink>
      <w:r w:rsidRPr="00696706">
        <w:rPr>
          <w:rFonts w:ascii="Times New Roman" w:hAnsi="Times New Roman" w:cs="Times New Roman"/>
          <w:vertAlign w:val="superscript"/>
        </w:rPr>
        <w:t> </w:t>
      </w:r>
      <w:hyperlink r:id="rId27" w:anchor="_blank" w:history="1">
        <w:r w:rsidRPr="00696706">
          <w:rPr>
            <w:rStyle w:val="Hyperlink"/>
            <w:rFonts w:ascii="Times New Roman" w:hAnsi="Times New Roman" w:cs="Times New Roman"/>
            <w:color w:val="auto"/>
            <w:u w:val="none"/>
            <w:vertAlign w:val="superscript"/>
          </w:rPr>
          <w:t>#</w:t>
        </w:r>
      </w:hyperlink>
      <w:r w:rsidRPr="00696706">
        <w:rPr>
          <w:rFonts w:ascii="Times New Roman" w:hAnsi="Times New Roman" w:cs="Times New Roman"/>
        </w:rPr>
        <w:t>, </w:t>
      </w:r>
      <w:hyperlink r:id="rId28">
        <w:r w:rsidRPr="00696706">
          <w:rPr>
            <w:rStyle w:val="Hyperlink"/>
            <w:rFonts w:ascii="Times New Roman" w:hAnsi="Times New Roman" w:cs="Times New Roman"/>
            <w:color w:val="auto"/>
            <w:u w:val="none"/>
          </w:rPr>
          <w:t>R. Falcone</w:t>
        </w:r>
      </w:hyperlink>
      <w:r w:rsidRPr="00696706">
        <w:rPr>
          <w:rFonts w:ascii="Times New Roman" w:hAnsi="Times New Roman" w:cs="Times New Roman"/>
          <w:vertAlign w:val="superscript"/>
        </w:rPr>
        <w:t> </w:t>
      </w:r>
      <w:hyperlink r:id="rId29" w:anchor="_blank" w:history="1">
        <w:r w:rsidRPr="00696706">
          <w:rPr>
            <w:rStyle w:val="Hyperlink"/>
            <w:rFonts w:ascii="Times New Roman" w:hAnsi="Times New Roman" w:cs="Times New Roman"/>
            <w:color w:val="auto"/>
            <w:u w:val="none"/>
            <w:vertAlign w:val="superscript"/>
          </w:rPr>
          <w:t>#</w:t>
        </w:r>
      </w:hyperlink>
      <w:r w:rsidRPr="00696706">
        <w:rPr>
          <w:rFonts w:ascii="Times New Roman" w:hAnsi="Times New Roman" w:cs="Times New Roman"/>
          <w:vertAlign w:val="superscript"/>
        </w:rPr>
        <w:t> </w:t>
      </w:r>
      <w:r w:rsidRPr="00696706">
        <w:rPr>
          <w:rFonts w:ascii="Times New Roman" w:hAnsi="Times New Roman" w:cs="Times New Roman"/>
        </w:rPr>
        <w:t>, </w:t>
      </w:r>
      <w:hyperlink r:id="rId30">
        <w:r w:rsidRPr="00696706">
          <w:rPr>
            <w:rStyle w:val="Hyperlink"/>
            <w:rFonts w:ascii="Times New Roman" w:hAnsi="Times New Roman" w:cs="Times New Roman"/>
            <w:color w:val="auto"/>
            <w:u w:val="none"/>
          </w:rPr>
          <w:t>B. Richmond</w:t>
        </w:r>
      </w:hyperlink>
      <w:r w:rsidRPr="00696706">
        <w:rPr>
          <w:rFonts w:ascii="Times New Roman" w:hAnsi="Times New Roman" w:cs="Times New Roman"/>
          <w:vertAlign w:val="superscript"/>
        </w:rPr>
        <w:t> </w:t>
      </w:r>
      <w:r w:rsidRPr="00696706">
        <w:rPr>
          <w:rFonts w:ascii="Times New Roman" w:hAnsi="Times New Roman" w:cs="Times New Roman"/>
        </w:rPr>
        <w:t>, </w:t>
      </w:r>
      <w:hyperlink r:id="rId31">
        <w:r w:rsidRPr="00696706">
          <w:rPr>
            <w:rStyle w:val="Hyperlink"/>
            <w:rFonts w:ascii="Times New Roman" w:hAnsi="Times New Roman" w:cs="Times New Roman"/>
            <w:color w:val="auto"/>
            <w:u w:val="none"/>
          </w:rPr>
          <w:t>B. B. Averbeck</w:t>
        </w:r>
      </w:hyperlink>
      <w:r w:rsidRPr="00696706">
        <w:rPr>
          <w:rFonts w:ascii="Times New Roman" w:hAnsi="Times New Roman" w:cs="Times New Roman"/>
        </w:rPr>
        <w:t xml:space="preserve">, Attractor dynamics reflect decision confidence in macaque prefrontal cortex. </w:t>
      </w:r>
      <w:r w:rsidRPr="00696706">
        <w:rPr>
          <w:rFonts w:ascii="Times New Roman" w:hAnsi="Times New Roman" w:cs="Times New Roman"/>
          <w:i/>
          <w:iCs/>
        </w:rPr>
        <w:t>Nat. Neurosci</w:t>
      </w:r>
      <w:r w:rsidRPr="00696706">
        <w:rPr>
          <w:rFonts w:ascii="Times New Roman" w:hAnsi="Times New Roman" w:cs="Times New Roman"/>
        </w:rPr>
        <w:t xml:space="preserve">. </w:t>
      </w:r>
      <w:r w:rsidRPr="00696706">
        <w:rPr>
          <w:rFonts w:ascii="Times New Roman" w:hAnsi="Times New Roman" w:cs="Times New Roman"/>
          <w:b/>
          <w:bCs/>
        </w:rPr>
        <w:t>26</w:t>
      </w:r>
      <w:r w:rsidRPr="00696706">
        <w:rPr>
          <w:rFonts w:ascii="Times New Roman" w:hAnsi="Times New Roman" w:cs="Times New Roman"/>
        </w:rPr>
        <w:t xml:space="preserve">, 1970-1980 (2023). </w:t>
      </w:r>
      <w:hyperlink r:id="rId32" w:anchor="_blank" w:history="1">
        <w:r w:rsidRPr="00696706">
          <w:rPr>
            <w:rStyle w:val="Hyperlink"/>
            <w:rFonts w:ascii="Times New Roman" w:hAnsi="Times New Roman" w:cs="Times New Roman"/>
            <w:color w:val="auto"/>
            <w:u w:val="none"/>
            <w:vertAlign w:val="superscript"/>
          </w:rPr>
          <w:t>#</w:t>
        </w:r>
      </w:hyperlink>
      <w:r w:rsidRPr="00696706">
        <w:rPr>
          <w:rFonts w:ascii="Times New Roman" w:hAnsi="Times New Roman" w:cs="Times New Roman"/>
        </w:rPr>
        <w:t>Equal contribution.</w:t>
      </w:r>
    </w:p>
    <w:p w14:paraId="449A0341" w14:textId="77777777" w:rsidR="009D014E" w:rsidRPr="00696706" w:rsidRDefault="009D014E" w:rsidP="009D014E">
      <w:pPr>
        <w:pStyle w:val="ListParagraph"/>
        <w:numPr>
          <w:ilvl w:val="0"/>
          <w:numId w:val="2"/>
        </w:numPr>
        <w:suppressAutoHyphens w:val="0"/>
        <w:spacing w:after="0" w:line="480" w:lineRule="auto"/>
        <w:rPr>
          <w:rFonts w:ascii="Times New Roman" w:eastAsia="Times New Roman" w:hAnsi="Times New Roman" w:cs="Times New Roman"/>
        </w:rPr>
      </w:pPr>
      <w:r w:rsidRPr="00696706">
        <w:rPr>
          <w:rFonts w:ascii="Times New Roman" w:eastAsia="Times New Roman" w:hAnsi="Times New Roman" w:cs="Times New Roman"/>
        </w:rPr>
        <w:t xml:space="preserve">S. M. McClure, D. I. Laibson, G. Loewenstein, J. D. Cohen, Separate neural systems value immediate and delayed monetary rewards. </w:t>
      </w:r>
      <w:r w:rsidRPr="00696706">
        <w:rPr>
          <w:rFonts w:ascii="Times New Roman" w:eastAsia="Times New Roman" w:hAnsi="Times New Roman" w:cs="Times New Roman"/>
          <w:i/>
          <w:iCs/>
        </w:rPr>
        <w:t>Science</w:t>
      </w:r>
      <w:r w:rsidRPr="00696706">
        <w:rPr>
          <w:rFonts w:ascii="Times New Roman" w:eastAsia="Times New Roman" w:hAnsi="Times New Roman" w:cs="Times New Roman"/>
        </w:rPr>
        <w:t xml:space="preserve"> </w:t>
      </w:r>
      <w:r w:rsidRPr="00696706">
        <w:rPr>
          <w:rFonts w:ascii="Times New Roman" w:eastAsia="Times New Roman" w:hAnsi="Times New Roman" w:cs="Times New Roman"/>
          <w:b/>
          <w:bCs/>
        </w:rPr>
        <w:t>306</w:t>
      </w:r>
      <w:r w:rsidRPr="00696706">
        <w:rPr>
          <w:rFonts w:ascii="Times New Roman" w:eastAsia="Times New Roman" w:hAnsi="Times New Roman" w:cs="Times New Roman"/>
        </w:rPr>
        <w:t>, 503-507 (2004).</w:t>
      </w:r>
    </w:p>
    <w:p w14:paraId="637BA3A9" w14:textId="77777777" w:rsidR="009D014E" w:rsidRPr="00696706" w:rsidRDefault="009D014E" w:rsidP="009D014E">
      <w:pPr>
        <w:pStyle w:val="ListParagraph"/>
        <w:numPr>
          <w:ilvl w:val="0"/>
          <w:numId w:val="2"/>
        </w:numPr>
        <w:suppressAutoHyphens w:val="0"/>
        <w:spacing w:after="0" w:line="480" w:lineRule="auto"/>
        <w:rPr>
          <w:rFonts w:ascii="Times New Roman" w:eastAsia="Times New Roman" w:hAnsi="Times New Roman" w:cs="Times New Roman"/>
          <w:color w:val="000000"/>
        </w:rPr>
      </w:pPr>
      <w:r w:rsidRPr="00696706">
        <w:rPr>
          <w:rFonts w:ascii="Times New Roman" w:eastAsia="Times New Roman" w:hAnsi="Times New Roman" w:cs="Times New Roman"/>
          <w:color w:val="000000"/>
        </w:rPr>
        <w:t xml:space="preserve">S.C. Tanaka, K. Doya, G. Okada, K. Ueda, Y. Okamoto, S. Yamawaki, Prediction of immediate and future rewards differentially recruits cortico-basal ganglia loops. </w:t>
      </w:r>
      <w:r w:rsidRPr="00696706">
        <w:rPr>
          <w:rFonts w:ascii="Times New Roman" w:eastAsia="Times New Roman" w:hAnsi="Times New Roman" w:cs="Times New Roman"/>
          <w:i/>
          <w:iCs/>
          <w:color w:val="000000"/>
        </w:rPr>
        <w:t>Nat. Neurosci.</w:t>
      </w:r>
      <w:r w:rsidRPr="00696706">
        <w:rPr>
          <w:rFonts w:ascii="Times New Roman" w:eastAsia="Times New Roman" w:hAnsi="Times New Roman" w:cs="Times New Roman"/>
          <w:color w:val="000000"/>
        </w:rPr>
        <w:t xml:space="preserve"> </w:t>
      </w:r>
      <w:r w:rsidRPr="00696706">
        <w:rPr>
          <w:rFonts w:ascii="Times New Roman" w:eastAsia="Times New Roman" w:hAnsi="Times New Roman" w:cs="Times New Roman"/>
          <w:b/>
          <w:bCs/>
          <w:color w:val="000000"/>
        </w:rPr>
        <w:t>7</w:t>
      </w:r>
      <w:r w:rsidRPr="00696706">
        <w:rPr>
          <w:rFonts w:ascii="Times New Roman" w:eastAsia="Times New Roman" w:hAnsi="Times New Roman" w:cs="Times New Roman"/>
          <w:color w:val="000000"/>
        </w:rPr>
        <w:t>, 887- 893 (2004).</w:t>
      </w:r>
    </w:p>
    <w:p w14:paraId="19427C70"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hyperlink r:id="rId33">
        <w:r w:rsidRPr="00696706">
          <w:rPr>
            <w:rStyle w:val="Hyperlink"/>
            <w:rFonts w:ascii="Times New Roman" w:hAnsi="Times New Roman" w:cs="Times New Roman"/>
            <w:color w:val="auto"/>
            <w:u w:val="none"/>
          </w:rPr>
          <w:t>M. Bukwich</w:t>
        </w:r>
      </w:hyperlink>
      <w:r w:rsidRPr="00696706">
        <w:rPr>
          <w:rFonts w:ascii="Times New Roman" w:hAnsi="Times New Roman" w:cs="Times New Roman"/>
        </w:rPr>
        <w:t xml:space="preserve">, et al., Competitive integration of time and reward explains value-sensitive foraging decisions and frontal cortex ramping dynamics. </w:t>
      </w:r>
      <w:r w:rsidRPr="00696706">
        <w:rPr>
          <w:rFonts w:ascii="Times New Roman" w:hAnsi="Times New Roman" w:cs="Times New Roman"/>
          <w:i/>
          <w:iCs/>
        </w:rPr>
        <w:t>Neuron</w:t>
      </w:r>
      <w:r w:rsidRPr="00696706">
        <w:rPr>
          <w:rFonts w:ascii="Times New Roman" w:hAnsi="Times New Roman" w:cs="Times New Roman"/>
        </w:rPr>
        <w:t xml:space="preserve"> </w:t>
      </w:r>
      <w:r w:rsidRPr="00696706">
        <w:rPr>
          <w:rFonts w:ascii="Times New Roman" w:hAnsi="Times New Roman" w:cs="Times New Roman"/>
          <w:b/>
          <w:bCs/>
        </w:rPr>
        <w:t>113</w:t>
      </w:r>
      <w:r w:rsidRPr="00696706">
        <w:rPr>
          <w:rFonts w:ascii="Times New Roman" w:hAnsi="Times New Roman" w:cs="Times New Roman"/>
        </w:rPr>
        <w:t>, 3458-3475 (2025).</w:t>
      </w:r>
    </w:p>
    <w:p w14:paraId="26AC99B3"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M. Rigotti, O. Barak, M. R. Warden, X.-J. Wang, N. D. Daw, E. K. Miller, S. Fusi, The importance of mixed selectivity in complex cognitive tasks. </w:t>
      </w:r>
      <w:r w:rsidRPr="00696706">
        <w:rPr>
          <w:rFonts w:ascii="Times New Roman" w:hAnsi="Times New Roman" w:cs="Times New Roman"/>
          <w:i/>
          <w:iCs/>
        </w:rPr>
        <w:t>Nature</w:t>
      </w:r>
      <w:r w:rsidRPr="00696706">
        <w:rPr>
          <w:rFonts w:ascii="Times New Roman" w:hAnsi="Times New Roman" w:cs="Times New Roman"/>
        </w:rPr>
        <w:t xml:space="preserve"> </w:t>
      </w:r>
      <w:r w:rsidRPr="00696706">
        <w:rPr>
          <w:rFonts w:ascii="Times New Roman" w:hAnsi="Times New Roman" w:cs="Times New Roman"/>
          <w:b/>
          <w:bCs/>
        </w:rPr>
        <w:t>497</w:t>
      </w:r>
      <w:r w:rsidRPr="00696706">
        <w:rPr>
          <w:rFonts w:ascii="Times New Roman" w:hAnsi="Times New Roman" w:cs="Times New Roman"/>
        </w:rPr>
        <w:t xml:space="preserve">, 585-590 (2013). </w:t>
      </w:r>
    </w:p>
    <w:p w14:paraId="469126AB"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E. K. Miller, J. D. Cohen, An integrative theory of prefrontal cortex function. </w:t>
      </w:r>
      <w:r w:rsidRPr="00696706">
        <w:rPr>
          <w:rFonts w:ascii="Times New Roman" w:hAnsi="Times New Roman" w:cs="Times New Roman"/>
          <w:i/>
          <w:iCs/>
        </w:rPr>
        <w:t>Annu. Rev. Neurosci.</w:t>
      </w:r>
      <w:r w:rsidRPr="00696706">
        <w:rPr>
          <w:rFonts w:ascii="Times New Roman" w:hAnsi="Times New Roman" w:cs="Times New Roman"/>
        </w:rPr>
        <w:t xml:space="preserve"> </w:t>
      </w:r>
      <w:r w:rsidRPr="00696706">
        <w:rPr>
          <w:rFonts w:ascii="Times New Roman" w:hAnsi="Times New Roman" w:cs="Times New Roman"/>
          <w:b/>
          <w:bCs/>
        </w:rPr>
        <w:t>24</w:t>
      </w:r>
      <w:r w:rsidRPr="00696706">
        <w:rPr>
          <w:rFonts w:ascii="Times New Roman" w:hAnsi="Times New Roman" w:cs="Times New Roman"/>
        </w:rPr>
        <w:t>, 167-202 (2001).</w:t>
      </w:r>
    </w:p>
    <w:p w14:paraId="49854244"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R. Cools, M. D' Esposito, Inverted-U–shaped dopamine actions on human working memory and cognitive control. </w:t>
      </w:r>
      <w:r w:rsidRPr="00696706">
        <w:rPr>
          <w:rFonts w:ascii="Times New Roman" w:hAnsi="Times New Roman" w:cs="Times New Roman"/>
          <w:i/>
          <w:iCs/>
        </w:rPr>
        <w:t>Biol. Psychiatry</w:t>
      </w:r>
      <w:r w:rsidRPr="00696706">
        <w:rPr>
          <w:rFonts w:ascii="Times New Roman" w:hAnsi="Times New Roman" w:cs="Times New Roman"/>
        </w:rPr>
        <w:t xml:space="preserve"> </w:t>
      </w:r>
      <w:r w:rsidRPr="00696706">
        <w:rPr>
          <w:rFonts w:ascii="Times New Roman" w:hAnsi="Times New Roman" w:cs="Times New Roman"/>
          <w:b/>
          <w:bCs/>
        </w:rPr>
        <w:t>69</w:t>
      </w:r>
      <w:r w:rsidRPr="00696706">
        <w:rPr>
          <w:rFonts w:ascii="Times New Roman" w:hAnsi="Times New Roman" w:cs="Times New Roman"/>
        </w:rPr>
        <w:t>, e113-e125 (2011).</w:t>
      </w:r>
    </w:p>
    <w:p w14:paraId="184C03DF"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E. Koechlin, C. Ody, F. Kouneiher, The architecture of cognitive control in the human prefrontal cortex. </w:t>
      </w:r>
      <w:r w:rsidRPr="00696706">
        <w:rPr>
          <w:rFonts w:ascii="Times New Roman" w:hAnsi="Times New Roman" w:cs="Times New Roman"/>
          <w:i/>
          <w:iCs/>
        </w:rPr>
        <w:t>Science</w:t>
      </w:r>
      <w:r w:rsidRPr="00696706">
        <w:rPr>
          <w:rFonts w:ascii="Times New Roman" w:hAnsi="Times New Roman" w:cs="Times New Roman"/>
        </w:rPr>
        <w:t xml:space="preserve"> </w:t>
      </w:r>
      <w:r w:rsidRPr="00696706">
        <w:rPr>
          <w:rFonts w:ascii="Times New Roman" w:hAnsi="Times New Roman" w:cs="Times New Roman"/>
          <w:b/>
          <w:bCs/>
        </w:rPr>
        <w:t>302</w:t>
      </w:r>
      <w:r w:rsidRPr="00696706">
        <w:rPr>
          <w:rFonts w:ascii="Times New Roman" w:hAnsi="Times New Roman" w:cs="Times New Roman"/>
        </w:rPr>
        <w:t>, 1181-1185 (2003).</w:t>
      </w:r>
    </w:p>
    <w:p w14:paraId="373D3B55"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N. D. Daw, S. J. Gershman, B. Seymour, P. Dayan, R. J. Dolan, Model-based influences on humans’ choices and striatal prediction errors. </w:t>
      </w:r>
      <w:r w:rsidRPr="00696706">
        <w:rPr>
          <w:rFonts w:ascii="Times New Roman" w:hAnsi="Times New Roman" w:cs="Times New Roman"/>
          <w:i/>
          <w:iCs/>
        </w:rPr>
        <w:t>Neuron</w:t>
      </w:r>
      <w:r w:rsidRPr="00696706">
        <w:rPr>
          <w:rFonts w:ascii="Times New Roman" w:hAnsi="Times New Roman" w:cs="Times New Roman"/>
        </w:rPr>
        <w:t xml:space="preserve"> </w:t>
      </w:r>
      <w:r w:rsidRPr="00696706">
        <w:rPr>
          <w:rFonts w:ascii="Times New Roman" w:hAnsi="Times New Roman" w:cs="Times New Roman"/>
          <w:b/>
          <w:bCs/>
        </w:rPr>
        <w:t>69</w:t>
      </w:r>
      <w:r w:rsidRPr="00696706">
        <w:rPr>
          <w:rFonts w:ascii="Times New Roman" w:hAnsi="Times New Roman" w:cs="Times New Roman"/>
        </w:rPr>
        <w:t>, 1204-1215 (2011).</w:t>
      </w:r>
    </w:p>
    <w:p w14:paraId="431A03FF" w14:textId="77777777" w:rsidR="009D014E" w:rsidRPr="00451343"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lastRenderedPageBreak/>
        <w:t xml:space="preserve">V. Voon, et al., Disorders of compulsivity: A common bias towards learning habits. </w:t>
      </w:r>
      <w:r w:rsidRPr="00696706">
        <w:rPr>
          <w:rFonts w:ascii="Times New Roman" w:hAnsi="Times New Roman" w:cs="Times New Roman"/>
          <w:i/>
          <w:iCs/>
        </w:rPr>
        <w:t>Mol. Psychiatry</w:t>
      </w:r>
      <w:r w:rsidRPr="00696706">
        <w:rPr>
          <w:rFonts w:ascii="Times New Roman" w:hAnsi="Times New Roman" w:cs="Times New Roman"/>
        </w:rPr>
        <w:t xml:space="preserve"> </w:t>
      </w:r>
      <w:r w:rsidRPr="00696706">
        <w:rPr>
          <w:rFonts w:ascii="Times New Roman" w:hAnsi="Times New Roman" w:cs="Times New Roman"/>
          <w:b/>
          <w:bCs/>
        </w:rPr>
        <w:t>20</w:t>
      </w:r>
      <w:r w:rsidRPr="00696706">
        <w:rPr>
          <w:rFonts w:ascii="Times New Roman" w:hAnsi="Times New Roman" w:cs="Times New Roman"/>
        </w:rPr>
        <w:t>, 345-352 (2015).</w:t>
      </w:r>
    </w:p>
    <w:p w14:paraId="5818187D"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C. M. Gillan, M. Kosinski, R. Whelan, E. A. Phelps, N. D. Daw, Characterizing a psychiatric symptom dimension related to deficits in goal-directed control. </w:t>
      </w:r>
      <w:r w:rsidRPr="00696706">
        <w:rPr>
          <w:rFonts w:ascii="Times New Roman" w:hAnsi="Times New Roman" w:cs="Times New Roman"/>
          <w:i/>
          <w:iCs/>
        </w:rPr>
        <w:t>eLife</w:t>
      </w:r>
      <w:r w:rsidRPr="00696706">
        <w:rPr>
          <w:rFonts w:ascii="Times New Roman" w:hAnsi="Times New Roman" w:cs="Times New Roman"/>
        </w:rPr>
        <w:t xml:space="preserve"> </w:t>
      </w:r>
      <w:r w:rsidRPr="00696706">
        <w:rPr>
          <w:rFonts w:ascii="Times New Roman" w:hAnsi="Times New Roman" w:cs="Times New Roman"/>
          <w:b/>
          <w:bCs/>
        </w:rPr>
        <w:t>5</w:t>
      </w:r>
      <w:r w:rsidRPr="00696706">
        <w:rPr>
          <w:rFonts w:ascii="Times New Roman" w:hAnsi="Times New Roman" w:cs="Times New Roman"/>
        </w:rPr>
        <w:t>, e11305 (2016).</w:t>
      </w:r>
    </w:p>
    <w:p w14:paraId="2F705EDC"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A. V. Jr. Hays, B. J. Richmond, L. M. Optican, A UNIX-based multiple process system for real-time data acquisition and control. WESCON Conference Proceeding, pp 2/1–1 to 2/1–10. OSTI ID: 5213621 (1982)</w:t>
      </w:r>
      <w:r>
        <w:rPr>
          <w:rFonts w:ascii="Times New Roman" w:hAnsi="Times New Roman" w:cs="Times New Roman"/>
        </w:rPr>
        <w:t>.</w:t>
      </w:r>
    </w:p>
    <w:p w14:paraId="04F3E389"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eastAsia="Times New Roman" w:hAnsi="Times New Roman" w:cs="Times New Roman"/>
          <w:color w:val="000000"/>
        </w:rPr>
        <w:t>S. Olejnik, J. Algina, Generalized Eta and Omega Squared Statistics: Measures of Effect Size for Some Common Research Designs. </w:t>
      </w:r>
      <w:r w:rsidRPr="00696706">
        <w:rPr>
          <w:rFonts w:ascii="Times New Roman" w:eastAsia="Times New Roman" w:hAnsi="Times New Roman" w:cs="Times New Roman"/>
          <w:i/>
          <w:iCs/>
          <w:color w:val="000000"/>
        </w:rPr>
        <w:t xml:space="preserve">Psychol. Methods </w:t>
      </w:r>
      <w:r w:rsidRPr="00696706">
        <w:rPr>
          <w:rFonts w:ascii="Times New Roman" w:eastAsia="Times New Roman" w:hAnsi="Times New Roman" w:cs="Times New Roman"/>
          <w:b/>
          <w:bCs/>
          <w:color w:val="000000"/>
        </w:rPr>
        <w:t>8</w:t>
      </w:r>
      <w:r w:rsidRPr="00696706">
        <w:rPr>
          <w:rFonts w:ascii="Times New Roman" w:eastAsia="Times New Roman" w:hAnsi="Times New Roman" w:cs="Times New Roman"/>
          <w:color w:val="000000"/>
        </w:rPr>
        <w:t>, 434-447 (2003)</w:t>
      </w:r>
      <w:r w:rsidRPr="00696706">
        <w:rPr>
          <w:rFonts w:ascii="Times New Roman" w:eastAsia="Times New Roman" w:hAnsi="Times New Roman" w:cs="Times New Roman"/>
        </w:rPr>
        <w:t>.</w:t>
      </w:r>
    </w:p>
    <w:p w14:paraId="30329689" w14:textId="77777777" w:rsidR="008D0616" w:rsidRDefault="008D0616">
      <w:pPr>
        <w:spacing w:after="0" w:line="480" w:lineRule="auto"/>
        <w:rPr>
          <w:rFonts w:ascii="Times New Roman" w:eastAsia="Times New Roman" w:hAnsi="Times New Roman" w:cs="Times New Roman"/>
          <w:sz w:val="24"/>
          <w:szCs w:val="24"/>
        </w:rPr>
      </w:pPr>
    </w:p>
    <w:p w14:paraId="479D2817" w14:textId="77777777" w:rsidR="00E75B48" w:rsidRDefault="00E75B48" w:rsidP="00E75B48">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Additional Information section</w:t>
      </w:r>
    </w:p>
    <w:p w14:paraId="00505DE4" w14:textId="207BB65B"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Data availability</w:t>
      </w:r>
    </w:p>
    <w:p w14:paraId="43C86A29" w14:textId="77777777" w:rsidR="00E75B48" w:rsidRDefault="00E75B48" w:rsidP="00E75B48">
      <w:pPr>
        <w:spacing w:after="0" w:line="480" w:lineRule="auto"/>
        <w:rPr>
          <w:rFonts w:ascii="Times New Roman" w:eastAsia="Times New Roman" w:hAnsi="Times New Roman" w:cs="Times New Roman"/>
          <w:bCs/>
          <w:sz w:val="24"/>
          <w:szCs w:val="24"/>
        </w:rPr>
      </w:pPr>
      <w:r w:rsidRPr="00E75B48">
        <w:rPr>
          <w:rFonts w:ascii="Times New Roman" w:eastAsia="Times New Roman" w:hAnsi="Times New Roman" w:cs="Times New Roman"/>
          <w:bCs/>
          <w:sz w:val="24"/>
          <w:szCs w:val="24"/>
        </w:rPr>
        <w:t xml:space="preserve">Data will be available once the manuscript will be accepted. </w:t>
      </w:r>
    </w:p>
    <w:p w14:paraId="77A0313C" w14:textId="77777777" w:rsidR="00E75B48" w:rsidRPr="00E75B48" w:rsidRDefault="00E75B48" w:rsidP="00E75B48">
      <w:pPr>
        <w:spacing w:after="0" w:line="480" w:lineRule="auto"/>
        <w:rPr>
          <w:rFonts w:ascii="Times New Roman" w:eastAsia="Times New Roman" w:hAnsi="Times New Roman" w:cs="Times New Roman"/>
          <w:bCs/>
          <w:sz w:val="24"/>
          <w:szCs w:val="24"/>
        </w:rPr>
      </w:pPr>
    </w:p>
    <w:p w14:paraId="4657726C" w14:textId="595F3D9A"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Competing Interes</w:t>
      </w:r>
      <w:r>
        <w:rPr>
          <w:rFonts w:ascii="Times New Roman" w:eastAsia="Times New Roman" w:hAnsi="Times New Roman" w:cs="Times New Roman"/>
          <w:bCs/>
          <w:i/>
          <w:iCs/>
          <w:sz w:val="24"/>
          <w:szCs w:val="24"/>
        </w:rPr>
        <w:t>ts</w:t>
      </w:r>
    </w:p>
    <w:p w14:paraId="3AFC45EC" w14:textId="0D931B19" w:rsidR="00E75B48" w:rsidRDefault="00E75B48" w:rsidP="00E75B48">
      <w:pPr>
        <w:spacing w:after="0" w:line="480" w:lineRule="auto"/>
        <w:rPr>
          <w:rFonts w:ascii="Times New Roman" w:eastAsia="Times New Roman" w:hAnsi="Times New Roman" w:cs="Times New Roman"/>
          <w:bCs/>
          <w:sz w:val="24"/>
          <w:szCs w:val="24"/>
        </w:rPr>
      </w:pPr>
      <w:r w:rsidRPr="00E75B48">
        <w:rPr>
          <w:rFonts w:ascii="Times New Roman" w:eastAsia="Times New Roman" w:hAnsi="Times New Roman" w:cs="Times New Roman"/>
          <w:bCs/>
          <w:sz w:val="24"/>
          <w:szCs w:val="24"/>
        </w:rPr>
        <w:t>All authors should disclose any competing interests/conflicts of interest in accordance with journal policy.</w:t>
      </w:r>
    </w:p>
    <w:p w14:paraId="273072BA" w14:textId="77777777" w:rsidR="00E75B48" w:rsidRDefault="00E75B48" w:rsidP="00E75B48">
      <w:pPr>
        <w:spacing w:after="0" w:line="480" w:lineRule="auto"/>
        <w:rPr>
          <w:rFonts w:ascii="Times New Roman" w:eastAsia="Times New Roman" w:hAnsi="Times New Roman" w:cs="Times New Roman"/>
          <w:bCs/>
          <w:sz w:val="24"/>
          <w:szCs w:val="24"/>
        </w:rPr>
      </w:pPr>
    </w:p>
    <w:p w14:paraId="57E3C93F" w14:textId="2519F28D"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Author Contribution</w:t>
      </w:r>
    </w:p>
    <w:p w14:paraId="612367F3" w14:textId="25D1FC40" w:rsidR="00E75B48" w:rsidRDefault="00E75B48" w:rsidP="00E75B48">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DW, BR and RF conceived and designed the task. RF, DW collected the data. SW, RF, MMcD, ME, BR analyzed the data. RF, DW and ME performed surgeries and MRIs. RF, </w:t>
      </w:r>
      <w:r w:rsidR="00413509">
        <w:rPr>
          <w:rFonts w:ascii="Times New Roman" w:eastAsia="Times New Roman" w:hAnsi="Times New Roman" w:cs="Times New Roman"/>
          <w:bCs/>
          <w:sz w:val="24"/>
          <w:szCs w:val="24"/>
        </w:rPr>
        <w:t xml:space="preserve">SW, </w:t>
      </w:r>
      <w:r>
        <w:rPr>
          <w:rFonts w:ascii="Times New Roman" w:eastAsia="Times New Roman" w:hAnsi="Times New Roman" w:cs="Times New Roman"/>
          <w:bCs/>
          <w:sz w:val="24"/>
          <w:szCs w:val="24"/>
        </w:rPr>
        <w:t>ME</w:t>
      </w:r>
      <w:r w:rsidR="00413509">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and BR wrote the paper. </w:t>
      </w:r>
    </w:p>
    <w:p w14:paraId="22B66BE1" w14:textId="77777777" w:rsidR="00E75B48" w:rsidRPr="00E75B48" w:rsidRDefault="00E75B48" w:rsidP="00E75B48">
      <w:pPr>
        <w:spacing w:after="0" w:line="480" w:lineRule="auto"/>
        <w:rPr>
          <w:rFonts w:ascii="Times New Roman" w:eastAsia="Times New Roman" w:hAnsi="Times New Roman" w:cs="Times New Roman"/>
          <w:b/>
          <w:sz w:val="24"/>
          <w:szCs w:val="24"/>
        </w:rPr>
      </w:pPr>
    </w:p>
    <w:p w14:paraId="74CAE7E7" w14:textId="527D98A8" w:rsid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Funding</w:t>
      </w:r>
    </w:p>
    <w:p w14:paraId="61AAD61B" w14:textId="77777777" w:rsidR="00E75B48" w:rsidRDefault="00E75B48" w:rsidP="00E75B4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w:t>
      </w:r>
    </w:p>
    <w:p w14:paraId="070AD1E3" w14:textId="77777777" w:rsidR="00E75B48" w:rsidRDefault="00E75B48" w:rsidP="00E75B48">
      <w:pPr>
        <w:spacing w:after="0" w:line="480" w:lineRule="auto"/>
        <w:rPr>
          <w:rFonts w:ascii="Times New Roman" w:eastAsia="Times New Roman" w:hAnsi="Times New Roman" w:cs="Times New Roman"/>
          <w:bCs/>
          <w:i/>
          <w:iCs/>
          <w:sz w:val="24"/>
          <w:szCs w:val="24"/>
        </w:rPr>
      </w:pPr>
    </w:p>
    <w:p w14:paraId="538C96B9" w14:textId="18145542" w:rsidR="00E75B48" w:rsidRPr="00E75B48" w:rsidRDefault="00E75B48" w:rsidP="00E75B48">
      <w:pPr>
        <w:spacing w:after="0" w:line="480"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Acknowledgements</w:t>
      </w:r>
    </w:p>
    <w:p w14:paraId="272F817B" w14:textId="77777777" w:rsidR="00E75B48" w:rsidRDefault="00E75B48" w:rsidP="00E75B4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Dr. Andrew Mitz for helping with setting up the recording system, and Dr. Richard Saunders for assisting with surgeries. </w:t>
      </w:r>
    </w:p>
    <w:p w14:paraId="637FFABC" w14:textId="77777777" w:rsidR="00E75B48" w:rsidRDefault="00E75B48">
      <w:pPr>
        <w:spacing w:after="0" w:line="480" w:lineRule="auto"/>
        <w:rPr>
          <w:rFonts w:ascii="Times New Roman" w:eastAsia="Times New Roman" w:hAnsi="Times New Roman" w:cs="Times New Roman"/>
          <w:sz w:val="24"/>
          <w:szCs w:val="24"/>
        </w:rPr>
      </w:pPr>
    </w:p>
    <w:p w14:paraId="41F9E791" w14:textId="77777777" w:rsidR="00067E97" w:rsidRDefault="00067E97">
      <w:pPr>
        <w:spacing w:after="0" w:line="480" w:lineRule="auto"/>
        <w:rPr>
          <w:rFonts w:ascii="Times New Roman" w:eastAsia="Times New Roman" w:hAnsi="Times New Roman" w:cs="Times New Roman"/>
          <w:b/>
          <w:bCs/>
          <w:sz w:val="24"/>
          <w:szCs w:val="24"/>
        </w:rPr>
      </w:pPr>
    </w:p>
    <w:p w14:paraId="77585018" w14:textId="77777777" w:rsidR="0041297B" w:rsidRDefault="0041297B">
      <w:pPr>
        <w:spacing w:after="0" w:line="480" w:lineRule="auto"/>
        <w:rPr>
          <w:rFonts w:ascii="Times New Roman" w:eastAsia="Times New Roman" w:hAnsi="Times New Roman" w:cs="Times New Roman"/>
          <w:b/>
          <w:bCs/>
          <w:sz w:val="24"/>
          <w:szCs w:val="24"/>
        </w:rPr>
      </w:pPr>
    </w:p>
    <w:p w14:paraId="7980408F" w14:textId="77777777" w:rsidR="0041297B" w:rsidRDefault="0041297B">
      <w:pPr>
        <w:spacing w:after="0" w:line="480" w:lineRule="auto"/>
        <w:rPr>
          <w:rFonts w:ascii="Times New Roman" w:eastAsia="Times New Roman" w:hAnsi="Times New Roman" w:cs="Times New Roman"/>
          <w:b/>
          <w:bCs/>
          <w:sz w:val="24"/>
          <w:szCs w:val="24"/>
        </w:rPr>
      </w:pPr>
    </w:p>
    <w:p w14:paraId="11BF3BCA" w14:textId="77777777" w:rsidR="0041297B" w:rsidRDefault="0041297B">
      <w:pPr>
        <w:spacing w:after="0" w:line="480" w:lineRule="auto"/>
        <w:rPr>
          <w:rFonts w:ascii="Times New Roman" w:eastAsia="Times New Roman" w:hAnsi="Times New Roman" w:cs="Times New Roman"/>
          <w:b/>
          <w:bCs/>
          <w:sz w:val="24"/>
          <w:szCs w:val="24"/>
        </w:rPr>
      </w:pPr>
    </w:p>
    <w:p w14:paraId="5A59C993" w14:textId="77777777" w:rsidR="0041297B" w:rsidRDefault="0041297B">
      <w:pPr>
        <w:spacing w:after="0" w:line="480" w:lineRule="auto"/>
        <w:rPr>
          <w:rFonts w:ascii="Times New Roman" w:eastAsia="Times New Roman" w:hAnsi="Times New Roman" w:cs="Times New Roman"/>
          <w:b/>
          <w:bCs/>
          <w:sz w:val="24"/>
          <w:szCs w:val="24"/>
        </w:rPr>
      </w:pPr>
    </w:p>
    <w:p w14:paraId="3D2E58CB" w14:textId="77777777" w:rsidR="0041297B" w:rsidRDefault="0041297B">
      <w:pPr>
        <w:spacing w:after="0" w:line="480" w:lineRule="auto"/>
        <w:rPr>
          <w:rFonts w:ascii="Times New Roman" w:eastAsia="Times New Roman" w:hAnsi="Times New Roman" w:cs="Times New Roman"/>
          <w:b/>
          <w:bCs/>
          <w:sz w:val="24"/>
          <w:szCs w:val="24"/>
        </w:rPr>
      </w:pPr>
    </w:p>
    <w:p w14:paraId="60CEE328" w14:textId="3C845E9C" w:rsidR="00FA7FD1" w:rsidRDefault="008D0616">
      <w:pPr>
        <w:spacing w:after="0" w:line="480" w:lineRule="auto"/>
        <w:rPr>
          <w:rFonts w:ascii="Times New Roman" w:eastAsia="Times New Roman" w:hAnsi="Times New Roman" w:cs="Times New Roman"/>
          <w:b/>
          <w:bCs/>
          <w:sz w:val="24"/>
          <w:szCs w:val="24"/>
        </w:rPr>
      </w:pPr>
      <w:r w:rsidRPr="00B4088E">
        <w:rPr>
          <w:rFonts w:ascii="Times New Roman" w:eastAsia="Times New Roman" w:hAnsi="Times New Roman" w:cs="Times New Roman"/>
          <w:b/>
          <w:bCs/>
          <w:sz w:val="24"/>
          <w:szCs w:val="24"/>
        </w:rPr>
        <w:t>Figure</w:t>
      </w:r>
      <w:r w:rsidR="00E75B48">
        <w:rPr>
          <w:rFonts w:ascii="Times New Roman" w:eastAsia="Times New Roman" w:hAnsi="Times New Roman" w:cs="Times New Roman"/>
          <w:b/>
          <w:bCs/>
          <w:sz w:val="24"/>
          <w:szCs w:val="24"/>
        </w:rPr>
        <w:t>s</w:t>
      </w:r>
    </w:p>
    <w:p w14:paraId="3624FCD2" w14:textId="530610D0" w:rsidR="00855C93" w:rsidRPr="00855C93" w:rsidRDefault="00855C93" w:rsidP="00855C93">
      <w:pPr>
        <w:spacing w:after="0" w:line="480" w:lineRule="auto"/>
        <w:rPr>
          <w:rFonts w:ascii="Times New Roman" w:eastAsia="Times New Roman" w:hAnsi="Times New Roman" w:cs="Times New Roman"/>
          <w:b/>
          <w:bCs/>
          <w:sz w:val="24"/>
          <w:szCs w:val="24"/>
        </w:rPr>
      </w:pPr>
      <w:r w:rsidRPr="00855C93">
        <w:rPr>
          <w:rFonts w:ascii="Times New Roman" w:eastAsia="Times New Roman" w:hAnsi="Times New Roman" w:cs="Times New Roman"/>
          <w:b/>
          <w:bCs/>
          <w:noProof/>
          <w:sz w:val="24"/>
          <w:szCs w:val="24"/>
        </w:rPr>
        <w:lastRenderedPageBreak/>
        <w:drawing>
          <wp:inline distT="0" distB="0" distL="0" distR="0" wp14:anchorId="5E7B2AC7" wp14:editId="586D7F3B">
            <wp:extent cx="5943600" cy="2573655"/>
            <wp:effectExtent l="0" t="0" r="0" b="0"/>
            <wp:docPr id="369092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573655"/>
                    </a:xfrm>
                    <a:prstGeom prst="rect">
                      <a:avLst/>
                    </a:prstGeom>
                    <a:noFill/>
                    <a:ln>
                      <a:noFill/>
                    </a:ln>
                  </pic:spPr>
                </pic:pic>
              </a:graphicData>
            </a:graphic>
          </wp:inline>
        </w:drawing>
      </w:r>
    </w:p>
    <w:p w14:paraId="16F26C45" w14:textId="77777777" w:rsidR="008D0616" w:rsidRPr="00B4088E" w:rsidRDefault="008D0616" w:rsidP="00855C93">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1. Task description.</w:t>
      </w:r>
      <w:r w:rsidRPr="00B4088E">
        <w:rPr>
          <w:rFonts w:ascii="Times New Roman" w:eastAsia="Times New Roman" w:hAnsi="Times New Roman" w:cs="Times New Roman"/>
          <w:sz w:val="24"/>
          <w:szCs w:val="24"/>
        </w:rPr>
        <w:t>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go-signal. If the square turns purple, the monkey can release the bar to accept the offer. The reward is then delivered after the indicated delay. Alternatively, the monkey can continue holding the bar until the purple spot turns yellow to refuse the offer.</w:t>
      </w:r>
    </w:p>
    <w:p w14:paraId="6D3059B9" w14:textId="77777777" w:rsidR="008D0616" w:rsidRPr="00B4088E"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sz w:val="24"/>
          <w:szCs w:val="24"/>
        </w:rPr>
        <w:t>If the square turns yellow, the monkey can release the bar to refuse the offer and start a new trial immediately. Alternatively, the monkey can continue holding the bar until the yellow turns purple to accept the offer.</w:t>
      </w:r>
    </w:p>
    <w:p w14:paraId="72EEF30F" w14:textId="77777777" w:rsidR="008D0616"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set of nine visual cues used in the task is labeled from “a” to “i”.</w:t>
      </w:r>
    </w:p>
    <w:p w14:paraId="32B7E3A3" w14:textId="77777777" w:rsidR="00FA7FD1" w:rsidRPr="00B4088E" w:rsidRDefault="00FA7FD1" w:rsidP="008D0616">
      <w:pPr>
        <w:spacing w:after="0" w:line="480" w:lineRule="auto"/>
        <w:rPr>
          <w:rFonts w:ascii="Times New Roman" w:eastAsia="Times New Roman" w:hAnsi="Times New Roman" w:cs="Times New Roman"/>
          <w:sz w:val="24"/>
          <w:szCs w:val="24"/>
        </w:rPr>
      </w:pPr>
    </w:p>
    <w:p w14:paraId="196FC318" w14:textId="42C28A34" w:rsidR="006416A7" w:rsidRPr="00B4088E" w:rsidRDefault="00FA7FD1" w:rsidP="008D0616">
      <w:pPr>
        <w:spacing w:after="0" w:line="480" w:lineRule="auto"/>
        <w:rPr>
          <w:rFonts w:ascii="Times New Roman" w:eastAsia="Times New Roman" w:hAnsi="Times New Roman" w:cs="Times New Roman"/>
          <w:sz w:val="24"/>
          <w:szCs w:val="24"/>
        </w:rPr>
      </w:pPr>
      <w:r>
        <w:rPr>
          <w:noProof/>
        </w:rPr>
        <w:lastRenderedPageBreak/>
        <w:drawing>
          <wp:inline distT="0" distB="0" distL="0" distR="0" wp14:anchorId="13DAA69E" wp14:editId="1D0D39EB">
            <wp:extent cx="6099048" cy="3081528"/>
            <wp:effectExtent l="0" t="0" r="0" b="5080"/>
            <wp:docPr id="99117697" name="Picture 12" descr="A graph of a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7697" name="Picture 12" descr="A graph of a valu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99048" cy="3081528"/>
                    </a:xfrm>
                    <a:prstGeom prst="rect">
                      <a:avLst/>
                    </a:prstGeom>
                    <a:noFill/>
                    <a:ln>
                      <a:noFill/>
                    </a:ln>
                  </pic:spPr>
                </pic:pic>
              </a:graphicData>
            </a:graphic>
          </wp:inline>
        </w:drawing>
      </w:r>
    </w:p>
    <w:p w14:paraId="0E4CCC87" w14:textId="151F9F33" w:rsidR="006416A7" w:rsidRDefault="006416A7" w:rsidP="006416A7">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2.</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Behavioral performance</w:t>
      </w:r>
      <w:r w:rsidR="00067E97" w:rsidRPr="00B4088E">
        <w:rPr>
          <w:rFonts w:ascii="Times New Roman" w:eastAsia="Times New Roman" w:hAnsi="Times New Roman" w:cs="Times New Roman"/>
          <w:b/>
          <w:bCs/>
          <w:sz w:val="24"/>
          <w:szCs w:val="24"/>
        </w:rPr>
        <w:t>.</w:t>
      </w:r>
      <w:r w:rsidR="00067E97"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Acceptance rate as a function of the discounted value inferred by the model (data: colored points; model: black line)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choices were fitted with hyperbolic discounting and logistic functions to estimate the discounted value and acceptance probability, respectively. Letters from “a” to “i” indicate the nine possible offers. In this analysis the total delay was the cue-indicated delay (1 s, 5 s or 10 s) and the reward magnitude was the cue-indicated number of drops (2, 4 or 6). </w:t>
      </w:r>
    </w:p>
    <w:p w14:paraId="4913FF63" w14:textId="77777777" w:rsidR="00CE7A32" w:rsidRDefault="00CE7A32" w:rsidP="006416A7">
      <w:pPr>
        <w:shd w:val="clear" w:color="auto" w:fill="FFFFFF"/>
        <w:spacing w:after="0" w:line="480" w:lineRule="auto"/>
        <w:rPr>
          <w:rFonts w:ascii="Times New Roman" w:eastAsia="Times New Roman" w:hAnsi="Times New Roman" w:cs="Times New Roman"/>
          <w:sz w:val="24"/>
          <w:szCs w:val="24"/>
        </w:rPr>
      </w:pPr>
    </w:p>
    <w:p w14:paraId="17CE4872" w14:textId="0FD4A4C3" w:rsidR="00B06EFE" w:rsidRDefault="00CE7A32" w:rsidP="00B06EFE">
      <w:pPr>
        <w:spacing w:after="0" w:line="480" w:lineRule="auto"/>
        <w:rPr>
          <w:rFonts w:ascii="Times New Roman" w:eastAsia="Times New Roman" w:hAnsi="Times New Roman" w:cs="Times New Roman"/>
          <w:sz w:val="24"/>
          <w:szCs w:val="24"/>
        </w:rPr>
      </w:pPr>
      <w:r w:rsidRPr="00CE7A32">
        <w:rPr>
          <w:rFonts w:ascii="Times New Roman" w:eastAsia="Times New Roman" w:hAnsi="Times New Roman" w:cs="Times New Roman"/>
          <w:noProof/>
          <w:sz w:val="24"/>
          <w:szCs w:val="24"/>
        </w:rPr>
        <w:lastRenderedPageBreak/>
        <w:drawing>
          <wp:inline distT="0" distB="0" distL="0" distR="0" wp14:anchorId="10BCCBF2" wp14:editId="63AFA6DF">
            <wp:extent cx="5943600" cy="3542030"/>
            <wp:effectExtent l="0" t="0" r="0" b="1270"/>
            <wp:docPr id="937966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42030"/>
                    </a:xfrm>
                    <a:prstGeom prst="rect">
                      <a:avLst/>
                    </a:prstGeom>
                    <a:noFill/>
                    <a:ln>
                      <a:noFill/>
                    </a:ln>
                  </pic:spPr>
                </pic:pic>
              </a:graphicData>
            </a:graphic>
          </wp:inline>
        </w:drawing>
      </w:r>
      <w:r w:rsidR="00B06EFE" w:rsidRPr="00B4088E">
        <w:rPr>
          <w:rFonts w:ascii="Times New Roman" w:eastAsia="Times New Roman" w:hAnsi="Times New Roman" w:cs="Times New Roman"/>
          <w:b/>
          <w:bCs/>
          <w:sz w:val="24"/>
          <w:szCs w:val="24"/>
        </w:rPr>
        <w:t xml:space="preserve">Figure </w:t>
      </w:r>
      <w:r w:rsidR="00B06EFE">
        <w:rPr>
          <w:rFonts w:ascii="Times New Roman" w:eastAsia="Times New Roman" w:hAnsi="Times New Roman" w:cs="Times New Roman"/>
          <w:b/>
          <w:bCs/>
          <w:sz w:val="24"/>
          <w:szCs w:val="24"/>
        </w:rPr>
        <w:t>3</w:t>
      </w:r>
      <w:r w:rsidR="00B06EFE" w:rsidRPr="00B4088E">
        <w:rPr>
          <w:rFonts w:ascii="Times New Roman" w:eastAsia="Times New Roman" w:hAnsi="Times New Roman" w:cs="Times New Roman"/>
          <w:b/>
          <w:bCs/>
          <w:sz w:val="24"/>
          <w:szCs w:val="24"/>
        </w:rPr>
        <w:t>.</w:t>
      </w:r>
      <w:r w:rsidR="00B06EFE" w:rsidRPr="00B4088E">
        <w:rPr>
          <w:rFonts w:ascii="Times New Roman" w:eastAsia="Times New Roman" w:hAnsi="Times New Roman" w:cs="Times New Roman"/>
          <w:sz w:val="24"/>
          <w:szCs w:val="24"/>
        </w:rPr>
        <w:t xml:space="preserve"> Acceptance rate for each offer when the first go-signal was yellow or purple, shown for Monkey S (</w:t>
      </w:r>
      <w:r w:rsidR="00B06EFE" w:rsidRPr="00B4088E">
        <w:rPr>
          <w:rFonts w:ascii="Times New Roman" w:eastAsia="Times New Roman" w:hAnsi="Times New Roman" w:cs="Times New Roman"/>
          <w:b/>
          <w:bCs/>
          <w:sz w:val="24"/>
          <w:szCs w:val="24"/>
        </w:rPr>
        <w:t>A</w:t>
      </w:r>
      <w:r w:rsidR="00B06EFE" w:rsidRPr="00B4088E">
        <w:rPr>
          <w:rFonts w:ascii="Times New Roman" w:eastAsia="Times New Roman" w:hAnsi="Times New Roman" w:cs="Times New Roman"/>
          <w:sz w:val="24"/>
          <w:szCs w:val="24"/>
        </w:rPr>
        <w:t>) and Monkey T (</w:t>
      </w:r>
      <w:r w:rsidR="00B06EFE" w:rsidRPr="00B4088E">
        <w:rPr>
          <w:rFonts w:ascii="Times New Roman" w:eastAsia="Times New Roman" w:hAnsi="Times New Roman" w:cs="Times New Roman"/>
          <w:b/>
          <w:bCs/>
          <w:sz w:val="24"/>
          <w:szCs w:val="24"/>
        </w:rPr>
        <w:t>B</w:t>
      </w:r>
      <w:r w:rsidR="00B06EFE" w:rsidRPr="00B4088E">
        <w:rPr>
          <w:rFonts w:ascii="Times New Roman" w:eastAsia="Times New Roman" w:hAnsi="Times New Roman" w:cs="Times New Roman"/>
          <w:sz w:val="24"/>
          <w:szCs w:val="24"/>
        </w:rPr>
        <w:t>). The offers are sorted by their empirical acceptance rate across the nine cues.</w:t>
      </w:r>
    </w:p>
    <w:p w14:paraId="3AF9891A" w14:textId="77777777" w:rsidR="00B06EFE" w:rsidRPr="00B4088E" w:rsidRDefault="00B06EFE" w:rsidP="006416A7">
      <w:pPr>
        <w:shd w:val="clear" w:color="auto" w:fill="FFFFFF"/>
        <w:spacing w:after="0" w:line="480" w:lineRule="auto"/>
        <w:rPr>
          <w:rFonts w:ascii="Times New Roman" w:eastAsia="Times New Roman" w:hAnsi="Times New Roman" w:cs="Times New Roman"/>
          <w:sz w:val="24"/>
          <w:szCs w:val="24"/>
        </w:rPr>
      </w:pPr>
    </w:p>
    <w:p w14:paraId="0E5E048F" w14:textId="74A071C4" w:rsidR="006416A7" w:rsidRPr="00B4088E" w:rsidRDefault="006416A7" w:rsidP="006416A7">
      <w:pPr>
        <w:shd w:val="clear" w:color="auto" w:fill="FFFFFF"/>
        <w:spacing w:after="0" w:line="480" w:lineRule="auto"/>
        <w:rPr>
          <w:rFonts w:ascii="Times New Roman" w:eastAsia="Times New Roman" w:hAnsi="Times New Roman" w:cs="Times New Roman"/>
          <w:sz w:val="24"/>
          <w:szCs w:val="24"/>
        </w:rPr>
      </w:pPr>
    </w:p>
    <w:p w14:paraId="0300FA74" w14:textId="77777777" w:rsidR="00123570" w:rsidRPr="00B4088E" w:rsidRDefault="00123570" w:rsidP="004F16C1">
      <w:pPr>
        <w:spacing w:after="0" w:line="480" w:lineRule="auto"/>
        <w:rPr>
          <w:rFonts w:ascii="Times New Roman" w:eastAsia="Times New Roman" w:hAnsi="Times New Roman" w:cs="Times New Roman"/>
          <w:sz w:val="24"/>
          <w:szCs w:val="24"/>
        </w:rPr>
      </w:pPr>
    </w:p>
    <w:p w14:paraId="0612F5FA" w14:textId="49CE9F83" w:rsidR="00CE7A32" w:rsidRPr="00CE7A32" w:rsidRDefault="00CE7A32" w:rsidP="00CE7A32">
      <w:pPr>
        <w:spacing w:after="0" w:line="480" w:lineRule="auto"/>
        <w:jc w:val="center"/>
        <w:rPr>
          <w:rFonts w:ascii="Times New Roman" w:eastAsia="Times New Roman" w:hAnsi="Times New Roman" w:cs="Times New Roman"/>
          <w:sz w:val="24"/>
          <w:szCs w:val="24"/>
        </w:rPr>
      </w:pPr>
      <w:r w:rsidRPr="00CE7A32">
        <w:rPr>
          <w:rFonts w:ascii="Times New Roman" w:eastAsia="Times New Roman" w:hAnsi="Times New Roman" w:cs="Times New Roman"/>
          <w:noProof/>
          <w:sz w:val="24"/>
          <w:szCs w:val="24"/>
        </w:rPr>
        <w:lastRenderedPageBreak/>
        <w:drawing>
          <wp:inline distT="0" distB="0" distL="0" distR="0" wp14:anchorId="29FA6575" wp14:editId="2150F08B">
            <wp:extent cx="4039263" cy="4081124"/>
            <wp:effectExtent l="0" t="0" r="0" b="0"/>
            <wp:docPr id="203415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051056" cy="4093039"/>
                    </a:xfrm>
                    <a:prstGeom prst="rect">
                      <a:avLst/>
                    </a:prstGeom>
                    <a:noFill/>
                    <a:ln>
                      <a:noFill/>
                    </a:ln>
                  </pic:spPr>
                </pic:pic>
              </a:graphicData>
            </a:graphic>
          </wp:inline>
        </w:drawing>
      </w:r>
    </w:p>
    <w:p w14:paraId="6935BA6B" w14:textId="27DD9B9D" w:rsidR="005E375C" w:rsidRDefault="005E375C" w:rsidP="00CE7A32">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4B2DEC">
        <w:rPr>
          <w:rFonts w:ascii="Times New Roman" w:eastAsia="Times New Roman" w:hAnsi="Times New Roman" w:cs="Times New Roman"/>
          <w:b/>
          <w:bCs/>
          <w:sz w:val="24"/>
          <w:szCs w:val="24"/>
        </w:rPr>
        <w:t>4</w:t>
      </w:r>
      <w:r w:rsidRPr="00B4088E">
        <w:rPr>
          <w:rFonts w:ascii="Times New Roman" w:eastAsia="Times New Roman" w:hAnsi="Times New Roman" w:cs="Times New Roman"/>
          <w:b/>
          <w:bCs/>
          <w:sz w:val="24"/>
          <w:szCs w:val="24"/>
        </w:rPr>
        <w:t>. Model comparison of</w:t>
      </w:r>
      <w:r w:rsidRPr="00B4088E">
        <w:rPr>
          <w:rFonts w:ascii="Times New Roman" w:eastAsia="Times New Roman" w:hAnsi="Times New Roman" w:cs="Times New Roman"/>
          <w:sz w:val="24"/>
          <w:szCs w:val="24"/>
        </w:rPr>
        <w:t xml:space="preserve"> AIC values (A and B) and probability of best fit (C and D) for the base, full, and bias</w:t>
      </w:r>
      <w:r w:rsidR="00CE7A32">
        <w:rPr>
          <w:rFonts w:ascii="Times New Roman" w:eastAsia="Times New Roman" w:hAnsi="Times New Roman" w:cs="Times New Roman"/>
          <w:sz w:val="24"/>
          <w:szCs w:val="24"/>
        </w:rPr>
        <w:t xml:space="preserve"> </w:t>
      </w:r>
      <w:r w:rsidR="00CE7A32" w:rsidRPr="006A6345">
        <w:rPr>
          <w:rFonts w:ascii="Times New Roman" w:eastAsia="Times New Roman" w:hAnsi="Times New Roman" w:cs="Times New Roman"/>
          <w:sz w:val="24"/>
          <w:szCs w:val="24"/>
          <w:highlight w:val="yellow"/>
        </w:rPr>
        <w:t>behavioral</w:t>
      </w:r>
      <w:r w:rsidRPr="00B4088E">
        <w:rPr>
          <w:rFonts w:ascii="Times New Roman" w:eastAsia="Times New Roman" w:hAnsi="Times New Roman" w:cs="Times New Roman"/>
          <w:sz w:val="24"/>
          <w:szCs w:val="24"/>
        </w:rPr>
        <w:t xml:space="preserve"> models in Monkey S (A and C) and Monkey T (B and D).</w:t>
      </w:r>
    </w:p>
    <w:p w14:paraId="4FAC3EC6"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6CC9B442"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750DF645"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3DFDD9C2"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7780A22C"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119B3875"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386EA7CE" w14:textId="77777777" w:rsidR="00CE7A32" w:rsidRPr="00B4088E" w:rsidRDefault="00CE7A32" w:rsidP="00CE7A32">
      <w:pPr>
        <w:shd w:val="clear" w:color="auto" w:fill="FFFFFF"/>
        <w:spacing w:after="0" w:line="480" w:lineRule="auto"/>
        <w:rPr>
          <w:rFonts w:ascii="Times New Roman" w:eastAsia="Times New Roman" w:hAnsi="Times New Roman" w:cs="Times New Roman"/>
          <w:sz w:val="24"/>
          <w:szCs w:val="24"/>
        </w:rPr>
      </w:pPr>
    </w:p>
    <w:p w14:paraId="64CD4F1C" w14:textId="47939089" w:rsidR="00CE7A32" w:rsidRPr="00CE7A32" w:rsidRDefault="00CE7A32" w:rsidP="00CE7A32">
      <w:pPr>
        <w:spacing w:after="0" w:line="480" w:lineRule="auto"/>
        <w:jc w:val="center"/>
        <w:rPr>
          <w:rFonts w:ascii="Times New Roman" w:eastAsia="Times New Roman" w:hAnsi="Times New Roman" w:cs="Times New Roman"/>
          <w:b/>
          <w:bCs/>
          <w:sz w:val="24"/>
          <w:szCs w:val="24"/>
        </w:rPr>
      </w:pPr>
      <w:r w:rsidRPr="00CE7A32">
        <w:rPr>
          <w:rFonts w:ascii="Times New Roman" w:eastAsia="Times New Roman" w:hAnsi="Times New Roman" w:cs="Times New Roman"/>
          <w:b/>
          <w:bCs/>
          <w:noProof/>
          <w:sz w:val="24"/>
          <w:szCs w:val="24"/>
        </w:rPr>
        <w:lastRenderedPageBreak/>
        <w:drawing>
          <wp:inline distT="0" distB="0" distL="0" distR="0" wp14:anchorId="711F9CBF" wp14:editId="0429F375">
            <wp:extent cx="5943600" cy="3143250"/>
            <wp:effectExtent l="0" t="0" r="0" b="0"/>
            <wp:docPr id="299730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11153048" w14:textId="5FDF1DE9" w:rsidR="00CE7A32" w:rsidRDefault="00CE7A32" w:rsidP="00CE7A32">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5</w:t>
      </w:r>
      <w:r w:rsidR="007E5A13" w:rsidRPr="00B4088E">
        <w:rPr>
          <w:rFonts w:ascii="Times New Roman" w:eastAsia="Times New Roman" w:hAnsi="Times New Roman" w:cs="Times New Roman"/>
          <w:b/>
          <w:bCs/>
          <w:sz w:val="24"/>
          <w:szCs w:val="24"/>
        </w:rPr>
        <w:t>.</w:t>
      </w:r>
      <w:r w:rsidR="007E5A13"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Population encoding dimensions of drop and delay are negatively correlated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population encoding dimensions were estimated using a time window 750ms to 1000ms after cue onset. </w:t>
      </w:r>
    </w:p>
    <w:p w14:paraId="22EA0024"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63B49569" w14:textId="77777777" w:rsidR="00FA7FD1" w:rsidRPr="00B4088E" w:rsidRDefault="00FA7FD1" w:rsidP="005E375C">
      <w:pPr>
        <w:shd w:val="clear" w:color="auto" w:fill="FFFFFF"/>
        <w:spacing w:after="0" w:line="480" w:lineRule="auto"/>
        <w:rPr>
          <w:rFonts w:ascii="Times New Roman" w:eastAsia="Times New Roman" w:hAnsi="Times New Roman" w:cs="Times New Roman"/>
          <w:b/>
          <w:i/>
          <w:iCs/>
          <w:sz w:val="24"/>
          <w:szCs w:val="24"/>
        </w:rPr>
      </w:pPr>
    </w:p>
    <w:p w14:paraId="7A2AFCD0" w14:textId="3FA01342" w:rsidR="005E375C" w:rsidRPr="00B4088E" w:rsidRDefault="00FA7FD1" w:rsidP="00FA7FD1">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64A098D8" wp14:editId="28FCE8B0">
            <wp:extent cx="3578225" cy="3633470"/>
            <wp:effectExtent l="0" t="0" r="3175" b="5080"/>
            <wp:docPr id="785872638" name="Picture 8" descr="A group of black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72638" name="Picture 8" descr="A group of black and white graph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78225" cy="3633470"/>
                    </a:xfrm>
                    <a:prstGeom prst="rect">
                      <a:avLst/>
                    </a:prstGeom>
                    <a:noFill/>
                    <a:ln>
                      <a:noFill/>
                    </a:ln>
                  </pic:spPr>
                </pic:pic>
              </a:graphicData>
            </a:graphic>
          </wp:inline>
        </w:drawing>
      </w:r>
    </w:p>
    <w:p w14:paraId="0507A2F8" w14:textId="7133E58E" w:rsidR="00C45354" w:rsidRPr="00B4088E" w:rsidRDefault="00C45354" w:rsidP="00C45354">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6</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Linear correlation between drops and model-inferred time (yellow-purple time; see methods) and neural encoding.</w:t>
      </w:r>
      <w:r w:rsidRPr="00B4088E">
        <w:rPr>
          <w:rFonts w:ascii="Times New Roman" w:eastAsia="Times New Roman" w:hAnsi="Times New Roman" w:cs="Times New Roman"/>
          <w:b/>
          <w:bCs/>
          <w:sz w:val="24"/>
          <w:szCs w:val="24"/>
        </w:rPr>
        <w:t xml:space="preserve"> Top panels:</w:t>
      </w:r>
      <w:r w:rsidRPr="00B4088E">
        <w:rPr>
          <w:rFonts w:ascii="Times New Roman" w:eastAsia="Times New Roman" w:hAnsi="Times New Roman" w:cs="Times New Roman"/>
          <w:sz w:val="24"/>
          <w:szCs w:val="24"/>
        </w:rPr>
        <w:t xml:space="preserve"> correlation between drops and yellow-purple time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Bottom panels:</w:t>
      </w:r>
      <w:r w:rsidRPr="00B4088E">
        <w:rPr>
          <w:rFonts w:ascii="Times New Roman" w:eastAsia="Times New Roman" w:hAnsi="Times New Roman" w:cs="Times New Roman"/>
          <w:sz w:val="24"/>
          <w:szCs w:val="24"/>
        </w:rPr>
        <w:t xml:space="preserve"> correlation between delay and yellow-purple time in Monkey S </w:t>
      </w:r>
      <w:r w:rsidRPr="00B4088E">
        <w:rPr>
          <w:rFonts w:ascii="Times New Roman" w:eastAsia="Times New Roman" w:hAnsi="Times New Roman" w:cs="Times New Roman"/>
          <w:b/>
          <w:bCs/>
          <w:sz w:val="24"/>
          <w:szCs w:val="24"/>
        </w:rPr>
        <w:t>(C)</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(D)</w:t>
      </w:r>
      <w:r w:rsidRPr="00B4088E">
        <w:rPr>
          <w:rFonts w:ascii="Times New Roman" w:eastAsia="Times New Roman" w:hAnsi="Times New Roman" w:cs="Times New Roman"/>
          <w:sz w:val="24"/>
          <w:szCs w:val="24"/>
        </w:rPr>
        <w:t>.</w:t>
      </w:r>
    </w:p>
    <w:p w14:paraId="7DC9CE46" w14:textId="5A1C5D44" w:rsidR="00E93BEF" w:rsidRPr="00B4088E" w:rsidRDefault="00FA7FD1" w:rsidP="00FA7FD1">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4DCFC9FC" wp14:editId="540D9AEA">
            <wp:extent cx="3776980" cy="3323590"/>
            <wp:effectExtent l="0" t="0" r="0" b="0"/>
            <wp:docPr id="650915908"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5908" name="Picture 7" descr="A graph of different colored line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76980" cy="3323590"/>
                    </a:xfrm>
                    <a:prstGeom prst="rect">
                      <a:avLst/>
                    </a:prstGeom>
                    <a:noFill/>
                    <a:ln>
                      <a:noFill/>
                    </a:ln>
                  </pic:spPr>
                </pic:pic>
              </a:graphicData>
            </a:graphic>
          </wp:inline>
        </w:drawing>
      </w:r>
    </w:p>
    <w:p w14:paraId="090DF8C3" w14:textId="022A610D" w:rsidR="00A82B54" w:rsidRPr="00B4088E" w:rsidRDefault="00A82B54" w:rsidP="00A82B54">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7</w:t>
      </w:r>
      <w:r w:rsidRPr="00B4088E">
        <w:rPr>
          <w:rFonts w:ascii="Times New Roman" w:eastAsia="Times New Roman" w:hAnsi="Times New Roman" w:cs="Times New Roman"/>
          <w:b/>
          <w:bCs/>
          <w:sz w:val="24"/>
          <w:szCs w:val="24"/>
        </w:rPr>
        <w:t xml:space="preserve">. Geometry of neural coding. </w:t>
      </w:r>
      <w:r w:rsidRPr="00B4088E">
        <w:rPr>
          <w:rFonts w:ascii="Times New Roman" w:eastAsia="Times New Roman" w:hAnsi="Times New Roman" w:cs="Times New Roman"/>
          <w:sz w:val="24"/>
          <w:szCs w:val="24"/>
        </w:rPr>
        <w:t>Population trajectories for each offer in Monkey S (A, C) and Monkey T (B, D). The trajectories are plotted in the 3D spaces derived from principal component analysis: one for the first 1000 ms of the offer period (top panels) and one for 500 ms before and after the first go-signal onset (bottom panels).</w:t>
      </w:r>
    </w:p>
    <w:p w14:paraId="0C74ECCB" w14:textId="776BA2E1" w:rsidR="007B0DE1" w:rsidRPr="00B4088E" w:rsidRDefault="00FA7FD1" w:rsidP="00FA7FD1">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3FA0DAF0" wp14:editId="3BD7776E">
            <wp:extent cx="3794760" cy="5449824"/>
            <wp:effectExtent l="0" t="0" r="0" b="0"/>
            <wp:docPr id="385410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94760" cy="5449824"/>
                    </a:xfrm>
                    <a:prstGeom prst="rect">
                      <a:avLst/>
                    </a:prstGeom>
                    <a:noFill/>
                    <a:ln>
                      <a:noFill/>
                    </a:ln>
                  </pic:spPr>
                </pic:pic>
              </a:graphicData>
            </a:graphic>
          </wp:inline>
        </w:drawing>
      </w:r>
    </w:p>
    <w:p w14:paraId="237308B0" w14:textId="15472531" w:rsidR="007B0DE1" w:rsidRDefault="007B0DE1" w:rsidP="007B0DE1">
      <w:pPr>
        <w:tabs>
          <w:tab w:val="left" w:pos="1890"/>
        </w:tabs>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8</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Decoding Analysis:</w:t>
      </w:r>
      <w:r w:rsidRPr="00B4088E">
        <w:rPr>
          <w:rFonts w:ascii="Times New Roman" w:eastAsia="Times New Roman" w:hAnsi="Times New Roman" w:cs="Times New Roman"/>
          <w:sz w:val="24"/>
          <w:szCs w:val="24"/>
        </w:rPr>
        <w:t xml:space="preserve"> decoding accuracy was calculated for each task factor: reward magnitude (top panels), delay (middle panels), and interaction (bottom panels), this was done for both   Monkey S (A, C and E) and Monkey T (B, D and F), from 500 ms before to 1000 ms after the offer onset.   </w:t>
      </w:r>
    </w:p>
    <w:p w14:paraId="51E6EBF5" w14:textId="77777777" w:rsidR="00FA7FD1" w:rsidRDefault="00FA7FD1" w:rsidP="007B0DE1">
      <w:pPr>
        <w:tabs>
          <w:tab w:val="left" w:pos="1890"/>
        </w:tabs>
        <w:spacing w:after="0" w:line="480" w:lineRule="auto"/>
        <w:rPr>
          <w:rFonts w:ascii="Times New Roman" w:eastAsia="Times New Roman" w:hAnsi="Times New Roman" w:cs="Times New Roman"/>
          <w:sz w:val="24"/>
          <w:szCs w:val="24"/>
        </w:rPr>
      </w:pPr>
    </w:p>
    <w:p w14:paraId="0FDDA1F7" w14:textId="77777777" w:rsidR="00123570" w:rsidRDefault="00123570" w:rsidP="007B0DE1">
      <w:pPr>
        <w:tabs>
          <w:tab w:val="left" w:pos="1890"/>
        </w:tabs>
        <w:spacing w:after="0" w:line="480" w:lineRule="auto"/>
        <w:rPr>
          <w:rFonts w:ascii="Times New Roman" w:eastAsia="Times New Roman" w:hAnsi="Times New Roman" w:cs="Times New Roman"/>
          <w:sz w:val="24"/>
          <w:szCs w:val="24"/>
        </w:rPr>
      </w:pPr>
    </w:p>
    <w:p w14:paraId="151E3731" w14:textId="77777777" w:rsidR="00123570" w:rsidRPr="00B4088E" w:rsidRDefault="00123570" w:rsidP="007B0DE1">
      <w:pPr>
        <w:tabs>
          <w:tab w:val="left" w:pos="1890"/>
        </w:tabs>
        <w:spacing w:after="0" w:line="480" w:lineRule="auto"/>
        <w:rPr>
          <w:rFonts w:ascii="Times New Roman" w:eastAsia="Times New Roman" w:hAnsi="Times New Roman" w:cs="Times New Roman"/>
          <w:sz w:val="24"/>
          <w:szCs w:val="24"/>
        </w:rPr>
      </w:pPr>
    </w:p>
    <w:p w14:paraId="0E490C8C" w14:textId="71211993" w:rsidR="007B0DE1" w:rsidRDefault="00FA7FD1" w:rsidP="00A82B5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Supplementary Information</w:t>
      </w:r>
    </w:p>
    <w:p w14:paraId="6F608759" w14:textId="77777777" w:rsidR="00FA7FD1" w:rsidRDefault="00FA7FD1" w:rsidP="00FA7FD1">
      <w:pPr>
        <w:spacing w:after="0" w:line="480" w:lineRule="auto"/>
        <w:jc w:val="center"/>
        <w:rPr>
          <w:rFonts w:ascii="Times New Roman" w:eastAsia="Times New Roman" w:hAnsi="Times New Roman" w:cs="Times New Roman"/>
          <w:b/>
          <w:bCs/>
          <w:sz w:val="24"/>
          <w:szCs w:val="24"/>
        </w:rPr>
      </w:pPr>
      <w:r>
        <w:rPr>
          <w:noProof/>
        </w:rPr>
        <w:drawing>
          <wp:inline distT="0" distB="0" distL="0" distR="0" wp14:anchorId="571CE96F" wp14:editId="46A4D04A">
            <wp:extent cx="3768725" cy="3840480"/>
            <wp:effectExtent l="0" t="0" r="3175" b="7620"/>
            <wp:docPr id="556883698" name="Picture 5"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83698" name="Picture 5" descr="A collage of graphs and chart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68725" cy="3840480"/>
                    </a:xfrm>
                    <a:prstGeom prst="rect">
                      <a:avLst/>
                    </a:prstGeom>
                    <a:noFill/>
                    <a:ln>
                      <a:noFill/>
                    </a:ln>
                  </pic:spPr>
                </pic:pic>
              </a:graphicData>
            </a:graphic>
          </wp:inline>
        </w:drawing>
      </w:r>
    </w:p>
    <w:p w14:paraId="7B941849" w14:textId="00CA63BA" w:rsidR="007C71D7" w:rsidRDefault="007C71D7" w:rsidP="00FA7FD1">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S1</w:t>
      </w:r>
      <w:r w:rsidRPr="00B4088E">
        <w:rPr>
          <w:rFonts w:ascii="Times New Roman" w:eastAsia="Times New Roman" w:hAnsi="Times New Roman" w:cs="Times New Roman"/>
          <w:b/>
          <w:bCs/>
          <w:sz w:val="24"/>
          <w:szCs w:val="24"/>
        </w:rPr>
        <w:t>. Recording sites and neural modulation by task factors. (A)</w:t>
      </w:r>
      <w:r w:rsidRPr="00B4088E">
        <w:rPr>
          <w:rFonts w:ascii="Times New Roman" w:eastAsia="Times New Roman" w:hAnsi="Times New Roman" w:cs="Times New Roman"/>
          <w:sz w:val="24"/>
          <w:szCs w:val="24"/>
        </w:rPr>
        <w:t xml:space="preserve"> Schematic representation of the Utah array positions in the dlPFC, reconstructed from MRI scans in Monkeys S and T. Bottom panel: the most anterior and posterior MRI slices of Monkey S, with the Utah arrays highlighted by yellow dashed circles.</w:t>
      </w:r>
      <w:r w:rsidRPr="00B4088E">
        <w:rPr>
          <w:rFonts w:ascii="Times New Roman" w:eastAsia="Times New Roman" w:hAnsi="Times New Roman" w:cs="Times New Roman"/>
          <w:b/>
          <w:bCs/>
          <w:sz w:val="24"/>
          <w:szCs w:val="24"/>
        </w:rPr>
        <w:t xml:space="preserve"> (B)</w:t>
      </w:r>
      <w:r w:rsidRPr="00B4088E">
        <w:rPr>
          <w:rFonts w:ascii="Times New Roman" w:eastAsia="Times New Roman" w:hAnsi="Times New Roman" w:cs="Times New Roman"/>
          <w:sz w:val="24"/>
          <w:szCs w:val="24"/>
        </w:rPr>
        <w:t xml:space="preserve"> Percentage of neurons significantly modulated by reward magnitude (drops), delay, their interaction, and upcoming choice.</w:t>
      </w:r>
      <w:r w:rsidRPr="00B4088E">
        <w:rPr>
          <w:rFonts w:ascii="Times New Roman" w:eastAsia="Times New Roman" w:hAnsi="Times New Roman" w:cs="Times New Roman"/>
          <w:b/>
          <w:bCs/>
          <w:sz w:val="24"/>
          <w:szCs w:val="24"/>
        </w:rPr>
        <w:t xml:space="preserve"> (C–D)</w:t>
      </w:r>
      <w:r w:rsidRPr="00B4088E">
        <w:rPr>
          <w:rFonts w:ascii="Times New Roman" w:eastAsia="Times New Roman" w:hAnsi="Times New Roman" w:cs="Times New Roman"/>
          <w:sz w:val="24"/>
          <w:szCs w:val="24"/>
        </w:rPr>
        <w:t xml:space="preserve"> The time course of the percentage of neurons significantly modulated by each factor, from 500 ms before to 1000 ms after cue onset, in monkey S and monkey T, respectively.</w:t>
      </w:r>
    </w:p>
    <w:p w14:paraId="20C346C5" w14:textId="77777777" w:rsidR="00FA7FD1" w:rsidRPr="00B4088E" w:rsidRDefault="00FA7FD1" w:rsidP="007C71D7">
      <w:pPr>
        <w:spacing w:after="0" w:line="480" w:lineRule="auto"/>
        <w:rPr>
          <w:rFonts w:ascii="Times New Roman" w:eastAsia="Times New Roman" w:hAnsi="Times New Roman" w:cs="Times New Roman"/>
          <w:sz w:val="24"/>
          <w:szCs w:val="24"/>
        </w:rPr>
      </w:pPr>
    </w:p>
    <w:p w14:paraId="7912D9B9" w14:textId="2A2C41E0" w:rsidR="00F705D3" w:rsidRPr="00F705D3" w:rsidRDefault="00F705D3" w:rsidP="00F705D3">
      <w:pPr>
        <w:spacing w:after="0" w:line="480" w:lineRule="auto"/>
        <w:jc w:val="center"/>
        <w:rPr>
          <w:rFonts w:ascii="Times New Roman" w:eastAsia="Times New Roman" w:hAnsi="Times New Roman" w:cs="Times New Roman"/>
          <w:b/>
          <w:bCs/>
          <w:sz w:val="24"/>
          <w:szCs w:val="24"/>
        </w:rPr>
      </w:pPr>
      <w:r w:rsidRPr="00F705D3">
        <w:rPr>
          <w:rFonts w:ascii="Times New Roman" w:eastAsia="Times New Roman" w:hAnsi="Times New Roman" w:cs="Times New Roman"/>
          <w:b/>
          <w:bCs/>
          <w:noProof/>
          <w:sz w:val="24"/>
          <w:szCs w:val="24"/>
        </w:rPr>
        <w:lastRenderedPageBreak/>
        <w:drawing>
          <wp:inline distT="0" distB="0" distL="0" distR="0" wp14:anchorId="7BF4CABE" wp14:editId="19F992C9">
            <wp:extent cx="4857750" cy="2405520"/>
            <wp:effectExtent l="0" t="0" r="0" b="0"/>
            <wp:docPr id="635338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62538" cy="2407891"/>
                    </a:xfrm>
                    <a:prstGeom prst="rect">
                      <a:avLst/>
                    </a:prstGeom>
                    <a:noFill/>
                    <a:ln>
                      <a:noFill/>
                    </a:ln>
                  </pic:spPr>
                </pic:pic>
              </a:graphicData>
            </a:graphic>
          </wp:inline>
        </w:drawing>
      </w:r>
    </w:p>
    <w:p w14:paraId="4E1EA274" w14:textId="6FD17A1A" w:rsidR="006667AF" w:rsidRPr="00B4088E" w:rsidRDefault="006667AF" w:rsidP="006667AF">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7C71D7">
        <w:rPr>
          <w:rFonts w:ascii="Times New Roman" w:eastAsia="Times New Roman" w:hAnsi="Times New Roman" w:cs="Times New Roman"/>
          <w:b/>
          <w:bCs/>
          <w:sz w:val="24"/>
          <w:szCs w:val="24"/>
        </w:rPr>
        <w:t>2</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Explained variance is calculated for each task factor over time, from 250 ms before to 1000 ms after the cue onset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p>
    <w:p w14:paraId="0F756D00" w14:textId="77777777" w:rsidR="004F16C1" w:rsidRDefault="004F16C1" w:rsidP="006667AF">
      <w:pPr>
        <w:spacing w:after="0" w:line="480" w:lineRule="auto"/>
        <w:rPr>
          <w:rFonts w:ascii="Times New Roman" w:eastAsia="Times New Roman" w:hAnsi="Times New Roman" w:cs="Times New Roman"/>
          <w:sz w:val="24"/>
          <w:szCs w:val="24"/>
        </w:rPr>
      </w:pPr>
    </w:p>
    <w:p w14:paraId="6F82BC8B" w14:textId="2EDE9249" w:rsidR="00FA7FD1" w:rsidRPr="00B4088E" w:rsidRDefault="00FA7FD1" w:rsidP="006667AF">
      <w:pPr>
        <w:spacing w:after="0" w:line="480" w:lineRule="auto"/>
        <w:rPr>
          <w:rFonts w:ascii="Times New Roman" w:eastAsia="Times New Roman" w:hAnsi="Times New Roman" w:cs="Times New Roman"/>
          <w:sz w:val="24"/>
          <w:szCs w:val="24"/>
        </w:rPr>
      </w:pPr>
      <w:commentRangeStart w:id="1023"/>
      <w:r>
        <w:rPr>
          <w:noProof/>
        </w:rPr>
        <w:drawing>
          <wp:inline distT="0" distB="0" distL="0" distR="0" wp14:anchorId="2E6A6D8C" wp14:editId="1016C72A">
            <wp:extent cx="6135624" cy="2560320"/>
            <wp:effectExtent l="0" t="0" r="0" b="0"/>
            <wp:docPr id="1503116272"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16272" name="Picture 3" descr="A close-up of a graph&#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35624" cy="2560320"/>
                    </a:xfrm>
                    <a:prstGeom prst="rect">
                      <a:avLst/>
                    </a:prstGeom>
                    <a:noFill/>
                    <a:ln>
                      <a:noFill/>
                    </a:ln>
                  </pic:spPr>
                </pic:pic>
              </a:graphicData>
            </a:graphic>
          </wp:inline>
        </w:drawing>
      </w:r>
    </w:p>
    <w:p w14:paraId="573905E9" w14:textId="52461960" w:rsidR="004F16C1" w:rsidRPr="00B4088E" w:rsidRDefault="004F16C1" w:rsidP="004F16C1">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7C71D7">
        <w:rPr>
          <w:rFonts w:ascii="Times New Roman" w:eastAsia="Times New Roman" w:hAnsi="Times New Roman" w:cs="Times New Roman"/>
          <w:b/>
          <w:bCs/>
          <w:sz w:val="24"/>
          <w:szCs w:val="24"/>
        </w:rPr>
        <w:t>3</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Neural response is not related to the predicted choice or to the motor response. Raster displays with spike densities on top from four different neurons are shown for two conditions: when visual cue “h” indicates 4 drops/10 secs of delay (</w:t>
      </w:r>
      <w:r w:rsidRPr="00B4088E">
        <w:rPr>
          <w:rFonts w:ascii="Times New Roman" w:eastAsia="Times New Roman" w:hAnsi="Times New Roman" w:cs="Times New Roman"/>
          <w:b/>
          <w:bCs/>
          <w:sz w:val="24"/>
          <w:szCs w:val="24"/>
        </w:rPr>
        <w:t>A and B</w:t>
      </w:r>
      <w:r w:rsidRPr="00B4088E">
        <w:rPr>
          <w:rFonts w:ascii="Times New Roman" w:eastAsia="Times New Roman" w:hAnsi="Times New Roman" w:cs="Times New Roman"/>
          <w:sz w:val="24"/>
          <w:szCs w:val="24"/>
        </w:rPr>
        <w:t>), and when the visual cue “b” indicates 4 drops/1 sec of delay (</w:t>
      </w:r>
      <w:r w:rsidRPr="00B4088E">
        <w:rPr>
          <w:rFonts w:ascii="Times New Roman" w:eastAsia="Times New Roman" w:hAnsi="Times New Roman" w:cs="Times New Roman"/>
          <w:b/>
          <w:bCs/>
          <w:sz w:val="24"/>
          <w:szCs w:val="24"/>
        </w:rPr>
        <w:t>C and D</w:t>
      </w:r>
      <w:r w:rsidRPr="00B4088E">
        <w:rPr>
          <w:rFonts w:ascii="Times New Roman" w:eastAsia="Times New Roman" w:hAnsi="Times New Roman" w:cs="Times New Roman"/>
          <w:sz w:val="24"/>
          <w:szCs w:val="24"/>
        </w:rPr>
        <w:t xml:space="preserve">). These displays were presented toto monkey S and monkey T.  </w:t>
      </w:r>
      <w:commentRangeEnd w:id="1023"/>
      <w:r w:rsidR="00413509" w:rsidRPr="00B4088E">
        <w:rPr>
          <w:rStyle w:val="CommentReference"/>
          <w:rFonts w:ascii="Times New Roman" w:eastAsia="Times New Roman" w:hAnsi="Times New Roman" w:cs="Times New Roman"/>
          <w:sz w:val="24"/>
          <w:szCs w:val="24"/>
        </w:rPr>
        <w:commentReference w:id="1023"/>
      </w:r>
    </w:p>
    <w:p w14:paraId="41A4AD03" w14:textId="77777777" w:rsidR="004F16C1" w:rsidRPr="00B4088E" w:rsidRDefault="004F16C1" w:rsidP="004F16C1">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sz w:val="24"/>
          <w:szCs w:val="24"/>
        </w:rPr>
        <w:lastRenderedPageBreak/>
        <w:t xml:space="preserve">The activity is aligned to the cue onset (time 0). The gray rectangles show the 75–750 ms analysis interval. In panel A, trials are sorted based on choice: accept (black) or refuse (magenta). In panel B, trials are sorted based on whether the response is made after the first go-signal (cyan) or after the second go-signal (blue). </w:t>
      </w:r>
    </w:p>
    <w:p w14:paraId="0125AEB3" w14:textId="77777777" w:rsidR="00B53A98" w:rsidRPr="00B4088E" w:rsidRDefault="00B53A98" w:rsidP="004F16C1">
      <w:pPr>
        <w:spacing w:after="0" w:line="480" w:lineRule="auto"/>
        <w:rPr>
          <w:rFonts w:ascii="Times New Roman" w:eastAsia="Times New Roman" w:hAnsi="Times New Roman" w:cs="Times New Roman"/>
          <w:sz w:val="24"/>
          <w:szCs w:val="24"/>
        </w:rPr>
      </w:pPr>
    </w:p>
    <w:p w14:paraId="76B1E404" w14:textId="77777777" w:rsidR="00FA7FD1" w:rsidRDefault="00FA7FD1">
      <w:pPr>
        <w:spacing w:after="0" w:line="480" w:lineRule="auto"/>
        <w:rPr>
          <w:rFonts w:ascii="Times New Roman" w:eastAsia="Times New Roman" w:hAnsi="Times New Roman" w:cs="Times New Roman"/>
          <w:b/>
          <w:bCs/>
          <w:sz w:val="24"/>
          <w:szCs w:val="24"/>
        </w:rPr>
      </w:pPr>
      <w:r>
        <w:rPr>
          <w:noProof/>
        </w:rPr>
        <w:drawing>
          <wp:inline distT="0" distB="0" distL="0" distR="0" wp14:anchorId="010C650E" wp14:editId="39F6DD45">
            <wp:extent cx="6163056" cy="3465576"/>
            <wp:effectExtent l="0" t="0" r="0" b="1905"/>
            <wp:docPr id="494754677" name="Picture 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4677" name="Picture 2" descr="A collage of graph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63056" cy="3465576"/>
                    </a:xfrm>
                    <a:prstGeom prst="rect">
                      <a:avLst/>
                    </a:prstGeom>
                    <a:noFill/>
                    <a:ln>
                      <a:noFill/>
                    </a:ln>
                  </pic:spPr>
                </pic:pic>
              </a:graphicData>
            </a:graphic>
          </wp:inline>
        </w:drawing>
      </w:r>
    </w:p>
    <w:p w14:paraId="25792AC5" w14:textId="5E0EBE93" w:rsidR="00594516" w:rsidRDefault="00B53A98">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7C71D7">
        <w:rPr>
          <w:rFonts w:ascii="Times New Roman" w:eastAsia="Times New Roman" w:hAnsi="Times New Roman" w:cs="Times New Roman"/>
          <w:b/>
          <w:bCs/>
          <w:sz w:val="24"/>
          <w:szCs w:val="24"/>
        </w:rPr>
        <w:t>4</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Linear correlations between drops and delay neural encoding, calculated in 250 ms time bins, are shown before and after offer onset (time 0) for Monkey S (A–D) and Monkey T (E–H).</w:t>
      </w:r>
    </w:p>
    <w:p w14:paraId="047B671E" w14:textId="20B4AD5A" w:rsidR="007C71D7" w:rsidRDefault="00FA7FD1" w:rsidP="00FA7FD1">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56C62BD2" wp14:editId="3CCE050E">
            <wp:extent cx="3649345" cy="3824605"/>
            <wp:effectExtent l="0" t="0" r="8255" b="4445"/>
            <wp:docPr id="14883301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30149" name="Picture 1" descr="A screenshot of a graph&#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49345" cy="3824605"/>
                    </a:xfrm>
                    <a:prstGeom prst="rect">
                      <a:avLst/>
                    </a:prstGeom>
                    <a:noFill/>
                    <a:ln>
                      <a:noFill/>
                    </a:ln>
                  </pic:spPr>
                </pic:pic>
              </a:graphicData>
            </a:graphic>
          </wp:inline>
        </w:drawing>
      </w:r>
    </w:p>
    <w:p w14:paraId="7792561F" w14:textId="3253EF3B" w:rsidR="007C71D7" w:rsidRDefault="007C71D7">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S5</w:t>
      </w:r>
      <w:r w:rsidRPr="00B4088E">
        <w:rPr>
          <w:rFonts w:ascii="Times New Roman" w:eastAsia="Times New Roman" w:hAnsi="Times New Roman" w:cs="Times New Roman"/>
          <w:b/>
          <w:bCs/>
          <w:sz w:val="24"/>
          <w:szCs w:val="24"/>
        </w:rPr>
        <w:t>. Raster plots and correlation between mean spike count and discounted value.</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Left panels:</w:t>
      </w:r>
      <w:r w:rsidRPr="00B4088E">
        <w:rPr>
          <w:rFonts w:ascii="Times New Roman" w:eastAsia="Times New Roman" w:hAnsi="Times New Roman" w:cs="Times New Roman"/>
          <w:sz w:val="24"/>
          <w:szCs w:val="24"/>
        </w:rPr>
        <w:t xml:space="preserve"> example neurons from Monkey T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S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Spike density functions are shown above each raster. The neural activity is aligned to the cue onset and divided into nine offers, which are ordered from the highest to the lowest mean firing rate. The mean firing rate is calculated from 75 to 750 ms after the cue onset</w:t>
      </w:r>
      <w:r>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(shown by the gray rectangle). </w:t>
      </w:r>
      <w:r w:rsidRPr="00B4088E">
        <w:rPr>
          <w:rFonts w:ascii="Times New Roman" w:eastAsia="Times New Roman" w:hAnsi="Times New Roman" w:cs="Times New Roman"/>
          <w:b/>
          <w:bCs/>
          <w:sz w:val="24"/>
          <w:szCs w:val="24"/>
        </w:rPr>
        <w:t>Right panels:</w:t>
      </w:r>
      <w:r w:rsidRPr="00B4088E">
        <w:rPr>
          <w:rFonts w:ascii="Times New Roman" w:eastAsia="Times New Roman" w:hAnsi="Times New Roman" w:cs="Times New Roman"/>
          <w:sz w:val="24"/>
          <w:szCs w:val="24"/>
        </w:rPr>
        <w:t xml:space="preserve"> the linear correlation between the mean spike count for each offer and the behaviorally calculated discounted value, corresponding to the neurons shown in the left panels.</w:t>
      </w:r>
    </w:p>
    <w:p w14:paraId="773CB41A" w14:textId="77777777" w:rsidR="00B9511A" w:rsidRDefault="00B9511A">
      <w:pPr>
        <w:spacing w:after="0" w:line="480" w:lineRule="auto"/>
        <w:rPr>
          <w:rFonts w:ascii="Times New Roman" w:eastAsia="Times New Roman" w:hAnsi="Times New Roman" w:cs="Times New Roman"/>
          <w:sz w:val="24"/>
          <w:szCs w:val="24"/>
        </w:rPr>
      </w:pPr>
    </w:p>
    <w:p w14:paraId="4EFDD8A4" w14:textId="77777777" w:rsidR="00B9511A" w:rsidRDefault="00B9511A">
      <w:pPr>
        <w:spacing w:after="0" w:line="480" w:lineRule="auto"/>
        <w:rPr>
          <w:rFonts w:ascii="Times New Roman" w:eastAsia="Times New Roman" w:hAnsi="Times New Roman" w:cs="Times New Roman"/>
          <w:sz w:val="24"/>
          <w:szCs w:val="24"/>
        </w:rPr>
      </w:pPr>
    </w:p>
    <w:p w14:paraId="25111062" w14:textId="77467C28" w:rsidR="00B9511A" w:rsidRPr="0076688B" w:rsidRDefault="00B9511A">
      <w:pPr>
        <w:spacing w:after="0" w:line="480" w:lineRule="auto"/>
        <w:rPr>
          <w:rFonts w:ascii="Times New Roman" w:eastAsia="Times New Roman" w:hAnsi="Times New Roman" w:cs="Times New Roman"/>
          <w:sz w:val="24"/>
          <w:szCs w:val="24"/>
        </w:rPr>
      </w:pPr>
    </w:p>
    <w:sectPr w:rsidR="00B9511A" w:rsidRPr="0076688B" w:rsidSect="00F24C17">
      <w:pgSz w:w="12240" w:h="15840"/>
      <w:pgMar w:top="1440" w:right="1440" w:bottom="1440" w:left="1440" w:header="0" w:footer="0" w:gutter="0"/>
      <w:lnNumType w:countBy="1" w:restart="continuous"/>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Siyu Wang" w:date="2026-03-04T18:18:00Z" w:initials="SW">
    <w:p w14:paraId="72614055" w14:textId="77777777" w:rsidR="001D555D" w:rsidRDefault="001D555D" w:rsidP="001D555D">
      <w:r>
        <w:rPr>
          <w:rStyle w:val="CommentReference"/>
        </w:rPr>
        <w:annotationRef/>
      </w:r>
      <w:r>
        <w:rPr>
          <w:sz w:val="20"/>
          <w:szCs w:val="20"/>
        </w:rPr>
        <w:t xml:space="preserve">I'd still use a similar example like in the abstract, since your task is to accept/reject offer, and not choosing between two offers. </w:t>
      </w:r>
    </w:p>
  </w:comment>
  <w:comment w:id="76" w:author="Siyu Wang" w:date="2026-03-04T18:18:00Z" w:initials="SW">
    <w:p w14:paraId="64AA9C2F" w14:textId="77777777" w:rsidR="001D555D" w:rsidRDefault="001D555D" w:rsidP="001D555D">
      <w:r>
        <w:rPr>
          <w:rStyle w:val="CommentReference"/>
        </w:rPr>
        <w:annotationRef/>
      </w:r>
      <w:r>
        <w:rPr>
          <w:sz w:val="20"/>
          <w:szCs w:val="20"/>
        </w:rPr>
        <w:t>The pension example also has the factor of "effort"/"work" in it, I'd use a simpler example that only involves "wait" and "reward".</w:t>
      </w:r>
    </w:p>
  </w:comment>
  <w:comment w:id="99" w:author="Siyu Wang" w:date="2026-03-17T01:16:00Z" w:initials="SW">
    <w:p w14:paraId="7B40AFA0" w14:textId="77777777" w:rsidR="007550E6" w:rsidRDefault="007550E6" w:rsidP="007550E6">
      <w:r>
        <w:rPr>
          <w:rStyle w:val="CommentReference"/>
        </w:rPr>
        <w:annotationRef/>
      </w:r>
      <w:r>
        <w:rPr>
          <w:sz w:val="20"/>
          <w:szCs w:val="20"/>
        </w:rPr>
        <w:t>Are there literature on how one's temporal discounting preferences change based on environmental factors?</w:t>
      </w:r>
    </w:p>
  </w:comment>
  <w:comment w:id="80" w:author="Siyu Wang" w:date="2026-03-04T18:25:00Z" w:initials="SW">
    <w:p w14:paraId="3F6510EA" w14:textId="77777777" w:rsidR="006A1613" w:rsidRDefault="006A1613" w:rsidP="006A1613">
      <w:r>
        <w:rPr>
          <w:rStyle w:val="CommentReference"/>
        </w:rPr>
        <w:annotationRef/>
      </w:r>
      <w:r>
        <w:rPr>
          <w:sz w:val="20"/>
          <w:szCs w:val="20"/>
        </w:rPr>
        <w:t>There is a difference between "individual differences in temporal discounting preferences" (i.e., whether a child would take the immediate reward), versus "individual differences in how temporally discounted value is computed", the latter is what we studied, and not the former</w:t>
      </w:r>
    </w:p>
  </w:comment>
  <w:comment w:id="81" w:author="Siyu Wang" w:date="2026-03-04T18:39:00Z" w:initials="SW">
    <w:p w14:paraId="0DB3CE2A" w14:textId="77777777" w:rsidR="00950F44" w:rsidRDefault="00950F44" w:rsidP="00950F44">
      <w:r>
        <w:rPr>
          <w:rStyle w:val="CommentReference"/>
        </w:rPr>
        <w:annotationRef/>
      </w:r>
      <w:r>
        <w:rPr>
          <w:sz w:val="20"/>
          <w:szCs w:val="20"/>
        </w:rPr>
        <w:t>I added a sentence, trying to introduce early about individual differences in strategy</w:t>
      </w:r>
    </w:p>
  </w:comment>
  <w:comment w:id="125" w:author="Siyu Wang" w:date="2026-03-04T18:33:00Z" w:initials="SW">
    <w:p w14:paraId="419ECE39" w14:textId="77777777" w:rsidR="00C86953" w:rsidRDefault="00C86953" w:rsidP="00C86953">
      <w:r>
        <w:rPr>
          <w:rStyle w:val="CommentReference"/>
        </w:rPr>
        <w:annotationRef/>
      </w:r>
      <w:r>
        <w:rPr>
          <w:sz w:val="20"/>
          <w:szCs w:val="20"/>
        </w:rPr>
        <w:t>This is more like "exploit" vs "explore", and is not entirely temporal discounting</w:t>
      </w:r>
    </w:p>
  </w:comment>
  <w:comment w:id="135" w:author="Rossella Falcone" w:date="2026-03-02T10:04:00Z" w:initials="RF">
    <w:p w14:paraId="6B86B63A" w14:textId="77777777" w:rsidR="009E3A4C" w:rsidRDefault="009E3A4C" w:rsidP="006B3FBE">
      <w:pPr>
        <w:pStyle w:val="CommentText"/>
        <w:rPr>
          <w:lang w:eastAsia="zh-CN"/>
        </w:rPr>
      </w:pPr>
      <w:r>
        <w:rPr>
          <w:rStyle w:val="CommentReference"/>
        </w:rPr>
        <w:annotationRef/>
      </w:r>
      <w:r>
        <w:t xml:space="preserve">SEE if this is better. It takes what you suggested in the abstract, before. </w:t>
      </w:r>
    </w:p>
  </w:comment>
  <w:comment w:id="180" w:author="Rossella Falcone" w:date="2026-03-02T10:04:00Z" w:initials="RF">
    <w:p w14:paraId="76C93C7D" w14:textId="77777777" w:rsidR="006B3FBE" w:rsidRDefault="006B3FBE" w:rsidP="006B3FBE">
      <w:pPr>
        <w:pStyle w:val="CommentText"/>
        <w:rPr>
          <w:lang w:eastAsia="zh-CN"/>
        </w:rPr>
      </w:pPr>
      <w:r>
        <w:rPr>
          <w:rStyle w:val="CommentReference"/>
        </w:rPr>
        <w:annotationRef/>
      </w:r>
      <w:r>
        <w:t xml:space="preserve">SEE if this is better. It takes what you suggested in the abstract, before. </w:t>
      </w:r>
    </w:p>
  </w:comment>
  <w:comment w:id="210" w:author="Siyu Wang" w:date="2026-02-27T18:10:00Z" w:initials="SW">
    <w:p w14:paraId="16CC63F4" w14:textId="77777777" w:rsidR="001158BA" w:rsidRDefault="001158BA" w:rsidP="001158BA">
      <w:r>
        <w:rPr>
          <w:rStyle w:val="CommentReference"/>
        </w:rPr>
        <w:annotationRef/>
      </w:r>
      <w:r>
        <w:rPr>
          <w:sz w:val="20"/>
          <w:szCs w:val="20"/>
        </w:rPr>
        <w:t>I'd shorten these into 1 sentence, and leave the details to the Results section</w:t>
      </w:r>
    </w:p>
  </w:comment>
  <w:comment w:id="211" w:author="Rossella Falcone" w:date="2026-03-03T10:36:00Z" w:initials="RF">
    <w:p w14:paraId="7758726E" w14:textId="77777777" w:rsidR="00327EAF" w:rsidRDefault="00327EAF" w:rsidP="00327EAF">
      <w:pPr>
        <w:pStyle w:val="CommentText"/>
      </w:pPr>
      <w:r>
        <w:rPr>
          <w:rStyle w:val="CommentReference"/>
        </w:rPr>
        <w:annotationRef/>
      </w:r>
      <w:r>
        <w:t xml:space="preserve">I shortened. </w:t>
      </w:r>
    </w:p>
  </w:comment>
  <w:comment w:id="297" w:author="Siyu Wang" w:date="2026-03-06T14:05:00Z" w:initials="SW">
    <w:p w14:paraId="5E1E94CC" w14:textId="77777777" w:rsidR="007723D4" w:rsidRDefault="007723D4" w:rsidP="007723D4">
      <w:r>
        <w:rPr>
          <w:rStyle w:val="CommentReference"/>
        </w:rPr>
        <w:annotationRef/>
      </w:r>
      <w:r>
        <w:rPr>
          <w:sz w:val="20"/>
          <w:szCs w:val="20"/>
        </w:rPr>
        <w:t xml:space="preserve">I would start the results section directly with our novel finding </w:t>
      </w:r>
    </w:p>
  </w:comment>
  <w:comment w:id="453" w:author="Siyu Wang" w:date="2026-03-06T19:47:00Z" w:initials="SW">
    <w:p w14:paraId="0B3A42F9" w14:textId="77777777" w:rsidR="005579F1" w:rsidRDefault="005579F1" w:rsidP="005579F1">
      <w:r>
        <w:rPr>
          <w:rStyle w:val="CommentReference"/>
        </w:rPr>
        <w:annotationRef/>
      </w:r>
      <w:r>
        <w:rPr>
          <w:sz w:val="20"/>
          <w:szCs w:val="20"/>
        </w:rPr>
        <w:t>I think this is not worth mentioning, it is just chance in my view and not a real finding</w:t>
      </w:r>
    </w:p>
  </w:comment>
  <w:comment w:id="450" w:author="Rossella Falcone" w:date="2026-03-03T11:03:00Z" w:initials="RF">
    <w:p w14:paraId="3398A740" w14:textId="77777777" w:rsidR="00013D75" w:rsidRDefault="00013D75" w:rsidP="00013D75">
      <w:pPr>
        <w:pStyle w:val="CommentText"/>
      </w:pPr>
      <w:r>
        <w:rPr>
          <w:rStyle w:val="CommentReference"/>
        </w:rPr>
        <w:annotationRef/>
      </w:r>
      <w:r>
        <w:t>Shortened</w:t>
      </w:r>
    </w:p>
  </w:comment>
  <w:comment w:id="471" w:author="Rossella Falcone" w:date="2026-03-03T11:03:00Z" w:initials="RF">
    <w:p w14:paraId="08759411" w14:textId="75CD28A5" w:rsidR="0019133F" w:rsidRDefault="0019133F" w:rsidP="0019133F">
      <w:pPr>
        <w:pStyle w:val="CommentText"/>
      </w:pPr>
      <w:r>
        <w:rPr>
          <w:rStyle w:val="CommentReference"/>
        </w:rPr>
        <w:annotationRef/>
      </w:r>
      <w:r>
        <w:t xml:space="preserve">We can remove this part. It was just nice to show the rasters and also bc I shpw there is no prediction of which go will come first. Let me know. </w:t>
      </w:r>
    </w:p>
  </w:comment>
  <w:comment w:id="473" w:author="Rossella Falcone" w:date="2026-03-03T11:22:00Z" w:initials="RF">
    <w:p w14:paraId="5291A050" w14:textId="77777777" w:rsidR="00F5469D" w:rsidRDefault="00F5469D" w:rsidP="00F5469D">
      <w:pPr>
        <w:pStyle w:val="CommentText"/>
      </w:pPr>
      <w:r>
        <w:rPr>
          <w:rStyle w:val="CommentReference"/>
        </w:rPr>
        <w:annotationRef/>
      </w:r>
      <w:r>
        <w:t>MOVED HERE.</w:t>
      </w:r>
    </w:p>
  </w:comment>
  <w:comment w:id="519" w:author="Siyu Wang" w:date="2026-02-27T18:26:00Z" w:initials="SW">
    <w:p w14:paraId="5373D2FE" w14:textId="745E6AF1" w:rsidR="00555F3B" w:rsidRDefault="00555F3B" w:rsidP="00555F3B">
      <w:r>
        <w:rPr>
          <w:rStyle w:val="CommentReference"/>
        </w:rPr>
        <w:annotationRef/>
      </w:r>
      <w:r>
        <w:rPr>
          <w:sz w:val="20"/>
          <w:szCs w:val="20"/>
        </w:rPr>
        <w:t>This should go in the next section of "individual differences"</w:t>
      </w:r>
    </w:p>
  </w:comment>
  <w:comment w:id="520" w:author="Rossella Falcone" w:date="2026-03-04T15:01:00Z" w:initials="RF">
    <w:p w14:paraId="1D782836" w14:textId="77777777" w:rsidR="00D74B7E" w:rsidRDefault="00D74B7E" w:rsidP="00D74B7E">
      <w:pPr>
        <w:pStyle w:val="CommentText"/>
      </w:pPr>
      <w:r>
        <w:rPr>
          <w:rStyle w:val="CommentReference"/>
        </w:rPr>
        <w:annotationRef/>
      </w:r>
      <w:r>
        <w:t xml:space="preserve">Not sure what you mean. </w:t>
      </w:r>
    </w:p>
  </w:comment>
  <w:comment w:id="569" w:author="Siyu Wang" w:date="2026-03-13T17:20:00Z" w:initials="SW">
    <w:p w14:paraId="2C29469A" w14:textId="77777777" w:rsidR="00483BA3" w:rsidRDefault="00483BA3" w:rsidP="00483BA3">
      <w:r>
        <w:rPr>
          <w:rStyle w:val="CommentReference"/>
        </w:rPr>
        <w:annotationRef/>
      </w:r>
      <w:r>
        <w:rPr>
          <w:sz w:val="20"/>
          <w:szCs w:val="20"/>
        </w:rPr>
        <w:t>throughout the paper, the two monkeys should appear in the same order (for all figures, and for text)</w:t>
      </w:r>
    </w:p>
  </w:comment>
  <w:comment w:id="600" w:author="Siyu Wang" w:date="2026-03-13T17:26:00Z" w:initials="SW">
    <w:p w14:paraId="4703B0B8" w14:textId="77777777" w:rsidR="008B1D8A" w:rsidRDefault="008B1D8A" w:rsidP="008B1D8A">
      <w:r>
        <w:rPr>
          <w:rStyle w:val="CommentReference"/>
        </w:rPr>
        <w:annotationRef/>
      </w:r>
      <w:r>
        <w:rPr>
          <w:sz w:val="20"/>
          <w:szCs w:val="20"/>
        </w:rPr>
        <w:t>Consider only present the result around the go-cue, which is where the two monkeys differ in their behaviors</w:t>
      </w:r>
    </w:p>
  </w:comment>
  <w:comment w:id="769" w:author="Siyu Wang" w:date="2026-03-17T02:57:00Z" w:initials="SW">
    <w:p w14:paraId="65878B01" w14:textId="77777777" w:rsidR="00DC4617" w:rsidRDefault="00DC4617" w:rsidP="00DC4617">
      <w:pPr>
        <w:rPr>
          <w:sz w:val="20"/>
          <w:szCs w:val="20"/>
        </w:rPr>
      </w:pPr>
      <w:r>
        <w:rPr>
          <w:rStyle w:val="CommentReference"/>
        </w:rPr>
        <w:annotationRef/>
      </w:r>
    </w:p>
    <w:p w14:paraId="1BEC960F" w14:textId="77777777" w:rsidR="00DC4617" w:rsidRDefault="00DC4617" w:rsidP="00DC4617"/>
    <w:p w14:paraId="5E45781E" w14:textId="77777777" w:rsidR="00DC4617" w:rsidRDefault="00DC4617" w:rsidP="00DC4617">
      <w:r>
        <w:rPr>
          <w:sz w:val="20"/>
          <w:szCs w:val="20"/>
        </w:rPr>
        <w:t>I deleted this: This is consistent with findings of Shadmehr and colleagues (8), which show that the brain treats movements duration as a cost, such that longer delays reduce the subjective value of rewards and affect motor planning.</w:t>
      </w:r>
    </w:p>
    <w:p w14:paraId="283BC8C8" w14:textId="77777777" w:rsidR="00DC4617" w:rsidRDefault="00DC4617" w:rsidP="00DC4617"/>
  </w:comment>
  <w:comment w:id="785" w:author="Siyu Wang" w:date="2026-03-17T02:07:00Z" w:initials="SW">
    <w:p w14:paraId="46A368AB" w14:textId="77777777" w:rsidR="00C06259" w:rsidRDefault="00C06259" w:rsidP="00C06259">
      <w:r>
        <w:rPr>
          <w:rStyle w:val="CommentReference"/>
        </w:rPr>
        <w:annotationRef/>
      </w:r>
      <w:r>
        <w:rPr>
          <w:sz w:val="20"/>
          <w:szCs w:val="20"/>
        </w:rPr>
        <w:t>should cite both daeyol lee and the other elife paper</w:t>
      </w:r>
    </w:p>
  </w:comment>
  <w:comment w:id="1018" w:author="Siyu Wang" w:date="2026-02-27T18:15:00Z" w:initials="SW">
    <w:p w14:paraId="205F7081" w14:textId="0AC63829" w:rsidR="00D6162D" w:rsidRDefault="00D6162D" w:rsidP="00D6162D">
      <w:r>
        <w:rPr>
          <w:rStyle w:val="CommentReference"/>
        </w:rPr>
        <w:annotationRef/>
      </w:r>
      <w:r>
        <w:rPr>
          <w:sz w:val="20"/>
          <w:szCs w:val="20"/>
        </w:rPr>
        <w:t>Maybe put these into "Apparatus" instead of "Task" for clarity</w:t>
      </w:r>
    </w:p>
  </w:comment>
  <w:comment w:id="1019" w:author="Rossella Falcone" w:date="2026-03-03T10:36:00Z" w:initials="RF">
    <w:p w14:paraId="086BC8FA" w14:textId="77777777" w:rsidR="00D6162D" w:rsidRDefault="00D6162D" w:rsidP="00D6162D">
      <w:pPr>
        <w:pStyle w:val="CommentText"/>
      </w:pPr>
      <w:r>
        <w:rPr>
          <w:rStyle w:val="CommentReference"/>
        </w:rPr>
        <w:annotationRef/>
      </w:r>
      <w:r>
        <w:t xml:space="preserve">Not a big deal for now. </w:t>
      </w:r>
    </w:p>
  </w:comment>
  <w:comment w:id="1020" w:author="Siyu Wang" w:date="2026-02-27T18:18:00Z" w:initials="SW">
    <w:p w14:paraId="082E5A51" w14:textId="77777777" w:rsidR="00D6162D" w:rsidRDefault="00D6162D" w:rsidP="00D6162D">
      <w:r>
        <w:rPr>
          <w:rStyle w:val="CommentReference"/>
        </w:rPr>
        <w:annotationRef/>
      </w:r>
      <w:r>
        <w:rPr>
          <w:sz w:val="20"/>
          <w:szCs w:val="20"/>
        </w:rPr>
        <w:t>the Shuffling analysis should be added to Methods, also missing info regarding population PCA trajectories here</w:t>
      </w:r>
    </w:p>
  </w:comment>
  <w:comment w:id="1021" w:author="Rossella Falcone" w:date="2026-03-03T10:37:00Z" w:initials="RF">
    <w:p w14:paraId="754B92A4" w14:textId="77777777" w:rsidR="00413509" w:rsidRDefault="00D6162D" w:rsidP="00413509">
      <w:pPr>
        <w:pStyle w:val="CommentText"/>
      </w:pPr>
      <w:r>
        <w:rPr>
          <w:rStyle w:val="CommentReference"/>
        </w:rPr>
        <w:annotationRef/>
      </w:r>
      <w:r w:rsidR="00413509">
        <w:t>Can you do that, Siyu? I am not sure how I can dot hat!</w:t>
      </w:r>
    </w:p>
  </w:comment>
  <w:comment w:id="1022" w:author="Rossella Falcone" w:date="2026-03-04T14:57:00Z" w:initials="RF">
    <w:p w14:paraId="0EFB2BAB" w14:textId="77777777" w:rsidR="00413509" w:rsidRDefault="00413509" w:rsidP="00413509">
      <w:pPr>
        <w:pStyle w:val="CommentText"/>
      </w:pPr>
      <w:r>
        <w:rPr>
          <w:rStyle w:val="CommentReference"/>
        </w:rPr>
        <w:annotationRef/>
      </w:r>
      <w:r>
        <w:t xml:space="preserve">I revise at the end. </w:t>
      </w:r>
    </w:p>
  </w:comment>
  <w:comment w:id="1023" w:author="Rossella Falcone" w:date="2026-03-04T14:59:00Z" w:initials="RF">
    <w:p w14:paraId="6039D4ED" w14:textId="77777777" w:rsidR="00413509" w:rsidRDefault="00413509" w:rsidP="00413509">
      <w:pPr>
        <w:pStyle w:val="CommentText"/>
      </w:pPr>
      <w:r>
        <w:rPr>
          <w:rStyle w:val="CommentReference"/>
        </w:rPr>
        <w:annotationRef/>
      </w:r>
      <w:r>
        <w:t>Decide if you want to keep or remove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614055" w15:done="0"/>
  <w15:commentEx w15:paraId="64AA9C2F" w15:paraIdParent="72614055" w15:done="0"/>
  <w15:commentEx w15:paraId="7B40AFA0" w15:done="0"/>
  <w15:commentEx w15:paraId="3F6510EA" w15:done="0"/>
  <w15:commentEx w15:paraId="0DB3CE2A" w15:paraIdParent="3F6510EA" w15:done="0"/>
  <w15:commentEx w15:paraId="419ECE39" w15:done="0"/>
  <w15:commentEx w15:paraId="6B86B63A" w15:done="0"/>
  <w15:commentEx w15:paraId="76C93C7D" w15:done="0"/>
  <w15:commentEx w15:paraId="16CC63F4" w15:done="0"/>
  <w15:commentEx w15:paraId="7758726E" w15:paraIdParent="16CC63F4" w15:done="0"/>
  <w15:commentEx w15:paraId="5E1E94CC" w15:done="0"/>
  <w15:commentEx w15:paraId="0B3A42F9" w15:done="0"/>
  <w15:commentEx w15:paraId="3398A740" w15:done="0"/>
  <w15:commentEx w15:paraId="08759411" w15:done="0"/>
  <w15:commentEx w15:paraId="5291A050" w15:done="0"/>
  <w15:commentEx w15:paraId="5373D2FE" w15:done="0"/>
  <w15:commentEx w15:paraId="1D782836" w15:paraIdParent="5373D2FE" w15:done="0"/>
  <w15:commentEx w15:paraId="2C29469A" w15:done="0"/>
  <w15:commentEx w15:paraId="4703B0B8" w15:done="0"/>
  <w15:commentEx w15:paraId="283BC8C8" w15:done="0"/>
  <w15:commentEx w15:paraId="46A368AB" w15:done="0"/>
  <w15:commentEx w15:paraId="205F7081" w15:done="0"/>
  <w15:commentEx w15:paraId="086BC8FA" w15:paraIdParent="205F7081" w15:done="0"/>
  <w15:commentEx w15:paraId="082E5A51" w15:done="0"/>
  <w15:commentEx w15:paraId="754B92A4" w15:paraIdParent="082E5A51" w15:done="0"/>
  <w15:commentEx w15:paraId="0EFB2BAB" w15:done="0"/>
  <w15:commentEx w15:paraId="6039D4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4469F" w16cex:dateUtc="2026-03-04T23:18:00Z"/>
  <w16cex:commentExtensible w16cex:durableId="533FE546" w16cex:dateUtc="2026-03-04T23:18:00Z"/>
  <w16cex:commentExtensible w16cex:durableId="48548B27" w16cex:dateUtc="2026-03-17T05:16:00Z"/>
  <w16cex:commentExtensible w16cex:durableId="21033890" w16cex:dateUtc="2026-03-04T23:25:00Z"/>
  <w16cex:commentExtensible w16cex:durableId="17346B0D" w16cex:dateUtc="2026-03-04T23:39:00Z"/>
  <w16cex:commentExtensible w16cex:durableId="040399D1" w16cex:dateUtc="2026-03-04T23:33:00Z"/>
  <w16cex:commentExtensible w16cex:durableId="4E198ECF" w16cex:dateUtc="2026-03-02T15:04:00Z"/>
  <w16cex:commentExtensible w16cex:durableId="5DB78349" w16cex:dateUtc="2026-03-02T15:04:00Z"/>
  <w16cex:commentExtensible w16cex:durableId="4EF37615" w16cex:dateUtc="2026-02-27T23:10:00Z"/>
  <w16cex:commentExtensible w16cex:durableId="350F0A73" w16cex:dateUtc="2026-03-03T15:36:00Z"/>
  <w16cex:commentExtensible w16cex:durableId="1D7FB517" w16cex:dateUtc="2026-03-06T19:05:00Z"/>
  <w16cex:commentExtensible w16cex:durableId="394ED5F8" w16cex:dateUtc="2026-03-07T00:47:00Z"/>
  <w16cex:commentExtensible w16cex:durableId="35AC2E75" w16cex:dateUtc="2026-03-03T16:03:00Z"/>
  <w16cex:commentExtensible w16cex:durableId="25DAC05C" w16cex:dateUtc="2026-03-03T16:03:00Z"/>
  <w16cex:commentExtensible w16cex:durableId="3CD0A2D5" w16cex:dateUtc="2026-03-03T16:22:00Z"/>
  <w16cex:commentExtensible w16cex:durableId="4343B617" w16cex:dateUtc="2026-02-27T23:26:00Z"/>
  <w16cex:commentExtensible w16cex:durableId="30CC8D5D" w16cex:dateUtc="2026-03-04T20:01:00Z"/>
  <w16cex:commentExtensible w16cex:durableId="075044E8" w16cex:dateUtc="2026-03-13T21:20:00Z"/>
  <w16cex:commentExtensible w16cex:durableId="1BC24930" w16cex:dateUtc="2026-03-13T21:26:00Z"/>
  <w16cex:commentExtensible w16cex:durableId="41271B08" w16cex:dateUtc="2026-03-17T06:57:00Z"/>
  <w16cex:commentExtensible w16cex:durableId="61FCD05A" w16cex:dateUtc="2026-03-17T06:07:00Z"/>
  <w16cex:commentExtensible w16cex:durableId="07DF2AC0" w16cex:dateUtc="2026-02-27T23:15:00Z"/>
  <w16cex:commentExtensible w16cex:durableId="5925B214" w16cex:dateUtc="2026-03-03T15:36:00Z"/>
  <w16cex:commentExtensible w16cex:durableId="636A72E7" w16cex:dateUtc="2026-02-27T23:18:00Z"/>
  <w16cex:commentExtensible w16cex:durableId="3498859B" w16cex:dateUtc="2026-03-03T15:37:00Z"/>
  <w16cex:commentExtensible w16cex:durableId="0E7971E9" w16cex:dateUtc="2026-03-04T19:57:00Z"/>
  <w16cex:commentExtensible w16cex:durableId="7B96FB29" w16cex:dateUtc="2026-03-04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614055" w16cid:durableId="6364469F"/>
  <w16cid:commentId w16cid:paraId="64AA9C2F" w16cid:durableId="533FE546"/>
  <w16cid:commentId w16cid:paraId="7B40AFA0" w16cid:durableId="48548B27"/>
  <w16cid:commentId w16cid:paraId="3F6510EA" w16cid:durableId="21033890"/>
  <w16cid:commentId w16cid:paraId="0DB3CE2A" w16cid:durableId="17346B0D"/>
  <w16cid:commentId w16cid:paraId="419ECE39" w16cid:durableId="040399D1"/>
  <w16cid:commentId w16cid:paraId="6B86B63A" w16cid:durableId="4E198ECF"/>
  <w16cid:commentId w16cid:paraId="76C93C7D" w16cid:durableId="5DB78349"/>
  <w16cid:commentId w16cid:paraId="16CC63F4" w16cid:durableId="4EF37615"/>
  <w16cid:commentId w16cid:paraId="7758726E" w16cid:durableId="350F0A73"/>
  <w16cid:commentId w16cid:paraId="5E1E94CC" w16cid:durableId="1D7FB517"/>
  <w16cid:commentId w16cid:paraId="0B3A42F9" w16cid:durableId="394ED5F8"/>
  <w16cid:commentId w16cid:paraId="3398A740" w16cid:durableId="35AC2E75"/>
  <w16cid:commentId w16cid:paraId="08759411" w16cid:durableId="25DAC05C"/>
  <w16cid:commentId w16cid:paraId="5291A050" w16cid:durableId="3CD0A2D5"/>
  <w16cid:commentId w16cid:paraId="5373D2FE" w16cid:durableId="4343B617"/>
  <w16cid:commentId w16cid:paraId="1D782836" w16cid:durableId="30CC8D5D"/>
  <w16cid:commentId w16cid:paraId="2C29469A" w16cid:durableId="075044E8"/>
  <w16cid:commentId w16cid:paraId="4703B0B8" w16cid:durableId="1BC24930"/>
  <w16cid:commentId w16cid:paraId="283BC8C8" w16cid:durableId="41271B08"/>
  <w16cid:commentId w16cid:paraId="46A368AB" w16cid:durableId="61FCD05A"/>
  <w16cid:commentId w16cid:paraId="205F7081" w16cid:durableId="07DF2AC0"/>
  <w16cid:commentId w16cid:paraId="086BC8FA" w16cid:durableId="5925B214"/>
  <w16cid:commentId w16cid:paraId="082E5A51" w16cid:durableId="636A72E7"/>
  <w16cid:commentId w16cid:paraId="754B92A4" w16cid:durableId="3498859B"/>
  <w16cid:commentId w16cid:paraId="0EFB2BAB" w16cid:durableId="0E7971E9"/>
  <w16cid:commentId w16cid:paraId="6039D4ED" w16cid:durableId="7B96F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DCE18" w14:textId="77777777" w:rsidR="001C0C86" w:rsidRDefault="001C0C86" w:rsidP="00631433">
      <w:pPr>
        <w:spacing w:after="0" w:line="240" w:lineRule="auto"/>
      </w:pPr>
      <w:r>
        <w:separator/>
      </w:r>
    </w:p>
  </w:endnote>
  <w:endnote w:type="continuationSeparator" w:id="0">
    <w:p w14:paraId="63E835D8" w14:textId="77777777" w:rsidR="001C0C86" w:rsidRDefault="001C0C86" w:rsidP="00631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4D212" w14:textId="77777777" w:rsidR="001C0C86" w:rsidRDefault="001C0C86" w:rsidP="00631433">
      <w:pPr>
        <w:spacing w:after="0" w:line="240" w:lineRule="auto"/>
      </w:pPr>
      <w:r>
        <w:separator/>
      </w:r>
    </w:p>
  </w:footnote>
  <w:footnote w:type="continuationSeparator" w:id="0">
    <w:p w14:paraId="052BC3CB" w14:textId="77777777" w:rsidR="001C0C86" w:rsidRDefault="001C0C86" w:rsidP="00631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833"/>
    <w:multiLevelType w:val="hybridMultilevel"/>
    <w:tmpl w:val="EA463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87727B"/>
    <w:multiLevelType w:val="hybridMultilevel"/>
    <w:tmpl w:val="24A8B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0069"/>
    <w:multiLevelType w:val="hybridMultilevel"/>
    <w:tmpl w:val="B0DA0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655773"/>
    <w:multiLevelType w:val="hybridMultilevel"/>
    <w:tmpl w:val="26B6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2507977">
    <w:abstractNumId w:val="0"/>
  </w:num>
  <w:num w:numId="2" w16cid:durableId="952444668">
    <w:abstractNumId w:val="2"/>
  </w:num>
  <w:num w:numId="3" w16cid:durableId="496921410">
    <w:abstractNumId w:val="1"/>
  </w:num>
  <w:num w:numId="4" w16cid:durableId="114493058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None" w15:userId="Siyu Wang"/>
  </w15:person>
  <w15:person w15:author="Rossella Falcone">
    <w15:presenceInfo w15:providerId="AD" w15:userId="S::rossella.falcone@einsteinmed.edu::02dd4923-bc26-4ba5-91d5-d648cbbd26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trackRevision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CA"/>
    <w:rsid w:val="000010C9"/>
    <w:rsid w:val="000028CB"/>
    <w:rsid w:val="00003BE0"/>
    <w:rsid w:val="00004B5A"/>
    <w:rsid w:val="000105B1"/>
    <w:rsid w:val="000126CD"/>
    <w:rsid w:val="00013D75"/>
    <w:rsid w:val="00015D68"/>
    <w:rsid w:val="00016F01"/>
    <w:rsid w:val="00017AE1"/>
    <w:rsid w:val="00017CC0"/>
    <w:rsid w:val="00020387"/>
    <w:rsid w:val="00022C81"/>
    <w:rsid w:val="00025CE6"/>
    <w:rsid w:val="00026BF8"/>
    <w:rsid w:val="00027039"/>
    <w:rsid w:val="000277B7"/>
    <w:rsid w:val="00030609"/>
    <w:rsid w:val="000335E2"/>
    <w:rsid w:val="00042F1F"/>
    <w:rsid w:val="00043FBC"/>
    <w:rsid w:val="0004408B"/>
    <w:rsid w:val="00045B6E"/>
    <w:rsid w:val="000465CC"/>
    <w:rsid w:val="00050322"/>
    <w:rsid w:val="00052B5D"/>
    <w:rsid w:val="000533A7"/>
    <w:rsid w:val="00056D00"/>
    <w:rsid w:val="00062D31"/>
    <w:rsid w:val="00064349"/>
    <w:rsid w:val="000659FC"/>
    <w:rsid w:val="00065FB3"/>
    <w:rsid w:val="000671A1"/>
    <w:rsid w:val="0006728E"/>
    <w:rsid w:val="00067E97"/>
    <w:rsid w:val="000715D5"/>
    <w:rsid w:val="000731E4"/>
    <w:rsid w:val="000733B8"/>
    <w:rsid w:val="0008118C"/>
    <w:rsid w:val="00086114"/>
    <w:rsid w:val="00087ADD"/>
    <w:rsid w:val="00092942"/>
    <w:rsid w:val="00092F42"/>
    <w:rsid w:val="000948A0"/>
    <w:rsid w:val="0009641C"/>
    <w:rsid w:val="0009654C"/>
    <w:rsid w:val="000A05D3"/>
    <w:rsid w:val="000A2703"/>
    <w:rsid w:val="000A30DB"/>
    <w:rsid w:val="000A3602"/>
    <w:rsid w:val="000A4EEA"/>
    <w:rsid w:val="000A5CC2"/>
    <w:rsid w:val="000A7C2E"/>
    <w:rsid w:val="000B198E"/>
    <w:rsid w:val="000B5EAE"/>
    <w:rsid w:val="000C16F6"/>
    <w:rsid w:val="000C2667"/>
    <w:rsid w:val="000C4CDA"/>
    <w:rsid w:val="000C75B3"/>
    <w:rsid w:val="000C75FE"/>
    <w:rsid w:val="000D2C88"/>
    <w:rsid w:val="000D5E79"/>
    <w:rsid w:val="000D7576"/>
    <w:rsid w:val="000D75E4"/>
    <w:rsid w:val="000E05F2"/>
    <w:rsid w:val="000E2EE5"/>
    <w:rsid w:val="000E3C74"/>
    <w:rsid w:val="000E6561"/>
    <w:rsid w:val="000F01D8"/>
    <w:rsid w:val="000F19BE"/>
    <w:rsid w:val="000F230D"/>
    <w:rsid w:val="000F2D88"/>
    <w:rsid w:val="000F353A"/>
    <w:rsid w:val="000F51F7"/>
    <w:rsid w:val="000F7EDD"/>
    <w:rsid w:val="00100AC9"/>
    <w:rsid w:val="00110087"/>
    <w:rsid w:val="00112739"/>
    <w:rsid w:val="001139EC"/>
    <w:rsid w:val="001158BA"/>
    <w:rsid w:val="00117FF4"/>
    <w:rsid w:val="00120470"/>
    <w:rsid w:val="00123570"/>
    <w:rsid w:val="001278FC"/>
    <w:rsid w:val="00134412"/>
    <w:rsid w:val="00135A30"/>
    <w:rsid w:val="00135F38"/>
    <w:rsid w:val="00135F7E"/>
    <w:rsid w:val="001366FF"/>
    <w:rsid w:val="00143989"/>
    <w:rsid w:val="00143E96"/>
    <w:rsid w:val="0014667D"/>
    <w:rsid w:val="00147CA6"/>
    <w:rsid w:val="001503D5"/>
    <w:rsid w:val="0015069A"/>
    <w:rsid w:val="0015070E"/>
    <w:rsid w:val="0015537E"/>
    <w:rsid w:val="00155B9B"/>
    <w:rsid w:val="0016214D"/>
    <w:rsid w:val="0016345F"/>
    <w:rsid w:val="00163999"/>
    <w:rsid w:val="00166E35"/>
    <w:rsid w:val="00170E97"/>
    <w:rsid w:val="00171462"/>
    <w:rsid w:val="0017163E"/>
    <w:rsid w:val="00173008"/>
    <w:rsid w:val="00175015"/>
    <w:rsid w:val="001826A5"/>
    <w:rsid w:val="00183FAB"/>
    <w:rsid w:val="00185121"/>
    <w:rsid w:val="001876A4"/>
    <w:rsid w:val="00190E68"/>
    <w:rsid w:val="0019133F"/>
    <w:rsid w:val="001918C8"/>
    <w:rsid w:val="0019213C"/>
    <w:rsid w:val="00193E13"/>
    <w:rsid w:val="001A11C0"/>
    <w:rsid w:val="001A19DA"/>
    <w:rsid w:val="001A1E5B"/>
    <w:rsid w:val="001A1F07"/>
    <w:rsid w:val="001A35FF"/>
    <w:rsid w:val="001A4F9D"/>
    <w:rsid w:val="001B103E"/>
    <w:rsid w:val="001B177B"/>
    <w:rsid w:val="001B3A2A"/>
    <w:rsid w:val="001B4142"/>
    <w:rsid w:val="001B4D2D"/>
    <w:rsid w:val="001B6574"/>
    <w:rsid w:val="001B7E3F"/>
    <w:rsid w:val="001C0C86"/>
    <w:rsid w:val="001C0F56"/>
    <w:rsid w:val="001C436F"/>
    <w:rsid w:val="001C5B64"/>
    <w:rsid w:val="001D077A"/>
    <w:rsid w:val="001D1086"/>
    <w:rsid w:val="001D3E59"/>
    <w:rsid w:val="001D3F72"/>
    <w:rsid w:val="001D4C3F"/>
    <w:rsid w:val="001D555D"/>
    <w:rsid w:val="001D7F08"/>
    <w:rsid w:val="001E6270"/>
    <w:rsid w:val="001E6EBE"/>
    <w:rsid w:val="001E73FA"/>
    <w:rsid w:val="001F345E"/>
    <w:rsid w:val="001F39E5"/>
    <w:rsid w:val="001F5639"/>
    <w:rsid w:val="001F67A4"/>
    <w:rsid w:val="001F744F"/>
    <w:rsid w:val="001F7587"/>
    <w:rsid w:val="00203C5D"/>
    <w:rsid w:val="00211422"/>
    <w:rsid w:val="00211C45"/>
    <w:rsid w:val="00212A85"/>
    <w:rsid w:val="00214783"/>
    <w:rsid w:val="00216E44"/>
    <w:rsid w:val="002225AC"/>
    <w:rsid w:val="002257D9"/>
    <w:rsid w:val="0023019D"/>
    <w:rsid w:val="002306D4"/>
    <w:rsid w:val="00231519"/>
    <w:rsid w:val="00231FB2"/>
    <w:rsid w:val="00232F6B"/>
    <w:rsid w:val="00233607"/>
    <w:rsid w:val="00234B7C"/>
    <w:rsid w:val="00241F18"/>
    <w:rsid w:val="002434A0"/>
    <w:rsid w:val="00246468"/>
    <w:rsid w:val="00250DE8"/>
    <w:rsid w:val="00252479"/>
    <w:rsid w:val="00255113"/>
    <w:rsid w:val="0025655C"/>
    <w:rsid w:val="00256838"/>
    <w:rsid w:val="00256CD7"/>
    <w:rsid w:val="0026108D"/>
    <w:rsid w:val="0026168B"/>
    <w:rsid w:val="0026174E"/>
    <w:rsid w:val="00261C80"/>
    <w:rsid w:val="00263A1D"/>
    <w:rsid w:val="0026487F"/>
    <w:rsid w:val="00264AD1"/>
    <w:rsid w:val="00265EE4"/>
    <w:rsid w:val="0026616A"/>
    <w:rsid w:val="002719A6"/>
    <w:rsid w:val="00274A95"/>
    <w:rsid w:val="00277A11"/>
    <w:rsid w:val="00282848"/>
    <w:rsid w:val="00284D7F"/>
    <w:rsid w:val="0029048B"/>
    <w:rsid w:val="00292390"/>
    <w:rsid w:val="00294441"/>
    <w:rsid w:val="00295292"/>
    <w:rsid w:val="0029792E"/>
    <w:rsid w:val="002A061B"/>
    <w:rsid w:val="002A0C93"/>
    <w:rsid w:val="002A4AD4"/>
    <w:rsid w:val="002A6541"/>
    <w:rsid w:val="002B0076"/>
    <w:rsid w:val="002B1312"/>
    <w:rsid w:val="002B19C5"/>
    <w:rsid w:val="002B3ECB"/>
    <w:rsid w:val="002C0BCD"/>
    <w:rsid w:val="002C142F"/>
    <w:rsid w:val="002C1DCA"/>
    <w:rsid w:val="002C23A4"/>
    <w:rsid w:val="002C7033"/>
    <w:rsid w:val="002C7C54"/>
    <w:rsid w:val="002D2A56"/>
    <w:rsid w:val="002E298B"/>
    <w:rsid w:val="002E2D88"/>
    <w:rsid w:val="002E4163"/>
    <w:rsid w:val="002E446A"/>
    <w:rsid w:val="002E446B"/>
    <w:rsid w:val="002E523C"/>
    <w:rsid w:val="002E5699"/>
    <w:rsid w:val="002E6076"/>
    <w:rsid w:val="002E697E"/>
    <w:rsid w:val="002F5208"/>
    <w:rsid w:val="002F5BC8"/>
    <w:rsid w:val="00300745"/>
    <w:rsid w:val="00304626"/>
    <w:rsid w:val="00305593"/>
    <w:rsid w:val="00307DE0"/>
    <w:rsid w:val="0031246E"/>
    <w:rsid w:val="0032267A"/>
    <w:rsid w:val="00322CEA"/>
    <w:rsid w:val="00324F39"/>
    <w:rsid w:val="00325ED8"/>
    <w:rsid w:val="00327EAF"/>
    <w:rsid w:val="003310F3"/>
    <w:rsid w:val="00331175"/>
    <w:rsid w:val="00332E9D"/>
    <w:rsid w:val="00334D80"/>
    <w:rsid w:val="00335BA6"/>
    <w:rsid w:val="0034019F"/>
    <w:rsid w:val="00341C2D"/>
    <w:rsid w:val="00342898"/>
    <w:rsid w:val="00345F4B"/>
    <w:rsid w:val="0034636B"/>
    <w:rsid w:val="003465AF"/>
    <w:rsid w:val="00351326"/>
    <w:rsid w:val="00354502"/>
    <w:rsid w:val="00354610"/>
    <w:rsid w:val="0035655B"/>
    <w:rsid w:val="00361375"/>
    <w:rsid w:val="00370C5E"/>
    <w:rsid w:val="003720B0"/>
    <w:rsid w:val="00373406"/>
    <w:rsid w:val="003745BD"/>
    <w:rsid w:val="0037490B"/>
    <w:rsid w:val="00376136"/>
    <w:rsid w:val="003820EB"/>
    <w:rsid w:val="003829C4"/>
    <w:rsid w:val="0038382E"/>
    <w:rsid w:val="00387810"/>
    <w:rsid w:val="003909D9"/>
    <w:rsid w:val="00393289"/>
    <w:rsid w:val="00397B9A"/>
    <w:rsid w:val="003A378E"/>
    <w:rsid w:val="003A6BE3"/>
    <w:rsid w:val="003B3D23"/>
    <w:rsid w:val="003B47DF"/>
    <w:rsid w:val="003B4BC9"/>
    <w:rsid w:val="003B52F9"/>
    <w:rsid w:val="003B55A9"/>
    <w:rsid w:val="003B6D7C"/>
    <w:rsid w:val="003B7876"/>
    <w:rsid w:val="003C0915"/>
    <w:rsid w:val="003C550C"/>
    <w:rsid w:val="003C5633"/>
    <w:rsid w:val="003C5EC1"/>
    <w:rsid w:val="003C7364"/>
    <w:rsid w:val="003C7C75"/>
    <w:rsid w:val="003C7E97"/>
    <w:rsid w:val="003D0CC3"/>
    <w:rsid w:val="003D3AB0"/>
    <w:rsid w:val="003D3CD9"/>
    <w:rsid w:val="003E2CB8"/>
    <w:rsid w:val="003E53C8"/>
    <w:rsid w:val="003F01E3"/>
    <w:rsid w:val="003F2562"/>
    <w:rsid w:val="003F3C3D"/>
    <w:rsid w:val="003F4817"/>
    <w:rsid w:val="003F6268"/>
    <w:rsid w:val="003F7B16"/>
    <w:rsid w:val="00401787"/>
    <w:rsid w:val="004017DE"/>
    <w:rsid w:val="00405938"/>
    <w:rsid w:val="00406D74"/>
    <w:rsid w:val="0041156A"/>
    <w:rsid w:val="004116AD"/>
    <w:rsid w:val="00411AFE"/>
    <w:rsid w:val="0041297B"/>
    <w:rsid w:val="00413509"/>
    <w:rsid w:val="00413BB5"/>
    <w:rsid w:val="004147AD"/>
    <w:rsid w:val="00415C71"/>
    <w:rsid w:val="004173E3"/>
    <w:rsid w:val="00417CD5"/>
    <w:rsid w:val="00420F07"/>
    <w:rsid w:val="00422A33"/>
    <w:rsid w:val="00423634"/>
    <w:rsid w:val="00423944"/>
    <w:rsid w:val="00423BE3"/>
    <w:rsid w:val="00423D70"/>
    <w:rsid w:val="00424A8D"/>
    <w:rsid w:val="00425216"/>
    <w:rsid w:val="004255AA"/>
    <w:rsid w:val="004267D0"/>
    <w:rsid w:val="004274EA"/>
    <w:rsid w:val="00430B55"/>
    <w:rsid w:val="00431C78"/>
    <w:rsid w:val="004417D4"/>
    <w:rsid w:val="00444249"/>
    <w:rsid w:val="0044476C"/>
    <w:rsid w:val="004449AF"/>
    <w:rsid w:val="0044568E"/>
    <w:rsid w:val="004501CB"/>
    <w:rsid w:val="00451279"/>
    <w:rsid w:val="00456E95"/>
    <w:rsid w:val="004578D9"/>
    <w:rsid w:val="004608E6"/>
    <w:rsid w:val="00461267"/>
    <w:rsid w:val="0046201F"/>
    <w:rsid w:val="0046210B"/>
    <w:rsid w:val="00466223"/>
    <w:rsid w:val="00467765"/>
    <w:rsid w:val="00471A6D"/>
    <w:rsid w:val="004745A4"/>
    <w:rsid w:val="00474B16"/>
    <w:rsid w:val="00483BA3"/>
    <w:rsid w:val="00483BFA"/>
    <w:rsid w:val="00483E49"/>
    <w:rsid w:val="00484D8C"/>
    <w:rsid w:val="00485999"/>
    <w:rsid w:val="004860BB"/>
    <w:rsid w:val="00494EC7"/>
    <w:rsid w:val="00495DB8"/>
    <w:rsid w:val="0049796A"/>
    <w:rsid w:val="004A0007"/>
    <w:rsid w:val="004A2401"/>
    <w:rsid w:val="004A2B5B"/>
    <w:rsid w:val="004A4040"/>
    <w:rsid w:val="004A40C3"/>
    <w:rsid w:val="004A493F"/>
    <w:rsid w:val="004A49C5"/>
    <w:rsid w:val="004A56B5"/>
    <w:rsid w:val="004B06FB"/>
    <w:rsid w:val="004B22FD"/>
    <w:rsid w:val="004B2DEC"/>
    <w:rsid w:val="004B3574"/>
    <w:rsid w:val="004B3C8C"/>
    <w:rsid w:val="004B3F73"/>
    <w:rsid w:val="004B4C14"/>
    <w:rsid w:val="004B500F"/>
    <w:rsid w:val="004B6D2B"/>
    <w:rsid w:val="004B72E3"/>
    <w:rsid w:val="004C000D"/>
    <w:rsid w:val="004C0492"/>
    <w:rsid w:val="004C3B65"/>
    <w:rsid w:val="004C4207"/>
    <w:rsid w:val="004C5ECA"/>
    <w:rsid w:val="004D3E8A"/>
    <w:rsid w:val="004D3F3D"/>
    <w:rsid w:val="004D7601"/>
    <w:rsid w:val="004D771E"/>
    <w:rsid w:val="004E1548"/>
    <w:rsid w:val="004E32C9"/>
    <w:rsid w:val="004E49C7"/>
    <w:rsid w:val="004E6C84"/>
    <w:rsid w:val="004F136E"/>
    <w:rsid w:val="004F13BF"/>
    <w:rsid w:val="004F16C1"/>
    <w:rsid w:val="004F16EF"/>
    <w:rsid w:val="00503925"/>
    <w:rsid w:val="005055C6"/>
    <w:rsid w:val="00505944"/>
    <w:rsid w:val="00505CA2"/>
    <w:rsid w:val="00510543"/>
    <w:rsid w:val="00515373"/>
    <w:rsid w:val="00516B85"/>
    <w:rsid w:val="00523084"/>
    <w:rsid w:val="005270CD"/>
    <w:rsid w:val="005307BB"/>
    <w:rsid w:val="005308AD"/>
    <w:rsid w:val="00531A7F"/>
    <w:rsid w:val="00535A07"/>
    <w:rsid w:val="00536086"/>
    <w:rsid w:val="005406DD"/>
    <w:rsid w:val="00543290"/>
    <w:rsid w:val="005445D5"/>
    <w:rsid w:val="005452A2"/>
    <w:rsid w:val="00545A16"/>
    <w:rsid w:val="0054682C"/>
    <w:rsid w:val="00552B0C"/>
    <w:rsid w:val="0055314A"/>
    <w:rsid w:val="00554EE7"/>
    <w:rsid w:val="00555F3B"/>
    <w:rsid w:val="00556199"/>
    <w:rsid w:val="00556822"/>
    <w:rsid w:val="005572AF"/>
    <w:rsid w:val="005579F1"/>
    <w:rsid w:val="00557C31"/>
    <w:rsid w:val="005603C0"/>
    <w:rsid w:val="00561A53"/>
    <w:rsid w:val="00563C89"/>
    <w:rsid w:val="00566017"/>
    <w:rsid w:val="00570155"/>
    <w:rsid w:val="00570F48"/>
    <w:rsid w:val="00574023"/>
    <w:rsid w:val="0057426F"/>
    <w:rsid w:val="005766B7"/>
    <w:rsid w:val="00576C00"/>
    <w:rsid w:val="005774BA"/>
    <w:rsid w:val="00580719"/>
    <w:rsid w:val="0058085A"/>
    <w:rsid w:val="00584F5F"/>
    <w:rsid w:val="00586541"/>
    <w:rsid w:val="00586D25"/>
    <w:rsid w:val="0058771E"/>
    <w:rsid w:val="00593630"/>
    <w:rsid w:val="005937E2"/>
    <w:rsid w:val="00594471"/>
    <w:rsid w:val="00594516"/>
    <w:rsid w:val="005A1B9F"/>
    <w:rsid w:val="005A3809"/>
    <w:rsid w:val="005A3AE6"/>
    <w:rsid w:val="005A3DFF"/>
    <w:rsid w:val="005A5CBE"/>
    <w:rsid w:val="005A6ADA"/>
    <w:rsid w:val="005B4925"/>
    <w:rsid w:val="005B67F4"/>
    <w:rsid w:val="005B6D66"/>
    <w:rsid w:val="005B7BE5"/>
    <w:rsid w:val="005C1A09"/>
    <w:rsid w:val="005C24C7"/>
    <w:rsid w:val="005C4876"/>
    <w:rsid w:val="005C58FA"/>
    <w:rsid w:val="005D27FF"/>
    <w:rsid w:val="005D540E"/>
    <w:rsid w:val="005E0C13"/>
    <w:rsid w:val="005E0E83"/>
    <w:rsid w:val="005E0EF3"/>
    <w:rsid w:val="005E11DD"/>
    <w:rsid w:val="005E375C"/>
    <w:rsid w:val="005F3547"/>
    <w:rsid w:val="005F3687"/>
    <w:rsid w:val="006002E3"/>
    <w:rsid w:val="00606A9C"/>
    <w:rsid w:val="00606C7E"/>
    <w:rsid w:val="00607855"/>
    <w:rsid w:val="00610F61"/>
    <w:rsid w:val="0061129E"/>
    <w:rsid w:val="00612330"/>
    <w:rsid w:val="00613B58"/>
    <w:rsid w:val="00614CCC"/>
    <w:rsid w:val="00614FBA"/>
    <w:rsid w:val="006176F3"/>
    <w:rsid w:val="006240B6"/>
    <w:rsid w:val="006304A9"/>
    <w:rsid w:val="006310D9"/>
    <w:rsid w:val="00631433"/>
    <w:rsid w:val="00631AB6"/>
    <w:rsid w:val="00636830"/>
    <w:rsid w:val="00636DF5"/>
    <w:rsid w:val="00640EBD"/>
    <w:rsid w:val="00641409"/>
    <w:rsid w:val="006416A7"/>
    <w:rsid w:val="00641EF8"/>
    <w:rsid w:val="006472C2"/>
    <w:rsid w:val="00650100"/>
    <w:rsid w:val="006506CE"/>
    <w:rsid w:val="00657226"/>
    <w:rsid w:val="0066297E"/>
    <w:rsid w:val="006667AF"/>
    <w:rsid w:val="00670CCB"/>
    <w:rsid w:val="006711F1"/>
    <w:rsid w:val="006728B0"/>
    <w:rsid w:val="00674FD0"/>
    <w:rsid w:val="0067659F"/>
    <w:rsid w:val="00685213"/>
    <w:rsid w:val="00685ACE"/>
    <w:rsid w:val="006862C9"/>
    <w:rsid w:val="00686EB5"/>
    <w:rsid w:val="0069441D"/>
    <w:rsid w:val="00696514"/>
    <w:rsid w:val="00697524"/>
    <w:rsid w:val="006979E1"/>
    <w:rsid w:val="006A1613"/>
    <w:rsid w:val="006A5890"/>
    <w:rsid w:val="006A6345"/>
    <w:rsid w:val="006B04AE"/>
    <w:rsid w:val="006B0605"/>
    <w:rsid w:val="006B3FBE"/>
    <w:rsid w:val="006B6242"/>
    <w:rsid w:val="006B6253"/>
    <w:rsid w:val="006B66A8"/>
    <w:rsid w:val="006C67EC"/>
    <w:rsid w:val="006D12AB"/>
    <w:rsid w:val="006D1490"/>
    <w:rsid w:val="006D23A7"/>
    <w:rsid w:val="006D2C8B"/>
    <w:rsid w:val="006D701C"/>
    <w:rsid w:val="006E3D41"/>
    <w:rsid w:val="006E4F29"/>
    <w:rsid w:val="006E727A"/>
    <w:rsid w:val="006E7A9B"/>
    <w:rsid w:val="006F145C"/>
    <w:rsid w:val="006F29F1"/>
    <w:rsid w:val="006F4FCD"/>
    <w:rsid w:val="006F7B8A"/>
    <w:rsid w:val="006F7CFD"/>
    <w:rsid w:val="007012AC"/>
    <w:rsid w:val="0070315D"/>
    <w:rsid w:val="0070341A"/>
    <w:rsid w:val="007106B6"/>
    <w:rsid w:val="007109AE"/>
    <w:rsid w:val="00711B2B"/>
    <w:rsid w:val="00712D24"/>
    <w:rsid w:val="0071396F"/>
    <w:rsid w:val="00716D0C"/>
    <w:rsid w:val="0072159C"/>
    <w:rsid w:val="00721DC3"/>
    <w:rsid w:val="0072321A"/>
    <w:rsid w:val="00724565"/>
    <w:rsid w:val="00725A66"/>
    <w:rsid w:val="00725BF6"/>
    <w:rsid w:val="0072638D"/>
    <w:rsid w:val="00726846"/>
    <w:rsid w:val="00727CDA"/>
    <w:rsid w:val="00730C62"/>
    <w:rsid w:val="0074224E"/>
    <w:rsid w:val="0074399E"/>
    <w:rsid w:val="00744083"/>
    <w:rsid w:val="00746B53"/>
    <w:rsid w:val="00751870"/>
    <w:rsid w:val="00751949"/>
    <w:rsid w:val="00751DE1"/>
    <w:rsid w:val="00753BA4"/>
    <w:rsid w:val="007550E6"/>
    <w:rsid w:val="00755587"/>
    <w:rsid w:val="0075666A"/>
    <w:rsid w:val="00756B00"/>
    <w:rsid w:val="0075760E"/>
    <w:rsid w:val="00760B77"/>
    <w:rsid w:val="007617BB"/>
    <w:rsid w:val="00761F89"/>
    <w:rsid w:val="007633CF"/>
    <w:rsid w:val="00763C98"/>
    <w:rsid w:val="007652C8"/>
    <w:rsid w:val="00765623"/>
    <w:rsid w:val="00765BB3"/>
    <w:rsid w:val="00765CDB"/>
    <w:rsid w:val="0076688B"/>
    <w:rsid w:val="00766BC8"/>
    <w:rsid w:val="007723D4"/>
    <w:rsid w:val="00772859"/>
    <w:rsid w:val="00772A72"/>
    <w:rsid w:val="00772B6D"/>
    <w:rsid w:val="007757BE"/>
    <w:rsid w:val="0077598C"/>
    <w:rsid w:val="00776C56"/>
    <w:rsid w:val="00780BFC"/>
    <w:rsid w:val="0078485E"/>
    <w:rsid w:val="00784973"/>
    <w:rsid w:val="007853C4"/>
    <w:rsid w:val="0078655D"/>
    <w:rsid w:val="00787415"/>
    <w:rsid w:val="007876ED"/>
    <w:rsid w:val="0078794A"/>
    <w:rsid w:val="00792D03"/>
    <w:rsid w:val="007940D9"/>
    <w:rsid w:val="007A0432"/>
    <w:rsid w:val="007A06D9"/>
    <w:rsid w:val="007A38C4"/>
    <w:rsid w:val="007A3B97"/>
    <w:rsid w:val="007A4D66"/>
    <w:rsid w:val="007B0AFC"/>
    <w:rsid w:val="007B0DE1"/>
    <w:rsid w:val="007B13FD"/>
    <w:rsid w:val="007B3551"/>
    <w:rsid w:val="007B6BDC"/>
    <w:rsid w:val="007C0815"/>
    <w:rsid w:val="007C2D83"/>
    <w:rsid w:val="007C4E3D"/>
    <w:rsid w:val="007C71D7"/>
    <w:rsid w:val="007D04C5"/>
    <w:rsid w:val="007D1505"/>
    <w:rsid w:val="007D25AC"/>
    <w:rsid w:val="007D3F95"/>
    <w:rsid w:val="007D4BA1"/>
    <w:rsid w:val="007D5DCD"/>
    <w:rsid w:val="007E0DCD"/>
    <w:rsid w:val="007E1013"/>
    <w:rsid w:val="007E1555"/>
    <w:rsid w:val="007E1E98"/>
    <w:rsid w:val="007E369E"/>
    <w:rsid w:val="007E594F"/>
    <w:rsid w:val="007E5A13"/>
    <w:rsid w:val="007F0F40"/>
    <w:rsid w:val="007F1538"/>
    <w:rsid w:val="007F2C7A"/>
    <w:rsid w:val="007F4DA7"/>
    <w:rsid w:val="007F67D8"/>
    <w:rsid w:val="007F6D01"/>
    <w:rsid w:val="00802506"/>
    <w:rsid w:val="00804008"/>
    <w:rsid w:val="00805BF4"/>
    <w:rsid w:val="00807D91"/>
    <w:rsid w:val="008119C4"/>
    <w:rsid w:val="00811B25"/>
    <w:rsid w:val="008135BB"/>
    <w:rsid w:val="00822610"/>
    <w:rsid w:val="00823FC3"/>
    <w:rsid w:val="00826752"/>
    <w:rsid w:val="0083038B"/>
    <w:rsid w:val="00835BB4"/>
    <w:rsid w:val="0083749C"/>
    <w:rsid w:val="0083759E"/>
    <w:rsid w:val="0084111F"/>
    <w:rsid w:val="0084267A"/>
    <w:rsid w:val="00852F31"/>
    <w:rsid w:val="00854A90"/>
    <w:rsid w:val="00855C93"/>
    <w:rsid w:val="00857C03"/>
    <w:rsid w:val="008602EA"/>
    <w:rsid w:val="0086040C"/>
    <w:rsid w:val="00861A58"/>
    <w:rsid w:val="00861C4D"/>
    <w:rsid w:val="008639CD"/>
    <w:rsid w:val="00864FB7"/>
    <w:rsid w:val="00866083"/>
    <w:rsid w:val="008713C1"/>
    <w:rsid w:val="008717C3"/>
    <w:rsid w:val="00872541"/>
    <w:rsid w:val="008737D3"/>
    <w:rsid w:val="008760DF"/>
    <w:rsid w:val="00876554"/>
    <w:rsid w:val="00876E7F"/>
    <w:rsid w:val="00882BB8"/>
    <w:rsid w:val="00883B8A"/>
    <w:rsid w:val="0088516F"/>
    <w:rsid w:val="00891785"/>
    <w:rsid w:val="008918E1"/>
    <w:rsid w:val="00892041"/>
    <w:rsid w:val="00892A8E"/>
    <w:rsid w:val="00893992"/>
    <w:rsid w:val="0089619F"/>
    <w:rsid w:val="00897290"/>
    <w:rsid w:val="008A3C84"/>
    <w:rsid w:val="008A401B"/>
    <w:rsid w:val="008A4061"/>
    <w:rsid w:val="008A48D0"/>
    <w:rsid w:val="008A71B9"/>
    <w:rsid w:val="008A7D63"/>
    <w:rsid w:val="008B0564"/>
    <w:rsid w:val="008B10BE"/>
    <w:rsid w:val="008B1D8A"/>
    <w:rsid w:val="008B3003"/>
    <w:rsid w:val="008B3C7F"/>
    <w:rsid w:val="008B4CF8"/>
    <w:rsid w:val="008B5F83"/>
    <w:rsid w:val="008C0499"/>
    <w:rsid w:val="008C07DB"/>
    <w:rsid w:val="008C37B4"/>
    <w:rsid w:val="008C7E91"/>
    <w:rsid w:val="008D0616"/>
    <w:rsid w:val="008D4032"/>
    <w:rsid w:val="008D7E6F"/>
    <w:rsid w:val="008E1517"/>
    <w:rsid w:val="008E3EC0"/>
    <w:rsid w:val="008E56F7"/>
    <w:rsid w:val="008F1568"/>
    <w:rsid w:val="008F251A"/>
    <w:rsid w:val="008F2774"/>
    <w:rsid w:val="008F2880"/>
    <w:rsid w:val="008F58F6"/>
    <w:rsid w:val="008F6ACE"/>
    <w:rsid w:val="008F7689"/>
    <w:rsid w:val="009008E4"/>
    <w:rsid w:val="009009DA"/>
    <w:rsid w:val="00902BB8"/>
    <w:rsid w:val="00904F35"/>
    <w:rsid w:val="0090584E"/>
    <w:rsid w:val="0091020A"/>
    <w:rsid w:val="00910CCD"/>
    <w:rsid w:val="00917963"/>
    <w:rsid w:val="0092027B"/>
    <w:rsid w:val="00923B28"/>
    <w:rsid w:val="009251C2"/>
    <w:rsid w:val="00925E77"/>
    <w:rsid w:val="0093400C"/>
    <w:rsid w:val="009357AF"/>
    <w:rsid w:val="00935BA0"/>
    <w:rsid w:val="0094093D"/>
    <w:rsid w:val="00940FC0"/>
    <w:rsid w:val="009411A4"/>
    <w:rsid w:val="00942050"/>
    <w:rsid w:val="009456C5"/>
    <w:rsid w:val="0095034A"/>
    <w:rsid w:val="00950F44"/>
    <w:rsid w:val="009529AA"/>
    <w:rsid w:val="00956EF7"/>
    <w:rsid w:val="00960438"/>
    <w:rsid w:val="009617FB"/>
    <w:rsid w:val="00971448"/>
    <w:rsid w:val="0097479E"/>
    <w:rsid w:val="00975569"/>
    <w:rsid w:val="00975EA2"/>
    <w:rsid w:val="00977F87"/>
    <w:rsid w:val="00981A3E"/>
    <w:rsid w:val="009820D5"/>
    <w:rsid w:val="00982F6D"/>
    <w:rsid w:val="0098593A"/>
    <w:rsid w:val="009917DA"/>
    <w:rsid w:val="00991F06"/>
    <w:rsid w:val="009944EA"/>
    <w:rsid w:val="009A61CF"/>
    <w:rsid w:val="009A67CC"/>
    <w:rsid w:val="009A796E"/>
    <w:rsid w:val="009B02E1"/>
    <w:rsid w:val="009B2FA6"/>
    <w:rsid w:val="009B4B74"/>
    <w:rsid w:val="009B628C"/>
    <w:rsid w:val="009B6B84"/>
    <w:rsid w:val="009B6B9B"/>
    <w:rsid w:val="009B7231"/>
    <w:rsid w:val="009C0379"/>
    <w:rsid w:val="009C22BC"/>
    <w:rsid w:val="009C28EA"/>
    <w:rsid w:val="009D014E"/>
    <w:rsid w:val="009D18A8"/>
    <w:rsid w:val="009D1DA6"/>
    <w:rsid w:val="009D1DD8"/>
    <w:rsid w:val="009D22DF"/>
    <w:rsid w:val="009E10F7"/>
    <w:rsid w:val="009E3A4C"/>
    <w:rsid w:val="009E494A"/>
    <w:rsid w:val="009E75D6"/>
    <w:rsid w:val="009E799B"/>
    <w:rsid w:val="009F111E"/>
    <w:rsid w:val="009F17AC"/>
    <w:rsid w:val="009F3229"/>
    <w:rsid w:val="009F350F"/>
    <w:rsid w:val="009F3BBA"/>
    <w:rsid w:val="009F7744"/>
    <w:rsid w:val="00A0010F"/>
    <w:rsid w:val="00A00E1B"/>
    <w:rsid w:val="00A053F4"/>
    <w:rsid w:val="00A07D0B"/>
    <w:rsid w:val="00A103DC"/>
    <w:rsid w:val="00A104C1"/>
    <w:rsid w:val="00A11E1B"/>
    <w:rsid w:val="00A130E1"/>
    <w:rsid w:val="00A14617"/>
    <w:rsid w:val="00A15935"/>
    <w:rsid w:val="00A16950"/>
    <w:rsid w:val="00A16C02"/>
    <w:rsid w:val="00A16EEC"/>
    <w:rsid w:val="00A17E66"/>
    <w:rsid w:val="00A22281"/>
    <w:rsid w:val="00A22C24"/>
    <w:rsid w:val="00A23842"/>
    <w:rsid w:val="00A24660"/>
    <w:rsid w:val="00A25F77"/>
    <w:rsid w:val="00A30169"/>
    <w:rsid w:val="00A32BDC"/>
    <w:rsid w:val="00A347FC"/>
    <w:rsid w:val="00A357BC"/>
    <w:rsid w:val="00A37D71"/>
    <w:rsid w:val="00A37F2A"/>
    <w:rsid w:val="00A4499E"/>
    <w:rsid w:val="00A44A7F"/>
    <w:rsid w:val="00A450CA"/>
    <w:rsid w:val="00A4711D"/>
    <w:rsid w:val="00A52409"/>
    <w:rsid w:val="00A53E2E"/>
    <w:rsid w:val="00A54BB6"/>
    <w:rsid w:val="00A54EE8"/>
    <w:rsid w:val="00A561F1"/>
    <w:rsid w:val="00A62D6F"/>
    <w:rsid w:val="00A66627"/>
    <w:rsid w:val="00A66ED5"/>
    <w:rsid w:val="00A72248"/>
    <w:rsid w:val="00A73DF0"/>
    <w:rsid w:val="00A74FDB"/>
    <w:rsid w:val="00A751FE"/>
    <w:rsid w:val="00A75F8E"/>
    <w:rsid w:val="00A77AC9"/>
    <w:rsid w:val="00A8103E"/>
    <w:rsid w:val="00A82B54"/>
    <w:rsid w:val="00A87807"/>
    <w:rsid w:val="00A93AB3"/>
    <w:rsid w:val="00A95A92"/>
    <w:rsid w:val="00A973FC"/>
    <w:rsid w:val="00A977F5"/>
    <w:rsid w:val="00A978CA"/>
    <w:rsid w:val="00A97923"/>
    <w:rsid w:val="00A97FD1"/>
    <w:rsid w:val="00AA070F"/>
    <w:rsid w:val="00AA2BD3"/>
    <w:rsid w:val="00AA31DE"/>
    <w:rsid w:val="00AA5AE6"/>
    <w:rsid w:val="00AA6062"/>
    <w:rsid w:val="00AA6088"/>
    <w:rsid w:val="00AA66D6"/>
    <w:rsid w:val="00AA6A7A"/>
    <w:rsid w:val="00AB2540"/>
    <w:rsid w:val="00AB3AEC"/>
    <w:rsid w:val="00AB74E7"/>
    <w:rsid w:val="00AC2BBD"/>
    <w:rsid w:val="00AC4C08"/>
    <w:rsid w:val="00AC615F"/>
    <w:rsid w:val="00AC679A"/>
    <w:rsid w:val="00AD1151"/>
    <w:rsid w:val="00AD413F"/>
    <w:rsid w:val="00AD4E2A"/>
    <w:rsid w:val="00AD5872"/>
    <w:rsid w:val="00AE2D48"/>
    <w:rsid w:val="00AE30F5"/>
    <w:rsid w:val="00AE4862"/>
    <w:rsid w:val="00AE743E"/>
    <w:rsid w:val="00AF07AC"/>
    <w:rsid w:val="00AF29C6"/>
    <w:rsid w:val="00AF2EC9"/>
    <w:rsid w:val="00AF660C"/>
    <w:rsid w:val="00AF70FA"/>
    <w:rsid w:val="00B00433"/>
    <w:rsid w:val="00B00A38"/>
    <w:rsid w:val="00B01CD9"/>
    <w:rsid w:val="00B02555"/>
    <w:rsid w:val="00B0377D"/>
    <w:rsid w:val="00B051A7"/>
    <w:rsid w:val="00B069A6"/>
    <w:rsid w:val="00B06EFE"/>
    <w:rsid w:val="00B11E61"/>
    <w:rsid w:val="00B127D1"/>
    <w:rsid w:val="00B14082"/>
    <w:rsid w:val="00B14359"/>
    <w:rsid w:val="00B14B44"/>
    <w:rsid w:val="00B15272"/>
    <w:rsid w:val="00B15983"/>
    <w:rsid w:val="00B16FA7"/>
    <w:rsid w:val="00B1763D"/>
    <w:rsid w:val="00B25C7E"/>
    <w:rsid w:val="00B3022B"/>
    <w:rsid w:val="00B30A05"/>
    <w:rsid w:val="00B30F37"/>
    <w:rsid w:val="00B328E1"/>
    <w:rsid w:val="00B34A39"/>
    <w:rsid w:val="00B35C26"/>
    <w:rsid w:val="00B36A6A"/>
    <w:rsid w:val="00B4088E"/>
    <w:rsid w:val="00B470B4"/>
    <w:rsid w:val="00B51BB5"/>
    <w:rsid w:val="00B53A98"/>
    <w:rsid w:val="00B556F5"/>
    <w:rsid w:val="00B55E74"/>
    <w:rsid w:val="00B57B37"/>
    <w:rsid w:val="00B60941"/>
    <w:rsid w:val="00B6125E"/>
    <w:rsid w:val="00B61707"/>
    <w:rsid w:val="00B61F7C"/>
    <w:rsid w:val="00B7113C"/>
    <w:rsid w:val="00B71C5D"/>
    <w:rsid w:val="00B73E49"/>
    <w:rsid w:val="00B77C02"/>
    <w:rsid w:val="00B77C18"/>
    <w:rsid w:val="00B804E6"/>
    <w:rsid w:val="00B85370"/>
    <w:rsid w:val="00B85F2D"/>
    <w:rsid w:val="00B861A7"/>
    <w:rsid w:val="00B87882"/>
    <w:rsid w:val="00B9103D"/>
    <w:rsid w:val="00B91C4A"/>
    <w:rsid w:val="00B9511A"/>
    <w:rsid w:val="00B95963"/>
    <w:rsid w:val="00B9640C"/>
    <w:rsid w:val="00B966F6"/>
    <w:rsid w:val="00B96F8F"/>
    <w:rsid w:val="00B972BC"/>
    <w:rsid w:val="00BA07B6"/>
    <w:rsid w:val="00BA1AC7"/>
    <w:rsid w:val="00BA22C8"/>
    <w:rsid w:val="00BA43CA"/>
    <w:rsid w:val="00BA47A3"/>
    <w:rsid w:val="00BA558B"/>
    <w:rsid w:val="00BB03D5"/>
    <w:rsid w:val="00BB0E94"/>
    <w:rsid w:val="00BB2E78"/>
    <w:rsid w:val="00BB407F"/>
    <w:rsid w:val="00BB62F3"/>
    <w:rsid w:val="00BC02D8"/>
    <w:rsid w:val="00BC0431"/>
    <w:rsid w:val="00BC3812"/>
    <w:rsid w:val="00BC3947"/>
    <w:rsid w:val="00BC7253"/>
    <w:rsid w:val="00BD0B0E"/>
    <w:rsid w:val="00BD156C"/>
    <w:rsid w:val="00BD341A"/>
    <w:rsid w:val="00BE3E95"/>
    <w:rsid w:val="00BE7E9E"/>
    <w:rsid w:val="00BF25B6"/>
    <w:rsid w:val="00BF3041"/>
    <w:rsid w:val="00BF5325"/>
    <w:rsid w:val="00BF68C4"/>
    <w:rsid w:val="00C0280D"/>
    <w:rsid w:val="00C051F7"/>
    <w:rsid w:val="00C06259"/>
    <w:rsid w:val="00C06592"/>
    <w:rsid w:val="00C0674A"/>
    <w:rsid w:val="00C06EBF"/>
    <w:rsid w:val="00C12F04"/>
    <w:rsid w:val="00C13F6B"/>
    <w:rsid w:val="00C141EA"/>
    <w:rsid w:val="00C21DD2"/>
    <w:rsid w:val="00C22D90"/>
    <w:rsid w:val="00C24960"/>
    <w:rsid w:val="00C25FD3"/>
    <w:rsid w:val="00C26AE0"/>
    <w:rsid w:val="00C27EB5"/>
    <w:rsid w:val="00C31144"/>
    <w:rsid w:val="00C3224D"/>
    <w:rsid w:val="00C425F7"/>
    <w:rsid w:val="00C42B9D"/>
    <w:rsid w:val="00C42CE5"/>
    <w:rsid w:val="00C45354"/>
    <w:rsid w:val="00C45A6A"/>
    <w:rsid w:val="00C5239D"/>
    <w:rsid w:val="00C543A2"/>
    <w:rsid w:val="00C60A17"/>
    <w:rsid w:val="00C60D6D"/>
    <w:rsid w:val="00C60E64"/>
    <w:rsid w:val="00C61103"/>
    <w:rsid w:val="00C62B0B"/>
    <w:rsid w:val="00C657F9"/>
    <w:rsid w:val="00C65F61"/>
    <w:rsid w:val="00C6619C"/>
    <w:rsid w:val="00C70BB7"/>
    <w:rsid w:val="00C70C17"/>
    <w:rsid w:val="00C72107"/>
    <w:rsid w:val="00C72ED8"/>
    <w:rsid w:val="00C746EB"/>
    <w:rsid w:val="00C75B4C"/>
    <w:rsid w:val="00C80771"/>
    <w:rsid w:val="00C81301"/>
    <w:rsid w:val="00C82E94"/>
    <w:rsid w:val="00C84589"/>
    <w:rsid w:val="00C86953"/>
    <w:rsid w:val="00C873EC"/>
    <w:rsid w:val="00C87406"/>
    <w:rsid w:val="00C90B30"/>
    <w:rsid w:val="00C90FD7"/>
    <w:rsid w:val="00C958A3"/>
    <w:rsid w:val="00C97B7A"/>
    <w:rsid w:val="00CA2A53"/>
    <w:rsid w:val="00CA6768"/>
    <w:rsid w:val="00CA6891"/>
    <w:rsid w:val="00CB0BCA"/>
    <w:rsid w:val="00CB3A49"/>
    <w:rsid w:val="00CB47AC"/>
    <w:rsid w:val="00CB4911"/>
    <w:rsid w:val="00CB75F2"/>
    <w:rsid w:val="00CC0EA2"/>
    <w:rsid w:val="00CC1121"/>
    <w:rsid w:val="00CC16B4"/>
    <w:rsid w:val="00CC1C46"/>
    <w:rsid w:val="00CC297F"/>
    <w:rsid w:val="00CC5F85"/>
    <w:rsid w:val="00CC6D01"/>
    <w:rsid w:val="00CD2140"/>
    <w:rsid w:val="00CD540F"/>
    <w:rsid w:val="00CD752A"/>
    <w:rsid w:val="00CE2631"/>
    <w:rsid w:val="00CE657B"/>
    <w:rsid w:val="00CE6B8F"/>
    <w:rsid w:val="00CE7A32"/>
    <w:rsid w:val="00CF0FDD"/>
    <w:rsid w:val="00CF188A"/>
    <w:rsid w:val="00CF18A4"/>
    <w:rsid w:val="00CF1FC1"/>
    <w:rsid w:val="00CF5138"/>
    <w:rsid w:val="00CF59A5"/>
    <w:rsid w:val="00CF5A4C"/>
    <w:rsid w:val="00D011DA"/>
    <w:rsid w:val="00D013CD"/>
    <w:rsid w:val="00D02ABC"/>
    <w:rsid w:val="00D077DD"/>
    <w:rsid w:val="00D145F4"/>
    <w:rsid w:val="00D17473"/>
    <w:rsid w:val="00D23F63"/>
    <w:rsid w:val="00D33DD3"/>
    <w:rsid w:val="00D37910"/>
    <w:rsid w:val="00D41F33"/>
    <w:rsid w:val="00D42282"/>
    <w:rsid w:val="00D44CF5"/>
    <w:rsid w:val="00D45DAF"/>
    <w:rsid w:val="00D461D1"/>
    <w:rsid w:val="00D4706C"/>
    <w:rsid w:val="00D47A78"/>
    <w:rsid w:val="00D50D74"/>
    <w:rsid w:val="00D51500"/>
    <w:rsid w:val="00D5553C"/>
    <w:rsid w:val="00D562F0"/>
    <w:rsid w:val="00D6162D"/>
    <w:rsid w:val="00D63295"/>
    <w:rsid w:val="00D6535C"/>
    <w:rsid w:val="00D6656B"/>
    <w:rsid w:val="00D702A8"/>
    <w:rsid w:val="00D7302A"/>
    <w:rsid w:val="00D732C1"/>
    <w:rsid w:val="00D733CD"/>
    <w:rsid w:val="00D73968"/>
    <w:rsid w:val="00D74B7E"/>
    <w:rsid w:val="00D74CCF"/>
    <w:rsid w:val="00D76074"/>
    <w:rsid w:val="00D7607E"/>
    <w:rsid w:val="00D774B1"/>
    <w:rsid w:val="00D82B7A"/>
    <w:rsid w:val="00D83A15"/>
    <w:rsid w:val="00D8504D"/>
    <w:rsid w:val="00D859A6"/>
    <w:rsid w:val="00D85F63"/>
    <w:rsid w:val="00D91D54"/>
    <w:rsid w:val="00D92989"/>
    <w:rsid w:val="00D94AED"/>
    <w:rsid w:val="00D97238"/>
    <w:rsid w:val="00D97C16"/>
    <w:rsid w:val="00DA0E8C"/>
    <w:rsid w:val="00DA241E"/>
    <w:rsid w:val="00DA32BB"/>
    <w:rsid w:val="00DA32DE"/>
    <w:rsid w:val="00DA3620"/>
    <w:rsid w:val="00DA5ABC"/>
    <w:rsid w:val="00DA6A08"/>
    <w:rsid w:val="00DA6CE7"/>
    <w:rsid w:val="00DB099D"/>
    <w:rsid w:val="00DB4C0B"/>
    <w:rsid w:val="00DB6511"/>
    <w:rsid w:val="00DB7C43"/>
    <w:rsid w:val="00DC1CA0"/>
    <w:rsid w:val="00DC1CAE"/>
    <w:rsid w:val="00DC4617"/>
    <w:rsid w:val="00DC75CE"/>
    <w:rsid w:val="00DD050F"/>
    <w:rsid w:val="00DD2093"/>
    <w:rsid w:val="00DD20B0"/>
    <w:rsid w:val="00DD2B1F"/>
    <w:rsid w:val="00DD3850"/>
    <w:rsid w:val="00DE000A"/>
    <w:rsid w:val="00DE1CAC"/>
    <w:rsid w:val="00DE203B"/>
    <w:rsid w:val="00DE399C"/>
    <w:rsid w:val="00DE4D71"/>
    <w:rsid w:val="00DE5890"/>
    <w:rsid w:val="00DE5DD5"/>
    <w:rsid w:val="00DE7323"/>
    <w:rsid w:val="00DF161D"/>
    <w:rsid w:val="00DF2711"/>
    <w:rsid w:val="00DF2CD6"/>
    <w:rsid w:val="00DF4594"/>
    <w:rsid w:val="00DF5849"/>
    <w:rsid w:val="00DF5BD3"/>
    <w:rsid w:val="00E00225"/>
    <w:rsid w:val="00E048AE"/>
    <w:rsid w:val="00E04CE4"/>
    <w:rsid w:val="00E06C2F"/>
    <w:rsid w:val="00E1061B"/>
    <w:rsid w:val="00E11918"/>
    <w:rsid w:val="00E161C6"/>
    <w:rsid w:val="00E21F7E"/>
    <w:rsid w:val="00E2391F"/>
    <w:rsid w:val="00E241D0"/>
    <w:rsid w:val="00E2530E"/>
    <w:rsid w:val="00E25E48"/>
    <w:rsid w:val="00E26623"/>
    <w:rsid w:val="00E30304"/>
    <w:rsid w:val="00E31914"/>
    <w:rsid w:val="00E33B54"/>
    <w:rsid w:val="00E34EB6"/>
    <w:rsid w:val="00E35468"/>
    <w:rsid w:val="00E35F8D"/>
    <w:rsid w:val="00E3772A"/>
    <w:rsid w:val="00E378DB"/>
    <w:rsid w:val="00E4159C"/>
    <w:rsid w:val="00E43916"/>
    <w:rsid w:val="00E44EB2"/>
    <w:rsid w:val="00E46A84"/>
    <w:rsid w:val="00E47288"/>
    <w:rsid w:val="00E47477"/>
    <w:rsid w:val="00E55D0E"/>
    <w:rsid w:val="00E6190B"/>
    <w:rsid w:val="00E621DB"/>
    <w:rsid w:val="00E624A6"/>
    <w:rsid w:val="00E630F1"/>
    <w:rsid w:val="00E66308"/>
    <w:rsid w:val="00E666D9"/>
    <w:rsid w:val="00E673C8"/>
    <w:rsid w:val="00E70386"/>
    <w:rsid w:val="00E708DF"/>
    <w:rsid w:val="00E7193A"/>
    <w:rsid w:val="00E71E48"/>
    <w:rsid w:val="00E739F7"/>
    <w:rsid w:val="00E73E7A"/>
    <w:rsid w:val="00E74A47"/>
    <w:rsid w:val="00E74BA0"/>
    <w:rsid w:val="00E75B48"/>
    <w:rsid w:val="00E77F4D"/>
    <w:rsid w:val="00E80B01"/>
    <w:rsid w:val="00E81E18"/>
    <w:rsid w:val="00E83237"/>
    <w:rsid w:val="00E850AE"/>
    <w:rsid w:val="00E8657B"/>
    <w:rsid w:val="00E911FD"/>
    <w:rsid w:val="00E93BEF"/>
    <w:rsid w:val="00E96283"/>
    <w:rsid w:val="00EA062B"/>
    <w:rsid w:val="00EA0C18"/>
    <w:rsid w:val="00EA3D2C"/>
    <w:rsid w:val="00EA47A9"/>
    <w:rsid w:val="00EA665C"/>
    <w:rsid w:val="00EA7093"/>
    <w:rsid w:val="00EB3D67"/>
    <w:rsid w:val="00EB6606"/>
    <w:rsid w:val="00EB6C0B"/>
    <w:rsid w:val="00EB790C"/>
    <w:rsid w:val="00EB7DBA"/>
    <w:rsid w:val="00EC07D5"/>
    <w:rsid w:val="00EC096E"/>
    <w:rsid w:val="00EC3265"/>
    <w:rsid w:val="00EC4EB6"/>
    <w:rsid w:val="00ED10A5"/>
    <w:rsid w:val="00ED1738"/>
    <w:rsid w:val="00ED2711"/>
    <w:rsid w:val="00ED3FA0"/>
    <w:rsid w:val="00EE326B"/>
    <w:rsid w:val="00EE588D"/>
    <w:rsid w:val="00EF1991"/>
    <w:rsid w:val="00EF23C0"/>
    <w:rsid w:val="00EF27EC"/>
    <w:rsid w:val="00EF3369"/>
    <w:rsid w:val="00EF36E1"/>
    <w:rsid w:val="00EF3D5B"/>
    <w:rsid w:val="00EF3EC6"/>
    <w:rsid w:val="00EF3F57"/>
    <w:rsid w:val="00EF544E"/>
    <w:rsid w:val="00EF6F3D"/>
    <w:rsid w:val="00EF76B4"/>
    <w:rsid w:val="00EF7CC9"/>
    <w:rsid w:val="00F00346"/>
    <w:rsid w:val="00F00798"/>
    <w:rsid w:val="00F00D6D"/>
    <w:rsid w:val="00F0194A"/>
    <w:rsid w:val="00F049FD"/>
    <w:rsid w:val="00F04DFE"/>
    <w:rsid w:val="00F0640E"/>
    <w:rsid w:val="00F12B44"/>
    <w:rsid w:val="00F153CC"/>
    <w:rsid w:val="00F1719F"/>
    <w:rsid w:val="00F215D6"/>
    <w:rsid w:val="00F24C17"/>
    <w:rsid w:val="00F276CE"/>
    <w:rsid w:val="00F3358F"/>
    <w:rsid w:val="00F379CB"/>
    <w:rsid w:val="00F4001A"/>
    <w:rsid w:val="00F40D1C"/>
    <w:rsid w:val="00F42C43"/>
    <w:rsid w:val="00F43C04"/>
    <w:rsid w:val="00F450FA"/>
    <w:rsid w:val="00F518B6"/>
    <w:rsid w:val="00F52A16"/>
    <w:rsid w:val="00F53153"/>
    <w:rsid w:val="00F5469D"/>
    <w:rsid w:val="00F54F42"/>
    <w:rsid w:val="00F5683C"/>
    <w:rsid w:val="00F610D3"/>
    <w:rsid w:val="00F62256"/>
    <w:rsid w:val="00F632B3"/>
    <w:rsid w:val="00F6401B"/>
    <w:rsid w:val="00F646E5"/>
    <w:rsid w:val="00F66172"/>
    <w:rsid w:val="00F702E4"/>
    <w:rsid w:val="00F705D3"/>
    <w:rsid w:val="00F71455"/>
    <w:rsid w:val="00F73398"/>
    <w:rsid w:val="00F80078"/>
    <w:rsid w:val="00F80AD9"/>
    <w:rsid w:val="00F848D2"/>
    <w:rsid w:val="00F87D8C"/>
    <w:rsid w:val="00F9129A"/>
    <w:rsid w:val="00F92AFF"/>
    <w:rsid w:val="00F94287"/>
    <w:rsid w:val="00F96943"/>
    <w:rsid w:val="00FA3197"/>
    <w:rsid w:val="00FA6C48"/>
    <w:rsid w:val="00FA7FD1"/>
    <w:rsid w:val="00FB2C56"/>
    <w:rsid w:val="00FB4E30"/>
    <w:rsid w:val="00FB5A92"/>
    <w:rsid w:val="00FB67DB"/>
    <w:rsid w:val="00FB7DF7"/>
    <w:rsid w:val="00FC1CA9"/>
    <w:rsid w:val="00FC671A"/>
    <w:rsid w:val="00FD1C36"/>
    <w:rsid w:val="00FD4DEB"/>
    <w:rsid w:val="00FD529A"/>
    <w:rsid w:val="00FD5508"/>
    <w:rsid w:val="00FD6276"/>
    <w:rsid w:val="00FE0FAF"/>
    <w:rsid w:val="00FE4990"/>
    <w:rsid w:val="00FE614E"/>
    <w:rsid w:val="00FE7D0D"/>
    <w:rsid w:val="00FF3906"/>
    <w:rsid w:val="00FF44B9"/>
    <w:rsid w:val="00FF5F4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2077"/>
  <w15:docId w15:val="{BDDAE926-C302-4A2F-8696-BF82D77B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457B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457B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457B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457B4"/>
    <w:rPr>
      <w:i/>
      <w:iCs/>
      <w:color w:val="404040" w:themeColor="text1" w:themeTint="BF"/>
    </w:rPr>
  </w:style>
  <w:style w:type="character" w:styleId="IntenseEmphasis">
    <w:name w:val="Intense Emphasis"/>
    <w:basedOn w:val="DefaultParagraphFont"/>
    <w:uiPriority w:val="21"/>
    <w:qFormat/>
    <w:rsid w:val="005457B4"/>
    <w:rPr>
      <w:i/>
      <w:iCs/>
      <w:color w:val="0F4761" w:themeColor="accent1" w:themeShade="BF"/>
    </w:rPr>
  </w:style>
  <w:style w:type="character" w:customStyle="1" w:styleId="IntenseQuoteChar">
    <w:name w:val="Intense Quote Char"/>
    <w:basedOn w:val="DefaultParagraphFont"/>
    <w:link w:val="IntenseQuote"/>
    <w:uiPriority w:val="30"/>
    <w:qFormat/>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5457B4"/>
    <w:rPr>
      <w:sz w:val="16"/>
      <w:szCs w:val="16"/>
    </w:rPr>
  </w:style>
  <w:style w:type="character" w:customStyle="1" w:styleId="CommentTextChar">
    <w:name w:val="Comment Text Char"/>
    <w:basedOn w:val="DefaultParagraphFont"/>
    <w:link w:val="CommentText"/>
    <w:uiPriority w:val="99"/>
    <w:qFormat/>
    <w:rsid w:val="005457B4"/>
    <w:rPr>
      <w:rFonts w:ascii="Calibri" w:eastAsia="Calibri" w:hAnsi="Calibri" w:cs="Calibri"/>
      <w:kern w:val="0"/>
      <w:sz w:val="20"/>
      <w:szCs w:val="20"/>
      <w14:ligatures w14:val="none"/>
    </w:rPr>
  </w:style>
  <w:style w:type="character" w:customStyle="1" w:styleId="cf01">
    <w:name w:val="cf01"/>
    <w:basedOn w:val="DefaultParagraphFont"/>
    <w:qFormat/>
    <w:rsid w:val="005457B4"/>
    <w:rPr>
      <w:rFonts w:ascii="Segoe UI" w:hAnsi="Segoe UI" w:cs="Segoe UI"/>
      <w:sz w:val="18"/>
      <w:szCs w:val="18"/>
    </w:rPr>
  </w:style>
  <w:style w:type="character" w:customStyle="1" w:styleId="CommentSubjectChar">
    <w:name w:val="Comment Subject Char"/>
    <w:basedOn w:val="CommentTextChar"/>
    <w:link w:val="CommentSubject"/>
    <w:uiPriority w:val="99"/>
    <w:semiHidden/>
    <w:qFormat/>
    <w:rsid w:val="00F8137C"/>
    <w:rPr>
      <w:rFonts w:ascii="Calibri" w:eastAsia="Calibri" w:hAnsi="Calibri" w:cs="Calibri"/>
      <w:b/>
      <w:bCs/>
      <w:kern w:val="0"/>
      <w:sz w:val="20"/>
      <w:szCs w:val="20"/>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qFormat/>
    <w:rsid w:val="00642A19"/>
    <w:rPr>
      <w:color w:val="605E5C"/>
      <w:shd w:val="clear" w:color="auto" w:fill="E1DFDD"/>
    </w:rPr>
  </w:style>
  <w:style w:type="character" w:customStyle="1" w:styleId="BalloonTextChar">
    <w:name w:val="Balloon Text Char"/>
    <w:basedOn w:val="DefaultParagraphFont"/>
    <w:link w:val="BalloonText"/>
    <w:uiPriority w:val="99"/>
    <w:semiHidden/>
    <w:qFormat/>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qFormat/>
    <w:rsid w:val="006971BD"/>
    <w:rPr>
      <w:color w:val="808080"/>
    </w:rPr>
  </w:style>
  <w:style w:type="character" w:customStyle="1" w:styleId="HeaderChar">
    <w:name w:val="Header Char"/>
    <w:basedOn w:val="DefaultParagraphFont"/>
    <w:link w:val="Header"/>
    <w:uiPriority w:val="99"/>
    <w:qFormat/>
    <w:rsid w:val="00B82D23"/>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qFormat/>
    <w:rsid w:val="00B82D23"/>
    <w:rPr>
      <w:rFonts w:ascii="Calibri" w:eastAsia="Calibri" w:hAnsi="Calibri" w:cs="Calibri"/>
      <w:kern w:val="0"/>
      <w:sz w:val="22"/>
      <w:szCs w:val="22"/>
      <w14:ligatures w14:val="non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5457B4"/>
    <w:p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457B4"/>
    <w:pPr>
      <w:spacing w:before="160" w:after="160"/>
      <w:jc w:val="center"/>
    </w:pPr>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5457B4"/>
    <w:pPr>
      <w:spacing w:after="160"/>
      <w:ind w:left="720"/>
      <w:contextualSpacing/>
    </w:pPr>
    <w:rPr>
      <w:rFonts w:asciiTheme="minorHAnsi" w:eastAsiaTheme="minorHAnsi" w:hAnsiTheme="minorHAnsi" w:cstheme="minorBidi"/>
      <w:kern w:val="2"/>
      <w:sz w:val="24"/>
      <w:szCs w:val="24"/>
      <w14:ligatures w14:val="standardContextual"/>
    </w:rPr>
  </w:style>
  <w:style w:type="paragraph" w:styleId="IntenseQuote">
    <w:name w:val="Intense Quote"/>
    <w:basedOn w:val="Normal"/>
    <w:next w:val="Normal"/>
    <w:link w:val="IntenseQuoteChar"/>
    <w:uiPriority w:val="30"/>
    <w:qFormat/>
    <w:rsid w:val="005457B4"/>
    <w:pPr>
      <w:pBdr>
        <w:top w:val="single" w:sz="4" w:space="10" w:color="0F4761"/>
        <w:bottom w:val="single" w:sz="4" w:space="10" w:color="0F4761"/>
      </w:pBdr>
      <w:spacing w:before="360" w:after="360"/>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paragraph" w:styleId="CommentText">
    <w:name w:val="annotation text"/>
    <w:basedOn w:val="Normal"/>
    <w:link w:val="CommentTextChar"/>
    <w:uiPriority w:val="99"/>
    <w:unhideWhenUsed/>
    <w:qFormat/>
    <w:rsid w:val="005457B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F8137C"/>
    <w:rPr>
      <w:b/>
      <w:bCs/>
    </w:rPr>
  </w:style>
  <w:style w:type="paragraph" w:styleId="Revision">
    <w:name w:val="Revision"/>
    <w:uiPriority w:val="99"/>
    <w:semiHidden/>
    <w:qFormat/>
    <w:rsid w:val="005850E6"/>
    <w:rPr>
      <w:rFonts w:ascii="Calibri" w:eastAsia="Calibri" w:hAnsi="Calibri" w:cs="Calibri"/>
      <w:kern w:val="0"/>
      <w:sz w:val="22"/>
      <w:szCs w:val="22"/>
      <w14:ligatures w14:val="none"/>
    </w:rPr>
  </w:style>
  <w:style w:type="paragraph" w:styleId="BalloonText">
    <w:name w:val="Balloon Text"/>
    <w:basedOn w:val="Normal"/>
    <w:link w:val="BalloonTextChar"/>
    <w:uiPriority w:val="99"/>
    <w:semiHidden/>
    <w:unhideWhenUsed/>
    <w:qFormat/>
    <w:rsid w:val="00337844"/>
    <w:pPr>
      <w:spacing w:after="0" w:line="240" w:lineRule="auto"/>
    </w:pPr>
    <w:rPr>
      <w:rFonts w:ascii="Segoe UI" w:hAnsi="Segoe UI" w:cs="Segoe UI"/>
      <w:sz w:val="18"/>
      <w:szCs w:val="18"/>
    </w:rPr>
  </w:style>
  <w:style w:type="paragraph" w:styleId="NormalWeb">
    <w:name w:val="Normal (Web)"/>
    <w:basedOn w:val="Normal"/>
    <w:uiPriority w:val="99"/>
    <w:semiHidden/>
    <w:unhideWhenUsed/>
    <w:qFormat/>
    <w:rsid w:val="00DA5054"/>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82D23"/>
    <w:pPr>
      <w:tabs>
        <w:tab w:val="center" w:pos="4680"/>
        <w:tab w:val="right" w:pos="9360"/>
      </w:tabs>
      <w:spacing w:after="0" w:line="240" w:lineRule="auto"/>
    </w:pPr>
  </w:style>
  <w:style w:type="paragraph" w:styleId="Footer">
    <w:name w:val="footer"/>
    <w:basedOn w:val="Normal"/>
    <w:link w:val="FooterChar"/>
    <w:uiPriority w:val="99"/>
    <w:unhideWhenUsed/>
    <w:rsid w:val="00B82D23"/>
    <w:pPr>
      <w:tabs>
        <w:tab w:val="center" w:pos="4680"/>
        <w:tab w:val="right" w:pos="9360"/>
      </w:tabs>
      <w:spacing w:after="0" w:line="240" w:lineRule="auto"/>
    </w:pPr>
  </w:style>
  <w:style w:type="character" w:styleId="Strong">
    <w:name w:val="Strong"/>
    <w:basedOn w:val="DefaultParagraphFont"/>
    <w:uiPriority w:val="22"/>
    <w:qFormat/>
    <w:rsid w:val="002568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i.nih.gov/intramural/software" TargetMode="External"/><Relationship Id="rId18" Type="http://schemas.openxmlformats.org/officeDocument/2006/relationships/hyperlink" Target="https://pubmed.ncbi.nlm.nih.gov/?term=%22Eccard%20JA%22%5BAuthor%5D" TargetMode="External"/><Relationship Id="rId26" Type="http://schemas.openxmlformats.org/officeDocument/2006/relationships/hyperlink" Target="https://pubmed.ncbi.nlm.nih.gov/?term=Wang+S&amp;cauthor_id=37798412" TargetMode="External"/><Relationship Id="rId39" Type="http://schemas.openxmlformats.org/officeDocument/2006/relationships/image" Target="media/image6.tiff"/><Relationship Id="rId21" Type="http://schemas.openxmlformats.org/officeDocument/2006/relationships/hyperlink" Target="https://pubmed.ncbi.nlm.nih.gov/?term=Kable+JW&amp;cauthor_id=17982449" TargetMode="External"/><Relationship Id="rId34" Type="http://schemas.openxmlformats.org/officeDocument/2006/relationships/image" Target="media/image1.jpeg"/><Relationship Id="rId42" Type="http://schemas.openxmlformats.org/officeDocument/2006/relationships/image" Target="media/image9.tiff"/><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athworks.com/" TargetMode="External"/><Relationship Id="rId29" Type="http://schemas.openxmlformats.org/officeDocument/2006/relationships/hyperlink" Target="https://pubmed.ncbi.nlm.nih.gov/37798412/" TargetMode="External"/><Relationship Id="rId11" Type="http://schemas.microsoft.com/office/2016/09/relationships/commentsIds" Target="commentsIds.xml"/><Relationship Id="rId24" Type="http://schemas.openxmlformats.org/officeDocument/2006/relationships/hyperlink" Target="https://pubmed.ncbi.nlm.nih.gov/?term=Xu-Wilson+M&amp;cauthor_id=20685993" TargetMode="External"/><Relationship Id="rId32" Type="http://schemas.openxmlformats.org/officeDocument/2006/relationships/hyperlink" Target="https://pubmed.ncbi.nlm.nih.gov/37798412/" TargetMode="External"/><Relationship Id="rId37" Type="http://schemas.openxmlformats.org/officeDocument/2006/relationships/image" Target="media/image4.jpeg"/><Relationship Id="rId40" Type="http://schemas.openxmlformats.org/officeDocument/2006/relationships/image" Target="media/image7.tiff"/><Relationship Id="rId45" Type="http://schemas.openxmlformats.org/officeDocument/2006/relationships/image" Target="media/image12.tiff"/><Relationship Id="rId5" Type="http://schemas.openxmlformats.org/officeDocument/2006/relationships/webSettings" Target="webSettings.xml"/><Relationship Id="rId15" Type="http://schemas.openxmlformats.org/officeDocument/2006/relationships/hyperlink" Target="http://www.mathworks.com/" TargetMode="External"/><Relationship Id="rId23" Type="http://schemas.openxmlformats.org/officeDocument/2006/relationships/hyperlink" Target="https://pubmed.ncbi.nlm.nih.gov/?term=Orban+de+Xivry+JJ&amp;cauthor_id=20685993" TargetMode="External"/><Relationship Id="rId28" Type="http://schemas.openxmlformats.org/officeDocument/2006/relationships/hyperlink" Target="https://pubmed.ncbi.nlm.nih.gov/?term=Falcone+R&amp;cauthor_id=37798412" TargetMode="External"/><Relationship Id="rId36" Type="http://schemas.openxmlformats.org/officeDocument/2006/relationships/image" Target="media/image3.jpeg"/><Relationship Id="rId49"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pubmed.ncbi.nlm.nih.gov/?term=%22Liesenjohann%20T%22%5BAuthor%5D" TargetMode="External"/><Relationship Id="rId31" Type="http://schemas.openxmlformats.org/officeDocument/2006/relationships/hyperlink" Target="https://pubmed.ncbi.nlm.nih.gov/?term=Averbeck+BB&amp;cauthor_id=37798412" TargetMode="External"/><Relationship Id="rId44" Type="http://schemas.openxmlformats.org/officeDocument/2006/relationships/image" Target="media/image11.tiff"/><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taff.aist.go.jp/k.matsuda/eye/indexe.html" TargetMode="External"/><Relationship Id="rId22" Type="http://schemas.openxmlformats.org/officeDocument/2006/relationships/hyperlink" Target="https://pubmed.ncbi.nlm.nih.gov/?term=Glimcher+PW&amp;cauthor_id=17982449" TargetMode="External"/><Relationship Id="rId27" Type="http://schemas.openxmlformats.org/officeDocument/2006/relationships/hyperlink" Target="https://pubmed.ncbi.nlm.nih.gov/37798412/" TargetMode="External"/><Relationship Id="rId30" Type="http://schemas.openxmlformats.org/officeDocument/2006/relationships/hyperlink" Target="https://pubmed.ncbi.nlm.nih.gov/?term=Richmond+B&amp;cauthor_id=37798412" TargetMode="External"/><Relationship Id="rId35" Type="http://schemas.openxmlformats.org/officeDocument/2006/relationships/image" Target="media/image2.tiff"/><Relationship Id="rId43" Type="http://schemas.openxmlformats.org/officeDocument/2006/relationships/image" Target="media/image10.jpeg"/><Relationship Id="rId48" Type="http://schemas.microsoft.com/office/2011/relationships/people" Target="people.xml"/><Relationship Id="rId8" Type="http://schemas.openxmlformats.org/officeDocument/2006/relationships/hyperlink" Target="mailto:rossella.falcone@einsteinmed.edu"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royalsocietypublishing.org/doi/10.1098/rspb.2019.0795?utm_source=chatgpt.com" TargetMode="External"/><Relationship Id="rId25" Type="http://schemas.openxmlformats.org/officeDocument/2006/relationships/hyperlink" Target="https://pubmed.ncbi.nlm.nih.gov/?term=Shih+TY&amp;cauthor_id=20685993" TargetMode="External"/><Relationship Id="rId33" Type="http://schemas.openxmlformats.org/officeDocument/2006/relationships/hyperlink" Target="https://pubmed.ncbi.nlm.nih.gov/?term=Bukwich+M&amp;cauthor_id=40780211" TargetMode="External"/><Relationship Id="rId38" Type="http://schemas.openxmlformats.org/officeDocument/2006/relationships/image" Target="media/image5.jpeg"/><Relationship Id="rId46" Type="http://schemas.openxmlformats.org/officeDocument/2006/relationships/image" Target="media/image13.tiff"/><Relationship Id="rId20" Type="http://schemas.openxmlformats.org/officeDocument/2006/relationships/hyperlink" Target="https://pubmed.ncbi.nlm.nih.gov/?term=%22Dammhahn%20M%22%5BAuthor%5D" TargetMode="External"/><Relationship Id="rId41" Type="http://schemas.openxmlformats.org/officeDocument/2006/relationships/image" Target="media/image8.tif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37</Pages>
  <Words>10467</Words>
  <Characters>59664</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dc:description/>
  <cp:lastModifiedBy>Siyu Wang</cp:lastModifiedBy>
  <cp:revision>562</cp:revision>
  <cp:lastPrinted>2025-12-04T16:32:00Z</cp:lastPrinted>
  <dcterms:created xsi:type="dcterms:W3CDTF">2026-03-04T20:01:00Z</dcterms:created>
  <dcterms:modified xsi:type="dcterms:W3CDTF">2026-03-17T07:29:00Z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