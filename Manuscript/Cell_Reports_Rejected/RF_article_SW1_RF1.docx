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00EA67" w14:textId="6A02DDD7" w:rsidR="00B6125E" w:rsidRPr="00034D1D" w:rsidRDefault="00000000" w:rsidP="009D014E">
      <w:pPr>
        <w:spacing w:after="0" w:line="480" w:lineRule="auto"/>
        <w:rPr>
          <w:rFonts w:ascii="Times New Roman" w:eastAsia="Times New Roman" w:hAnsi="Times New Roman" w:cs="Times New Roman"/>
          <w:bCs/>
          <w:sz w:val="24"/>
          <w:szCs w:val="24"/>
        </w:rPr>
      </w:pPr>
      <w:r w:rsidRPr="009D014E">
        <w:rPr>
          <w:rFonts w:ascii="Times New Roman" w:eastAsia="Times New Roman" w:hAnsi="Times New Roman" w:cs="Times New Roman"/>
          <w:b/>
          <w:sz w:val="24"/>
          <w:szCs w:val="24"/>
        </w:rPr>
        <w:t xml:space="preserve">Title: </w:t>
      </w:r>
      <w:bookmarkStart w:id="0" w:name="_Hlk214890806"/>
      <w:r w:rsidR="00636DF5" w:rsidRPr="00034D1D">
        <w:rPr>
          <w:rFonts w:ascii="Times New Roman" w:eastAsia="Times New Roman" w:hAnsi="Times New Roman" w:cs="Times New Roman"/>
          <w:bCs/>
          <w:sz w:val="24"/>
          <w:szCs w:val="24"/>
        </w:rPr>
        <w:t>S</w:t>
      </w:r>
      <w:r w:rsidR="000D7576" w:rsidRPr="00034D1D">
        <w:rPr>
          <w:rFonts w:ascii="Times New Roman" w:eastAsia="Times New Roman" w:hAnsi="Times New Roman" w:cs="Times New Roman"/>
          <w:bCs/>
          <w:sz w:val="24"/>
          <w:szCs w:val="24"/>
        </w:rPr>
        <w:t>trategy</w:t>
      </w:r>
      <w:r w:rsidR="0026310E">
        <w:rPr>
          <w:rFonts w:ascii="Times New Roman" w:eastAsia="Times New Roman" w:hAnsi="Times New Roman" w:cs="Times New Roman"/>
          <w:bCs/>
          <w:sz w:val="24"/>
          <w:szCs w:val="24"/>
        </w:rPr>
        <w:t>-</w:t>
      </w:r>
      <w:r w:rsidR="000D7576" w:rsidRPr="00034D1D">
        <w:rPr>
          <w:rFonts w:ascii="Times New Roman" w:eastAsia="Times New Roman" w:hAnsi="Times New Roman" w:cs="Times New Roman"/>
          <w:bCs/>
          <w:sz w:val="24"/>
          <w:szCs w:val="24"/>
        </w:rPr>
        <w:t xml:space="preserve">dependent coding of </w:t>
      </w:r>
      <w:r w:rsidR="009F3BBA" w:rsidRPr="00034D1D">
        <w:rPr>
          <w:rFonts w:ascii="Times New Roman" w:eastAsia="Times New Roman" w:hAnsi="Times New Roman" w:cs="Times New Roman"/>
          <w:bCs/>
          <w:sz w:val="24"/>
          <w:szCs w:val="24"/>
        </w:rPr>
        <w:t xml:space="preserve">reward and </w:t>
      </w:r>
      <w:r w:rsidR="00AE30F5" w:rsidRPr="00034D1D">
        <w:rPr>
          <w:rFonts w:ascii="Times New Roman" w:eastAsia="Times New Roman" w:hAnsi="Times New Roman" w:cs="Times New Roman"/>
          <w:bCs/>
          <w:sz w:val="24"/>
          <w:szCs w:val="24"/>
        </w:rPr>
        <w:t>delay</w:t>
      </w:r>
      <w:r w:rsidR="000D7576" w:rsidRPr="00034D1D">
        <w:rPr>
          <w:rFonts w:ascii="Times New Roman" w:eastAsia="Times New Roman" w:hAnsi="Times New Roman" w:cs="Times New Roman"/>
          <w:bCs/>
          <w:sz w:val="24"/>
          <w:szCs w:val="24"/>
        </w:rPr>
        <w:t xml:space="preserve"> </w:t>
      </w:r>
      <w:r w:rsidR="0066297E" w:rsidRPr="00034D1D">
        <w:rPr>
          <w:rFonts w:ascii="Times New Roman" w:eastAsia="Times New Roman" w:hAnsi="Times New Roman" w:cs="Times New Roman"/>
          <w:bCs/>
          <w:sz w:val="24"/>
          <w:szCs w:val="24"/>
        </w:rPr>
        <w:t xml:space="preserve">during temporal discounting </w:t>
      </w:r>
      <w:r w:rsidR="000D7576" w:rsidRPr="00034D1D">
        <w:rPr>
          <w:rFonts w:ascii="Times New Roman" w:eastAsia="Times New Roman" w:hAnsi="Times New Roman" w:cs="Times New Roman"/>
          <w:bCs/>
          <w:sz w:val="24"/>
          <w:szCs w:val="24"/>
        </w:rPr>
        <w:t xml:space="preserve">in macaque </w:t>
      </w:r>
      <w:r w:rsidR="00B6125E" w:rsidRPr="00034D1D">
        <w:rPr>
          <w:rFonts w:ascii="Times New Roman" w:eastAsia="Times New Roman" w:hAnsi="Times New Roman" w:cs="Times New Roman"/>
          <w:bCs/>
          <w:sz w:val="24"/>
          <w:szCs w:val="24"/>
        </w:rPr>
        <w:t xml:space="preserve">dorsolateral prefrontal cortex </w:t>
      </w:r>
    </w:p>
    <w:bookmarkEnd w:id="0"/>
    <w:p w14:paraId="218F84CC" w14:textId="77777777" w:rsidR="00A450CA" w:rsidRPr="009D014E" w:rsidRDefault="00A450CA" w:rsidP="009D014E">
      <w:pPr>
        <w:spacing w:after="0" w:line="480" w:lineRule="auto"/>
        <w:rPr>
          <w:rFonts w:ascii="Times New Roman" w:eastAsia="Times New Roman" w:hAnsi="Times New Roman" w:cs="Times New Roman"/>
          <w:bCs/>
          <w:sz w:val="24"/>
          <w:szCs w:val="24"/>
        </w:rPr>
      </w:pPr>
    </w:p>
    <w:p w14:paraId="19E6432E" w14:textId="01D4E419" w:rsidR="00A450CA" w:rsidRPr="009D014E" w:rsidRDefault="00000000" w:rsidP="009D014E">
      <w:pPr>
        <w:spacing w:after="0" w:line="480" w:lineRule="auto"/>
        <w:rPr>
          <w:rFonts w:ascii="Times New Roman" w:eastAsia="Times New Roman" w:hAnsi="Times New Roman" w:cs="Times New Roman"/>
          <w:sz w:val="24"/>
          <w:szCs w:val="24"/>
          <w:vertAlign w:val="superscript"/>
        </w:rPr>
      </w:pPr>
      <w:r w:rsidRPr="009D014E">
        <w:rPr>
          <w:rFonts w:ascii="Times New Roman" w:eastAsia="Times New Roman" w:hAnsi="Times New Roman" w:cs="Times New Roman"/>
          <w:b/>
          <w:sz w:val="24"/>
          <w:szCs w:val="24"/>
        </w:rPr>
        <w:t>Authors:</w:t>
      </w:r>
      <w:r w:rsidRPr="009D014E">
        <w:rPr>
          <w:rFonts w:ascii="Times New Roman" w:eastAsia="Times New Roman" w:hAnsi="Times New Roman" w:cs="Times New Roman"/>
          <w:sz w:val="24"/>
          <w:szCs w:val="24"/>
        </w:rPr>
        <w:t xml:space="preserve"> Rossella Falcone</w:t>
      </w:r>
      <w:r w:rsidRPr="009D014E">
        <w:rPr>
          <w:rFonts w:ascii="Times New Roman" w:eastAsia="Times New Roman" w:hAnsi="Times New Roman" w:cs="Times New Roman"/>
          <w:sz w:val="24"/>
          <w:szCs w:val="24"/>
          <w:vertAlign w:val="superscript"/>
        </w:rPr>
        <w:t>1,3</w:t>
      </w:r>
      <w:r w:rsidR="00256838">
        <w:rPr>
          <w:rFonts w:ascii="Times New Roman" w:eastAsia="Times New Roman" w:hAnsi="Times New Roman" w:cs="Times New Roman" w:hint="eastAsia"/>
          <w:sz w:val="24"/>
          <w:szCs w:val="24"/>
          <w:vertAlign w:val="superscript"/>
          <w:lang w:eastAsia="zh-CN"/>
        </w:rPr>
        <w:t>,†,</w:t>
      </w:r>
      <w:r w:rsidR="00594516" w:rsidRPr="009D014E">
        <w:rPr>
          <w:rFonts w:ascii="Times New Roman" w:eastAsia="Times New Roman" w:hAnsi="Times New Roman" w:cs="Times New Roman"/>
          <w:sz w:val="24"/>
          <w:szCs w:val="24"/>
          <w:vertAlign w:val="superscript"/>
        </w:rPr>
        <w:t>*</w:t>
      </w:r>
      <w:r w:rsidRPr="009D014E">
        <w:rPr>
          <w:rFonts w:ascii="Times New Roman" w:eastAsia="Times New Roman" w:hAnsi="Times New Roman" w:cs="Times New Roman"/>
          <w:sz w:val="24"/>
          <w:szCs w:val="24"/>
        </w:rPr>
        <w:t>, Siyu Wang</w:t>
      </w:r>
      <w:r w:rsidRPr="009D014E">
        <w:rPr>
          <w:rFonts w:ascii="Times New Roman" w:eastAsia="Times New Roman" w:hAnsi="Times New Roman" w:cs="Times New Roman"/>
          <w:sz w:val="24"/>
          <w:szCs w:val="24"/>
          <w:vertAlign w:val="superscript"/>
        </w:rPr>
        <w:t>1</w:t>
      </w:r>
      <w:r w:rsidR="00256838">
        <w:rPr>
          <w:rFonts w:ascii="Times New Roman" w:eastAsia="Times New Roman" w:hAnsi="Times New Roman" w:cs="Times New Roman" w:hint="eastAsia"/>
          <w:sz w:val="24"/>
          <w:szCs w:val="24"/>
          <w:vertAlign w:val="superscript"/>
          <w:lang w:eastAsia="zh-CN"/>
        </w:rPr>
        <w:t>,†</w:t>
      </w:r>
      <w:r w:rsidRPr="009D014E">
        <w:rPr>
          <w:rFonts w:ascii="Times New Roman" w:eastAsia="Times New Roman" w:hAnsi="Times New Roman" w:cs="Times New Roman"/>
          <w:sz w:val="24"/>
          <w:szCs w:val="24"/>
        </w:rPr>
        <w:t>, David B. Weintraub</w:t>
      </w:r>
      <w:r w:rsidRPr="009D014E">
        <w:rPr>
          <w:rFonts w:ascii="Times New Roman" w:eastAsia="Times New Roman" w:hAnsi="Times New Roman" w:cs="Times New Roman"/>
          <w:sz w:val="24"/>
          <w:szCs w:val="24"/>
          <w:vertAlign w:val="superscript"/>
        </w:rPr>
        <w:t>2</w:t>
      </w:r>
      <w:r w:rsidRPr="009D014E">
        <w:rPr>
          <w:rFonts w:ascii="Times New Roman" w:eastAsia="Times New Roman" w:hAnsi="Times New Roman" w:cs="Times New Roman"/>
          <w:sz w:val="24"/>
          <w:szCs w:val="24"/>
        </w:rPr>
        <w:t xml:space="preserve">, </w:t>
      </w:r>
      <w:r w:rsidR="00FB52C1" w:rsidRPr="009D014E">
        <w:rPr>
          <w:rFonts w:ascii="Times New Roman" w:eastAsia="Times New Roman" w:hAnsi="Times New Roman" w:cs="Times New Roman"/>
          <w:sz w:val="24"/>
          <w:szCs w:val="24"/>
        </w:rPr>
        <w:t>Mark A. G. Eldridge</w:t>
      </w:r>
      <w:r w:rsidR="00FB52C1" w:rsidRPr="009D014E">
        <w:rPr>
          <w:rFonts w:ascii="Times New Roman" w:eastAsia="Times New Roman" w:hAnsi="Times New Roman" w:cs="Times New Roman"/>
          <w:sz w:val="24"/>
          <w:szCs w:val="24"/>
          <w:vertAlign w:val="superscript"/>
        </w:rPr>
        <w:t>1,4</w:t>
      </w:r>
      <w:r w:rsidR="00FB52C1">
        <w:rPr>
          <w:rFonts w:ascii="Times New Roman" w:eastAsia="Times New Roman" w:hAnsi="Times New Roman" w:cs="Times New Roman"/>
          <w:sz w:val="24"/>
          <w:szCs w:val="24"/>
          <w:vertAlign w:val="superscript"/>
        </w:rPr>
        <w:t xml:space="preserve"> </w:t>
      </w:r>
      <w:r w:rsidRPr="009D014E">
        <w:rPr>
          <w:rFonts w:ascii="Times New Roman" w:eastAsia="Times New Roman" w:hAnsi="Times New Roman" w:cs="Times New Roman"/>
          <w:sz w:val="24"/>
          <w:szCs w:val="24"/>
        </w:rPr>
        <w:t>Mariko McDougall</w:t>
      </w:r>
      <w:r w:rsidRPr="009D014E">
        <w:rPr>
          <w:rFonts w:ascii="Times New Roman" w:eastAsia="Times New Roman" w:hAnsi="Times New Roman" w:cs="Times New Roman"/>
          <w:sz w:val="24"/>
          <w:szCs w:val="24"/>
          <w:vertAlign w:val="superscript"/>
        </w:rPr>
        <w:t>1</w:t>
      </w:r>
      <w:r w:rsidRPr="009D014E">
        <w:rPr>
          <w:rFonts w:ascii="Times New Roman" w:eastAsia="Times New Roman" w:hAnsi="Times New Roman" w:cs="Times New Roman"/>
          <w:sz w:val="24"/>
          <w:szCs w:val="24"/>
        </w:rPr>
        <w:t>, and Barry J. Richmond</w:t>
      </w:r>
      <w:r w:rsidRPr="009D014E">
        <w:rPr>
          <w:rFonts w:ascii="Times New Roman" w:eastAsia="Times New Roman" w:hAnsi="Times New Roman" w:cs="Times New Roman"/>
          <w:sz w:val="24"/>
          <w:szCs w:val="24"/>
          <w:vertAlign w:val="superscript"/>
        </w:rPr>
        <w:t>1</w:t>
      </w:r>
      <w:r w:rsidR="00594516" w:rsidRPr="009D014E">
        <w:rPr>
          <w:rFonts w:ascii="Times New Roman" w:eastAsia="Times New Roman" w:hAnsi="Times New Roman" w:cs="Times New Roman"/>
          <w:sz w:val="24"/>
          <w:szCs w:val="24"/>
          <w:vertAlign w:val="superscript"/>
        </w:rPr>
        <w:t>,5</w:t>
      </w:r>
      <w:r w:rsidRPr="009D014E">
        <w:rPr>
          <w:rFonts w:ascii="Times New Roman" w:eastAsia="Times New Roman" w:hAnsi="Times New Roman" w:cs="Times New Roman"/>
          <w:sz w:val="24"/>
          <w:szCs w:val="24"/>
        </w:rPr>
        <w:t>.</w:t>
      </w:r>
    </w:p>
    <w:p w14:paraId="31ABF09D" w14:textId="75801E7A" w:rsidR="00A450CA" w:rsidRPr="009D014E" w:rsidRDefault="00A450CA" w:rsidP="009D014E">
      <w:pPr>
        <w:spacing w:after="0" w:line="480" w:lineRule="auto"/>
        <w:rPr>
          <w:rFonts w:ascii="Times New Roman" w:eastAsia="Times New Roman" w:hAnsi="Times New Roman" w:cs="Times New Roman"/>
          <w:sz w:val="24"/>
          <w:szCs w:val="24"/>
          <w:lang w:eastAsia="zh-CN"/>
        </w:rPr>
      </w:pPr>
    </w:p>
    <w:p w14:paraId="2C3A73A7" w14:textId="0887E5DF" w:rsidR="00A450CA" w:rsidRPr="009D014E" w:rsidRDefault="00594516" w:rsidP="009D014E">
      <w:pPr>
        <w:spacing w:after="0" w:line="480" w:lineRule="auto"/>
        <w:rPr>
          <w:rFonts w:ascii="Times New Roman" w:eastAsia="Times New Roman" w:hAnsi="Times New Roman" w:cs="Times New Roman"/>
          <w:sz w:val="24"/>
          <w:szCs w:val="24"/>
        </w:rPr>
      </w:pPr>
      <w:r w:rsidRPr="009D014E">
        <w:rPr>
          <w:rFonts w:ascii="Times New Roman" w:eastAsia="Times New Roman" w:hAnsi="Times New Roman" w:cs="Times New Roman"/>
          <w:b/>
          <w:sz w:val="24"/>
          <w:szCs w:val="24"/>
        </w:rPr>
        <w:t>Author affiliations:</w:t>
      </w:r>
    </w:p>
    <w:p w14:paraId="5973A57C" w14:textId="77777777" w:rsidR="00A450CA" w:rsidRPr="009D014E" w:rsidRDefault="00000000" w:rsidP="009D014E">
      <w:pPr>
        <w:spacing w:after="0" w:line="480" w:lineRule="auto"/>
        <w:rPr>
          <w:rFonts w:ascii="Times New Roman" w:eastAsia="Times New Roman" w:hAnsi="Times New Roman" w:cs="Times New Roman"/>
          <w:sz w:val="24"/>
          <w:szCs w:val="24"/>
        </w:rPr>
      </w:pPr>
      <w:r w:rsidRPr="009D014E">
        <w:rPr>
          <w:rFonts w:ascii="Times New Roman" w:eastAsia="Times New Roman" w:hAnsi="Times New Roman" w:cs="Times New Roman"/>
          <w:sz w:val="24"/>
          <w:szCs w:val="24"/>
          <w:vertAlign w:val="superscript"/>
        </w:rPr>
        <w:t>1</w:t>
      </w:r>
      <w:r w:rsidRPr="009D014E">
        <w:rPr>
          <w:rFonts w:ascii="Times New Roman" w:eastAsia="Times New Roman" w:hAnsi="Times New Roman" w:cs="Times New Roman"/>
          <w:sz w:val="24"/>
          <w:szCs w:val="24"/>
        </w:rPr>
        <w:t>Laboratory of Neuropsychology, NIMH, Bethesda, MD, USA</w:t>
      </w:r>
    </w:p>
    <w:p w14:paraId="44A05B64" w14:textId="77777777" w:rsidR="00A450CA" w:rsidRPr="009D014E" w:rsidRDefault="00000000" w:rsidP="009D014E">
      <w:pPr>
        <w:spacing w:after="0" w:line="480" w:lineRule="auto"/>
        <w:rPr>
          <w:rFonts w:ascii="Times New Roman" w:eastAsia="Times New Roman" w:hAnsi="Times New Roman" w:cs="Times New Roman"/>
          <w:sz w:val="24"/>
          <w:szCs w:val="24"/>
        </w:rPr>
      </w:pPr>
      <w:r w:rsidRPr="009D014E">
        <w:rPr>
          <w:rFonts w:ascii="Times New Roman" w:eastAsia="Times New Roman" w:hAnsi="Times New Roman" w:cs="Times New Roman"/>
          <w:sz w:val="24"/>
          <w:szCs w:val="24"/>
          <w:vertAlign w:val="superscript"/>
        </w:rPr>
        <w:t>2</w:t>
      </w:r>
      <w:r w:rsidRPr="009D014E">
        <w:rPr>
          <w:rFonts w:ascii="Times New Roman" w:eastAsia="Times New Roman" w:hAnsi="Times New Roman" w:cs="Times New Roman"/>
          <w:sz w:val="24"/>
          <w:szCs w:val="24"/>
        </w:rPr>
        <w:t>Surgical Neurology Branch, NINDS, Bethesda, MD, USA</w:t>
      </w:r>
    </w:p>
    <w:p w14:paraId="56DEE0E5" w14:textId="77777777" w:rsidR="00A450CA" w:rsidRPr="009D014E" w:rsidRDefault="00000000" w:rsidP="009D014E">
      <w:pPr>
        <w:suppressLineNumbers/>
        <w:spacing w:after="0" w:line="480" w:lineRule="auto"/>
        <w:ind w:left="90" w:hanging="90"/>
        <w:jc w:val="both"/>
        <w:rPr>
          <w:rFonts w:ascii="Times New Roman" w:eastAsia="Times New Roman" w:hAnsi="Times New Roman" w:cs="Times New Roman"/>
          <w:sz w:val="24"/>
          <w:szCs w:val="24"/>
        </w:rPr>
      </w:pPr>
      <w:r w:rsidRPr="009D014E">
        <w:rPr>
          <w:rFonts w:ascii="Times New Roman" w:eastAsia="Times New Roman" w:hAnsi="Times New Roman" w:cs="Times New Roman"/>
          <w:sz w:val="24"/>
          <w:szCs w:val="24"/>
          <w:vertAlign w:val="superscript"/>
        </w:rPr>
        <w:t>3</w:t>
      </w:r>
      <w:r w:rsidRPr="009D014E">
        <w:rPr>
          <w:rFonts w:ascii="Times New Roman" w:hAnsi="Times New Roman" w:cs="Times New Roman"/>
          <w:color w:val="000000"/>
          <w:sz w:val="24"/>
          <w:szCs w:val="24"/>
        </w:rPr>
        <w:t>Leo M. Davidoff Department of Neurological Surgery, Albert Einstein College of Medicine Montefiore Medical Center Bronx, NY USA</w:t>
      </w:r>
      <w:r w:rsidRPr="009D014E">
        <w:rPr>
          <w:rFonts w:ascii="Times New Roman" w:eastAsia="Times New Roman" w:hAnsi="Times New Roman" w:cs="Times New Roman"/>
          <w:sz w:val="24"/>
          <w:szCs w:val="24"/>
        </w:rPr>
        <w:t>.</w:t>
      </w:r>
    </w:p>
    <w:p w14:paraId="3F669BAA" w14:textId="646B4035" w:rsidR="00A450CA" w:rsidRPr="009D014E" w:rsidRDefault="00000000" w:rsidP="009D014E">
      <w:pPr>
        <w:suppressLineNumbers/>
        <w:spacing w:after="0" w:line="480" w:lineRule="auto"/>
        <w:jc w:val="both"/>
        <w:rPr>
          <w:rFonts w:ascii="Times New Roman" w:eastAsia="Times New Roman" w:hAnsi="Times New Roman" w:cs="Times New Roman"/>
          <w:sz w:val="24"/>
          <w:szCs w:val="24"/>
        </w:rPr>
      </w:pPr>
      <w:r w:rsidRPr="009D014E">
        <w:rPr>
          <w:rFonts w:ascii="Times New Roman" w:eastAsia="Times New Roman" w:hAnsi="Times New Roman" w:cs="Times New Roman"/>
          <w:sz w:val="24"/>
          <w:szCs w:val="24"/>
          <w:vertAlign w:val="superscript"/>
        </w:rPr>
        <w:t>4</w:t>
      </w:r>
      <w:r w:rsidRPr="009D014E">
        <w:rPr>
          <w:rFonts w:ascii="Times New Roman" w:eastAsia="Times New Roman" w:hAnsi="Times New Roman" w:cs="Times New Roman"/>
          <w:sz w:val="24"/>
          <w:szCs w:val="24"/>
        </w:rPr>
        <w:t>Newcastle University, Newcastle upon Tyne, NE1 7RU</w:t>
      </w:r>
      <w:r w:rsidR="00594516" w:rsidRPr="009D014E">
        <w:rPr>
          <w:rFonts w:ascii="Times New Roman" w:eastAsia="Times New Roman" w:hAnsi="Times New Roman" w:cs="Times New Roman"/>
          <w:sz w:val="24"/>
          <w:szCs w:val="24"/>
        </w:rPr>
        <w:t>.</w:t>
      </w:r>
    </w:p>
    <w:p w14:paraId="5E6EA6DE" w14:textId="7CB0F635" w:rsidR="00A450CA" w:rsidRDefault="00594516" w:rsidP="009D014E">
      <w:pPr>
        <w:spacing w:after="0" w:line="480" w:lineRule="auto"/>
        <w:rPr>
          <w:rFonts w:ascii="Times New Roman" w:eastAsia="Times New Roman" w:hAnsi="Times New Roman" w:cs="Times New Roman"/>
          <w:color w:val="000000"/>
          <w:sz w:val="24"/>
          <w:szCs w:val="24"/>
          <w:lang w:eastAsia="zh-CN"/>
        </w:rPr>
      </w:pPr>
      <w:r w:rsidRPr="009D014E">
        <w:rPr>
          <w:rFonts w:ascii="Times New Roman" w:eastAsia="Times New Roman" w:hAnsi="Times New Roman" w:cs="Times New Roman"/>
          <w:color w:val="000000"/>
          <w:sz w:val="24"/>
          <w:szCs w:val="24"/>
          <w:vertAlign w:val="superscript"/>
        </w:rPr>
        <w:t>5</w:t>
      </w:r>
      <w:r w:rsidRPr="009D014E">
        <w:rPr>
          <w:rFonts w:ascii="Times New Roman" w:eastAsia="Times New Roman" w:hAnsi="Times New Roman" w:cs="Times New Roman"/>
          <w:color w:val="000000"/>
          <w:sz w:val="24"/>
          <w:szCs w:val="24"/>
        </w:rPr>
        <w:t>Senior Investigator, Emeritus.</w:t>
      </w:r>
    </w:p>
    <w:p w14:paraId="080AA718" w14:textId="1A7F1949" w:rsidR="00756B00" w:rsidRPr="009D014E" w:rsidRDefault="00256838" w:rsidP="009D014E">
      <w:pPr>
        <w:spacing w:after="0" w:line="480" w:lineRule="auto"/>
        <w:rPr>
          <w:rFonts w:ascii="Times New Roman" w:eastAsia="Times New Roman" w:hAnsi="Times New Roman" w:cs="Times New Roman"/>
          <w:color w:val="000000"/>
          <w:sz w:val="24"/>
          <w:szCs w:val="24"/>
          <w:lang w:eastAsia="zh-CN"/>
        </w:rPr>
      </w:pPr>
      <w:r>
        <w:rPr>
          <w:rFonts w:ascii="Times New Roman" w:eastAsia="Times New Roman" w:hAnsi="Times New Roman" w:cs="Times New Roman" w:hint="eastAsia"/>
          <w:color w:val="000000"/>
          <w:sz w:val="24"/>
          <w:szCs w:val="24"/>
          <w:lang w:eastAsia="zh-CN"/>
        </w:rPr>
        <w:t>†</w:t>
      </w:r>
      <w:r w:rsidR="0078794A">
        <w:rPr>
          <w:rFonts w:ascii="Times New Roman" w:eastAsia="Times New Roman" w:hAnsi="Times New Roman" w:cs="Times New Roman"/>
          <w:color w:val="000000"/>
          <w:sz w:val="24"/>
          <w:szCs w:val="24"/>
          <w:lang w:eastAsia="zh-CN"/>
        </w:rPr>
        <w:t>E</w:t>
      </w:r>
      <w:r>
        <w:rPr>
          <w:rFonts w:ascii="Times New Roman" w:eastAsia="Times New Roman" w:hAnsi="Times New Roman" w:cs="Times New Roman"/>
          <w:color w:val="000000"/>
          <w:sz w:val="24"/>
          <w:szCs w:val="24"/>
          <w:lang w:eastAsia="zh-CN"/>
        </w:rPr>
        <w:t>qual contribution.</w:t>
      </w:r>
    </w:p>
    <w:p w14:paraId="07A43B4E" w14:textId="77777777" w:rsidR="00594516" w:rsidRPr="009D014E" w:rsidRDefault="00594516" w:rsidP="009D014E">
      <w:pPr>
        <w:spacing w:after="0" w:line="480" w:lineRule="auto"/>
        <w:rPr>
          <w:rFonts w:ascii="Times New Roman" w:eastAsia="Times New Roman" w:hAnsi="Times New Roman" w:cs="Times New Roman"/>
          <w:color w:val="000000"/>
          <w:sz w:val="24"/>
          <w:szCs w:val="24"/>
        </w:rPr>
      </w:pPr>
    </w:p>
    <w:p w14:paraId="560471E2" w14:textId="608A4C57" w:rsidR="00A450CA" w:rsidRPr="009D014E" w:rsidRDefault="00000000" w:rsidP="009D014E">
      <w:pPr>
        <w:spacing w:after="0" w:line="480" w:lineRule="auto"/>
        <w:rPr>
          <w:rFonts w:ascii="Times New Roman" w:eastAsia="Times New Roman" w:hAnsi="Times New Roman" w:cs="Times New Roman"/>
          <w:color w:val="000000"/>
          <w:sz w:val="24"/>
          <w:szCs w:val="24"/>
        </w:rPr>
      </w:pPr>
      <w:bookmarkStart w:id="1" w:name="_heading=h.30j0zll"/>
      <w:bookmarkEnd w:id="1"/>
      <w:r w:rsidRPr="009D014E">
        <w:rPr>
          <w:rFonts w:ascii="Times New Roman" w:eastAsia="Times New Roman" w:hAnsi="Times New Roman" w:cs="Times New Roman"/>
          <w:color w:val="000000"/>
          <w:sz w:val="24"/>
          <w:szCs w:val="24"/>
        </w:rPr>
        <w:t>*</w:t>
      </w:r>
      <w:r w:rsidRPr="009D014E">
        <w:rPr>
          <w:rFonts w:ascii="Times New Roman" w:eastAsia="Times New Roman" w:hAnsi="Times New Roman" w:cs="Times New Roman"/>
          <w:b/>
          <w:color w:val="000000"/>
          <w:sz w:val="24"/>
          <w:szCs w:val="24"/>
        </w:rPr>
        <w:t>Corresponding author:</w:t>
      </w:r>
      <w:r w:rsidRPr="009D014E">
        <w:rPr>
          <w:rFonts w:ascii="Times New Roman" w:eastAsia="Times New Roman" w:hAnsi="Times New Roman" w:cs="Times New Roman"/>
          <w:color w:val="000000"/>
          <w:sz w:val="24"/>
          <w:szCs w:val="24"/>
        </w:rPr>
        <w:t xml:space="preserve"> </w:t>
      </w:r>
    </w:p>
    <w:p w14:paraId="0391BFC6" w14:textId="77777777" w:rsidR="00A450CA" w:rsidRPr="009D014E" w:rsidRDefault="00000000" w:rsidP="009D014E">
      <w:pPr>
        <w:spacing w:after="0" w:line="480" w:lineRule="auto"/>
        <w:rPr>
          <w:rFonts w:ascii="Times New Roman" w:eastAsia="Times New Roman" w:hAnsi="Times New Roman" w:cs="Times New Roman"/>
          <w:color w:val="000000"/>
          <w:sz w:val="24"/>
          <w:szCs w:val="24"/>
        </w:rPr>
      </w:pPr>
      <w:r w:rsidRPr="009D014E">
        <w:rPr>
          <w:rFonts w:ascii="Times New Roman" w:eastAsia="Times New Roman" w:hAnsi="Times New Roman" w:cs="Times New Roman"/>
          <w:color w:val="000000"/>
          <w:sz w:val="24"/>
          <w:szCs w:val="24"/>
        </w:rPr>
        <w:t>Rossella Falcone, PhD</w:t>
      </w:r>
    </w:p>
    <w:p w14:paraId="0976CC26" w14:textId="77777777" w:rsidR="00A450CA" w:rsidRPr="009D014E" w:rsidRDefault="00000000" w:rsidP="009D014E">
      <w:pPr>
        <w:spacing w:after="0" w:line="480" w:lineRule="auto"/>
        <w:rPr>
          <w:rFonts w:ascii="Times New Roman" w:eastAsia="Times New Roman" w:hAnsi="Times New Roman" w:cs="Times New Roman"/>
          <w:color w:val="000000"/>
          <w:sz w:val="24"/>
          <w:szCs w:val="24"/>
        </w:rPr>
      </w:pPr>
      <w:r w:rsidRPr="009D014E">
        <w:rPr>
          <w:rFonts w:ascii="Times New Roman" w:eastAsia="Times New Roman" w:hAnsi="Times New Roman" w:cs="Times New Roman"/>
          <w:color w:val="000000"/>
          <w:sz w:val="24"/>
          <w:szCs w:val="24"/>
        </w:rPr>
        <w:t>Assistant Professor</w:t>
      </w:r>
    </w:p>
    <w:p w14:paraId="2D8290A4" w14:textId="77777777" w:rsidR="00A450CA" w:rsidRPr="009D014E" w:rsidRDefault="00000000" w:rsidP="009D014E">
      <w:pPr>
        <w:spacing w:after="0" w:line="480" w:lineRule="auto"/>
        <w:rPr>
          <w:rFonts w:ascii="Times New Roman" w:eastAsia="Times New Roman" w:hAnsi="Times New Roman" w:cs="Times New Roman"/>
          <w:color w:val="000000"/>
          <w:sz w:val="24"/>
          <w:szCs w:val="24"/>
        </w:rPr>
      </w:pPr>
      <w:r w:rsidRPr="009D014E">
        <w:rPr>
          <w:rFonts w:ascii="Times New Roman" w:eastAsia="Times New Roman" w:hAnsi="Times New Roman" w:cs="Times New Roman"/>
          <w:color w:val="000000"/>
          <w:sz w:val="24"/>
          <w:szCs w:val="24"/>
        </w:rPr>
        <w:t>Albert Einstein College of Medicine, Bronx, NY, 10461</w:t>
      </w:r>
    </w:p>
    <w:p w14:paraId="04F3BE52" w14:textId="53A2ABC1" w:rsidR="00A450CA" w:rsidRPr="009D014E" w:rsidRDefault="00A97FD1" w:rsidP="009D014E">
      <w:pPr>
        <w:spacing w:after="0" w:line="480" w:lineRule="auto"/>
        <w:rPr>
          <w:rFonts w:ascii="Times New Roman" w:hAnsi="Times New Roman" w:cs="Times New Roman"/>
          <w:sz w:val="24"/>
          <w:szCs w:val="24"/>
        </w:rPr>
      </w:pPr>
      <w:r w:rsidRPr="009D014E">
        <w:rPr>
          <w:rFonts w:ascii="Times New Roman" w:eastAsia="Times New Roman" w:hAnsi="Times New Roman" w:cs="Times New Roman"/>
          <w:color w:val="000000"/>
          <w:sz w:val="24"/>
          <w:szCs w:val="24"/>
        </w:rPr>
        <w:t xml:space="preserve">e-mail: </w:t>
      </w:r>
      <w:hyperlink r:id="rId8" w:history="1">
        <w:r w:rsidR="00594516" w:rsidRPr="009D014E">
          <w:rPr>
            <w:rStyle w:val="Hyperlink"/>
            <w:rFonts w:ascii="Times New Roman" w:hAnsi="Times New Roman" w:cs="Times New Roman"/>
            <w:sz w:val="24"/>
            <w:szCs w:val="24"/>
          </w:rPr>
          <w:t>rossella.falcone@einsteinmed.edu</w:t>
        </w:r>
      </w:hyperlink>
    </w:p>
    <w:p w14:paraId="234A3633" w14:textId="77777777" w:rsidR="00594516" w:rsidRPr="009D014E" w:rsidRDefault="00594516" w:rsidP="009D014E">
      <w:pPr>
        <w:spacing w:after="0" w:line="480" w:lineRule="auto"/>
        <w:rPr>
          <w:rFonts w:ascii="Times New Roman" w:hAnsi="Times New Roman" w:cs="Times New Roman"/>
          <w:sz w:val="24"/>
          <w:szCs w:val="24"/>
        </w:rPr>
      </w:pPr>
    </w:p>
    <w:p w14:paraId="6912C6C8" w14:textId="77777777" w:rsidR="00594516" w:rsidRPr="009D014E" w:rsidRDefault="00594516" w:rsidP="009D014E">
      <w:pPr>
        <w:spacing w:after="0" w:line="480" w:lineRule="auto"/>
        <w:rPr>
          <w:rFonts w:ascii="Times New Roman" w:hAnsi="Times New Roman" w:cs="Times New Roman"/>
          <w:sz w:val="24"/>
          <w:szCs w:val="24"/>
        </w:rPr>
      </w:pPr>
    </w:p>
    <w:p w14:paraId="53820AB0" w14:textId="77777777" w:rsidR="00F3502F" w:rsidRDefault="00000000" w:rsidP="001D5F5C">
      <w:pPr>
        <w:spacing w:after="0" w:line="480" w:lineRule="auto"/>
        <w:rPr>
          <w:rFonts w:ascii="Times New Roman" w:eastAsia="Times New Roman" w:hAnsi="Times New Roman" w:cs="Times New Roman"/>
          <w:bCs/>
          <w:sz w:val="24"/>
          <w:szCs w:val="24"/>
        </w:rPr>
      </w:pPr>
      <w:r>
        <w:rPr>
          <w:rFonts w:ascii="Times New Roman" w:eastAsia="Times New Roman" w:hAnsi="Times New Roman" w:cs="Times New Roman"/>
          <w:b/>
          <w:bCs/>
          <w:sz w:val="24"/>
          <w:szCs w:val="24"/>
        </w:rPr>
        <w:lastRenderedPageBreak/>
        <w:t>Abstract</w:t>
      </w:r>
      <w:r>
        <w:rPr>
          <w:rFonts w:ascii="Times New Roman" w:eastAsia="Times New Roman" w:hAnsi="Times New Roman" w:cs="Times New Roman"/>
          <w:b/>
          <w:sz w:val="24"/>
          <w:szCs w:val="24"/>
        </w:rPr>
        <w:br/>
      </w:r>
      <w:r w:rsidR="00E6190B">
        <w:rPr>
          <w:rFonts w:ascii="Times New Roman" w:eastAsia="Times New Roman" w:hAnsi="Times New Roman" w:cs="Times New Roman"/>
          <w:bCs/>
          <w:sz w:val="24"/>
          <w:szCs w:val="24"/>
        </w:rPr>
        <w:t xml:space="preserve">Some rewards are worth the wait, </w:t>
      </w:r>
      <w:r w:rsidR="00F00D6D">
        <w:rPr>
          <w:rFonts w:ascii="Times New Roman" w:eastAsia="Times New Roman" w:hAnsi="Times New Roman" w:cs="Times New Roman"/>
          <w:bCs/>
          <w:sz w:val="24"/>
          <w:szCs w:val="24"/>
        </w:rPr>
        <w:t xml:space="preserve">while </w:t>
      </w:r>
      <w:r w:rsidR="00E6190B">
        <w:rPr>
          <w:rFonts w:ascii="Times New Roman" w:eastAsia="Times New Roman" w:hAnsi="Times New Roman" w:cs="Times New Roman"/>
          <w:bCs/>
          <w:sz w:val="24"/>
          <w:szCs w:val="24"/>
        </w:rPr>
        <w:t xml:space="preserve">others are not. </w:t>
      </w:r>
      <w:r w:rsidR="00112739">
        <w:rPr>
          <w:rFonts w:ascii="Times New Roman" w:eastAsia="Times New Roman" w:hAnsi="Times New Roman" w:cs="Times New Roman"/>
          <w:bCs/>
          <w:sz w:val="24"/>
          <w:szCs w:val="24"/>
        </w:rPr>
        <w:t xml:space="preserve">For </w:t>
      </w:r>
      <w:r w:rsidR="00F00D6D">
        <w:rPr>
          <w:rFonts w:ascii="Times New Roman" w:eastAsia="Times New Roman" w:hAnsi="Times New Roman" w:cs="Times New Roman"/>
          <w:bCs/>
          <w:sz w:val="24"/>
          <w:szCs w:val="24"/>
        </w:rPr>
        <w:t>instance</w:t>
      </w:r>
      <w:r w:rsidR="00112739">
        <w:rPr>
          <w:rFonts w:ascii="Times New Roman" w:eastAsia="Times New Roman" w:hAnsi="Times New Roman" w:cs="Times New Roman"/>
          <w:bCs/>
          <w:sz w:val="24"/>
          <w:szCs w:val="24"/>
        </w:rPr>
        <w:t xml:space="preserve">, you might be willing to wait </w:t>
      </w:r>
      <w:r w:rsidR="009F111E">
        <w:rPr>
          <w:rFonts w:ascii="Times New Roman" w:eastAsia="Times New Roman" w:hAnsi="Times New Roman" w:cs="Times New Roman"/>
          <w:bCs/>
          <w:sz w:val="24"/>
          <w:szCs w:val="24"/>
        </w:rPr>
        <w:t>several</w:t>
      </w:r>
      <w:r w:rsidR="00112739">
        <w:rPr>
          <w:rFonts w:ascii="Times New Roman" w:eastAsia="Times New Roman" w:hAnsi="Times New Roman" w:cs="Times New Roman"/>
          <w:bCs/>
          <w:sz w:val="24"/>
          <w:szCs w:val="24"/>
        </w:rPr>
        <w:t xml:space="preserve"> hour</w:t>
      </w:r>
      <w:r w:rsidR="009F111E">
        <w:rPr>
          <w:rFonts w:ascii="Times New Roman" w:eastAsia="Times New Roman" w:hAnsi="Times New Roman" w:cs="Times New Roman"/>
          <w:bCs/>
          <w:sz w:val="24"/>
          <w:szCs w:val="24"/>
        </w:rPr>
        <w:t>s</w:t>
      </w:r>
      <w:r w:rsidR="00112739">
        <w:rPr>
          <w:rFonts w:ascii="Times New Roman" w:eastAsia="Times New Roman" w:hAnsi="Times New Roman" w:cs="Times New Roman"/>
          <w:bCs/>
          <w:sz w:val="24"/>
          <w:szCs w:val="24"/>
        </w:rPr>
        <w:t xml:space="preserve"> </w:t>
      </w:r>
      <w:r w:rsidR="002306D4">
        <w:rPr>
          <w:rFonts w:ascii="Times New Roman" w:eastAsia="Times New Roman" w:hAnsi="Times New Roman" w:cs="Times New Roman"/>
          <w:bCs/>
          <w:sz w:val="24"/>
          <w:szCs w:val="24"/>
        </w:rPr>
        <w:t xml:space="preserve">in line </w:t>
      </w:r>
      <w:r w:rsidR="00112739">
        <w:rPr>
          <w:rFonts w:ascii="Times New Roman" w:eastAsia="Times New Roman" w:hAnsi="Times New Roman" w:cs="Times New Roman"/>
          <w:bCs/>
          <w:sz w:val="24"/>
          <w:szCs w:val="24"/>
        </w:rPr>
        <w:t xml:space="preserve">to meet an idol, but </w:t>
      </w:r>
      <w:r w:rsidR="00917963">
        <w:rPr>
          <w:rFonts w:ascii="Times New Roman" w:eastAsia="Times New Roman" w:hAnsi="Times New Roman" w:cs="Times New Roman"/>
          <w:bCs/>
          <w:sz w:val="24"/>
          <w:szCs w:val="24"/>
        </w:rPr>
        <w:t>maybe not</w:t>
      </w:r>
      <w:r w:rsidR="008F58F6">
        <w:rPr>
          <w:rFonts w:ascii="Times New Roman" w:eastAsia="Times New Roman" w:hAnsi="Times New Roman" w:cs="Times New Roman"/>
          <w:bCs/>
          <w:sz w:val="24"/>
          <w:szCs w:val="24"/>
        </w:rPr>
        <w:t xml:space="preserve"> to buy a pen</w:t>
      </w:r>
      <w:r w:rsidR="00112739">
        <w:rPr>
          <w:rFonts w:ascii="Times New Roman" w:eastAsia="Times New Roman" w:hAnsi="Times New Roman" w:cs="Times New Roman"/>
          <w:bCs/>
          <w:sz w:val="24"/>
          <w:szCs w:val="24"/>
        </w:rPr>
        <w:t xml:space="preserve">. </w:t>
      </w:r>
      <w:r w:rsidR="00CD2140" w:rsidRPr="008760DF">
        <w:rPr>
          <w:rFonts w:ascii="Times New Roman" w:eastAsia="Times New Roman" w:hAnsi="Times New Roman" w:cs="Times New Roman"/>
          <w:bCs/>
          <w:sz w:val="24"/>
          <w:szCs w:val="24"/>
        </w:rPr>
        <w:t xml:space="preserve">This behavior is governed by temporal discounting, </w:t>
      </w:r>
      <w:r w:rsidR="00D077DD">
        <w:rPr>
          <w:rFonts w:ascii="Times New Roman" w:eastAsia="Times New Roman" w:hAnsi="Times New Roman" w:cs="Times New Roman"/>
          <w:bCs/>
          <w:sz w:val="24"/>
          <w:szCs w:val="24"/>
        </w:rPr>
        <w:t>whereby</w:t>
      </w:r>
      <w:r w:rsidR="00CD2140" w:rsidRPr="008760DF">
        <w:rPr>
          <w:rFonts w:ascii="Times New Roman" w:eastAsia="Times New Roman" w:hAnsi="Times New Roman" w:cs="Times New Roman"/>
          <w:bCs/>
          <w:sz w:val="24"/>
          <w:szCs w:val="24"/>
        </w:rPr>
        <w:t xml:space="preserve"> delay</w:t>
      </w:r>
      <w:r w:rsidR="00F632B3">
        <w:rPr>
          <w:rFonts w:ascii="Times New Roman" w:eastAsia="Times New Roman" w:hAnsi="Times New Roman" w:cs="Times New Roman"/>
          <w:bCs/>
          <w:sz w:val="24"/>
          <w:szCs w:val="24"/>
        </w:rPr>
        <w:t>s</w:t>
      </w:r>
      <w:r w:rsidR="00CD2140" w:rsidRPr="008760DF">
        <w:rPr>
          <w:rFonts w:ascii="Times New Roman" w:eastAsia="Times New Roman" w:hAnsi="Times New Roman" w:cs="Times New Roman"/>
          <w:bCs/>
          <w:sz w:val="24"/>
          <w:szCs w:val="24"/>
        </w:rPr>
        <w:t xml:space="preserve"> reduce the value of future rewards</w:t>
      </w:r>
      <w:r w:rsidR="00112739">
        <w:rPr>
          <w:rFonts w:ascii="Times New Roman" w:eastAsia="Times New Roman" w:hAnsi="Times New Roman" w:cs="Times New Roman"/>
          <w:bCs/>
          <w:sz w:val="24"/>
          <w:szCs w:val="24"/>
        </w:rPr>
        <w:t>,</w:t>
      </w:r>
      <w:r w:rsidR="00807D91">
        <w:rPr>
          <w:rFonts w:ascii="Times New Roman" w:eastAsia="Times New Roman" w:hAnsi="Times New Roman" w:cs="Times New Roman"/>
          <w:bCs/>
          <w:sz w:val="24"/>
          <w:szCs w:val="24"/>
        </w:rPr>
        <w:t xml:space="preserve"> s</w:t>
      </w:r>
      <w:r w:rsidR="00D077DD">
        <w:rPr>
          <w:rFonts w:ascii="Times New Roman" w:eastAsia="Times New Roman" w:hAnsi="Times New Roman" w:cs="Times New Roman"/>
          <w:bCs/>
          <w:sz w:val="24"/>
          <w:szCs w:val="24"/>
        </w:rPr>
        <w:t>uch</w:t>
      </w:r>
      <w:r w:rsidR="00112739">
        <w:rPr>
          <w:rFonts w:ascii="Times New Roman" w:eastAsia="Times New Roman" w:hAnsi="Times New Roman" w:cs="Times New Roman"/>
          <w:bCs/>
          <w:sz w:val="24"/>
          <w:szCs w:val="24"/>
        </w:rPr>
        <w:t xml:space="preserve"> that only </w:t>
      </w:r>
      <w:r w:rsidR="00D077DD">
        <w:rPr>
          <w:rFonts w:ascii="Times New Roman" w:eastAsia="Times New Roman" w:hAnsi="Times New Roman" w:cs="Times New Roman"/>
          <w:bCs/>
          <w:sz w:val="24"/>
          <w:szCs w:val="24"/>
        </w:rPr>
        <w:t xml:space="preserve">sufficiently </w:t>
      </w:r>
      <w:r w:rsidR="00AA6A7A">
        <w:rPr>
          <w:rFonts w:ascii="Times New Roman" w:eastAsia="Times New Roman" w:hAnsi="Times New Roman" w:cs="Times New Roman"/>
          <w:bCs/>
          <w:sz w:val="24"/>
          <w:szCs w:val="24"/>
        </w:rPr>
        <w:t xml:space="preserve">large </w:t>
      </w:r>
      <w:r w:rsidR="00112739">
        <w:rPr>
          <w:rFonts w:ascii="Times New Roman" w:eastAsia="Times New Roman" w:hAnsi="Times New Roman" w:cs="Times New Roman"/>
          <w:bCs/>
          <w:sz w:val="24"/>
          <w:szCs w:val="24"/>
        </w:rPr>
        <w:t xml:space="preserve">rewards </w:t>
      </w:r>
      <w:r w:rsidR="00D077DD">
        <w:rPr>
          <w:rFonts w:ascii="Times New Roman" w:eastAsia="Times New Roman" w:hAnsi="Times New Roman" w:cs="Times New Roman"/>
          <w:bCs/>
          <w:sz w:val="24"/>
          <w:szCs w:val="24"/>
        </w:rPr>
        <w:t>justify</w:t>
      </w:r>
      <w:r w:rsidR="00112739">
        <w:rPr>
          <w:rFonts w:ascii="Times New Roman" w:eastAsia="Times New Roman" w:hAnsi="Times New Roman" w:cs="Times New Roman"/>
          <w:bCs/>
          <w:sz w:val="24"/>
          <w:szCs w:val="24"/>
        </w:rPr>
        <w:t xml:space="preserve"> </w:t>
      </w:r>
      <w:r w:rsidR="00AA6A7A">
        <w:rPr>
          <w:rFonts w:ascii="Times New Roman" w:eastAsia="Times New Roman" w:hAnsi="Times New Roman" w:cs="Times New Roman"/>
          <w:bCs/>
          <w:sz w:val="24"/>
          <w:szCs w:val="24"/>
        </w:rPr>
        <w:t xml:space="preserve">long </w:t>
      </w:r>
      <w:r w:rsidR="00112739">
        <w:rPr>
          <w:rFonts w:ascii="Times New Roman" w:eastAsia="Times New Roman" w:hAnsi="Times New Roman" w:cs="Times New Roman"/>
          <w:bCs/>
          <w:sz w:val="24"/>
          <w:szCs w:val="24"/>
        </w:rPr>
        <w:t>waits</w:t>
      </w:r>
      <w:r w:rsidR="00CD2140" w:rsidRPr="008760DF">
        <w:rPr>
          <w:rFonts w:ascii="Times New Roman" w:eastAsia="Times New Roman" w:hAnsi="Times New Roman" w:cs="Times New Roman"/>
          <w:bCs/>
          <w:sz w:val="24"/>
          <w:szCs w:val="24"/>
        </w:rPr>
        <w:t xml:space="preserve">. </w:t>
      </w:r>
      <w:r w:rsidR="00F518B6">
        <w:rPr>
          <w:rFonts w:ascii="Times New Roman" w:eastAsia="Times New Roman" w:hAnsi="Times New Roman" w:cs="Times New Roman"/>
          <w:bCs/>
          <w:sz w:val="24"/>
          <w:szCs w:val="24"/>
        </w:rPr>
        <w:t>I</w:t>
      </w:r>
      <w:r w:rsidR="00CD2140" w:rsidRPr="00A72248">
        <w:rPr>
          <w:rFonts w:ascii="Times New Roman" w:eastAsia="Times New Roman" w:hAnsi="Times New Roman" w:cs="Times New Roman"/>
          <w:bCs/>
          <w:sz w:val="24"/>
          <w:szCs w:val="24"/>
        </w:rPr>
        <w:t>ndividuals differ widely in the</w:t>
      </w:r>
      <w:r w:rsidR="00F632B3" w:rsidRPr="00A72248">
        <w:rPr>
          <w:rFonts w:ascii="Times New Roman" w:eastAsia="Times New Roman" w:hAnsi="Times New Roman" w:cs="Times New Roman"/>
          <w:bCs/>
          <w:sz w:val="24"/>
          <w:szCs w:val="24"/>
        </w:rPr>
        <w:t>ir</w:t>
      </w:r>
      <w:r w:rsidR="00CD2140" w:rsidRPr="00A72248">
        <w:rPr>
          <w:rFonts w:ascii="Times New Roman" w:eastAsia="Times New Roman" w:hAnsi="Times New Roman" w:cs="Times New Roman"/>
          <w:bCs/>
          <w:sz w:val="24"/>
          <w:szCs w:val="24"/>
        </w:rPr>
        <w:t xml:space="preserve"> strategies to weigh</w:t>
      </w:r>
      <w:r w:rsidR="0098593A" w:rsidRPr="00A72248">
        <w:rPr>
          <w:rFonts w:ascii="Times New Roman" w:eastAsia="Times New Roman" w:hAnsi="Times New Roman" w:cs="Times New Roman"/>
          <w:bCs/>
          <w:sz w:val="24"/>
          <w:szCs w:val="24"/>
        </w:rPr>
        <w:t xml:space="preserve"> temporally </w:t>
      </w:r>
      <w:r w:rsidR="00D33DD3">
        <w:rPr>
          <w:rFonts w:ascii="Times New Roman" w:eastAsia="Times New Roman" w:hAnsi="Times New Roman" w:cs="Times New Roman"/>
          <w:bCs/>
          <w:sz w:val="24"/>
          <w:szCs w:val="24"/>
        </w:rPr>
        <w:t>delayed rewards</w:t>
      </w:r>
      <w:r w:rsidR="00CD2140" w:rsidRPr="00A72248">
        <w:rPr>
          <w:rFonts w:ascii="Times New Roman" w:eastAsia="Times New Roman" w:hAnsi="Times New Roman" w:cs="Times New Roman"/>
          <w:bCs/>
          <w:sz w:val="24"/>
          <w:szCs w:val="24"/>
        </w:rPr>
        <w:t>.</w:t>
      </w:r>
      <w:r w:rsidR="00CD2140" w:rsidRPr="008760DF">
        <w:rPr>
          <w:rFonts w:ascii="Times New Roman" w:eastAsia="Times New Roman" w:hAnsi="Times New Roman" w:cs="Times New Roman"/>
          <w:bCs/>
          <w:sz w:val="24"/>
          <w:szCs w:val="24"/>
        </w:rPr>
        <w:t xml:space="preserve"> Prefrontal neurons encode reward and </w:t>
      </w:r>
      <w:r w:rsidR="00F632B3" w:rsidRPr="008760DF">
        <w:rPr>
          <w:rFonts w:ascii="Times New Roman" w:eastAsia="Times New Roman" w:hAnsi="Times New Roman" w:cs="Times New Roman"/>
          <w:bCs/>
          <w:sz w:val="24"/>
          <w:szCs w:val="24"/>
        </w:rPr>
        <w:t>delay;</w:t>
      </w:r>
      <w:r w:rsidR="00CD2140" w:rsidRPr="008760DF">
        <w:rPr>
          <w:rFonts w:ascii="Times New Roman" w:eastAsia="Times New Roman" w:hAnsi="Times New Roman" w:cs="Times New Roman"/>
          <w:bCs/>
          <w:sz w:val="24"/>
          <w:szCs w:val="24"/>
        </w:rPr>
        <w:t xml:space="preserve"> however, it remains unclear whether </w:t>
      </w:r>
      <w:r w:rsidR="00F215D6">
        <w:rPr>
          <w:rFonts w:ascii="Times New Roman" w:eastAsia="Times New Roman" w:hAnsi="Times New Roman" w:cs="Times New Roman"/>
          <w:bCs/>
          <w:sz w:val="24"/>
          <w:szCs w:val="24"/>
        </w:rPr>
        <w:t>the</w:t>
      </w:r>
      <w:r w:rsidR="00536086">
        <w:rPr>
          <w:rFonts w:ascii="Times New Roman" w:eastAsia="Times New Roman" w:hAnsi="Times New Roman" w:cs="Times New Roman"/>
          <w:bCs/>
          <w:sz w:val="24"/>
          <w:szCs w:val="24"/>
        </w:rPr>
        <w:t>se</w:t>
      </w:r>
      <w:r w:rsidR="00F215D6">
        <w:rPr>
          <w:rFonts w:ascii="Times New Roman" w:eastAsia="Times New Roman" w:hAnsi="Times New Roman" w:cs="Times New Roman"/>
          <w:bCs/>
          <w:sz w:val="24"/>
          <w:szCs w:val="24"/>
        </w:rPr>
        <w:t xml:space="preserve"> </w:t>
      </w:r>
      <w:r w:rsidR="00CD2140" w:rsidRPr="008760DF">
        <w:rPr>
          <w:rFonts w:ascii="Times New Roman" w:eastAsia="Times New Roman" w:hAnsi="Times New Roman" w:cs="Times New Roman"/>
          <w:bCs/>
          <w:sz w:val="24"/>
          <w:szCs w:val="24"/>
        </w:rPr>
        <w:t xml:space="preserve">neural representations </w:t>
      </w:r>
      <w:r w:rsidR="00B9511A">
        <w:rPr>
          <w:rFonts w:ascii="Times New Roman" w:eastAsia="Times New Roman" w:hAnsi="Times New Roman" w:cs="Times New Roman"/>
          <w:bCs/>
          <w:sz w:val="24"/>
          <w:szCs w:val="24"/>
        </w:rPr>
        <w:t>reflect</w:t>
      </w:r>
      <w:r w:rsidR="001B7E3F">
        <w:rPr>
          <w:rFonts w:ascii="Times New Roman" w:eastAsia="Times New Roman" w:hAnsi="Times New Roman" w:cs="Times New Roman"/>
          <w:bCs/>
          <w:sz w:val="24"/>
          <w:szCs w:val="24"/>
        </w:rPr>
        <w:t xml:space="preserve"> a universal temporal discounting process</w:t>
      </w:r>
      <w:r w:rsidR="00F00D6D">
        <w:rPr>
          <w:rFonts w:ascii="Times New Roman" w:eastAsia="Times New Roman" w:hAnsi="Times New Roman" w:cs="Times New Roman"/>
          <w:bCs/>
          <w:sz w:val="24"/>
          <w:szCs w:val="24"/>
        </w:rPr>
        <w:t>,</w:t>
      </w:r>
      <w:r w:rsidR="00807D91">
        <w:rPr>
          <w:rFonts w:ascii="Times New Roman" w:eastAsia="Times New Roman" w:hAnsi="Times New Roman" w:cs="Times New Roman"/>
          <w:bCs/>
          <w:sz w:val="24"/>
          <w:szCs w:val="24"/>
        </w:rPr>
        <w:t xml:space="preserve"> or</w:t>
      </w:r>
      <w:r w:rsidR="00324F39">
        <w:rPr>
          <w:rFonts w:ascii="Times New Roman" w:eastAsia="Times New Roman" w:hAnsi="Times New Roman" w:cs="Times New Roman"/>
          <w:bCs/>
          <w:sz w:val="24"/>
          <w:szCs w:val="24"/>
        </w:rPr>
        <w:t xml:space="preserve"> </w:t>
      </w:r>
      <w:r w:rsidR="00F00D6D">
        <w:rPr>
          <w:rFonts w:ascii="Times New Roman" w:eastAsia="Times New Roman" w:hAnsi="Times New Roman" w:cs="Times New Roman"/>
          <w:bCs/>
          <w:sz w:val="24"/>
          <w:szCs w:val="24"/>
        </w:rPr>
        <w:t xml:space="preserve">whether they </w:t>
      </w:r>
      <w:r w:rsidR="001B7E3F">
        <w:rPr>
          <w:rFonts w:ascii="Times New Roman" w:eastAsia="Times New Roman" w:hAnsi="Times New Roman" w:cs="Times New Roman"/>
          <w:bCs/>
          <w:sz w:val="24"/>
          <w:szCs w:val="24"/>
        </w:rPr>
        <w:t xml:space="preserve">depend on </w:t>
      </w:r>
      <w:r w:rsidR="00D33DD3">
        <w:rPr>
          <w:rFonts w:ascii="Times New Roman" w:eastAsia="Times New Roman" w:hAnsi="Times New Roman" w:cs="Times New Roman"/>
          <w:bCs/>
          <w:sz w:val="24"/>
          <w:szCs w:val="24"/>
        </w:rPr>
        <w:t xml:space="preserve">the </w:t>
      </w:r>
      <w:r w:rsidR="00324F39">
        <w:rPr>
          <w:rFonts w:ascii="Times New Roman" w:eastAsia="Times New Roman" w:hAnsi="Times New Roman" w:cs="Times New Roman"/>
          <w:bCs/>
          <w:sz w:val="24"/>
          <w:szCs w:val="24"/>
        </w:rPr>
        <w:t xml:space="preserve">individual </w:t>
      </w:r>
      <w:r w:rsidR="001B7E3F">
        <w:rPr>
          <w:rFonts w:ascii="Times New Roman" w:eastAsia="Times New Roman" w:hAnsi="Times New Roman" w:cs="Times New Roman"/>
          <w:bCs/>
          <w:sz w:val="24"/>
          <w:szCs w:val="24"/>
        </w:rPr>
        <w:t>behavioral</w:t>
      </w:r>
      <w:r w:rsidR="00FD6276">
        <w:rPr>
          <w:rFonts w:ascii="Times New Roman" w:eastAsia="Times New Roman" w:hAnsi="Times New Roman" w:cs="Times New Roman"/>
          <w:bCs/>
          <w:sz w:val="24"/>
          <w:szCs w:val="24"/>
        </w:rPr>
        <w:t xml:space="preserve"> strateg</w:t>
      </w:r>
      <w:r w:rsidR="001B7E3F">
        <w:rPr>
          <w:rFonts w:ascii="Times New Roman" w:eastAsia="Times New Roman" w:hAnsi="Times New Roman" w:cs="Times New Roman"/>
          <w:bCs/>
          <w:sz w:val="24"/>
          <w:szCs w:val="24"/>
        </w:rPr>
        <w:t>ies for trading off reward and time</w:t>
      </w:r>
      <w:r w:rsidR="00FD6276">
        <w:rPr>
          <w:rFonts w:ascii="Times New Roman" w:eastAsia="Times New Roman" w:hAnsi="Times New Roman" w:cs="Times New Roman"/>
          <w:bCs/>
          <w:sz w:val="24"/>
          <w:szCs w:val="24"/>
        </w:rPr>
        <w:t xml:space="preserve">. </w:t>
      </w:r>
    </w:p>
    <w:p w14:paraId="7C2B093C" w14:textId="77777777" w:rsidR="00F3502F" w:rsidRDefault="003829C4" w:rsidP="001D5F5C">
      <w:pPr>
        <w:spacing w:after="0" w:line="48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In</w:t>
      </w:r>
      <w:r w:rsidRPr="008760DF">
        <w:rPr>
          <w:rFonts w:ascii="Times New Roman" w:eastAsia="Times New Roman" w:hAnsi="Times New Roman" w:cs="Times New Roman"/>
          <w:bCs/>
          <w:sz w:val="24"/>
          <w:szCs w:val="24"/>
        </w:rPr>
        <w:t xml:space="preserve"> </w:t>
      </w:r>
      <w:r w:rsidR="00CD2140" w:rsidRPr="008760DF">
        <w:rPr>
          <w:rFonts w:ascii="Times New Roman" w:eastAsia="Times New Roman" w:hAnsi="Times New Roman" w:cs="Times New Roman"/>
          <w:bCs/>
          <w:sz w:val="24"/>
          <w:szCs w:val="24"/>
        </w:rPr>
        <w:t>a two-step temporal discounting task</w:t>
      </w:r>
      <w:r w:rsidR="00D077DD">
        <w:rPr>
          <w:rFonts w:ascii="Times New Roman" w:eastAsia="Times New Roman" w:hAnsi="Times New Roman" w:cs="Times New Roman"/>
          <w:bCs/>
          <w:sz w:val="24"/>
          <w:szCs w:val="24"/>
        </w:rPr>
        <w:t xml:space="preserve">, </w:t>
      </w:r>
      <w:r w:rsidR="001B177B">
        <w:rPr>
          <w:rFonts w:ascii="Times New Roman" w:eastAsia="Times New Roman" w:hAnsi="Times New Roman" w:cs="Times New Roman"/>
          <w:bCs/>
          <w:sz w:val="24"/>
          <w:szCs w:val="24"/>
        </w:rPr>
        <w:t xml:space="preserve">monkeys </w:t>
      </w:r>
      <w:r w:rsidR="00F518B6">
        <w:rPr>
          <w:rFonts w:ascii="Times New Roman" w:eastAsia="Times New Roman" w:hAnsi="Times New Roman" w:cs="Times New Roman"/>
          <w:bCs/>
          <w:sz w:val="24"/>
          <w:szCs w:val="24"/>
        </w:rPr>
        <w:t>chose</w:t>
      </w:r>
      <w:r w:rsidR="001B177B">
        <w:rPr>
          <w:rFonts w:ascii="Times New Roman" w:eastAsia="Times New Roman" w:hAnsi="Times New Roman" w:cs="Times New Roman"/>
          <w:bCs/>
          <w:sz w:val="24"/>
          <w:szCs w:val="24"/>
        </w:rPr>
        <w:t xml:space="preserve"> </w:t>
      </w:r>
      <w:r w:rsidR="00D077DD">
        <w:rPr>
          <w:rFonts w:ascii="Times New Roman" w:eastAsia="Times New Roman" w:hAnsi="Times New Roman" w:cs="Times New Roman"/>
          <w:bCs/>
          <w:sz w:val="24"/>
          <w:szCs w:val="24"/>
        </w:rPr>
        <w:t xml:space="preserve">whether to </w:t>
      </w:r>
      <w:r w:rsidR="00CD2140" w:rsidRPr="008760DF">
        <w:rPr>
          <w:rFonts w:ascii="Times New Roman" w:eastAsia="Times New Roman" w:hAnsi="Times New Roman" w:cs="Times New Roman"/>
          <w:bCs/>
          <w:sz w:val="24"/>
          <w:szCs w:val="24"/>
        </w:rPr>
        <w:t>accept</w:t>
      </w:r>
      <w:r w:rsidR="00674FD0">
        <w:rPr>
          <w:rFonts w:ascii="Times New Roman" w:eastAsia="Times New Roman" w:hAnsi="Times New Roman" w:cs="Times New Roman"/>
          <w:bCs/>
          <w:sz w:val="24"/>
          <w:szCs w:val="24"/>
        </w:rPr>
        <w:t xml:space="preserve"> </w:t>
      </w:r>
      <w:r w:rsidR="000105B1">
        <w:rPr>
          <w:rFonts w:ascii="Times New Roman" w:eastAsia="Times New Roman" w:hAnsi="Times New Roman" w:cs="Times New Roman"/>
          <w:bCs/>
          <w:sz w:val="24"/>
          <w:szCs w:val="24"/>
        </w:rPr>
        <w:t>or refus</w:t>
      </w:r>
      <w:r w:rsidR="00D077DD">
        <w:rPr>
          <w:rFonts w:ascii="Times New Roman" w:eastAsia="Times New Roman" w:hAnsi="Times New Roman" w:cs="Times New Roman"/>
          <w:bCs/>
          <w:sz w:val="24"/>
          <w:szCs w:val="24"/>
        </w:rPr>
        <w:t>e</w:t>
      </w:r>
      <w:r w:rsidR="000105B1">
        <w:rPr>
          <w:rFonts w:ascii="Times New Roman" w:eastAsia="Times New Roman" w:hAnsi="Times New Roman" w:cs="Times New Roman"/>
          <w:bCs/>
          <w:sz w:val="24"/>
          <w:szCs w:val="24"/>
        </w:rPr>
        <w:t xml:space="preserve"> </w:t>
      </w:r>
      <w:r w:rsidR="001B177B">
        <w:rPr>
          <w:rFonts w:ascii="Times New Roman" w:eastAsia="Times New Roman" w:hAnsi="Times New Roman" w:cs="Times New Roman"/>
          <w:bCs/>
          <w:sz w:val="24"/>
          <w:szCs w:val="24"/>
        </w:rPr>
        <w:t>delayed reward</w:t>
      </w:r>
      <w:r w:rsidR="000E6561">
        <w:rPr>
          <w:rFonts w:ascii="Times New Roman" w:eastAsia="Times New Roman" w:hAnsi="Times New Roman" w:cs="Times New Roman"/>
          <w:bCs/>
          <w:sz w:val="24"/>
          <w:szCs w:val="24"/>
        </w:rPr>
        <w:t xml:space="preserve"> offers </w:t>
      </w:r>
      <w:r w:rsidR="00324F39">
        <w:rPr>
          <w:rFonts w:ascii="Times New Roman" w:eastAsia="Times New Roman" w:hAnsi="Times New Roman" w:cs="Times New Roman"/>
          <w:bCs/>
          <w:sz w:val="24"/>
          <w:szCs w:val="24"/>
        </w:rPr>
        <w:t>by releasing a</w:t>
      </w:r>
      <w:r w:rsidR="00F518B6">
        <w:rPr>
          <w:rFonts w:ascii="Times New Roman" w:eastAsia="Times New Roman" w:hAnsi="Times New Roman" w:cs="Times New Roman"/>
          <w:bCs/>
          <w:sz w:val="24"/>
          <w:szCs w:val="24"/>
        </w:rPr>
        <w:t xml:space="preserve"> </w:t>
      </w:r>
      <w:r w:rsidR="00D077DD">
        <w:rPr>
          <w:rFonts w:ascii="Times New Roman" w:eastAsia="Times New Roman" w:hAnsi="Times New Roman" w:cs="Times New Roman"/>
          <w:bCs/>
          <w:sz w:val="24"/>
          <w:szCs w:val="24"/>
        </w:rPr>
        <w:t xml:space="preserve">lever </w:t>
      </w:r>
      <w:r w:rsidR="002B19C5">
        <w:rPr>
          <w:rFonts w:ascii="Times New Roman" w:eastAsia="Times New Roman" w:hAnsi="Times New Roman" w:cs="Times New Roman"/>
          <w:bCs/>
          <w:sz w:val="24"/>
          <w:szCs w:val="24"/>
        </w:rPr>
        <w:t xml:space="preserve">at different times </w:t>
      </w:r>
      <w:r w:rsidR="00F518B6">
        <w:rPr>
          <w:rFonts w:ascii="Times New Roman" w:eastAsia="Times New Roman" w:hAnsi="Times New Roman" w:cs="Times New Roman"/>
          <w:bCs/>
          <w:sz w:val="24"/>
          <w:szCs w:val="24"/>
        </w:rPr>
        <w:t xml:space="preserve">contingent on a go </w:t>
      </w:r>
      <w:r w:rsidR="00324F39">
        <w:rPr>
          <w:rFonts w:ascii="Times New Roman" w:eastAsia="Times New Roman" w:hAnsi="Times New Roman" w:cs="Times New Roman"/>
          <w:bCs/>
          <w:sz w:val="24"/>
          <w:szCs w:val="24"/>
        </w:rPr>
        <w:t xml:space="preserve">signal. </w:t>
      </w:r>
      <w:r w:rsidR="002B19C5">
        <w:rPr>
          <w:rFonts w:ascii="Times New Roman" w:eastAsia="Times New Roman" w:hAnsi="Times New Roman" w:cs="Times New Roman"/>
          <w:bCs/>
          <w:sz w:val="24"/>
          <w:szCs w:val="24"/>
        </w:rPr>
        <w:t>The additional delays introduced by the g</w:t>
      </w:r>
      <w:r w:rsidR="00324F39">
        <w:rPr>
          <w:rFonts w:ascii="Times New Roman" w:eastAsia="Times New Roman" w:hAnsi="Times New Roman" w:cs="Times New Roman"/>
          <w:bCs/>
          <w:sz w:val="24"/>
          <w:szCs w:val="24"/>
        </w:rPr>
        <w:t>o signal</w:t>
      </w:r>
      <w:r w:rsidR="009529AA">
        <w:rPr>
          <w:rFonts w:ascii="Times New Roman" w:eastAsia="Times New Roman" w:hAnsi="Times New Roman" w:cs="Times New Roman"/>
          <w:bCs/>
          <w:sz w:val="24"/>
          <w:szCs w:val="24"/>
        </w:rPr>
        <w:t xml:space="preserve"> </w:t>
      </w:r>
      <w:r w:rsidR="0066297E">
        <w:rPr>
          <w:rFonts w:ascii="Times New Roman" w:eastAsia="Times New Roman" w:hAnsi="Times New Roman" w:cs="Times New Roman"/>
          <w:bCs/>
          <w:sz w:val="24"/>
          <w:szCs w:val="24"/>
        </w:rPr>
        <w:t xml:space="preserve">in turn </w:t>
      </w:r>
      <w:r w:rsidR="001D5F5C">
        <w:rPr>
          <w:rFonts w:ascii="Times New Roman" w:eastAsia="Times New Roman" w:hAnsi="Times New Roman" w:cs="Times New Roman"/>
          <w:bCs/>
          <w:sz w:val="24"/>
          <w:szCs w:val="24"/>
        </w:rPr>
        <w:t>alter</w:t>
      </w:r>
      <w:r w:rsidR="00E43916">
        <w:rPr>
          <w:rFonts w:ascii="Times New Roman" w:eastAsia="Times New Roman" w:hAnsi="Times New Roman" w:cs="Times New Roman"/>
          <w:bCs/>
          <w:sz w:val="24"/>
          <w:szCs w:val="24"/>
        </w:rPr>
        <w:t xml:space="preserve"> </w:t>
      </w:r>
      <w:r w:rsidR="009529AA">
        <w:rPr>
          <w:rFonts w:ascii="Times New Roman" w:eastAsia="Times New Roman" w:hAnsi="Times New Roman" w:cs="Times New Roman"/>
          <w:bCs/>
          <w:sz w:val="24"/>
          <w:szCs w:val="24"/>
        </w:rPr>
        <w:t xml:space="preserve">the value of the original offer. </w:t>
      </w:r>
      <w:r w:rsidR="0004408B" w:rsidRPr="00A72248">
        <w:rPr>
          <w:rFonts w:ascii="Times New Roman" w:eastAsia="Times New Roman" w:hAnsi="Times New Roman" w:cs="Times New Roman"/>
          <w:bCs/>
          <w:sz w:val="24"/>
          <w:szCs w:val="24"/>
        </w:rPr>
        <w:t xml:space="preserve">Behavioral modeling </w:t>
      </w:r>
      <w:r w:rsidR="0016345F">
        <w:rPr>
          <w:rFonts w:ascii="Times New Roman" w:eastAsia="Times New Roman" w:hAnsi="Times New Roman" w:cs="Times New Roman"/>
          <w:bCs/>
          <w:sz w:val="24"/>
          <w:szCs w:val="24"/>
        </w:rPr>
        <w:t>revealed</w:t>
      </w:r>
      <w:r w:rsidR="00CD2140" w:rsidRPr="00A72248">
        <w:rPr>
          <w:rFonts w:ascii="Times New Roman" w:eastAsia="Times New Roman" w:hAnsi="Times New Roman" w:cs="Times New Roman"/>
          <w:bCs/>
          <w:sz w:val="24"/>
          <w:szCs w:val="24"/>
        </w:rPr>
        <w:t xml:space="preserve"> </w:t>
      </w:r>
      <w:r w:rsidR="007D5DCD">
        <w:rPr>
          <w:rFonts w:ascii="Times New Roman" w:eastAsia="Times New Roman" w:hAnsi="Times New Roman" w:cs="Times New Roman"/>
          <w:bCs/>
          <w:sz w:val="24"/>
          <w:szCs w:val="24"/>
        </w:rPr>
        <w:t xml:space="preserve">that </w:t>
      </w:r>
      <w:r w:rsidR="0026310E">
        <w:rPr>
          <w:rFonts w:ascii="Times New Roman" w:eastAsia="Times New Roman" w:hAnsi="Times New Roman" w:cs="Times New Roman"/>
          <w:bCs/>
          <w:sz w:val="24"/>
          <w:szCs w:val="24"/>
        </w:rPr>
        <w:t xml:space="preserve">our </w:t>
      </w:r>
      <w:r w:rsidR="007D5DCD">
        <w:rPr>
          <w:rFonts w:ascii="Times New Roman" w:eastAsia="Times New Roman" w:hAnsi="Times New Roman" w:cs="Times New Roman"/>
          <w:bCs/>
          <w:sz w:val="24"/>
          <w:szCs w:val="24"/>
        </w:rPr>
        <w:t xml:space="preserve">monkeys adopted </w:t>
      </w:r>
      <w:r w:rsidR="00CD2140" w:rsidRPr="00A72248">
        <w:rPr>
          <w:rFonts w:ascii="Times New Roman" w:eastAsia="Times New Roman" w:hAnsi="Times New Roman" w:cs="Times New Roman"/>
          <w:bCs/>
          <w:sz w:val="24"/>
          <w:szCs w:val="24"/>
        </w:rPr>
        <w:t>distinct strategies</w:t>
      </w:r>
      <w:r w:rsidR="0066297E">
        <w:rPr>
          <w:rFonts w:ascii="Times New Roman" w:eastAsia="Times New Roman" w:hAnsi="Times New Roman" w:cs="Times New Roman"/>
          <w:bCs/>
          <w:sz w:val="24"/>
          <w:szCs w:val="24"/>
        </w:rPr>
        <w:t xml:space="preserve"> in response to the go signal</w:t>
      </w:r>
      <w:r w:rsidR="00CD2140" w:rsidRPr="00A72248">
        <w:rPr>
          <w:rFonts w:ascii="Times New Roman" w:eastAsia="Times New Roman" w:hAnsi="Times New Roman" w:cs="Times New Roman"/>
          <w:bCs/>
          <w:sz w:val="24"/>
          <w:szCs w:val="24"/>
        </w:rPr>
        <w:t xml:space="preserve">. Monkey S </w:t>
      </w:r>
      <w:r w:rsidR="00117FF4">
        <w:rPr>
          <w:rFonts w:ascii="Times New Roman" w:eastAsia="Times New Roman" w:hAnsi="Times New Roman" w:cs="Times New Roman"/>
          <w:bCs/>
          <w:sz w:val="24"/>
          <w:szCs w:val="24"/>
        </w:rPr>
        <w:t xml:space="preserve">re-calculated the discounted value by accounting for </w:t>
      </w:r>
      <w:r w:rsidR="0016345F">
        <w:rPr>
          <w:rFonts w:ascii="Times New Roman" w:eastAsia="Times New Roman" w:hAnsi="Times New Roman" w:cs="Times New Roman"/>
          <w:bCs/>
          <w:sz w:val="24"/>
          <w:szCs w:val="24"/>
        </w:rPr>
        <w:t xml:space="preserve">the </w:t>
      </w:r>
      <w:r w:rsidR="00D077DD">
        <w:rPr>
          <w:rFonts w:ascii="Times New Roman" w:eastAsia="Times New Roman" w:hAnsi="Times New Roman" w:cs="Times New Roman"/>
          <w:bCs/>
          <w:sz w:val="24"/>
          <w:szCs w:val="24"/>
        </w:rPr>
        <w:t xml:space="preserve">additional </w:t>
      </w:r>
      <w:r w:rsidR="00B87882">
        <w:rPr>
          <w:rFonts w:ascii="Times New Roman" w:eastAsia="Times New Roman" w:hAnsi="Times New Roman" w:cs="Times New Roman"/>
          <w:bCs/>
          <w:sz w:val="24"/>
          <w:szCs w:val="24"/>
        </w:rPr>
        <w:t xml:space="preserve">delay associated with the </w:t>
      </w:r>
      <w:r w:rsidR="0016345F">
        <w:rPr>
          <w:rFonts w:ascii="Times New Roman" w:eastAsia="Times New Roman" w:hAnsi="Times New Roman" w:cs="Times New Roman"/>
          <w:bCs/>
          <w:sz w:val="24"/>
          <w:szCs w:val="24"/>
        </w:rPr>
        <w:t>go signal</w:t>
      </w:r>
      <w:r w:rsidR="009529AA" w:rsidRPr="00A72248">
        <w:rPr>
          <w:rFonts w:ascii="Times New Roman" w:eastAsia="Times New Roman" w:hAnsi="Times New Roman" w:cs="Times New Roman"/>
          <w:bCs/>
          <w:sz w:val="24"/>
          <w:szCs w:val="24"/>
        </w:rPr>
        <w:t>,</w:t>
      </w:r>
      <w:r w:rsidR="0016345F">
        <w:rPr>
          <w:rFonts w:ascii="Times New Roman" w:eastAsia="Times New Roman" w:hAnsi="Times New Roman" w:cs="Times New Roman"/>
          <w:bCs/>
          <w:sz w:val="24"/>
          <w:szCs w:val="24"/>
        </w:rPr>
        <w:t xml:space="preserve"> </w:t>
      </w:r>
      <w:r w:rsidR="00557C31">
        <w:rPr>
          <w:rFonts w:ascii="Times New Roman" w:eastAsia="Times New Roman" w:hAnsi="Times New Roman" w:cs="Times New Roman"/>
          <w:bCs/>
          <w:sz w:val="24"/>
          <w:szCs w:val="24"/>
        </w:rPr>
        <w:t>whereas</w:t>
      </w:r>
      <w:r w:rsidR="0016345F">
        <w:rPr>
          <w:rFonts w:ascii="Times New Roman" w:eastAsia="Times New Roman" w:hAnsi="Times New Roman" w:cs="Times New Roman"/>
          <w:bCs/>
          <w:sz w:val="24"/>
          <w:szCs w:val="24"/>
        </w:rPr>
        <w:t xml:space="preserve"> </w:t>
      </w:r>
      <w:r w:rsidR="00CD2140" w:rsidRPr="00A72248">
        <w:rPr>
          <w:rFonts w:ascii="Times New Roman" w:eastAsia="Times New Roman" w:hAnsi="Times New Roman" w:cs="Times New Roman"/>
          <w:bCs/>
          <w:sz w:val="24"/>
          <w:szCs w:val="24"/>
        </w:rPr>
        <w:t>Monkey T</w:t>
      </w:r>
      <w:r w:rsidR="006A6345">
        <w:rPr>
          <w:rFonts w:ascii="Times New Roman" w:eastAsia="Times New Roman" w:hAnsi="Times New Roman" w:cs="Times New Roman"/>
          <w:bCs/>
          <w:sz w:val="24"/>
          <w:szCs w:val="24"/>
        </w:rPr>
        <w:t xml:space="preserve"> </w:t>
      </w:r>
      <w:r w:rsidR="00B87882">
        <w:rPr>
          <w:rFonts w:ascii="Times New Roman" w:eastAsia="Times New Roman" w:hAnsi="Times New Roman" w:cs="Times New Roman"/>
          <w:bCs/>
          <w:sz w:val="24"/>
          <w:szCs w:val="24"/>
        </w:rPr>
        <w:t xml:space="preserve">treated the go signal as having additive values independent of the original offer. </w:t>
      </w:r>
      <w:r w:rsidR="00D077DD">
        <w:rPr>
          <w:rFonts w:ascii="Times New Roman" w:eastAsia="Times New Roman" w:hAnsi="Times New Roman" w:cs="Times New Roman"/>
          <w:bCs/>
          <w:sz w:val="24"/>
          <w:szCs w:val="24"/>
        </w:rPr>
        <w:t>Although</w:t>
      </w:r>
      <w:r w:rsidR="00D077DD" w:rsidRPr="00A72248">
        <w:rPr>
          <w:rFonts w:ascii="Times New Roman" w:eastAsia="Times New Roman" w:hAnsi="Times New Roman" w:cs="Times New Roman"/>
          <w:bCs/>
          <w:sz w:val="24"/>
          <w:szCs w:val="24"/>
        </w:rPr>
        <w:t xml:space="preserve"> </w:t>
      </w:r>
      <w:r w:rsidR="0026310E">
        <w:rPr>
          <w:rFonts w:ascii="Times New Roman" w:eastAsia="Times New Roman" w:hAnsi="Times New Roman" w:cs="Times New Roman"/>
          <w:bCs/>
          <w:sz w:val="24"/>
          <w:szCs w:val="24"/>
        </w:rPr>
        <w:t xml:space="preserve">neurons in </w:t>
      </w:r>
      <w:r w:rsidR="00F00D6D">
        <w:rPr>
          <w:rFonts w:ascii="Times New Roman" w:eastAsia="Times New Roman" w:hAnsi="Times New Roman" w:cs="Times New Roman"/>
          <w:bCs/>
          <w:sz w:val="24"/>
          <w:szCs w:val="24"/>
        </w:rPr>
        <w:t>the dorsolateral prefrontal cortex (</w:t>
      </w:r>
      <w:r w:rsidR="00CD2140" w:rsidRPr="00A72248">
        <w:rPr>
          <w:rFonts w:ascii="Times New Roman" w:eastAsia="Times New Roman" w:hAnsi="Times New Roman" w:cs="Times New Roman"/>
          <w:bCs/>
          <w:sz w:val="24"/>
          <w:szCs w:val="24"/>
        </w:rPr>
        <w:t>dlPFC</w:t>
      </w:r>
      <w:r w:rsidR="00F00D6D">
        <w:rPr>
          <w:rFonts w:ascii="Times New Roman" w:eastAsia="Times New Roman" w:hAnsi="Times New Roman" w:cs="Times New Roman"/>
          <w:bCs/>
          <w:sz w:val="24"/>
          <w:szCs w:val="24"/>
        </w:rPr>
        <w:t xml:space="preserve">) </w:t>
      </w:r>
      <w:r w:rsidR="0026310E">
        <w:rPr>
          <w:rFonts w:ascii="Times New Roman" w:eastAsia="Times New Roman" w:hAnsi="Times New Roman" w:cs="Times New Roman"/>
          <w:bCs/>
          <w:sz w:val="24"/>
          <w:szCs w:val="24"/>
        </w:rPr>
        <w:t>of</w:t>
      </w:r>
      <w:r w:rsidR="00CD2140" w:rsidRPr="00A72248">
        <w:rPr>
          <w:rFonts w:ascii="Times New Roman" w:eastAsia="Times New Roman" w:hAnsi="Times New Roman" w:cs="Times New Roman"/>
          <w:bCs/>
          <w:sz w:val="24"/>
          <w:szCs w:val="24"/>
        </w:rPr>
        <w:t xml:space="preserve"> both monkeys </w:t>
      </w:r>
      <w:r w:rsidR="00CD2140" w:rsidRPr="00A72248">
        <w:rPr>
          <w:rFonts w:ascii="Times New Roman" w:eastAsia="Times New Roman" w:hAnsi="Times New Roman" w:cs="Times New Roman"/>
          <w:sz w:val="24"/>
          <w:szCs w:val="24"/>
        </w:rPr>
        <w:t xml:space="preserve">encoded reward and delay, </w:t>
      </w:r>
      <w:r w:rsidR="002C7033">
        <w:rPr>
          <w:rFonts w:ascii="Times New Roman" w:eastAsia="Times New Roman" w:hAnsi="Times New Roman" w:cs="Times New Roman"/>
          <w:sz w:val="24"/>
          <w:szCs w:val="24"/>
        </w:rPr>
        <w:t>we found important differences</w:t>
      </w:r>
      <w:r w:rsidR="003D3AB0">
        <w:rPr>
          <w:rFonts w:ascii="Times New Roman" w:eastAsia="Times New Roman" w:hAnsi="Times New Roman" w:cs="Times New Roman"/>
          <w:sz w:val="24"/>
          <w:szCs w:val="24"/>
        </w:rPr>
        <w:t xml:space="preserve"> </w:t>
      </w:r>
      <w:r w:rsidR="002C7033">
        <w:rPr>
          <w:rFonts w:ascii="Times New Roman" w:eastAsia="Times New Roman" w:hAnsi="Times New Roman" w:cs="Times New Roman"/>
          <w:sz w:val="24"/>
          <w:szCs w:val="24"/>
        </w:rPr>
        <w:t xml:space="preserve">in how </w:t>
      </w:r>
      <w:r w:rsidR="0026310E">
        <w:rPr>
          <w:rFonts w:ascii="Times New Roman" w:eastAsia="Times New Roman" w:hAnsi="Times New Roman" w:cs="Times New Roman"/>
          <w:bCs/>
          <w:sz w:val="24"/>
          <w:szCs w:val="24"/>
        </w:rPr>
        <w:t xml:space="preserve">these </w:t>
      </w:r>
      <w:r w:rsidR="002C7033">
        <w:rPr>
          <w:rFonts w:ascii="Times New Roman" w:eastAsia="Times New Roman" w:hAnsi="Times New Roman" w:cs="Times New Roman"/>
          <w:bCs/>
          <w:sz w:val="24"/>
          <w:szCs w:val="24"/>
        </w:rPr>
        <w:t xml:space="preserve">neurons </w:t>
      </w:r>
      <w:r w:rsidR="009F3BBA">
        <w:rPr>
          <w:rFonts w:ascii="Times New Roman" w:eastAsia="Times New Roman" w:hAnsi="Times New Roman" w:cs="Times New Roman"/>
          <w:bCs/>
          <w:sz w:val="24"/>
          <w:szCs w:val="24"/>
        </w:rPr>
        <w:t>represented</w:t>
      </w:r>
      <w:r w:rsidR="002C7033">
        <w:rPr>
          <w:rFonts w:ascii="Times New Roman" w:eastAsia="Times New Roman" w:hAnsi="Times New Roman" w:cs="Times New Roman"/>
          <w:bCs/>
          <w:sz w:val="24"/>
          <w:szCs w:val="24"/>
        </w:rPr>
        <w:t xml:space="preserve"> reward and delay, which reflect</w:t>
      </w:r>
      <w:r w:rsidR="003D3AB0">
        <w:rPr>
          <w:rFonts w:ascii="Times New Roman" w:eastAsia="Times New Roman" w:hAnsi="Times New Roman" w:cs="Times New Roman"/>
          <w:bCs/>
          <w:sz w:val="24"/>
          <w:szCs w:val="24"/>
        </w:rPr>
        <w:t>ed</w:t>
      </w:r>
      <w:r w:rsidR="002C7033">
        <w:rPr>
          <w:rFonts w:ascii="Times New Roman" w:eastAsia="Times New Roman" w:hAnsi="Times New Roman" w:cs="Times New Roman"/>
          <w:bCs/>
          <w:sz w:val="24"/>
          <w:szCs w:val="24"/>
        </w:rPr>
        <w:t xml:space="preserve"> </w:t>
      </w:r>
      <w:r w:rsidR="0026310E">
        <w:rPr>
          <w:rFonts w:ascii="Times New Roman" w:eastAsia="Times New Roman" w:hAnsi="Times New Roman" w:cs="Times New Roman"/>
          <w:bCs/>
          <w:sz w:val="24"/>
          <w:szCs w:val="24"/>
        </w:rPr>
        <w:t xml:space="preserve">monkeys’ </w:t>
      </w:r>
      <w:r w:rsidR="002C7033">
        <w:rPr>
          <w:rFonts w:ascii="Times New Roman" w:eastAsia="Times New Roman" w:hAnsi="Times New Roman" w:cs="Times New Roman"/>
          <w:bCs/>
          <w:sz w:val="24"/>
          <w:szCs w:val="24"/>
        </w:rPr>
        <w:t xml:space="preserve">respective behavioral strategies. </w:t>
      </w:r>
    </w:p>
    <w:p w14:paraId="2706F1B7" w14:textId="0D15109D" w:rsidR="00D077DD" w:rsidRPr="004E7B8F" w:rsidRDefault="00772859" w:rsidP="001D5F5C">
      <w:pPr>
        <w:spacing w:after="0" w:line="48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Our results </w:t>
      </w:r>
      <w:r w:rsidR="00B069A6">
        <w:rPr>
          <w:rFonts w:ascii="Times New Roman" w:eastAsia="Times New Roman" w:hAnsi="Times New Roman" w:cs="Times New Roman"/>
          <w:bCs/>
          <w:sz w:val="24"/>
          <w:szCs w:val="24"/>
        </w:rPr>
        <w:t>revealed</w:t>
      </w:r>
      <w:r>
        <w:rPr>
          <w:rFonts w:ascii="Times New Roman" w:eastAsia="Times New Roman" w:hAnsi="Times New Roman" w:cs="Times New Roman"/>
          <w:bCs/>
          <w:sz w:val="24"/>
          <w:szCs w:val="24"/>
        </w:rPr>
        <w:t xml:space="preserve"> a </w:t>
      </w:r>
      <w:r w:rsidR="001366FF">
        <w:rPr>
          <w:rFonts w:ascii="Times New Roman" w:eastAsia="Times New Roman" w:hAnsi="Times New Roman" w:cs="Times New Roman"/>
          <w:bCs/>
          <w:sz w:val="24"/>
          <w:szCs w:val="24"/>
        </w:rPr>
        <w:t xml:space="preserve">temporal discounting </w:t>
      </w:r>
      <w:r>
        <w:rPr>
          <w:rFonts w:ascii="Times New Roman" w:eastAsia="Times New Roman" w:hAnsi="Times New Roman" w:cs="Times New Roman"/>
          <w:bCs/>
          <w:sz w:val="24"/>
          <w:szCs w:val="24"/>
        </w:rPr>
        <w:t xml:space="preserve">strategy-dependent coding of </w:t>
      </w:r>
      <w:r w:rsidR="001366FF">
        <w:rPr>
          <w:rFonts w:ascii="Times New Roman" w:eastAsia="Times New Roman" w:hAnsi="Times New Roman" w:cs="Times New Roman"/>
          <w:bCs/>
          <w:sz w:val="24"/>
          <w:szCs w:val="24"/>
        </w:rPr>
        <w:t xml:space="preserve">reward and delay </w:t>
      </w:r>
      <w:r>
        <w:rPr>
          <w:rFonts w:ascii="Times New Roman" w:eastAsia="Times New Roman" w:hAnsi="Times New Roman" w:cs="Times New Roman"/>
          <w:bCs/>
          <w:sz w:val="24"/>
          <w:szCs w:val="24"/>
        </w:rPr>
        <w:t xml:space="preserve">in dlPFC.  </w:t>
      </w:r>
    </w:p>
    <w:p w14:paraId="5476616A" w14:textId="5073C29C" w:rsidR="00D077DD" w:rsidRDefault="00D077DD">
      <w:pPr>
        <w:spacing w:after="0" w:line="480" w:lineRule="auto"/>
        <w:rPr>
          <w:rFonts w:ascii="Times New Roman" w:eastAsia="Times New Roman" w:hAnsi="Times New Roman" w:cs="Times New Roman"/>
          <w:sz w:val="24"/>
          <w:szCs w:val="24"/>
        </w:rPr>
      </w:pPr>
    </w:p>
    <w:p w14:paraId="400B8DF8" w14:textId="77777777" w:rsidR="00D077DD" w:rsidRDefault="00D077DD">
      <w:pPr>
        <w:spacing w:after="0" w:line="480" w:lineRule="auto"/>
        <w:rPr>
          <w:rFonts w:ascii="Times New Roman" w:eastAsia="Times New Roman" w:hAnsi="Times New Roman" w:cs="Times New Roman"/>
          <w:sz w:val="24"/>
          <w:szCs w:val="24"/>
        </w:rPr>
      </w:pPr>
    </w:p>
    <w:p w14:paraId="2B42E42B" w14:textId="77777777" w:rsidR="00F3502F" w:rsidRDefault="00F3502F">
      <w:pPr>
        <w:spacing w:after="0" w:line="480" w:lineRule="auto"/>
        <w:rPr>
          <w:rFonts w:ascii="Times New Roman" w:eastAsia="Times New Roman" w:hAnsi="Times New Roman" w:cs="Times New Roman"/>
          <w:bCs/>
          <w:sz w:val="24"/>
          <w:szCs w:val="24"/>
        </w:rPr>
      </w:pPr>
    </w:p>
    <w:p w14:paraId="5E9D74DA" w14:textId="046D72CC" w:rsidR="00A450CA" w:rsidRDefault="00000000" w:rsidP="00F3502F">
      <w:pPr>
        <w:spacing w:after="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Introduction</w:t>
      </w:r>
    </w:p>
    <w:p w14:paraId="4ACBC49C" w14:textId="670E0B3E" w:rsidR="005D27FF" w:rsidRDefault="00000000" w:rsidP="00F3502F">
      <w:pPr>
        <w:spacing w:after="0" w:line="480" w:lineRule="auto"/>
        <w:ind w:firstLine="360"/>
        <w:rPr>
          <w:rFonts w:ascii="Times New Roman" w:eastAsia="Times New Roman" w:hAnsi="Times New Roman" w:cs="Times New Roman"/>
          <w:bCs/>
          <w:sz w:val="24"/>
          <w:szCs w:val="24"/>
        </w:rPr>
      </w:pPr>
      <w:r w:rsidRPr="00C81301">
        <w:rPr>
          <w:rFonts w:ascii="Times New Roman" w:eastAsia="Times New Roman" w:hAnsi="Times New Roman" w:cs="Times New Roman"/>
          <w:bCs/>
          <w:sz w:val="24"/>
          <w:szCs w:val="24"/>
        </w:rPr>
        <w:t>Temporal discounting</w:t>
      </w:r>
      <w:r w:rsidR="00F848D2" w:rsidRPr="00C81301">
        <w:rPr>
          <w:rFonts w:ascii="Times New Roman" w:eastAsia="Times New Roman" w:hAnsi="Times New Roman" w:cs="Times New Roman"/>
          <w:bCs/>
          <w:sz w:val="24"/>
          <w:szCs w:val="24"/>
        </w:rPr>
        <w:t xml:space="preserve">, </w:t>
      </w:r>
      <w:r w:rsidRPr="00C81301">
        <w:rPr>
          <w:rFonts w:ascii="Times New Roman" w:eastAsia="Times New Roman" w:hAnsi="Times New Roman" w:cs="Times New Roman"/>
          <w:bCs/>
          <w:sz w:val="24"/>
          <w:szCs w:val="24"/>
        </w:rPr>
        <w:t xml:space="preserve">the tendency to assign less value to </w:t>
      </w:r>
      <w:r w:rsidR="00576C00" w:rsidRPr="00C81301">
        <w:rPr>
          <w:rFonts w:ascii="Times New Roman" w:eastAsia="Times New Roman" w:hAnsi="Times New Roman" w:cs="Times New Roman"/>
          <w:bCs/>
          <w:sz w:val="24"/>
          <w:szCs w:val="24"/>
        </w:rPr>
        <w:t xml:space="preserve">delayed </w:t>
      </w:r>
      <w:r w:rsidRPr="00C81301">
        <w:rPr>
          <w:rFonts w:ascii="Times New Roman" w:eastAsia="Times New Roman" w:hAnsi="Times New Roman" w:cs="Times New Roman"/>
          <w:bCs/>
          <w:sz w:val="24"/>
          <w:szCs w:val="24"/>
        </w:rPr>
        <w:t>rewards (</w:t>
      </w:r>
      <w:r w:rsidR="00F9129A" w:rsidRPr="00C81301">
        <w:rPr>
          <w:rFonts w:ascii="Times New Roman" w:eastAsia="Times New Roman" w:hAnsi="Times New Roman" w:cs="Times New Roman"/>
          <w:bCs/>
          <w:sz w:val="24"/>
          <w:szCs w:val="24"/>
        </w:rPr>
        <w:t>1, 2</w:t>
      </w:r>
      <w:r w:rsidRPr="00C81301">
        <w:rPr>
          <w:rFonts w:ascii="Times New Roman" w:eastAsia="Times New Roman" w:hAnsi="Times New Roman" w:cs="Times New Roman"/>
          <w:bCs/>
          <w:sz w:val="24"/>
          <w:szCs w:val="24"/>
        </w:rPr>
        <w:t>)</w:t>
      </w:r>
      <w:r w:rsidR="00F848D2" w:rsidRPr="00C81301">
        <w:rPr>
          <w:rFonts w:ascii="Times New Roman" w:eastAsia="Times New Roman" w:hAnsi="Times New Roman" w:cs="Times New Roman"/>
          <w:bCs/>
          <w:sz w:val="24"/>
          <w:szCs w:val="24"/>
        </w:rPr>
        <w:t>,</w:t>
      </w:r>
      <w:r w:rsidR="00606C7E" w:rsidRPr="00C81301">
        <w:rPr>
          <w:rFonts w:ascii="Times New Roman" w:eastAsia="Times New Roman" w:hAnsi="Times New Roman" w:cs="Times New Roman"/>
          <w:bCs/>
          <w:sz w:val="24"/>
          <w:szCs w:val="24"/>
        </w:rPr>
        <w:t xml:space="preserve"> </w:t>
      </w:r>
      <w:r w:rsidRPr="00C81301">
        <w:rPr>
          <w:rFonts w:ascii="Times New Roman" w:eastAsia="Times New Roman" w:hAnsi="Times New Roman" w:cs="Times New Roman"/>
          <w:bCs/>
          <w:sz w:val="24"/>
          <w:szCs w:val="24"/>
        </w:rPr>
        <w:t>is central to many everyday decisions</w:t>
      </w:r>
      <w:r w:rsidR="00F848D2" w:rsidRPr="00C81301">
        <w:rPr>
          <w:rFonts w:ascii="Times New Roman" w:eastAsia="Times New Roman" w:hAnsi="Times New Roman" w:cs="Times New Roman"/>
          <w:bCs/>
          <w:sz w:val="24"/>
          <w:szCs w:val="24"/>
        </w:rPr>
        <w:t>,</w:t>
      </w:r>
      <w:r w:rsidR="00D02ABC" w:rsidRPr="00C81301">
        <w:rPr>
          <w:rFonts w:ascii="Times New Roman" w:eastAsia="Times New Roman" w:hAnsi="Times New Roman" w:cs="Times New Roman"/>
          <w:bCs/>
          <w:sz w:val="24"/>
          <w:szCs w:val="24"/>
        </w:rPr>
        <w:t xml:space="preserve"> </w:t>
      </w:r>
      <w:r w:rsidR="00D02ABC" w:rsidRPr="00D6162D">
        <w:rPr>
          <w:rFonts w:ascii="Times New Roman" w:eastAsia="Times New Roman" w:hAnsi="Times New Roman" w:cs="Times New Roman"/>
          <w:bCs/>
          <w:sz w:val="24"/>
          <w:szCs w:val="24"/>
        </w:rPr>
        <w:t xml:space="preserve">such as </w:t>
      </w:r>
      <w:r w:rsidR="00FE614E" w:rsidRPr="00D6162D">
        <w:rPr>
          <w:rFonts w:ascii="Times New Roman" w:eastAsia="Times New Roman" w:hAnsi="Times New Roman" w:cs="Times New Roman"/>
          <w:bCs/>
          <w:sz w:val="24"/>
          <w:szCs w:val="24"/>
        </w:rPr>
        <w:t xml:space="preserve">deciding </w:t>
      </w:r>
      <w:r w:rsidR="00282848">
        <w:rPr>
          <w:rFonts w:ascii="Times New Roman" w:eastAsia="Times New Roman" w:hAnsi="Times New Roman" w:cs="Times New Roman"/>
          <w:bCs/>
          <w:sz w:val="24"/>
          <w:szCs w:val="24"/>
        </w:rPr>
        <w:t>whether to wait in line to dine at a restaurant</w:t>
      </w:r>
      <w:r w:rsidR="00D02ABC" w:rsidRPr="001A1E5B">
        <w:rPr>
          <w:rFonts w:ascii="Times New Roman" w:eastAsia="Times New Roman" w:hAnsi="Times New Roman" w:cs="Times New Roman"/>
          <w:bCs/>
          <w:sz w:val="24"/>
          <w:szCs w:val="24"/>
        </w:rPr>
        <w:t>.</w:t>
      </w:r>
      <w:r w:rsidR="00D02ABC" w:rsidRPr="00C81301">
        <w:rPr>
          <w:rFonts w:ascii="Times New Roman" w:eastAsia="Times New Roman" w:hAnsi="Times New Roman" w:cs="Times New Roman"/>
          <w:bCs/>
          <w:sz w:val="24"/>
          <w:szCs w:val="24"/>
        </w:rPr>
        <w:t xml:space="preserve"> </w:t>
      </w:r>
    </w:p>
    <w:p w14:paraId="210F54FC" w14:textId="79BA0527" w:rsidR="007550E6" w:rsidRDefault="008D5C6B" w:rsidP="009E3A4C">
      <w:pPr>
        <w:spacing w:after="0" w:line="48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People</w:t>
      </w:r>
      <w:r>
        <w:rPr>
          <w:rFonts w:ascii="Times New Roman" w:eastAsia="Times New Roman" w:hAnsi="Times New Roman" w:cs="Times New Roman"/>
          <w:bCs/>
          <w:sz w:val="24"/>
          <w:szCs w:val="24"/>
        </w:rPr>
        <w:t xml:space="preserve"> </w:t>
      </w:r>
      <w:r w:rsidR="00A23842">
        <w:rPr>
          <w:rFonts w:ascii="Times New Roman" w:eastAsia="Times New Roman" w:hAnsi="Times New Roman" w:cs="Times New Roman"/>
          <w:bCs/>
          <w:sz w:val="24"/>
          <w:szCs w:val="24"/>
        </w:rPr>
        <w:t xml:space="preserve">differ widely in </w:t>
      </w:r>
      <w:r w:rsidR="00264AD1">
        <w:rPr>
          <w:rFonts w:ascii="Times New Roman" w:eastAsia="Times New Roman" w:hAnsi="Times New Roman" w:cs="Times New Roman"/>
          <w:bCs/>
          <w:sz w:val="24"/>
          <w:szCs w:val="24"/>
        </w:rPr>
        <w:t xml:space="preserve">their temporal discounting preferences and </w:t>
      </w:r>
      <w:r>
        <w:rPr>
          <w:rFonts w:ascii="Times New Roman" w:eastAsia="Times New Roman" w:hAnsi="Times New Roman" w:cs="Times New Roman"/>
          <w:bCs/>
          <w:sz w:val="24"/>
          <w:szCs w:val="24"/>
        </w:rPr>
        <w:t xml:space="preserve">in </w:t>
      </w:r>
      <w:r w:rsidR="00264AD1">
        <w:rPr>
          <w:rFonts w:ascii="Times New Roman" w:eastAsia="Times New Roman" w:hAnsi="Times New Roman" w:cs="Times New Roman"/>
          <w:bCs/>
          <w:sz w:val="24"/>
          <w:szCs w:val="24"/>
        </w:rPr>
        <w:t>how they trade</w:t>
      </w:r>
      <w:r>
        <w:rPr>
          <w:rFonts w:ascii="Times New Roman" w:eastAsia="Times New Roman" w:hAnsi="Times New Roman" w:cs="Times New Roman"/>
          <w:bCs/>
          <w:sz w:val="24"/>
          <w:szCs w:val="24"/>
        </w:rPr>
        <w:t xml:space="preserve"> </w:t>
      </w:r>
      <w:r w:rsidR="00264AD1">
        <w:rPr>
          <w:rFonts w:ascii="Times New Roman" w:eastAsia="Times New Roman" w:hAnsi="Times New Roman" w:cs="Times New Roman"/>
          <w:bCs/>
          <w:sz w:val="24"/>
          <w:szCs w:val="24"/>
        </w:rPr>
        <w:t xml:space="preserve">off reward and time. For </w:t>
      </w:r>
      <w:r>
        <w:rPr>
          <w:rFonts w:ascii="Times New Roman" w:eastAsia="Times New Roman" w:hAnsi="Times New Roman" w:cs="Times New Roman"/>
          <w:bCs/>
          <w:sz w:val="24"/>
          <w:szCs w:val="24"/>
        </w:rPr>
        <w:t>example</w:t>
      </w:r>
      <w:r w:rsidR="00264AD1">
        <w:rPr>
          <w:rFonts w:ascii="Times New Roman" w:eastAsia="Times New Roman" w:hAnsi="Times New Roman" w:cs="Times New Roman"/>
          <w:bCs/>
          <w:sz w:val="24"/>
          <w:szCs w:val="24"/>
        </w:rPr>
        <w:t xml:space="preserve">, </w:t>
      </w:r>
      <w:r w:rsidR="00264AD1" w:rsidRPr="00C81301">
        <w:rPr>
          <w:rFonts w:ascii="Times New Roman" w:eastAsia="Times New Roman" w:hAnsi="Times New Roman" w:cs="Times New Roman"/>
          <w:bCs/>
          <w:sz w:val="24"/>
          <w:szCs w:val="24"/>
        </w:rPr>
        <w:t>the “marshmallow” test (3)</w:t>
      </w:r>
      <w:r>
        <w:rPr>
          <w:rFonts w:ascii="Times New Roman" w:eastAsia="Times New Roman" w:hAnsi="Times New Roman" w:cs="Times New Roman"/>
          <w:bCs/>
          <w:sz w:val="24"/>
          <w:szCs w:val="24"/>
        </w:rPr>
        <w:t xml:space="preserve"> has shown that </w:t>
      </w:r>
      <w:r w:rsidR="00264AD1" w:rsidRPr="00C81301">
        <w:rPr>
          <w:rFonts w:ascii="Times New Roman" w:eastAsia="Times New Roman" w:hAnsi="Times New Roman" w:cs="Times New Roman"/>
          <w:bCs/>
          <w:sz w:val="24"/>
          <w:szCs w:val="24"/>
        </w:rPr>
        <w:t xml:space="preserve">some children </w:t>
      </w:r>
      <w:r>
        <w:rPr>
          <w:rFonts w:ascii="Times New Roman" w:eastAsia="Times New Roman" w:hAnsi="Times New Roman" w:cs="Times New Roman"/>
          <w:bCs/>
          <w:sz w:val="24"/>
          <w:szCs w:val="24"/>
        </w:rPr>
        <w:t xml:space="preserve">can </w:t>
      </w:r>
      <w:r w:rsidR="00264AD1" w:rsidRPr="00C81301">
        <w:rPr>
          <w:rFonts w:ascii="Times New Roman" w:eastAsia="Times New Roman" w:hAnsi="Times New Roman" w:cs="Times New Roman"/>
          <w:bCs/>
          <w:sz w:val="24"/>
          <w:szCs w:val="24"/>
        </w:rPr>
        <w:t>resist immediate gratification</w:t>
      </w:r>
      <w:r>
        <w:rPr>
          <w:rFonts w:ascii="Times New Roman" w:eastAsia="Times New Roman" w:hAnsi="Times New Roman" w:cs="Times New Roman"/>
          <w:bCs/>
          <w:sz w:val="24"/>
          <w:szCs w:val="24"/>
        </w:rPr>
        <w:t>,</w:t>
      </w:r>
      <w:r w:rsidR="00264AD1" w:rsidRPr="00C81301">
        <w:rPr>
          <w:rFonts w:ascii="Times New Roman" w:eastAsia="Times New Roman" w:hAnsi="Times New Roman" w:cs="Times New Roman"/>
          <w:bCs/>
          <w:sz w:val="24"/>
          <w:szCs w:val="24"/>
        </w:rPr>
        <w:t xml:space="preserve"> while others succumb to it.</w:t>
      </w:r>
      <w:r w:rsidR="00264AD1">
        <w:rPr>
          <w:rFonts w:ascii="Times New Roman" w:eastAsia="Times New Roman" w:hAnsi="Times New Roman" w:cs="Times New Roman"/>
          <w:bCs/>
          <w:sz w:val="24"/>
          <w:szCs w:val="24"/>
        </w:rPr>
        <w:t xml:space="preserve"> </w:t>
      </w:r>
      <w:r w:rsidR="00264AD1" w:rsidRPr="00C81301">
        <w:rPr>
          <w:rFonts w:ascii="Times New Roman" w:eastAsia="Times New Roman" w:hAnsi="Times New Roman" w:cs="Times New Roman"/>
          <w:bCs/>
          <w:sz w:val="24"/>
          <w:szCs w:val="24"/>
        </w:rPr>
        <w:t>Similar heterogeneity has been observed in animals</w:t>
      </w:r>
      <w:r w:rsidR="00264AD1">
        <w:rPr>
          <w:rFonts w:ascii="Times New Roman" w:eastAsia="Times New Roman" w:hAnsi="Times New Roman" w:cs="Times New Roman"/>
          <w:bCs/>
          <w:sz w:val="24"/>
          <w:szCs w:val="24"/>
        </w:rPr>
        <w:t xml:space="preserve"> </w:t>
      </w:r>
      <w:r w:rsidR="00264AD1" w:rsidRPr="005D27FF">
        <w:rPr>
          <w:rFonts w:ascii="Times New Roman" w:eastAsia="Times New Roman" w:hAnsi="Times New Roman" w:cs="Times New Roman"/>
          <w:bCs/>
          <w:sz w:val="24"/>
          <w:szCs w:val="24"/>
        </w:rPr>
        <w:t>(4</w:t>
      </w:r>
      <w:r w:rsidR="002172CE">
        <w:rPr>
          <w:rFonts w:ascii="Times New Roman" w:eastAsia="Times New Roman" w:hAnsi="Times New Roman" w:cs="Times New Roman"/>
          <w:bCs/>
          <w:sz w:val="24"/>
          <w:szCs w:val="24"/>
        </w:rPr>
        <w:t>-6</w:t>
      </w:r>
      <w:r w:rsidR="00264AD1" w:rsidRPr="005D27FF">
        <w:rPr>
          <w:rFonts w:ascii="Times New Roman" w:eastAsia="Times New Roman" w:hAnsi="Times New Roman" w:cs="Times New Roman"/>
          <w:bCs/>
          <w:sz w:val="24"/>
          <w:szCs w:val="24"/>
        </w:rPr>
        <w:t>)</w:t>
      </w:r>
      <w:r w:rsidR="00264AD1" w:rsidRPr="00E20A3E">
        <w:rPr>
          <w:rFonts w:ascii="Times New Roman" w:eastAsia="Times New Roman" w:hAnsi="Times New Roman" w:cs="Times New Roman"/>
          <w:bCs/>
          <w:sz w:val="24"/>
          <w:szCs w:val="24"/>
        </w:rPr>
        <w:t>.</w:t>
      </w:r>
      <w:r w:rsidR="00264AD1" w:rsidRPr="00C81301">
        <w:rPr>
          <w:rFonts w:ascii="Times New Roman" w:eastAsia="Times New Roman" w:hAnsi="Times New Roman" w:cs="Times New Roman"/>
          <w:bCs/>
          <w:sz w:val="24"/>
          <w:szCs w:val="24"/>
        </w:rPr>
        <w:t xml:space="preserve"> </w:t>
      </w:r>
      <w:r w:rsidR="00264AD1">
        <w:rPr>
          <w:rFonts w:ascii="Times New Roman" w:eastAsia="Times New Roman" w:hAnsi="Times New Roman" w:cs="Times New Roman"/>
          <w:bCs/>
          <w:sz w:val="24"/>
          <w:szCs w:val="24"/>
        </w:rPr>
        <w:t>Th</w:t>
      </w:r>
      <w:r>
        <w:rPr>
          <w:rFonts w:ascii="Times New Roman" w:eastAsia="Times New Roman" w:hAnsi="Times New Roman" w:cs="Times New Roman"/>
          <w:bCs/>
          <w:sz w:val="24"/>
          <w:szCs w:val="24"/>
        </w:rPr>
        <w:t>is</w:t>
      </w:r>
      <w:r w:rsidR="00264AD1">
        <w:rPr>
          <w:rFonts w:ascii="Times New Roman" w:eastAsia="Times New Roman" w:hAnsi="Times New Roman" w:cs="Times New Roman"/>
          <w:bCs/>
          <w:sz w:val="24"/>
          <w:szCs w:val="24"/>
        </w:rPr>
        <w:t xml:space="preserve"> diversity in temporal discounting preferences reflect</w:t>
      </w:r>
      <w:r w:rsidR="001D5F5C">
        <w:rPr>
          <w:rFonts w:ascii="Times New Roman" w:eastAsia="Times New Roman" w:hAnsi="Times New Roman" w:cs="Times New Roman"/>
          <w:bCs/>
          <w:sz w:val="24"/>
          <w:szCs w:val="24"/>
        </w:rPr>
        <w:t>s</w:t>
      </w:r>
      <w:r w:rsidR="00264AD1">
        <w:rPr>
          <w:rFonts w:ascii="Times New Roman" w:eastAsia="Times New Roman" w:hAnsi="Times New Roman" w:cs="Times New Roman"/>
          <w:bCs/>
          <w:sz w:val="24"/>
          <w:szCs w:val="24"/>
        </w:rPr>
        <w:t xml:space="preserve"> potentially diverse strategies </w:t>
      </w:r>
      <w:r>
        <w:rPr>
          <w:rFonts w:ascii="Times New Roman" w:eastAsia="Times New Roman" w:hAnsi="Times New Roman" w:cs="Times New Roman"/>
          <w:bCs/>
          <w:sz w:val="24"/>
          <w:szCs w:val="24"/>
        </w:rPr>
        <w:t>individuals</w:t>
      </w:r>
      <w:r>
        <w:rPr>
          <w:rFonts w:ascii="Times New Roman" w:eastAsia="Times New Roman" w:hAnsi="Times New Roman" w:cs="Times New Roman"/>
          <w:bCs/>
          <w:sz w:val="24"/>
          <w:szCs w:val="24"/>
        </w:rPr>
        <w:t xml:space="preserve"> </w:t>
      </w:r>
      <w:r w:rsidR="00264AD1">
        <w:rPr>
          <w:rFonts w:ascii="Times New Roman" w:eastAsia="Times New Roman" w:hAnsi="Times New Roman" w:cs="Times New Roman"/>
          <w:bCs/>
          <w:sz w:val="24"/>
          <w:szCs w:val="24"/>
        </w:rPr>
        <w:t xml:space="preserve">adopt to calculate temporally discounted values.  </w:t>
      </w:r>
    </w:p>
    <w:p w14:paraId="7C2CA4CD" w14:textId="0C0B8F2E" w:rsidR="00AE25E6" w:rsidRDefault="007550E6" w:rsidP="00E83237">
      <w:pPr>
        <w:spacing w:after="0" w:line="48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w:t>
      </w:r>
      <w:r w:rsidR="008D5C6B">
        <w:rPr>
          <w:rFonts w:ascii="Times New Roman" w:eastAsia="Times New Roman" w:hAnsi="Times New Roman" w:cs="Times New Roman"/>
          <w:bCs/>
          <w:sz w:val="24"/>
          <w:szCs w:val="24"/>
        </w:rPr>
        <w:t>Although</w:t>
      </w:r>
      <w:r w:rsidR="008D5C6B">
        <w:rPr>
          <w:rFonts w:ascii="Times New Roman" w:eastAsia="Times New Roman" w:hAnsi="Times New Roman" w:cs="Times New Roman"/>
          <w:bCs/>
          <w:sz w:val="24"/>
          <w:szCs w:val="24"/>
        </w:rPr>
        <w:t xml:space="preserve"> </w:t>
      </w:r>
      <w:r w:rsidR="00A83354">
        <w:rPr>
          <w:rFonts w:ascii="Times New Roman" w:eastAsia="Times New Roman" w:hAnsi="Times New Roman" w:cs="Times New Roman"/>
          <w:bCs/>
          <w:sz w:val="24"/>
          <w:szCs w:val="24"/>
        </w:rPr>
        <w:t>t</w:t>
      </w:r>
      <w:r>
        <w:rPr>
          <w:rFonts w:ascii="Times New Roman" w:eastAsia="Times New Roman" w:hAnsi="Times New Roman" w:cs="Times New Roman"/>
          <w:bCs/>
          <w:sz w:val="24"/>
          <w:szCs w:val="24"/>
        </w:rPr>
        <w:t xml:space="preserve">emporal discounting preferences are usually considered </w:t>
      </w:r>
      <w:r w:rsidR="008D5C6B">
        <w:rPr>
          <w:rFonts w:ascii="Times New Roman" w:eastAsia="Times New Roman" w:hAnsi="Times New Roman" w:cs="Times New Roman"/>
          <w:bCs/>
          <w:sz w:val="24"/>
          <w:szCs w:val="24"/>
        </w:rPr>
        <w:t>stable</w:t>
      </w:r>
      <w:r w:rsidR="008D5C6B">
        <w:rPr>
          <w:rFonts w:ascii="Times New Roman" w:eastAsia="Times New Roman" w:hAnsi="Times New Roman" w:cs="Times New Roman"/>
          <w:bCs/>
          <w:sz w:val="24"/>
          <w:szCs w:val="24"/>
        </w:rPr>
        <w:t xml:space="preserve"> </w:t>
      </w:r>
      <w:r>
        <w:rPr>
          <w:rFonts w:ascii="Times New Roman" w:eastAsia="Times New Roman" w:hAnsi="Times New Roman" w:cs="Times New Roman"/>
          <w:bCs/>
          <w:sz w:val="24"/>
          <w:szCs w:val="24"/>
        </w:rPr>
        <w:t xml:space="preserve"> traits of an individual over time, individual differences in temporal discounting behavior ha</w:t>
      </w:r>
      <w:r w:rsidR="00B63790">
        <w:rPr>
          <w:rFonts w:ascii="Times New Roman" w:eastAsia="Times New Roman" w:hAnsi="Times New Roman" w:cs="Times New Roman"/>
          <w:bCs/>
          <w:sz w:val="24"/>
          <w:szCs w:val="24"/>
        </w:rPr>
        <w:t>ve</w:t>
      </w:r>
      <w:r>
        <w:rPr>
          <w:rFonts w:ascii="Times New Roman" w:eastAsia="Times New Roman" w:hAnsi="Times New Roman" w:cs="Times New Roman"/>
          <w:bCs/>
          <w:sz w:val="24"/>
          <w:szCs w:val="24"/>
        </w:rPr>
        <w:t xml:space="preserve"> been associated with a wide range of </w:t>
      </w:r>
      <w:r w:rsidR="00A83354">
        <w:rPr>
          <w:rFonts w:ascii="Times New Roman" w:eastAsia="Times New Roman" w:hAnsi="Times New Roman" w:cs="Times New Roman"/>
          <w:bCs/>
          <w:sz w:val="24"/>
          <w:szCs w:val="24"/>
        </w:rPr>
        <w:t>cognitive factors (</w:t>
      </w:r>
      <w:r w:rsidR="002172CE">
        <w:rPr>
          <w:rFonts w:ascii="Times New Roman" w:eastAsia="Times New Roman" w:hAnsi="Times New Roman" w:cs="Times New Roman"/>
          <w:bCs/>
          <w:sz w:val="24"/>
          <w:szCs w:val="24"/>
        </w:rPr>
        <w:t>7-9</w:t>
      </w:r>
      <w:r w:rsidR="00A83354">
        <w:rPr>
          <w:rFonts w:ascii="Times New Roman" w:eastAsia="Times New Roman" w:hAnsi="Times New Roman" w:cs="Times New Roman"/>
          <w:bCs/>
          <w:sz w:val="24"/>
          <w:szCs w:val="24"/>
        </w:rPr>
        <w:t>)</w:t>
      </w:r>
      <w:r w:rsidR="00AE25E6">
        <w:rPr>
          <w:rFonts w:ascii="Times New Roman" w:eastAsia="Times New Roman" w:hAnsi="Times New Roman" w:cs="Times New Roman"/>
          <w:bCs/>
          <w:sz w:val="24"/>
          <w:szCs w:val="24"/>
        </w:rPr>
        <w:t>,</w:t>
      </w:r>
      <w:r>
        <w:rPr>
          <w:rFonts w:ascii="Times New Roman" w:eastAsia="Times New Roman" w:hAnsi="Times New Roman" w:cs="Times New Roman"/>
          <w:bCs/>
          <w:sz w:val="24"/>
          <w:szCs w:val="24"/>
        </w:rPr>
        <w:t xml:space="preserve"> </w:t>
      </w:r>
      <w:r w:rsidR="00A83354">
        <w:rPr>
          <w:rFonts w:ascii="Times New Roman" w:eastAsia="Times New Roman" w:hAnsi="Times New Roman" w:cs="Times New Roman"/>
          <w:bCs/>
          <w:sz w:val="24"/>
          <w:szCs w:val="24"/>
        </w:rPr>
        <w:t xml:space="preserve">changes in </w:t>
      </w:r>
      <w:r>
        <w:rPr>
          <w:rFonts w:ascii="Times New Roman" w:eastAsia="Times New Roman" w:hAnsi="Times New Roman" w:cs="Times New Roman"/>
          <w:bCs/>
          <w:sz w:val="24"/>
          <w:szCs w:val="24"/>
        </w:rPr>
        <w:t>environmental conditions</w:t>
      </w:r>
      <w:r w:rsidR="00A83354">
        <w:rPr>
          <w:rFonts w:ascii="Times New Roman" w:eastAsia="Times New Roman" w:hAnsi="Times New Roman" w:cs="Times New Roman"/>
          <w:bCs/>
          <w:sz w:val="24"/>
          <w:szCs w:val="24"/>
        </w:rPr>
        <w:t xml:space="preserve"> </w:t>
      </w:r>
      <w:r w:rsidR="00FD4692">
        <w:rPr>
          <w:rFonts w:ascii="Times New Roman" w:eastAsia="Times New Roman" w:hAnsi="Times New Roman" w:cs="Times New Roman"/>
          <w:bCs/>
          <w:sz w:val="24"/>
          <w:szCs w:val="24"/>
        </w:rPr>
        <w:t>(</w:t>
      </w:r>
      <w:r w:rsidR="00711F03">
        <w:rPr>
          <w:rFonts w:ascii="Times New Roman" w:eastAsia="Times New Roman" w:hAnsi="Times New Roman" w:cs="Times New Roman"/>
          <w:bCs/>
          <w:sz w:val="24"/>
          <w:szCs w:val="24"/>
        </w:rPr>
        <w:t>10-12</w:t>
      </w:r>
      <w:r w:rsidR="00FD4692">
        <w:rPr>
          <w:rFonts w:ascii="Times New Roman" w:eastAsia="Times New Roman" w:hAnsi="Times New Roman" w:cs="Times New Roman"/>
          <w:bCs/>
          <w:sz w:val="24"/>
          <w:szCs w:val="24"/>
        </w:rPr>
        <w:t>)</w:t>
      </w:r>
      <w:r w:rsidR="00A063A3">
        <w:rPr>
          <w:rFonts w:ascii="Times New Roman" w:eastAsia="Times New Roman" w:hAnsi="Times New Roman" w:cs="Times New Roman"/>
          <w:bCs/>
          <w:sz w:val="24"/>
          <w:szCs w:val="24"/>
        </w:rPr>
        <w:t>,</w:t>
      </w:r>
      <w:r w:rsidR="00FD4692">
        <w:rPr>
          <w:rFonts w:ascii="Times New Roman" w:eastAsia="Times New Roman" w:hAnsi="Times New Roman" w:cs="Times New Roman"/>
          <w:bCs/>
          <w:sz w:val="24"/>
          <w:szCs w:val="24"/>
        </w:rPr>
        <w:t xml:space="preserve"> and problematic behaviors (</w:t>
      </w:r>
      <w:r w:rsidR="00AE25E6">
        <w:rPr>
          <w:rFonts w:ascii="Times New Roman" w:eastAsia="Times New Roman" w:hAnsi="Times New Roman" w:cs="Times New Roman"/>
          <w:bCs/>
          <w:sz w:val="24"/>
          <w:szCs w:val="24"/>
        </w:rPr>
        <w:t>13-16</w:t>
      </w:r>
      <w:r w:rsidR="00FD4692">
        <w:rPr>
          <w:rFonts w:ascii="Times New Roman" w:eastAsia="Times New Roman" w:hAnsi="Times New Roman" w:cs="Times New Roman"/>
          <w:bCs/>
          <w:sz w:val="24"/>
          <w:szCs w:val="24"/>
        </w:rPr>
        <w:t>)</w:t>
      </w:r>
      <w:r>
        <w:rPr>
          <w:rFonts w:ascii="Times New Roman" w:eastAsia="Times New Roman" w:hAnsi="Times New Roman" w:cs="Times New Roman"/>
          <w:bCs/>
          <w:sz w:val="24"/>
          <w:szCs w:val="24"/>
        </w:rPr>
        <w:t xml:space="preserve">. </w:t>
      </w:r>
    </w:p>
    <w:p w14:paraId="2CB8DB58" w14:textId="12EEFA88" w:rsidR="00EF27EC" w:rsidRDefault="00EF27EC" w:rsidP="00E83237">
      <w:pPr>
        <w:spacing w:after="0" w:line="48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It is less studied how individuals adjust their temporal discounting behavior</w:t>
      </w:r>
      <w:r w:rsidR="00A063A3">
        <w:rPr>
          <w:rFonts w:ascii="Times New Roman" w:eastAsia="Times New Roman" w:hAnsi="Times New Roman" w:cs="Times New Roman"/>
          <w:bCs/>
          <w:sz w:val="24"/>
          <w:szCs w:val="24"/>
        </w:rPr>
        <w:t xml:space="preserve"> in response to changes in</w:t>
      </w:r>
      <w:r>
        <w:rPr>
          <w:rFonts w:ascii="Times New Roman" w:eastAsia="Times New Roman" w:hAnsi="Times New Roman" w:cs="Times New Roman"/>
          <w:bCs/>
          <w:sz w:val="24"/>
          <w:szCs w:val="24"/>
        </w:rPr>
        <w:t xml:space="preserve"> </w:t>
      </w:r>
      <w:r w:rsidR="00A063A3">
        <w:rPr>
          <w:rFonts w:ascii="Times New Roman" w:eastAsia="Times New Roman" w:hAnsi="Times New Roman" w:cs="Times New Roman"/>
          <w:bCs/>
          <w:sz w:val="24"/>
          <w:szCs w:val="24"/>
        </w:rPr>
        <w:t xml:space="preserve">delay or the reward </w:t>
      </w:r>
      <w:r>
        <w:rPr>
          <w:rFonts w:ascii="Times New Roman" w:eastAsia="Times New Roman" w:hAnsi="Times New Roman" w:cs="Times New Roman"/>
          <w:bCs/>
          <w:sz w:val="24"/>
          <w:szCs w:val="24"/>
        </w:rPr>
        <w:t>expectation</w:t>
      </w:r>
      <w:r w:rsidR="00A063A3">
        <w:rPr>
          <w:rFonts w:ascii="Times New Roman" w:eastAsia="Times New Roman" w:hAnsi="Times New Roman" w:cs="Times New Roman"/>
          <w:bCs/>
          <w:sz w:val="24"/>
          <w:szCs w:val="24"/>
        </w:rPr>
        <w:t>s</w:t>
      </w:r>
      <w:r>
        <w:rPr>
          <w:rFonts w:ascii="Times New Roman" w:eastAsia="Times New Roman" w:hAnsi="Times New Roman" w:cs="Times New Roman"/>
          <w:bCs/>
          <w:sz w:val="24"/>
          <w:szCs w:val="24"/>
        </w:rPr>
        <w:t xml:space="preserve"> for </w:t>
      </w:r>
      <w:r w:rsidR="00E31914">
        <w:rPr>
          <w:rFonts w:ascii="Times New Roman" w:eastAsia="Times New Roman" w:hAnsi="Times New Roman" w:cs="Times New Roman"/>
          <w:bCs/>
          <w:sz w:val="24"/>
          <w:szCs w:val="24"/>
        </w:rPr>
        <w:t xml:space="preserve">the </w:t>
      </w:r>
      <w:r>
        <w:rPr>
          <w:rFonts w:ascii="Times New Roman" w:eastAsia="Times New Roman" w:hAnsi="Times New Roman" w:cs="Times New Roman"/>
          <w:bCs/>
          <w:sz w:val="24"/>
          <w:szCs w:val="24"/>
        </w:rPr>
        <w:t xml:space="preserve">changes (e.g., a person’s </w:t>
      </w:r>
      <w:r w:rsidR="00A063A3">
        <w:rPr>
          <w:rFonts w:ascii="Times New Roman" w:eastAsia="Times New Roman" w:hAnsi="Times New Roman" w:cs="Times New Roman"/>
          <w:bCs/>
          <w:sz w:val="24"/>
          <w:szCs w:val="24"/>
        </w:rPr>
        <w:t>decision</w:t>
      </w:r>
      <w:r w:rsidR="00A063A3">
        <w:rPr>
          <w:rFonts w:ascii="Times New Roman" w:eastAsia="Times New Roman" w:hAnsi="Times New Roman" w:cs="Times New Roman"/>
          <w:bCs/>
          <w:sz w:val="24"/>
          <w:szCs w:val="24"/>
        </w:rPr>
        <w:t xml:space="preserve"> to wait in line for </w:t>
      </w:r>
      <w:r w:rsidR="00E31914">
        <w:rPr>
          <w:rFonts w:ascii="Times New Roman" w:eastAsia="Times New Roman" w:hAnsi="Times New Roman" w:cs="Times New Roman"/>
          <w:bCs/>
          <w:sz w:val="24"/>
          <w:szCs w:val="24"/>
        </w:rPr>
        <w:t>restaurant</w:t>
      </w:r>
      <w:r w:rsidR="00A063A3">
        <w:rPr>
          <w:rFonts w:ascii="Times New Roman" w:eastAsia="Times New Roman" w:hAnsi="Times New Roman" w:cs="Times New Roman"/>
          <w:bCs/>
          <w:sz w:val="24"/>
          <w:szCs w:val="24"/>
        </w:rPr>
        <w:t xml:space="preserve"> table</w:t>
      </w:r>
      <w:r>
        <w:rPr>
          <w:rFonts w:ascii="Times New Roman" w:eastAsia="Times New Roman" w:hAnsi="Times New Roman" w:cs="Times New Roman"/>
          <w:bCs/>
          <w:sz w:val="24"/>
          <w:szCs w:val="24"/>
        </w:rPr>
        <w:t xml:space="preserve"> </w:t>
      </w:r>
      <w:r w:rsidR="00A063A3">
        <w:rPr>
          <w:rFonts w:ascii="Times New Roman" w:eastAsia="Times New Roman" w:hAnsi="Times New Roman" w:cs="Times New Roman"/>
          <w:bCs/>
          <w:sz w:val="24"/>
          <w:szCs w:val="24"/>
        </w:rPr>
        <w:t>m</w:t>
      </w:r>
      <w:r w:rsidR="00A063A3">
        <w:rPr>
          <w:rFonts w:ascii="Times New Roman" w:eastAsia="Times New Roman" w:hAnsi="Times New Roman" w:cs="Times New Roman"/>
          <w:bCs/>
          <w:sz w:val="24"/>
          <w:szCs w:val="24"/>
        </w:rPr>
        <w:t>ay</w:t>
      </w:r>
      <w:r w:rsidR="00A063A3">
        <w:rPr>
          <w:rFonts w:ascii="Times New Roman" w:eastAsia="Times New Roman" w:hAnsi="Times New Roman" w:cs="Times New Roman"/>
          <w:bCs/>
          <w:sz w:val="24"/>
          <w:szCs w:val="24"/>
        </w:rPr>
        <w:t xml:space="preserve"> </w:t>
      </w:r>
      <w:r>
        <w:rPr>
          <w:rFonts w:ascii="Times New Roman" w:eastAsia="Times New Roman" w:hAnsi="Times New Roman" w:cs="Times New Roman"/>
          <w:bCs/>
          <w:sz w:val="24"/>
          <w:szCs w:val="24"/>
        </w:rPr>
        <w:t xml:space="preserve">change if a large group of people </w:t>
      </w:r>
      <w:r w:rsidR="007A3B97">
        <w:rPr>
          <w:rFonts w:ascii="Times New Roman" w:eastAsia="Times New Roman" w:hAnsi="Times New Roman" w:cs="Times New Roman"/>
          <w:bCs/>
          <w:sz w:val="24"/>
          <w:szCs w:val="24"/>
        </w:rPr>
        <w:t>in front of them suddenly decided to leave</w:t>
      </w:r>
      <w:r>
        <w:rPr>
          <w:rFonts w:ascii="Times New Roman" w:eastAsia="Times New Roman" w:hAnsi="Times New Roman" w:cs="Times New Roman"/>
          <w:bCs/>
          <w:sz w:val="24"/>
          <w:szCs w:val="24"/>
        </w:rPr>
        <w:t xml:space="preserve"> the line). </w:t>
      </w:r>
    </w:p>
    <w:p w14:paraId="47606293" w14:textId="5854D20E" w:rsidR="00F87D8C" w:rsidRDefault="009E3A4C" w:rsidP="001F39E5">
      <w:pPr>
        <w:spacing w:after="0" w:line="480" w:lineRule="auto"/>
        <w:ind w:firstLine="360"/>
        <w:rPr>
          <w:rFonts w:ascii="Times New Roman" w:hAnsi="Times New Roman" w:cs="Times New Roman"/>
          <w:bCs/>
          <w:sz w:val="24"/>
          <w:szCs w:val="24"/>
          <w:shd w:val="clear" w:color="auto" w:fill="FFFFFF"/>
        </w:rPr>
      </w:pPr>
      <w:r w:rsidRPr="00C81301">
        <w:rPr>
          <w:rFonts w:ascii="Times New Roman" w:eastAsia="Times New Roman" w:hAnsi="Times New Roman" w:cs="Times New Roman"/>
          <w:bCs/>
          <w:sz w:val="24"/>
          <w:szCs w:val="24"/>
        </w:rPr>
        <w:t xml:space="preserve">The </w:t>
      </w:r>
      <w:r>
        <w:rPr>
          <w:rFonts w:ascii="Times New Roman" w:eastAsia="Times New Roman" w:hAnsi="Times New Roman" w:cs="Times New Roman"/>
          <w:bCs/>
          <w:sz w:val="24"/>
          <w:szCs w:val="24"/>
        </w:rPr>
        <w:t>dorsal lateral prefrontal cortex (</w:t>
      </w:r>
      <w:r w:rsidRPr="00C81301">
        <w:rPr>
          <w:rFonts w:ascii="Times New Roman" w:eastAsia="Times New Roman" w:hAnsi="Times New Roman" w:cs="Times New Roman"/>
          <w:bCs/>
          <w:sz w:val="24"/>
          <w:szCs w:val="24"/>
        </w:rPr>
        <w:t>dlPFC</w:t>
      </w:r>
      <w:r>
        <w:rPr>
          <w:rFonts w:ascii="Times New Roman" w:eastAsia="Times New Roman" w:hAnsi="Times New Roman" w:cs="Times New Roman"/>
          <w:bCs/>
          <w:sz w:val="24"/>
          <w:szCs w:val="24"/>
        </w:rPr>
        <w:t>)</w:t>
      </w:r>
      <w:r w:rsidRPr="00C81301">
        <w:rPr>
          <w:rFonts w:ascii="Times New Roman" w:eastAsia="Times New Roman" w:hAnsi="Times New Roman" w:cs="Times New Roman"/>
          <w:bCs/>
          <w:sz w:val="24"/>
          <w:szCs w:val="24"/>
        </w:rPr>
        <w:t xml:space="preserve"> has been </w:t>
      </w:r>
      <w:r>
        <w:rPr>
          <w:rFonts w:ascii="Times New Roman" w:eastAsia="Times New Roman" w:hAnsi="Times New Roman" w:cs="Times New Roman"/>
          <w:bCs/>
          <w:sz w:val="24"/>
          <w:szCs w:val="24"/>
        </w:rPr>
        <w:t>shown to</w:t>
      </w:r>
      <w:r w:rsidRPr="00C81301">
        <w:rPr>
          <w:rFonts w:ascii="Times New Roman" w:eastAsia="Times New Roman" w:hAnsi="Times New Roman" w:cs="Times New Roman"/>
          <w:bCs/>
          <w:sz w:val="24"/>
          <w:szCs w:val="24"/>
        </w:rPr>
        <w:t xml:space="preserve"> encod</w:t>
      </w:r>
      <w:r>
        <w:rPr>
          <w:rFonts w:ascii="Times New Roman" w:eastAsia="Times New Roman" w:hAnsi="Times New Roman" w:cs="Times New Roman"/>
          <w:bCs/>
          <w:sz w:val="24"/>
          <w:szCs w:val="24"/>
        </w:rPr>
        <w:t>e</w:t>
      </w:r>
      <w:r w:rsidRPr="00C81301">
        <w:rPr>
          <w:rFonts w:ascii="Times New Roman" w:eastAsia="Times New Roman" w:hAnsi="Times New Roman" w:cs="Times New Roman"/>
          <w:bCs/>
          <w:sz w:val="24"/>
          <w:szCs w:val="24"/>
        </w:rPr>
        <w:t xml:space="preserve"> </w:t>
      </w:r>
      <w:r>
        <w:rPr>
          <w:rFonts w:ascii="Times New Roman" w:eastAsia="Times New Roman" w:hAnsi="Times New Roman" w:cs="Times New Roman"/>
          <w:bCs/>
          <w:sz w:val="24"/>
          <w:szCs w:val="24"/>
        </w:rPr>
        <w:t xml:space="preserve">variables important for making temporal discounting calculations, </w:t>
      </w:r>
      <w:r w:rsidR="00DC25A7">
        <w:rPr>
          <w:rFonts w:ascii="Times New Roman" w:eastAsia="Times New Roman" w:hAnsi="Times New Roman" w:cs="Times New Roman"/>
          <w:bCs/>
          <w:sz w:val="24"/>
          <w:szCs w:val="24"/>
        </w:rPr>
        <w:t xml:space="preserve">such as </w:t>
      </w:r>
      <w:r w:rsidRPr="00C81301">
        <w:rPr>
          <w:rFonts w:ascii="Times New Roman" w:eastAsia="Times New Roman" w:hAnsi="Times New Roman" w:cs="Times New Roman"/>
          <w:bCs/>
          <w:sz w:val="24"/>
          <w:szCs w:val="24"/>
        </w:rPr>
        <w:t xml:space="preserve">reward </w:t>
      </w:r>
      <w:r>
        <w:rPr>
          <w:rFonts w:ascii="Times New Roman" w:eastAsia="Times New Roman" w:hAnsi="Times New Roman" w:cs="Times New Roman"/>
          <w:bCs/>
          <w:sz w:val="24"/>
          <w:szCs w:val="24"/>
        </w:rPr>
        <w:t xml:space="preserve">size and </w:t>
      </w:r>
      <w:r w:rsidRPr="00C81301">
        <w:rPr>
          <w:rFonts w:ascii="Times New Roman" w:eastAsia="Times New Roman" w:hAnsi="Times New Roman" w:cs="Times New Roman"/>
          <w:bCs/>
          <w:sz w:val="24"/>
          <w:szCs w:val="24"/>
        </w:rPr>
        <w:t>delay</w:t>
      </w:r>
      <w:r w:rsidR="00DC25A7">
        <w:rPr>
          <w:rFonts w:ascii="Times New Roman" w:eastAsia="Times New Roman" w:hAnsi="Times New Roman" w:cs="Times New Roman"/>
          <w:bCs/>
          <w:sz w:val="24"/>
          <w:szCs w:val="24"/>
        </w:rPr>
        <w:t>. It</w:t>
      </w:r>
      <w:r>
        <w:rPr>
          <w:rFonts w:ascii="Times New Roman" w:eastAsia="Times New Roman" w:hAnsi="Times New Roman" w:cs="Times New Roman"/>
          <w:bCs/>
          <w:sz w:val="24"/>
          <w:szCs w:val="24"/>
        </w:rPr>
        <w:t xml:space="preserve"> has </w:t>
      </w:r>
      <w:r w:rsidR="00DC25A7">
        <w:rPr>
          <w:rFonts w:ascii="Times New Roman" w:eastAsia="Times New Roman" w:hAnsi="Times New Roman" w:cs="Times New Roman"/>
          <w:bCs/>
          <w:sz w:val="24"/>
          <w:szCs w:val="24"/>
        </w:rPr>
        <w:t xml:space="preserve">also </w:t>
      </w:r>
      <w:r>
        <w:rPr>
          <w:rFonts w:ascii="Times New Roman" w:eastAsia="Times New Roman" w:hAnsi="Times New Roman" w:cs="Times New Roman"/>
          <w:bCs/>
          <w:sz w:val="24"/>
          <w:szCs w:val="24"/>
        </w:rPr>
        <w:t>been suggested t</w:t>
      </w:r>
      <w:r w:rsidR="00DC25A7">
        <w:rPr>
          <w:rFonts w:ascii="Times New Roman" w:eastAsia="Times New Roman" w:hAnsi="Times New Roman" w:cs="Times New Roman"/>
          <w:bCs/>
          <w:sz w:val="24"/>
          <w:szCs w:val="24"/>
        </w:rPr>
        <w:t>hat dlPFC</w:t>
      </w:r>
      <w:r>
        <w:rPr>
          <w:rFonts w:ascii="Times New Roman" w:eastAsia="Times New Roman" w:hAnsi="Times New Roman" w:cs="Times New Roman"/>
          <w:bCs/>
          <w:sz w:val="24"/>
          <w:szCs w:val="24"/>
        </w:rPr>
        <w:t xml:space="preserve"> support</w:t>
      </w:r>
      <w:r w:rsidR="00DC25A7">
        <w:rPr>
          <w:rFonts w:ascii="Times New Roman" w:eastAsia="Times New Roman" w:hAnsi="Times New Roman" w:cs="Times New Roman"/>
          <w:bCs/>
          <w:sz w:val="24"/>
          <w:szCs w:val="24"/>
        </w:rPr>
        <w:t>s</w:t>
      </w:r>
      <w:r w:rsidRPr="00C81301">
        <w:rPr>
          <w:rFonts w:ascii="Times New Roman" w:eastAsia="Times New Roman" w:hAnsi="Times New Roman" w:cs="Times New Roman"/>
          <w:bCs/>
          <w:sz w:val="24"/>
          <w:szCs w:val="24"/>
        </w:rPr>
        <w:t xml:space="preserve"> temporally discounted value computations (1</w:t>
      </w:r>
      <w:r w:rsidR="008C200D">
        <w:rPr>
          <w:rFonts w:ascii="Times New Roman" w:eastAsia="Times New Roman" w:hAnsi="Times New Roman" w:cs="Times New Roman"/>
          <w:bCs/>
          <w:sz w:val="24"/>
          <w:szCs w:val="24"/>
        </w:rPr>
        <w:t>7</w:t>
      </w:r>
      <w:r w:rsidRPr="00C81301">
        <w:rPr>
          <w:rFonts w:ascii="Times New Roman" w:eastAsia="Times New Roman" w:hAnsi="Times New Roman" w:cs="Times New Roman"/>
          <w:bCs/>
          <w:sz w:val="24"/>
          <w:szCs w:val="24"/>
        </w:rPr>
        <w:t>, 1</w:t>
      </w:r>
      <w:r w:rsidR="008C200D">
        <w:rPr>
          <w:rFonts w:ascii="Times New Roman" w:eastAsia="Times New Roman" w:hAnsi="Times New Roman" w:cs="Times New Roman"/>
          <w:bCs/>
          <w:sz w:val="24"/>
          <w:szCs w:val="24"/>
        </w:rPr>
        <w:t>8</w:t>
      </w:r>
      <w:r w:rsidRPr="00C81301">
        <w:rPr>
          <w:rFonts w:ascii="Times New Roman" w:eastAsia="Times New Roman" w:hAnsi="Times New Roman" w:cs="Times New Roman"/>
          <w:bCs/>
          <w:sz w:val="24"/>
          <w:szCs w:val="24"/>
        </w:rPr>
        <w:t xml:space="preserve">). </w:t>
      </w:r>
      <w:r w:rsidRPr="00C81301">
        <w:rPr>
          <w:rFonts w:ascii="Times New Roman" w:hAnsi="Times New Roman" w:cs="Times New Roman"/>
          <w:bCs/>
          <w:sz w:val="24"/>
          <w:szCs w:val="24"/>
          <w:shd w:val="clear" w:color="auto" w:fill="FFFFFF"/>
        </w:rPr>
        <w:t>In</w:t>
      </w:r>
      <w:r w:rsidRPr="00C81301">
        <w:rPr>
          <w:rFonts w:ascii="Times New Roman" w:eastAsia="Times New Roman" w:hAnsi="Times New Roman" w:cs="Times New Roman"/>
          <w:bCs/>
          <w:sz w:val="24"/>
          <w:szCs w:val="24"/>
        </w:rPr>
        <w:t xml:space="preserve"> humans,</w:t>
      </w:r>
      <w:r w:rsidRPr="00C81301">
        <w:rPr>
          <w:rFonts w:ascii="Times New Roman" w:hAnsi="Times New Roman" w:cs="Times New Roman"/>
          <w:bCs/>
          <w:sz w:val="24"/>
          <w:szCs w:val="24"/>
          <w:shd w:val="clear" w:color="auto" w:fill="FFFFFF"/>
        </w:rPr>
        <w:t xml:space="preserve"> dlPFC activity </w:t>
      </w:r>
      <w:r w:rsidR="00DC25A7">
        <w:rPr>
          <w:rFonts w:ascii="Times New Roman" w:hAnsi="Times New Roman" w:cs="Times New Roman"/>
          <w:bCs/>
          <w:sz w:val="24"/>
          <w:szCs w:val="24"/>
          <w:shd w:val="clear" w:color="auto" w:fill="FFFFFF"/>
        </w:rPr>
        <w:t>has been</w:t>
      </w:r>
      <w:r w:rsidR="00DC25A7" w:rsidRPr="00C81301">
        <w:rPr>
          <w:rFonts w:ascii="Times New Roman" w:hAnsi="Times New Roman" w:cs="Times New Roman"/>
          <w:bCs/>
          <w:sz w:val="24"/>
          <w:szCs w:val="24"/>
          <w:shd w:val="clear" w:color="auto" w:fill="FFFFFF"/>
        </w:rPr>
        <w:t xml:space="preserve"> </w:t>
      </w:r>
      <w:r w:rsidRPr="00C81301">
        <w:rPr>
          <w:rFonts w:ascii="Times New Roman" w:hAnsi="Times New Roman" w:cs="Times New Roman"/>
          <w:bCs/>
          <w:sz w:val="24"/>
          <w:szCs w:val="24"/>
          <w:shd w:val="clear" w:color="auto" w:fill="FFFFFF"/>
        </w:rPr>
        <w:t>observed during intertemporal choice (1</w:t>
      </w:r>
      <w:r w:rsidR="00A20203">
        <w:rPr>
          <w:rFonts w:ascii="Times New Roman" w:hAnsi="Times New Roman" w:cs="Times New Roman"/>
          <w:bCs/>
          <w:sz w:val="24"/>
          <w:szCs w:val="24"/>
          <w:shd w:val="clear" w:color="auto" w:fill="FFFFFF"/>
        </w:rPr>
        <w:t>9</w:t>
      </w:r>
      <w:r w:rsidRPr="00C81301">
        <w:rPr>
          <w:rFonts w:ascii="Times New Roman" w:hAnsi="Times New Roman" w:cs="Times New Roman"/>
          <w:bCs/>
          <w:sz w:val="24"/>
          <w:szCs w:val="24"/>
          <w:shd w:val="clear" w:color="auto" w:fill="FFFFFF"/>
        </w:rPr>
        <w:t xml:space="preserve">), and when learning actions that </w:t>
      </w:r>
      <w:r>
        <w:rPr>
          <w:rFonts w:ascii="Times New Roman" w:hAnsi="Times New Roman" w:cs="Times New Roman"/>
          <w:bCs/>
          <w:sz w:val="24"/>
          <w:szCs w:val="24"/>
          <w:shd w:val="clear" w:color="auto" w:fill="FFFFFF"/>
        </w:rPr>
        <w:t>lead to</w:t>
      </w:r>
      <w:r w:rsidRPr="00C81301">
        <w:rPr>
          <w:rFonts w:ascii="Times New Roman" w:hAnsi="Times New Roman" w:cs="Times New Roman"/>
          <w:bCs/>
          <w:sz w:val="24"/>
          <w:szCs w:val="24"/>
          <w:shd w:val="clear" w:color="auto" w:fill="FFFFFF"/>
        </w:rPr>
        <w:t xml:space="preserve"> substantial future rewards despite minor immediate losses (</w:t>
      </w:r>
      <w:r w:rsidR="00A20203">
        <w:rPr>
          <w:rFonts w:ascii="Times New Roman" w:hAnsi="Times New Roman" w:cs="Times New Roman"/>
          <w:bCs/>
          <w:sz w:val="24"/>
          <w:szCs w:val="24"/>
          <w:shd w:val="clear" w:color="auto" w:fill="FFFFFF"/>
        </w:rPr>
        <w:t>2</w:t>
      </w:r>
      <w:r w:rsidR="00091F5B">
        <w:rPr>
          <w:rFonts w:ascii="Times New Roman" w:hAnsi="Times New Roman" w:cs="Times New Roman"/>
          <w:bCs/>
          <w:sz w:val="24"/>
          <w:szCs w:val="24"/>
          <w:shd w:val="clear" w:color="auto" w:fill="FFFFFF"/>
        </w:rPr>
        <w:t>0</w:t>
      </w:r>
      <w:r w:rsidRPr="00C81301">
        <w:rPr>
          <w:rFonts w:ascii="Times New Roman" w:hAnsi="Times New Roman" w:cs="Times New Roman"/>
          <w:bCs/>
          <w:sz w:val="24"/>
          <w:szCs w:val="24"/>
          <w:shd w:val="clear" w:color="auto" w:fill="FFFFFF"/>
        </w:rPr>
        <w:t>).</w:t>
      </w:r>
      <w:r>
        <w:rPr>
          <w:rFonts w:ascii="Times New Roman" w:hAnsi="Times New Roman" w:cs="Times New Roman"/>
          <w:bCs/>
          <w:sz w:val="24"/>
          <w:szCs w:val="24"/>
          <w:shd w:val="clear" w:color="auto" w:fill="FFFFFF"/>
        </w:rPr>
        <w:t xml:space="preserve"> </w:t>
      </w:r>
      <w:r w:rsidR="00C75B4C">
        <w:rPr>
          <w:rFonts w:ascii="Times New Roman" w:hAnsi="Times New Roman" w:cs="Times New Roman"/>
          <w:bCs/>
          <w:sz w:val="24"/>
          <w:szCs w:val="24"/>
          <w:shd w:val="clear" w:color="auto" w:fill="FFFFFF"/>
        </w:rPr>
        <w:t xml:space="preserve">However, it remains unclear whether the dlPFC coding of reward and time is a universal temporal discounting process shared across individuals, or </w:t>
      </w:r>
      <w:r w:rsidR="00DC25A7">
        <w:rPr>
          <w:rFonts w:ascii="Times New Roman" w:hAnsi="Times New Roman" w:cs="Times New Roman"/>
          <w:bCs/>
          <w:sz w:val="24"/>
          <w:szCs w:val="24"/>
          <w:shd w:val="clear" w:color="auto" w:fill="FFFFFF"/>
        </w:rPr>
        <w:t xml:space="preserve">whether it </w:t>
      </w:r>
      <w:r w:rsidR="00C75B4C">
        <w:rPr>
          <w:rFonts w:ascii="Times New Roman" w:hAnsi="Times New Roman" w:cs="Times New Roman"/>
          <w:bCs/>
          <w:sz w:val="24"/>
          <w:szCs w:val="24"/>
          <w:shd w:val="clear" w:color="auto" w:fill="FFFFFF"/>
        </w:rPr>
        <w:t>depend</w:t>
      </w:r>
      <w:r w:rsidR="00DC25A7">
        <w:rPr>
          <w:rFonts w:ascii="Times New Roman" w:hAnsi="Times New Roman" w:cs="Times New Roman"/>
          <w:bCs/>
          <w:sz w:val="24"/>
          <w:szCs w:val="24"/>
          <w:shd w:val="clear" w:color="auto" w:fill="FFFFFF"/>
        </w:rPr>
        <w:t>s</w:t>
      </w:r>
      <w:r w:rsidR="00C75B4C">
        <w:rPr>
          <w:rFonts w:ascii="Times New Roman" w:hAnsi="Times New Roman" w:cs="Times New Roman"/>
          <w:bCs/>
          <w:sz w:val="24"/>
          <w:szCs w:val="24"/>
          <w:shd w:val="clear" w:color="auto" w:fill="FFFFFF"/>
        </w:rPr>
        <w:t xml:space="preserve"> on the specific strategies used </w:t>
      </w:r>
      <w:r w:rsidR="00DC25A7">
        <w:rPr>
          <w:rFonts w:ascii="Times New Roman" w:hAnsi="Times New Roman" w:cs="Times New Roman"/>
          <w:bCs/>
          <w:sz w:val="24"/>
          <w:szCs w:val="24"/>
          <w:shd w:val="clear" w:color="auto" w:fill="FFFFFF"/>
        </w:rPr>
        <w:t>to</w:t>
      </w:r>
      <w:r w:rsidR="00C75B4C">
        <w:rPr>
          <w:rFonts w:ascii="Times New Roman" w:hAnsi="Times New Roman" w:cs="Times New Roman"/>
          <w:bCs/>
          <w:sz w:val="24"/>
          <w:szCs w:val="24"/>
          <w:shd w:val="clear" w:color="auto" w:fill="FFFFFF"/>
        </w:rPr>
        <w:t xml:space="preserve"> </w:t>
      </w:r>
      <w:r w:rsidR="008C7E91">
        <w:rPr>
          <w:rFonts w:ascii="Times New Roman" w:hAnsi="Times New Roman" w:cs="Times New Roman"/>
          <w:bCs/>
          <w:sz w:val="24"/>
          <w:szCs w:val="24"/>
          <w:shd w:val="clear" w:color="auto" w:fill="FFFFFF"/>
        </w:rPr>
        <w:t>comput</w:t>
      </w:r>
      <w:r w:rsidR="00DC25A7">
        <w:rPr>
          <w:rFonts w:ascii="Times New Roman" w:hAnsi="Times New Roman" w:cs="Times New Roman"/>
          <w:bCs/>
          <w:sz w:val="24"/>
          <w:szCs w:val="24"/>
          <w:shd w:val="clear" w:color="auto" w:fill="FFFFFF"/>
        </w:rPr>
        <w:t>e</w:t>
      </w:r>
      <w:r w:rsidR="008C7E91">
        <w:rPr>
          <w:rFonts w:ascii="Times New Roman" w:hAnsi="Times New Roman" w:cs="Times New Roman"/>
          <w:bCs/>
          <w:sz w:val="24"/>
          <w:szCs w:val="24"/>
          <w:shd w:val="clear" w:color="auto" w:fill="FFFFFF"/>
        </w:rPr>
        <w:t xml:space="preserve"> discounted values. </w:t>
      </w:r>
    </w:p>
    <w:p w14:paraId="5DF9740B" w14:textId="5F6FAEC9" w:rsidR="00471A6D" w:rsidRDefault="00425216" w:rsidP="006D12AB">
      <w:pPr>
        <w:spacing w:after="0" w:line="480" w:lineRule="auto"/>
        <w:ind w:firstLine="360"/>
        <w:rPr>
          <w:rFonts w:ascii="Times New Roman" w:eastAsia="Times New Roman" w:hAnsi="Times New Roman" w:cs="Times New Roman"/>
          <w:bCs/>
          <w:sz w:val="24"/>
          <w:szCs w:val="24"/>
        </w:rPr>
      </w:pPr>
      <w:r>
        <w:rPr>
          <w:rFonts w:ascii="Times New Roman" w:hAnsi="Times New Roman" w:cs="Times New Roman"/>
          <w:bCs/>
          <w:sz w:val="24"/>
          <w:szCs w:val="24"/>
          <w:shd w:val="clear" w:color="auto" w:fill="FFFFFF"/>
          <w:lang w:eastAsia="zh-CN"/>
        </w:rPr>
        <w:t xml:space="preserve">In this work, </w:t>
      </w:r>
      <w:r w:rsidR="009E10F7">
        <w:rPr>
          <w:rFonts w:ascii="Times New Roman" w:hAnsi="Times New Roman" w:cs="Times New Roman"/>
          <w:bCs/>
          <w:sz w:val="24"/>
          <w:szCs w:val="24"/>
          <w:shd w:val="clear" w:color="auto" w:fill="FFFFFF"/>
          <w:lang w:eastAsia="zh-CN"/>
        </w:rPr>
        <w:t>we</w:t>
      </w:r>
      <w:r w:rsidR="00F87D8C">
        <w:rPr>
          <w:rFonts w:ascii="Times New Roman" w:hAnsi="Times New Roman" w:cs="Times New Roman"/>
          <w:bCs/>
          <w:sz w:val="24"/>
          <w:szCs w:val="24"/>
          <w:shd w:val="clear" w:color="auto" w:fill="FFFFFF"/>
          <w:lang w:eastAsia="zh-CN"/>
        </w:rPr>
        <w:t xml:space="preserve"> </w:t>
      </w:r>
      <w:r w:rsidR="00CF59A5">
        <w:rPr>
          <w:rFonts w:ascii="Times New Roman" w:hAnsi="Times New Roman" w:cs="Times New Roman"/>
          <w:bCs/>
          <w:sz w:val="24"/>
          <w:szCs w:val="24"/>
          <w:shd w:val="clear" w:color="auto" w:fill="FFFFFF"/>
          <w:lang w:eastAsia="zh-CN"/>
        </w:rPr>
        <w:t>trained two monkey</w:t>
      </w:r>
      <w:r w:rsidR="00DC25A7">
        <w:rPr>
          <w:rFonts w:ascii="Times New Roman" w:hAnsi="Times New Roman" w:cs="Times New Roman"/>
          <w:bCs/>
          <w:sz w:val="24"/>
          <w:szCs w:val="24"/>
          <w:shd w:val="clear" w:color="auto" w:fill="FFFFFF"/>
          <w:lang w:eastAsia="zh-CN"/>
        </w:rPr>
        <w:t>s</w:t>
      </w:r>
      <w:r w:rsidR="00CF59A5">
        <w:rPr>
          <w:rFonts w:ascii="Times New Roman" w:hAnsi="Times New Roman" w:cs="Times New Roman"/>
          <w:bCs/>
          <w:sz w:val="24"/>
          <w:szCs w:val="24"/>
          <w:shd w:val="clear" w:color="auto" w:fill="FFFFFF"/>
          <w:lang w:eastAsia="zh-CN"/>
        </w:rPr>
        <w:t xml:space="preserve"> to </w:t>
      </w:r>
      <w:r w:rsidR="00DC25A7">
        <w:rPr>
          <w:rFonts w:ascii="Times New Roman" w:hAnsi="Times New Roman" w:cs="Times New Roman"/>
          <w:bCs/>
          <w:sz w:val="24"/>
          <w:szCs w:val="24"/>
          <w:shd w:val="clear" w:color="auto" w:fill="FFFFFF"/>
          <w:lang w:eastAsia="zh-CN"/>
        </w:rPr>
        <w:t xml:space="preserve">perform </w:t>
      </w:r>
      <w:r w:rsidR="009E3A4C">
        <w:rPr>
          <w:rFonts w:ascii="Times New Roman" w:eastAsia="Times New Roman" w:hAnsi="Times New Roman" w:cs="Times New Roman"/>
          <w:bCs/>
          <w:sz w:val="24"/>
          <w:szCs w:val="24"/>
        </w:rPr>
        <w:t xml:space="preserve">a two-step temporal discounting task </w:t>
      </w:r>
      <w:r w:rsidR="00DC25A7">
        <w:rPr>
          <w:rFonts w:ascii="Times New Roman" w:eastAsia="Times New Roman" w:hAnsi="Times New Roman" w:cs="Times New Roman"/>
          <w:bCs/>
          <w:sz w:val="24"/>
          <w:szCs w:val="24"/>
        </w:rPr>
        <w:t>,</w:t>
      </w:r>
      <w:r w:rsidR="009E3A4C">
        <w:rPr>
          <w:rFonts w:ascii="Times New Roman" w:eastAsia="Times New Roman" w:hAnsi="Times New Roman" w:cs="Times New Roman"/>
          <w:bCs/>
          <w:sz w:val="24"/>
          <w:szCs w:val="24"/>
        </w:rPr>
        <w:t xml:space="preserve">in which </w:t>
      </w:r>
      <w:r w:rsidR="00065FB3">
        <w:rPr>
          <w:rFonts w:ascii="Times New Roman" w:eastAsia="Times New Roman" w:hAnsi="Times New Roman" w:cs="Times New Roman"/>
          <w:bCs/>
          <w:sz w:val="24"/>
          <w:szCs w:val="24"/>
        </w:rPr>
        <w:t>they</w:t>
      </w:r>
      <w:r w:rsidR="009E3A4C">
        <w:rPr>
          <w:rFonts w:ascii="Times New Roman" w:eastAsia="Times New Roman" w:hAnsi="Times New Roman" w:cs="Times New Roman"/>
          <w:bCs/>
          <w:sz w:val="24"/>
          <w:szCs w:val="24"/>
        </w:rPr>
        <w:t xml:space="preserve"> chose between accepting or refusing a delayed reward offer. </w:t>
      </w:r>
      <w:r w:rsidR="009E3A4C" w:rsidRPr="006B3FBE">
        <w:rPr>
          <w:rFonts w:ascii="Times New Roman" w:eastAsia="Times New Roman" w:hAnsi="Times New Roman" w:cs="Times New Roman"/>
          <w:bCs/>
          <w:sz w:val="24"/>
          <w:szCs w:val="24"/>
        </w:rPr>
        <w:t xml:space="preserve">Crucially, to indicate an accept vs reject choice, monkeys had to release a </w:t>
      </w:r>
      <w:r w:rsidR="009E3A4C">
        <w:rPr>
          <w:rFonts w:ascii="Times New Roman" w:eastAsia="Times New Roman" w:hAnsi="Times New Roman" w:cs="Times New Roman"/>
          <w:bCs/>
          <w:sz w:val="24"/>
          <w:szCs w:val="24"/>
        </w:rPr>
        <w:t>lever</w:t>
      </w:r>
      <w:r w:rsidR="009E3A4C" w:rsidRPr="006B3FBE">
        <w:rPr>
          <w:rFonts w:ascii="Times New Roman" w:eastAsia="Times New Roman" w:hAnsi="Times New Roman" w:cs="Times New Roman"/>
          <w:bCs/>
          <w:sz w:val="24"/>
          <w:szCs w:val="24"/>
        </w:rPr>
        <w:t xml:space="preserve"> at different times that were contingent on </w:t>
      </w:r>
      <w:r w:rsidR="004267D0">
        <w:rPr>
          <w:rFonts w:ascii="Times New Roman" w:eastAsia="Times New Roman" w:hAnsi="Times New Roman" w:cs="Times New Roman"/>
          <w:bCs/>
          <w:sz w:val="24"/>
          <w:szCs w:val="24"/>
        </w:rPr>
        <w:t xml:space="preserve">a </w:t>
      </w:r>
      <w:r w:rsidR="009E3A4C" w:rsidRPr="006B3FBE">
        <w:rPr>
          <w:rFonts w:ascii="Times New Roman" w:eastAsia="Times New Roman" w:hAnsi="Times New Roman" w:cs="Times New Roman"/>
          <w:bCs/>
          <w:sz w:val="24"/>
          <w:szCs w:val="24"/>
        </w:rPr>
        <w:t xml:space="preserve">go signal. </w:t>
      </w:r>
      <w:r w:rsidR="00DC25A7">
        <w:rPr>
          <w:rFonts w:ascii="Times New Roman" w:eastAsia="Times New Roman" w:hAnsi="Times New Roman" w:cs="Times New Roman"/>
          <w:bCs/>
          <w:sz w:val="24"/>
          <w:szCs w:val="24"/>
        </w:rPr>
        <w:t>I</w:t>
      </w:r>
      <w:r w:rsidR="00DC25A7">
        <w:rPr>
          <w:rFonts w:ascii="Times New Roman" w:eastAsia="Times New Roman" w:hAnsi="Times New Roman" w:cs="Times New Roman"/>
          <w:bCs/>
          <w:sz w:val="24"/>
          <w:szCs w:val="24"/>
        </w:rPr>
        <w:t>n theory</w:t>
      </w:r>
      <w:r w:rsidR="00DC25A7">
        <w:rPr>
          <w:rFonts w:ascii="Times New Roman" w:eastAsia="Times New Roman" w:hAnsi="Times New Roman" w:cs="Times New Roman"/>
          <w:bCs/>
          <w:sz w:val="24"/>
          <w:szCs w:val="24"/>
        </w:rPr>
        <w:t>, t</w:t>
      </w:r>
      <w:r w:rsidR="009D1DD8">
        <w:rPr>
          <w:rFonts w:ascii="Times New Roman" w:eastAsia="Times New Roman" w:hAnsi="Times New Roman" w:cs="Times New Roman"/>
          <w:bCs/>
          <w:sz w:val="24"/>
          <w:szCs w:val="24"/>
        </w:rPr>
        <w:t xml:space="preserve">he additional delay associated with different go signals modifies the discounted value of the original delayed reward offer. </w:t>
      </w:r>
      <w:r w:rsidR="007F1538">
        <w:rPr>
          <w:rFonts w:ascii="Times New Roman" w:eastAsia="Times New Roman" w:hAnsi="Times New Roman" w:cs="Times New Roman"/>
          <w:bCs/>
          <w:sz w:val="24"/>
          <w:szCs w:val="24"/>
        </w:rPr>
        <w:t>This allowed us to stud</w:t>
      </w:r>
      <w:r w:rsidR="00CF5B7B">
        <w:rPr>
          <w:rFonts w:ascii="Times New Roman" w:eastAsia="Times New Roman" w:hAnsi="Times New Roman" w:cs="Times New Roman"/>
          <w:bCs/>
          <w:sz w:val="24"/>
          <w:szCs w:val="24"/>
        </w:rPr>
        <w:t xml:space="preserve">y </w:t>
      </w:r>
      <w:r w:rsidR="007F1538">
        <w:rPr>
          <w:rFonts w:ascii="Times New Roman" w:eastAsia="Times New Roman" w:hAnsi="Times New Roman" w:cs="Times New Roman"/>
          <w:bCs/>
          <w:sz w:val="24"/>
          <w:szCs w:val="24"/>
        </w:rPr>
        <w:t>how</w:t>
      </w:r>
      <w:r w:rsidR="00E4159C" w:rsidRPr="00C81301">
        <w:rPr>
          <w:rFonts w:ascii="Times New Roman" w:eastAsia="Times New Roman" w:hAnsi="Times New Roman" w:cs="Times New Roman"/>
          <w:bCs/>
          <w:sz w:val="24"/>
          <w:szCs w:val="24"/>
        </w:rPr>
        <w:t xml:space="preserve"> </w:t>
      </w:r>
      <w:r w:rsidR="007F1538">
        <w:rPr>
          <w:rFonts w:ascii="Times New Roman" w:eastAsia="Times New Roman" w:hAnsi="Times New Roman" w:cs="Times New Roman"/>
          <w:bCs/>
          <w:sz w:val="24"/>
          <w:szCs w:val="24"/>
        </w:rPr>
        <w:t>animals re-evaluate</w:t>
      </w:r>
      <w:r w:rsidR="00DC25A7">
        <w:rPr>
          <w:rFonts w:ascii="Times New Roman" w:eastAsia="Times New Roman" w:hAnsi="Times New Roman" w:cs="Times New Roman"/>
          <w:bCs/>
          <w:sz w:val="24"/>
          <w:szCs w:val="24"/>
        </w:rPr>
        <w:t>d</w:t>
      </w:r>
      <w:r w:rsidR="007F1538">
        <w:rPr>
          <w:rFonts w:ascii="Times New Roman" w:eastAsia="Times New Roman" w:hAnsi="Times New Roman" w:cs="Times New Roman"/>
          <w:bCs/>
          <w:sz w:val="24"/>
          <w:szCs w:val="24"/>
        </w:rPr>
        <w:t xml:space="preserve"> a delayed reward offer when </w:t>
      </w:r>
      <w:r w:rsidR="0088516F">
        <w:rPr>
          <w:rFonts w:ascii="Times New Roman" w:eastAsia="Times New Roman" w:hAnsi="Times New Roman" w:cs="Times New Roman"/>
          <w:bCs/>
          <w:sz w:val="24"/>
          <w:szCs w:val="24"/>
        </w:rPr>
        <w:t>a</w:t>
      </w:r>
      <w:r w:rsidR="001E73FA">
        <w:rPr>
          <w:rFonts w:ascii="Times New Roman" w:eastAsia="Times New Roman" w:hAnsi="Times New Roman" w:cs="Times New Roman"/>
          <w:bCs/>
          <w:sz w:val="24"/>
          <w:szCs w:val="24"/>
        </w:rPr>
        <w:t xml:space="preserve">n </w:t>
      </w:r>
      <w:r w:rsidR="007F1538">
        <w:rPr>
          <w:rFonts w:ascii="Times New Roman" w:eastAsia="Times New Roman" w:hAnsi="Times New Roman" w:cs="Times New Roman"/>
          <w:bCs/>
          <w:sz w:val="24"/>
          <w:szCs w:val="24"/>
        </w:rPr>
        <w:t>additional delay is introduced</w:t>
      </w:r>
      <w:r w:rsidR="004267D0">
        <w:rPr>
          <w:rFonts w:ascii="Times New Roman" w:eastAsia="Times New Roman" w:hAnsi="Times New Roman" w:cs="Times New Roman"/>
          <w:bCs/>
          <w:sz w:val="24"/>
          <w:szCs w:val="24"/>
        </w:rPr>
        <w:t xml:space="preserve"> by </w:t>
      </w:r>
      <w:r w:rsidR="00E630F1">
        <w:rPr>
          <w:rFonts w:ascii="Times New Roman" w:eastAsia="Times New Roman" w:hAnsi="Times New Roman" w:cs="Times New Roman"/>
          <w:bCs/>
          <w:sz w:val="24"/>
          <w:szCs w:val="24"/>
        </w:rPr>
        <w:t>the</w:t>
      </w:r>
      <w:r w:rsidR="004267D0">
        <w:rPr>
          <w:rFonts w:ascii="Times New Roman" w:eastAsia="Times New Roman" w:hAnsi="Times New Roman" w:cs="Times New Roman"/>
          <w:bCs/>
          <w:sz w:val="24"/>
          <w:szCs w:val="24"/>
        </w:rPr>
        <w:t xml:space="preserve"> go signal</w:t>
      </w:r>
      <w:r w:rsidR="007F1538">
        <w:rPr>
          <w:rFonts w:ascii="Times New Roman" w:eastAsia="Times New Roman" w:hAnsi="Times New Roman" w:cs="Times New Roman"/>
          <w:bCs/>
          <w:sz w:val="24"/>
          <w:szCs w:val="24"/>
        </w:rPr>
        <w:t>.</w:t>
      </w:r>
      <w:r w:rsidR="00C42CE5">
        <w:rPr>
          <w:rFonts w:ascii="Times New Roman" w:eastAsia="Times New Roman" w:hAnsi="Times New Roman" w:cs="Times New Roman"/>
          <w:bCs/>
          <w:sz w:val="24"/>
          <w:szCs w:val="24"/>
        </w:rPr>
        <w:t xml:space="preserve"> </w:t>
      </w:r>
      <w:r w:rsidR="00FA3197">
        <w:rPr>
          <w:rFonts w:ascii="Times New Roman" w:eastAsia="Times New Roman" w:hAnsi="Times New Roman" w:cs="Times New Roman"/>
          <w:bCs/>
          <w:sz w:val="24"/>
          <w:szCs w:val="24"/>
        </w:rPr>
        <w:t xml:space="preserve">Behavioral modeling showed </w:t>
      </w:r>
      <w:r w:rsidR="002F5BC8">
        <w:rPr>
          <w:rFonts w:ascii="Times New Roman" w:eastAsia="Times New Roman" w:hAnsi="Times New Roman" w:cs="Times New Roman"/>
          <w:bCs/>
          <w:sz w:val="24"/>
          <w:szCs w:val="24"/>
        </w:rPr>
        <w:t xml:space="preserve">that </w:t>
      </w:r>
      <w:r w:rsidR="00B15983">
        <w:rPr>
          <w:rFonts w:ascii="Times New Roman" w:eastAsia="Times New Roman" w:hAnsi="Times New Roman" w:cs="Times New Roman"/>
          <w:bCs/>
          <w:sz w:val="24"/>
          <w:szCs w:val="24"/>
        </w:rPr>
        <w:t xml:space="preserve">our monkeys </w:t>
      </w:r>
      <w:r w:rsidR="002F5BC8">
        <w:rPr>
          <w:rFonts w:ascii="Times New Roman" w:eastAsia="Times New Roman" w:hAnsi="Times New Roman" w:cs="Times New Roman"/>
          <w:bCs/>
          <w:sz w:val="24"/>
          <w:szCs w:val="24"/>
        </w:rPr>
        <w:t xml:space="preserve">adopted </w:t>
      </w:r>
      <w:r w:rsidR="00FA3197">
        <w:rPr>
          <w:rFonts w:ascii="Times New Roman" w:eastAsia="Times New Roman" w:hAnsi="Times New Roman" w:cs="Times New Roman"/>
          <w:bCs/>
          <w:sz w:val="24"/>
          <w:szCs w:val="24"/>
        </w:rPr>
        <w:t>different strategies</w:t>
      </w:r>
      <w:r w:rsidR="00C42CE5">
        <w:rPr>
          <w:rFonts w:ascii="Times New Roman" w:eastAsia="Times New Roman" w:hAnsi="Times New Roman" w:cs="Times New Roman"/>
          <w:bCs/>
          <w:sz w:val="24"/>
          <w:szCs w:val="24"/>
        </w:rPr>
        <w:t>.</w:t>
      </w:r>
      <w:r w:rsidR="006D12AB">
        <w:rPr>
          <w:rFonts w:ascii="Times New Roman" w:eastAsia="Times New Roman" w:hAnsi="Times New Roman" w:cs="Times New Roman"/>
          <w:bCs/>
          <w:sz w:val="24"/>
          <w:szCs w:val="24"/>
        </w:rPr>
        <w:t xml:space="preserve"> Neural analysis showed that</w:t>
      </w:r>
      <w:r w:rsidR="00DC25A7">
        <w:rPr>
          <w:rFonts w:ascii="Times New Roman" w:eastAsia="Times New Roman" w:hAnsi="Times New Roman" w:cs="Times New Roman"/>
          <w:bCs/>
          <w:sz w:val="24"/>
          <w:szCs w:val="24"/>
        </w:rPr>
        <w:t xml:space="preserve">, </w:t>
      </w:r>
      <w:r w:rsidR="00CF5B7B">
        <w:rPr>
          <w:rFonts w:ascii="Times New Roman" w:eastAsia="Times New Roman" w:hAnsi="Times New Roman" w:cs="Times New Roman"/>
          <w:bCs/>
          <w:sz w:val="24"/>
          <w:szCs w:val="24"/>
        </w:rPr>
        <w:t>a</w:t>
      </w:r>
      <w:r w:rsidR="001918C8">
        <w:rPr>
          <w:rFonts w:ascii="Times New Roman" w:eastAsia="Times New Roman" w:hAnsi="Times New Roman" w:cs="Times New Roman"/>
          <w:bCs/>
          <w:sz w:val="24"/>
          <w:szCs w:val="24"/>
        </w:rPr>
        <w:t xml:space="preserve">lthough </w:t>
      </w:r>
      <w:r w:rsidR="006D12AB">
        <w:rPr>
          <w:rFonts w:ascii="Times New Roman" w:eastAsia="Times New Roman" w:hAnsi="Times New Roman" w:cs="Times New Roman"/>
          <w:bCs/>
          <w:sz w:val="24"/>
          <w:szCs w:val="24"/>
        </w:rPr>
        <w:t>dlPFC</w:t>
      </w:r>
      <w:r w:rsidR="000F7EDD" w:rsidRPr="00C81301">
        <w:rPr>
          <w:rFonts w:ascii="Times New Roman" w:eastAsia="Times New Roman" w:hAnsi="Times New Roman" w:cs="Times New Roman"/>
          <w:bCs/>
          <w:sz w:val="24"/>
          <w:szCs w:val="24"/>
        </w:rPr>
        <w:t xml:space="preserve"> neurons </w:t>
      </w:r>
      <w:r w:rsidR="006862C9">
        <w:rPr>
          <w:rFonts w:ascii="Times New Roman" w:eastAsia="Times New Roman" w:hAnsi="Times New Roman" w:cs="Times New Roman"/>
          <w:bCs/>
          <w:sz w:val="24"/>
          <w:szCs w:val="24"/>
        </w:rPr>
        <w:t>of</w:t>
      </w:r>
      <w:r w:rsidR="00C81301" w:rsidRPr="00C81301">
        <w:rPr>
          <w:rFonts w:ascii="Times New Roman" w:eastAsia="Times New Roman" w:hAnsi="Times New Roman" w:cs="Times New Roman"/>
          <w:bCs/>
          <w:sz w:val="24"/>
          <w:szCs w:val="24"/>
        </w:rPr>
        <w:t xml:space="preserve"> both animals </w:t>
      </w:r>
      <w:r w:rsidR="000F7EDD" w:rsidRPr="00C81301">
        <w:rPr>
          <w:rFonts w:ascii="Times New Roman" w:eastAsia="Times New Roman" w:hAnsi="Times New Roman" w:cs="Times New Roman"/>
          <w:bCs/>
          <w:sz w:val="24"/>
          <w:szCs w:val="24"/>
        </w:rPr>
        <w:t>encode</w:t>
      </w:r>
      <w:r w:rsidR="00C81301" w:rsidRPr="00C81301">
        <w:rPr>
          <w:rFonts w:ascii="Times New Roman" w:eastAsia="Times New Roman" w:hAnsi="Times New Roman" w:cs="Times New Roman"/>
          <w:bCs/>
          <w:sz w:val="24"/>
          <w:szCs w:val="24"/>
        </w:rPr>
        <w:t>d</w:t>
      </w:r>
      <w:r w:rsidR="000F7EDD" w:rsidRPr="00C81301">
        <w:rPr>
          <w:rFonts w:ascii="Times New Roman" w:eastAsia="Times New Roman" w:hAnsi="Times New Roman" w:cs="Times New Roman"/>
          <w:bCs/>
          <w:sz w:val="24"/>
          <w:szCs w:val="24"/>
        </w:rPr>
        <w:t xml:space="preserve"> reward </w:t>
      </w:r>
      <w:r w:rsidR="006D12AB">
        <w:rPr>
          <w:rFonts w:ascii="Times New Roman" w:eastAsia="Times New Roman" w:hAnsi="Times New Roman" w:cs="Times New Roman"/>
          <w:bCs/>
          <w:sz w:val="24"/>
          <w:szCs w:val="24"/>
        </w:rPr>
        <w:t>size</w:t>
      </w:r>
      <w:r w:rsidR="006D12AB" w:rsidRPr="00C81301">
        <w:rPr>
          <w:rFonts w:ascii="Times New Roman" w:eastAsia="Times New Roman" w:hAnsi="Times New Roman" w:cs="Times New Roman"/>
          <w:bCs/>
          <w:sz w:val="24"/>
          <w:szCs w:val="24"/>
        </w:rPr>
        <w:t xml:space="preserve"> </w:t>
      </w:r>
      <w:r w:rsidR="000F7EDD" w:rsidRPr="00C81301">
        <w:rPr>
          <w:rFonts w:ascii="Times New Roman" w:eastAsia="Times New Roman" w:hAnsi="Times New Roman" w:cs="Times New Roman"/>
          <w:bCs/>
          <w:sz w:val="24"/>
          <w:szCs w:val="24"/>
        </w:rPr>
        <w:t>and delay</w:t>
      </w:r>
      <w:r w:rsidR="006D12AB">
        <w:rPr>
          <w:rFonts w:ascii="Times New Roman" w:eastAsia="Times New Roman" w:hAnsi="Times New Roman" w:cs="Times New Roman"/>
          <w:bCs/>
          <w:sz w:val="24"/>
          <w:szCs w:val="24"/>
        </w:rPr>
        <w:t>, the</w:t>
      </w:r>
      <w:r w:rsidR="00DC25A7">
        <w:rPr>
          <w:rFonts w:ascii="Times New Roman" w:eastAsia="Times New Roman" w:hAnsi="Times New Roman" w:cs="Times New Roman"/>
          <w:bCs/>
          <w:sz w:val="24"/>
          <w:szCs w:val="24"/>
        </w:rPr>
        <w:t>ir</w:t>
      </w:r>
      <w:r w:rsidR="006D12AB">
        <w:rPr>
          <w:rFonts w:ascii="Times New Roman" w:eastAsia="Times New Roman" w:hAnsi="Times New Roman" w:cs="Times New Roman"/>
          <w:bCs/>
          <w:sz w:val="24"/>
          <w:szCs w:val="24"/>
        </w:rPr>
        <w:t xml:space="preserve"> neural coding reflected the </w:t>
      </w:r>
      <w:r w:rsidR="000F7EDD" w:rsidRPr="00C81301">
        <w:rPr>
          <w:rFonts w:ascii="Times New Roman" w:eastAsia="Times New Roman" w:hAnsi="Times New Roman" w:cs="Times New Roman"/>
          <w:bCs/>
          <w:sz w:val="24"/>
          <w:szCs w:val="24"/>
        </w:rPr>
        <w:t>distinct behavioral strategies</w:t>
      </w:r>
      <w:r w:rsidR="0061129E" w:rsidRPr="00C81301">
        <w:rPr>
          <w:rFonts w:ascii="Times New Roman" w:eastAsia="Times New Roman" w:hAnsi="Times New Roman" w:cs="Times New Roman"/>
          <w:bCs/>
          <w:sz w:val="24"/>
          <w:szCs w:val="24"/>
        </w:rPr>
        <w:t xml:space="preserve"> adopted </w:t>
      </w:r>
      <w:r w:rsidR="006D12AB">
        <w:rPr>
          <w:rFonts w:ascii="Times New Roman" w:eastAsia="Times New Roman" w:hAnsi="Times New Roman" w:cs="Times New Roman"/>
          <w:bCs/>
          <w:sz w:val="24"/>
          <w:szCs w:val="24"/>
        </w:rPr>
        <w:t xml:space="preserve">by </w:t>
      </w:r>
      <w:r w:rsidR="00DC25A7">
        <w:rPr>
          <w:rFonts w:ascii="Times New Roman" w:eastAsia="Times New Roman" w:hAnsi="Times New Roman" w:cs="Times New Roman"/>
          <w:bCs/>
          <w:sz w:val="24"/>
          <w:szCs w:val="24"/>
        </w:rPr>
        <w:t xml:space="preserve">each </w:t>
      </w:r>
      <w:r w:rsidR="006D12AB">
        <w:rPr>
          <w:rFonts w:ascii="Times New Roman" w:eastAsia="Times New Roman" w:hAnsi="Times New Roman" w:cs="Times New Roman"/>
          <w:bCs/>
          <w:sz w:val="24"/>
          <w:szCs w:val="24"/>
        </w:rPr>
        <w:t>animal</w:t>
      </w:r>
      <w:r w:rsidR="00DE5DD5" w:rsidRPr="00C81301">
        <w:rPr>
          <w:rFonts w:ascii="Times New Roman" w:eastAsia="Times New Roman" w:hAnsi="Times New Roman" w:cs="Times New Roman"/>
          <w:bCs/>
          <w:sz w:val="24"/>
          <w:szCs w:val="24"/>
        </w:rPr>
        <w:t>.</w:t>
      </w:r>
      <w:r w:rsidR="000F7EDD" w:rsidRPr="00C81301">
        <w:rPr>
          <w:rFonts w:ascii="Times New Roman" w:eastAsia="Times New Roman" w:hAnsi="Times New Roman" w:cs="Times New Roman"/>
          <w:bCs/>
          <w:sz w:val="24"/>
          <w:szCs w:val="24"/>
        </w:rPr>
        <w:t xml:space="preserve"> </w:t>
      </w:r>
    </w:p>
    <w:p w14:paraId="4BA58A14" w14:textId="77777777" w:rsidR="0008175E" w:rsidRDefault="0008175E" w:rsidP="006D12AB">
      <w:pPr>
        <w:spacing w:after="0" w:line="480" w:lineRule="auto"/>
        <w:ind w:firstLine="360"/>
        <w:rPr>
          <w:rFonts w:ascii="Times New Roman" w:eastAsia="Times New Roman" w:hAnsi="Times New Roman" w:cs="Times New Roman"/>
          <w:bCs/>
          <w:sz w:val="24"/>
          <w:szCs w:val="24"/>
        </w:rPr>
      </w:pPr>
    </w:p>
    <w:p w14:paraId="02986B82" w14:textId="3CDF7515" w:rsidR="005C1A09" w:rsidRDefault="00000000">
      <w:pPr>
        <w:spacing w:after="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Results</w:t>
      </w:r>
    </w:p>
    <w:p w14:paraId="2EC4D3BC" w14:textId="6EFA10E5" w:rsidR="00E11918" w:rsidRDefault="00E11918" w:rsidP="0008175E">
      <w:pPr>
        <w:shd w:val="clear" w:color="auto" w:fill="FFFFFF"/>
        <w:spacing w:after="0"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Two monkeys performed a </w:t>
      </w:r>
      <w:r w:rsidR="003C5EC1">
        <w:rPr>
          <w:rFonts w:ascii="Times New Roman" w:eastAsia="Times New Roman" w:hAnsi="Times New Roman" w:cs="Times New Roman"/>
          <w:sz w:val="24"/>
          <w:szCs w:val="24"/>
        </w:rPr>
        <w:t xml:space="preserve">two-step </w:t>
      </w:r>
      <w:r>
        <w:rPr>
          <w:rFonts w:ascii="Times New Roman" w:eastAsia="Times New Roman" w:hAnsi="Times New Roman" w:cs="Times New Roman"/>
          <w:sz w:val="24"/>
          <w:szCs w:val="24"/>
        </w:rPr>
        <w:t>temporal discounting task (</w:t>
      </w:r>
      <w:r w:rsidR="00327EAF">
        <w:rPr>
          <w:rFonts w:ascii="Times New Roman" w:eastAsia="Times New Roman" w:hAnsi="Times New Roman" w:cs="Times New Roman"/>
          <w:sz w:val="24"/>
          <w:szCs w:val="24"/>
        </w:rPr>
        <w:t xml:space="preserve">see </w:t>
      </w:r>
      <w:r>
        <w:rPr>
          <w:rFonts w:ascii="Times New Roman" w:eastAsia="Times New Roman" w:hAnsi="Times New Roman" w:cs="Times New Roman"/>
          <w:sz w:val="24"/>
          <w:szCs w:val="24"/>
        </w:rPr>
        <w:t>Fig. 1A</w:t>
      </w:r>
      <w:r w:rsidR="00327EAF">
        <w:rPr>
          <w:rFonts w:ascii="Times New Roman" w:eastAsia="Times New Roman" w:hAnsi="Times New Roman" w:cs="Times New Roman"/>
          <w:sz w:val="24"/>
          <w:szCs w:val="24"/>
        </w:rPr>
        <w:t xml:space="preserve"> and</w:t>
      </w:r>
      <w:r>
        <w:rPr>
          <w:rFonts w:ascii="Times New Roman" w:eastAsia="Times New Roman" w:hAnsi="Times New Roman" w:cs="Times New Roman"/>
          <w:sz w:val="24"/>
          <w:szCs w:val="24"/>
        </w:rPr>
        <w:t xml:space="preserve"> Methods), in which </w:t>
      </w:r>
      <w:r w:rsidR="0008175E">
        <w:rPr>
          <w:rFonts w:ascii="Times New Roman" w:eastAsia="Times New Roman" w:hAnsi="Times New Roman" w:cs="Times New Roman"/>
          <w:sz w:val="24"/>
          <w:szCs w:val="24"/>
        </w:rPr>
        <w:t>they</w:t>
      </w:r>
      <w:r w:rsidR="00F049FD">
        <w:rPr>
          <w:rFonts w:ascii="Times New Roman" w:eastAsia="Times New Roman" w:hAnsi="Times New Roman" w:cs="Times New Roman"/>
          <w:sz w:val="24"/>
          <w:szCs w:val="24"/>
        </w:rPr>
        <w:t xml:space="preserve"> chose whether to accept or reject an offer of a delayed reward. Animals were pretrained on </w:t>
      </w:r>
      <w:r w:rsidR="00DC25A7">
        <w:rPr>
          <w:rFonts w:ascii="Times New Roman" w:eastAsia="Times New Roman" w:hAnsi="Times New Roman" w:cs="Times New Roman"/>
          <w:sz w:val="24"/>
          <w:szCs w:val="24"/>
        </w:rPr>
        <w:t>nine</w:t>
      </w:r>
      <w:r w:rsidR="00F049FD">
        <w:rPr>
          <w:rFonts w:ascii="Times New Roman" w:eastAsia="Times New Roman" w:hAnsi="Times New Roman" w:cs="Times New Roman"/>
          <w:sz w:val="24"/>
          <w:szCs w:val="24"/>
        </w:rPr>
        <w:t xml:space="preserve"> visual cues </w:t>
      </w:r>
      <w:r w:rsidR="00A20203">
        <w:rPr>
          <w:rFonts w:ascii="Times New Roman" w:eastAsia="Times New Roman" w:hAnsi="Times New Roman" w:cs="Times New Roman"/>
          <w:sz w:val="24"/>
          <w:szCs w:val="24"/>
        </w:rPr>
        <w:t xml:space="preserve">(Fig. 1B) </w:t>
      </w:r>
      <w:r w:rsidR="00F049FD">
        <w:rPr>
          <w:rFonts w:ascii="Times New Roman" w:eastAsia="Times New Roman" w:hAnsi="Times New Roman" w:cs="Times New Roman"/>
          <w:sz w:val="24"/>
          <w:szCs w:val="24"/>
        </w:rPr>
        <w:t xml:space="preserve">that signaled different combinations of </w:t>
      </w:r>
      <w:r>
        <w:rPr>
          <w:rFonts w:ascii="Times New Roman" w:eastAsia="Times New Roman" w:hAnsi="Times New Roman" w:cs="Times New Roman"/>
          <w:sz w:val="24"/>
          <w:szCs w:val="24"/>
        </w:rPr>
        <w:t xml:space="preserve">reward </w:t>
      </w:r>
      <w:r w:rsidR="00775BF3">
        <w:rPr>
          <w:rFonts w:ascii="Times New Roman" w:eastAsia="Times New Roman" w:hAnsi="Times New Roman" w:cs="Times New Roman"/>
          <w:sz w:val="24"/>
          <w:szCs w:val="24"/>
        </w:rPr>
        <w:t xml:space="preserve">size </w:t>
      </w:r>
      <w:r w:rsidR="00F049FD">
        <w:rPr>
          <w:rFonts w:ascii="Times New Roman" w:eastAsia="Times New Roman" w:hAnsi="Times New Roman" w:cs="Times New Roman"/>
          <w:sz w:val="24"/>
          <w:szCs w:val="24"/>
        </w:rPr>
        <w:t>(</w:t>
      </w:r>
      <w:r>
        <w:rPr>
          <w:rFonts w:ascii="Times New Roman" w:eastAsia="Times New Roman" w:hAnsi="Times New Roman" w:cs="Times New Roman"/>
          <w:sz w:val="24"/>
          <w:szCs w:val="24"/>
        </w:rPr>
        <w:t>2, 4, or 6 drops of liquid reward</w:t>
      </w:r>
      <w:r w:rsidR="00F049FD">
        <w:rPr>
          <w:rFonts w:ascii="Times New Roman" w:eastAsia="Times New Roman" w:hAnsi="Times New Roman" w:cs="Times New Roman"/>
          <w:sz w:val="24"/>
          <w:szCs w:val="24"/>
        </w:rPr>
        <w:t xml:space="preserve">) and </w:t>
      </w:r>
      <w:r>
        <w:rPr>
          <w:rFonts w:ascii="Times New Roman" w:eastAsia="Times New Roman" w:hAnsi="Times New Roman" w:cs="Times New Roman"/>
          <w:sz w:val="24"/>
          <w:szCs w:val="24"/>
        </w:rPr>
        <w:t>delay</w:t>
      </w:r>
      <w:r w:rsidR="00D774B1">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w:t>
      </w:r>
      <w:r w:rsidR="00F049FD">
        <w:rPr>
          <w:rFonts w:ascii="Times New Roman" w:eastAsia="Times New Roman" w:hAnsi="Times New Roman" w:cs="Times New Roman"/>
          <w:sz w:val="24"/>
          <w:szCs w:val="24"/>
        </w:rPr>
        <w:t>(</w:t>
      </w:r>
      <w:r>
        <w:rPr>
          <w:rFonts w:ascii="Times New Roman" w:eastAsia="Times New Roman" w:hAnsi="Times New Roman" w:cs="Times New Roman"/>
          <w:sz w:val="24"/>
          <w:szCs w:val="24"/>
        </w:rPr>
        <w:t>1, 5, or 10 seconds</w:t>
      </w:r>
      <w:r w:rsidR="00F049FD">
        <w:rPr>
          <w:rFonts w:ascii="Times New Roman" w:eastAsia="Times New Roman" w:hAnsi="Times New Roman" w:cs="Times New Roman"/>
          <w:sz w:val="24"/>
          <w:szCs w:val="24"/>
        </w:rPr>
        <w:t>)</w:t>
      </w:r>
      <w:r>
        <w:rPr>
          <w:rFonts w:ascii="Times New Roman" w:eastAsia="Times New Roman" w:hAnsi="Times New Roman" w:cs="Times New Roman"/>
          <w:sz w:val="24"/>
          <w:szCs w:val="24"/>
        </w:rPr>
        <w:t>.</w:t>
      </w:r>
      <w:r w:rsidR="0083759E">
        <w:rPr>
          <w:rFonts w:ascii="Times New Roman" w:eastAsia="Times New Roman" w:hAnsi="Times New Roman" w:cs="Times New Roman"/>
          <w:sz w:val="24"/>
          <w:szCs w:val="24"/>
        </w:rPr>
        <w:t xml:space="preserve"> </w:t>
      </w:r>
      <w:r w:rsidR="002E298B">
        <w:rPr>
          <w:rFonts w:ascii="Times New Roman" w:eastAsia="Times New Roman" w:hAnsi="Times New Roman" w:cs="Times New Roman"/>
          <w:sz w:val="24"/>
          <w:szCs w:val="24"/>
        </w:rPr>
        <w:t>Animals indicate</w:t>
      </w:r>
      <w:r w:rsidR="004B72E3">
        <w:rPr>
          <w:rFonts w:ascii="Times New Roman" w:eastAsia="Times New Roman" w:hAnsi="Times New Roman" w:cs="Times New Roman"/>
          <w:sz w:val="24"/>
          <w:szCs w:val="24"/>
        </w:rPr>
        <w:t>d</w:t>
      </w:r>
      <w:r w:rsidR="002E298B">
        <w:rPr>
          <w:rFonts w:ascii="Times New Roman" w:eastAsia="Times New Roman" w:hAnsi="Times New Roman" w:cs="Times New Roman"/>
          <w:sz w:val="24"/>
          <w:szCs w:val="24"/>
        </w:rPr>
        <w:t xml:space="preserve"> their accept </w:t>
      </w:r>
      <w:r w:rsidR="00DC25A7">
        <w:rPr>
          <w:rFonts w:ascii="Times New Roman" w:eastAsia="Times New Roman" w:hAnsi="Times New Roman" w:cs="Times New Roman"/>
          <w:sz w:val="24"/>
          <w:szCs w:val="24"/>
        </w:rPr>
        <w:t>or</w:t>
      </w:r>
      <w:r w:rsidR="00DC25A7">
        <w:rPr>
          <w:rFonts w:ascii="Times New Roman" w:eastAsia="Times New Roman" w:hAnsi="Times New Roman" w:cs="Times New Roman"/>
          <w:sz w:val="24"/>
          <w:szCs w:val="24"/>
        </w:rPr>
        <w:t xml:space="preserve"> </w:t>
      </w:r>
      <w:r w:rsidR="002E298B">
        <w:rPr>
          <w:rFonts w:ascii="Times New Roman" w:eastAsia="Times New Roman" w:hAnsi="Times New Roman" w:cs="Times New Roman"/>
          <w:sz w:val="24"/>
          <w:szCs w:val="24"/>
        </w:rPr>
        <w:t xml:space="preserve">reject choices by responding to </w:t>
      </w:r>
      <w:r w:rsidR="00ED1738">
        <w:rPr>
          <w:rFonts w:ascii="Times New Roman" w:eastAsia="Times New Roman" w:hAnsi="Times New Roman" w:cs="Times New Roman"/>
          <w:sz w:val="24"/>
          <w:szCs w:val="24"/>
        </w:rPr>
        <w:t>a</w:t>
      </w:r>
      <w:r w:rsidR="002E298B">
        <w:rPr>
          <w:rFonts w:ascii="Times New Roman" w:eastAsia="Times New Roman" w:hAnsi="Times New Roman" w:cs="Times New Roman"/>
          <w:sz w:val="24"/>
          <w:szCs w:val="24"/>
        </w:rPr>
        <w:t xml:space="preserve"> purple </w:t>
      </w:r>
      <w:r w:rsidR="00DC25A7">
        <w:rPr>
          <w:rFonts w:ascii="Times New Roman" w:eastAsia="Times New Roman" w:hAnsi="Times New Roman" w:cs="Times New Roman"/>
          <w:sz w:val="24"/>
          <w:szCs w:val="24"/>
        </w:rPr>
        <w:t>or</w:t>
      </w:r>
      <w:r w:rsidR="00DC25A7">
        <w:rPr>
          <w:rFonts w:ascii="Times New Roman" w:eastAsia="Times New Roman" w:hAnsi="Times New Roman" w:cs="Times New Roman"/>
          <w:sz w:val="24"/>
          <w:szCs w:val="24"/>
        </w:rPr>
        <w:t xml:space="preserve"> </w:t>
      </w:r>
      <w:r w:rsidR="002E298B">
        <w:rPr>
          <w:rFonts w:ascii="Times New Roman" w:eastAsia="Times New Roman" w:hAnsi="Times New Roman" w:cs="Times New Roman"/>
          <w:sz w:val="24"/>
          <w:szCs w:val="24"/>
        </w:rPr>
        <w:t>yellow go signal</w:t>
      </w:r>
      <w:r w:rsidR="00DC25A7">
        <w:rPr>
          <w:rFonts w:ascii="Times New Roman" w:eastAsia="Times New Roman" w:hAnsi="Times New Roman" w:cs="Times New Roman"/>
          <w:sz w:val="24"/>
          <w:szCs w:val="24"/>
        </w:rPr>
        <w:t>,</w:t>
      </w:r>
      <w:r w:rsidR="00EA665C">
        <w:rPr>
          <w:rFonts w:ascii="Times New Roman" w:eastAsia="Times New Roman" w:hAnsi="Times New Roman" w:cs="Times New Roman"/>
          <w:sz w:val="24"/>
          <w:szCs w:val="24"/>
        </w:rPr>
        <w:t xml:space="preserve"> respectively</w:t>
      </w:r>
      <w:r w:rsidR="002E298B">
        <w:rPr>
          <w:rFonts w:ascii="Times New Roman" w:eastAsia="Times New Roman" w:hAnsi="Times New Roman" w:cs="Times New Roman"/>
          <w:sz w:val="24"/>
          <w:szCs w:val="24"/>
        </w:rPr>
        <w:t>.</w:t>
      </w:r>
      <w:r w:rsidR="00C0674A">
        <w:rPr>
          <w:rFonts w:ascii="Times New Roman" w:eastAsia="Times New Roman" w:hAnsi="Times New Roman" w:cs="Times New Roman"/>
          <w:sz w:val="24"/>
          <w:szCs w:val="24"/>
        </w:rPr>
        <w:t xml:space="preserve"> </w:t>
      </w:r>
      <w:r w:rsidR="00822610">
        <w:rPr>
          <w:rFonts w:ascii="Times New Roman" w:eastAsia="Times New Roman" w:hAnsi="Times New Roman" w:cs="Times New Roman"/>
          <w:sz w:val="24"/>
          <w:szCs w:val="24"/>
        </w:rPr>
        <w:t xml:space="preserve">In each trial, </w:t>
      </w:r>
      <w:r w:rsidR="000F230D">
        <w:rPr>
          <w:rFonts w:ascii="Times New Roman" w:eastAsia="Times New Roman" w:hAnsi="Times New Roman" w:cs="Times New Roman"/>
          <w:sz w:val="24"/>
          <w:szCs w:val="24"/>
        </w:rPr>
        <w:t>after the reward offer was presented, one of the yellow/purple go signals was presented at random</w:t>
      </w:r>
      <w:r w:rsidR="00765999">
        <w:rPr>
          <w:rFonts w:ascii="Times New Roman" w:eastAsia="Times New Roman" w:hAnsi="Times New Roman" w:cs="Times New Roman"/>
          <w:sz w:val="24"/>
          <w:szCs w:val="24"/>
        </w:rPr>
        <w:t>. I</w:t>
      </w:r>
      <w:r w:rsidR="00F80AD9">
        <w:rPr>
          <w:rFonts w:ascii="Times New Roman" w:eastAsia="Times New Roman" w:hAnsi="Times New Roman" w:cs="Times New Roman"/>
          <w:sz w:val="24"/>
          <w:szCs w:val="24"/>
        </w:rPr>
        <w:t xml:space="preserve">f monkey did not respond to the first go signal, </w:t>
      </w:r>
      <w:r w:rsidR="00776C56">
        <w:rPr>
          <w:rFonts w:ascii="Times New Roman" w:eastAsia="Times New Roman" w:hAnsi="Times New Roman" w:cs="Times New Roman"/>
          <w:sz w:val="24"/>
          <w:szCs w:val="24"/>
        </w:rPr>
        <w:t>the other go signal was presented after a fixed delay</w:t>
      </w:r>
      <w:r w:rsidR="00B77C18">
        <w:rPr>
          <w:rFonts w:ascii="Times New Roman" w:eastAsia="Times New Roman" w:hAnsi="Times New Roman" w:cs="Times New Roman"/>
          <w:sz w:val="24"/>
          <w:szCs w:val="24"/>
        </w:rPr>
        <w:t xml:space="preserve"> (1100ms</w:t>
      </w:r>
      <w:r w:rsidR="00F80AD9">
        <w:rPr>
          <w:rFonts w:ascii="Times New Roman" w:eastAsia="Times New Roman" w:hAnsi="Times New Roman" w:cs="Times New Roman"/>
          <w:sz w:val="24"/>
          <w:szCs w:val="24"/>
        </w:rPr>
        <w:t>).</w:t>
      </w:r>
      <w:r w:rsidR="00776C5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For </w:t>
      </w:r>
      <w:r w:rsidR="00327EAF">
        <w:rPr>
          <w:rFonts w:ascii="Times New Roman" w:eastAsia="Times New Roman" w:hAnsi="Times New Roman" w:cs="Times New Roman"/>
          <w:sz w:val="24"/>
          <w:szCs w:val="24"/>
        </w:rPr>
        <w:t>instance</w:t>
      </w:r>
      <w:r>
        <w:rPr>
          <w:rFonts w:ascii="Times New Roman" w:eastAsia="Times New Roman" w:hAnsi="Times New Roman" w:cs="Times New Roman"/>
          <w:sz w:val="24"/>
          <w:szCs w:val="24"/>
        </w:rPr>
        <w:t xml:space="preserve">, if the purple </w:t>
      </w:r>
      <w:r w:rsidR="00327EAF">
        <w:rPr>
          <w:rFonts w:ascii="Times New Roman" w:eastAsia="Times New Roman" w:hAnsi="Times New Roman" w:cs="Times New Roman"/>
          <w:sz w:val="24"/>
          <w:szCs w:val="24"/>
        </w:rPr>
        <w:t xml:space="preserve">go signal </w:t>
      </w:r>
      <w:r w:rsidR="00EF3F57">
        <w:rPr>
          <w:rFonts w:ascii="Times New Roman" w:eastAsia="Times New Roman" w:hAnsi="Times New Roman" w:cs="Times New Roman"/>
          <w:sz w:val="24"/>
          <w:szCs w:val="24"/>
        </w:rPr>
        <w:t xml:space="preserve">appeared </w:t>
      </w:r>
      <w:r>
        <w:rPr>
          <w:rFonts w:ascii="Times New Roman" w:eastAsia="Times New Roman" w:hAnsi="Times New Roman" w:cs="Times New Roman"/>
          <w:sz w:val="24"/>
          <w:szCs w:val="24"/>
        </w:rPr>
        <w:t xml:space="preserve">first, the animal could </w:t>
      </w:r>
      <w:r w:rsidR="0017163E">
        <w:rPr>
          <w:rFonts w:ascii="Times New Roman" w:eastAsia="Times New Roman" w:hAnsi="Times New Roman" w:cs="Times New Roman"/>
          <w:sz w:val="24"/>
          <w:szCs w:val="24"/>
        </w:rPr>
        <w:t xml:space="preserve">either </w:t>
      </w:r>
      <w:r>
        <w:rPr>
          <w:rFonts w:ascii="Times New Roman" w:eastAsia="Times New Roman" w:hAnsi="Times New Roman" w:cs="Times New Roman"/>
          <w:sz w:val="24"/>
          <w:szCs w:val="24"/>
        </w:rPr>
        <w:t xml:space="preserve">release the </w:t>
      </w:r>
      <w:r w:rsidR="00327EAF">
        <w:rPr>
          <w:rFonts w:ascii="Times New Roman" w:eastAsia="Times New Roman" w:hAnsi="Times New Roman" w:cs="Times New Roman"/>
          <w:sz w:val="24"/>
          <w:szCs w:val="24"/>
        </w:rPr>
        <w:t>lever</w:t>
      </w:r>
      <w:r>
        <w:rPr>
          <w:rFonts w:ascii="Times New Roman" w:eastAsia="Times New Roman" w:hAnsi="Times New Roman" w:cs="Times New Roman"/>
          <w:sz w:val="24"/>
          <w:szCs w:val="24"/>
        </w:rPr>
        <w:t xml:space="preserve"> immediately to accept the offer</w:t>
      </w:r>
      <w:r w:rsidR="00327EAF">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or </w:t>
      </w:r>
      <w:r w:rsidR="00034D1D">
        <w:rPr>
          <w:rFonts w:ascii="Times New Roman" w:eastAsia="Times New Roman" w:hAnsi="Times New Roman" w:cs="Times New Roman"/>
          <w:sz w:val="24"/>
          <w:szCs w:val="24"/>
        </w:rPr>
        <w:t>hold</w:t>
      </w:r>
      <w:r w:rsidR="000659FC">
        <w:rPr>
          <w:rFonts w:ascii="Times New Roman" w:eastAsia="Times New Roman" w:hAnsi="Times New Roman" w:cs="Times New Roman"/>
          <w:sz w:val="24"/>
          <w:szCs w:val="24"/>
        </w:rPr>
        <w:t xml:space="preserve"> </w:t>
      </w:r>
      <w:r w:rsidR="0008175E">
        <w:rPr>
          <w:rFonts w:ascii="Times New Roman" w:eastAsia="Times New Roman" w:hAnsi="Times New Roman" w:cs="Times New Roman"/>
          <w:sz w:val="24"/>
          <w:szCs w:val="24"/>
        </w:rPr>
        <w:t xml:space="preserve">the </w:t>
      </w:r>
      <w:r w:rsidR="000659FC">
        <w:rPr>
          <w:rFonts w:ascii="Times New Roman" w:eastAsia="Times New Roman" w:hAnsi="Times New Roman" w:cs="Times New Roman"/>
          <w:sz w:val="24"/>
          <w:szCs w:val="24"/>
        </w:rPr>
        <w:t xml:space="preserve">lever and </w:t>
      </w:r>
      <w:r>
        <w:rPr>
          <w:rFonts w:ascii="Times New Roman" w:eastAsia="Times New Roman" w:hAnsi="Times New Roman" w:cs="Times New Roman"/>
          <w:sz w:val="24"/>
          <w:szCs w:val="24"/>
        </w:rPr>
        <w:t xml:space="preserve">wait for the </w:t>
      </w:r>
      <w:r w:rsidR="0017163E">
        <w:rPr>
          <w:rFonts w:ascii="Times New Roman" w:eastAsia="Times New Roman" w:hAnsi="Times New Roman" w:cs="Times New Roman"/>
          <w:sz w:val="24"/>
          <w:szCs w:val="24"/>
        </w:rPr>
        <w:t>yellow go signal</w:t>
      </w:r>
      <w:r>
        <w:rPr>
          <w:rFonts w:ascii="Times New Roman" w:eastAsia="Times New Roman" w:hAnsi="Times New Roman" w:cs="Times New Roman"/>
          <w:sz w:val="24"/>
          <w:szCs w:val="24"/>
        </w:rPr>
        <w:t xml:space="preserve"> </w:t>
      </w:r>
      <w:r w:rsidR="00657226">
        <w:rPr>
          <w:rFonts w:ascii="Times New Roman" w:eastAsia="Times New Roman" w:hAnsi="Times New Roman" w:cs="Times New Roman"/>
          <w:sz w:val="24"/>
          <w:szCs w:val="24"/>
        </w:rPr>
        <w:t>and then</w:t>
      </w:r>
      <w:r>
        <w:rPr>
          <w:rFonts w:ascii="Times New Roman" w:eastAsia="Times New Roman" w:hAnsi="Times New Roman" w:cs="Times New Roman"/>
          <w:sz w:val="24"/>
          <w:szCs w:val="24"/>
        </w:rPr>
        <w:t xml:space="preserve"> </w:t>
      </w:r>
      <w:r w:rsidR="000659FC">
        <w:rPr>
          <w:rFonts w:ascii="Times New Roman" w:eastAsia="Times New Roman" w:hAnsi="Times New Roman" w:cs="Times New Roman"/>
          <w:sz w:val="24"/>
          <w:szCs w:val="24"/>
        </w:rPr>
        <w:t xml:space="preserve">release the </w:t>
      </w:r>
      <w:r w:rsidR="00657226">
        <w:rPr>
          <w:rFonts w:ascii="Times New Roman" w:eastAsia="Times New Roman" w:hAnsi="Times New Roman" w:cs="Times New Roman"/>
          <w:sz w:val="24"/>
          <w:szCs w:val="24"/>
        </w:rPr>
        <w:t>lever to</w:t>
      </w:r>
      <w:r w:rsidR="000659F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refuse the offer. Conversely, if the yellow </w:t>
      </w:r>
      <w:r w:rsidR="00327EAF">
        <w:rPr>
          <w:rFonts w:ascii="Times New Roman" w:eastAsia="Times New Roman" w:hAnsi="Times New Roman" w:cs="Times New Roman"/>
          <w:sz w:val="24"/>
          <w:szCs w:val="24"/>
        </w:rPr>
        <w:t xml:space="preserve">go signal </w:t>
      </w:r>
      <w:r>
        <w:rPr>
          <w:rFonts w:ascii="Times New Roman" w:eastAsia="Times New Roman" w:hAnsi="Times New Roman" w:cs="Times New Roman"/>
          <w:sz w:val="24"/>
          <w:szCs w:val="24"/>
        </w:rPr>
        <w:t xml:space="preserve">appeared first, the animal could </w:t>
      </w:r>
      <w:r w:rsidR="009D1DA6">
        <w:rPr>
          <w:rFonts w:ascii="Times New Roman" w:eastAsia="Times New Roman" w:hAnsi="Times New Roman" w:cs="Times New Roman"/>
          <w:sz w:val="24"/>
          <w:szCs w:val="24"/>
        </w:rPr>
        <w:t xml:space="preserve">either </w:t>
      </w:r>
      <w:r>
        <w:rPr>
          <w:rFonts w:ascii="Times New Roman" w:eastAsia="Times New Roman" w:hAnsi="Times New Roman" w:cs="Times New Roman"/>
          <w:sz w:val="24"/>
          <w:szCs w:val="24"/>
        </w:rPr>
        <w:t xml:space="preserve">release the </w:t>
      </w:r>
      <w:r w:rsidR="00327EAF">
        <w:rPr>
          <w:rFonts w:ascii="Times New Roman" w:eastAsia="Times New Roman" w:hAnsi="Times New Roman" w:cs="Times New Roman"/>
          <w:sz w:val="24"/>
          <w:szCs w:val="24"/>
        </w:rPr>
        <w:t xml:space="preserve">lever </w:t>
      </w:r>
      <w:r>
        <w:rPr>
          <w:rFonts w:ascii="Times New Roman" w:eastAsia="Times New Roman" w:hAnsi="Times New Roman" w:cs="Times New Roman"/>
          <w:sz w:val="24"/>
          <w:szCs w:val="24"/>
        </w:rPr>
        <w:t>immediately to refuse the offer</w:t>
      </w:r>
      <w:r w:rsidR="00327EAF">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or wait for </w:t>
      </w:r>
      <w:r w:rsidR="00765999">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t xml:space="preserve">purple </w:t>
      </w:r>
      <w:r w:rsidR="009D1DA6">
        <w:rPr>
          <w:rFonts w:ascii="Times New Roman" w:eastAsia="Times New Roman" w:hAnsi="Times New Roman" w:cs="Times New Roman"/>
          <w:sz w:val="24"/>
          <w:szCs w:val="24"/>
        </w:rPr>
        <w:t xml:space="preserve">go </w:t>
      </w:r>
      <w:r w:rsidR="00034D1D">
        <w:rPr>
          <w:rFonts w:ascii="Times New Roman" w:eastAsia="Times New Roman" w:hAnsi="Times New Roman" w:cs="Times New Roman"/>
          <w:sz w:val="24"/>
          <w:szCs w:val="24"/>
        </w:rPr>
        <w:t>signal</w:t>
      </w:r>
      <w:r w:rsidR="009D1DA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to accept the offer</w:t>
      </w:r>
      <w:r w:rsidR="00034D1D">
        <w:rPr>
          <w:rFonts w:ascii="Times New Roman" w:eastAsia="Times New Roman" w:hAnsi="Times New Roman" w:cs="Times New Roman"/>
          <w:sz w:val="24"/>
          <w:szCs w:val="24"/>
        </w:rPr>
        <w:t xml:space="preserve"> (Fig. 1A)</w:t>
      </w:r>
      <w:r>
        <w:rPr>
          <w:rFonts w:ascii="Times New Roman" w:eastAsia="Times New Roman" w:hAnsi="Times New Roman" w:cs="Times New Roman"/>
          <w:sz w:val="24"/>
          <w:szCs w:val="24"/>
        </w:rPr>
        <w:t>. If the animal accepted the</w:t>
      </w:r>
      <w:r w:rsidR="00AB3AEC">
        <w:rPr>
          <w:rFonts w:ascii="Times New Roman" w:eastAsia="Times New Roman" w:hAnsi="Times New Roman" w:cs="Times New Roman"/>
          <w:sz w:val="24"/>
          <w:szCs w:val="24"/>
        </w:rPr>
        <w:t xml:space="preserve"> offer</w:t>
      </w:r>
      <w:r>
        <w:rPr>
          <w:rFonts w:ascii="Times New Roman" w:eastAsia="Times New Roman" w:hAnsi="Times New Roman" w:cs="Times New Roman"/>
          <w:sz w:val="24"/>
          <w:szCs w:val="24"/>
        </w:rPr>
        <w:t xml:space="preserve">, the cue-defined drops were delivered after the corresponding delay. If </w:t>
      </w:r>
      <w:r w:rsidR="005D540E">
        <w:rPr>
          <w:rFonts w:ascii="Times New Roman" w:eastAsia="Times New Roman" w:hAnsi="Times New Roman" w:cs="Times New Roman"/>
          <w:sz w:val="24"/>
          <w:szCs w:val="24"/>
        </w:rPr>
        <w:t xml:space="preserve">an </w:t>
      </w:r>
      <w:r>
        <w:rPr>
          <w:rFonts w:ascii="Times New Roman" w:eastAsia="Times New Roman" w:hAnsi="Times New Roman" w:cs="Times New Roman"/>
          <w:sz w:val="24"/>
          <w:szCs w:val="24"/>
        </w:rPr>
        <w:t xml:space="preserve">offer was rejected, </w:t>
      </w:r>
      <w:r w:rsidR="000A4EEA">
        <w:rPr>
          <w:rFonts w:ascii="Times New Roman" w:eastAsia="Times New Roman" w:hAnsi="Times New Roman" w:cs="Times New Roman"/>
          <w:sz w:val="24"/>
          <w:szCs w:val="24"/>
        </w:rPr>
        <w:t>the next</w:t>
      </w:r>
      <w:r>
        <w:rPr>
          <w:rFonts w:ascii="Times New Roman" w:eastAsia="Times New Roman" w:hAnsi="Times New Roman" w:cs="Times New Roman"/>
          <w:sz w:val="24"/>
          <w:szCs w:val="24"/>
        </w:rPr>
        <w:t xml:space="preserve"> trial began immediately</w:t>
      </w:r>
      <w:r w:rsidR="000A4EEA">
        <w:rPr>
          <w:rFonts w:ascii="Times New Roman" w:eastAsia="Times New Roman" w:hAnsi="Times New Roman" w:cs="Times New Roman"/>
          <w:sz w:val="24"/>
          <w:szCs w:val="24"/>
        </w:rPr>
        <w:t xml:space="preserve"> with a new offer </w:t>
      </w:r>
      <w:r w:rsidR="00765999">
        <w:rPr>
          <w:rFonts w:ascii="Times New Roman" w:eastAsia="Times New Roman" w:hAnsi="Times New Roman" w:cs="Times New Roman"/>
          <w:sz w:val="24"/>
          <w:szCs w:val="24"/>
        </w:rPr>
        <w:t>chosen</w:t>
      </w:r>
      <w:r w:rsidR="00765999">
        <w:rPr>
          <w:rFonts w:ascii="Times New Roman" w:eastAsia="Times New Roman" w:hAnsi="Times New Roman" w:cs="Times New Roman"/>
          <w:sz w:val="24"/>
          <w:szCs w:val="24"/>
        </w:rPr>
        <w:t xml:space="preserve"> </w:t>
      </w:r>
      <w:r w:rsidR="000A4EEA">
        <w:rPr>
          <w:rFonts w:ascii="Times New Roman" w:eastAsia="Times New Roman" w:hAnsi="Times New Roman" w:cs="Times New Roman"/>
          <w:sz w:val="24"/>
          <w:szCs w:val="24"/>
        </w:rPr>
        <w:t xml:space="preserve">randomly </w:t>
      </w:r>
      <w:r w:rsidR="006F7B8A">
        <w:rPr>
          <w:rFonts w:ascii="Times New Roman" w:eastAsia="Times New Roman" w:hAnsi="Times New Roman" w:cs="Times New Roman"/>
          <w:sz w:val="24"/>
          <w:szCs w:val="24"/>
        </w:rPr>
        <w:t>among the nine</w:t>
      </w:r>
      <w:r w:rsidR="00765999">
        <w:rPr>
          <w:rFonts w:ascii="Times New Roman" w:eastAsia="Times New Roman" w:hAnsi="Times New Roman" w:cs="Times New Roman"/>
          <w:sz w:val="24"/>
          <w:szCs w:val="24"/>
        </w:rPr>
        <w:t xml:space="preserve"> available</w:t>
      </w:r>
      <w:r>
        <w:rPr>
          <w:rFonts w:ascii="Times New Roman" w:eastAsia="Times New Roman" w:hAnsi="Times New Roman" w:cs="Times New Roman"/>
          <w:sz w:val="24"/>
          <w:szCs w:val="24"/>
        </w:rPr>
        <w:t>.</w:t>
      </w:r>
    </w:p>
    <w:p w14:paraId="5624EA14" w14:textId="77777777" w:rsidR="00807C42" w:rsidRDefault="00807C42" w:rsidP="0008175E">
      <w:pPr>
        <w:shd w:val="clear" w:color="auto" w:fill="FFFFFF"/>
        <w:spacing w:after="0" w:line="480" w:lineRule="auto"/>
        <w:ind w:firstLine="360"/>
        <w:rPr>
          <w:rFonts w:ascii="Times New Roman" w:eastAsia="Times New Roman" w:hAnsi="Times New Roman" w:cs="Times New Roman"/>
          <w:sz w:val="24"/>
          <w:szCs w:val="24"/>
        </w:rPr>
      </w:pPr>
    </w:p>
    <w:p w14:paraId="3B26519F" w14:textId="2A785F89" w:rsidR="00807C42" w:rsidRPr="00A20203" w:rsidRDefault="00765999" w:rsidP="00A20203">
      <w:pPr>
        <w:pStyle w:val="ListParagraph"/>
        <w:numPr>
          <w:ilvl w:val="0"/>
          <w:numId w:val="5"/>
        </w:numPr>
        <w:shd w:val="clear" w:color="auto" w:fill="FFFFFF"/>
        <w:tabs>
          <w:tab w:val="left" w:pos="270"/>
        </w:tabs>
        <w:spacing w:after="0" w:line="480" w:lineRule="auto"/>
        <w:ind w:left="0" w:firstLine="0"/>
        <w:rPr>
          <w:rFonts w:ascii="Times New Roman" w:eastAsia="Times New Roman" w:hAnsi="Times New Roman" w:cs="Times New Roman"/>
          <w:b/>
          <w:bCs/>
        </w:rPr>
      </w:pPr>
      <w:r>
        <w:rPr>
          <w:rFonts w:ascii="Times New Roman" w:eastAsia="Times New Roman" w:hAnsi="Times New Roman" w:cs="Times New Roman"/>
          <w:b/>
          <w:bCs/>
        </w:rPr>
        <w:t>The g</w:t>
      </w:r>
      <w:r w:rsidR="00925E77" w:rsidRPr="00A20203">
        <w:rPr>
          <w:rFonts w:ascii="Times New Roman" w:eastAsia="Times New Roman" w:hAnsi="Times New Roman" w:cs="Times New Roman"/>
          <w:b/>
          <w:bCs/>
        </w:rPr>
        <w:t xml:space="preserve">o signal modifies </w:t>
      </w:r>
      <w:r>
        <w:rPr>
          <w:rFonts w:ascii="Times New Roman" w:eastAsia="Times New Roman" w:hAnsi="Times New Roman" w:cs="Times New Roman"/>
          <w:b/>
          <w:bCs/>
        </w:rPr>
        <w:t xml:space="preserve">the </w:t>
      </w:r>
      <w:r w:rsidR="00925E77" w:rsidRPr="00A20203">
        <w:rPr>
          <w:rFonts w:ascii="Times New Roman" w:eastAsia="Times New Roman" w:hAnsi="Times New Roman" w:cs="Times New Roman"/>
          <w:b/>
          <w:bCs/>
        </w:rPr>
        <w:t>temporal discounting behavior</w:t>
      </w:r>
      <w:r>
        <w:rPr>
          <w:rFonts w:ascii="Times New Roman" w:eastAsia="Times New Roman" w:hAnsi="Times New Roman" w:cs="Times New Roman"/>
          <w:b/>
          <w:bCs/>
        </w:rPr>
        <w:t>.</w:t>
      </w:r>
    </w:p>
    <w:p w14:paraId="4BE98C79" w14:textId="22DF87BC" w:rsidR="00401787" w:rsidRDefault="00E11918" w:rsidP="00925E77">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Across all </w:t>
      </w:r>
      <w:ins w:id="2" w:author="Rossella Falcone" w:date="2026-03-19T12:36:00Z" w16du:dateUtc="2026-03-19T16:36:00Z">
        <w:r w:rsidR="00765999">
          <w:rPr>
            <w:rFonts w:ascii="Times New Roman" w:eastAsia="Times New Roman" w:hAnsi="Times New Roman" w:cs="Times New Roman"/>
            <w:sz w:val="24"/>
            <w:szCs w:val="24"/>
          </w:rPr>
          <w:t xml:space="preserve">the </w:t>
        </w:r>
      </w:ins>
      <w:r>
        <w:rPr>
          <w:rFonts w:ascii="Times New Roman" w:eastAsia="Times New Roman" w:hAnsi="Times New Roman" w:cs="Times New Roman"/>
          <w:sz w:val="24"/>
          <w:szCs w:val="24"/>
        </w:rPr>
        <w:t xml:space="preserve">neural recording days (7 for Monkey </w:t>
      </w:r>
      <w:r w:rsidR="00211422">
        <w:rPr>
          <w:rFonts w:ascii="Times New Roman" w:eastAsia="Times New Roman" w:hAnsi="Times New Roman" w:cs="Times New Roman"/>
          <w:sz w:val="24"/>
          <w:szCs w:val="24"/>
        </w:rPr>
        <w:t>T</w:t>
      </w:r>
      <w:r>
        <w:rPr>
          <w:rFonts w:ascii="Times New Roman" w:eastAsia="Times New Roman" w:hAnsi="Times New Roman" w:cs="Times New Roman"/>
          <w:sz w:val="24"/>
          <w:szCs w:val="24"/>
        </w:rPr>
        <w:t xml:space="preserve">, 16 for Monkey </w:t>
      </w:r>
      <w:r w:rsidR="00211422">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both </w:t>
      </w:r>
      <w:r w:rsidR="00F43C04">
        <w:rPr>
          <w:rFonts w:ascii="Times New Roman" w:eastAsia="Times New Roman" w:hAnsi="Times New Roman" w:cs="Times New Roman"/>
          <w:sz w:val="24"/>
          <w:szCs w:val="24"/>
        </w:rPr>
        <w:t xml:space="preserve">monkeys </w:t>
      </w:r>
      <w:r>
        <w:rPr>
          <w:rFonts w:ascii="Times New Roman" w:eastAsia="Times New Roman" w:hAnsi="Times New Roman" w:cs="Times New Roman"/>
          <w:sz w:val="24"/>
          <w:szCs w:val="24"/>
        </w:rPr>
        <w:t>showed a similar pattern</w:t>
      </w:r>
      <w:ins w:id="3" w:author="Rossella Falcone" w:date="2026-03-19T12:36:00Z" w16du:dateUtc="2026-03-19T16:36:00Z">
        <w:r w:rsidR="00765999">
          <w:rPr>
            <w:rFonts w:ascii="Times New Roman" w:eastAsia="Times New Roman" w:hAnsi="Times New Roman" w:cs="Times New Roman"/>
            <w:sz w:val="24"/>
            <w:szCs w:val="24"/>
          </w:rPr>
          <w:t>s</w:t>
        </w:r>
      </w:ins>
      <w:r>
        <w:rPr>
          <w:rFonts w:ascii="Times New Roman" w:eastAsia="Times New Roman" w:hAnsi="Times New Roman" w:cs="Times New Roman"/>
          <w:sz w:val="24"/>
          <w:szCs w:val="24"/>
        </w:rPr>
        <w:t xml:space="preserve"> of choice</w:t>
      </w:r>
      <w:del w:id="4" w:author="Rossella Falcone" w:date="2026-03-19T12:36:00Z" w16du:dateUtc="2026-03-19T16:36:00Z">
        <w:r w:rsidDel="00765999">
          <w:rPr>
            <w:rFonts w:ascii="Times New Roman" w:eastAsia="Times New Roman" w:hAnsi="Times New Roman" w:cs="Times New Roman"/>
            <w:sz w:val="24"/>
            <w:szCs w:val="24"/>
          </w:rPr>
          <w:delText>s</w:delText>
        </w:r>
      </w:del>
      <w:r>
        <w:rPr>
          <w:rFonts w:ascii="Times New Roman" w:eastAsia="Times New Roman" w:hAnsi="Times New Roman" w:cs="Times New Roman"/>
          <w:sz w:val="24"/>
          <w:szCs w:val="24"/>
        </w:rPr>
        <w:t xml:space="preserve"> consistent with temporal discounting. They were more likely to accept </w:t>
      </w:r>
      <w:r w:rsidR="0054682C">
        <w:rPr>
          <w:rFonts w:ascii="Times New Roman" w:eastAsia="Times New Roman" w:hAnsi="Times New Roman" w:cs="Times New Roman"/>
          <w:sz w:val="24"/>
          <w:szCs w:val="24"/>
        </w:rPr>
        <w:t xml:space="preserve">offers </w:t>
      </w:r>
      <w:del w:id="5" w:author="Rossella Falcone" w:date="2026-03-19T12:37:00Z" w16du:dateUtc="2026-03-19T16:37:00Z">
        <w:r w:rsidR="0054682C" w:rsidDel="00765999">
          <w:rPr>
            <w:rFonts w:ascii="Times New Roman" w:eastAsia="Times New Roman" w:hAnsi="Times New Roman" w:cs="Times New Roman"/>
            <w:sz w:val="24"/>
            <w:szCs w:val="24"/>
          </w:rPr>
          <w:delText xml:space="preserve">with </w:delText>
        </w:r>
      </w:del>
      <w:ins w:id="6" w:author="Rossella Falcone" w:date="2026-03-19T12:37:00Z" w16du:dateUtc="2026-03-19T16:37:00Z">
        <w:r w:rsidR="00765999">
          <w:rPr>
            <w:rFonts w:ascii="Times New Roman" w:eastAsia="Times New Roman" w:hAnsi="Times New Roman" w:cs="Times New Roman"/>
            <w:sz w:val="24"/>
            <w:szCs w:val="24"/>
          </w:rPr>
          <w:t>of</w:t>
        </w:r>
        <w:r w:rsidR="00765999">
          <w:rPr>
            <w:rFonts w:ascii="Times New Roman" w:eastAsia="Times New Roman" w:hAnsi="Times New Roman" w:cs="Times New Roman"/>
            <w:sz w:val="24"/>
            <w:szCs w:val="24"/>
          </w:rPr>
          <w:t xml:space="preserve"> </w:t>
        </w:r>
      </w:ins>
      <w:r>
        <w:rPr>
          <w:rFonts w:ascii="Times New Roman" w:eastAsia="Times New Roman" w:hAnsi="Times New Roman" w:cs="Times New Roman"/>
          <w:sz w:val="24"/>
          <w:szCs w:val="24"/>
        </w:rPr>
        <w:t>larger rewards</w:t>
      </w:r>
      <w:r w:rsidR="0054682C">
        <w:rPr>
          <w:rFonts w:ascii="Times New Roman" w:eastAsia="Times New Roman" w:hAnsi="Times New Roman" w:cs="Times New Roman"/>
          <w:sz w:val="24"/>
          <w:szCs w:val="24"/>
        </w:rPr>
        <w:t xml:space="preserve"> </w:t>
      </w:r>
      <w:r w:rsidR="003465AF">
        <w:rPr>
          <w:rFonts w:ascii="Times New Roman" w:eastAsia="Times New Roman" w:hAnsi="Times New Roman" w:cs="Times New Roman"/>
          <w:sz w:val="24"/>
          <w:szCs w:val="24"/>
        </w:rPr>
        <w:t>with</w:t>
      </w:r>
      <w:r w:rsidR="00755587">
        <w:rPr>
          <w:rFonts w:ascii="Times New Roman" w:eastAsia="Times New Roman" w:hAnsi="Times New Roman" w:cs="Times New Roman"/>
          <w:sz w:val="24"/>
          <w:szCs w:val="24"/>
        </w:rPr>
        <w:t xml:space="preserve"> </w:t>
      </w:r>
      <w:ins w:id="7" w:author="Rossella Falcone" w:date="2026-03-19T12:37:00Z" w16du:dateUtc="2026-03-19T16:37:00Z">
        <w:r w:rsidR="00765999">
          <w:rPr>
            <w:rFonts w:ascii="Times New Roman" w:eastAsia="Times New Roman" w:hAnsi="Times New Roman" w:cs="Times New Roman"/>
            <w:sz w:val="24"/>
            <w:szCs w:val="24"/>
          </w:rPr>
          <w:t xml:space="preserve">a </w:t>
        </w:r>
      </w:ins>
      <w:r w:rsidR="00755587">
        <w:rPr>
          <w:rFonts w:ascii="Times New Roman" w:eastAsia="Times New Roman" w:hAnsi="Times New Roman" w:cs="Times New Roman"/>
          <w:sz w:val="24"/>
          <w:szCs w:val="24"/>
        </w:rPr>
        <w:t>short delay</w:t>
      </w:r>
      <w:r w:rsidR="0054682C">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and less likely to accept smaller</w:t>
      </w:r>
      <w:r w:rsidR="00DE7323">
        <w:rPr>
          <w:rFonts w:ascii="Times New Roman" w:eastAsia="Times New Roman" w:hAnsi="Times New Roman" w:cs="Times New Roman"/>
          <w:sz w:val="24"/>
          <w:szCs w:val="24"/>
        </w:rPr>
        <w:t xml:space="preserve"> rewards with </w:t>
      </w:r>
      <w:ins w:id="8" w:author="Rossella Falcone" w:date="2026-03-19T12:37:00Z" w16du:dateUtc="2026-03-19T16:37:00Z">
        <w:r w:rsidR="00765999">
          <w:rPr>
            <w:rFonts w:ascii="Times New Roman" w:eastAsia="Times New Roman" w:hAnsi="Times New Roman" w:cs="Times New Roman"/>
            <w:sz w:val="24"/>
            <w:szCs w:val="24"/>
          </w:rPr>
          <w:t xml:space="preserve">a </w:t>
        </w:r>
      </w:ins>
      <w:r w:rsidR="00DE7323">
        <w:rPr>
          <w:rFonts w:ascii="Times New Roman" w:eastAsia="Times New Roman" w:hAnsi="Times New Roman" w:cs="Times New Roman"/>
          <w:sz w:val="24"/>
          <w:szCs w:val="24"/>
        </w:rPr>
        <w:t>long delay</w:t>
      </w:r>
      <w:r w:rsidR="000C4CDA">
        <w:rPr>
          <w:rFonts w:ascii="Times New Roman" w:eastAsia="Times New Roman" w:hAnsi="Times New Roman" w:cs="Times New Roman"/>
          <w:sz w:val="24"/>
          <w:szCs w:val="24"/>
        </w:rPr>
        <w:t xml:space="preserve"> </w:t>
      </w:r>
      <w:r w:rsidR="00F43C04">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Fig. 2A-B). </w:t>
      </w:r>
      <w:ins w:id="9" w:author="Rossella Falcone" w:date="2026-03-19T12:37:00Z" w16du:dateUtc="2026-03-19T16:37:00Z">
        <w:r w:rsidR="00765999">
          <w:rPr>
            <w:rFonts w:ascii="Times New Roman" w:eastAsia="Times New Roman" w:hAnsi="Times New Roman" w:cs="Times New Roman"/>
            <w:sz w:val="24"/>
            <w:szCs w:val="24"/>
          </w:rPr>
          <w:t>This t</w:t>
        </w:r>
      </w:ins>
      <w:del w:id="10" w:author="Rossella Falcone" w:date="2026-03-19T12:37:00Z" w16du:dateUtc="2026-03-19T16:37:00Z">
        <w:r w:rsidR="00FD4DEB" w:rsidDel="00765999">
          <w:rPr>
            <w:rFonts w:ascii="Times New Roman" w:eastAsia="Times New Roman" w:hAnsi="Times New Roman" w:cs="Times New Roman"/>
            <w:sz w:val="24"/>
            <w:szCs w:val="24"/>
          </w:rPr>
          <w:delText>T</w:delText>
        </w:r>
      </w:del>
      <w:r w:rsidR="00FD4DEB">
        <w:rPr>
          <w:rFonts w:ascii="Times New Roman" w:eastAsia="Times New Roman" w:hAnsi="Times New Roman" w:cs="Times New Roman"/>
          <w:sz w:val="24"/>
          <w:szCs w:val="24"/>
        </w:rPr>
        <w:t xml:space="preserve">emporal discounting behavior was modelled </w:t>
      </w:r>
      <w:del w:id="11" w:author="Rossella Falcone" w:date="2026-03-19T12:37:00Z" w16du:dateUtc="2026-03-19T16:37:00Z">
        <w:r w:rsidR="00FD4DEB" w:rsidDel="00765999">
          <w:rPr>
            <w:rFonts w:ascii="Times New Roman" w:eastAsia="Times New Roman" w:hAnsi="Times New Roman" w:cs="Times New Roman"/>
            <w:sz w:val="24"/>
            <w:szCs w:val="24"/>
          </w:rPr>
          <w:delText>with</w:delText>
        </w:r>
        <w:r w:rsidDel="00765999">
          <w:rPr>
            <w:rFonts w:ascii="Times New Roman" w:eastAsia="Times New Roman" w:hAnsi="Times New Roman" w:cs="Times New Roman"/>
            <w:sz w:val="24"/>
            <w:szCs w:val="24"/>
          </w:rPr>
          <w:delText xml:space="preserve"> </w:delText>
        </w:r>
      </w:del>
      <w:ins w:id="12" w:author="Rossella Falcone" w:date="2026-03-19T12:37:00Z" w16du:dateUtc="2026-03-19T16:37:00Z">
        <w:r w:rsidR="00765999">
          <w:rPr>
            <w:rFonts w:ascii="Times New Roman" w:eastAsia="Times New Roman" w:hAnsi="Times New Roman" w:cs="Times New Roman"/>
            <w:sz w:val="24"/>
            <w:szCs w:val="24"/>
          </w:rPr>
          <w:t>using</w:t>
        </w:r>
        <w:r w:rsidR="00765999">
          <w:rPr>
            <w:rFonts w:ascii="Times New Roman" w:eastAsia="Times New Roman" w:hAnsi="Times New Roman" w:cs="Times New Roman"/>
            <w:sz w:val="24"/>
            <w:szCs w:val="24"/>
          </w:rPr>
          <w:t xml:space="preserve"> </w:t>
        </w:r>
      </w:ins>
      <w:r>
        <w:rPr>
          <w:rFonts w:ascii="Times New Roman" w:eastAsia="Times New Roman" w:hAnsi="Times New Roman" w:cs="Times New Roman"/>
          <w:sz w:val="24"/>
          <w:szCs w:val="24"/>
        </w:rPr>
        <w:t xml:space="preserve">a hyperbolic discounting function to </w:t>
      </w:r>
      <w:r w:rsidR="00FD4DEB">
        <w:rPr>
          <w:rFonts w:ascii="Times New Roman" w:eastAsia="Times New Roman" w:hAnsi="Times New Roman" w:cs="Times New Roman"/>
          <w:sz w:val="24"/>
          <w:szCs w:val="24"/>
        </w:rPr>
        <w:t xml:space="preserve">compute </w:t>
      </w:r>
      <w:ins w:id="13" w:author="Rossella Falcone" w:date="2026-03-19T12:37:00Z" w16du:dateUtc="2026-03-19T16:37:00Z">
        <w:r w:rsidR="00765999">
          <w:rPr>
            <w:rFonts w:ascii="Times New Roman" w:eastAsia="Times New Roman" w:hAnsi="Times New Roman" w:cs="Times New Roman"/>
            <w:sz w:val="24"/>
            <w:szCs w:val="24"/>
          </w:rPr>
          <w:t xml:space="preserve">the </w:t>
        </w:r>
      </w:ins>
      <w:r>
        <w:rPr>
          <w:rFonts w:ascii="Times New Roman" w:eastAsia="Times New Roman" w:hAnsi="Times New Roman" w:cs="Times New Roman"/>
          <w:sz w:val="24"/>
          <w:szCs w:val="24"/>
        </w:rPr>
        <w:t xml:space="preserve">discounted value, and a logistic function </w:t>
      </w:r>
      <w:r w:rsidR="00FD4DEB">
        <w:rPr>
          <w:rFonts w:ascii="Times New Roman" w:eastAsia="Times New Roman" w:hAnsi="Times New Roman" w:cs="Times New Roman"/>
          <w:sz w:val="24"/>
          <w:szCs w:val="24"/>
        </w:rPr>
        <w:t xml:space="preserve">to </w:t>
      </w:r>
      <w:r w:rsidR="004B500F">
        <w:rPr>
          <w:rFonts w:ascii="Times New Roman" w:eastAsia="Times New Roman" w:hAnsi="Times New Roman" w:cs="Times New Roman"/>
          <w:sz w:val="24"/>
          <w:szCs w:val="24"/>
        </w:rPr>
        <w:t>compute</w:t>
      </w:r>
      <w:r w:rsidR="00FD4DE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the acceptance probability as a function of </w:t>
      </w:r>
      <w:r w:rsidR="00F43C04">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t xml:space="preserve">discounted value (Fig. 2A-B; see Methods). </w:t>
      </w:r>
    </w:p>
    <w:p w14:paraId="3A1352DF" w14:textId="35D7E9FF" w:rsidR="0054682C" w:rsidRDefault="00143989" w:rsidP="007757BE">
      <w:pPr>
        <w:shd w:val="clear" w:color="auto" w:fill="FFFFFF"/>
        <w:spacing w:after="0"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our task, to accept an offer, monkeys must release the lever when </w:t>
      </w:r>
      <w:r w:rsidR="00775BF3">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t xml:space="preserve">go </w:t>
      </w:r>
      <w:r w:rsidR="00CF31E9">
        <w:rPr>
          <w:rFonts w:ascii="Times New Roman" w:eastAsia="Times New Roman" w:hAnsi="Times New Roman" w:cs="Times New Roman"/>
          <w:sz w:val="24"/>
          <w:szCs w:val="24"/>
        </w:rPr>
        <w:t>signal</w:t>
      </w:r>
      <w:r>
        <w:rPr>
          <w:rFonts w:ascii="Times New Roman" w:eastAsia="Times New Roman" w:hAnsi="Times New Roman" w:cs="Times New Roman"/>
          <w:sz w:val="24"/>
          <w:szCs w:val="24"/>
        </w:rPr>
        <w:t xml:space="preserve"> appears. If the first go </w:t>
      </w:r>
      <w:r w:rsidR="00807C42">
        <w:rPr>
          <w:rFonts w:ascii="Times New Roman" w:eastAsia="Times New Roman" w:hAnsi="Times New Roman" w:cs="Times New Roman"/>
          <w:sz w:val="24"/>
          <w:szCs w:val="24"/>
        </w:rPr>
        <w:t>signal</w:t>
      </w:r>
      <w:r>
        <w:rPr>
          <w:rFonts w:ascii="Times New Roman" w:eastAsia="Times New Roman" w:hAnsi="Times New Roman" w:cs="Times New Roman"/>
          <w:sz w:val="24"/>
          <w:szCs w:val="24"/>
        </w:rPr>
        <w:t xml:space="preserve"> is purple, animals can release the lever and </w:t>
      </w:r>
      <w:r w:rsidR="00423944">
        <w:rPr>
          <w:rFonts w:ascii="Times New Roman" w:eastAsia="Times New Roman" w:hAnsi="Times New Roman" w:cs="Times New Roman"/>
          <w:sz w:val="24"/>
          <w:szCs w:val="24"/>
        </w:rPr>
        <w:t>accept</w:t>
      </w:r>
      <w:r>
        <w:rPr>
          <w:rFonts w:ascii="Times New Roman" w:eastAsia="Times New Roman" w:hAnsi="Times New Roman" w:cs="Times New Roman"/>
          <w:sz w:val="24"/>
          <w:szCs w:val="24"/>
        </w:rPr>
        <w:t xml:space="preserve"> the offer </w:t>
      </w:r>
      <w:r w:rsidR="00765999">
        <w:rPr>
          <w:rFonts w:ascii="Times New Roman" w:eastAsia="Times New Roman" w:hAnsi="Times New Roman" w:cs="Times New Roman"/>
          <w:sz w:val="24"/>
          <w:szCs w:val="24"/>
        </w:rPr>
        <w:t>immediately.</w:t>
      </w:r>
      <w:r>
        <w:rPr>
          <w:rFonts w:ascii="Times New Roman" w:eastAsia="Times New Roman" w:hAnsi="Times New Roman" w:cs="Times New Roman"/>
          <w:sz w:val="24"/>
          <w:szCs w:val="24"/>
        </w:rPr>
        <w:t xml:space="preserve"> </w:t>
      </w:r>
      <w:r w:rsidR="00765999">
        <w:rPr>
          <w:rFonts w:ascii="Times New Roman" w:eastAsia="Times New Roman" w:hAnsi="Times New Roman" w:cs="Times New Roman"/>
          <w:sz w:val="24"/>
          <w:szCs w:val="24"/>
        </w:rPr>
        <w:t>However,</w:t>
      </w:r>
      <w:r w:rsidR="0076599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if the first go </w:t>
      </w:r>
      <w:r w:rsidR="00807C42">
        <w:rPr>
          <w:rFonts w:ascii="Times New Roman" w:eastAsia="Times New Roman" w:hAnsi="Times New Roman" w:cs="Times New Roman"/>
          <w:sz w:val="24"/>
          <w:szCs w:val="24"/>
        </w:rPr>
        <w:t>signal</w:t>
      </w:r>
      <w:r>
        <w:rPr>
          <w:rFonts w:ascii="Times New Roman" w:eastAsia="Times New Roman" w:hAnsi="Times New Roman" w:cs="Times New Roman"/>
          <w:sz w:val="24"/>
          <w:szCs w:val="24"/>
        </w:rPr>
        <w:t xml:space="preserve"> is yellow, animals have to wait an additional delay (1100ms) until the purple go </w:t>
      </w:r>
      <w:r w:rsidR="00333C22">
        <w:rPr>
          <w:rFonts w:ascii="Times New Roman" w:eastAsia="Times New Roman" w:hAnsi="Times New Roman" w:cs="Times New Roman"/>
          <w:sz w:val="24"/>
          <w:szCs w:val="24"/>
        </w:rPr>
        <w:t>signal</w:t>
      </w:r>
      <w:r w:rsidR="00333C2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appears to </w:t>
      </w:r>
      <w:r w:rsidR="000A3602">
        <w:rPr>
          <w:rFonts w:ascii="Times New Roman" w:eastAsia="Times New Roman" w:hAnsi="Times New Roman" w:cs="Times New Roman"/>
          <w:sz w:val="24"/>
          <w:szCs w:val="24"/>
        </w:rPr>
        <w:t>accept</w:t>
      </w:r>
      <w:r>
        <w:rPr>
          <w:rFonts w:ascii="Times New Roman" w:eastAsia="Times New Roman" w:hAnsi="Times New Roman" w:cs="Times New Roman"/>
          <w:sz w:val="24"/>
          <w:szCs w:val="24"/>
        </w:rPr>
        <w:t xml:space="preserve"> the offer. </w:t>
      </w:r>
      <w:r w:rsidR="00C6619C">
        <w:rPr>
          <w:rFonts w:ascii="Times New Roman" w:eastAsia="Times New Roman" w:hAnsi="Times New Roman" w:cs="Times New Roman"/>
          <w:sz w:val="24"/>
          <w:szCs w:val="24"/>
        </w:rPr>
        <w:t>This additional delay</w:t>
      </w:r>
      <w:r w:rsidR="00333C22">
        <w:rPr>
          <w:rFonts w:ascii="Times New Roman" w:eastAsia="Times New Roman" w:hAnsi="Times New Roman" w:cs="Times New Roman"/>
          <w:sz w:val="24"/>
          <w:szCs w:val="24"/>
        </w:rPr>
        <w:t xml:space="preserve">, </w:t>
      </w:r>
      <w:r w:rsidR="00C6619C">
        <w:rPr>
          <w:rFonts w:ascii="Times New Roman" w:eastAsia="Times New Roman" w:hAnsi="Times New Roman" w:cs="Times New Roman"/>
          <w:sz w:val="24"/>
          <w:szCs w:val="24"/>
        </w:rPr>
        <w:t xml:space="preserve">when </w:t>
      </w:r>
      <w:r w:rsidR="00333C22">
        <w:rPr>
          <w:rFonts w:ascii="Times New Roman" w:eastAsia="Times New Roman" w:hAnsi="Times New Roman" w:cs="Times New Roman"/>
          <w:sz w:val="24"/>
          <w:szCs w:val="24"/>
        </w:rPr>
        <w:t xml:space="preserve">the </w:t>
      </w:r>
      <w:r w:rsidR="00C6619C">
        <w:rPr>
          <w:rFonts w:ascii="Times New Roman" w:eastAsia="Times New Roman" w:hAnsi="Times New Roman" w:cs="Times New Roman"/>
          <w:sz w:val="24"/>
          <w:szCs w:val="24"/>
        </w:rPr>
        <w:t xml:space="preserve">yellow go cue </w:t>
      </w:r>
      <w:r w:rsidR="00333C22">
        <w:rPr>
          <w:rFonts w:ascii="Times New Roman" w:eastAsia="Times New Roman" w:hAnsi="Times New Roman" w:cs="Times New Roman"/>
          <w:sz w:val="24"/>
          <w:szCs w:val="24"/>
        </w:rPr>
        <w:t>appear</w:t>
      </w:r>
      <w:r w:rsidR="00333C22">
        <w:rPr>
          <w:rFonts w:ascii="Times New Roman" w:eastAsia="Times New Roman" w:hAnsi="Times New Roman" w:cs="Times New Roman"/>
          <w:sz w:val="24"/>
          <w:szCs w:val="24"/>
        </w:rPr>
        <w:t xml:space="preserve">s </w:t>
      </w:r>
      <w:r w:rsidR="00C6619C">
        <w:rPr>
          <w:rFonts w:ascii="Times New Roman" w:eastAsia="Times New Roman" w:hAnsi="Times New Roman" w:cs="Times New Roman"/>
          <w:sz w:val="24"/>
          <w:szCs w:val="24"/>
        </w:rPr>
        <w:t>first, effectively increases the wait</w:t>
      </w:r>
      <w:r w:rsidR="00333C22">
        <w:rPr>
          <w:rFonts w:ascii="Times New Roman" w:eastAsia="Times New Roman" w:hAnsi="Times New Roman" w:cs="Times New Roman"/>
          <w:sz w:val="24"/>
          <w:szCs w:val="24"/>
        </w:rPr>
        <w:t>ing</w:t>
      </w:r>
      <w:r w:rsidR="00C6619C">
        <w:rPr>
          <w:rFonts w:ascii="Times New Roman" w:eastAsia="Times New Roman" w:hAnsi="Times New Roman" w:cs="Times New Roman"/>
          <w:sz w:val="24"/>
          <w:szCs w:val="24"/>
        </w:rPr>
        <w:t xml:space="preserve"> time and reduces the offer value. </w:t>
      </w:r>
      <w:r w:rsidR="00333C22">
        <w:rPr>
          <w:rFonts w:ascii="Times New Roman" w:eastAsia="Times New Roman" w:hAnsi="Times New Roman" w:cs="Times New Roman"/>
          <w:sz w:val="24"/>
          <w:szCs w:val="24"/>
        </w:rPr>
        <w:t>Consequently</w:t>
      </w:r>
      <w:r w:rsidR="00765623">
        <w:rPr>
          <w:rFonts w:ascii="Times New Roman" w:eastAsia="Times New Roman" w:hAnsi="Times New Roman" w:cs="Times New Roman"/>
          <w:sz w:val="24"/>
          <w:szCs w:val="24"/>
        </w:rPr>
        <w:t>, we expect</w:t>
      </w:r>
      <w:r w:rsidR="00333C22">
        <w:rPr>
          <w:rFonts w:ascii="Times New Roman" w:eastAsia="Times New Roman" w:hAnsi="Times New Roman" w:cs="Times New Roman"/>
          <w:sz w:val="24"/>
          <w:szCs w:val="24"/>
        </w:rPr>
        <w:t>ed</w:t>
      </w:r>
      <w:r w:rsidR="00765623">
        <w:rPr>
          <w:rFonts w:ascii="Times New Roman" w:eastAsia="Times New Roman" w:hAnsi="Times New Roman" w:cs="Times New Roman"/>
          <w:sz w:val="24"/>
          <w:szCs w:val="24"/>
        </w:rPr>
        <w:t xml:space="preserve"> that animals </w:t>
      </w:r>
      <w:r w:rsidR="00333C22">
        <w:rPr>
          <w:rFonts w:ascii="Times New Roman" w:eastAsia="Times New Roman" w:hAnsi="Times New Roman" w:cs="Times New Roman"/>
          <w:sz w:val="24"/>
          <w:szCs w:val="24"/>
        </w:rPr>
        <w:t xml:space="preserve">would </w:t>
      </w:r>
      <w:r w:rsidR="00765623">
        <w:rPr>
          <w:rFonts w:ascii="Times New Roman" w:eastAsia="Times New Roman" w:hAnsi="Times New Roman" w:cs="Times New Roman"/>
          <w:sz w:val="24"/>
          <w:szCs w:val="24"/>
        </w:rPr>
        <w:t xml:space="preserve">have a lower </w:t>
      </w:r>
      <w:r w:rsidR="008918E1">
        <w:rPr>
          <w:rFonts w:ascii="Times New Roman" w:eastAsia="Times New Roman" w:hAnsi="Times New Roman" w:cs="Times New Roman"/>
          <w:sz w:val="24"/>
          <w:szCs w:val="24"/>
        </w:rPr>
        <w:t>probability</w:t>
      </w:r>
      <w:r w:rsidR="00765623">
        <w:rPr>
          <w:rFonts w:ascii="Times New Roman" w:eastAsia="Times New Roman" w:hAnsi="Times New Roman" w:cs="Times New Roman"/>
          <w:sz w:val="24"/>
          <w:szCs w:val="24"/>
        </w:rPr>
        <w:t xml:space="preserve"> of accepting the offer when yellow go</w:t>
      </w:r>
      <w:r w:rsidR="00135A30">
        <w:rPr>
          <w:rFonts w:ascii="Times New Roman" w:eastAsia="Times New Roman" w:hAnsi="Times New Roman" w:cs="Times New Roman"/>
          <w:sz w:val="24"/>
          <w:szCs w:val="24"/>
        </w:rPr>
        <w:t xml:space="preserve"> </w:t>
      </w:r>
      <w:r w:rsidR="00725136">
        <w:rPr>
          <w:rFonts w:ascii="Times New Roman" w:eastAsia="Times New Roman" w:hAnsi="Times New Roman" w:cs="Times New Roman"/>
          <w:sz w:val="24"/>
          <w:szCs w:val="24"/>
        </w:rPr>
        <w:t>signal</w:t>
      </w:r>
      <w:r w:rsidR="00765623">
        <w:rPr>
          <w:rFonts w:ascii="Times New Roman" w:eastAsia="Times New Roman" w:hAnsi="Times New Roman" w:cs="Times New Roman"/>
          <w:sz w:val="24"/>
          <w:szCs w:val="24"/>
        </w:rPr>
        <w:t xml:space="preserve"> shows first.</w:t>
      </w:r>
      <w:r w:rsidR="008918E1">
        <w:rPr>
          <w:rFonts w:ascii="Times New Roman" w:eastAsia="Times New Roman" w:hAnsi="Times New Roman" w:cs="Times New Roman"/>
          <w:sz w:val="24"/>
          <w:szCs w:val="24"/>
        </w:rPr>
        <w:t xml:space="preserve"> </w:t>
      </w:r>
      <w:r w:rsidR="00AE4862">
        <w:rPr>
          <w:rFonts w:ascii="Times New Roman" w:eastAsia="Times New Roman" w:hAnsi="Times New Roman" w:cs="Times New Roman"/>
          <w:sz w:val="24"/>
          <w:szCs w:val="24"/>
        </w:rPr>
        <w:t>Indeed</w:t>
      </w:r>
      <w:r w:rsidR="008918E1">
        <w:rPr>
          <w:rFonts w:ascii="Times New Roman" w:eastAsia="Times New Roman" w:hAnsi="Times New Roman" w:cs="Times New Roman"/>
          <w:sz w:val="24"/>
          <w:szCs w:val="24"/>
        </w:rPr>
        <w:t xml:space="preserve">, both animals showed </w:t>
      </w:r>
      <w:r w:rsidR="0070315D">
        <w:rPr>
          <w:rFonts w:ascii="Times New Roman" w:eastAsia="Times New Roman" w:hAnsi="Times New Roman" w:cs="Times New Roman"/>
          <w:sz w:val="24"/>
          <w:szCs w:val="24"/>
        </w:rPr>
        <w:t>lower</w:t>
      </w:r>
      <w:r w:rsidR="008918E1">
        <w:rPr>
          <w:rFonts w:ascii="Times New Roman" w:eastAsia="Times New Roman" w:hAnsi="Times New Roman" w:cs="Times New Roman"/>
          <w:sz w:val="24"/>
          <w:szCs w:val="24"/>
        </w:rPr>
        <w:t xml:space="preserve"> probability of accepting an offer when the first go cue is </w:t>
      </w:r>
      <w:r w:rsidR="00FD529A">
        <w:rPr>
          <w:rFonts w:ascii="Times New Roman" w:eastAsia="Times New Roman" w:hAnsi="Times New Roman" w:cs="Times New Roman"/>
          <w:sz w:val="24"/>
          <w:szCs w:val="24"/>
        </w:rPr>
        <w:t>yellow compared to purple (Fig</w:t>
      </w:r>
      <w:r w:rsidR="00AE3205">
        <w:rPr>
          <w:rFonts w:ascii="Times New Roman" w:eastAsia="Times New Roman" w:hAnsi="Times New Roman" w:cs="Times New Roman"/>
          <w:sz w:val="24"/>
          <w:szCs w:val="24"/>
        </w:rPr>
        <w:t>.</w:t>
      </w:r>
      <w:r w:rsidR="00FD529A">
        <w:rPr>
          <w:rFonts w:ascii="Times New Roman" w:eastAsia="Times New Roman" w:hAnsi="Times New Roman" w:cs="Times New Roman"/>
          <w:sz w:val="24"/>
          <w:szCs w:val="24"/>
        </w:rPr>
        <w:t xml:space="preserve"> 3A</w:t>
      </w:r>
      <w:r w:rsidR="00397299">
        <w:rPr>
          <w:rFonts w:ascii="Times New Roman" w:eastAsia="Times New Roman" w:hAnsi="Times New Roman" w:cs="Times New Roman"/>
          <w:sz w:val="24"/>
          <w:szCs w:val="24"/>
        </w:rPr>
        <w:t>-</w:t>
      </w:r>
      <w:r w:rsidR="00FD529A">
        <w:rPr>
          <w:rFonts w:ascii="Times New Roman" w:eastAsia="Times New Roman" w:hAnsi="Times New Roman" w:cs="Times New Roman"/>
          <w:sz w:val="24"/>
          <w:szCs w:val="24"/>
        </w:rPr>
        <w:t>B)</w:t>
      </w:r>
      <w:r w:rsidR="008918E1">
        <w:rPr>
          <w:rFonts w:ascii="Times New Roman" w:eastAsia="Times New Roman" w:hAnsi="Times New Roman" w:cs="Times New Roman"/>
          <w:sz w:val="24"/>
          <w:szCs w:val="24"/>
        </w:rPr>
        <w:t xml:space="preserve">.  </w:t>
      </w:r>
    </w:p>
    <w:p w14:paraId="23CBB082" w14:textId="77777777" w:rsidR="00807C42" w:rsidRDefault="00807C42" w:rsidP="007757BE">
      <w:pPr>
        <w:shd w:val="clear" w:color="auto" w:fill="FFFFFF"/>
        <w:spacing w:after="0" w:line="480" w:lineRule="auto"/>
        <w:ind w:firstLine="360"/>
        <w:rPr>
          <w:rFonts w:ascii="Times New Roman" w:eastAsia="Times New Roman" w:hAnsi="Times New Roman" w:cs="Times New Roman"/>
          <w:sz w:val="24"/>
          <w:szCs w:val="24"/>
        </w:rPr>
      </w:pPr>
    </w:p>
    <w:p w14:paraId="1797B5AB" w14:textId="50BB6835" w:rsidR="00981A3E" w:rsidRPr="00807C42" w:rsidRDefault="00A46B37" w:rsidP="00D1150D">
      <w:pPr>
        <w:pStyle w:val="ListParagraph"/>
        <w:numPr>
          <w:ilvl w:val="0"/>
          <w:numId w:val="5"/>
        </w:numPr>
        <w:shd w:val="clear" w:color="auto" w:fill="FFFFFF"/>
        <w:tabs>
          <w:tab w:val="left" w:pos="180"/>
          <w:tab w:val="left" w:pos="360"/>
        </w:tabs>
        <w:spacing w:after="0" w:line="480" w:lineRule="auto"/>
        <w:ind w:left="0" w:firstLine="0"/>
        <w:rPr>
          <w:rFonts w:ascii="Times New Roman" w:eastAsia="Times New Roman" w:hAnsi="Times New Roman" w:cs="Times New Roman"/>
          <w:b/>
          <w:bCs/>
        </w:rPr>
      </w:pPr>
      <w:r>
        <w:rPr>
          <w:rFonts w:ascii="Times New Roman" w:eastAsia="Times New Roman" w:hAnsi="Times New Roman" w:cs="Times New Roman"/>
          <w:b/>
          <w:bCs/>
        </w:rPr>
        <w:t xml:space="preserve"> </w:t>
      </w:r>
      <w:r w:rsidR="004B22FD" w:rsidRPr="00807C42">
        <w:rPr>
          <w:rFonts w:ascii="Times New Roman" w:eastAsia="Times New Roman" w:hAnsi="Times New Roman" w:cs="Times New Roman"/>
          <w:b/>
          <w:bCs/>
        </w:rPr>
        <w:t xml:space="preserve">Animals show distinct strategies for </w:t>
      </w:r>
      <w:r w:rsidR="004C3B65" w:rsidRPr="00807C42">
        <w:rPr>
          <w:rFonts w:ascii="Times New Roman" w:eastAsia="Times New Roman" w:hAnsi="Times New Roman" w:cs="Times New Roman"/>
          <w:b/>
          <w:bCs/>
        </w:rPr>
        <w:t>adjusting</w:t>
      </w:r>
      <w:r w:rsidR="004B22FD" w:rsidRPr="00807C42">
        <w:rPr>
          <w:rFonts w:ascii="Times New Roman" w:eastAsia="Times New Roman" w:hAnsi="Times New Roman" w:cs="Times New Roman"/>
          <w:b/>
          <w:bCs/>
        </w:rPr>
        <w:t xml:space="preserve"> </w:t>
      </w:r>
      <w:r w:rsidR="00D4706C" w:rsidRPr="00807C42">
        <w:rPr>
          <w:rFonts w:ascii="Times New Roman" w:eastAsia="Times New Roman" w:hAnsi="Times New Roman" w:cs="Times New Roman"/>
          <w:b/>
          <w:bCs/>
        </w:rPr>
        <w:t xml:space="preserve">temporal discounting behavior </w:t>
      </w:r>
      <w:r w:rsidR="00333C22">
        <w:rPr>
          <w:rFonts w:ascii="Times New Roman" w:eastAsia="Times New Roman" w:hAnsi="Times New Roman" w:cs="Times New Roman"/>
          <w:b/>
          <w:bCs/>
        </w:rPr>
        <w:t xml:space="preserve">in response </w:t>
      </w:r>
      <w:r w:rsidR="00E673C8" w:rsidRPr="00807C42">
        <w:rPr>
          <w:rFonts w:ascii="Times New Roman" w:eastAsia="Times New Roman" w:hAnsi="Times New Roman" w:cs="Times New Roman"/>
          <w:b/>
          <w:bCs/>
        </w:rPr>
        <w:t xml:space="preserve">to </w:t>
      </w:r>
      <w:r w:rsidR="004B22FD" w:rsidRPr="00807C42">
        <w:rPr>
          <w:rFonts w:ascii="Times New Roman" w:eastAsia="Times New Roman" w:hAnsi="Times New Roman" w:cs="Times New Roman"/>
          <w:b/>
          <w:bCs/>
        </w:rPr>
        <w:t>the go</w:t>
      </w:r>
      <w:r w:rsidR="0083749C" w:rsidRPr="00807C42">
        <w:rPr>
          <w:rFonts w:ascii="Times New Roman" w:eastAsia="Times New Roman" w:hAnsi="Times New Roman" w:cs="Times New Roman"/>
          <w:b/>
          <w:bCs/>
        </w:rPr>
        <w:t xml:space="preserve"> </w:t>
      </w:r>
      <w:r w:rsidR="004B22FD" w:rsidRPr="00807C42">
        <w:rPr>
          <w:rFonts w:ascii="Times New Roman" w:eastAsia="Times New Roman" w:hAnsi="Times New Roman" w:cs="Times New Roman"/>
          <w:b/>
          <w:bCs/>
        </w:rPr>
        <w:t xml:space="preserve">signal.  </w:t>
      </w:r>
    </w:p>
    <w:p w14:paraId="44E35451" w14:textId="7E231014" w:rsidR="00335BA6" w:rsidRDefault="00335BA6" w:rsidP="00503925">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While Monkey S </w:t>
      </w:r>
      <w:r w:rsidR="00DF5BD3">
        <w:rPr>
          <w:rFonts w:ascii="Times New Roman" w:eastAsia="Times New Roman" w:hAnsi="Times New Roman" w:cs="Times New Roman"/>
          <w:sz w:val="24"/>
          <w:szCs w:val="24"/>
        </w:rPr>
        <w:t xml:space="preserve">showed </w:t>
      </w:r>
      <w:r w:rsidR="00333C22">
        <w:rPr>
          <w:rFonts w:ascii="Times New Roman" w:eastAsia="Times New Roman" w:hAnsi="Times New Roman" w:cs="Times New Roman"/>
          <w:sz w:val="24"/>
          <w:szCs w:val="24"/>
        </w:rPr>
        <w:t xml:space="preserve">a </w:t>
      </w:r>
      <w:r w:rsidR="00DF5BD3">
        <w:rPr>
          <w:rFonts w:ascii="Times New Roman" w:eastAsia="Times New Roman" w:hAnsi="Times New Roman" w:cs="Times New Roman"/>
          <w:sz w:val="24"/>
          <w:szCs w:val="24"/>
        </w:rPr>
        <w:t>low probability of accepting the worst offer (2 drops</w:t>
      </w:r>
      <w:r w:rsidR="00333C22">
        <w:rPr>
          <w:rFonts w:ascii="Times New Roman" w:eastAsia="Times New Roman" w:hAnsi="Times New Roman" w:cs="Times New Roman"/>
          <w:sz w:val="24"/>
          <w:szCs w:val="24"/>
        </w:rPr>
        <w:t xml:space="preserve"> in</w:t>
      </w:r>
      <w:r w:rsidR="00DF5BD3">
        <w:rPr>
          <w:rFonts w:ascii="Times New Roman" w:eastAsia="Times New Roman" w:hAnsi="Times New Roman" w:cs="Times New Roman"/>
          <w:sz w:val="24"/>
          <w:szCs w:val="24"/>
        </w:rPr>
        <w:t xml:space="preserve"> 10 seconds) regardless of whether the first go </w:t>
      </w:r>
      <w:r w:rsidR="00807C42">
        <w:rPr>
          <w:rFonts w:ascii="Times New Roman" w:eastAsia="Times New Roman" w:hAnsi="Times New Roman" w:cs="Times New Roman"/>
          <w:sz w:val="24"/>
          <w:szCs w:val="24"/>
        </w:rPr>
        <w:t>signal</w:t>
      </w:r>
      <w:r w:rsidR="00DF5BD3">
        <w:rPr>
          <w:rFonts w:ascii="Times New Roman" w:eastAsia="Times New Roman" w:hAnsi="Times New Roman" w:cs="Times New Roman"/>
          <w:sz w:val="24"/>
          <w:szCs w:val="24"/>
        </w:rPr>
        <w:t xml:space="preserve"> </w:t>
      </w:r>
      <w:r w:rsidR="00E048AE">
        <w:rPr>
          <w:rFonts w:ascii="Times New Roman" w:eastAsia="Times New Roman" w:hAnsi="Times New Roman" w:cs="Times New Roman"/>
          <w:sz w:val="24"/>
          <w:szCs w:val="24"/>
        </w:rPr>
        <w:t>wa</w:t>
      </w:r>
      <w:r w:rsidR="00DF5BD3">
        <w:rPr>
          <w:rFonts w:ascii="Times New Roman" w:eastAsia="Times New Roman" w:hAnsi="Times New Roman" w:cs="Times New Roman"/>
          <w:sz w:val="24"/>
          <w:szCs w:val="24"/>
        </w:rPr>
        <w:t>s yellow or purple</w:t>
      </w:r>
      <w:r w:rsidR="0093400C">
        <w:rPr>
          <w:rFonts w:ascii="Times New Roman" w:eastAsia="Times New Roman" w:hAnsi="Times New Roman" w:cs="Times New Roman"/>
          <w:sz w:val="24"/>
          <w:szCs w:val="24"/>
        </w:rPr>
        <w:t xml:space="preserve"> (Fig. 3A)</w:t>
      </w:r>
      <w:r w:rsidR="00DF5BD3">
        <w:rPr>
          <w:rFonts w:ascii="Times New Roman" w:eastAsia="Times New Roman" w:hAnsi="Times New Roman" w:cs="Times New Roman"/>
          <w:sz w:val="24"/>
          <w:szCs w:val="24"/>
        </w:rPr>
        <w:t xml:space="preserve">, Monkey T only showed </w:t>
      </w:r>
      <w:r w:rsidR="00333C22">
        <w:rPr>
          <w:rFonts w:ascii="Times New Roman" w:eastAsia="Times New Roman" w:hAnsi="Times New Roman" w:cs="Times New Roman"/>
          <w:sz w:val="24"/>
          <w:szCs w:val="24"/>
        </w:rPr>
        <w:t xml:space="preserve">a </w:t>
      </w:r>
      <w:r w:rsidR="00DF5BD3">
        <w:rPr>
          <w:rFonts w:ascii="Times New Roman" w:eastAsia="Times New Roman" w:hAnsi="Times New Roman" w:cs="Times New Roman"/>
          <w:sz w:val="24"/>
          <w:szCs w:val="24"/>
        </w:rPr>
        <w:t xml:space="preserve">low probability of accepting the worst offer when the first go </w:t>
      </w:r>
      <w:r w:rsidR="00D33859">
        <w:rPr>
          <w:rFonts w:ascii="Times New Roman" w:eastAsia="Times New Roman" w:hAnsi="Times New Roman" w:cs="Times New Roman"/>
          <w:sz w:val="24"/>
          <w:szCs w:val="24"/>
        </w:rPr>
        <w:t>signal</w:t>
      </w:r>
      <w:r w:rsidR="00DF5BD3">
        <w:rPr>
          <w:rFonts w:ascii="Times New Roman" w:eastAsia="Times New Roman" w:hAnsi="Times New Roman" w:cs="Times New Roman"/>
          <w:sz w:val="24"/>
          <w:szCs w:val="24"/>
        </w:rPr>
        <w:t xml:space="preserve"> </w:t>
      </w:r>
      <w:r w:rsidR="00696514">
        <w:rPr>
          <w:rFonts w:ascii="Times New Roman" w:eastAsia="Times New Roman" w:hAnsi="Times New Roman" w:cs="Times New Roman"/>
          <w:sz w:val="24"/>
          <w:szCs w:val="24"/>
        </w:rPr>
        <w:t>was</w:t>
      </w:r>
      <w:r w:rsidR="00DF5BD3">
        <w:rPr>
          <w:rFonts w:ascii="Times New Roman" w:eastAsia="Times New Roman" w:hAnsi="Times New Roman" w:cs="Times New Roman"/>
          <w:sz w:val="24"/>
          <w:szCs w:val="24"/>
        </w:rPr>
        <w:t xml:space="preserve"> yellow (Fig. 3B)</w:t>
      </w:r>
      <w:r w:rsidR="006B0605">
        <w:rPr>
          <w:rFonts w:ascii="Times New Roman" w:eastAsia="Times New Roman" w:hAnsi="Times New Roman" w:cs="Times New Roman"/>
          <w:sz w:val="24"/>
          <w:szCs w:val="24"/>
        </w:rPr>
        <w:t xml:space="preserve">. Interestingly, Monkey T seemed to accept all offers at rates above 80% when the first go </w:t>
      </w:r>
      <w:r w:rsidR="00D33859">
        <w:rPr>
          <w:rFonts w:ascii="Times New Roman" w:eastAsia="Times New Roman" w:hAnsi="Times New Roman" w:cs="Times New Roman"/>
          <w:sz w:val="24"/>
          <w:szCs w:val="24"/>
        </w:rPr>
        <w:t>signal</w:t>
      </w:r>
      <w:r w:rsidR="006B0605">
        <w:rPr>
          <w:rFonts w:ascii="Times New Roman" w:eastAsia="Times New Roman" w:hAnsi="Times New Roman" w:cs="Times New Roman"/>
          <w:sz w:val="24"/>
          <w:szCs w:val="24"/>
        </w:rPr>
        <w:t xml:space="preserve"> </w:t>
      </w:r>
      <w:r w:rsidR="005B4925">
        <w:rPr>
          <w:rFonts w:ascii="Times New Roman" w:eastAsia="Times New Roman" w:hAnsi="Times New Roman" w:cs="Times New Roman"/>
          <w:sz w:val="24"/>
          <w:szCs w:val="24"/>
        </w:rPr>
        <w:t>wa</w:t>
      </w:r>
      <w:r w:rsidR="006B0605">
        <w:rPr>
          <w:rFonts w:ascii="Times New Roman" w:eastAsia="Times New Roman" w:hAnsi="Times New Roman" w:cs="Times New Roman"/>
          <w:sz w:val="24"/>
          <w:szCs w:val="24"/>
        </w:rPr>
        <w:t>s purple</w:t>
      </w:r>
      <w:r w:rsidR="00780BFC">
        <w:rPr>
          <w:rFonts w:ascii="Times New Roman" w:eastAsia="Times New Roman" w:hAnsi="Times New Roman" w:cs="Times New Roman"/>
          <w:sz w:val="24"/>
          <w:szCs w:val="24"/>
        </w:rPr>
        <w:t xml:space="preserve"> </w:t>
      </w:r>
      <w:r w:rsidR="00474B16">
        <w:rPr>
          <w:rFonts w:ascii="Times New Roman" w:eastAsia="Times New Roman" w:hAnsi="Times New Roman" w:cs="Times New Roman"/>
          <w:sz w:val="24"/>
          <w:szCs w:val="24"/>
        </w:rPr>
        <w:t>(Fig. 3B).</w:t>
      </w:r>
      <w:r w:rsidR="006B0605">
        <w:rPr>
          <w:rFonts w:ascii="Times New Roman" w:eastAsia="Times New Roman" w:hAnsi="Times New Roman" w:cs="Times New Roman"/>
          <w:sz w:val="24"/>
          <w:szCs w:val="24"/>
        </w:rPr>
        <w:t xml:space="preserve"> </w:t>
      </w:r>
    </w:p>
    <w:p w14:paraId="69B2B98A" w14:textId="77777777" w:rsidR="00515414" w:rsidRDefault="00E739F7" w:rsidP="00503925">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differences between monkeys prompted us to investigate the different strategies that can be used to adjust temporal discounting based on the go </w:t>
      </w:r>
      <w:r w:rsidR="00515414">
        <w:rPr>
          <w:rFonts w:ascii="Times New Roman" w:eastAsia="Times New Roman" w:hAnsi="Times New Roman" w:cs="Times New Roman"/>
          <w:sz w:val="24"/>
          <w:szCs w:val="24"/>
        </w:rPr>
        <w:t>signal</w:t>
      </w:r>
      <w:r>
        <w:rPr>
          <w:rFonts w:ascii="Times New Roman" w:eastAsia="Times New Roman" w:hAnsi="Times New Roman" w:cs="Times New Roman"/>
          <w:sz w:val="24"/>
          <w:szCs w:val="24"/>
        </w:rPr>
        <w:t xml:space="preserve">. </w:t>
      </w:r>
    </w:p>
    <w:p w14:paraId="623E1539" w14:textId="454A7372" w:rsidR="00515414" w:rsidRDefault="00EF544E" w:rsidP="00503925">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baseline strategy</w:t>
      </w:r>
      <w:r w:rsidR="00193E13">
        <w:rPr>
          <w:rFonts w:ascii="Times New Roman" w:eastAsia="Times New Roman" w:hAnsi="Times New Roman" w:cs="Times New Roman"/>
          <w:sz w:val="24"/>
          <w:szCs w:val="24"/>
        </w:rPr>
        <w:t xml:space="preserve"> (</w:t>
      </w:r>
      <w:r w:rsidR="00515414">
        <w:rPr>
          <w:rFonts w:ascii="Times New Roman" w:eastAsia="Times New Roman" w:hAnsi="Times New Roman" w:cs="Times New Roman"/>
          <w:sz w:val="24"/>
          <w:szCs w:val="24"/>
        </w:rPr>
        <w:t>M</w:t>
      </w:r>
      <w:r w:rsidR="00E71E48">
        <w:rPr>
          <w:rFonts w:ascii="Times New Roman" w:eastAsia="Times New Roman" w:hAnsi="Times New Roman" w:cs="Times New Roman"/>
          <w:sz w:val="24"/>
          <w:szCs w:val="24"/>
        </w:rPr>
        <w:t>odel 1</w:t>
      </w:r>
      <w:r w:rsidR="00265755">
        <w:rPr>
          <w:rFonts w:ascii="Times New Roman" w:eastAsia="Times New Roman" w:hAnsi="Times New Roman" w:cs="Times New Roman"/>
          <w:sz w:val="24"/>
          <w:szCs w:val="24"/>
        </w:rPr>
        <w:t>;</w:t>
      </w:r>
      <w:r w:rsidR="00515414">
        <w:rPr>
          <w:rFonts w:ascii="Times New Roman" w:eastAsia="Times New Roman" w:hAnsi="Times New Roman" w:cs="Times New Roman"/>
          <w:sz w:val="24"/>
          <w:szCs w:val="24"/>
        </w:rPr>
        <w:t xml:space="preserve"> see Methods</w:t>
      </w:r>
      <w:r w:rsidR="00193E13">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i</w:t>
      </w:r>
      <w:r w:rsidR="00EA3DB4">
        <w:rPr>
          <w:rFonts w:ascii="Times New Roman" w:eastAsia="Times New Roman" w:hAnsi="Times New Roman" w:cs="Times New Roman"/>
          <w:sz w:val="24"/>
          <w:szCs w:val="24"/>
        </w:rPr>
        <w:t>nvolves</w:t>
      </w:r>
      <w:r>
        <w:rPr>
          <w:rFonts w:ascii="Times New Roman" w:eastAsia="Times New Roman" w:hAnsi="Times New Roman" w:cs="Times New Roman"/>
          <w:sz w:val="24"/>
          <w:szCs w:val="24"/>
        </w:rPr>
        <w:t xml:space="preserve"> ignor</w:t>
      </w:r>
      <w:r w:rsidR="00EA3DB4">
        <w:rPr>
          <w:rFonts w:ascii="Times New Roman" w:eastAsia="Times New Roman" w:hAnsi="Times New Roman" w:cs="Times New Roman"/>
          <w:sz w:val="24"/>
          <w:szCs w:val="24"/>
        </w:rPr>
        <w:t>ing</w:t>
      </w:r>
      <w:r>
        <w:rPr>
          <w:rFonts w:ascii="Times New Roman" w:eastAsia="Times New Roman" w:hAnsi="Times New Roman" w:cs="Times New Roman"/>
          <w:sz w:val="24"/>
          <w:szCs w:val="24"/>
        </w:rPr>
        <w:t xml:space="preserve"> the go </w:t>
      </w:r>
      <w:r w:rsidR="00515414">
        <w:rPr>
          <w:rFonts w:ascii="Times New Roman" w:eastAsia="Times New Roman" w:hAnsi="Times New Roman" w:cs="Times New Roman"/>
          <w:sz w:val="24"/>
          <w:szCs w:val="24"/>
        </w:rPr>
        <w:t>signal</w:t>
      </w:r>
      <w:r>
        <w:rPr>
          <w:rFonts w:ascii="Times New Roman" w:eastAsia="Times New Roman" w:hAnsi="Times New Roman" w:cs="Times New Roman"/>
          <w:sz w:val="24"/>
          <w:szCs w:val="24"/>
        </w:rPr>
        <w:t xml:space="preserve"> and </w:t>
      </w:r>
      <w:r w:rsidR="00EA3DB4">
        <w:rPr>
          <w:rFonts w:ascii="Times New Roman" w:eastAsia="Times New Roman" w:hAnsi="Times New Roman" w:cs="Times New Roman"/>
          <w:sz w:val="24"/>
          <w:szCs w:val="24"/>
        </w:rPr>
        <w:t xml:space="preserve">maintaining </w:t>
      </w:r>
      <w:r>
        <w:rPr>
          <w:rFonts w:ascii="Times New Roman" w:eastAsia="Times New Roman" w:hAnsi="Times New Roman" w:cs="Times New Roman"/>
          <w:sz w:val="24"/>
          <w:szCs w:val="24"/>
        </w:rPr>
        <w:t xml:space="preserve">a fixed </w:t>
      </w:r>
      <w:r w:rsidR="00523084">
        <w:rPr>
          <w:rFonts w:ascii="Times New Roman" w:eastAsia="Times New Roman" w:hAnsi="Times New Roman" w:cs="Times New Roman"/>
          <w:sz w:val="24"/>
          <w:szCs w:val="24"/>
        </w:rPr>
        <w:t xml:space="preserve">acceptance </w:t>
      </w:r>
      <w:r>
        <w:rPr>
          <w:rFonts w:ascii="Times New Roman" w:eastAsia="Times New Roman" w:hAnsi="Times New Roman" w:cs="Times New Roman"/>
          <w:sz w:val="24"/>
          <w:szCs w:val="24"/>
        </w:rPr>
        <w:t xml:space="preserve">preference for each of the </w:t>
      </w:r>
      <w:r w:rsidR="00333C22">
        <w:rPr>
          <w:rFonts w:ascii="Times New Roman" w:eastAsia="Times New Roman" w:hAnsi="Times New Roman" w:cs="Times New Roman"/>
          <w:sz w:val="24"/>
          <w:szCs w:val="24"/>
        </w:rPr>
        <w:t>nine</w:t>
      </w:r>
      <w:r w:rsidR="00333C2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offers</w:t>
      </w:r>
      <w:r w:rsidR="00515414">
        <w:rPr>
          <w:rFonts w:ascii="Times New Roman" w:eastAsia="Times New Roman" w:hAnsi="Times New Roman" w:cs="Times New Roman"/>
          <w:sz w:val="24"/>
          <w:szCs w:val="24"/>
        </w:rPr>
        <w:t xml:space="preserve">. </w:t>
      </w:r>
      <w:r w:rsidR="00EA3DB4">
        <w:rPr>
          <w:rFonts w:ascii="Times New Roman" w:eastAsia="Times New Roman" w:hAnsi="Times New Roman" w:cs="Times New Roman"/>
          <w:sz w:val="24"/>
          <w:szCs w:val="24"/>
        </w:rPr>
        <w:t>C</w:t>
      </w:r>
      <w:r>
        <w:rPr>
          <w:rFonts w:ascii="Times New Roman" w:eastAsia="Times New Roman" w:hAnsi="Times New Roman" w:cs="Times New Roman"/>
          <w:sz w:val="24"/>
          <w:szCs w:val="24"/>
        </w:rPr>
        <w:t>learly</w:t>
      </w:r>
      <w:r w:rsidR="00EA3DB4">
        <w:rPr>
          <w:rFonts w:ascii="Times New Roman" w:eastAsia="Times New Roman" w:hAnsi="Times New Roman" w:cs="Times New Roman"/>
          <w:sz w:val="24"/>
          <w:szCs w:val="24"/>
        </w:rPr>
        <w:t xml:space="preserve">, </w:t>
      </w:r>
      <w:r w:rsidR="00333C22">
        <w:rPr>
          <w:rFonts w:ascii="Times New Roman" w:eastAsia="Times New Roman" w:hAnsi="Times New Roman" w:cs="Times New Roman"/>
          <w:sz w:val="24"/>
          <w:szCs w:val="24"/>
        </w:rPr>
        <w:t xml:space="preserve">neither of our monkeys used this </w:t>
      </w:r>
      <w:r>
        <w:rPr>
          <w:rFonts w:ascii="Times New Roman" w:eastAsia="Times New Roman" w:hAnsi="Times New Roman" w:cs="Times New Roman"/>
          <w:sz w:val="24"/>
          <w:szCs w:val="24"/>
        </w:rPr>
        <w:t xml:space="preserve">strategy, but we included </w:t>
      </w:r>
      <w:r w:rsidR="006F7088">
        <w:rPr>
          <w:rFonts w:ascii="Times New Roman" w:eastAsia="Times New Roman" w:hAnsi="Times New Roman" w:cs="Times New Roman"/>
          <w:sz w:val="24"/>
          <w:szCs w:val="24"/>
        </w:rPr>
        <w:t xml:space="preserve">it </w:t>
      </w:r>
      <w:r>
        <w:rPr>
          <w:rFonts w:ascii="Times New Roman" w:eastAsia="Times New Roman" w:hAnsi="Times New Roman" w:cs="Times New Roman"/>
          <w:sz w:val="24"/>
          <w:szCs w:val="24"/>
        </w:rPr>
        <w:t xml:space="preserve">as a control. </w:t>
      </w:r>
    </w:p>
    <w:p w14:paraId="3945A69A" w14:textId="0450DBF5" w:rsidR="002142E9" w:rsidRDefault="008A4061" w:rsidP="00503925">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sidR="00584F5F">
        <w:rPr>
          <w:rFonts w:ascii="Times New Roman" w:eastAsia="Times New Roman" w:hAnsi="Times New Roman" w:cs="Times New Roman"/>
          <w:sz w:val="24"/>
          <w:szCs w:val="24"/>
        </w:rPr>
        <w:t>second simplistic strategy</w:t>
      </w:r>
      <w:r w:rsidR="003D0CC3">
        <w:rPr>
          <w:rFonts w:ascii="Times New Roman" w:eastAsia="Times New Roman" w:hAnsi="Times New Roman" w:cs="Times New Roman"/>
          <w:sz w:val="24"/>
          <w:szCs w:val="24"/>
        </w:rPr>
        <w:t xml:space="preserve"> (</w:t>
      </w:r>
      <w:r w:rsidR="003A75D2">
        <w:rPr>
          <w:rFonts w:ascii="Times New Roman" w:eastAsia="Times New Roman" w:hAnsi="Times New Roman" w:cs="Times New Roman"/>
          <w:sz w:val="24"/>
          <w:szCs w:val="24"/>
        </w:rPr>
        <w:t>M</w:t>
      </w:r>
      <w:r w:rsidR="003D0CC3">
        <w:rPr>
          <w:rFonts w:ascii="Times New Roman" w:eastAsia="Times New Roman" w:hAnsi="Times New Roman" w:cs="Times New Roman"/>
          <w:sz w:val="24"/>
          <w:szCs w:val="24"/>
        </w:rPr>
        <w:t>odel</w:t>
      </w:r>
      <w:r w:rsidR="00E71E48">
        <w:rPr>
          <w:rFonts w:ascii="Times New Roman" w:eastAsia="Times New Roman" w:hAnsi="Times New Roman" w:cs="Times New Roman"/>
          <w:sz w:val="24"/>
          <w:szCs w:val="24"/>
        </w:rPr>
        <w:t xml:space="preserve"> 2</w:t>
      </w:r>
      <w:r w:rsidR="00333C22">
        <w:rPr>
          <w:rFonts w:ascii="Times New Roman" w:eastAsia="Times New Roman" w:hAnsi="Times New Roman" w:cs="Times New Roman"/>
          <w:sz w:val="24"/>
          <w:szCs w:val="24"/>
        </w:rPr>
        <w:t>;</w:t>
      </w:r>
      <w:r w:rsidR="003A75D2">
        <w:rPr>
          <w:rFonts w:ascii="Times New Roman" w:eastAsia="Times New Roman" w:hAnsi="Times New Roman" w:cs="Times New Roman"/>
          <w:sz w:val="24"/>
          <w:szCs w:val="24"/>
        </w:rPr>
        <w:t xml:space="preserve"> see Methods</w:t>
      </w:r>
      <w:r w:rsidR="003D0CC3">
        <w:rPr>
          <w:rFonts w:ascii="Times New Roman" w:eastAsia="Times New Roman" w:hAnsi="Times New Roman" w:cs="Times New Roman"/>
          <w:sz w:val="24"/>
          <w:szCs w:val="24"/>
        </w:rPr>
        <w:t>)</w:t>
      </w:r>
      <w:r w:rsidR="00584F5F">
        <w:rPr>
          <w:rFonts w:ascii="Times New Roman" w:eastAsia="Times New Roman" w:hAnsi="Times New Roman" w:cs="Times New Roman"/>
          <w:sz w:val="24"/>
          <w:szCs w:val="24"/>
        </w:rPr>
        <w:t xml:space="preserve"> i</w:t>
      </w:r>
      <w:r w:rsidR="00265755">
        <w:rPr>
          <w:rFonts w:ascii="Times New Roman" w:eastAsia="Times New Roman" w:hAnsi="Times New Roman" w:cs="Times New Roman"/>
          <w:sz w:val="24"/>
          <w:szCs w:val="24"/>
        </w:rPr>
        <w:t>nvolves</w:t>
      </w:r>
      <w:r w:rsidR="00584F5F">
        <w:rPr>
          <w:rFonts w:ascii="Times New Roman" w:eastAsia="Times New Roman" w:hAnsi="Times New Roman" w:cs="Times New Roman"/>
          <w:sz w:val="24"/>
          <w:szCs w:val="24"/>
        </w:rPr>
        <w:t xml:space="preserve"> </w:t>
      </w:r>
      <w:r w:rsidR="0071325E">
        <w:rPr>
          <w:rFonts w:ascii="Times New Roman" w:eastAsia="Times New Roman" w:hAnsi="Times New Roman" w:cs="Times New Roman"/>
          <w:sz w:val="24"/>
          <w:szCs w:val="24"/>
        </w:rPr>
        <w:t>assigning</w:t>
      </w:r>
      <w:r w:rsidR="00584F5F">
        <w:rPr>
          <w:rFonts w:ascii="Times New Roman" w:eastAsia="Times New Roman" w:hAnsi="Times New Roman" w:cs="Times New Roman"/>
          <w:sz w:val="24"/>
          <w:szCs w:val="24"/>
        </w:rPr>
        <w:t xml:space="preserve"> values directly </w:t>
      </w:r>
      <w:r w:rsidR="00265755">
        <w:rPr>
          <w:rFonts w:ascii="Times New Roman" w:eastAsia="Times New Roman" w:hAnsi="Times New Roman" w:cs="Times New Roman"/>
          <w:sz w:val="24"/>
          <w:szCs w:val="24"/>
        </w:rPr>
        <w:t xml:space="preserve">using </w:t>
      </w:r>
      <w:r w:rsidR="00584F5F">
        <w:rPr>
          <w:rFonts w:ascii="Times New Roman" w:eastAsia="Times New Roman" w:hAnsi="Times New Roman" w:cs="Times New Roman"/>
          <w:sz w:val="24"/>
          <w:szCs w:val="24"/>
        </w:rPr>
        <w:t xml:space="preserve">the go </w:t>
      </w:r>
      <w:r w:rsidR="003A75D2">
        <w:rPr>
          <w:rFonts w:ascii="Times New Roman" w:eastAsia="Times New Roman" w:hAnsi="Times New Roman" w:cs="Times New Roman"/>
          <w:sz w:val="24"/>
          <w:szCs w:val="24"/>
        </w:rPr>
        <w:t>signal</w:t>
      </w:r>
      <w:r w:rsidR="00584F5F">
        <w:rPr>
          <w:rFonts w:ascii="Times New Roman" w:eastAsia="Times New Roman" w:hAnsi="Times New Roman" w:cs="Times New Roman"/>
          <w:sz w:val="24"/>
          <w:szCs w:val="24"/>
        </w:rPr>
        <w:t xml:space="preserve">, </w:t>
      </w:r>
      <w:r w:rsidR="00765BB3">
        <w:rPr>
          <w:rFonts w:ascii="Times New Roman" w:eastAsia="Times New Roman" w:hAnsi="Times New Roman" w:cs="Times New Roman"/>
          <w:sz w:val="24"/>
          <w:szCs w:val="24"/>
        </w:rPr>
        <w:t xml:space="preserve">and </w:t>
      </w:r>
      <w:r w:rsidR="0071325E">
        <w:rPr>
          <w:rFonts w:ascii="Times New Roman" w:eastAsia="Times New Roman" w:hAnsi="Times New Roman" w:cs="Times New Roman"/>
          <w:sz w:val="24"/>
          <w:szCs w:val="24"/>
        </w:rPr>
        <w:t>choosing</w:t>
      </w:r>
      <w:r w:rsidR="00765BB3">
        <w:rPr>
          <w:rFonts w:ascii="Times New Roman" w:eastAsia="Times New Roman" w:hAnsi="Times New Roman" w:cs="Times New Roman"/>
          <w:sz w:val="24"/>
          <w:szCs w:val="24"/>
        </w:rPr>
        <w:t xml:space="preserve"> to accept if the </w:t>
      </w:r>
      <w:r w:rsidR="00333C22">
        <w:rPr>
          <w:rFonts w:ascii="Times New Roman" w:eastAsia="Times New Roman" w:hAnsi="Times New Roman" w:cs="Times New Roman"/>
          <w:sz w:val="24"/>
          <w:szCs w:val="24"/>
        </w:rPr>
        <w:t xml:space="preserve">sum of the </w:t>
      </w:r>
      <w:r w:rsidR="00765BB3">
        <w:rPr>
          <w:rFonts w:ascii="Times New Roman" w:eastAsia="Times New Roman" w:hAnsi="Times New Roman" w:cs="Times New Roman"/>
          <w:sz w:val="24"/>
          <w:szCs w:val="24"/>
        </w:rPr>
        <w:t xml:space="preserve">offer value </w:t>
      </w:r>
      <w:r w:rsidR="00333C22">
        <w:rPr>
          <w:rFonts w:ascii="Times New Roman" w:eastAsia="Times New Roman" w:hAnsi="Times New Roman" w:cs="Times New Roman"/>
          <w:sz w:val="24"/>
          <w:szCs w:val="24"/>
        </w:rPr>
        <w:t xml:space="preserve">and </w:t>
      </w:r>
      <w:r w:rsidR="00765BB3">
        <w:rPr>
          <w:rFonts w:ascii="Times New Roman" w:eastAsia="Times New Roman" w:hAnsi="Times New Roman" w:cs="Times New Roman"/>
          <w:sz w:val="24"/>
          <w:szCs w:val="24"/>
        </w:rPr>
        <w:t xml:space="preserve">the go </w:t>
      </w:r>
      <w:r w:rsidR="003A75D2">
        <w:rPr>
          <w:rFonts w:ascii="Times New Roman" w:eastAsia="Times New Roman" w:hAnsi="Times New Roman" w:cs="Times New Roman"/>
          <w:sz w:val="24"/>
          <w:szCs w:val="24"/>
        </w:rPr>
        <w:t>signal</w:t>
      </w:r>
      <w:r w:rsidR="00765BB3">
        <w:rPr>
          <w:rFonts w:ascii="Times New Roman" w:eastAsia="Times New Roman" w:hAnsi="Times New Roman" w:cs="Times New Roman"/>
          <w:sz w:val="24"/>
          <w:szCs w:val="24"/>
        </w:rPr>
        <w:t xml:space="preserve"> value exceeds a threshold</w:t>
      </w:r>
      <w:r w:rsidR="00265755">
        <w:rPr>
          <w:rFonts w:ascii="Times New Roman" w:eastAsia="Times New Roman" w:hAnsi="Times New Roman" w:cs="Times New Roman"/>
          <w:sz w:val="24"/>
          <w:szCs w:val="24"/>
        </w:rPr>
        <w:t xml:space="preserve">, or </w:t>
      </w:r>
      <w:r w:rsidR="00765BB3">
        <w:rPr>
          <w:rFonts w:ascii="Times New Roman" w:eastAsia="Times New Roman" w:hAnsi="Times New Roman" w:cs="Times New Roman"/>
          <w:sz w:val="24"/>
          <w:szCs w:val="24"/>
        </w:rPr>
        <w:t xml:space="preserve">reject otherwise. </w:t>
      </w:r>
      <w:r w:rsidR="000D75E4">
        <w:rPr>
          <w:rFonts w:ascii="Times New Roman" w:eastAsia="Times New Roman" w:hAnsi="Times New Roman" w:cs="Times New Roman"/>
          <w:sz w:val="24"/>
          <w:szCs w:val="24"/>
        </w:rPr>
        <w:t xml:space="preserve">The go </w:t>
      </w:r>
      <w:r w:rsidR="003A75D2">
        <w:rPr>
          <w:rFonts w:ascii="Times New Roman" w:eastAsia="Times New Roman" w:hAnsi="Times New Roman" w:cs="Times New Roman"/>
          <w:sz w:val="24"/>
          <w:szCs w:val="24"/>
        </w:rPr>
        <w:t>signal</w:t>
      </w:r>
      <w:r w:rsidR="000D75E4">
        <w:rPr>
          <w:rFonts w:ascii="Times New Roman" w:eastAsia="Times New Roman" w:hAnsi="Times New Roman" w:cs="Times New Roman"/>
          <w:sz w:val="24"/>
          <w:szCs w:val="24"/>
        </w:rPr>
        <w:t xml:space="preserve"> value </w:t>
      </w:r>
      <w:r w:rsidR="00265755">
        <w:rPr>
          <w:rFonts w:ascii="Times New Roman" w:eastAsia="Times New Roman" w:hAnsi="Times New Roman" w:cs="Times New Roman"/>
          <w:sz w:val="24"/>
          <w:szCs w:val="24"/>
        </w:rPr>
        <w:t>estimate</w:t>
      </w:r>
      <w:r w:rsidR="00333C22">
        <w:rPr>
          <w:rFonts w:ascii="Times New Roman" w:eastAsia="Times New Roman" w:hAnsi="Times New Roman" w:cs="Times New Roman"/>
          <w:sz w:val="24"/>
          <w:szCs w:val="24"/>
        </w:rPr>
        <w:t>s</w:t>
      </w:r>
      <w:r w:rsidR="000D75E4">
        <w:rPr>
          <w:rFonts w:ascii="Times New Roman" w:eastAsia="Times New Roman" w:hAnsi="Times New Roman" w:cs="Times New Roman"/>
          <w:sz w:val="24"/>
          <w:szCs w:val="24"/>
        </w:rPr>
        <w:t xml:space="preserve"> </w:t>
      </w:r>
      <w:r w:rsidR="00265755">
        <w:rPr>
          <w:rFonts w:ascii="Times New Roman" w:eastAsia="Times New Roman" w:hAnsi="Times New Roman" w:cs="Times New Roman"/>
          <w:sz w:val="24"/>
          <w:szCs w:val="24"/>
        </w:rPr>
        <w:t>the extent to which</w:t>
      </w:r>
      <w:r w:rsidR="000D75E4">
        <w:rPr>
          <w:rFonts w:ascii="Times New Roman" w:eastAsia="Times New Roman" w:hAnsi="Times New Roman" w:cs="Times New Roman"/>
          <w:sz w:val="24"/>
          <w:szCs w:val="24"/>
        </w:rPr>
        <w:t xml:space="preserve"> the go </w:t>
      </w:r>
      <w:r w:rsidR="003A75D2">
        <w:rPr>
          <w:rFonts w:ascii="Times New Roman" w:eastAsia="Times New Roman" w:hAnsi="Times New Roman" w:cs="Times New Roman"/>
          <w:sz w:val="24"/>
          <w:szCs w:val="24"/>
        </w:rPr>
        <w:t>signal</w:t>
      </w:r>
      <w:r w:rsidR="000D75E4">
        <w:rPr>
          <w:rFonts w:ascii="Times New Roman" w:eastAsia="Times New Roman" w:hAnsi="Times New Roman" w:cs="Times New Roman"/>
          <w:sz w:val="24"/>
          <w:szCs w:val="24"/>
        </w:rPr>
        <w:t xml:space="preserve"> increases or decreases the offer value, and assumes that this increase </w:t>
      </w:r>
      <w:r w:rsidR="00265755">
        <w:rPr>
          <w:rFonts w:ascii="Times New Roman" w:eastAsia="Times New Roman" w:hAnsi="Times New Roman" w:cs="Times New Roman"/>
          <w:sz w:val="24"/>
          <w:szCs w:val="24"/>
        </w:rPr>
        <w:t>or</w:t>
      </w:r>
      <w:r w:rsidR="000D75E4">
        <w:rPr>
          <w:rFonts w:ascii="Times New Roman" w:eastAsia="Times New Roman" w:hAnsi="Times New Roman" w:cs="Times New Roman"/>
          <w:sz w:val="24"/>
          <w:szCs w:val="24"/>
        </w:rPr>
        <w:t xml:space="preserve"> decrease is independent of the offer. In other words, </w:t>
      </w:r>
      <w:r w:rsidR="00265755">
        <w:rPr>
          <w:rFonts w:ascii="Times New Roman" w:eastAsia="Times New Roman" w:hAnsi="Times New Roman" w:cs="Times New Roman"/>
          <w:sz w:val="24"/>
          <w:szCs w:val="24"/>
        </w:rPr>
        <w:t xml:space="preserve">the </w:t>
      </w:r>
      <w:r w:rsidR="000D75E4">
        <w:rPr>
          <w:rFonts w:ascii="Times New Roman" w:eastAsia="Times New Roman" w:hAnsi="Times New Roman" w:cs="Times New Roman"/>
          <w:sz w:val="24"/>
          <w:szCs w:val="24"/>
        </w:rPr>
        <w:t>values of good and bad offers increase or decreas</w:t>
      </w:r>
      <w:r w:rsidR="00265755">
        <w:rPr>
          <w:rFonts w:ascii="Times New Roman" w:eastAsia="Times New Roman" w:hAnsi="Times New Roman" w:cs="Times New Roman"/>
          <w:sz w:val="24"/>
          <w:szCs w:val="24"/>
        </w:rPr>
        <w:t>e</w:t>
      </w:r>
      <w:r w:rsidR="000D75E4">
        <w:rPr>
          <w:rFonts w:ascii="Times New Roman" w:eastAsia="Times New Roman" w:hAnsi="Times New Roman" w:cs="Times New Roman"/>
          <w:sz w:val="24"/>
          <w:szCs w:val="24"/>
        </w:rPr>
        <w:t xml:space="preserve"> by the same amount associated with the go </w:t>
      </w:r>
      <w:r w:rsidR="002142E9">
        <w:rPr>
          <w:rFonts w:ascii="Times New Roman" w:eastAsia="Times New Roman" w:hAnsi="Times New Roman" w:cs="Times New Roman"/>
          <w:sz w:val="24"/>
          <w:szCs w:val="24"/>
        </w:rPr>
        <w:t>signal</w:t>
      </w:r>
      <w:r w:rsidR="000D75E4">
        <w:rPr>
          <w:rFonts w:ascii="Times New Roman" w:eastAsia="Times New Roman" w:hAnsi="Times New Roman" w:cs="Times New Roman"/>
          <w:sz w:val="24"/>
          <w:szCs w:val="24"/>
        </w:rPr>
        <w:t xml:space="preserve">. </w:t>
      </w:r>
    </w:p>
    <w:p w14:paraId="38FC17D0" w14:textId="1CCF7D3E" w:rsidR="00E739F7" w:rsidRDefault="00CF1FC1" w:rsidP="00503925">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third</w:t>
      </w:r>
      <w:r w:rsidR="003A6A4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optimal strategy</w:t>
      </w:r>
      <w:r w:rsidR="00E35F8D">
        <w:rPr>
          <w:rFonts w:ascii="Times New Roman" w:eastAsia="Times New Roman" w:hAnsi="Times New Roman" w:cs="Times New Roman"/>
          <w:sz w:val="24"/>
          <w:szCs w:val="24"/>
        </w:rPr>
        <w:t xml:space="preserve"> (</w:t>
      </w:r>
      <w:r w:rsidR="002142E9">
        <w:rPr>
          <w:rFonts w:ascii="Times New Roman" w:eastAsia="Times New Roman" w:hAnsi="Times New Roman" w:cs="Times New Roman"/>
          <w:sz w:val="24"/>
          <w:szCs w:val="24"/>
        </w:rPr>
        <w:t>M</w:t>
      </w:r>
      <w:r w:rsidR="00E35F8D">
        <w:rPr>
          <w:rFonts w:ascii="Times New Roman" w:eastAsia="Times New Roman" w:hAnsi="Times New Roman" w:cs="Times New Roman"/>
          <w:sz w:val="24"/>
          <w:szCs w:val="24"/>
        </w:rPr>
        <w:t>odel 3</w:t>
      </w:r>
      <w:r w:rsidR="0071325E">
        <w:rPr>
          <w:rFonts w:ascii="Times New Roman" w:eastAsia="Times New Roman" w:hAnsi="Times New Roman" w:cs="Times New Roman"/>
          <w:sz w:val="24"/>
          <w:szCs w:val="24"/>
        </w:rPr>
        <w:t xml:space="preserve">; </w:t>
      </w:r>
      <w:r w:rsidR="002142E9">
        <w:rPr>
          <w:rFonts w:ascii="Times New Roman" w:eastAsia="Times New Roman" w:hAnsi="Times New Roman" w:cs="Times New Roman"/>
          <w:sz w:val="24"/>
          <w:szCs w:val="24"/>
        </w:rPr>
        <w:t>see Methods</w:t>
      </w:r>
      <w:r w:rsidR="00E35F8D">
        <w:rPr>
          <w:rFonts w:ascii="Times New Roman" w:eastAsia="Times New Roman" w:hAnsi="Times New Roman" w:cs="Times New Roman"/>
          <w:sz w:val="24"/>
          <w:szCs w:val="24"/>
        </w:rPr>
        <w:t>)</w:t>
      </w:r>
      <w:r>
        <w:rPr>
          <w:rFonts w:ascii="Times New Roman" w:eastAsia="Times New Roman" w:hAnsi="Times New Roman" w:cs="Times New Roman"/>
          <w:sz w:val="24"/>
          <w:szCs w:val="24"/>
        </w:rPr>
        <w:t>, account</w:t>
      </w:r>
      <w:r w:rsidR="0071325E">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for the delay associated with the go </w:t>
      </w:r>
      <w:r w:rsidR="002142E9">
        <w:rPr>
          <w:rFonts w:ascii="Times New Roman" w:eastAsia="Times New Roman" w:hAnsi="Times New Roman" w:cs="Times New Roman"/>
          <w:sz w:val="24"/>
          <w:szCs w:val="24"/>
        </w:rPr>
        <w:t>signal</w:t>
      </w:r>
      <w:r>
        <w:rPr>
          <w:rFonts w:ascii="Times New Roman" w:eastAsia="Times New Roman" w:hAnsi="Times New Roman" w:cs="Times New Roman"/>
          <w:sz w:val="24"/>
          <w:szCs w:val="24"/>
        </w:rPr>
        <w:t xml:space="preserve"> when calculating </w:t>
      </w:r>
      <w:r w:rsidR="0071325E">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t>temporally discounted value</w:t>
      </w:r>
      <w:r w:rsidR="0071325E">
        <w:rPr>
          <w:rFonts w:ascii="Times New Roman" w:eastAsia="Times New Roman" w:hAnsi="Times New Roman" w:cs="Times New Roman"/>
          <w:sz w:val="24"/>
          <w:szCs w:val="24"/>
        </w:rPr>
        <w:t>. The offer value is</w:t>
      </w:r>
      <w:r w:rsidR="00C24960">
        <w:rPr>
          <w:rFonts w:ascii="Times New Roman" w:eastAsia="Times New Roman" w:hAnsi="Times New Roman" w:cs="Times New Roman"/>
          <w:sz w:val="24"/>
          <w:szCs w:val="24"/>
        </w:rPr>
        <w:t xml:space="preserve"> </w:t>
      </w:r>
      <w:r w:rsidR="0071325E">
        <w:rPr>
          <w:rFonts w:ascii="Times New Roman" w:eastAsia="Times New Roman" w:hAnsi="Times New Roman" w:cs="Times New Roman"/>
          <w:sz w:val="24"/>
          <w:szCs w:val="24"/>
        </w:rPr>
        <w:t xml:space="preserve">modified by the </w:t>
      </w:r>
      <w:r w:rsidR="007B0AFC">
        <w:rPr>
          <w:rFonts w:ascii="Times New Roman" w:eastAsia="Times New Roman" w:hAnsi="Times New Roman" w:cs="Times New Roman"/>
          <w:sz w:val="24"/>
          <w:szCs w:val="24"/>
        </w:rPr>
        <w:t xml:space="preserve">yellow and purple go </w:t>
      </w:r>
      <w:r w:rsidR="002142E9">
        <w:rPr>
          <w:rFonts w:ascii="Times New Roman" w:eastAsia="Times New Roman" w:hAnsi="Times New Roman" w:cs="Times New Roman"/>
          <w:sz w:val="24"/>
          <w:szCs w:val="24"/>
        </w:rPr>
        <w:t>signal</w:t>
      </w:r>
      <w:r w:rsidR="0071325E">
        <w:rPr>
          <w:rFonts w:ascii="Times New Roman" w:eastAsia="Times New Roman" w:hAnsi="Times New Roman" w:cs="Times New Roman"/>
          <w:sz w:val="24"/>
          <w:szCs w:val="24"/>
        </w:rPr>
        <w:t>s</w:t>
      </w:r>
      <w:r w:rsidR="00333C22">
        <w:rPr>
          <w:rFonts w:ascii="Times New Roman" w:eastAsia="Times New Roman" w:hAnsi="Times New Roman" w:cs="Times New Roman"/>
          <w:sz w:val="24"/>
          <w:szCs w:val="24"/>
        </w:rPr>
        <w:t xml:space="preserve">, depending </w:t>
      </w:r>
      <w:r w:rsidR="007B0AFC">
        <w:rPr>
          <w:rFonts w:ascii="Times New Roman" w:eastAsia="Times New Roman" w:hAnsi="Times New Roman" w:cs="Times New Roman"/>
          <w:sz w:val="24"/>
          <w:szCs w:val="24"/>
        </w:rPr>
        <w:t xml:space="preserve">on the additional delay introduced by each go </w:t>
      </w:r>
      <w:r w:rsidR="00333C22">
        <w:rPr>
          <w:rFonts w:ascii="Times New Roman" w:eastAsia="Times New Roman" w:hAnsi="Times New Roman" w:cs="Times New Roman"/>
          <w:sz w:val="24"/>
          <w:szCs w:val="24"/>
        </w:rPr>
        <w:t>signal</w:t>
      </w:r>
      <w:r w:rsidR="00274A95">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p>
    <w:p w14:paraId="51D6536F" w14:textId="3B3A8EA9" w:rsidR="002142E9" w:rsidRDefault="00D013CD">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 fit</w:t>
      </w:r>
      <w:r w:rsidR="0071325E">
        <w:rPr>
          <w:rFonts w:ascii="Times New Roman" w:eastAsia="Times New Roman" w:hAnsi="Times New Roman" w:cs="Times New Roman"/>
          <w:sz w:val="24"/>
          <w:szCs w:val="24"/>
        </w:rPr>
        <w:t>ted</w:t>
      </w:r>
      <w:r>
        <w:rPr>
          <w:rFonts w:ascii="Times New Roman" w:eastAsia="Times New Roman" w:hAnsi="Times New Roman" w:cs="Times New Roman"/>
          <w:sz w:val="24"/>
          <w:szCs w:val="24"/>
        </w:rPr>
        <w:t xml:space="preserve"> all three models to </w:t>
      </w:r>
      <w:r w:rsidR="00AB2540">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t>monkey behavior</w:t>
      </w:r>
      <w:r w:rsidR="00AB2540">
        <w:rPr>
          <w:rFonts w:ascii="Times New Roman" w:eastAsia="Times New Roman" w:hAnsi="Times New Roman" w:cs="Times New Roman"/>
          <w:sz w:val="24"/>
          <w:szCs w:val="24"/>
        </w:rPr>
        <w:t xml:space="preserve">. </w:t>
      </w:r>
      <w:r w:rsidR="00503925">
        <w:rPr>
          <w:rFonts w:ascii="Times New Roman" w:eastAsia="Times New Roman" w:hAnsi="Times New Roman" w:cs="Times New Roman"/>
          <w:sz w:val="24"/>
          <w:szCs w:val="24"/>
        </w:rPr>
        <w:t xml:space="preserve">Model comparison showed that </w:t>
      </w:r>
      <w:r w:rsidR="002142E9">
        <w:rPr>
          <w:rFonts w:ascii="Times New Roman" w:eastAsia="Times New Roman" w:hAnsi="Times New Roman" w:cs="Times New Roman"/>
          <w:sz w:val="24"/>
          <w:szCs w:val="24"/>
        </w:rPr>
        <w:t>M</w:t>
      </w:r>
      <w:r w:rsidR="00503925">
        <w:rPr>
          <w:rFonts w:ascii="Times New Roman" w:eastAsia="Times New Roman" w:hAnsi="Times New Roman" w:cs="Times New Roman"/>
          <w:sz w:val="24"/>
          <w:szCs w:val="24"/>
        </w:rPr>
        <w:t>odel</w:t>
      </w:r>
      <w:r w:rsidR="00E46A84">
        <w:rPr>
          <w:rFonts w:ascii="Times New Roman" w:eastAsia="Times New Roman" w:hAnsi="Times New Roman" w:cs="Times New Roman"/>
          <w:sz w:val="24"/>
          <w:szCs w:val="24"/>
        </w:rPr>
        <w:t xml:space="preserve"> 1</w:t>
      </w:r>
      <w:r w:rsidR="00503925">
        <w:rPr>
          <w:rFonts w:ascii="Times New Roman" w:eastAsia="Times New Roman" w:hAnsi="Times New Roman" w:cs="Times New Roman"/>
          <w:sz w:val="24"/>
          <w:szCs w:val="24"/>
        </w:rPr>
        <w:t xml:space="preserve">, which </w:t>
      </w:r>
      <w:r w:rsidR="003F6268">
        <w:rPr>
          <w:rFonts w:ascii="Times New Roman" w:eastAsia="Times New Roman" w:hAnsi="Times New Roman" w:cs="Times New Roman"/>
          <w:sz w:val="24"/>
          <w:szCs w:val="24"/>
        </w:rPr>
        <w:t xml:space="preserve">assumed </w:t>
      </w:r>
      <w:r w:rsidR="00333C22">
        <w:rPr>
          <w:rFonts w:ascii="Times New Roman" w:eastAsia="Times New Roman" w:hAnsi="Times New Roman" w:cs="Times New Roman"/>
          <w:sz w:val="24"/>
          <w:szCs w:val="24"/>
        </w:rPr>
        <w:t>an independent preference for each offer</w:t>
      </w:r>
      <w:r w:rsidR="00333C22">
        <w:rPr>
          <w:rFonts w:ascii="Times New Roman" w:eastAsia="Times New Roman" w:hAnsi="Times New Roman" w:cs="Times New Roman"/>
          <w:sz w:val="24"/>
          <w:szCs w:val="24"/>
        </w:rPr>
        <w:t xml:space="preserve"> and </w:t>
      </w:r>
      <w:r w:rsidR="003F6268">
        <w:rPr>
          <w:rFonts w:ascii="Times New Roman" w:eastAsia="Times New Roman" w:hAnsi="Times New Roman" w:cs="Times New Roman"/>
          <w:sz w:val="24"/>
          <w:szCs w:val="24"/>
        </w:rPr>
        <w:t>a go</w:t>
      </w:r>
      <w:r w:rsidR="002142E9">
        <w:rPr>
          <w:rFonts w:ascii="Times New Roman" w:eastAsia="Times New Roman" w:hAnsi="Times New Roman" w:cs="Times New Roman"/>
          <w:sz w:val="24"/>
          <w:szCs w:val="24"/>
        </w:rPr>
        <w:t xml:space="preserve"> signal</w:t>
      </w:r>
      <w:r w:rsidR="00503925">
        <w:rPr>
          <w:rFonts w:ascii="Times New Roman" w:eastAsia="Times New Roman" w:hAnsi="Times New Roman" w:cs="Times New Roman"/>
          <w:sz w:val="24"/>
          <w:szCs w:val="24"/>
        </w:rPr>
        <w:t xml:space="preserve">, </w:t>
      </w:r>
      <w:r w:rsidR="00333C22">
        <w:rPr>
          <w:rFonts w:ascii="Times New Roman" w:eastAsia="Times New Roman" w:hAnsi="Times New Roman" w:cs="Times New Roman"/>
          <w:sz w:val="24"/>
          <w:szCs w:val="24"/>
        </w:rPr>
        <w:t>was the</w:t>
      </w:r>
      <w:r w:rsidR="00333C22">
        <w:rPr>
          <w:rFonts w:ascii="Times New Roman" w:eastAsia="Times New Roman" w:hAnsi="Times New Roman" w:cs="Times New Roman"/>
          <w:sz w:val="24"/>
          <w:szCs w:val="24"/>
        </w:rPr>
        <w:t xml:space="preserve"> </w:t>
      </w:r>
      <w:r w:rsidR="00503925">
        <w:rPr>
          <w:rFonts w:ascii="Times New Roman" w:eastAsia="Times New Roman" w:hAnsi="Times New Roman" w:cs="Times New Roman"/>
          <w:sz w:val="24"/>
          <w:szCs w:val="24"/>
        </w:rPr>
        <w:t xml:space="preserve">worst </w:t>
      </w:r>
      <w:r w:rsidR="00333C22">
        <w:rPr>
          <w:rFonts w:ascii="Times New Roman" w:eastAsia="Times New Roman" w:hAnsi="Times New Roman" w:cs="Times New Roman"/>
          <w:sz w:val="24"/>
          <w:szCs w:val="24"/>
        </w:rPr>
        <w:t xml:space="preserve">fit </w:t>
      </w:r>
      <w:r w:rsidR="00503925">
        <w:rPr>
          <w:rFonts w:ascii="Times New Roman" w:eastAsia="Times New Roman" w:hAnsi="Times New Roman" w:cs="Times New Roman"/>
          <w:sz w:val="24"/>
          <w:szCs w:val="24"/>
        </w:rPr>
        <w:t>for both animals.</w:t>
      </w:r>
    </w:p>
    <w:p w14:paraId="4FD95C50" w14:textId="3BBBF422" w:rsidR="00503925" w:rsidRDefault="0071325E">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Model 3 best explained </w:t>
      </w:r>
      <w:r w:rsidR="00503925">
        <w:rPr>
          <w:rFonts w:ascii="Times New Roman" w:eastAsia="Times New Roman" w:hAnsi="Times New Roman" w:cs="Times New Roman"/>
          <w:sz w:val="24"/>
          <w:szCs w:val="24"/>
        </w:rPr>
        <w:t>Monkey S’s behavior</w:t>
      </w:r>
      <w:r>
        <w:rPr>
          <w:rFonts w:ascii="Times New Roman" w:eastAsia="Times New Roman" w:hAnsi="Times New Roman" w:cs="Times New Roman"/>
          <w:sz w:val="24"/>
          <w:szCs w:val="24"/>
        </w:rPr>
        <w:t xml:space="preserve">, </w:t>
      </w:r>
      <w:r w:rsidR="00AF660C">
        <w:rPr>
          <w:rFonts w:ascii="Times New Roman" w:eastAsia="Times New Roman" w:hAnsi="Times New Roman" w:cs="Times New Roman"/>
          <w:sz w:val="24"/>
          <w:szCs w:val="24"/>
        </w:rPr>
        <w:t xml:space="preserve">suggesting a recalculation of </w:t>
      </w:r>
      <w:r>
        <w:rPr>
          <w:rFonts w:ascii="Times New Roman" w:eastAsia="Times New Roman" w:hAnsi="Times New Roman" w:cs="Times New Roman"/>
          <w:sz w:val="24"/>
          <w:szCs w:val="24"/>
        </w:rPr>
        <w:t xml:space="preserve">the </w:t>
      </w:r>
      <w:r w:rsidR="00AF660C">
        <w:rPr>
          <w:rFonts w:ascii="Times New Roman" w:eastAsia="Times New Roman" w:hAnsi="Times New Roman" w:cs="Times New Roman"/>
          <w:sz w:val="24"/>
          <w:szCs w:val="24"/>
        </w:rPr>
        <w:t xml:space="preserve">discounted value </w:t>
      </w:r>
      <w:r>
        <w:rPr>
          <w:rFonts w:ascii="Times New Roman" w:eastAsia="Times New Roman" w:hAnsi="Times New Roman" w:cs="Times New Roman"/>
          <w:sz w:val="24"/>
          <w:szCs w:val="24"/>
        </w:rPr>
        <w:t xml:space="preserve">when </w:t>
      </w:r>
      <w:r w:rsidR="00AF660C">
        <w:rPr>
          <w:rFonts w:ascii="Times New Roman" w:eastAsia="Times New Roman" w:hAnsi="Times New Roman" w:cs="Times New Roman"/>
          <w:sz w:val="24"/>
          <w:szCs w:val="24"/>
        </w:rPr>
        <w:t>accounting for the go</w:t>
      </w:r>
      <w:r>
        <w:rPr>
          <w:rFonts w:ascii="Times New Roman" w:eastAsia="Times New Roman" w:hAnsi="Times New Roman" w:cs="Times New Roman"/>
          <w:sz w:val="24"/>
          <w:szCs w:val="24"/>
        </w:rPr>
        <w:t xml:space="preserve"> signal</w:t>
      </w:r>
      <w:r w:rsidR="00AF660C">
        <w:rPr>
          <w:rFonts w:ascii="Times New Roman" w:eastAsia="Times New Roman" w:hAnsi="Times New Roman" w:cs="Times New Roman"/>
          <w:sz w:val="24"/>
          <w:szCs w:val="24"/>
        </w:rPr>
        <w:t xml:space="preserve"> induced delay</w:t>
      </w:r>
      <w:r w:rsidR="00503925">
        <w:rPr>
          <w:rFonts w:ascii="Times New Roman" w:eastAsia="Times New Roman" w:hAnsi="Times New Roman" w:cs="Times New Roman"/>
          <w:sz w:val="24"/>
          <w:szCs w:val="24"/>
        </w:rPr>
        <w:t xml:space="preserve"> (Fig. </w:t>
      </w:r>
      <w:r w:rsidR="00893992">
        <w:rPr>
          <w:rFonts w:ascii="Times New Roman" w:eastAsia="Times New Roman" w:hAnsi="Times New Roman" w:cs="Times New Roman"/>
          <w:sz w:val="24"/>
          <w:szCs w:val="24"/>
        </w:rPr>
        <w:t>4</w:t>
      </w:r>
      <w:r w:rsidR="00503925">
        <w:rPr>
          <w:rFonts w:ascii="Times New Roman" w:eastAsia="Times New Roman" w:hAnsi="Times New Roman" w:cs="Times New Roman"/>
          <w:sz w:val="24"/>
          <w:szCs w:val="24"/>
        </w:rPr>
        <w:t xml:space="preserve">A and </w:t>
      </w:r>
      <w:r>
        <w:rPr>
          <w:rFonts w:ascii="Times New Roman" w:eastAsia="Times New Roman" w:hAnsi="Times New Roman" w:cs="Times New Roman"/>
          <w:sz w:val="24"/>
          <w:szCs w:val="24"/>
        </w:rPr>
        <w:t>4</w:t>
      </w:r>
      <w:r w:rsidR="00503925">
        <w:rPr>
          <w:rFonts w:ascii="Times New Roman" w:eastAsia="Times New Roman" w:hAnsi="Times New Roman" w:cs="Times New Roman"/>
          <w:sz w:val="24"/>
          <w:szCs w:val="24"/>
        </w:rPr>
        <w:t>C).</w:t>
      </w:r>
      <w:r w:rsidR="00503925">
        <w:rPr>
          <w:rFonts w:ascii="Times New Roman" w:eastAsia="Times New Roman" w:hAnsi="Times New Roman" w:cs="Times New Roman"/>
          <w:color w:val="FF0000"/>
          <w:sz w:val="24"/>
          <w:szCs w:val="24"/>
        </w:rPr>
        <w:t xml:space="preserve"> </w:t>
      </w:r>
      <w:r w:rsidR="00503925">
        <w:rPr>
          <w:rFonts w:ascii="Times New Roman" w:eastAsia="Times New Roman" w:hAnsi="Times New Roman" w:cs="Times New Roman"/>
          <w:sz w:val="24"/>
          <w:szCs w:val="24"/>
        </w:rPr>
        <w:t xml:space="preserve">In contrast, Monkey T’s behavior </w:t>
      </w:r>
      <w:r w:rsidR="00D7607E">
        <w:rPr>
          <w:rFonts w:ascii="Times New Roman" w:eastAsia="Times New Roman" w:hAnsi="Times New Roman" w:cs="Times New Roman"/>
          <w:sz w:val="24"/>
          <w:szCs w:val="24"/>
        </w:rPr>
        <w:t xml:space="preserve">was best explained by </w:t>
      </w:r>
      <w:r w:rsidR="00333C22">
        <w:rPr>
          <w:rFonts w:ascii="Times New Roman" w:eastAsia="Times New Roman" w:hAnsi="Times New Roman" w:cs="Times New Roman"/>
          <w:sz w:val="24"/>
          <w:szCs w:val="24"/>
        </w:rPr>
        <w:t>m</w:t>
      </w:r>
      <w:r w:rsidR="00D7607E">
        <w:rPr>
          <w:rFonts w:ascii="Times New Roman" w:eastAsia="Times New Roman" w:hAnsi="Times New Roman" w:cs="Times New Roman"/>
          <w:sz w:val="24"/>
          <w:szCs w:val="24"/>
        </w:rPr>
        <w:t>odel 2</w:t>
      </w:r>
      <w:r w:rsidR="00503925">
        <w:rPr>
          <w:rFonts w:ascii="Times New Roman" w:eastAsia="Times New Roman" w:hAnsi="Times New Roman" w:cs="Times New Roman"/>
          <w:sz w:val="24"/>
          <w:szCs w:val="24"/>
        </w:rPr>
        <w:t xml:space="preserve"> (Fig. </w:t>
      </w:r>
      <w:r w:rsidR="00893992">
        <w:rPr>
          <w:rFonts w:ascii="Times New Roman" w:eastAsia="Times New Roman" w:hAnsi="Times New Roman" w:cs="Times New Roman"/>
          <w:sz w:val="24"/>
          <w:szCs w:val="24"/>
        </w:rPr>
        <w:t>4</w:t>
      </w:r>
      <w:r w:rsidR="00503925">
        <w:rPr>
          <w:rFonts w:ascii="Times New Roman" w:eastAsia="Times New Roman" w:hAnsi="Times New Roman" w:cs="Times New Roman"/>
          <w:sz w:val="24"/>
          <w:szCs w:val="24"/>
        </w:rPr>
        <w:t xml:space="preserve">B and D), </w:t>
      </w:r>
      <w:r w:rsidR="00AF660C">
        <w:rPr>
          <w:rFonts w:ascii="Times New Roman" w:eastAsia="Times New Roman" w:hAnsi="Times New Roman" w:cs="Times New Roman"/>
          <w:sz w:val="24"/>
          <w:szCs w:val="24"/>
        </w:rPr>
        <w:t>suggesting</w:t>
      </w:r>
      <w:r w:rsidR="00566017">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the </w:t>
      </w:r>
      <w:r w:rsidR="00566017">
        <w:rPr>
          <w:rFonts w:ascii="Times New Roman" w:eastAsia="Times New Roman" w:hAnsi="Times New Roman" w:cs="Times New Roman"/>
          <w:sz w:val="24"/>
          <w:szCs w:val="24"/>
        </w:rPr>
        <w:t>us</w:t>
      </w:r>
      <w:r>
        <w:rPr>
          <w:rFonts w:ascii="Times New Roman" w:eastAsia="Times New Roman" w:hAnsi="Times New Roman" w:cs="Times New Roman"/>
          <w:sz w:val="24"/>
          <w:szCs w:val="24"/>
        </w:rPr>
        <w:t>e</w:t>
      </w:r>
      <w:r w:rsidR="00AF660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of </w:t>
      </w:r>
      <w:r w:rsidR="00AF660C">
        <w:rPr>
          <w:rFonts w:ascii="Times New Roman" w:eastAsia="Times New Roman" w:hAnsi="Times New Roman" w:cs="Times New Roman"/>
          <w:sz w:val="24"/>
          <w:szCs w:val="24"/>
        </w:rPr>
        <w:t>a simpler heuristi</w:t>
      </w:r>
      <w:r w:rsidR="0015069A">
        <w:rPr>
          <w:rFonts w:ascii="Times New Roman" w:eastAsia="Times New Roman" w:hAnsi="Times New Roman" w:cs="Times New Roman"/>
          <w:sz w:val="24"/>
          <w:szCs w:val="24"/>
        </w:rPr>
        <w:t>c</w:t>
      </w:r>
      <w:r w:rsidR="00AF07AC">
        <w:rPr>
          <w:rFonts w:ascii="Times New Roman" w:eastAsia="Times New Roman" w:hAnsi="Times New Roman" w:cs="Times New Roman"/>
          <w:sz w:val="24"/>
          <w:szCs w:val="24"/>
        </w:rPr>
        <w:t>.</w:t>
      </w:r>
      <w:r w:rsidR="00784973">
        <w:rPr>
          <w:rFonts w:ascii="Times New Roman" w:eastAsia="Times New Roman" w:hAnsi="Times New Roman" w:cs="Times New Roman"/>
          <w:sz w:val="24"/>
          <w:szCs w:val="24"/>
        </w:rPr>
        <w:t xml:space="preserve"> </w:t>
      </w:r>
    </w:p>
    <w:p w14:paraId="4522A39D" w14:textId="6F7F3465" w:rsidR="0019213C" w:rsidRDefault="00503925" w:rsidP="003A6A4C">
      <w:pPr>
        <w:shd w:val="clear" w:color="auto" w:fill="FFFFFF"/>
        <w:spacing w:after="0" w:line="480" w:lineRule="auto"/>
        <w:rPr>
          <w:rFonts w:ascii="Times New Roman" w:eastAsia="Times New Roman" w:hAnsi="Times New Roman" w:cs="Times New Roman"/>
          <w:sz w:val="24"/>
          <w:szCs w:val="24"/>
          <w:lang w:eastAsia="zh-CN"/>
        </w:rPr>
      </w:pPr>
      <w:r w:rsidRPr="007D4BA1">
        <w:rPr>
          <w:rFonts w:ascii="Times New Roman" w:eastAsia="Times New Roman" w:hAnsi="Times New Roman" w:cs="Times New Roman"/>
          <w:sz w:val="24"/>
          <w:szCs w:val="24"/>
        </w:rPr>
        <w:t>These models show</w:t>
      </w:r>
      <w:r w:rsidR="00345F4B">
        <w:rPr>
          <w:rFonts w:ascii="Times New Roman" w:eastAsia="Times New Roman" w:hAnsi="Times New Roman" w:cs="Times New Roman"/>
          <w:sz w:val="24"/>
          <w:szCs w:val="24"/>
        </w:rPr>
        <w:t>ed</w:t>
      </w:r>
      <w:r w:rsidRPr="007D4BA1">
        <w:rPr>
          <w:rFonts w:ascii="Times New Roman" w:eastAsia="Times New Roman" w:hAnsi="Times New Roman" w:cs="Times New Roman"/>
          <w:sz w:val="24"/>
          <w:szCs w:val="24"/>
        </w:rPr>
        <w:t xml:space="preserve"> </w:t>
      </w:r>
      <w:r w:rsidR="006B6242">
        <w:rPr>
          <w:rFonts w:ascii="Times New Roman" w:eastAsia="Times New Roman" w:hAnsi="Times New Roman" w:cs="Times New Roman"/>
          <w:sz w:val="24"/>
          <w:szCs w:val="24"/>
        </w:rPr>
        <w:t xml:space="preserve">that the two animals </w:t>
      </w:r>
      <w:r w:rsidR="0071325E">
        <w:rPr>
          <w:rFonts w:ascii="Times New Roman" w:eastAsia="Times New Roman" w:hAnsi="Times New Roman" w:cs="Times New Roman"/>
          <w:sz w:val="24"/>
          <w:szCs w:val="24"/>
        </w:rPr>
        <w:t xml:space="preserve">employ </w:t>
      </w:r>
      <w:r w:rsidR="006B6242">
        <w:rPr>
          <w:rFonts w:ascii="Times New Roman" w:eastAsia="Times New Roman" w:hAnsi="Times New Roman" w:cs="Times New Roman"/>
          <w:sz w:val="24"/>
          <w:szCs w:val="24"/>
        </w:rPr>
        <w:t xml:space="preserve">distinct strategies to </w:t>
      </w:r>
      <w:r w:rsidR="00784973">
        <w:rPr>
          <w:rFonts w:ascii="Times New Roman" w:eastAsia="Times New Roman" w:hAnsi="Times New Roman" w:cs="Times New Roman"/>
          <w:sz w:val="24"/>
          <w:szCs w:val="24"/>
        </w:rPr>
        <w:t xml:space="preserve">adjust </w:t>
      </w:r>
      <w:r w:rsidR="00333C22">
        <w:rPr>
          <w:rFonts w:ascii="Times New Roman" w:eastAsia="Times New Roman" w:hAnsi="Times New Roman" w:cs="Times New Roman"/>
          <w:sz w:val="24"/>
          <w:szCs w:val="24"/>
        </w:rPr>
        <w:t xml:space="preserve">the </w:t>
      </w:r>
      <w:r w:rsidR="00784973">
        <w:rPr>
          <w:rFonts w:ascii="Times New Roman" w:eastAsia="Times New Roman" w:hAnsi="Times New Roman" w:cs="Times New Roman"/>
          <w:sz w:val="24"/>
          <w:szCs w:val="24"/>
        </w:rPr>
        <w:t xml:space="preserve">temporally discounted value based on the go </w:t>
      </w:r>
      <w:r w:rsidR="003A6A4C">
        <w:rPr>
          <w:rFonts w:ascii="Times New Roman" w:eastAsia="Times New Roman" w:hAnsi="Times New Roman" w:cs="Times New Roman"/>
          <w:sz w:val="24"/>
          <w:szCs w:val="24"/>
        </w:rPr>
        <w:t>signal</w:t>
      </w:r>
      <w:r w:rsidR="006B6242">
        <w:rPr>
          <w:rFonts w:ascii="Times New Roman" w:eastAsia="Times New Roman" w:hAnsi="Times New Roman" w:cs="Times New Roman"/>
          <w:sz w:val="24"/>
          <w:szCs w:val="24"/>
        </w:rPr>
        <w:t xml:space="preserve">. </w:t>
      </w:r>
    </w:p>
    <w:p w14:paraId="63C1C940" w14:textId="77777777" w:rsidR="00C141EA" w:rsidRDefault="00C141EA">
      <w:pPr>
        <w:shd w:val="clear" w:color="auto" w:fill="FFFFFF"/>
        <w:spacing w:after="0" w:line="480" w:lineRule="auto"/>
        <w:rPr>
          <w:rFonts w:ascii="Times New Roman" w:eastAsia="Times New Roman" w:hAnsi="Times New Roman" w:cs="Times New Roman"/>
          <w:sz w:val="24"/>
          <w:szCs w:val="24"/>
        </w:rPr>
      </w:pPr>
    </w:p>
    <w:p w14:paraId="18314D5A" w14:textId="756E4EC6" w:rsidR="00A450CA" w:rsidRPr="00D1150D" w:rsidRDefault="00185121">
      <w:pPr>
        <w:shd w:val="clear" w:color="auto" w:fill="FFFFFF"/>
        <w:spacing w:after="0" w:line="480" w:lineRule="auto"/>
        <w:rPr>
          <w:rFonts w:ascii="Times New Roman" w:eastAsia="Times New Roman" w:hAnsi="Times New Roman" w:cs="Times New Roman"/>
          <w:b/>
          <w:bCs/>
          <w:sz w:val="24"/>
          <w:szCs w:val="24"/>
        </w:rPr>
      </w:pPr>
      <w:r w:rsidRPr="00D1150D">
        <w:rPr>
          <w:rFonts w:ascii="Times New Roman" w:eastAsia="Times New Roman" w:hAnsi="Times New Roman" w:cs="Times New Roman"/>
          <w:b/>
          <w:bCs/>
          <w:sz w:val="24"/>
          <w:szCs w:val="24"/>
        </w:rPr>
        <w:t xml:space="preserve">3. </w:t>
      </w:r>
      <w:r w:rsidR="00766BC8" w:rsidRPr="00D1150D">
        <w:rPr>
          <w:rFonts w:ascii="Times New Roman" w:eastAsia="Times New Roman" w:hAnsi="Times New Roman" w:cs="Times New Roman"/>
          <w:b/>
          <w:bCs/>
          <w:sz w:val="24"/>
          <w:szCs w:val="24"/>
        </w:rPr>
        <w:t>The i</w:t>
      </w:r>
      <w:r w:rsidRPr="00D1150D">
        <w:rPr>
          <w:rFonts w:ascii="Times New Roman" w:eastAsia="Times New Roman" w:hAnsi="Times New Roman" w:cs="Times New Roman"/>
          <w:b/>
          <w:bCs/>
          <w:sz w:val="24"/>
          <w:szCs w:val="24"/>
        </w:rPr>
        <w:t>nverse</w:t>
      </w:r>
      <w:r w:rsidR="005F3687" w:rsidRPr="00D1150D">
        <w:rPr>
          <w:rFonts w:ascii="Times New Roman" w:eastAsia="Times New Roman" w:hAnsi="Times New Roman" w:cs="Times New Roman"/>
          <w:b/>
          <w:bCs/>
          <w:sz w:val="24"/>
          <w:szCs w:val="24"/>
        </w:rPr>
        <w:t xml:space="preserve"> </w:t>
      </w:r>
      <w:r w:rsidRPr="00D1150D">
        <w:rPr>
          <w:rFonts w:ascii="Times New Roman" w:eastAsia="Times New Roman" w:hAnsi="Times New Roman" w:cs="Times New Roman"/>
          <w:b/>
          <w:bCs/>
          <w:sz w:val="24"/>
          <w:szCs w:val="24"/>
        </w:rPr>
        <w:t xml:space="preserve">coding of reward and delay in dlPFC reflects the temporal discounting computation. </w:t>
      </w:r>
    </w:p>
    <w:p w14:paraId="2F3F6368" w14:textId="1EA58463" w:rsidR="00A450CA" w:rsidRDefault="00CA74C1" w:rsidP="00CA74C1">
      <w:pPr>
        <w:shd w:val="clear" w:color="auto" w:fill="FFFFFF"/>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F</w:t>
      </w:r>
      <w:r w:rsidR="00DF2711">
        <w:rPr>
          <w:rFonts w:ascii="Times New Roman" w:eastAsia="Times New Roman" w:hAnsi="Times New Roman" w:cs="Times New Roman"/>
          <w:sz w:val="24"/>
          <w:szCs w:val="24"/>
        </w:rPr>
        <w:t>irst</w:t>
      </w:r>
      <w:r>
        <w:rPr>
          <w:rFonts w:ascii="Times New Roman" w:eastAsia="Times New Roman" w:hAnsi="Times New Roman" w:cs="Times New Roman"/>
          <w:sz w:val="24"/>
          <w:szCs w:val="24"/>
        </w:rPr>
        <w:t>, we</w:t>
      </w:r>
      <w:r w:rsidR="00DF2711">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examined </w:t>
      </w:r>
      <w:r w:rsidR="00DF2711">
        <w:rPr>
          <w:rFonts w:ascii="Times New Roman" w:eastAsia="Times New Roman" w:hAnsi="Times New Roman" w:cs="Times New Roman"/>
          <w:sz w:val="24"/>
          <w:szCs w:val="24"/>
        </w:rPr>
        <w:t>single neuron’s responses to reward and delay</w:t>
      </w:r>
      <w:r w:rsidR="00CA2A53">
        <w:rPr>
          <w:rFonts w:ascii="Times New Roman" w:eastAsia="Times New Roman" w:hAnsi="Times New Roman" w:cs="Times New Roman"/>
          <w:sz w:val="24"/>
          <w:szCs w:val="24"/>
        </w:rPr>
        <w:t xml:space="preserve">. </w:t>
      </w:r>
      <w:r w:rsidR="00DF2711">
        <w:rPr>
          <w:rFonts w:ascii="Times New Roman" w:eastAsia="Times New Roman" w:hAnsi="Times New Roman" w:cs="Times New Roman"/>
          <w:sz w:val="24"/>
          <w:szCs w:val="24"/>
        </w:rPr>
        <w:t>We recorded 170 neurons in dlPFC</w:t>
      </w:r>
      <w:r w:rsidR="003D3CD9">
        <w:rPr>
          <w:rFonts w:ascii="Times New Roman" w:eastAsia="Times New Roman" w:hAnsi="Times New Roman" w:cs="Times New Roman"/>
          <w:sz w:val="24"/>
          <w:szCs w:val="24"/>
        </w:rPr>
        <w:t xml:space="preserve"> </w:t>
      </w:r>
      <w:r w:rsidR="00DF2711">
        <w:rPr>
          <w:rFonts w:ascii="Times New Roman" w:eastAsia="Times New Roman" w:hAnsi="Times New Roman" w:cs="Times New Roman"/>
          <w:sz w:val="24"/>
          <w:szCs w:val="24"/>
        </w:rPr>
        <w:t xml:space="preserve">(107 neurons in Monkey </w:t>
      </w:r>
      <w:r w:rsidR="00971448">
        <w:rPr>
          <w:rFonts w:ascii="Times New Roman" w:eastAsia="Times New Roman" w:hAnsi="Times New Roman" w:cs="Times New Roman"/>
          <w:sz w:val="24"/>
          <w:szCs w:val="24"/>
        </w:rPr>
        <w:t xml:space="preserve">T </w:t>
      </w:r>
      <w:r w:rsidR="00DF2711">
        <w:rPr>
          <w:rFonts w:ascii="Times New Roman" w:eastAsia="Times New Roman" w:hAnsi="Times New Roman" w:cs="Times New Roman"/>
          <w:sz w:val="24"/>
          <w:szCs w:val="24"/>
        </w:rPr>
        <w:t xml:space="preserve">and 63 neurons in Monkey </w:t>
      </w:r>
      <w:r w:rsidR="00971448">
        <w:rPr>
          <w:rFonts w:ascii="Times New Roman" w:eastAsia="Times New Roman" w:hAnsi="Times New Roman" w:cs="Times New Roman"/>
          <w:sz w:val="24"/>
          <w:szCs w:val="24"/>
        </w:rPr>
        <w:t>S</w:t>
      </w:r>
      <w:r w:rsidR="00DF2711">
        <w:rPr>
          <w:rFonts w:ascii="Times New Roman" w:eastAsia="Times New Roman" w:hAnsi="Times New Roman" w:cs="Times New Roman"/>
          <w:sz w:val="24"/>
          <w:szCs w:val="24"/>
        </w:rPr>
        <w:t xml:space="preserve">; Fig. </w:t>
      </w:r>
      <w:r w:rsidR="00614CCC">
        <w:rPr>
          <w:rFonts w:ascii="Times New Roman" w:eastAsia="Times New Roman" w:hAnsi="Times New Roman" w:cs="Times New Roman"/>
          <w:sz w:val="24"/>
          <w:szCs w:val="24"/>
        </w:rPr>
        <w:t>S1A</w:t>
      </w:r>
      <w:r w:rsidR="00DF2711">
        <w:rPr>
          <w:rFonts w:ascii="Times New Roman" w:eastAsia="Times New Roman" w:hAnsi="Times New Roman" w:cs="Times New Roman"/>
          <w:sz w:val="24"/>
          <w:szCs w:val="24"/>
        </w:rPr>
        <w:t xml:space="preserve">) while the animals performed the task. </w:t>
      </w:r>
      <w:r w:rsidR="003D3CD9">
        <w:rPr>
          <w:rFonts w:ascii="Times New Roman" w:eastAsia="Times New Roman" w:hAnsi="Times New Roman" w:cs="Times New Roman"/>
          <w:sz w:val="24"/>
          <w:szCs w:val="24"/>
        </w:rPr>
        <w:t>During the offer period</w:t>
      </w:r>
      <w:r w:rsidR="00DF2711">
        <w:rPr>
          <w:rFonts w:ascii="Times New Roman" w:eastAsia="Times New Roman" w:hAnsi="Times New Roman" w:cs="Times New Roman"/>
          <w:sz w:val="24"/>
          <w:szCs w:val="24"/>
        </w:rPr>
        <w:t xml:space="preserve">, 121 out of 170 neurons were significantly modulated by reward magnitude and/or delay (2-way ANOVA, p &lt; 0.05; Fig. </w:t>
      </w:r>
      <w:r w:rsidR="00614CCC">
        <w:rPr>
          <w:rFonts w:ascii="Times New Roman" w:eastAsia="Times New Roman" w:hAnsi="Times New Roman" w:cs="Times New Roman"/>
          <w:sz w:val="24"/>
          <w:szCs w:val="24"/>
        </w:rPr>
        <w:t>S1B</w:t>
      </w:r>
      <w:r w:rsidR="00DF2711">
        <w:rPr>
          <w:rFonts w:ascii="Times New Roman" w:eastAsia="Times New Roman" w:hAnsi="Times New Roman" w:cs="Times New Roman"/>
          <w:sz w:val="24"/>
          <w:szCs w:val="24"/>
        </w:rPr>
        <w:t xml:space="preserve">). </w:t>
      </w:r>
      <w:r w:rsidR="00BF25B6">
        <w:rPr>
          <w:rFonts w:ascii="Times New Roman" w:eastAsia="Times New Roman" w:hAnsi="Times New Roman" w:cs="Times New Roman"/>
          <w:sz w:val="24"/>
          <w:szCs w:val="24"/>
        </w:rPr>
        <w:t>S</w:t>
      </w:r>
      <w:r w:rsidR="00DF2711">
        <w:rPr>
          <w:rFonts w:ascii="Times New Roman" w:eastAsia="Times New Roman" w:hAnsi="Times New Roman" w:cs="Times New Roman"/>
          <w:sz w:val="24"/>
          <w:szCs w:val="24"/>
        </w:rPr>
        <w:t>liding</w:t>
      </w:r>
      <w:r w:rsidR="003D3CD9">
        <w:rPr>
          <w:rFonts w:ascii="Times New Roman" w:eastAsia="Times New Roman" w:hAnsi="Times New Roman" w:cs="Times New Roman"/>
          <w:sz w:val="24"/>
          <w:szCs w:val="24"/>
        </w:rPr>
        <w:t>-</w:t>
      </w:r>
      <w:r w:rsidR="00DF2711">
        <w:rPr>
          <w:rFonts w:ascii="Times New Roman" w:eastAsia="Times New Roman" w:hAnsi="Times New Roman" w:cs="Times New Roman"/>
          <w:sz w:val="24"/>
          <w:szCs w:val="24"/>
        </w:rPr>
        <w:t>window ANOVA analysis showed that t</w:t>
      </w:r>
      <w:r w:rsidR="00DF2711">
        <w:rPr>
          <w:rFonts w:ascii="Times New Roman" w:eastAsia="Times New Roman" w:hAnsi="Times New Roman" w:cs="Times New Roman"/>
          <w:color w:val="000000"/>
          <w:sz w:val="24"/>
          <w:szCs w:val="24"/>
        </w:rPr>
        <w:t xml:space="preserve">he proportion of neurons modulated by each factor </w:t>
      </w:r>
      <w:r w:rsidR="00BF25B6">
        <w:rPr>
          <w:rFonts w:ascii="Times New Roman" w:eastAsia="Times New Roman" w:hAnsi="Times New Roman" w:cs="Times New Roman"/>
          <w:color w:val="000000"/>
          <w:sz w:val="24"/>
          <w:szCs w:val="24"/>
        </w:rPr>
        <w:t>increased</w:t>
      </w:r>
      <w:r w:rsidR="00DF2711">
        <w:rPr>
          <w:rFonts w:ascii="Times New Roman" w:eastAsia="Times New Roman" w:hAnsi="Times New Roman" w:cs="Times New Roman"/>
          <w:color w:val="000000"/>
          <w:sz w:val="24"/>
          <w:szCs w:val="24"/>
        </w:rPr>
        <w:t xml:space="preserve"> shortly after cue presentation (Fig. </w:t>
      </w:r>
      <w:r w:rsidR="00614CCC">
        <w:rPr>
          <w:rFonts w:ascii="Times New Roman" w:eastAsia="Times New Roman" w:hAnsi="Times New Roman" w:cs="Times New Roman"/>
          <w:color w:val="000000"/>
          <w:sz w:val="24"/>
          <w:szCs w:val="24"/>
        </w:rPr>
        <w:t>S1</w:t>
      </w:r>
      <w:r w:rsidR="00DF2711">
        <w:rPr>
          <w:rFonts w:ascii="Times New Roman" w:eastAsia="Times New Roman" w:hAnsi="Times New Roman" w:cs="Times New Roman"/>
          <w:color w:val="000000"/>
          <w:sz w:val="24"/>
          <w:szCs w:val="24"/>
        </w:rPr>
        <w:t xml:space="preserve">C-D). </w:t>
      </w:r>
      <w:r w:rsidR="003D3CD9">
        <w:rPr>
          <w:rFonts w:ascii="Times New Roman" w:eastAsia="Times New Roman" w:hAnsi="Times New Roman" w:cs="Times New Roman"/>
          <w:color w:val="000000"/>
          <w:sz w:val="24"/>
          <w:szCs w:val="24"/>
        </w:rPr>
        <w:t>To quantify the strength of encoding for each variable (reward magnitude, delay, and their interaction), we computed omega squared (ω²)</w:t>
      </w:r>
      <w:r>
        <w:rPr>
          <w:rFonts w:ascii="Times New Roman" w:eastAsia="Times New Roman" w:hAnsi="Times New Roman" w:cs="Times New Roman"/>
          <w:color w:val="000000"/>
          <w:sz w:val="24"/>
          <w:szCs w:val="24"/>
        </w:rPr>
        <w:t xml:space="preserve">, </w:t>
      </w:r>
      <w:r w:rsidR="005307BB">
        <w:rPr>
          <w:rFonts w:ascii="Times New Roman" w:eastAsia="Times New Roman" w:hAnsi="Times New Roman" w:cs="Times New Roman"/>
          <w:color w:val="000000"/>
          <w:sz w:val="24"/>
          <w:szCs w:val="24"/>
        </w:rPr>
        <w:t>w</w:t>
      </w:r>
      <w:r w:rsidR="003D3CD9">
        <w:rPr>
          <w:rFonts w:ascii="Times New Roman" w:eastAsia="Times New Roman" w:hAnsi="Times New Roman" w:cs="Times New Roman"/>
          <w:color w:val="000000"/>
          <w:sz w:val="24"/>
          <w:szCs w:val="24"/>
        </w:rPr>
        <w:t>hich estimates the proportion of variance in neural activity explained by each factor (see Methods).</w:t>
      </w:r>
      <w:r w:rsidR="0019133F" w:rsidRPr="0019133F">
        <w:rPr>
          <w:rFonts w:ascii="Times New Roman" w:eastAsia="Times New Roman" w:hAnsi="Times New Roman" w:cs="Times New Roman"/>
          <w:color w:val="000000"/>
          <w:sz w:val="24"/>
          <w:szCs w:val="24"/>
        </w:rPr>
        <w:t xml:space="preserve"> </w:t>
      </w:r>
      <w:r w:rsidR="00333C22">
        <w:rPr>
          <w:rFonts w:ascii="Times New Roman" w:eastAsia="Times New Roman" w:hAnsi="Times New Roman" w:cs="Times New Roman"/>
          <w:color w:val="000000"/>
          <w:sz w:val="24"/>
          <w:szCs w:val="24"/>
        </w:rPr>
        <w:t>Interestingly</w:t>
      </w:r>
      <w:r w:rsidR="0019133F">
        <w:rPr>
          <w:rFonts w:ascii="Times New Roman" w:eastAsia="Times New Roman" w:hAnsi="Times New Roman" w:cs="Times New Roman"/>
          <w:color w:val="000000"/>
          <w:sz w:val="24"/>
          <w:szCs w:val="24"/>
        </w:rPr>
        <w:t xml:space="preserve">, neither monkey showed </w:t>
      </w:r>
      <w:r>
        <w:rPr>
          <w:rFonts w:ascii="Times New Roman" w:eastAsia="Times New Roman" w:hAnsi="Times New Roman" w:cs="Times New Roman"/>
          <w:color w:val="000000"/>
          <w:sz w:val="24"/>
          <w:szCs w:val="24"/>
        </w:rPr>
        <w:t xml:space="preserve">a </w:t>
      </w:r>
      <w:r w:rsidR="00BF25B6">
        <w:rPr>
          <w:rFonts w:ascii="Times New Roman" w:eastAsia="Times New Roman" w:hAnsi="Times New Roman" w:cs="Times New Roman"/>
          <w:color w:val="000000"/>
          <w:sz w:val="24"/>
          <w:szCs w:val="24"/>
        </w:rPr>
        <w:t xml:space="preserve">significant </w:t>
      </w:r>
      <w:r w:rsidR="003D3CD9">
        <w:rPr>
          <w:rFonts w:ascii="Times New Roman" w:eastAsia="Times New Roman" w:hAnsi="Times New Roman" w:cs="Times New Roman"/>
          <w:color w:val="000000"/>
          <w:sz w:val="24"/>
          <w:szCs w:val="24"/>
        </w:rPr>
        <w:t>representation of</w:t>
      </w:r>
      <w:r w:rsidR="00BF25B6">
        <w:rPr>
          <w:rFonts w:ascii="Times New Roman" w:eastAsia="Times New Roman" w:hAnsi="Times New Roman" w:cs="Times New Roman"/>
          <w:color w:val="000000"/>
          <w:sz w:val="24"/>
          <w:szCs w:val="24"/>
        </w:rPr>
        <w:t xml:space="preserve"> the upcoming choice outcome (accept vs. refuse) </w:t>
      </w:r>
      <w:r w:rsidR="00A90F08">
        <w:rPr>
          <w:rFonts w:ascii="Times New Roman" w:eastAsia="Times New Roman" w:hAnsi="Times New Roman" w:cs="Times New Roman"/>
          <w:color w:val="000000"/>
          <w:sz w:val="24"/>
          <w:szCs w:val="24"/>
        </w:rPr>
        <w:t>following</w:t>
      </w:r>
      <w:r w:rsidR="00A90F08">
        <w:rPr>
          <w:rFonts w:ascii="Times New Roman" w:eastAsia="Times New Roman" w:hAnsi="Times New Roman" w:cs="Times New Roman"/>
          <w:color w:val="000000"/>
          <w:sz w:val="24"/>
          <w:szCs w:val="24"/>
        </w:rPr>
        <w:t xml:space="preserve"> </w:t>
      </w:r>
      <w:r w:rsidR="0019133F">
        <w:rPr>
          <w:rFonts w:ascii="Times New Roman" w:eastAsia="Times New Roman" w:hAnsi="Times New Roman" w:cs="Times New Roman"/>
          <w:color w:val="000000"/>
          <w:sz w:val="24"/>
          <w:szCs w:val="24"/>
        </w:rPr>
        <w:t>the</w:t>
      </w:r>
      <w:r w:rsidR="00BF25B6">
        <w:rPr>
          <w:rFonts w:ascii="Times New Roman" w:eastAsia="Times New Roman" w:hAnsi="Times New Roman" w:cs="Times New Roman"/>
          <w:color w:val="000000"/>
          <w:sz w:val="24"/>
          <w:szCs w:val="24"/>
        </w:rPr>
        <w:t xml:space="preserve"> offer </w:t>
      </w:r>
      <w:r w:rsidR="0019133F">
        <w:rPr>
          <w:rFonts w:ascii="Times New Roman" w:eastAsia="Times New Roman" w:hAnsi="Times New Roman" w:cs="Times New Roman"/>
          <w:color w:val="000000"/>
          <w:sz w:val="24"/>
          <w:szCs w:val="24"/>
        </w:rPr>
        <w:t>onset (Fig. S1C-D and Fig. S2A-B, yellow line</w:t>
      </w:r>
      <w:r w:rsidR="00737A1E">
        <w:rPr>
          <w:rFonts w:ascii="Times New Roman" w:eastAsia="Times New Roman" w:hAnsi="Times New Roman" w:cs="Times New Roman"/>
          <w:color w:val="000000"/>
          <w:sz w:val="24"/>
          <w:szCs w:val="24"/>
        </w:rPr>
        <w:t>s</w:t>
      </w:r>
      <w:r w:rsidR="0019133F">
        <w:rPr>
          <w:rFonts w:ascii="Times New Roman" w:eastAsia="Times New Roman" w:hAnsi="Times New Roman" w:cs="Times New Roman"/>
          <w:color w:val="000000"/>
          <w:sz w:val="24"/>
          <w:szCs w:val="24"/>
        </w:rPr>
        <w:t xml:space="preserve">), </w:t>
      </w:r>
      <w:r w:rsidR="00737A1E">
        <w:rPr>
          <w:rFonts w:ascii="Times New Roman" w:eastAsia="Times New Roman" w:hAnsi="Times New Roman" w:cs="Times New Roman"/>
          <w:color w:val="000000"/>
          <w:sz w:val="24"/>
          <w:szCs w:val="24"/>
        </w:rPr>
        <w:t>suggesting</w:t>
      </w:r>
      <w:r w:rsidR="0019133F">
        <w:rPr>
          <w:rFonts w:ascii="Times New Roman" w:eastAsia="Times New Roman" w:hAnsi="Times New Roman" w:cs="Times New Roman"/>
          <w:color w:val="000000"/>
          <w:sz w:val="24"/>
          <w:szCs w:val="24"/>
        </w:rPr>
        <w:t xml:space="preserve"> that dlPFC activity during this epoch primarily reflected </w:t>
      </w:r>
      <w:r w:rsidR="00737A1E">
        <w:rPr>
          <w:rFonts w:ascii="Times New Roman" w:eastAsia="Times New Roman" w:hAnsi="Times New Roman" w:cs="Times New Roman"/>
          <w:color w:val="000000"/>
          <w:sz w:val="24"/>
          <w:szCs w:val="24"/>
        </w:rPr>
        <w:t xml:space="preserve">the </w:t>
      </w:r>
      <w:r w:rsidR="0019133F">
        <w:rPr>
          <w:rFonts w:ascii="Times New Roman" w:eastAsia="Times New Roman" w:hAnsi="Times New Roman" w:cs="Times New Roman"/>
          <w:color w:val="000000"/>
          <w:sz w:val="24"/>
          <w:szCs w:val="24"/>
        </w:rPr>
        <w:t xml:space="preserve">offer evaluation rather than </w:t>
      </w:r>
      <w:r w:rsidR="00737A1E">
        <w:rPr>
          <w:rFonts w:ascii="Times New Roman" w:eastAsia="Times New Roman" w:hAnsi="Times New Roman" w:cs="Times New Roman"/>
          <w:color w:val="000000"/>
          <w:sz w:val="24"/>
          <w:szCs w:val="24"/>
        </w:rPr>
        <w:t xml:space="preserve">the </w:t>
      </w:r>
      <w:r w:rsidR="0019133F">
        <w:rPr>
          <w:rFonts w:ascii="Times New Roman" w:eastAsia="Times New Roman" w:hAnsi="Times New Roman" w:cs="Times New Roman"/>
          <w:color w:val="000000"/>
          <w:sz w:val="24"/>
          <w:szCs w:val="24"/>
        </w:rPr>
        <w:t>commitment to a choice.</w:t>
      </w:r>
    </w:p>
    <w:p w14:paraId="7A4ABCE8" w14:textId="4A6C2064" w:rsidR="00701DF6" w:rsidRDefault="00017AE1" w:rsidP="00701DF6">
      <w:pPr>
        <w:spacing w:after="0" w:line="480" w:lineRule="auto"/>
        <w:ind w:firstLine="270"/>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Next, we defined the population coding dimension</w:t>
      </w:r>
      <w:r w:rsidR="00737A1E">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of reward and delay based on the beta coefficients </w:t>
      </w:r>
      <w:r w:rsidR="00A90F08">
        <w:rPr>
          <w:rFonts w:ascii="Times New Roman" w:eastAsia="Times New Roman" w:hAnsi="Times New Roman" w:cs="Times New Roman"/>
          <w:sz w:val="24"/>
          <w:szCs w:val="24"/>
        </w:rPr>
        <w:t>obtained from</w:t>
      </w:r>
      <w:r w:rsidR="00A90F08">
        <w:rPr>
          <w:rFonts w:ascii="Times New Roman" w:eastAsia="Times New Roman" w:hAnsi="Times New Roman" w:cs="Times New Roman"/>
          <w:sz w:val="24"/>
          <w:szCs w:val="24"/>
        </w:rPr>
        <w:t xml:space="preserve"> </w:t>
      </w:r>
      <w:r w:rsidR="00737A1E">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t xml:space="preserve">sliding-window the ANOVA analysis. </w:t>
      </w:r>
      <w:r w:rsidR="00B9640C">
        <w:rPr>
          <w:rFonts w:ascii="Times New Roman" w:eastAsia="Times New Roman" w:hAnsi="Times New Roman" w:cs="Times New Roman"/>
          <w:sz w:val="24"/>
          <w:szCs w:val="24"/>
        </w:rPr>
        <w:t>For both animals, prefrontal neurons showed an inverse correlation between the encoding of reward and delay</w:t>
      </w:r>
      <w:r w:rsidR="00737A1E">
        <w:rPr>
          <w:rFonts w:ascii="Times New Roman" w:eastAsia="Times New Roman" w:hAnsi="Times New Roman" w:cs="Times New Roman"/>
          <w:sz w:val="24"/>
          <w:szCs w:val="24"/>
        </w:rPr>
        <w:t xml:space="preserve"> encoding</w:t>
      </w:r>
      <w:r w:rsidR="0026174E">
        <w:rPr>
          <w:rFonts w:ascii="Times New Roman" w:eastAsia="Times New Roman" w:hAnsi="Times New Roman" w:cs="Times New Roman"/>
          <w:sz w:val="24"/>
          <w:szCs w:val="24"/>
        </w:rPr>
        <w:t>, reflect</w:t>
      </w:r>
      <w:r w:rsidR="00A90F08">
        <w:rPr>
          <w:rFonts w:ascii="Times New Roman" w:eastAsia="Times New Roman" w:hAnsi="Times New Roman" w:cs="Times New Roman"/>
          <w:sz w:val="24"/>
          <w:szCs w:val="24"/>
        </w:rPr>
        <w:t>ing</w:t>
      </w:r>
      <w:r w:rsidR="0026174E">
        <w:rPr>
          <w:rFonts w:ascii="Times New Roman" w:eastAsia="Times New Roman" w:hAnsi="Times New Roman" w:cs="Times New Roman"/>
          <w:sz w:val="24"/>
          <w:szCs w:val="24"/>
        </w:rPr>
        <w:t xml:space="preserve"> temporal discounting computation</w:t>
      </w:r>
      <w:r w:rsidR="00A90F08">
        <w:rPr>
          <w:rFonts w:ascii="Times New Roman" w:eastAsia="Times New Roman" w:hAnsi="Times New Roman" w:cs="Times New Roman"/>
          <w:sz w:val="24"/>
          <w:szCs w:val="24"/>
        </w:rPr>
        <w:t>.</w:t>
      </w:r>
      <w:r w:rsidR="00685ACE">
        <w:rPr>
          <w:rFonts w:ascii="Times New Roman" w:eastAsia="Times New Roman" w:hAnsi="Times New Roman" w:cs="Times New Roman"/>
          <w:sz w:val="24"/>
          <w:szCs w:val="24"/>
        </w:rPr>
        <w:t xml:space="preserve"> </w:t>
      </w:r>
      <w:r w:rsidR="00185121">
        <w:rPr>
          <w:rFonts w:ascii="Times New Roman" w:eastAsia="Times New Roman" w:hAnsi="Times New Roman" w:cs="Times New Roman"/>
          <w:color w:val="000000"/>
          <w:sz w:val="24"/>
          <w:szCs w:val="24"/>
        </w:rPr>
        <w:t xml:space="preserve">This relationship </w:t>
      </w:r>
      <w:r w:rsidR="00A90F08">
        <w:rPr>
          <w:rFonts w:ascii="Times New Roman" w:eastAsia="Times New Roman" w:hAnsi="Times New Roman" w:cs="Times New Roman"/>
          <w:color w:val="000000"/>
          <w:sz w:val="24"/>
          <w:szCs w:val="24"/>
        </w:rPr>
        <w:t xml:space="preserve">became </w:t>
      </w:r>
      <w:r w:rsidR="00DA32DE">
        <w:rPr>
          <w:rFonts w:ascii="Times New Roman" w:eastAsia="Times New Roman" w:hAnsi="Times New Roman" w:cs="Times New Roman"/>
          <w:color w:val="000000"/>
          <w:sz w:val="24"/>
          <w:szCs w:val="24"/>
        </w:rPr>
        <w:t>stronger</w:t>
      </w:r>
      <w:r w:rsidR="00185121">
        <w:rPr>
          <w:rFonts w:ascii="Times New Roman" w:eastAsia="Times New Roman" w:hAnsi="Times New Roman" w:cs="Times New Roman"/>
          <w:color w:val="000000"/>
          <w:sz w:val="24"/>
          <w:szCs w:val="24"/>
        </w:rPr>
        <w:t xml:space="preserve"> </w:t>
      </w:r>
      <w:r w:rsidR="00A90F08">
        <w:rPr>
          <w:rFonts w:ascii="Times New Roman" w:eastAsia="Times New Roman" w:hAnsi="Times New Roman" w:cs="Times New Roman"/>
          <w:color w:val="000000"/>
          <w:sz w:val="24"/>
          <w:szCs w:val="24"/>
        </w:rPr>
        <w:t xml:space="preserve">as the offer epoch progressed </w:t>
      </w:r>
      <w:r w:rsidR="00701DF6">
        <w:rPr>
          <w:rFonts w:ascii="Times New Roman" w:eastAsia="Times New Roman" w:hAnsi="Times New Roman" w:cs="Times New Roman"/>
          <w:sz w:val="24"/>
          <w:szCs w:val="24"/>
        </w:rPr>
        <w:t xml:space="preserve">(Fig. 5A-B). </w:t>
      </w:r>
      <w:r w:rsidR="00701DF6">
        <w:rPr>
          <w:rFonts w:ascii="Times New Roman" w:eastAsia="Times New Roman" w:hAnsi="Times New Roman" w:cs="Times New Roman"/>
          <w:color w:val="000000"/>
          <w:sz w:val="24"/>
          <w:szCs w:val="24"/>
        </w:rPr>
        <w:t xml:space="preserve">Although the inverse coding was present in both monkeys, we observed differences in the timing </w:t>
      </w:r>
      <w:r w:rsidR="00A90F08">
        <w:rPr>
          <w:rFonts w:ascii="Times New Roman" w:eastAsia="Times New Roman" w:hAnsi="Times New Roman" w:cs="Times New Roman"/>
          <w:color w:val="000000"/>
          <w:sz w:val="24"/>
          <w:szCs w:val="24"/>
        </w:rPr>
        <w:t xml:space="preserve">and duration </w:t>
      </w:r>
      <w:r w:rsidR="00701DF6">
        <w:rPr>
          <w:rFonts w:ascii="Times New Roman" w:eastAsia="Times New Roman" w:hAnsi="Times New Roman" w:cs="Times New Roman"/>
          <w:color w:val="000000"/>
          <w:sz w:val="24"/>
          <w:szCs w:val="24"/>
        </w:rPr>
        <w:t>of the inverse relationship between the two monkeys. In Monkey S, the</w:t>
      </w:r>
      <w:r w:rsidR="00701DF6" w:rsidDel="00483BFA">
        <w:rPr>
          <w:rFonts w:ascii="Times New Roman" w:eastAsia="Times New Roman" w:hAnsi="Times New Roman" w:cs="Times New Roman"/>
          <w:color w:val="000000"/>
          <w:sz w:val="24"/>
          <w:szCs w:val="24"/>
        </w:rPr>
        <w:t xml:space="preserve"> </w:t>
      </w:r>
      <w:r w:rsidR="00701DF6">
        <w:rPr>
          <w:rFonts w:ascii="Times New Roman" w:eastAsia="Times New Roman" w:hAnsi="Times New Roman" w:cs="Times New Roman"/>
          <w:color w:val="000000"/>
          <w:sz w:val="24"/>
          <w:szCs w:val="24"/>
        </w:rPr>
        <w:t>inverse relationship emerged rapidly within 250ms after cue onset, and persisted throughout cue presentation (Fig. S</w:t>
      </w:r>
      <w:r w:rsidR="00562775">
        <w:rPr>
          <w:rFonts w:ascii="Times New Roman" w:eastAsia="Times New Roman" w:hAnsi="Times New Roman" w:cs="Times New Roman"/>
          <w:color w:val="000000"/>
          <w:sz w:val="24"/>
          <w:szCs w:val="24"/>
        </w:rPr>
        <w:t>3</w:t>
      </w:r>
      <w:r w:rsidR="00701DF6">
        <w:rPr>
          <w:rFonts w:ascii="Times New Roman" w:eastAsia="Times New Roman" w:hAnsi="Times New Roman" w:cs="Times New Roman"/>
          <w:color w:val="000000"/>
          <w:sz w:val="24"/>
          <w:szCs w:val="24"/>
        </w:rPr>
        <w:t xml:space="preserve">B–D). In Monkey T, a similar trend was observed but it did not reach statistical significance during the early epochs (Fig. S4G–I). </w:t>
      </w:r>
    </w:p>
    <w:p w14:paraId="306311D5" w14:textId="7FEA6519" w:rsidR="00A450CA" w:rsidRDefault="00A973FC" w:rsidP="00A90F08">
      <w:pP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As a negative control, we performed the same analysis in the 250 ms </w:t>
      </w:r>
      <w:r w:rsidR="00086114">
        <w:rPr>
          <w:rFonts w:ascii="Times New Roman" w:eastAsia="Times New Roman" w:hAnsi="Times New Roman" w:cs="Times New Roman"/>
          <w:color w:val="000000"/>
          <w:sz w:val="24"/>
          <w:szCs w:val="24"/>
        </w:rPr>
        <w:t xml:space="preserve">window </w:t>
      </w:r>
      <w:r>
        <w:rPr>
          <w:rFonts w:ascii="Times New Roman" w:eastAsia="Times New Roman" w:hAnsi="Times New Roman" w:cs="Times New Roman"/>
          <w:color w:val="000000"/>
          <w:sz w:val="24"/>
          <w:szCs w:val="24"/>
        </w:rPr>
        <w:t xml:space="preserve">before cue </w:t>
      </w:r>
      <w:r w:rsidR="003A6A4C">
        <w:rPr>
          <w:rFonts w:ascii="Times New Roman" w:eastAsia="Times New Roman" w:hAnsi="Times New Roman" w:cs="Times New Roman"/>
          <w:color w:val="000000"/>
          <w:sz w:val="24"/>
          <w:szCs w:val="24"/>
        </w:rPr>
        <w:t>onset,</w:t>
      </w:r>
      <w:r w:rsidR="00725BF6">
        <w:rPr>
          <w:rFonts w:ascii="Times New Roman" w:eastAsia="Times New Roman" w:hAnsi="Times New Roman" w:cs="Times New Roman"/>
          <w:color w:val="000000"/>
          <w:sz w:val="24"/>
          <w:szCs w:val="24"/>
        </w:rPr>
        <w:t xml:space="preserve"> and</w:t>
      </w:r>
      <w:r w:rsidR="00F845BC">
        <w:rPr>
          <w:rFonts w:ascii="Times New Roman" w:eastAsia="Times New Roman" w:hAnsi="Times New Roman" w:cs="Times New Roman"/>
          <w:color w:val="000000"/>
          <w:sz w:val="24"/>
          <w:szCs w:val="24"/>
        </w:rPr>
        <w:t xml:space="preserve"> found</w:t>
      </w:r>
      <w:r w:rsidR="00725BF6">
        <w:rPr>
          <w:rFonts w:ascii="Times New Roman" w:eastAsia="Times New Roman" w:hAnsi="Times New Roman" w:cs="Times New Roman"/>
          <w:color w:val="000000"/>
          <w:sz w:val="24"/>
          <w:szCs w:val="24"/>
        </w:rPr>
        <w:t xml:space="preserve"> no significance (Fig. </w:t>
      </w:r>
      <w:r w:rsidR="00562775">
        <w:rPr>
          <w:rFonts w:ascii="Times New Roman" w:eastAsia="Times New Roman" w:hAnsi="Times New Roman" w:cs="Times New Roman"/>
          <w:color w:val="000000"/>
          <w:sz w:val="24"/>
          <w:szCs w:val="24"/>
        </w:rPr>
        <w:t xml:space="preserve">S3A </w:t>
      </w:r>
      <w:r w:rsidR="00F845BC">
        <w:rPr>
          <w:rFonts w:ascii="Times New Roman" w:eastAsia="Times New Roman" w:hAnsi="Times New Roman" w:cs="Times New Roman"/>
          <w:color w:val="000000"/>
          <w:sz w:val="24"/>
          <w:szCs w:val="24"/>
        </w:rPr>
        <w:t>and</w:t>
      </w:r>
      <w:r w:rsidR="00725BF6">
        <w:rPr>
          <w:rFonts w:ascii="Times New Roman" w:eastAsia="Times New Roman" w:hAnsi="Times New Roman" w:cs="Times New Roman"/>
          <w:color w:val="000000"/>
          <w:sz w:val="24"/>
          <w:szCs w:val="24"/>
        </w:rPr>
        <w:t xml:space="preserve"> </w:t>
      </w:r>
      <w:r w:rsidR="00562775">
        <w:rPr>
          <w:rFonts w:ascii="Times New Roman" w:eastAsia="Times New Roman" w:hAnsi="Times New Roman" w:cs="Times New Roman"/>
          <w:color w:val="000000"/>
          <w:sz w:val="24"/>
          <w:szCs w:val="24"/>
        </w:rPr>
        <w:t>S3E</w:t>
      </w:r>
      <w:r w:rsidR="00725BF6">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suggesting that these relationships </w:t>
      </w:r>
      <w:r w:rsidR="00F845BC">
        <w:rPr>
          <w:rFonts w:ascii="Times New Roman" w:eastAsia="Times New Roman" w:hAnsi="Times New Roman" w:cs="Times New Roman"/>
          <w:color w:val="000000"/>
          <w:sz w:val="24"/>
          <w:szCs w:val="24"/>
        </w:rPr>
        <w:t xml:space="preserve">are </w:t>
      </w:r>
      <w:r>
        <w:rPr>
          <w:rFonts w:ascii="Times New Roman" w:eastAsia="Times New Roman" w:hAnsi="Times New Roman" w:cs="Times New Roman"/>
          <w:color w:val="000000"/>
          <w:sz w:val="24"/>
          <w:szCs w:val="24"/>
        </w:rPr>
        <w:t>unique to the evaluation period.</w:t>
      </w:r>
    </w:p>
    <w:p w14:paraId="748B0F6D" w14:textId="77777777" w:rsidR="00CC297F" w:rsidRDefault="00CC297F" w:rsidP="00467765">
      <w:pPr>
        <w:shd w:val="clear" w:color="auto" w:fill="FFFFFF"/>
        <w:spacing w:after="0" w:line="480" w:lineRule="auto"/>
        <w:ind w:firstLine="360"/>
        <w:rPr>
          <w:rFonts w:ascii="Times New Roman" w:eastAsia="Times New Roman" w:hAnsi="Times New Roman" w:cs="Times New Roman"/>
          <w:b/>
          <w:bCs/>
          <w:sz w:val="24"/>
          <w:szCs w:val="24"/>
        </w:rPr>
      </w:pPr>
    </w:p>
    <w:p w14:paraId="52A4B083" w14:textId="54F97A7E" w:rsidR="00A450CA" w:rsidRPr="00D1150D" w:rsidRDefault="009820D5">
      <w:pPr>
        <w:shd w:val="clear" w:color="auto" w:fill="FFFFFF"/>
        <w:spacing w:after="0" w:line="480" w:lineRule="auto"/>
        <w:rPr>
          <w:rFonts w:ascii="Times New Roman" w:eastAsia="Times New Roman" w:hAnsi="Times New Roman" w:cs="Times New Roman"/>
          <w:b/>
          <w:sz w:val="24"/>
          <w:szCs w:val="24"/>
        </w:rPr>
      </w:pPr>
      <w:r w:rsidRPr="00D1150D">
        <w:rPr>
          <w:rFonts w:ascii="Times New Roman" w:eastAsia="Times New Roman" w:hAnsi="Times New Roman" w:cs="Times New Roman"/>
          <w:b/>
          <w:sz w:val="24"/>
          <w:szCs w:val="24"/>
        </w:rPr>
        <w:t>4. Neural signatures of</w:t>
      </w:r>
      <w:r w:rsidR="00EF6F3D" w:rsidRPr="00D1150D">
        <w:rPr>
          <w:rFonts w:ascii="Times New Roman" w:eastAsia="Times New Roman" w:hAnsi="Times New Roman" w:cs="Times New Roman"/>
          <w:b/>
          <w:sz w:val="24"/>
          <w:szCs w:val="24"/>
        </w:rPr>
        <w:t xml:space="preserve"> the</w:t>
      </w:r>
      <w:r w:rsidRPr="00D1150D">
        <w:rPr>
          <w:rFonts w:ascii="Times New Roman" w:eastAsia="Times New Roman" w:hAnsi="Times New Roman" w:cs="Times New Roman"/>
          <w:b/>
          <w:sz w:val="24"/>
          <w:szCs w:val="24"/>
        </w:rPr>
        <w:t xml:space="preserve"> go</w:t>
      </w:r>
      <w:r w:rsidR="00D1150D">
        <w:rPr>
          <w:rFonts w:ascii="Times New Roman" w:eastAsia="Times New Roman" w:hAnsi="Times New Roman" w:cs="Times New Roman"/>
          <w:b/>
          <w:sz w:val="24"/>
          <w:szCs w:val="24"/>
        </w:rPr>
        <w:t xml:space="preserve"> </w:t>
      </w:r>
      <w:r w:rsidRPr="00D1150D">
        <w:rPr>
          <w:rFonts w:ascii="Times New Roman" w:eastAsia="Times New Roman" w:hAnsi="Times New Roman" w:cs="Times New Roman"/>
          <w:b/>
          <w:sz w:val="24"/>
          <w:szCs w:val="24"/>
        </w:rPr>
        <w:t xml:space="preserve">signal </w:t>
      </w:r>
      <w:r w:rsidR="00EF6F3D" w:rsidRPr="00D1150D">
        <w:rPr>
          <w:rFonts w:ascii="Times New Roman" w:eastAsia="Times New Roman" w:hAnsi="Times New Roman" w:cs="Times New Roman"/>
          <w:b/>
          <w:sz w:val="24"/>
          <w:szCs w:val="24"/>
        </w:rPr>
        <w:t>modulation of value encoding.</w:t>
      </w:r>
    </w:p>
    <w:p w14:paraId="3E9736F2" w14:textId="5462A9D8" w:rsidR="00712D24" w:rsidRDefault="00712D24" w:rsidP="00A32BDC">
      <w:pPr>
        <w:shd w:val="clear" w:color="auto" w:fill="FFFFFF"/>
        <w:spacing w:after="0" w:line="480" w:lineRule="auto"/>
        <w:ind w:firstLine="360"/>
        <w:rPr>
          <w:rFonts w:ascii="Times New Roman" w:eastAsia="Times New Roman" w:hAnsi="Times New Roman" w:cs="Times New Roman"/>
          <w:sz w:val="24"/>
          <w:szCs w:val="24"/>
          <w:lang w:eastAsia="zh-CN"/>
        </w:rPr>
      </w:pPr>
      <w:r>
        <w:rPr>
          <w:rFonts w:ascii="Times New Roman" w:eastAsia="Times New Roman" w:hAnsi="Times New Roman" w:cs="Times New Roman" w:hint="eastAsia"/>
          <w:sz w:val="24"/>
          <w:szCs w:val="24"/>
          <w:lang w:eastAsia="zh-CN"/>
        </w:rPr>
        <w:t xml:space="preserve">Behaviorally, </w:t>
      </w:r>
      <w:r>
        <w:rPr>
          <w:rFonts w:ascii="Times New Roman" w:eastAsia="Times New Roman" w:hAnsi="Times New Roman" w:cs="Times New Roman"/>
          <w:sz w:val="24"/>
          <w:szCs w:val="24"/>
          <w:lang w:eastAsia="zh-CN"/>
        </w:rPr>
        <w:t xml:space="preserve">we observed that monkeys’ acceptance rate for offers is modulated by the go </w:t>
      </w:r>
      <w:r w:rsidR="003A6A4C">
        <w:rPr>
          <w:rFonts w:ascii="Times New Roman" w:eastAsia="Times New Roman" w:hAnsi="Times New Roman" w:cs="Times New Roman"/>
          <w:sz w:val="24"/>
          <w:szCs w:val="24"/>
          <w:lang w:eastAsia="zh-CN"/>
        </w:rPr>
        <w:t>signal</w:t>
      </w:r>
      <w:r w:rsidR="00F80078">
        <w:rPr>
          <w:rFonts w:ascii="Times New Roman" w:eastAsia="Times New Roman" w:hAnsi="Times New Roman" w:cs="Times New Roman"/>
          <w:sz w:val="24"/>
          <w:szCs w:val="24"/>
          <w:lang w:eastAsia="zh-CN"/>
        </w:rPr>
        <w:t>. Specifically,</w:t>
      </w:r>
      <w:r w:rsidR="00562775">
        <w:rPr>
          <w:rFonts w:ascii="Times New Roman" w:eastAsia="Times New Roman" w:hAnsi="Times New Roman" w:cs="Times New Roman"/>
          <w:sz w:val="24"/>
          <w:szCs w:val="24"/>
          <w:lang w:eastAsia="zh-CN"/>
        </w:rPr>
        <w:t xml:space="preserve"> the</w:t>
      </w:r>
      <w:r w:rsidR="00F80078">
        <w:rPr>
          <w:rFonts w:ascii="Times New Roman" w:eastAsia="Times New Roman" w:hAnsi="Times New Roman" w:cs="Times New Roman"/>
          <w:sz w:val="24"/>
          <w:szCs w:val="24"/>
          <w:lang w:eastAsia="zh-CN"/>
        </w:rPr>
        <w:t xml:space="preserve"> animals </w:t>
      </w:r>
      <w:r w:rsidR="00562775">
        <w:rPr>
          <w:rFonts w:ascii="Times New Roman" w:eastAsia="Times New Roman" w:hAnsi="Times New Roman" w:cs="Times New Roman"/>
          <w:sz w:val="24"/>
          <w:szCs w:val="24"/>
          <w:lang w:eastAsia="zh-CN"/>
        </w:rPr>
        <w:t>we</w:t>
      </w:r>
      <w:r w:rsidR="00F80078">
        <w:rPr>
          <w:rFonts w:ascii="Times New Roman" w:eastAsia="Times New Roman" w:hAnsi="Times New Roman" w:cs="Times New Roman"/>
          <w:sz w:val="24"/>
          <w:szCs w:val="24"/>
          <w:lang w:eastAsia="zh-CN"/>
        </w:rPr>
        <w:t xml:space="preserve">re more likely to accept an offer if the first go </w:t>
      </w:r>
      <w:r w:rsidR="003A6A4C">
        <w:rPr>
          <w:rFonts w:ascii="Times New Roman" w:eastAsia="Times New Roman" w:hAnsi="Times New Roman" w:cs="Times New Roman"/>
          <w:sz w:val="24"/>
          <w:szCs w:val="24"/>
          <w:lang w:eastAsia="zh-CN"/>
        </w:rPr>
        <w:t>signal</w:t>
      </w:r>
      <w:r w:rsidR="00F80078">
        <w:rPr>
          <w:rFonts w:ascii="Times New Roman" w:eastAsia="Times New Roman" w:hAnsi="Times New Roman" w:cs="Times New Roman"/>
          <w:sz w:val="24"/>
          <w:szCs w:val="24"/>
          <w:lang w:eastAsia="zh-CN"/>
        </w:rPr>
        <w:t xml:space="preserve"> </w:t>
      </w:r>
      <w:r w:rsidR="00562775">
        <w:rPr>
          <w:rFonts w:ascii="Times New Roman" w:eastAsia="Times New Roman" w:hAnsi="Times New Roman" w:cs="Times New Roman"/>
          <w:sz w:val="24"/>
          <w:szCs w:val="24"/>
          <w:lang w:eastAsia="zh-CN"/>
        </w:rPr>
        <w:t>wa</w:t>
      </w:r>
      <w:r w:rsidR="00F80078">
        <w:rPr>
          <w:rFonts w:ascii="Times New Roman" w:eastAsia="Times New Roman" w:hAnsi="Times New Roman" w:cs="Times New Roman"/>
          <w:sz w:val="24"/>
          <w:szCs w:val="24"/>
          <w:lang w:eastAsia="zh-CN"/>
        </w:rPr>
        <w:t xml:space="preserve">s purple. </w:t>
      </w:r>
      <w:r w:rsidR="00A90F08">
        <w:rPr>
          <w:rFonts w:ascii="Times New Roman" w:eastAsia="Times New Roman" w:hAnsi="Times New Roman" w:cs="Times New Roman"/>
          <w:sz w:val="24"/>
          <w:szCs w:val="24"/>
          <w:lang w:eastAsia="zh-CN"/>
        </w:rPr>
        <w:t xml:space="preserve">We then </w:t>
      </w:r>
      <w:r w:rsidR="00F4001A">
        <w:rPr>
          <w:rFonts w:ascii="Times New Roman" w:eastAsia="Times New Roman" w:hAnsi="Times New Roman" w:cs="Times New Roman"/>
          <w:sz w:val="24"/>
          <w:szCs w:val="24"/>
          <w:lang w:eastAsia="zh-CN"/>
        </w:rPr>
        <w:t>look</w:t>
      </w:r>
      <w:r w:rsidR="00A90F08">
        <w:rPr>
          <w:rFonts w:ascii="Times New Roman" w:eastAsia="Times New Roman" w:hAnsi="Times New Roman" w:cs="Times New Roman"/>
          <w:sz w:val="24"/>
          <w:szCs w:val="24"/>
          <w:lang w:eastAsia="zh-CN"/>
        </w:rPr>
        <w:t>ed</w:t>
      </w:r>
      <w:r w:rsidR="00F4001A">
        <w:rPr>
          <w:rFonts w:ascii="Times New Roman" w:eastAsia="Times New Roman" w:hAnsi="Times New Roman" w:cs="Times New Roman"/>
          <w:sz w:val="24"/>
          <w:szCs w:val="24"/>
          <w:lang w:eastAsia="zh-CN"/>
        </w:rPr>
        <w:t xml:space="preserve"> for neural signatures of the go </w:t>
      </w:r>
      <w:r w:rsidR="003A6A4C">
        <w:rPr>
          <w:rFonts w:ascii="Times New Roman" w:eastAsia="Times New Roman" w:hAnsi="Times New Roman" w:cs="Times New Roman"/>
          <w:sz w:val="24"/>
          <w:szCs w:val="24"/>
          <w:lang w:eastAsia="zh-CN"/>
        </w:rPr>
        <w:t>signal</w:t>
      </w:r>
      <w:r w:rsidR="00F4001A">
        <w:rPr>
          <w:rFonts w:ascii="Times New Roman" w:eastAsia="Times New Roman" w:hAnsi="Times New Roman" w:cs="Times New Roman"/>
          <w:sz w:val="24"/>
          <w:szCs w:val="24"/>
          <w:lang w:eastAsia="zh-CN"/>
        </w:rPr>
        <w:t xml:space="preserve">. </w:t>
      </w:r>
      <w:r>
        <w:rPr>
          <w:rFonts w:ascii="Times New Roman" w:eastAsia="Times New Roman" w:hAnsi="Times New Roman" w:cs="Times New Roman"/>
          <w:sz w:val="24"/>
          <w:szCs w:val="24"/>
          <w:lang w:eastAsia="zh-CN"/>
        </w:rPr>
        <w:t xml:space="preserve">  </w:t>
      </w:r>
    </w:p>
    <w:p w14:paraId="4A0FDBD4" w14:textId="6128DD59" w:rsidR="00E00225" w:rsidRDefault="00E161C6" w:rsidP="0026616A">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w:t>
      </w:r>
      <w:r w:rsidR="00147CA6">
        <w:rPr>
          <w:rFonts w:ascii="Times New Roman" w:eastAsia="Times New Roman" w:hAnsi="Times New Roman" w:cs="Times New Roman"/>
          <w:sz w:val="24"/>
          <w:szCs w:val="24"/>
        </w:rPr>
        <w:t xml:space="preserve">the temporally discounted value is adjusted based on the additional delay introduced by the go </w:t>
      </w:r>
      <w:r w:rsidR="003A6A4C">
        <w:rPr>
          <w:rFonts w:ascii="Times New Roman" w:eastAsia="Times New Roman" w:hAnsi="Times New Roman" w:cs="Times New Roman"/>
          <w:sz w:val="24"/>
          <w:szCs w:val="24"/>
        </w:rPr>
        <w:t>signal</w:t>
      </w:r>
      <w:r w:rsidR="00DF161D">
        <w:rPr>
          <w:rFonts w:ascii="Times New Roman" w:eastAsia="Times New Roman" w:hAnsi="Times New Roman" w:cs="Times New Roman"/>
          <w:sz w:val="24"/>
          <w:szCs w:val="24"/>
        </w:rPr>
        <w:t xml:space="preserve"> (see behavioral </w:t>
      </w:r>
      <w:r w:rsidR="003A6A4C">
        <w:rPr>
          <w:rFonts w:ascii="Times New Roman" w:eastAsia="Times New Roman" w:hAnsi="Times New Roman" w:cs="Times New Roman"/>
          <w:sz w:val="24"/>
          <w:szCs w:val="24"/>
        </w:rPr>
        <w:t>M</w:t>
      </w:r>
      <w:r w:rsidR="00DF161D">
        <w:rPr>
          <w:rFonts w:ascii="Times New Roman" w:eastAsia="Times New Roman" w:hAnsi="Times New Roman" w:cs="Times New Roman"/>
          <w:sz w:val="24"/>
          <w:szCs w:val="24"/>
        </w:rPr>
        <w:t>odel 3</w:t>
      </w:r>
      <w:r w:rsidR="003A6A4C">
        <w:rPr>
          <w:rFonts w:ascii="Times New Roman" w:eastAsia="Times New Roman" w:hAnsi="Times New Roman" w:cs="Times New Roman"/>
          <w:sz w:val="24"/>
          <w:szCs w:val="24"/>
        </w:rPr>
        <w:t xml:space="preserve"> in the Methods</w:t>
      </w:r>
      <w:r w:rsidR="00DF161D">
        <w:rPr>
          <w:rFonts w:ascii="Times New Roman" w:eastAsia="Times New Roman" w:hAnsi="Times New Roman" w:cs="Times New Roman"/>
          <w:sz w:val="24"/>
          <w:szCs w:val="24"/>
        </w:rPr>
        <w:t>), the</w:t>
      </w:r>
      <w:r w:rsidR="00147CA6">
        <w:rPr>
          <w:rFonts w:ascii="Times New Roman" w:eastAsia="Times New Roman" w:hAnsi="Times New Roman" w:cs="Times New Roman"/>
          <w:sz w:val="24"/>
          <w:szCs w:val="24"/>
        </w:rPr>
        <w:t>n</w:t>
      </w:r>
      <w:r w:rsidR="00DF161D">
        <w:rPr>
          <w:rFonts w:ascii="Times New Roman" w:eastAsia="Times New Roman" w:hAnsi="Times New Roman" w:cs="Times New Roman"/>
          <w:sz w:val="24"/>
          <w:szCs w:val="24"/>
        </w:rPr>
        <w:t xml:space="preserve"> </w:t>
      </w:r>
      <w:r w:rsidR="00C90FD7">
        <w:rPr>
          <w:rFonts w:ascii="Times New Roman" w:eastAsia="Times New Roman" w:hAnsi="Times New Roman" w:cs="Times New Roman"/>
          <w:sz w:val="24"/>
          <w:szCs w:val="24"/>
        </w:rPr>
        <w:t xml:space="preserve">compared to the purple go </w:t>
      </w:r>
      <w:r w:rsidR="0035258B">
        <w:rPr>
          <w:rFonts w:ascii="Times New Roman" w:eastAsia="Times New Roman" w:hAnsi="Times New Roman" w:cs="Times New Roman"/>
          <w:sz w:val="24"/>
          <w:szCs w:val="24"/>
        </w:rPr>
        <w:t xml:space="preserve">signal, </w:t>
      </w:r>
      <w:r w:rsidR="00C90FD7">
        <w:rPr>
          <w:rFonts w:ascii="Times New Roman" w:eastAsia="Times New Roman" w:hAnsi="Times New Roman" w:cs="Times New Roman"/>
          <w:sz w:val="24"/>
          <w:szCs w:val="24"/>
        </w:rPr>
        <w:t xml:space="preserve">which allows </w:t>
      </w:r>
      <w:r w:rsidR="00A90F08">
        <w:rPr>
          <w:rFonts w:ascii="Times New Roman" w:eastAsia="Times New Roman" w:hAnsi="Times New Roman" w:cs="Times New Roman"/>
          <w:sz w:val="24"/>
          <w:szCs w:val="24"/>
        </w:rPr>
        <w:t xml:space="preserve">immediate </w:t>
      </w:r>
      <w:r w:rsidR="00C90FD7">
        <w:rPr>
          <w:rFonts w:ascii="Times New Roman" w:eastAsia="Times New Roman" w:hAnsi="Times New Roman" w:cs="Times New Roman"/>
          <w:sz w:val="24"/>
          <w:szCs w:val="24"/>
        </w:rPr>
        <w:t>accept</w:t>
      </w:r>
      <w:r w:rsidR="00A90F08">
        <w:rPr>
          <w:rFonts w:ascii="Times New Roman" w:eastAsia="Times New Roman" w:hAnsi="Times New Roman" w:cs="Times New Roman"/>
          <w:sz w:val="24"/>
          <w:szCs w:val="24"/>
        </w:rPr>
        <w:t>ance</w:t>
      </w:r>
      <w:r w:rsidR="00C90FD7">
        <w:rPr>
          <w:rFonts w:ascii="Times New Roman" w:eastAsia="Times New Roman" w:hAnsi="Times New Roman" w:cs="Times New Roman"/>
          <w:sz w:val="24"/>
          <w:szCs w:val="24"/>
        </w:rPr>
        <w:t xml:space="preserve"> </w:t>
      </w:r>
      <w:r w:rsidR="00A90F08">
        <w:rPr>
          <w:rFonts w:ascii="Times New Roman" w:eastAsia="Times New Roman" w:hAnsi="Times New Roman" w:cs="Times New Roman"/>
          <w:sz w:val="24"/>
          <w:szCs w:val="24"/>
        </w:rPr>
        <w:t xml:space="preserve">of the </w:t>
      </w:r>
      <w:r w:rsidR="00C90FD7">
        <w:rPr>
          <w:rFonts w:ascii="Times New Roman" w:eastAsia="Times New Roman" w:hAnsi="Times New Roman" w:cs="Times New Roman"/>
          <w:sz w:val="24"/>
          <w:szCs w:val="24"/>
        </w:rPr>
        <w:t xml:space="preserve">offer, the </w:t>
      </w:r>
      <w:r w:rsidR="00DF161D">
        <w:rPr>
          <w:rFonts w:ascii="Times New Roman" w:eastAsia="Times New Roman" w:hAnsi="Times New Roman" w:cs="Times New Roman"/>
          <w:sz w:val="24"/>
          <w:szCs w:val="24"/>
        </w:rPr>
        <w:t xml:space="preserve">yellow go </w:t>
      </w:r>
      <w:r w:rsidR="0035258B">
        <w:rPr>
          <w:rFonts w:ascii="Times New Roman" w:eastAsia="Times New Roman" w:hAnsi="Times New Roman" w:cs="Times New Roman"/>
          <w:sz w:val="24"/>
          <w:szCs w:val="24"/>
        </w:rPr>
        <w:t>signal</w:t>
      </w:r>
      <w:r w:rsidR="00562775">
        <w:rPr>
          <w:rFonts w:ascii="Times New Roman" w:eastAsia="Times New Roman" w:hAnsi="Times New Roman" w:cs="Times New Roman"/>
          <w:sz w:val="24"/>
          <w:szCs w:val="24"/>
        </w:rPr>
        <w:t>,</w:t>
      </w:r>
      <w:r w:rsidR="00DF161D">
        <w:rPr>
          <w:rFonts w:ascii="Times New Roman" w:eastAsia="Times New Roman" w:hAnsi="Times New Roman" w:cs="Times New Roman"/>
          <w:sz w:val="24"/>
          <w:szCs w:val="24"/>
        </w:rPr>
        <w:t xml:space="preserve"> </w:t>
      </w:r>
      <w:r w:rsidR="00C90FD7">
        <w:rPr>
          <w:rFonts w:ascii="Times New Roman" w:eastAsia="Times New Roman" w:hAnsi="Times New Roman" w:cs="Times New Roman"/>
          <w:sz w:val="24"/>
          <w:szCs w:val="24"/>
        </w:rPr>
        <w:t>which requires an additional delay</w:t>
      </w:r>
      <w:r w:rsidR="00562775">
        <w:rPr>
          <w:rFonts w:ascii="Times New Roman" w:eastAsia="Times New Roman" w:hAnsi="Times New Roman" w:cs="Times New Roman"/>
          <w:sz w:val="24"/>
          <w:szCs w:val="24"/>
        </w:rPr>
        <w:t>,</w:t>
      </w:r>
      <w:r w:rsidR="00C90FD7">
        <w:rPr>
          <w:rFonts w:ascii="Times New Roman" w:eastAsia="Times New Roman" w:hAnsi="Times New Roman" w:cs="Times New Roman"/>
          <w:sz w:val="24"/>
          <w:szCs w:val="24"/>
        </w:rPr>
        <w:t xml:space="preserve"> </w:t>
      </w:r>
      <w:r w:rsidR="00147CA6">
        <w:rPr>
          <w:rFonts w:ascii="Times New Roman" w:eastAsia="Times New Roman" w:hAnsi="Times New Roman" w:cs="Times New Roman"/>
          <w:sz w:val="24"/>
          <w:szCs w:val="24"/>
        </w:rPr>
        <w:t>should</w:t>
      </w:r>
      <w:r w:rsidR="00DF161D">
        <w:rPr>
          <w:rFonts w:ascii="Times New Roman" w:eastAsia="Times New Roman" w:hAnsi="Times New Roman" w:cs="Times New Roman"/>
          <w:sz w:val="24"/>
          <w:szCs w:val="24"/>
        </w:rPr>
        <w:t xml:space="preserve"> decrease the discounted value of the original offer</w:t>
      </w:r>
      <w:r w:rsidR="00C3224D">
        <w:rPr>
          <w:rFonts w:ascii="Times New Roman" w:eastAsia="Times New Roman" w:hAnsi="Times New Roman" w:cs="Times New Roman"/>
          <w:sz w:val="24"/>
          <w:szCs w:val="24"/>
        </w:rPr>
        <w:t xml:space="preserve">. </w:t>
      </w:r>
      <w:r w:rsidR="0015070E">
        <w:rPr>
          <w:rFonts w:ascii="Times New Roman" w:eastAsia="Times New Roman" w:hAnsi="Times New Roman" w:cs="Times New Roman"/>
          <w:sz w:val="24"/>
          <w:szCs w:val="24"/>
        </w:rPr>
        <w:t>Th</w:t>
      </w:r>
      <w:r w:rsidR="00A90F08">
        <w:rPr>
          <w:rFonts w:ascii="Times New Roman" w:eastAsia="Times New Roman" w:hAnsi="Times New Roman" w:cs="Times New Roman"/>
          <w:sz w:val="24"/>
          <w:szCs w:val="24"/>
        </w:rPr>
        <w:t>erefore</w:t>
      </w:r>
      <w:r w:rsidR="0015070E">
        <w:rPr>
          <w:rFonts w:ascii="Times New Roman" w:eastAsia="Times New Roman" w:hAnsi="Times New Roman" w:cs="Times New Roman"/>
          <w:sz w:val="24"/>
          <w:szCs w:val="24"/>
        </w:rPr>
        <w:t>, we predict</w:t>
      </w:r>
      <w:r w:rsidR="00A90F08">
        <w:rPr>
          <w:rFonts w:ascii="Times New Roman" w:eastAsia="Times New Roman" w:hAnsi="Times New Roman" w:cs="Times New Roman"/>
          <w:sz w:val="24"/>
          <w:szCs w:val="24"/>
        </w:rPr>
        <w:t>ed</w:t>
      </w:r>
      <w:r w:rsidR="0015070E">
        <w:rPr>
          <w:rFonts w:ascii="Times New Roman" w:eastAsia="Times New Roman" w:hAnsi="Times New Roman" w:cs="Times New Roman"/>
          <w:sz w:val="24"/>
          <w:szCs w:val="24"/>
        </w:rPr>
        <w:t xml:space="preserve"> that</w:t>
      </w:r>
      <w:r w:rsidR="00A90F08">
        <w:rPr>
          <w:rFonts w:ascii="Times New Roman" w:eastAsia="Times New Roman" w:hAnsi="Times New Roman" w:cs="Times New Roman"/>
          <w:sz w:val="24"/>
          <w:szCs w:val="24"/>
        </w:rPr>
        <w:t xml:space="preserve"> the</w:t>
      </w:r>
      <w:r w:rsidR="0015070E">
        <w:rPr>
          <w:rFonts w:ascii="Times New Roman" w:eastAsia="Times New Roman" w:hAnsi="Times New Roman" w:cs="Times New Roman"/>
          <w:sz w:val="24"/>
          <w:szCs w:val="24"/>
        </w:rPr>
        <w:t xml:space="preserve"> </w:t>
      </w:r>
      <w:r w:rsidR="00552B0C">
        <w:rPr>
          <w:rFonts w:ascii="Times New Roman" w:eastAsia="Times New Roman" w:hAnsi="Times New Roman" w:cs="Times New Roman"/>
          <w:sz w:val="24"/>
          <w:szCs w:val="24"/>
        </w:rPr>
        <w:t xml:space="preserve">population activity for </w:t>
      </w:r>
      <w:r w:rsidR="0035258B">
        <w:rPr>
          <w:rFonts w:ascii="Times New Roman" w:eastAsia="Times New Roman" w:hAnsi="Times New Roman" w:cs="Times New Roman"/>
          <w:sz w:val="24"/>
          <w:szCs w:val="24"/>
        </w:rPr>
        <w:t xml:space="preserve">the </w:t>
      </w:r>
      <w:r w:rsidR="00552B0C">
        <w:rPr>
          <w:rFonts w:ascii="Times New Roman" w:eastAsia="Times New Roman" w:hAnsi="Times New Roman" w:cs="Times New Roman"/>
          <w:sz w:val="24"/>
          <w:szCs w:val="24"/>
        </w:rPr>
        <w:t>yellow versus purple g</w:t>
      </w:r>
      <w:r w:rsidR="0035258B">
        <w:rPr>
          <w:rFonts w:ascii="Times New Roman" w:eastAsia="Times New Roman" w:hAnsi="Times New Roman" w:cs="Times New Roman"/>
          <w:sz w:val="24"/>
          <w:szCs w:val="24"/>
        </w:rPr>
        <w:t xml:space="preserve">o signal </w:t>
      </w:r>
      <w:r w:rsidR="00552B0C">
        <w:rPr>
          <w:rFonts w:ascii="Times New Roman" w:eastAsia="Times New Roman" w:hAnsi="Times New Roman" w:cs="Times New Roman"/>
          <w:sz w:val="24"/>
          <w:szCs w:val="24"/>
        </w:rPr>
        <w:t xml:space="preserve">should </w:t>
      </w:r>
      <w:r w:rsidR="0035258B">
        <w:rPr>
          <w:rFonts w:ascii="Times New Roman" w:eastAsia="Times New Roman" w:hAnsi="Times New Roman" w:cs="Times New Roman"/>
          <w:sz w:val="24"/>
          <w:szCs w:val="24"/>
        </w:rPr>
        <w:t xml:space="preserve">be </w:t>
      </w:r>
      <w:r w:rsidR="00552B0C">
        <w:rPr>
          <w:rFonts w:ascii="Times New Roman" w:eastAsia="Times New Roman" w:hAnsi="Times New Roman" w:cs="Times New Roman"/>
          <w:sz w:val="24"/>
          <w:szCs w:val="24"/>
        </w:rPr>
        <w:t>negatively align</w:t>
      </w:r>
      <w:r w:rsidR="0035258B">
        <w:rPr>
          <w:rFonts w:ascii="Times New Roman" w:eastAsia="Times New Roman" w:hAnsi="Times New Roman" w:cs="Times New Roman"/>
          <w:sz w:val="24"/>
          <w:szCs w:val="24"/>
        </w:rPr>
        <w:t>ed</w:t>
      </w:r>
      <w:r w:rsidR="00552B0C">
        <w:rPr>
          <w:rFonts w:ascii="Times New Roman" w:eastAsia="Times New Roman" w:hAnsi="Times New Roman" w:cs="Times New Roman"/>
          <w:sz w:val="24"/>
          <w:szCs w:val="24"/>
        </w:rPr>
        <w:t xml:space="preserve"> with the </w:t>
      </w:r>
      <w:r w:rsidR="00A90F08">
        <w:rPr>
          <w:rFonts w:ascii="Times New Roman" w:eastAsia="Times New Roman" w:hAnsi="Times New Roman" w:cs="Times New Roman"/>
          <w:sz w:val="24"/>
          <w:szCs w:val="24"/>
        </w:rPr>
        <w:t xml:space="preserve">discounted value </w:t>
      </w:r>
      <w:r w:rsidR="00552B0C">
        <w:rPr>
          <w:rFonts w:ascii="Times New Roman" w:eastAsia="Times New Roman" w:hAnsi="Times New Roman" w:cs="Times New Roman"/>
          <w:sz w:val="24"/>
          <w:szCs w:val="24"/>
        </w:rPr>
        <w:t>coding dimension (i.e., positively align</w:t>
      </w:r>
      <w:r w:rsidR="0035258B">
        <w:rPr>
          <w:rFonts w:ascii="Times New Roman" w:eastAsia="Times New Roman" w:hAnsi="Times New Roman" w:cs="Times New Roman"/>
          <w:sz w:val="24"/>
          <w:szCs w:val="24"/>
        </w:rPr>
        <w:t>ed</w:t>
      </w:r>
      <w:r w:rsidR="00552B0C">
        <w:rPr>
          <w:rFonts w:ascii="Times New Roman" w:eastAsia="Times New Roman" w:hAnsi="Times New Roman" w:cs="Times New Roman"/>
          <w:sz w:val="24"/>
          <w:szCs w:val="24"/>
        </w:rPr>
        <w:t xml:space="preserve"> with </w:t>
      </w:r>
      <w:r w:rsidR="009F350F">
        <w:rPr>
          <w:rFonts w:ascii="Times New Roman" w:eastAsia="Times New Roman" w:hAnsi="Times New Roman" w:cs="Times New Roman"/>
          <w:sz w:val="24"/>
          <w:szCs w:val="24"/>
        </w:rPr>
        <w:t xml:space="preserve">the </w:t>
      </w:r>
      <w:r w:rsidR="00562775">
        <w:rPr>
          <w:rFonts w:ascii="Times New Roman" w:eastAsia="Times New Roman" w:hAnsi="Times New Roman" w:cs="Times New Roman"/>
          <w:sz w:val="24"/>
          <w:szCs w:val="24"/>
        </w:rPr>
        <w:t xml:space="preserve">reward size </w:t>
      </w:r>
      <w:r w:rsidR="009F350F">
        <w:rPr>
          <w:rFonts w:ascii="Times New Roman" w:eastAsia="Times New Roman" w:hAnsi="Times New Roman" w:cs="Times New Roman"/>
          <w:sz w:val="24"/>
          <w:szCs w:val="24"/>
        </w:rPr>
        <w:t>population coding dimension</w:t>
      </w:r>
      <w:r w:rsidR="00552B0C">
        <w:rPr>
          <w:rFonts w:ascii="Times New Roman" w:eastAsia="Times New Roman" w:hAnsi="Times New Roman" w:cs="Times New Roman"/>
          <w:sz w:val="24"/>
          <w:szCs w:val="24"/>
        </w:rPr>
        <w:t>, and negatively align</w:t>
      </w:r>
      <w:r w:rsidR="0035258B">
        <w:rPr>
          <w:rFonts w:ascii="Times New Roman" w:eastAsia="Times New Roman" w:hAnsi="Times New Roman" w:cs="Times New Roman"/>
          <w:sz w:val="24"/>
          <w:szCs w:val="24"/>
        </w:rPr>
        <w:t>ed</w:t>
      </w:r>
      <w:r w:rsidR="00552B0C">
        <w:rPr>
          <w:rFonts w:ascii="Times New Roman" w:eastAsia="Times New Roman" w:hAnsi="Times New Roman" w:cs="Times New Roman"/>
          <w:sz w:val="24"/>
          <w:szCs w:val="24"/>
        </w:rPr>
        <w:t xml:space="preserve"> with </w:t>
      </w:r>
      <w:r w:rsidR="009F350F">
        <w:rPr>
          <w:rFonts w:ascii="Times New Roman" w:eastAsia="Times New Roman" w:hAnsi="Times New Roman" w:cs="Times New Roman"/>
          <w:sz w:val="24"/>
          <w:szCs w:val="24"/>
        </w:rPr>
        <w:t xml:space="preserve">the </w:t>
      </w:r>
      <w:r w:rsidR="00562775">
        <w:rPr>
          <w:rFonts w:ascii="Times New Roman" w:eastAsia="Times New Roman" w:hAnsi="Times New Roman" w:cs="Times New Roman"/>
          <w:sz w:val="24"/>
          <w:szCs w:val="24"/>
        </w:rPr>
        <w:t xml:space="preserve">delay </w:t>
      </w:r>
      <w:r w:rsidR="009F350F">
        <w:rPr>
          <w:rFonts w:ascii="Times New Roman" w:eastAsia="Times New Roman" w:hAnsi="Times New Roman" w:cs="Times New Roman"/>
          <w:sz w:val="24"/>
          <w:szCs w:val="24"/>
        </w:rPr>
        <w:t>coding dimension</w:t>
      </w:r>
      <w:r w:rsidR="00A90F08">
        <w:rPr>
          <w:rFonts w:ascii="Times New Roman" w:eastAsia="Times New Roman" w:hAnsi="Times New Roman" w:cs="Times New Roman"/>
          <w:sz w:val="24"/>
          <w:szCs w:val="24"/>
        </w:rPr>
        <w:t>)</w:t>
      </w:r>
      <w:r w:rsidR="00552B0C">
        <w:rPr>
          <w:rFonts w:ascii="Times New Roman" w:eastAsia="Times New Roman" w:hAnsi="Times New Roman" w:cs="Times New Roman"/>
          <w:sz w:val="24"/>
          <w:szCs w:val="24"/>
        </w:rPr>
        <w:t xml:space="preserve">. </w:t>
      </w:r>
      <w:r w:rsidR="00AC615F">
        <w:rPr>
          <w:rFonts w:ascii="Times New Roman" w:eastAsia="Times New Roman" w:hAnsi="Times New Roman" w:cs="Times New Roman"/>
          <w:sz w:val="24"/>
          <w:szCs w:val="24"/>
        </w:rPr>
        <w:t>We</w:t>
      </w:r>
      <w:r w:rsidR="00E00225">
        <w:rPr>
          <w:rFonts w:ascii="Times New Roman" w:eastAsia="Times New Roman" w:hAnsi="Times New Roman" w:cs="Times New Roman"/>
          <w:sz w:val="24"/>
          <w:szCs w:val="24"/>
        </w:rPr>
        <w:t xml:space="preserve"> observed this pattern</w:t>
      </w:r>
      <w:r w:rsidR="00AC615F">
        <w:rPr>
          <w:rFonts w:ascii="Times New Roman" w:eastAsia="Times New Roman" w:hAnsi="Times New Roman" w:cs="Times New Roman"/>
          <w:sz w:val="24"/>
          <w:szCs w:val="24"/>
        </w:rPr>
        <w:t xml:space="preserve"> in Monkey S</w:t>
      </w:r>
      <w:r w:rsidR="00D83A15">
        <w:rPr>
          <w:rFonts w:ascii="Times New Roman" w:eastAsia="Times New Roman" w:hAnsi="Times New Roman" w:cs="Times New Roman"/>
          <w:sz w:val="24"/>
          <w:szCs w:val="24"/>
        </w:rPr>
        <w:t xml:space="preserve"> (Fig. </w:t>
      </w:r>
      <w:r w:rsidR="00F42C43">
        <w:rPr>
          <w:rFonts w:ascii="Times New Roman" w:eastAsia="Times New Roman" w:hAnsi="Times New Roman" w:cs="Times New Roman"/>
          <w:sz w:val="24"/>
          <w:szCs w:val="24"/>
        </w:rPr>
        <w:t>6A</w:t>
      </w:r>
      <w:r w:rsidR="00562775">
        <w:rPr>
          <w:rFonts w:ascii="Times New Roman" w:eastAsia="Times New Roman" w:hAnsi="Times New Roman" w:cs="Times New Roman"/>
          <w:sz w:val="24"/>
          <w:szCs w:val="24"/>
        </w:rPr>
        <w:t xml:space="preserve"> and</w:t>
      </w:r>
      <w:r w:rsidR="00D83A15">
        <w:rPr>
          <w:rFonts w:ascii="Times New Roman" w:eastAsia="Times New Roman" w:hAnsi="Times New Roman" w:cs="Times New Roman"/>
          <w:sz w:val="24"/>
          <w:szCs w:val="24"/>
        </w:rPr>
        <w:t xml:space="preserve"> </w:t>
      </w:r>
      <w:r w:rsidR="00562775">
        <w:rPr>
          <w:rFonts w:ascii="Times New Roman" w:eastAsia="Times New Roman" w:hAnsi="Times New Roman" w:cs="Times New Roman"/>
          <w:sz w:val="24"/>
          <w:szCs w:val="24"/>
        </w:rPr>
        <w:t>6</w:t>
      </w:r>
      <w:r w:rsidR="00D83A15">
        <w:rPr>
          <w:rFonts w:ascii="Times New Roman" w:eastAsia="Times New Roman" w:hAnsi="Times New Roman" w:cs="Times New Roman"/>
          <w:sz w:val="24"/>
          <w:szCs w:val="24"/>
        </w:rPr>
        <w:t>C)</w:t>
      </w:r>
      <w:r w:rsidR="0026616A">
        <w:rPr>
          <w:rFonts w:ascii="Times New Roman" w:eastAsia="Times New Roman" w:hAnsi="Times New Roman" w:cs="Times New Roman"/>
          <w:sz w:val="24"/>
          <w:szCs w:val="24"/>
        </w:rPr>
        <w:t>,</w:t>
      </w:r>
      <w:r w:rsidR="004255AA">
        <w:rPr>
          <w:rFonts w:ascii="Times New Roman" w:eastAsia="Times New Roman" w:hAnsi="Times New Roman" w:cs="Times New Roman"/>
          <w:sz w:val="24"/>
          <w:szCs w:val="24"/>
        </w:rPr>
        <w:t xml:space="preserve"> but not in Monkey T (Fig. 6B</w:t>
      </w:r>
      <w:r w:rsidR="00562775">
        <w:rPr>
          <w:rFonts w:ascii="Times New Roman" w:eastAsia="Times New Roman" w:hAnsi="Times New Roman" w:cs="Times New Roman"/>
          <w:sz w:val="24"/>
          <w:szCs w:val="24"/>
        </w:rPr>
        <w:t xml:space="preserve"> and 6</w:t>
      </w:r>
      <w:r w:rsidR="004255AA">
        <w:rPr>
          <w:rFonts w:ascii="Times New Roman" w:eastAsia="Times New Roman" w:hAnsi="Times New Roman" w:cs="Times New Roman"/>
          <w:sz w:val="24"/>
          <w:szCs w:val="24"/>
        </w:rPr>
        <w:t xml:space="preserve">D). </w:t>
      </w:r>
    </w:p>
    <w:p w14:paraId="2100F446" w14:textId="4EC101C3" w:rsidR="00E00225" w:rsidRDefault="00E00225" w:rsidP="00B30F37">
      <w:pPr>
        <w:shd w:val="clear" w:color="auto" w:fill="FFFFFF"/>
        <w:spacing w:after="0"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This difference in neural encoding</w:t>
      </w:r>
      <w:r w:rsidR="0035258B">
        <w:rPr>
          <w:rFonts w:ascii="Times New Roman" w:eastAsia="Times New Roman" w:hAnsi="Times New Roman" w:cs="Times New Roman"/>
          <w:sz w:val="24"/>
          <w:szCs w:val="24"/>
        </w:rPr>
        <w:t xml:space="preserve"> reflects</w:t>
      </w:r>
      <w:r>
        <w:rPr>
          <w:rFonts w:ascii="Times New Roman" w:eastAsia="Times New Roman" w:hAnsi="Times New Roman" w:cs="Times New Roman"/>
          <w:sz w:val="24"/>
          <w:szCs w:val="24"/>
        </w:rPr>
        <w:t xml:space="preserve"> the distinct behavioral strategies employed by the two monkeys, </w:t>
      </w:r>
      <w:r w:rsidR="0009641C">
        <w:rPr>
          <w:rFonts w:ascii="Times New Roman" w:eastAsia="Times New Roman" w:hAnsi="Times New Roman" w:cs="Times New Roman"/>
          <w:sz w:val="24"/>
          <w:szCs w:val="24"/>
        </w:rPr>
        <w:t xml:space="preserve">that only </w:t>
      </w:r>
      <w:r>
        <w:rPr>
          <w:rFonts w:ascii="Times New Roman" w:eastAsia="Times New Roman" w:hAnsi="Times New Roman" w:cs="Times New Roman"/>
          <w:sz w:val="24"/>
          <w:szCs w:val="24"/>
        </w:rPr>
        <w:t xml:space="preserve">Monkey S </w:t>
      </w:r>
      <w:r w:rsidR="0009641C">
        <w:rPr>
          <w:rFonts w:ascii="Times New Roman" w:eastAsia="Times New Roman" w:hAnsi="Times New Roman" w:cs="Times New Roman"/>
          <w:sz w:val="24"/>
          <w:szCs w:val="24"/>
        </w:rPr>
        <w:t xml:space="preserve">adjusted </w:t>
      </w:r>
      <w:r w:rsidR="0035258B">
        <w:rPr>
          <w:rFonts w:ascii="Times New Roman" w:eastAsia="Times New Roman" w:hAnsi="Times New Roman" w:cs="Times New Roman"/>
          <w:sz w:val="24"/>
          <w:szCs w:val="24"/>
        </w:rPr>
        <w:t xml:space="preserve">the </w:t>
      </w:r>
      <w:r w:rsidR="0009641C">
        <w:rPr>
          <w:rFonts w:ascii="Times New Roman" w:eastAsia="Times New Roman" w:hAnsi="Times New Roman" w:cs="Times New Roman"/>
          <w:sz w:val="24"/>
          <w:szCs w:val="24"/>
        </w:rPr>
        <w:t>temporally discounted value based on the go</w:t>
      </w:r>
      <w:r w:rsidR="0035258B">
        <w:rPr>
          <w:rFonts w:ascii="Times New Roman" w:eastAsia="Times New Roman" w:hAnsi="Times New Roman" w:cs="Times New Roman"/>
          <w:sz w:val="24"/>
          <w:szCs w:val="24"/>
        </w:rPr>
        <w:t xml:space="preserve"> signal</w:t>
      </w:r>
      <w:r w:rsidR="003A794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Monkey T </w:t>
      </w:r>
      <w:r w:rsidR="0009641C">
        <w:rPr>
          <w:rFonts w:ascii="Times New Roman" w:eastAsia="Times New Roman" w:hAnsi="Times New Roman" w:cs="Times New Roman"/>
          <w:sz w:val="24"/>
          <w:szCs w:val="24"/>
        </w:rPr>
        <w:t>did not.</w:t>
      </w:r>
    </w:p>
    <w:p w14:paraId="3712E58A" w14:textId="7105E19E" w:rsidR="00A450CA" w:rsidRDefault="00A450CA" w:rsidP="0026616A">
      <w:pPr>
        <w:shd w:val="clear" w:color="auto" w:fill="FFFFFF"/>
        <w:spacing w:after="0" w:line="480" w:lineRule="auto"/>
        <w:rPr>
          <w:rFonts w:ascii="Times New Roman" w:eastAsia="Times New Roman" w:hAnsi="Times New Roman" w:cs="Times New Roman"/>
          <w:sz w:val="24"/>
          <w:szCs w:val="24"/>
        </w:rPr>
      </w:pPr>
    </w:p>
    <w:p w14:paraId="603EC835" w14:textId="6FB1904B" w:rsidR="00A450CA" w:rsidRPr="001E25DE" w:rsidRDefault="009F17AC">
      <w:pPr>
        <w:shd w:val="clear" w:color="auto" w:fill="FFFFFF"/>
        <w:spacing w:after="0" w:line="480" w:lineRule="auto"/>
        <w:rPr>
          <w:rFonts w:ascii="Times New Roman" w:eastAsia="Times New Roman" w:hAnsi="Times New Roman" w:cs="Times New Roman"/>
          <w:b/>
          <w:bCs/>
          <w:sz w:val="24"/>
          <w:szCs w:val="24"/>
        </w:rPr>
      </w:pPr>
      <w:r w:rsidRPr="001E25DE">
        <w:rPr>
          <w:rFonts w:ascii="Times New Roman" w:eastAsia="Times New Roman" w:hAnsi="Times New Roman" w:cs="Times New Roman"/>
          <w:b/>
          <w:bCs/>
          <w:sz w:val="24"/>
          <w:szCs w:val="24"/>
        </w:rPr>
        <w:t>5. Differen</w:t>
      </w:r>
      <w:r w:rsidR="00FC671A" w:rsidRPr="001E25DE">
        <w:rPr>
          <w:rFonts w:ascii="Times New Roman" w:eastAsia="Times New Roman" w:hAnsi="Times New Roman" w:cs="Times New Roman"/>
          <w:b/>
          <w:bCs/>
          <w:sz w:val="24"/>
          <w:szCs w:val="24"/>
        </w:rPr>
        <w:t>ces in the linearity of coding between monkeys</w:t>
      </w:r>
    </w:p>
    <w:p w14:paraId="639370C5" w14:textId="26FC87C5" w:rsidR="00A450CA" w:rsidRDefault="000671A1" w:rsidP="000671A1">
      <w:pPr>
        <w:shd w:val="clear" w:color="auto" w:fill="FFFFFF"/>
        <w:spacing w:after="0" w:line="480" w:lineRule="auto"/>
        <w:ind w:firstLine="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Differential behavioral and neural responses to the go</w:t>
      </w:r>
      <w:r w:rsidR="001F1695">
        <w:rPr>
          <w:rFonts w:ascii="Times New Roman" w:eastAsia="Times New Roman" w:hAnsi="Times New Roman" w:cs="Times New Roman"/>
          <w:color w:val="000000"/>
          <w:sz w:val="24"/>
          <w:szCs w:val="24"/>
        </w:rPr>
        <w:t xml:space="preserve"> signal </w:t>
      </w:r>
      <w:r>
        <w:rPr>
          <w:rFonts w:ascii="Times New Roman" w:eastAsia="Times New Roman" w:hAnsi="Times New Roman" w:cs="Times New Roman"/>
          <w:color w:val="000000"/>
          <w:sz w:val="24"/>
          <w:szCs w:val="24"/>
        </w:rPr>
        <w:t xml:space="preserve">reflect </w:t>
      </w:r>
      <w:r w:rsidR="001E25DE">
        <w:rPr>
          <w:rFonts w:ascii="Times New Roman" w:eastAsia="Times New Roman" w:hAnsi="Times New Roman" w:cs="Times New Roman"/>
          <w:color w:val="000000"/>
          <w:sz w:val="24"/>
          <w:szCs w:val="24"/>
        </w:rPr>
        <w:t xml:space="preserve">the </w:t>
      </w:r>
      <w:r>
        <w:rPr>
          <w:rFonts w:ascii="Times New Roman" w:eastAsia="Times New Roman" w:hAnsi="Times New Roman" w:cs="Times New Roman"/>
          <w:color w:val="000000"/>
          <w:sz w:val="24"/>
          <w:szCs w:val="24"/>
        </w:rPr>
        <w:t>different neural computation</w:t>
      </w:r>
      <w:r w:rsidR="001E25DE">
        <w:rPr>
          <w:rFonts w:ascii="Times New Roman" w:eastAsia="Times New Roman" w:hAnsi="Times New Roman" w:cs="Times New Roman"/>
          <w:color w:val="000000"/>
          <w:sz w:val="24"/>
          <w:szCs w:val="24"/>
        </w:rPr>
        <w:t>s</w:t>
      </w:r>
      <w:r>
        <w:rPr>
          <w:rFonts w:ascii="Times New Roman" w:eastAsia="Times New Roman" w:hAnsi="Times New Roman" w:cs="Times New Roman"/>
          <w:color w:val="000000"/>
          <w:sz w:val="24"/>
          <w:szCs w:val="24"/>
        </w:rPr>
        <w:t xml:space="preserve"> adopted by the two monkeys. Next, we examined neural differences in value coding between monkeys at both the single-neuron and population level</w:t>
      </w:r>
      <w:r w:rsidR="00423634">
        <w:rPr>
          <w:rFonts w:ascii="Times New Roman" w:eastAsia="Times New Roman" w:hAnsi="Times New Roman" w:cs="Times New Roman"/>
          <w:color w:val="000000"/>
          <w:sz w:val="24"/>
          <w:szCs w:val="24"/>
        </w:rPr>
        <w:t>s</w:t>
      </w:r>
      <w:r>
        <w:rPr>
          <w:rFonts w:ascii="Times New Roman" w:eastAsia="Times New Roman" w:hAnsi="Times New Roman" w:cs="Times New Roman"/>
          <w:color w:val="000000"/>
          <w:sz w:val="24"/>
          <w:szCs w:val="24"/>
        </w:rPr>
        <w:t xml:space="preserve">. </w:t>
      </w:r>
    </w:p>
    <w:p w14:paraId="6EFA92C8" w14:textId="7DAD7EDE" w:rsidR="00A450CA" w:rsidRDefault="00000000" w:rsidP="00746CAE">
      <w:pPr>
        <w:shd w:val="clear" w:color="auto" w:fill="FFFFFF"/>
        <w:spacing w:after="0" w:line="480" w:lineRule="auto"/>
        <w:ind w:firstLine="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At the single-neuron level, we tested whether firing rates </w:t>
      </w:r>
      <w:r w:rsidR="001E25DE">
        <w:rPr>
          <w:rFonts w:ascii="Times New Roman" w:eastAsia="Times New Roman" w:hAnsi="Times New Roman" w:cs="Times New Roman"/>
          <w:color w:val="000000"/>
          <w:sz w:val="24"/>
          <w:szCs w:val="24"/>
        </w:rPr>
        <w:t>during</w:t>
      </w:r>
      <w:r w:rsidR="001E25DE">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the first 750</w:t>
      </w:r>
      <w:r w:rsidR="001E25DE">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ms of the offer period were linearly modulated by the discounted value </w:t>
      </w:r>
      <w:r w:rsidR="000671A1">
        <w:rPr>
          <w:rFonts w:ascii="Times New Roman" w:eastAsia="Times New Roman" w:hAnsi="Times New Roman" w:cs="Times New Roman"/>
          <w:color w:val="000000"/>
          <w:sz w:val="24"/>
          <w:szCs w:val="24"/>
        </w:rPr>
        <w:t xml:space="preserve">inferred </w:t>
      </w:r>
      <w:r>
        <w:rPr>
          <w:rFonts w:ascii="Times New Roman" w:eastAsia="Times New Roman" w:hAnsi="Times New Roman" w:cs="Times New Roman"/>
          <w:color w:val="000000"/>
          <w:sz w:val="24"/>
          <w:szCs w:val="24"/>
        </w:rPr>
        <w:t>from the behavior</w:t>
      </w:r>
      <w:r w:rsidR="000671A1">
        <w:rPr>
          <w:rFonts w:ascii="Times New Roman" w:eastAsia="Times New Roman" w:hAnsi="Times New Roman" w:cs="Times New Roman"/>
          <w:color w:val="000000"/>
          <w:sz w:val="24"/>
          <w:szCs w:val="24"/>
        </w:rPr>
        <w:t>al model</w:t>
      </w:r>
      <w:r w:rsidR="001F1695">
        <w:rPr>
          <w:rFonts w:ascii="Times New Roman" w:eastAsia="Times New Roman" w:hAnsi="Times New Roman" w:cs="Times New Roman"/>
          <w:color w:val="000000"/>
          <w:sz w:val="24"/>
          <w:szCs w:val="24"/>
        </w:rPr>
        <w:t xml:space="preserve"> 1</w:t>
      </w:r>
      <w:r>
        <w:rPr>
          <w:rFonts w:ascii="Times New Roman" w:eastAsia="Times New Roman" w:hAnsi="Times New Roman" w:cs="Times New Roman"/>
          <w:color w:val="000000"/>
          <w:sz w:val="24"/>
          <w:szCs w:val="24"/>
        </w:rPr>
        <w:t xml:space="preserve">. </w:t>
      </w:r>
      <w:r w:rsidR="000671A1">
        <w:rPr>
          <w:rFonts w:ascii="Times New Roman" w:eastAsia="Times New Roman" w:hAnsi="Times New Roman" w:cs="Times New Roman"/>
          <w:color w:val="000000"/>
          <w:sz w:val="24"/>
          <w:szCs w:val="24"/>
        </w:rPr>
        <w:t>Only 6 out of 63 neurons (10%) in Monkey S showed a significant linear correlation between spike count and discounted value (Fig. S</w:t>
      </w:r>
      <w:r w:rsidR="00106694">
        <w:rPr>
          <w:rFonts w:ascii="Times New Roman" w:eastAsia="Times New Roman" w:hAnsi="Times New Roman" w:cs="Times New Roman"/>
          <w:color w:val="000000"/>
          <w:sz w:val="24"/>
          <w:szCs w:val="24"/>
        </w:rPr>
        <w:t>4</w:t>
      </w:r>
      <w:r w:rsidR="000671A1">
        <w:rPr>
          <w:rFonts w:ascii="Times New Roman" w:eastAsia="Times New Roman" w:hAnsi="Times New Roman" w:cs="Times New Roman"/>
          <w:color w:val="000000"/>
          <w:sz w:val="24"/>
          <w:szCs w:val="24"/>
        </w:rPr>
        <w:t>B), whereas i</w:t>
      </w:r>
      <w:r w:rsidR="00A978CA">
        <w:rPr>
          <w:rFonts w:ascii="Times New Roman" w:eastAsia="Times New Roman" w:hAnsi="Times New Roman" w:cs="Times New Roman"/>
          <w:color w:val="000000"/>
          <w:sz w:val="24"/>
          <w:szCs w:val="24"/>
        </w:rPr>
        <w:t xml:space="preserve">n Monkey T, </w:t>
      </w:r>
      <w:r w:rsidR="005766B7">
        <w:rPr>
          <w:rFonts w:ascii="Times New Roman" w:eastAsia="Times New Roman" w:hAnsi="Times New Roman" w:cs="Times New Roman"/>
          <w:color w:val="000000"/>
          <w:sz w:val="24"/>
          <w:szCs w:val="24"/>
        </w:rPr>
        <w:t>35 out of 107 neurons (33%) exhibit</w:t>
      </w:r>
      <w:r w:rsidR="000671A1">
        <w:rPr>
          <w:rFonts w:ascii="Times New Roman" w:eastAsia="Times New Roman" w:hAnsi="Times New Roman" w:cs="Times New Roman"/>
          <w:color w:val="000000"/>
          <w:sz w:val="24"/>
          <w:szCs w:val="24"/>
        </w:rPr>
        <w:t>ed</w:t>
      </w:r>
      <w:r w:rsidR="005766B7">
        <w:rPr>
          <w:rFonts w:ascii="Times New Roman" w:eastAsia="Times New Roman" w:hAnsi="Times New Roman" w:cs="Times New Roman"/>
          <w:color w:val="000000"/>
          <w:sz w:val="24"/>
          <w:szCs w:val="24"/>
        </w:rPr>
        <w:t xml:space="preserve"> linear coding (Fig. S</w:t>
      </w:r>
      <w:r w:rsidR="00106694">
        <w:rPr>
          <w:rFonts w:ascii="Times New Roman" w:eastAsia="Times New Roman" w:hAnsi="Times New Roman" w:cs="Times New Roman"/>
          <w:color w:val="000000"/>
          <w:sz w:val="24"/>
          <w:szCs w:val="24"/>
        </w:rPr>
        <w:t>4</w:t>
      </w:r>
      <w:r w:rsidR="005766B7">
        <w:rPr>
          <w:rFonts w:ascii="Times New Roman" w:eastAsia="Times New Roman" w:hAnsi="Times New Roman" w:cs="Times New Roman"/>
          <w:color w:val="000000"/>
          <w:sz w:val="24"/>
          <w:szCs w:val="24"/>
        </w:rPr>
        <w:t>A).</w:t>
      </w:r>
      <w:r w:rsidR="005766B7">
        <w:t xml:space="preserve"> </w:t>
      </w:r>
      <w:r>
        <w:rPr>
          <w:rFonts w:ascii="Times New Roman" w:eastAsia="Times New Roman" w:hAnsi="Times New Roman" w:cs="Times New Roman"/>
          <w:color w:val="000000"/>
          <w:sz w:val="24"/>
          <w:szCs w:val="24"/>
        </w:rPr>
        <w:t>Th</w:t>
      </w:r>
      <w:r w:rsidR="00A977F5">
        <w:rPr>
          <w:rFonts w:ascii="Times New Roman" w:eastAsia="Times New Roman" w:hAnsi="Times New Roman" w:cs="Times New Roman"/>
          <w:color w:val="000000"/>
          <w:sz w:val="24"/>
          <w:szCs w:val="24"/>
        </w:rPr>
        <w:t xml:space="preserve">ese results </w:t>
      </w:r>
      <w:r>
        <w:rPr>
          <w:rFonts w:ascii="Times New Roman" w:eastAsia="Times New Roman" w:hAnsi="Times New Roman" w:cs="Times New Roman"/>
          <w:color w:val="000000"/>
          <w:sz w:val="24"/>
          <w:szCs w:val="24"/>
        </w:rPr>
        <w:t xml:space="preserve">suggest that </w:t>
      </w:r>
      <w:r w:rsidR="00A977F5">
        <w:rPr>
          <w:rFonts w:ascii="Times New Roman" w:eastAsia="Times New Roman" w:hAnsi="Times New Roman" w:cs="Times New Roman"/>
          <w:color w:val="000000"/>
          <w:sz w:val="24"/>
          <w:szCs w:val="24"/>
        </w:rPr>
        <w:t>the</w:t>
      </w:r>
      <w:r>
        <w:rPr>
          <w:rFonts w:ascii="Times New Roman" w:eastAsia="Times New Roman" w:hAnsi="Times New Roman" w:cs="Times New Roman"/>
          <w:color w:val="000000"/>
          <w:sz w:val="24"/>
          <w:szCs w:val="24"/>
        </w:rPr>
        <w:t xml:space="preserve"> dlPFC neurons</w:t>
      </w:r>
      <w:r w:rsidR="00A977F5">
        <w:rPr>
          <w:rFonts w:ascii="Times New Roman" w:eastAsia="Times New Roman" w:hAnsi="Times New Roman" w:cs="Times New Roman"/>
          <w:color w:val="000000"/>
          <w:sz w:val="24"/>
          <w:szCs w:val="24"/>
        </w:rPr>
        <w:t xml:space="preserve"> </w:t>
      </w:r>
      <w:r w:rsidR="001E25DE">
        <w:rPr>
          <w:rFonts w:ascii="Times New Roman" w:eastAsia="Times New Roman" w:hAnsi="Times New Roman" w:cs="Times New Roman"/>
          <w:color w:val="000000"/>
          <w:sz w:val="24"/>
          <w:szCs w:val="24"/>
        </w:rPr>
        <w:t xml:space="preserve">in </w:t>
      </w:r>
      <w:r w:rsidR="008D7E6F">
        <w:rPr>
          <w:rFonts w:ascii="Times New Roman" w:eastAsia="Times New Roman" w:hAnsi="Times New Roman" w:cs="Times New Roman"/>
          <w:color w:val="000000"/>
          <w:sz w:val="24"/>
          <w:szCs w:val="24"/>
        </w:rPr>
        <w:t>Monkey S exhibited more heterogeneous or non</w:t>
      </w:r>
      <w:r w:rsidR="001E25DE">
        <w:rPr>
          <w:rFonts w:ascii="Times New Roman" w:eastAsia="Times New Roman" w:hAnsi="Times New Roman" w:cs="Times New Roman"/>
          <w:color w:val="000000"/>
          <w:sz w:val="24"/>
          <w:szCs w:val="24"/>
        </w:rPr>
        <w:t>-</w:t>
      </w:r>
      <w:r w:rsidR="008D7E6F">
        <w:rPr>
          <w:rFonts w:ascii="Times New Roman" w:eastAsia="Times New Roman" w:hAnsi="Times New Roman" w:cs="Times New Roman"/>
          <w:color w:val="000000"/>
          <w:sz w:val="24"/>
          <w:szCs w:val="24"/>
        </w:rPr>
        <w:t xml:space="preserve">linear patterns of value representation, whereas neurons </w:t>
      </w:r>
      <w:r w:rsidR="001E25DE">
        <w:rPr>
          <w:rFonts w:ascii="Times New Roman" w:eastAsia="Times New Roman" w:hAnsi="Times New Roman" w:cs="Times New Roman"/>
          <w:color w:val="000000"/>
          <w:sz w:val="24"/>
          <w:szCs w:val="24"/>
        </w:rPr>
        <w:t xml:space="preserve">in </w:t>
      </w:r>
      <w:r w:rsidR="00A977F5">
        <w:rPr>
          <w:rFonts w:ascii="Times New Roman" w:eastAsia="Times New Roman" w:hAnsi="Times New Roman" w:cs="Times New Roman"/>
          <w:color w:val="000000"/>
          <w:sz w:val="24"/>
          <w:szCs w:val="24"/>
        </w:rPr>
        <w:t>Monkey T</w:t>
      </w:r>
      <w:r>
        <w:rPr>
          <w:rFonts w:ascii="Times New Roman" w:eastAsia="Times New Roman" w:hAnsi="Times New Roman" w:cs="Times New Roman"/>
          <w:color w:val="000000"/>
          <w:sz w:val="24"/>
          <w:szCs w:val="24"/>
        </w:rPr>
        <w:t xml:space="preserve"> encode</w:t>
      </w:r>
      <w:r w:rsidR="008D7E6F">
        <w:rPr>
          <w:rFonts w:ascii="Times New Roman" w:eastAsia="Times New Roman" w:hAnsi="Times New Roman" w:cs="Times New Roman"/>
          <w:color w:val="000000"/>
          <w:sz w:val="24"/>
          <w:szCs w:val="24"/>
        </w:rPr>
        <w:t>d</w:t>
      </w:r>
      <w:r>
        <w:rPr>
          <w:rFonts w:ascii="Times New Roman" w:eastAsia="Times New Roman" w:hAnsi="Times New Roman" w:cs="Times New Roman"/>
          <w:color w:val="000000"/>
          <w:sz w:val="24"/>
          <w:szCs w:val="24"/>
        </w:rPr>
        <w:t xml:space="preserve"> the value of the offer more linearly.</w:t>
      </w:r>
    </w:p>
    <w:p w14:paraId="26BE1806" w14:textId="4B5FA649" w:rsidR="001E25DE" w:rsidRDefault="00000000" w:rsidP="001E25DE">
      <w:pPr>
        <w:shd w:val="clear" w:color="auto" w:fill="FFFFFF"/>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At the population level, </w:t>
      </w:r>
      <w:r w:rsidR="00A977F5">
        <w:rPr>
          <w:rFonts w:ascii="Times New Roman" w:eastAsia="Times New Roman" w:hAnsi="Times New Roman" w:cs="Times New Roman"/>
          <w:color w:val="000000"/>
          <w:sz w:val="24"/>
          <w:szCs w:val="24"/>
        </w:rPr>
        <w:t>principal component analysis (</w:t>
      </w:r>
      <w:r w:rsidR="00A978CA">
        <w:rPr>
          <w:rFonts w:ascii="Times New Roman" w:eastAsia="Times New Roman" w:hAnsi="Times New Roman" w:cs="Times New Roman"/>
          <w:color w:val="000000"/>
          <w:sz w:val="24"/>
          <w:szCs w:val="24"/>
        </w:rPr>
        <w:t>see Methods</w:t>
      </w:r>
      <w:r w:rsidR="00A977F5">
        <w:rPr>
          <w:rFonts w:ascii="Times New Roman" w:eastAsia="Times New Roman" w:hAnsi="Times New Roman" w:cs="Times New Roman"/>
          <w:color w:val="000000"/>
          <w:sz w:val="24"/>
          <w:szCs w:val="24"/>
        </w:rPr>
        <w:t>)</w:t>
      </w:r>
      <w:r w:rsidR="008D4032">
        <w:rPr>
          <w:rFonts w:ascii="Times New Roman" w:eastAsia="Times New Roman" w:hAnsi="Times New Roman" w:cs="Times New Roman"/>
          <w:color w:val="000000"/>
          <w:sz w:val="24"/>
          <w:szCs w:val="24"/>
        </w:rPr>
        <w:t xml:space="preserve"> </w:t>
      </w:r>
      <w:r w:rsidR="00A978CA">
        <w:rPr>
          <w:rFonts w:ascii="Times New Roman" w:eastAsia="Times New Roman" w:hAnsi="Times New Roman" w:cs="Times New Roman"/>
          <w:color w:val="000000"/>
          <w:sz w:val="24"/>
          <w:szCs w:val="24"/>
        </w:rPr>
        <w:t xml:space="preserve">revealed </w:t>
      </w:r>
      <w:r w:rsidR="008B1D8A">
        <w:rPr>
          <w:rFonts w:ascii="Times New Roman" w:eastAsia="Times New Roman" w:hAnsi="Times New Roman" w:cs="Times New Roman"/>
          <w:color w:val="000000"/>
          <w:sz w:val="24"/>
          <w:szCs w:val="24"/>
        </w:rPr>
        <w:t xml:space="preserve">qualitative </w:t>
      </w:r>
      <w:r w:rsidR="00A978CA">
        <w:rPr>
          <w:rFonts w:ascii="Times New Roman" w:eastAsia="Times New Roman" w:hAnsi="Times New Roman" w:cs="Times New Roman"/>
          <w:color w:val="000000"/>
          <w:sz w:val="24"/>
          <w:szCs w:val="24"/>
        </w:rPr>
        <w:t xml:space="preserve">differences in </w:t>
      </w:r>
      <w:r w:rsidR="008B1D8A">
        <w:rPr>
          <w:rFonts w:ascii="Times New Roman" w:eastAsia="Times New Roman" w:hAnsi="Times New Roman" w:cs="Times New Roman"/>
          <w:color w:val="000000"/>
          <w:sz w:val="24"/>
          <w:szCs w:val="24"/>
        </w:rPr>
        <w:t xml:space="preserve">condition-averaged </w:t>
      </w:r>
      <w:r w:rsidR="00A978CA">
        <w:rPr>
          <w:rFonts w:ascii="Times New Roman" w:eastAsia="Times New Roman" w:hAnsi="Times New Roman" w:cs="Times New Roman"/>
          <w:color w:val="000000"/>
          <w:sz w:val="24"/>
          <w:szCs w:val="24"/>
        </w:rPr>
        <w:t>neural trajectories between animals.</w:t>
      </w:r>
      <w:r>
        <w:rPr>
          <w:rFonts w:ascii="Times New Roman" w:eastAsia="Times New Roman" w:hAnsi="Times New Roman" w:cs="Times New Roman"/>
          <w:color w:val="000000"/>
          <w:sz w:val="24"/>
          <w:szCs w:val="24"/>
        </w:rPr>
        <w:t xml:space="preserve"> </w:t>
      </w:r>
      <w:r w:rsidR="008B1D8A">
        <w:rPr>
          <w:rFonts w:ascii="Times New Roman" w:eastAsia="Times New Roman" w:hAnsi="Times New Roman" w:cs="Times New Roman"/>
          <w:color w:val="000000"/>
          <w:sz w:val="24"/>
          <w:szCs w:val="24"/>
        </w:rPr>
        <w:t>Consistent with the single-neuron analysis, i</w:t>
      </w:r>
      <w:r>
        <w:rPr>
          <w:rFonts w:ascii="Times New Roman" w:eastAsia="Times New Roman" w:hAnsi="Times New Roman" w:cs="Times New Roman"/>
          <w:color w:val="000000"/>
          <w:sz w:val="24"/>
          <w:szCs w:val="24"/>
        </w:rPr>
        <w:t>n Monkey S</w:t>
      </w:r>
      <w:r w:rsidR="00A978CA">
        <w:rPr>
          <w:rFonts w:ascii="Times New Roman" w:eastAsia="Times New Roman" w:hAnsi="Times New Roman" w:cs="Times New Roman"/>
          <w:color w:val="000000"/>
          <w:sz w:val="24"/>
          <w:szCs w:val="24"/>
        </w:rPr>
        <w:t xml:space="preserve">, </w:t>
      </w:r>
      <w:r w:rsidR="008737D3">
        <w:rPr>
          <w:rFonts w:ascii="Times New Roman" w:eastAsia="Times New Roman" w:hAnsi="Times New Roman" w:cs="Times New Roman"/>
          <w:color w:val="000000"/>
          <w:sz w:val="24"/>
          <w:szCs w:val="24"/>
        </w:rPr>
        <w:t xml:space="preserve">the </w:t>
      </w:r>
      <w:r>
        <w:rPr>
          <w:rFonts w:ascii="Times New Roman" w:eastAsia="Times New Roman" w:hAnsi="Times New Roman" w:cs="Times New Roman"/>
          <w:color w:val="000000"/>
          <w:sz w:val="24"/>
          <w:szCs w:val="24"/>
        </w:rPr>
        <w:t xml:space="preserve">trajectories were entangled </w:t>
      </w:r>
      <w:r w:rsidR="008D4032">
        <w:rPr>
          <w:rFonts w:ascii="Times New Roman" w:eastAsia="Times New Roman" w:hAnsi="Times New Roman" w:cs="Times New Roman"/>
          <w:color w:val="000000"/>
          <w:sz w:val="24"/>
          <w:szCs w:val="24"/>
        </w:rPr>
        <w:t>reflecting</w:t>
      </w:r>
      <w:r>
        <w:rPr>
          <w:rFonts w:ascii="Times New Roman" w:eastAsia="Times New Roman" w:hAnsi="Times New Roman" w:cs="Times New Roman"/>
          <w:color w:val="000000"/>
          <w:sz w:val="24"/>
          <w:szCs w:val="24"/>
        </w:rPr>
        <w:t xml:space="preserve"> nonlinear </w:t>
      </w:r>
      <w:r w:rsidR="00A978CA">
        <w:rPr>
          <w:rFonts w:ascii="Times New Roman" w:eastAsia="Times New Roman" w:hAnsi="Times New Roman" w:cs="Times New Roman"/>
          <w:color w:val="000000"/>
          <w:sz w:val="24"/>
          <w:szCs w:val="24"/>
        </w:rPr>
        <w:t xml:space="preserve">population </w:t>
      </w:r>
      <w:r>
        <w:rPr>
          <w:rFonts w:ascii="Times New Roman" w:eastAsia="Times New Roman" w:hAnsi="Times New Roman" w:cs="Times New Roman"/>
          <w:color w:val="000000"/>
          <w:sz w:val="24"/>
          <w:szCs w:val="24"/>
        </w:rPr>
        <w:t xml:space="preserve">encoding of </w:t>
      </w:r>
      <w:r w:rsidR="008B1D8A">
        <w:rPr>
          <w:rFonts w:ascii="Times New Roman" w:eastAsia="Times New Roman" w:hAnsi="Times New Roman" w:cs="Times New Roman"/>
          <w:color w:val="000000"/>
          <w:sz w:val="24"/>
          <w:szCs w:val="24"/>
        </w:rPr>
        <w:t>value</w:t>
      </w:r>
      <w:r>
        <w:rPr>
          <w:rFonts w:ascii="Times New Roman" w:eastAsia="Times New Roman" w:hAnsi="Times New Roman" w:cs="Times New Roman"/>
          <w:color w:val="000000"/>
          <w:sz w:val="24"/>
          <w:szCs w:val="24"/>
        </w:rPr>
        <w:t xml:space="preserve"> (Fig</w:t>
      </w:r>
      <w:r w:rsidR="005766B7">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w:t>
      </w:r>
      <w:r w:rsidR="005766B7">
        <w:rPr>
          <w:rFonts w:ascii="Times New Roman" w:eastAsia="Times New Roman" w:hAnsi="Times New Roman" w:cs="Times New Roman"/>
          <w:color w:val="000000"/>
          <w:sz w:val="24"/>
          <w:szCs w:val="24"/>
        </w:rPr>
        <w:t xml:space="preserve">7A </w:t>
      </w:r>
      <w:r w:rsidR="008737D3">
        <w:rPr>
          <w:rFonts w:ascii="Times New Roman" w:eastAsia="Times New Roman" w:hAnsi="Times New Roman" w:cs="Times New Roman"/>
          <w:color w:val="000000"/>
          <w:sz w:val="24"/>
          <w:szCs w:val="24"/>
        </w:rPr>
        <w:t xml:space="preserve">and </w:t>
      </w:r>
      <w:r w:rsidR="00B663CE">
        <w:rPr>
          <w:rFonts w:ascii="Times New Roman" w:eastAsia="Times New Roman" w:hAnsi="Times New Roman" w:cs="Times New Roman"/>
          <w:color w:val="000000"/>
          <w:sz w:val="24"/>
          <w:szCs w:val="24"/>
        </w:rPr>
        <w:t>7</w:t>
      </w:r>
      <w:r>
        <w:rPr>
          <w:rFonts w:ascii="Times New Roman" w:eastAsia="Times New Roman" w:hAnsi="Times New Roman" w:cs="Times New Roman"/>
          <w:color w:val="000000"/>
          <w:sz w:val="24"/>
          <w:szCs w:val="24"/>
        </w:rPr>
        <w:t xml:space="preserve">C). </w:t>
      </w:r>
      <w:r w:rsidR="008409C8">
        <w:rPr>
          <w:rFonts w:ascii="Times New Roman" w:eastAsia="Times New Roman" w:hAnsi="Times New Roman" w:cs="Times New Roman"/>
          <w:color w:val="000000"/>
          <w:sz w:val="24"/>
          <w:szCs w:val="24"/>
        </w:rPr>
        <w:t xml:space="preserve">By </w:t>
      </w:r>
      <w:r w:rsidR="008737D3">
        <w:rPr>
          <w:rFonts w:ascii="Times New Roman" w:eastAsia="Times New Roman" w:hAnsi="Times New Roman" w:cs="Times New Roman"/>
          <w:color w:val="000000"/>
          <w:sz w:val="24"/>
          <w:szCs w:val="24"/>
        </w:rPr>
        <w:t>contrast, in</w:t>
      </w:r>
      <w:r>
        <w:rPr>
          <w:rFonts w:ascii="Times New Roman" w:eastAsia="Times New Roman" w:hAnsi="Times New Roman" w:cs="Times New Roman"/>
          <w:color w:val="000000"/>
          <w:sz w:val="24"/>
          <w:szCs w:val="24"/>
        </w:rPr>
        <w:t xml:space="preserve"> Monkey T, </w:t>
      </w:r>
      <w:r w:rsidR="008737D3">
        <w:rPr>
          <w:rFonts w:ascii="Times New Roman" w:eastAsia="Times New Roman" w:hAnsi="Times New Roman" w:cs="Times New Roman"/>
          <w:color w:val="000000"/>
          <w:sz w:val="24"/>
          <w:szCs w:val="24"/>
        </w:rPr>
        <w:t xml:space="preserve">the </w:t>
      </w:r>
      <w:r>
        <w:rPr>
          <w:rFonts w:ascii="Times New Roman" w:eastAsia="Times New Roman" w:hAnsi="Times New Roman" w:cs="Times New Roman"/>
          <w:color w:val="000000"/>
          <w:sz w:val="24"/>
          <w:szCs w:val="24"/>
        </w:rPr>
        <w:t xml:space="preserve">trajectories were </w:t>
      </w:r>
      <w:r w:rsidR="008B1D8A">
        <w:rPr>
          <w:rFonts w:ascii="Times New Roman" w:eastAsia="Times New Roman" w:hAnsi="Times New Roman" w:cs="Times New Roman"/>
          <w:color w:val="000000"/>
          <w:sz w:val="24"/>
          <w:szCs w:val="24"/>
        </w:rPr>
        <w:t xml:space="preserve">linearly </w:t>
      </w:r>
      <w:r>
        <w:rPr>
          <w:rFonts w:ascii="Times New Roman" w:eastAsia="Times New Roman" w:hAnsi="Times New Roman" w:cs="Times New Roman"/>
          <w:color w:val="000000"/>
          <w:sz w:val="24"/>
          <w:szCs w:val="24"/>
        </w:rPr>
        <w:t>separated and orderly</w:t>
      </w:r>
      <w:r w:rsidR="00A978CA">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progressi</w:t>
      </w:r>
      <w:r w:rsidR="00A978CA">
        <w:rPr>
          <w:rFonts w:ascii="Times New Roman" w:eastAsia="Times New Roman" w:hAnsi="Times New Roman" w:cs="Times New Roman"/>
          <w:color w:val="000000"/>
          <w:sz w:val="24"/>
          <w:szCs w:val="24"/>
        </w:rPr>
        <w:t>ng</w:t>
      </w:r>
      <w:r>
        <w:rPr>
          <w:rFonts w:ascii="Times New Roman" w:eastAsia="Times New Roman" w:hAnsi="Times New Roman" w:cs="Times New Roman"/>
          <w:color w:val="000000"/>
          <w:sz w:val="24"/>
          <w:szCs w:val="24"/>
        </w:rPr>
        <w:t xml:space="preserve"> </w:t>
      </w:r>
      <w:r w:rsidR="004E1548">
        <w:rPr>
          <w:rFonts w:ascii="Times New Roman" w:eastAsia="Times New Roman" w:hAnsi="Times New Roman" w:cs="Times New Roman"/>
          <w:color w:val="000000"/>
          <w:sz w:val="24"/>
          <w:szCs w:val="24"/>
        </w:rPr>
        <w:t xml:space="preserve">orderly </w:t>
      </w:r>
      <w:r>
        <w:rPr>
          <w:rFonts w:ascii="Times New Roman" w:eastAsia="Times New Roman" w:hAnsi="Times New Roman" w:cs="Times New Roman"/>
          <w:color w:val="000000"/>
          <w:sz w:val="24"/>
          <w:szCs w:val="24"/>
        </w:rPr>
        <w:t xml:space="preserve">from low (green) to high (red) value offers (green to red in Fig. </w:t>
      </w:r>
      <w:r w:rsidR="005766B7">
        <w:rPr>
          <w:rFonts w:ascii="Times New Roman" w:eastAsia="Times New Roman" w:hAnsi="Times New Roman" w:cs="Times New Roman"/>
          <w:color w:val="000000"/>
          <w:sz w:val="24"/>
          <w:szCs w:val="24"/>
        </w:rPr>
        <w:t>7</w:t>
      </w:r>
      <w:r w:rsidR="00882BB8">
        <w:rPr>
          <w:rFonts w:ascii="Times New Roman" w:eastAsia="Times New Roman" w:hAnsi="Times New Roman" w:cs="Times New Roman"/>
          <w:color w:val="000000"/>
          <w:sz w:val="24"/>
          <w:szCs w:val="24"/>
        </w:rPr>
        <w:t xml:space="preserve">B </w:t>
      </w:r>
      <w:r w:rsidR="008737D3">
        <w:rPr>
          <w:rFonts w:ascii="Times New Roman" w:eastAsia="Times New Roman" w:hAnsi="Times New Roman" w:cs="Times New Roman"/>
          <w:color w:val="000000"/>
          <w:sz w:val="24"/>
          <w:szCs w:val="24"/>
        </w:rPr>
        <w:t xml:space="preserve">and </w:t>
      </w:r>
      <w:r w:rsidR="00B663CE">
        <w:rPr>
          <w:rFonts w:ascii="Times New Roman" w:eastAsia="Times New Roman" w:hAnsi="Times New Roman" w:cs="Times New Roman"/>
          <w:color w:val="000000"/>
          <w:sz w:val="24"/>
          <w:szCs w:val="24"/>
        </w:rPr>
        <w:t>7</w:t>
      </w:r>
      <w:r>
        <w:rPr>
          <w:rFonts w:ascii="Times New Roman" w:eastAsia="Times New Roman" w:hAnsi="Times New Roman" w:cs="Times New Roman"/>
          <w:color w:val="000000"/>
          <w:sz w:val="24"/>
          <w:szCs w:val="24"/>
        </w:rPr>
        <w:t xml:space="preserve">D). This </w:t>
      </w:r>
      <w:r w:rsidR="004E1548">
        <w:rPr>
          <w:rFonts w:ascii="Times New Roman" w:eastAsia="Times New Roman" w:hAnsi="Times New Roman" w:cs="Times New Roman"/>
          <w:color w:val="000000"/>
          <w:sz w:val="24"/>
          <w:szCs w:val="24"/>
        </w:rPr>
        <w:t xml:space="preserve">pattern </w:t>
      </w:r>
      <w:r w:rsidR="008409C8">
        <w:rPr>
          <w:rFonts w:ascii="Times New Roman" w:eastAsia="Times New Roman" w:hAnsi="Times New Roman" w:cs="Times New Roman"/>
          <w:color w:val="000000"/>
          <w:sz w:val="24"/>
          <w:szCs w:val="24"/>
        </w:rPr>
        <w:t>was observed</w:t>
      </w:r>
      <w:r w:rsidR="004E1548">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in the</w:t>
      </w:r>
      <w:r w:rsidR="004E1548">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–500 ms to +500 ms </w:t>
      </w:r>
      <w:r w:rsidR="004E1548">
        <w:rPr>
          <w:rFonts w:ascii="Times New Roman" w:eastAsia="Times New Roman" w:hAnsi="Times New Roman" w:cs="Times New Roman"/>
          <w:color w:val="000000"/>
          <w:sz w:val="24"/>
          <w:szCs w:val="24"/>
        </w:rPr>
        <w:t xml:space="preserve">window around </w:t>
      </w:r>
      <w:r>
        <w:rPr>
          <w:rFonts w:ascii="Times New Roman" w:eastAsia="Times New Roman" w:hAnsi="Times New Roman" w:cs="Times New Roman"/>
          <w:color w:val="000000"/>
          <w:sz w:val="24"/>
          <w:szCs w:val="24"/>
        </w:rPr>
        <w:t>the first go</w:t>
      </w:r>
      <w:r w:rsidR="00BE5DFC">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signal</w:t>
      </w:r>
      <w:r w:rsidR="004E1548">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(Fig. </w:t>
      </w:r>
      <w:r w:rsidR="005766B7">
        <w:rPr>
          <w:rFonts w:ascii="Times New Roman" w:eastAsia="Times New Roman" w:hAnsi="Times New Roman" w:cs="Times New Roman"/>
          <w:color w:val="000000"/>
          <w:sz w:val="24"/>
          <w:szCs w:val="24"/>
        </w:rPr>
        <w:t xml:space="preserve">7C </w:t>
      </w:r>
      <w:r w:rsidR="008737D3">
        <w:rPr>
          <w:rFonts w:ascii="Times New Roman" w:eastAsia="Times New Roman" w:hAnsi="Times New Roman" w:cs="Times New Roman"/>
          <w:color w:val="000000"/>
          <w:sz w:val="24"/>
          <w:szCs w:val="24"/>
        </w:rPr>
        <w:t xml:space="preserve">and </w:t>
      </w:r>
      <w:r w:rsidR="00B663CE">
        <w:rPr>
          <w:rFonts w:ascii="Times New Roman" w:eastAsia="Times New Roman" w:hAnsi="Times New Roman" w:cs="Times New Roman"/>
          <w:color w:val="000000"/>
          <w:sz w:val="24"/>
          <w:szCs w:val="24"/>
        </w:rPr>
        <w:t>7</w:t>
      </w:r>
      <w:r>
        <w:rPr>
          <w:rFonts w:ascii="Times New Roman" w:eastAsia="Times New Roman" w:hAnsi="Times New Roman" w:cs="Times New Roman"/>
          <w:color w:val="000000"/>
          <w:sz w:val="24"/>
          <w:szCs w:val="24"/>
        </w:rPr>
        <w:t xml:space="preserve">D). </w:t>
      </w:r>
    </w:p>
    <w:p w14:paraId="2DF26430" w14:textId="77777777" w:rsidR="008409C8" w:rsidRDefault="008409C8" w:rsidP="001E25DE">
      <w:pPr>
        <w:shd w:val="clear" w:color="auto" w:fill="FFFFFF"/>
        <w:spacing w:after="0" w:line="480" w:lineRule="auto"/>
        <w:rPr>
          <w:rFonts w:ascii="Times New Roman" w:eastAsia="Times New Roman" w:hAnsi="Times New Roman" w:cs="Times New Roman"/>
          <w:color w:val="000000"/>
          <w:sz w:val="24"/>
          <w:szCs w:val="24"/>
        </w:rPr>
      </w:pPr>
    </w:p>
    <w:p w14:paraId="05BEC03D" w14:textId="64FF070B" w:rsidR="00A450CA" w:rsidRPr="008409C8" w:rsidRDefault="001B6574" w:rsidP="001E25DE">
      <w:pPr>
        <w:shd w:val="clear" w:color="auto" w:fill="FFFFFF"/>
        <w:spacing w:after="0" w:line="480" w:lineRule="auto"/>
        <w:rPr>
          <w:rFonts w:ascii="Times New Roman" w:eastAsia="Times New Roman" w:hAnsi="Times New Roman" w:cs="Times New Roman"/>
          <w:b/>
          <w:bCs/>
          <w:color w:val="000000"/>
          <w:sz w:val="24"/>
          <w:szCs w:val="24"/>
        </w:rPr>
      </w:pPr>
      <w:r w:rsidRPr="008409C8">
        <w:rPr>
          <w:rFonts w:ascii="Times New Roman" w:eastAsia="Times New Roman" w:hAnsi="Times New Roman" w:cs="Times New Roman"/>
          <w:b/>
          <w:bCs/>
          <w:color w:val="000000"/>
          <w:sz w:val="24"/>
          <w:szCs w:val="24"/>
        </w:rPr>
        <w:t xml:space="preserve">6. </w:t>
      </w:r>
      <w:r w:rsidR="00641EF8" w:rsidRPr="008409C8">
        <w:rPr>
          <w:rFonts w:ascii="Times New Roman" w:eastAsia="Times New Roman" w:hAnsi="Times New Roman" w:cs="Times New Roman"/>
          <w:b/>
          <w:bCs/>
          <w:color w:val="000000"/>
          <w:sz w:val="24"/>
          <w:szCs w:val="24"/>
        </w:rPr>
        <w:t>Population decoding revealed d</w:t>
      </w:r>
      <w:r w:rsidRPr="008409C8">
        <w:rPr>
          <w:rFonts w:ascii="Times New Roman" w:eastAsia="Times New Roman" w:hAnsi="Times New Roman" w:cs="Times New Roman"/>
          <w:b/>
          <w:bCs/>
          <w:color w:val="000000"/>
          <w:sz w:val="24"/>
          <w:szCs w:val="24"/>
        </w:rPr>
        <w:t xml:space="preserve">ifferential integration of reward and delay. </w:t>
      </w:r>
    </w:p>
    <w:p w14:paraId="01E193F8" w14:textId="4D3A48B5" w:rsidR="00A450CA" w:rsidRPr="008409C8" w:rsidRDefault="00A15935">
      <w:pPr>
        <w:shd w:val="clear" w:color="auto" w:fill="FFFFFF"/>
        <w:spacing w:after="0" w:line="480" w:lineRule="auto"/>
        <w:rPr>
          <w:rFonts w:ascii="Times New Roman" w:eastAsia="Times New Roman" w:hAnsi="Times New Roman" w:cs="Times New Roman"/>
          <w:color w:val="000000"/>
          <w:sz w:val="24"/>
          <w:szCs w:val="24"/>
        </w:rPr>
      </w:pPr>
      <w:r w:rsidRPr="008409C8">
        <w:rPr>
          <w:rFonts w:ascii="Times New Roman" w:eastAsia="Times New Roman" w:hAnsi="Times New Roman" w:cs="Times New Roman"/>
          <w:color w:val="000000"/>
          <w:sz w:val="24"/>
          <w:szCs w:val="24"/>
        </w:rPr>
        <w:t xml:space="preserve">We performed a moving window decoding analysis in which we decoded </w:t>
      </w:r>
      <w:r w:rsidR="0072321A" w:rsidRPr="008409C8">
        <w:rPr>
          <w:rFonts w:ascii="Times New Roman" w:eastAsia="Times New Roman" w:hAnsi="Times New Roman" w:cs="Times New Roman"/>
          <w:color w:val="000000"/>
          <w:sz w:val="24"/>
          <w:szCs w:val="24"/>
        </w:rPr>
        <w:t>offer identity</w:t>
      </w:r>
      <w:r w:rsidRPr="008409C8">
        <w:rPr>
          <w:rFonts w:ascii="Times New Roman" w:eastAsia="Times New Roman" w:hAnsi="Times New Roman" w:cs="Times New Roman"/>
          <w:color w:val="000000"/>
          <w:sz w:val="24"/>
          <w:szCs w:val="24"/>
        </w:rPr>
        <w:t>, reward size and delay</w:t>
      </w:r>
      <w:r w:rsidR="0072321A" w:rsidRPr="008409C8">
        <w:rPr>
          <w:rFonts w:ascii="Times New Roman" w:eastAsia="Times New Roman" w:hAnsi="Times New Roman" w:cs="Times New Roman"/>
          <w:color w:val="000000"/>
          <w:sz w:val="24"/>
          <w:szCs w:val="24"/>
        </w:rPr>
        <w:t xml:space="preserve"> for each trial</w:t>
      </w:r>
      <w:r w:rsidRPr="008409C8">
        <w:rPr>
          <w:rFonts w:ascii="Times New Roman" w:eastAsia="Times New Roman" w:hAnsi="Times New Roman" w:cs="Times New Roman"/>
          <w:color w:val="000000"/>
          <w:sz w:val="24"/>
          <w:szCs w:val="24"/>
        </w:rPr>
        <w:t xml:space="preserve"> </w:t>
      </w:r>
      <w:r w:rsidR="0072321A" w:rsidRPr="008409C8">
        <w:rPr>
          <w:rFonts w:ascii="Times New Roman" w:eastAsia="Times New Roman" w:hAnsi="Times New Roman" w:cs="Times New Roman"/>
          <w:color w:val="000000"/>
          <w:sz w:val="24"/>
          <w:szCs w:val="24"/>
        </w:rPr>
        <w:t>based on spike count in each time bin</w:t>
      </w:r>
      <w:r w:rsidRPr="008409C8">
        <w:rPr>
          <w:rFonts w:ascii="Times New Roman" w:eastAsia="Times New Roman" w:hAnsi="Times New Roman" w:cs="Times New Roman"/>
          <w:color w:val="000000"/>
          <w:sz w:val="24"/>
          <w:szCs w:val="24"/>
        </w:rPr>
        <w:t xml:space="preserve"> (see Methods). For both animals, decoding accuracy was significantly above chance for all three variables (reward size, delay, and offer identity). Peak decoding accuracy reached </w:t>
      </w:r>
      <w:r w:rsidR="007E0DCD" w:rsidRPr="008409C8">
        <w:rPr>
          <w:rFonts w:ascii="Times New Roman" w:eastAsia="Times New Roman" w:hAnsi="Times New Roman" w:cs="Times New Roman"/>
          <w:color w:val="000000"/>
          <w:sz w:val="24"/>
          <w:szCs w:val="24"/>
        </w:rPr>
        <w:t xml:space="preserve">nearly </w:t>
      </w:r>
      <w:r w:rsidRPr="008409C8">
        <w:rPr>
          <w:rFonts w:ascii="Times New Roman" w:eastAsia="Times New Roman" w:hAnsi="Times New Roman" w:cs="Times New Roman"/>
          <w:color w:val="000000"/>
          <w:sz w:val="24"/>
          <w:szCs w:val="24"/>
        </w:rPr>
        <w:t xml:space="preserve">80% for reward </w:t>
      </w:r>
      <w:r w:rsidR="00BB2E78" w:rsidRPr="008409C8">
        <w:rPr>
          <w:rFonts w:ascii="Times New Roman" w:eastAsia="Times New Roman" w:hAnsi="Times New Roman" w:cs="Times New Roman"/>
          <w:color w:val="000000"/>
          <w:sz w:val="24"/>
          <w:szCs w:val="24"/>
        </w:rPr>
        <w:t xml:space="preserve">size </w:t>
      </w:r>
      <w:r w:rsidRPr="008409C8">
        <w:rPr>
          <w:rFonts w:ascii="Times New Roman" w:eastAsia="Times New Roman" w:hAnsi="Times New Roman" w:cs="Times New Roman"/>
          <w:color w:val="000000"/>
          <w:sz w:val="24"/>
          <w:szCs w:val="24"/>
        </w:rPr>
        <w:t xml:space="preserve">and delay (chance is 33%), and </w:t>
      </w:r>
      <w:r w:rsidR="007E0DCD" w:rsidRPr="008409C8">
        <w:rPr>
          <w:rFonts w:ascii="Times New Roman" w:eastAsia="Times New Roman" w:hAnsi="Times New Roman" w:cs="Times New Roman"/>
          <w:color w:val="000000"/>
          <w:sz w:val="24"/>
          <w:szCs w:val="24"/>
        </w:rPr>
        <w:t>over</w:t>
      </w:r>
      <w:r w:rsidRPr="008409C8">
        <w:rPr>
          <w:rFonts w:ascii="Times New Roman" w:eastAsia="Times New Roman" w:hAnsi="Times New Roman" w:cs="Times New Roman"/>
          <w:color w:val="000000"/>
          <w:sz w:val="24"/>
          <w:szCs w:val="24"/>
        </w:rPr>
        <w:t xml:space="preserve"> 60% for </w:t>
      </w:r>
      <w:r w:rsidR="00BB2E78" w:rsidRPr="008409C8">
        <w:rPr>
          <w:rFonts w:ascii="Times New Roman" w:eastAsia="Times New Roman" w:hAnsi="Times New Roman" w:cs="Times New Roman"/>
          <w:color w:val="000000"/>
          <w:sz w:val="24"/>
          <w:szCs w:val="24"/>
        </w:rPr>
        <w:t>offer identity</w:t>
      </w:r>
      <w:r w:rsidRPr="008409C8">
        <w:rPr>
          <w:rFonts w:ascii="Times New Roman" w:eastAsia="Times New Roman" w:hAnsi="Times New Roman" w:cs="Times New Roman"/>
          <w:color w:val="000000"/>
          <w:sz w:val="24"/>
          <w:szCs w:val="24"/>
        </w:rPr>
        <w:t xml:space="preserve"> (chance is 11%) (Fig</w:t>
      </w:r>
      <w:r w:rsidR="007E0DCD" w:rsidRPr="008409C8">
        <w:rPr>
          <w:rFonts w:ascii="Times New Roman" w:eastAsia="Times New Roman" w:hAnsi="Times New Roman" w:cs="Times New Roman"/>
          <w:color w:val="000000"/>
          <w:sz w:val="24"/>
          <w:szCs w:val="24"/>
        </w:rPr>
        <w:t>.</w:t>
      </w:r>
      <w:r w:rsidRPr="008409C8">
        <w:rPr>
          <w:rFonts w:ascii="Times New Roman" w:eastAsia="Times New Roman" w:hAnsi="Times New Roman" w:cs="Times New Roman"/>
          <w:color w:val="000000"/>
          <w:sz w:val="24"/>
          <w:szCs w:val="24"/>
        </w:rPr>
        <w:t xml:space="preserve"> </w:t>
      </w:r>
      <w:r w:rsidR="005766B7" w:rsidRPr="008409C8">
        <w:rPr>
          <w:rFonts w:ascii="Times New Roman" w:eastAsia="Times New Roman" w:hAnsi="Times New Roman" w:cs="Times New Roman"/>
          <w:color w:val="000000"/>
          <w:sz w:val="24"/>
          <w:szCs w:val="24"/>
        </w:rPr>
        <w:t>8</w:t>
      </w:r>
      <w:r w:rsidRPr="008409C8">
        <w:rPr>
          <w:rFonts w:ascii="Times New Roman" w:eastAsia="Times New Roman" w:hAnsi="Times New Roman" w:cs="Times New Roman"/>
          <w:color w:val="000000"/>
          <w:sz w:val="24"/>
          <w:szCs w:val="24"/>
        </w:rPr>
        <w:t>, colored lines)</w:t>
      </w:r>
      <w:r w:rsidR="006D2C8B" w:rsidRPr="008409C8">
        <w:rPr>
          <w:rFonts w:ascii="Times New Roman" w:eastAsia="Times New Roman" w:hAnsi="Times New Roman" w:cs="Times New Roman"/>
          <w:color w:val="000000"/>
          <w:sz w:val="24"/>
          <w:szCs w:val="24"/>
        </w:rPr>
        <w:t>, indicating that all variables were robustly represented in dlPFC activity</w:t>
      </w:r>
      <w:r w:rsidRPr="008409C8">
        <w:rPr>
          <w:rFonts w:ascii="Times New Roman" w:eastAsia="Times New Roman" w:hAnsi="Times New Roman" w:cs="Times New Roman"/>
          <w:color w:val="000000"/>
          <w:sz w:val="24"/>
          <w:szCs w:val="24"/>
        </w:rPr>
        <w:t xml:space="preserve">. </w:t>
      </w:r>
    </w:p>
    <w:p w14:paraId="130AAE38" w14:textId="3FE77BF8" w:rsidR="00A450CA" w:rsidRPr="008409C8" w:rsidRDefault="00EC07D5" w:rsidP="00BE5DFC">
      <w:pPr>
        <w:shd w:val="clear" w:color="auto" w:fill="FFFFFF"/>
        <w:spacing w:after="0" w:line="480" w:lineRule="auto"/>
        <w:ind w:firstLine="720"/>
        <w:rPr>
          <w:rFonts w:ascii="Times New Roman" w:eastAsia="Times New Roman" w:hAnsi="Times New Roman" w:cs="Times New Roman"/>
          <w:color w:val="000000"/>
          <w:sz w:val="24"/>
          <w:szCs w:val="24"/>
        </w:rPr>
      </w:pPr>
      <w:r w:rsidRPr="008409C8">
        <w:rPr>
          <w:rFonts w:ascii="Times New Roman" w:eastAsia="Times New Roman" w:hAnsi="Times New Roman" w:cs="Times New Roman"/>
          <w:color w:val="000000"/>
          <w:sz w:val="24"/>
          <w:szCs w:val="24"/>
        </w:rPr>
        <w:t>Next, w</w:t>
      </w:r>
      <w:r w:rsidR="00A15935" w:rsidRPr="008409C8">
        <w:rPr>
          <w:rFonts w:ascii="Times New Roman" w:eastAsia="Times New Roman" w:hAnsi="Times New Roman" w:cs="Times New Roman"/>
          <w:color w:val="000000"/>
          <w:sz w:val="24"/>
          <w:szCs w:val="24"/>
        </w:rPr>
        <w:t>e</w:t>
      </w:r>
      <w:r w:rsidRPr="008409C8">
        <w:rPr>
          <w:rFonts w:ascii="Times New Roman" w:eastAsia="Times New Roman" w:hAnsi="Times New Roman" w:cs="Times New Roman"/>
          <w:color w:val="000000"/>
          <w:sz w:val="24"/>
          <w:szCs w:val="24"/>
        </w:rPr>
        <w:t xml:space="preserve"> quantified the level of integration </w:t>
      </w:r>
      <w:r w:rsidR="00F43FA2" w:rsidRPr="008409C8">
        <w:rPr>
          <w:rFonts w:ascii="Times New Roman" w:eastAsia="Times New Roman" w:hAnsi="Times New Roman" w:cs="Times New Roman"/>
          <w:color w:val="000000"/>
          <w:sz w:val="24"/>
          <w:szCs w:val="24"/>
        </w:rPr>
        <w:t>between</w:t>
      </w:r>
      <w:r w:rsidRPr="008409C8">
        <w:rPr>
          <w:rFonts w:ascii="Times New Roman" w:eastAsia="Times New Roman" w:hAnsi="Times New Roman" w:cs="Times New Roman"/>
          <w:color w:val="000000"/>
          <w:sz w:val="24"/>
          <w:szCs w:val="24"/>
        </w:rPr>
        <w:t xml:space="preserve"> reward </w:t>
      </w:r>
      <w:r w:rsidR="00F43FA2" w:rsidRPr="008409C8">
        <w:rPr>
          <w:rFonts w:ascii="Times New Roman" w:eastAsia="Times New Roman" w:hAnsi="Times New Roman" w:cs="Times New Roman"/>
          <w:color w:val="000000"/>
          <w:sz w:val="24"/>
          <w:szCs w:val="24"/>
        </w:rPr>
        <w:t>and</w:t>
      </w:r>
      <w:r w:rsidRPr="008409C8">
        <w:rPr>
          <w:rFonts w:ascii="Times New Roman" w:eastAsia="Times New Roman" w:hAnsi="Times New Roman" w:cs="Times New Roman"/>
          <w:color w:val="000000"/>
          <w:sz w:val="24"/>
          <w:szCs w:val="24"/>
        </w:rPr>
        <w:t xml:space="preserve"> delay, by assessing the </w:t>
      </w:r>
      <w:r w:rsidR="00F43FA2" w:rsidRPr="008409C8">
        <w:rPr>
          <w:rFonts w:ascii="Times New Roman" w:eastAsia="Times New Roman" w:hAnsi="Times New Roman" w:cs="Times New Roman"/>
          <w:color w:val="000000"/>
          <w:sz w:val="24"/>
          <w:szCs w:val="24"/>
        </w:rPr>
        <w:t xml:space="preserve">degree to which </w:t>
      </w:r>
      <w:r w:rsidRPr="008409C8">
        <w:rPr>
          <w:rFonts w:ascii="Times New Roman" w:eastAsia="Times New Roman" w:hAnsi="Times New Roman" w:cs="Times New Roman"/>
          <w:color w:val="000000"/>
          <w:sz w:val="24"/>
          <w:szCs w:val="24"/>
        </w:rPr>
        <w:t>reward size, delay and offer identity</w:t>
      </w:r>
      <w:r w:rsidR="00F43FA2" w:rsidRPr="008409C8">
        <w:rPr>
          <w:rFonts w:ascii="Times New Roman" w:eastAsia="Times New Roman" w:hAnsi="Times New Roman" w:cs="Times New Roman"/>
          <w:color w:val="000000"/>
          <w:sz w:val="24"/>
          <w:szCs w:val="24"/>
        </w:rPr>
        <w:t xml:space="preserve"> could be decoded independently</w:t>
      </w:r>
      <w:r w:rsidRPr="008409C8">
        <w:rPr>
          <w:rFonts w:ascii="Times New Roman" w:eastAsia="Times New Roman" w:hAnsi="Times New Roman" w:cs="Times New Roman"/>
          <w:color w:val="000000"/>
          <w:sz w:val="24"/>
          <w:szCs w:val="24"/>
        </w:rPr>
        <w:t xml:space="preserve">. Specifically, if the </w:t>
      </w:r>
      <w:r w:rsidR="00A0010F" w:rsidRPr="008409C8">
        <w:rPr>
          <w:rFonts w:ascii="Times New Roman" w:eastAsia="Times New Roman" w:hAnsi="Times New Roman" w:cs="Times New Roman"/>
          <w:color w:val="000000"/>
          <w:sz w:val="24"/>
          <w:szCs w:val="24"/>
        </w:rPr>
        <w:t xml:space="preserve">dlPFC </w:t>
      </w:r>
      <w:r w:rsidRPr="008409C8">
        <w:rPr>
          <w:rFonts w:ascii="Times New Roman" w:eastAsia="Times New Roman" w:hAnsi="Times New Roman" w:cs="Times New Roman"/>
          <w:color w:val="000000"/>
          <w:sz w:val="24"/>
          <w:szCs w:val="24"/>
        </w:rPr>
        <w:t xml:space="preserve">neural population </w:t>
      </w:r>
      <w:r w:rsidR="001E6EBE" w:rsidRPr="008409C8">
        <w:rPr>
          <w:rFonts w:ascii="Times New Roman" w:eastAsia="Times New Roman" w:hAnsi="Times New Roman" w:cs="Times New Roman"/>
          <w:color w:val="000000"/>
          <w:sz w:val="24"/>
          <w:szCs w:val="24"/>
        </w:rPr>
        <w:t>encodes</w:t>
      </w:r>
      <w:r w:rsidRPr="008409C8">
        <w:rPr>
          <w:rFonts w:ascii="Times New Roman" w:eastAsia="Times New Roman" w:hAnsi="Times New Roman" w:cs="Times New Roman"/>
          <w:color w:val="000000"/>
          <w:sz w:val="24"/>
          <w:szCs w:val="24"/>
        </w:rPr>
        <w:t xml:space="preserve"> reward and delay independently</w:t>
      </w:r>
      <w:r w:rsidR="00F43FA2" w:rsidRPr="008409C8">
        <w:rPr>
          <w:rFonts w:ascii="Times New Roman" w:eastAsia="Times New Roman" w:hAnsi="Times New Roman" w:cs="Times New Roman"/>
          <w:color w:val="000000"/>
          <w:sz w:val="24"/>
          <w:szCs w:val="24"/>
        </w:rPr>
        <w:t>,</w:t>
      </w:r>
      <w:r w:rsidRPr="008409C8">
        <w:rPr>
          <w:rFonts w:ascii="Times New Roman" w:eastAsia="Times New Roman" w:hAnsi="Times New Roman" w:cs="Times New Roman"/>
          <w:color w:val="000000"/>
          <w:sz w:val="24"/>
          <w:szCs w:val="24"/>
        </w:rPr>
        <w:t xml:space="preserve"> without </w:t>
      </w:r>
      <w:r w:rsidR="00A0010F" w:rsidRPr="008409C8">
        <w:rPr>
          <w:rFonts w:ascii="Times New Roman" w:eastAsia="Times New Roman" w:hAnsi="Times New Roman" w:cs="Times New Roman"/>
          <w:color w:val="000000"/>
          <w:sz w:val="24"/>
          <w:szCs w:val="24"/>
        </w:rPr>
        <w:t xml:space="preserve">integration, </w:t>
      </w:r>
      <w:r w:rsidRPr="008409C8">
        <w:rPr>
          <w:rFonts w:ascii="Times New Roman" w:eastAsia="Times New Roman" w:hAnsi="Times New Roman" w:cs="Times New Roman"/>
          <w:color w:val="000000"/>
          <w:sz w:val="24"/>
          <w:szCs w:val="24"/>
        </w:rPr>
        <w:t>the</w:t>
      </w:r>
      <w:r w:rsidR="00F43FA2" w:rsidRPr="008409C8">
        <w:rPr>
          <w:rFonts w:ascii="Times New Roman" w:eastAsia="Times New Roman" w:hAnsi="Times New Roman" w:cs="Times New Roman"/>
          <w:color w:val="000000"/>
          <w:sz w:val="24"/>
          <w:szCs w:val="24"/>
        </w:rPr>
        <w:t>n the</w:t>
      </w:r>
      <w:r w:rsidRPr="008409C8">
        <w:rPr>
          <w:rFonts w:ascii="Times New Roman" w:eastAsia="Times New Roman" w:hAnsi="Times New Roman" w:cs="Times New Roman"/>
          <w:color w:val="000000"/>
          <w:sz w:val="24"/>
          <w:szCs w:val="24"/>
        </w:rPr>
        <w:t xml:space="preserve"> expected decoding accuracy </w:t>
      </w:r>
      <w:r w:rsidR="00A0010F" w:rsidRPr="008409C8">
        <w:rPr>
          <w:rFonts w:ascii="Times New Roman" w:eastAsia="Times New Roman" w:hAnsi="Times New Roman" w:cs="Times New Roman"/>
          <w:color w:val="000000"/>
          <w:sz w:val="24"/>
          <w:szCs w:val="24"/>
        </w:rPr>
        <w:t>for offer identity (i.e., their interaction)</w:t>
      </w:r>
      <w:r w:rsidR="00765CDB" w:rsidRPr="008409C8">
        <w:rPr>
          <w:rFonts w:ascii="Times New Roman" w:eastAsia="Times New Roman" w:hAnsi="Times New Roman" w:cs="Times New Roman"/>
          <w:color w:val="000000"/>
          <w:sz w:val="24"/>
          <w:szCs w:val="24"/>
        </w:rPr>
        <w:t xml:space="preserve">, </w:t>
      </w:r>
      <m:oMath>
        <m:bar>
          <m:barPr>
            <m:pos m:val="top"/>
            <m:ctrlPr>
              <w:rPr>
                <w:rFonts w:ascii="Cambria Math" w:hAnsi="Cambria Math" w:cs="Times New Roman"/>
                <w:sz w:val="24"/>
                <w:szCs w:val="24"/>
              </w:rPr>
            </m:ctrlPr>
          </m:barPr>
          <m:e>
            <m:r>
              <w:rPr>
                <w:rFonts w:ascii="Cambria Math" w:hAnsi="Cambria Math" w:cs="Times New Roman"/>
                <w:sz w:val="24"/>
                <w:szCs w:val="24"/>
              </w:rPr>
              <m:t>P</m:t>
            </m:r>
          </m:e>
        </m:bar>
        <m:d>
          <m:dPr>
            <m:ctrlPr>
              <w:rPr>
                <w:rFonts w:ascii="Cambria Math" w:hAnsi="Cambria Math" w:cs="Times New Roman"/>
                <w:sz w:val="24"/>
                <w:szCs w:val="24"/>
              </w:rPr>
            </m:ctrlPr>
          </m:dPr>
          <m:e>
            <m:r>
              <m:rPr>
                <m:nor/>
              </m:rPr>
              <w:rPr>
                <w:rFonts w:ascii="Times New Roman" w:hAnsi="Times New Roman" w:cs="Times New Roman"/>
                <w:sz w:val="24"/>
                <w:szCs w:val="24"/>
              </w:rPr>
              <m:t>offer identity</m:t>
            </m:r>
          </m:e>
        </m:d>
      </m:oMath>
      <w:r w:rsidR="00765CDB" w:rsidRPr="00E85010">
        <w:rPr>
          <w:rFonts w:ascii="Times New Roman" w:eastAsia="Times New Roman" w:hAnsi="Times New Roman" w:cs="Times New Roman"/>
          <w:sz w:val="24"/>
          <w:szCs w:val="24"/>
        </w:rPr>
        <w:t xml:space="preserve">, </w:t>
      </w:r>
      <w:r w:rsidRPr="008409C8">
        <w:rPr>
          <w:rFonts w:ascii="Times New Roman" w:eastAsia="Times New Roman" w:hAnsi="Times New Roman" w:cs="Times New Roman"/>
          <w:color w:val="000000"/>
          <w:sz w:val="24"/>
          <w:szCs w:val="24"/>
        </w:rPr>
        <w:t>should equal the product of their individual decoding accuracies</w:t>
      </w:r>
      <w:r w:rsidR="004A493F" w:rsidRPr="008409C8">
        <w:rPr>
          <w:rFonts w:ascii="Times New Roman" w:eastAsia="Times New Roman" w:hAnsi="Times New Roman" w:cs="Times New Roman"/>
          <w:color w:val="000000"/>
          <w:sz w:val="24"/>
          <w:szCs w:val="24"/>
        </w:rPr>
        <w:t xml:space="preserve"> </w:t>
      </w:r>
      <m:oMath>
        <m:r>
          <w:rPr>
            <w:rFonts w:ascii="Cambria Math" w:hAnsi="Cambria Math" w:cs="Times New Roman"/>
            <w:sz w:val="24"/>
            <w:szCs w:val="24"/>
          </w:rPr>
          <m:t>P</m:t>
        </m:r>
        <m:d>
          <m:dPr>
            <m:ctrlPr>
              <w:rPr>
                <w:rFonts w:ascii="Cambria Math" w:hAnsi="Cambria Math" w:cs="Times New Roman"/>
                <w:sz w:val="24"/>
                <w:szCs w:val="24"/>
              </w:rPr>
            </m:ctrlPr>
          </m:dPr>
          <m:e>
            <m:r>
              <m:rPr>
                <m:nor/>
              </m:rPr>
              <w:rPr>
                <w:rFonts w:ascii="Times New Roman" w:hAnsi="Times New Roman" w:cs="Times New Roman"/>
                <w:sz w:val="24"/>
                <w:szCs w:val="24"/>
              </w:rPr>
              <m:t>reward size</m:t>
            </m:r>
          </m:e>
        </m:d>
        <m:r>
          <w:rPr>
            <w:rFonts w:ascii="Cambria Math" w:hAnsi="Cambria Math" w:cs="Times New Roman"/>
            <w:sz w:val="24"/>
            <w:szCs w:val="24"/>
          </w:rPr>
          <m:t xml:space="preserve"> and P</m:t>
        </m:r>
        <m:d>
          <m:dPr>
            <m:ctrlPr>
              <w:rPr>
                <w:rFonts w:ascii="Cambria Math" w:hAnsi="Cambria Math" w:cs="Times New Roman"/>
                <w:sz w:val="24"/>
                <w:szCs w:val="24"/>
              </w:rPr>
            </m:ctrlPr>
          </m:dPr>
          <m:e>
            <m:r>
              <m:rPr>
                <m:nor/>
              </m:rPr>
              <w:rPr>
                <w:rFonts w:ascii="Times New Roman" w:hAnsi="Times New Roman" w:cs="Times New Roman"/>
                <w:sz w:val="24"/>
                <w:szCs w:val="24"/>
              </w:rPr>
              <m:t>delay</m:t>
            </m:r>
          </m:e>
        </m:d>
      </m:oMath>
      <w:r w:rsidRPr="008409C8">
        <w:rPr>
          <w:rFonts w:ascii="Times New Roman" w:eastAsia="Times New Roman" w:hAnsi="Times New Roman" w:cs="Times New Roman"/>
          <w:color w:val="000000"/>
          <w:sz w:val="24"/>
          <w:szCs w:val="24"/>
        </w:rPr>
        <w:t>:</w:t>
      </w:r>
    </w:p>
    <w:p w14:paraId="1BCA46DB" w14:textId="11F2B78A" w:rsidR="00A450CA" w:rsidRPr="008409C8" w:rsidRDefault="00000000">
      <w:pPr>
        <w:shd w:val="clear" w:color="auto" w:fill="FFFFFF"/>
        <w:spacing w:after="0" w:line="480" w:lineRule="auto"/>
        <w:jc w:val="center"/>
        <w:rPr>
          <w:rFonts w:ascii="Times New Roman" w:eastAsia="Times New Roman" w:hAnsi="Times New Roman" w:cs="Times New Roman"/>
          <w:color w:val="000000"/>
          <w:sz w:val="24"/>
          <w:szCs w:val="24"/>
        </w:rPr>
      </w:pPr>
      <m:oMathPara>
        <m:oMathParaPr>
          <m:jc m:val="center"/>
        </m:oMathParaPr>
        <m:oMath>
          <m:bar>
            <m:barPr>
              <m:pos m:val="top"/>
              <m:ctrlPr>
                <w:rPr>
                  <w:rFonts w:ascii="Cambria Math" w:hAnsi="Cambria Math" w:cs="Times New Roman"/>
                  <w:sz w:val="24"/>
                  <w:szCs w:val="24"/>
                </w:rPr>
              </m:ctrlPr>
            </m:barPr>
            <m:e>
              <m:r>
                <w:rPr>
                  <w:rFonts w:ascii="Cambria Math" w:hAnsi="Cambria Math" w:cs="Times New Roman"/>
                  <w:sz w:val="24"/>
                  <w:szCs w:val="24"/>
                </w:rPr>
                <m:t>P</m:t>
              </m:r>
            </m:e>
          </m:bar>
          <m:d>
            <m:dPr>
              <m:ctrlPr>
                <w:rPr>
                  <w:rFonts w:ascii="Cambria Math" w:hAnsi="Cambria Math" w:cs="Times New Roman"/>
                  <w:sz w:val="24"/>
                  <w:szCs w:val="24"/>
                </w:rPr>
              </m:ctrlPr>
            </m:dPr>
            <m:e>
              <m:r>
                <m:rPr>
                  <m:nor/>
                </m:rPr>
                <w:rPr>
                  <w:rFonts w:ascii="Times New Roman" w:hAnsi="Times New Roman" w:cs="Times New Roman"/>
                  <w:sz w:val="24"/>
                  <w:szCs w:val="24"/>
                </w:rPr>
                <m:t>offer identity</m:t>
              </m:r>
            </m:e>
          </m:d>
          <m:r>
            <w:rPr>
              <w:rFonts w:ascii="Cambria Math" w:hAnsi="Cambria Math" w:cs="Times New Roman"/>
              <w:sz w:val="24"/>
              <w:szCs w:val="24"/>
            </w:rPr>
            <m:t>=P</m:t>
          </m:r>
          <m:d>
            <m:dPr>
              <m:ctrlPr>
                <w:rPr>
                  <w:rFonts w:ascii="Cambria Math" w:hAnsi="Cambria Math" w:cs="Times New Roman"/>
                  <w:sz w:val="24"/>
                  <w:szCs w:val="24"/>
                </w:rPr>
              </m:ctrlPr>
            </m:dPr>
            <m:e>
              <m:r>
                <m:rPr>
                  <m:nor/>
                </m:rPr>
                <w:rPr>
                  <w:rFonts w:ascii="Times New Roman" w:hAnsi="Times New Roman" w:cs="Times New Roman"/>
                  <w:sz w:val="24"/>
                  <w:szCs w:val="24"/>
                </w:rPr>
                <m:t>reward size</m:t>
              </m:r>
            </m:e>
          </m:d>
          <m:r>
            <w:rPr>
              <w:rFonts w:ascii="Cambria Math" w:hAnsi="Cambria Math" w:cs="Times New Roman"/>
              <w:sz w:val="24"/>
              <w:szCs w:val="24"/>
            </w:rPr>
            <m:t>⋅P</m:t>
          </m:r>
          <m:d>
            <m:dPr>
              <m:ctrlPr>
                <w:rPr>
                  <w:rFonts w:ascii="Cambria Math" w:hAnsi="Cambria Math" w:cs="Times New Roman"/>
                  <w:sz w:val="24"/>
                  <w:szCs w:val="24"/>
                </w:rPr>
              </m:ctrlPr>
            </m:dPr>
            <m:e>
              <m:r>
                <m:rPr>
                  <m:nor/>
                </m:rPr>
                <w:rPr>
                  <w:rFonts w:ascii="Times New Roman" w:hAnsi="Times New Roman" w:cs="Times New Roman"/>
                  <w:sz w:val="24"/>
                  <w:szCs w:val="24"/>
                </w:rPr>
                <m:t>delay</m:t>
              </m:r>
            </m:e>
          </m:d>
        </m:oMath>
      </m:oMathPara>
    </w:p>
    <w:p w14:paraId="1D3938ED" w14:textId="6C60FAC7" w:rsidR="00A450CA" w:rsidRPr="008409C8" w:rsidRDefault="00000000">
      <w:pPr>
        <w:shd w:val="clear" w:color="auto" w:fill="FFFFFF"/>
        <w:spacing w:after="0" w:line="480" w:lineRule="auto"/>
        <w:rPr>
          <w:rFonts w:ascii="Times New Roman" w:eastAsia="Times New Roman" w:hAnsi="Times New Roman" w:cs="Times New Roman"/>
          <w:color w:val="000000"/>
          <w:sz w:val="24"/>
          <w:szCs w:val="24"/>
        </w:rPr>
      </w:pPr>
      <w:r w:rsidRPr="008409C8">
        <w:rPr>
          <w:rFonts w:ascii="Times New Roman" w:eastAsia="Times New Roman" w:hAnsi="Times New Roman" w:cs="Times New Roman"/>
          <w:color w:val="000000"/>
          <w:sz w:val="24"/>
          <w:szCs w:val="24"/>
        </w:rPr>
        <w:t xml:space="preserve">If the </w:t>
      </w:r>
      <w:r w:rsidR="007940D9" w:rsidRPr="008409C8">
        <w:rPr>
          <w:rFonts w:ascii="Times New Roman" w:eastAsia="Times New Roman" w:hAnsi="Times New Roman" w:cs="Times New Roman"/>
          <w:color w:val="000000"/>
          <w:sz w:val="24"/>
          <w:szCs w:val="24"/>
        </w:rPr>
        <w:t>observed</w:t>
      </w:r>
      <w:r w:rsidRPr="008409C8">
        <w:rPr>
          <w:rFonts w:ascii="Times New Roman" w:eastAsia="Times New Roman" w:hAnsi="Times New Roman" w:cs="Times New Roman"/>
          <w:color w:val="000000"/>
          <w:sz w:val="24"/>
          <w:szCs w:val="24"/>
        </w:rPr>
        <w:t xml:space="preserve"> decoding performance </w:t>
      </w:r>
      <m:oMath>
        <m:r>
          <w:rPr>
            <w:rFonts w:ascii="Cambria Math" w:hAnsi="Cambria Math" w:cs="Times New Roman"/>
            <w:sz w:val="24"/>
            <w:szCs w:val="24"/>
          </w:rPr>
          <m:t>P</m:t>
        </m:r>
        <m:d>
          <m:dPr>
            <m:ctrlPr>
              <w:rPr>
                <w:rFonts w:ascii="Cambria Math" w:hAnsi="Cambria Math" w:cs="Times New Roman"/>
                <w:sz w:val="24"/>
                <w:szCs w:val="24"/>
              </w:rPr>
            </m:ctrlPr>
          </m:dPr>
          <m:e>
            <m:r>
              <m:rPr>
                <m:nor/>
              </m:rPr>
              <w:rPr>
                <w:rFonts w:ascii="Times New Roman" w:hAnsi="Times New Roman" w:cs="Times New Roman"/>
                <w:sz w:val="24"/>
                <w:szCs w:val="24"/>
              </w:rPr>
              <m:t>offer identity</m:t>
            </m:r>
          </m:e>
        </m:d>
      </m:oMath>
      <w:r w:rsidR="00BE5DFC" w:rsidRPr="00E85010">
        <w:rPr>
          <w:rFonts w:ascii="Times New Roman" w:eastAsia="Times New Roman" w:hAnsi="Times New Roman" w:cs="Times New Roman"/>
          <w:sz w:val="24"/>
          <w:szCs w:val="24"/>
        </w:rPr>
        <w:t xml:space="preserve"> </w:t>
      </w:r>
      <w:r w:rsidR="001E6EBE" w:rsidRPr="008409C8">
        <w:rPr>
          <w:rFonts w:ascii="Times New Roman" w:eastAsia="Times New Roman" w:hAnsi="Times New Roman" w:cs="Times New Roman"/>
          <w:color w:val="000000"/>
          <w:sz w:val="24"/>
          <w:szCs w:val="24"/>
        </w:rPr>
        <w:t>exceeds</w:t>
      </w:r>
      <w:r w:rsidRPr="008409C8">
        <w:rPr>
          <w:rFonts w:ascii="Times New Roman" w:eastAsia="Times New Roman" w:hAnsi="Times New Roman" w:cs="Times New Roman"/>
          <w:color w:val="000000"/>
          <w:sz w:val="24"/>
          <w:szCs w:val="24"/>
        </w:rPr>
        <w:t xml:space="preserve"> the predicted </w:t>
      </w:r>
      <w:r w:rsidR="00CB3A49" w:rsidRPr="008409C8">
        <w:rPr>
          <w:rFonts w:ascii="Times New Roman" w:eastAsia="Times New Roman" w:hAnsi="Times New Roman" w:cs="Times New Roman"/>
          <w:color w:val="000000"/>
          <w:sz w:val="24"/>
          <w:szCs w:val="24"/>
        </w:rPr>
        <w:t xml:space="preserve">level </w:t>
      </w:r>
      <m:oMath>
        <m:bar>
          <m:barPr>
            <m:pos m:val="top"/>
            <m:ctrlPr>
              <w:rPr>
                <w:rFonts w:ascii="Cambria Math" w:hAnsi="Cambria Math" w:cs="Times New Roman"/>
                <w:sz w:val="24"/>
                <w:szCs w:val="24"/>
              </w:rPr>
            </m:ctrlPr>
          </m:barPr>
          <m:e>
            <m:r>
              <w:rPr>
                <w:rFonts w:ascii="Cambria Math" w:hAnsi="Cambria Math" w:cs="Times New Roman"/>
                <w:sz w:val="24"/>
                <w:szCs w:val="24"/>
              </w:rPr>
              <m:t>P</m:t>
            </m:r>
          </m:e>
        </m:bar>
        <m:d>
          <m:dPr>
            <m:ctrlPr>
              <w:rPr>
                <w:rFonts w:ascii="Cambria Math" w:hAnsi="Cambria Math" w:cs="Times New Roman"/>
                <w:sz w:val="24"/>
                <w:szCs w:val="24"/>
              </w:rPr>
            </m:ctrlPr>
          </m:dPr>
          <m:e>
            <m:r>
              <m:rPr>
                <m:nor/>
              </m:rPr>
              <w:rPr>
                <w:rFonts w:ascii="Times New Roman" w:hAnsi="Times New Roman" w:cs="Times New Roman"/>
                <w:sz w:val="24"/>
                <w:szCs w:val="24"/>
              </w:rPr>
              <m:t>offer identity</m:t>
            </m:r>
          </m:e>
        </m:d>
      </m:oMath>
      <w:r w:rsidRPr="008409C8">
        <w:rPr>
          <w:rFonts w:ascii="Times New Roman" w:eastAsia="Times New Roman" w:hAnsi="Times New Roman" w:cs="Times New Roman"/>
          <w:color w:val="000000"/>
          <w:sz w:val="24"/>
          <w:szCs w:val="24"/>
        </w:rPr>
        <w:t>,</w:t>
      </w:r>
      <w:r w:rsidR="007940D9" w:rsidRPr="008409C8">
        <w:rPr>
          <w:rFonts w:ascii="Times New Roman" w:eastAsia="Times New Roman" w:hAnsi="Times New Roman" w:cs="Times New Roman"/>
          <w:color w:val="000000"/>
          <w:sz w:val="24"/>
          <w:szCs w:val="24"/>
        </w:rPr>
        <w:t xml:space="preserve"> </w:t>
      </w:r>
      <w:r w:rsidR="00F43FA2" w:rsidRPr="008409C8">
        <w:rPr>
          <w:rFonts w:ascii="Times New Roman" w:eastAsia="Times New Roman" w:hAnsi="Times New Roman" w:cs="Times New Roman"/>
          <w:color w:val="000000"/>
          <w:sz w:val="24"/>
          <w:szCs w:val="24"/>
        </w:rPr>
        <w:t xml:space="preserve">this </w:t>
      </w:r>
      <w:r w:rsidR="001E6EBE" w:rsidRPr="008409C8">
        <w:rPr>
          <w:rFonts w:ascii="Times New Roman" w:eastAsia="Times New Roman" w:hAnsi="Times New Roman" w:cs="Times New Roman"/>
          <w:color w:val="000000"/>
          <w:sz w:val="24"/>
          <w:szCs w:val="24"/>
        </w:rPr>
        <w:t xml:space="preserve">suggests </w:t>
      </w:r>
      <w:r w:rsidR="007940D9" w:rsidRPr="008409C8">
        <w:rPr>
          <w:rFonts w:ascii="Times New Roman" w:eastAsia="Times New Roman" w:hAnsi="Times New Roman" w:cs="Times New Roman"/>
          <w:color w:val="000000"/>
          <w:sz w:val="24"/>
          <w:szCs w:val="24"/>
        </w:rPr>
        <w:t xml:space="preserve">that reward and delay are </w:t>
      </w:r>
      <w:r w:rsidRPr="008409C8">
        <w:rPr>
          <w:rFonts w:ascii="Times New Roman" w:eastAsia="Times New Roman" w:hAnsi="Times New Roman" w:cs="Times New Roman"/>
          <w:color w:val="000000"/>
          <w:sz w:val="24"/>
          <w:szCs w:val="24"/>
        </w:rPr>
        <w:t>integrat</w:t>
      </w:r>
      <w:r w:rsidR="007940D9" w:rsidRPr="008409C8">
        <w:rPr>
          <w:rFonts w:ascii="Times New Roman" w:eastAsia="Times New Roman" w:hAnsi="Times New Roman" w:cs="Times New Roman"/>
          <w:color w:val="000000"/>
          <w:sz w:val="24"/>
          <w:szCs w:val="24"/>
        </w:rPr>
        <w:t>ed</w:t>
      </w:r>
      <w:r w:rsidRPr="008409C8">
        <w:rPr>
          <w:rFonts w:ascii="Times New Roman" w:eastAsia="Times New Roman" w:hAnsi="Times New Roman" w:cs="Times New Roman"/>
          <w:color w:val="000000"/>
          <w:sz w:val="24"/>
          <w:szCs w:val="24"/>
        </w:rPr>
        <w:t xml:space="preserve"> </w:t>
      </w:r>
      <w:r w:rsidR="00CB3A49" w:rsidRPr="008409C8">
        <w:rPr>
          <w:rFonts w:ascii="Times New Roman" w:eastAsia="Times New Roman" w:hAnsi="Times New Roman" w:cs="Times New Roman"/>
          <w:color w:val="000000"/>
          <w:sz w:val="24"/>
          <w:szCs w:val="24"/>
        </w:rPr>
        <w:t xml:space="preserve">and not </w:t>
      </w:r>
      <w:r w:rsidR="00F43FA2" w:rsidRPr="008409C8">
        <w:rPr>
          <w:rFonts w:ascii="Times New Roman" w:eastAsia="Times New Roman" w:hAnsi="Times New Roman" w:cs="Times New Roman"/>
          <w:color w:val="000000"/>
          <w:sz w:val="24"/>
          <w:szCs w:val="24"/>
        </w:rPr>
        <w:t xml:space="preserve">represented </w:t>
      </w:r>
      <w:r w:rsidR="00CB3A49" w:rsidRPr="008409C8">
        <w:rPr>
          <w:rFonts w:ascii="Times New Roman" w:eastAsia="Times New Roman" w:hAnsi="Times New Roman" w:cs="Times New Roman"/>
          <w:color w:val="000000"/>
          <w:sz w:val="24"/>
          <w:szCs w:val="24"/>
        </w:rPr>
        <w:t>independently</w:t>
      </w:r>
      <w:r w:rsidRPr="008409C8">
        <w:rPr>
          <w:rFonts w:ascii="Times New Roman" w:eastAsia="Times New Roman" w:hAnsi="Times New Roman" w:cs="Times New Roman"/>
          <w:color w:val="000000"/>
          <w:sz w:val="24"/>
          <w:szCs w:val="24"/>
        </w:rPr>
        <w:t>. We compare</w:t>
      </w:r>
      <w:r w:rsidR="001E6EBE" w:rsidRPr="008409C8">
        <w:rPr>
          <w:rFonts w:ascii="Times New Roman" w:eastAsia="Times New Roman" w:hAnsi="Times New Roman" w:cs="Times New Roman"/>
          <w:color w:val="000000"/>
          <w:sz w:val="24"/>
          <w:szCs w:val="24"/>
        </w:rPr>
        <w:t>d</w:t>
      </w:r>
      <w:r w:rsidRPr="008409C8">
        <w:rPr>
          <w:rFonts w:ascii="Times New Roman" w:eastAsia="Times New Roman" w:hAnsi="Times New Roman" w:cs="Times New Roman"/>
          <w:color w:val="000000"/>
          <w:sz w:val="24"/>
          <w:szCs w:val="24"/>
        </w:rPr>
        <w:t xml:space="preserve"> the predicted decoding performance of </w:t>
      </w:r>
      <w:r w:rsidR="00C84589" w:rsidRPr="008409C8">
        <w:rPr>
          <w:rFonts w:ascii="Times New Roman" w:eastAsia="Times New Roman" w:hAnsi="Times New Roman" w:cs="Times New Roman"/>
          <w:color w:val="000000"/>
          <w:sz w:val="24"/>
          <w:szCs w:val="24"/>
        </w:rPr>
        <w:t>offer identity</w:t>
      </w:r>
      <m:oMath>
        <m:r>
          <w:rPr>
            <w:rFonts w:ascii="Cambria Math" w:eastAsia="Times New Roman" w:hAnsi="Cambria Math" w:cs="Times New Roman"/>
            <w:color w:val="000000"/>
            <w:sz w:val="24"/>
            <w:szCs w:val="24"/>
          </w:rPr>
          <m:t xml:space="preserve"> </m:t>
        </m:r>
        <m:bar>
          <m:barPr>
            <m:pos m:val="top"/>
            <m:ctrlPr>
              <w:rPr>
                <w:rFonts w:ascii="Cambria Math" w:hAnsi="Cambria Math" w:cs="Times New Roman"/>
                <w:sz w:val="24"/>
                <w:szCs w:val="24"/>
              </w:rPr>
            </m:ctrlPr>
          </m:barPr>
          <m:e>
            <m:r>
              <w:rPr>
                <w:rFonts w:ascii="Cambria Math" w:hAnsi="Cambria Math" w:cs="Times New Roman"/>
                <w:sz w:val="24"/>
                <w:szCs w:val="24"/>
              </w:rPr>
              <m:t>P</m:t>
            </m:r>
          </m:e>
        </m:bar>
        <m:d>
          <m:dPr>
            <m:ctrlPr>
              <w:rPr>
                <w:rFonts w:ascii="Cambria Math" w:hAnsi="Cambria Math" w:cs="Times New Roman"/>
                <w:sz w:val="24"/>
                <w:szCs w:val="24"/>
              </w:rPr>
            </m:ctrlPr>
          </m:dPr>
          <m:e>
            <m:r>
              <m:rPr>
                <m:sty m:val="p"/>
              </m:rPr>
              <w:rPr>
                <w:rFonts w:ascii="Cambria Math" w:hAnsi="Cambria Math" w:cs="Times New Roman"/>
                <w:sz w:val="24"/>
                <w:szCs w:val="24"/>
              </w:rPr>
              <m:t>offer identity</m:t>
            </m:r>
          </m:e>
        </m:d>
        <m:r>
          <m:rPr>
            <m:sty m:val="p"/>
          </m:rPr>
          <w:rPr>
            <w:rFonts w:ascii="Cambria Math" w:eastAsia="Times New Roman" w:hAnsi="Cambria Math" w:cs="Times New Roman"/>
            <w:color w:val="000000"/>
            <w:sz w:val="24"/>
            <w:szCs w:val="24"/>
          </w:rPr>
          <m:t xml:space="preserve">,   </m:t>
        </m:r>
      </m:oMath>
      <w:r w:rsidRPr="008409C8">
        <w:rPr>
          <w:rFonts w:ascii="Times New Roman" w:eastAsia="Times New Roman" w:hAnsi="Times New Roman" w:cs="Times New Roman"/>
          <w:color w:val="000000"/>
          <w:sz w:val="24"/>
          <w:szCs w:val="24"/>
        </w:rPr>
        <w:t xml:space="preserve">with the actual decoding performance </w:t>
      </w:r>
      <m:oMath>
        <m:r>
          <w:rPr>
            <w:rFonts w:ascii="Cambria Math" w:hAnsi="Cambria Math" w:cs="Times New Roman"/>
            <w:sz w:val="24"/>
            <w:szCs w:val="24"/>
          </w:rPr>
          <m:t>P</m:t>
        </m:r>
        <m:d>
          <m:dPr>
            <m:ctrlPr>
              <w:rPr>
                <w:rFonts w:ascii="Cambria Math" w:hAnsi="Cambria Math" w:cs="Times New Roman"/>
                <w:sz w:val="24"/>
                <w:szCs w:val="24"/>
              </w:rPr>
            </m:ctrlPr>
          </m:dPr>
          <m:e>
            <m:r>
              <m:rPr>
                <m:nor/>
              </m:rPr>
              <w:rPr>
                <w:rFonts w:ascii="Times New Roman" w:hAnsi="Times New Roman" w:cs="Times New Roman"/>
                <w:sz w:val="24"/>
                <w:szCs w:val="24"/>
              </w:rPr>
              <m:t>offer identity</m:t>
            </m:r>
          </m:e>
        </m:d>
      </m:oMath>
      <w:r w:rsidR="00C84589" w:rsidRPr="008409C8">
        <w:rPr>
          <w:rFonts w:ascii="Times New Roman" w:eastAsia="Times New Roman" w:hAnsi="Times New Roman" w:cs="Times New Roman"/>
          <w:color w:val="000000"/>
          <w:sz w:val="24"/>
          <w:szCs w:val="24"/>
        </w:rPr>
        <w:t xml:space="preserve"> for the two monkeys. </w:t>
      </w:r>
      <w:r w:rsidR="00F43FA2" w:rsidRPr="008409C8">
        <w:rPr>
          <w:rFonts w:ascii="Times New Roman" w:eastAsia="Times New Roman" w:hAnsi="Times New Roman" w:cs="Times New Roman"/>
          <w:color w:val="000000"/>
          <w:sz w:val="24"/>
          <w:szCs w:val="24"/>
        </w:rPr>
        <w:t>For</w:t>
      </w:r>
      <w:r w:rsidR="001E6EBE" w:rsidRPr="008409C8">
        <w:rPr>
          <w:rFonts w:ascii="Times New Roman" w:eastAsia="Times New Roman" w:hAnsi="Times New Roman" w:cs="Times New Roman"/>
          <w:color w:val="000000"/>
          <w:sz w:val="24"/>
          <w:szCs w:val="24"/>
        </w:rPr>
        <w:t xml:space="preserve"> Monkey S, w</w:t>
      </w:r>
      <w:r w:rsidRPr="008409C8">
        <w:rPr>
          <w:rFonts w:ascii="Times New Roman" w:eastAsia="Times New Roman" w:hAnsi="Times New Roman" w:cs="Times New Roman"/>
          <w:color w:val="000000"/>
          <w:sz w:val="24"/>
          <w:szCs w:val="24"/>
        </w:rPr>
        <w:t>e found that</w:t>
      </w:r>
      <m:oMath>
        <m:r>
          <w:rPr>
            <w:rFonts w:ascii="Cambria Math" w:hAnsi="Cambria Math" w:cs="Times New Roman"/>
            <w:sz w:val="24"/>
            <w:szCs w:val="24"/>
          </w:rPr>
          <m:t xml:space="preserve"> P</m:t>
        </m:r>
        <m:d>
          <m:dPr>
            <m:ctrlPr>
              <w:rPr>
                <w:rFonts w:ascii="Cambria Math" w:hAnsi="Cambria Math" w:cs="Times New Roman"/>
                <w:sz w:val="24"/>
                <w:szCs w:val="24"/>
              </w:rPr>
            </m:ctrlPr>
          </m:dPr>
          <m:e>
            <m:r>
              <m:rPr>
                <m:nor/>
              </m:rPr>
              <w:rPr>
                <w:rFonts w:ascii="Times New Roman" w:hAnsi="Times New Roman" w:cs="Times New Roman"/>
                <w:sz w:val="24"/>
                <w:szCs w:val="24"/>
              </w:rPr>
              <m:t>offer identity</m:t>
            </m:r>
          </m:e>
        </m:d>
      </m:oMath>
      <w:r w:rsidRPr="008409C8">
        <w:rPr>
          <w:rFonts w:ascii="Times New Roman" w:eastAsia="Times New Roman" w:hAnsi="Times New Roman" w:cs="Times New Roman"/>
          <w:color w:val="000000"/>
          <w:sz w:val="24"/>
          <w:szCs w:val="24"/>
        </w:rPr>
        <w:t xml:space="preserve"> </w:t>
      </w:r>
      <w:r w:rsidR="001E6EBE" w:rsidRPr="008409C8">
        <w:rPr>
          <w:rFonts w:ascii="Times New Roman" w:eastAsia="Times New Roman" w:hAnsi="Times New Roman" w:cs="Times New Roman"/>
          <w:color w:val="000000"/>
          <w:sz w:val="24"/>
          <w:szCs w:val="24"/>
        </w:rPr>
        <w:t>wa</w:t>
      </w:r>
      <w:r w:rsidRPr="008409C8">
        <w:rPr>
          <w:rFonts w:ascii="Times New Roman" w:eastAsia="Times New Roman" w:hAnsi="Times New Roman" w:cs="Times New Roman"/>
          <w:color w:val="000000"/>
          <w:sz w:val="24"/>
          <w:szCs w:val="24"/>
        </w:rPr>
        <w:t xml:space="preserve">s significantly higher than </w:t>
      </w:r>
      <m:oMath>
        <m:bar>
          <m:barPr>
            <m:pos m:val="top"/>
            <m:ctrlPr>
              <w:rPr>
                <w:rFonts w:ascii="Cambria Math" w:hAnsi="Cambria Math" w:cs="Times New Roman"/>
                <w:sz w:val="24"/>
                <w:szCs w:val="24"/>
              </w:rPr>
            </m:ctrlPr>
          </m:barPr>
          <m:e>
            <m:r>
              <w:rPr>
                <w:rFonts w:ascii="Cambria Math" w:hAnsi="Cambria Math" w:cs="Times New Roman"/>
                <w:sz w:val="24"/>
                <w:szCs w:val="24"/>
              </w:rPr>
              <m:t>P</m:t>
            </m:r>
          </m:e>
        </m:bar>
        <m:d>
          <m:dPr>
            <m:ctrlPr>
              <w:rPr>
                <w:rFonts w:ascii="Cambria Math" w:hAnsi="Cambria Math" w:cs="Times New Roman"/>
                <w:sz w:val="24"/>
                <w:szCs w:val="24"/>
              </w:rPr>
            </m:ctrlPr>
          </m:dPr>
          <m:e>
            <m:r>
              <m:rPr>
                <m:sty m:val="p"/>
              </m:rPr>
              <w:rPr>
                <w:rFonts w:ascii="Cambria Math" w:hAnsi="Cambria Math" w:cs="Times New Roman"/>
                <w:sz w:val="24"/>
                <w:szCs w:val="24"/>
              </w:rPr>
              <m:t>offer identity</m:t>
            </m:r>
          </m:e>
        </m:d>
      </m:oMath>
      <w:r w:rsidRPr="008409C8">
        <w:rPr>
          <w:rFonts w:ascii="Times New Roman" w:eastAsia="Times New Roman" w:hAnsi="Times New Roman" w:cs="Times New Roman"/>
          <w:color w:val="000000"/>
          <w:sz w:val="24"/>
          <w:szCs w:val="24"/>
        </w:rPr>
        <w:t xml:space="preserve">, from around 200ms after </w:t>
      </w:r>
      <w:r w:rsidR="00F43FA2" w:rsidRPr="008409C8">
        <w:rPr>
          <w:rFonts w:ascii="Times New Roman" w:eastAsia="Times New Roman" w:hAnsi="Times New Roman" w:cs="Times New Roman"/>
          <w:color w:val="000000"/>
          <w:sz w:val="24"/>
          <w:szCs w:val="24"/>
        </w:rPr>
        <w:t xml:space="preserve">the </w:t>
      </w:r>
      <w:r w:rsidR="008E1517" w:rsidRPr="008409C8">
        <w:rPr>
          <w:rFonts w:ascii="Times New Roman" w:eastAsia="Times New Roman" w:hAnsi="Times New Roman" w:cs="Times New Roman"/>
          <w:color w:val="000000"/>
          <w:sz w:val="24"/>
          <w:szCs w:val="24"/>
        </w:rPr>
        <w:t>offer</w:t>
      </w:r>
      <w:r w:rsidRPr="008409C8">
        <w:rPr>
          <w:rFonts w:ascii="Times New Roman" w:eastAsia="Times New Roman" w:hAnsi="Times New Roman" w:cs="Times New Roman"/>
          <w:color w:val="000000"/>
          <w:sz w:val="24"/>
          <w:szCs w:val="24"/>
        </w:rPr>
        <w:t xml:space="preserve"> onset (Fig. </w:t>
      </w:r>
      <w:r w:rsidR="005766B7" w:rsidRPr="008409C8">
        <w:rPr>
          <w:rFonts w:ascii="Times New Roman" w:eastAsia="Times New Roman" w:hAnsi="Times New Roman" w:cs="Times New Roman"/>
          <w:color w:val="000000"/>
          <w:sz w:val="24"/>
          <w:szCs w:val="24"/>
        </w:rPr>
        <w:t>8E</w:t>
      </w:r>
      <w:r w:rsidRPr="008409C8">
        <w:rPr>
          <w:rFonts w:ascii="Times New Roman" w:eastAsia="Times New Roman" w:hAnsi="Times New Roman" w:cs="Times New Roman"/>
          <w:color w:val="000000"/>
          <w:sz w:val="24"/>
          <w:szCs w:val="24"/>
        </w:rPr>
        <w:t xml:space="preserve">). </w:t>
      </w:r>
      <w:r w:rsidR="006D2C8B" w:rsidRPr="008409C8">
        <w:rPr>
          <w:rFonts w:ascii="Times New Roman" w:eastAsia="Times New Roman" w:hAnsi="Times New Roman" w:cs="Times New Roman"/>
          <w:color w:val="000000"/>
          <w:sz w:val="24"/>
          <w:szCs w:val="24"/>
        </w:rPr>
        <w:t>In contrast</w:t>
      </w:r>
      <w:r w:rsidR="001E6EBE" w:rsidRPr="008409C8">
        <w:rPr>
          <w:rFonts w:ascii="Times New Roman" w:eastAsia="Times New Roman" w:hAnsi="Times New Roman" w:cs="Times New Roman"/>
          <w:color w:val="000000"/>
          <w:sz w:val="24"/>
          <w:szCs w:val="24"/>
        </w:rPr>
        <w:t xml:space="preserve">, </w:t>
      </w:r>
      <w:r w:rsidR="00F43FA2" w:rsidRPr="008409C8">
        <w:rPr>
          <w:rFonts w:ascii="Times New Roman" w:eastAsia="Times New Roman" w:hAnsi="Times New Roman" w:cs="Times New Roman"/>
          <w:color w:val="000000"/>
          <w:sz w:val="24"/>
          <w:szCs w:val="24"/>
        </w:rPr>
        <w:t xml:space="preserve">no such difference was observed in </w:t>
      </w:r>
      <w:r w:rsidRPr="008409C8">
        <w:rPr>
          <w:rFonts w:ascii="Times New Roman" w:eastAsia="Times New Roman" w:hAnsi="Times New Roman" w:cs="Times New Roman"/>
          <w:color w:val="000000"/>
          <w:sz w:val="24"/>
          <w:szCs w:val="24"/>
        </w:rPr>
        <w:t>Monkey T, suggesting that</w:t>
      </w:r>
      <w:r w:rsidR="004449AF" w:rsidRPr="008409C8">
        <w:rPr>
          <w:rFonts w:ascii="Times New Roman" w:eastAsia="Times New Roman" w:hAnsi="Times New Roman" w:cs="Times New Roman"/>
          <w:color w:val="000000"/>
          <w:sz w:val="24"/>
          <w:szCs w:val="24"/>
        </w:rPr>
        <w:t xml:space="preserve"> </w:t>
      </w:r>
      <w:r w:rsidRPr="008409C8">
        <w:rPr>
          <w:rFonts w:ascii="Times New Roman" w:eastAsia="Times New Roman" w:hAnsi="Times New Roman" w:cs="Times New Roman"/>
          <w:color w:val="000000"/>
          <w:sz w:val="24"/>
          <w:szCs w:val="24"/>
        </w:rPr>
        <w:t xml:space="preserve">reward and delay </w:t>
      </w:r>
      <w:r w:rsidR="006D2C8B" w:rsidRPr="008409C8">
        <w:rPr>
          <w:rFonts w:ascii="Times New Roman" w:eastAsia="Times New Roman" w:hAnsi="Times New Roman" w:cs="Times New Roman"/>
          <w:color w:val="000000"/>
          <w:sz w:val="24"/>
          <w:szCs w:val="24"/>
        </w:rPr>
        <w:t>were</w:t>
      </w:r>
      <w:r w:rsidRPr="008409C8">
        <w:rPr>
          <w:rFonts w:ascii="Times New Roman" w:eastAsia="Times New Roman" w:hAnsi="Times New Roman" w:cs="Times New Roman"/>
          <w:color w:val="000000"/>
          <w:sz w:val="24"/>
          <w:szCs w:val="24"/>
        </w:rPr>
        <w:t xml:space="preserve"> </w:t>
      </w:r>
      <w:r w:rsidR="008E1517" w:rsidRPr="008409C8">
        <w:rPr>
          <w:rFonts w:ascii="Times New Roman" w:eastAsia="Times New Roman" w:hAnsi="Times New Roman" w:cs="Times New Roman"/>
          <w:color w:val="000000"/>
          <w:sz w:val="24"/>
          <w:szCs w:val="24"/>
        </w:rPr>
        <w:t xml:space="preserve">represented </w:t>
      </w:r>
      <w:r w:rsidRPr="008409C8">
        <w:rPr>
          <w:rFonts w:ascii="Times New Roman" w:eastAsia="Times New Roman" w:hAnsi="Times New Roman" w:cs="Times New Roman"/>
          <w:color w:val="000000"/>
          <w:sz w:val="24"/>
          <w:szCs w:val="24"/>
        </w:rPr>
        <w:t>independently</w:t>
      </w:r>
      <w:r w:rsidR="006D2C8B" w:rsidRPr="008409C8">
        <w:rPr>
          <w:rFonts w:ascii="Times New Roman" w:eastAsia="Times New Roman" w:hAnsi="Times New Roman" w:cs="Times New Roman"/>
          <w:color w:val="000000"/>
          <w:sz w:val="24"/>
          <w:szCs w:val="24"/>
        </w:rPr>
        <w:t xml:space="preserve"> </w:t>
      </w:r>
      <w:r w:rsidR="008E1517" w:rsidRPr="008409C8">
        <w:rPr>
          <w:rFonts w:ascii="Times New Roman" w:eastAsia="Times New Roman" w:hAnsi="Times New Roman" w:cs="Times New Roman"/>
          <w:color w:val="000000"/>
          <w:sz w:val="24"/>
          <w:szCs w:val="24"/>
        </w:rPr>
        <w:t>without integration</w:t>
      </w:r>
      <w:r w:rsidR="004449AF" w:rsidRPr="008409C8">
        <w:rPr>
          <w:rFonts w:ascii="Times New Roman" w:eastAsia="Times New Roman" w:hAnsi="Times New Roman" w:cs="Times New Roman"/>
          <w:color w:val="000000"/>
          <w:sz w:val="24"/>
          <w:szCs w:val="24"/>
        </w:rPr>
        <w:t xml:space="preserve"> </w:t>
      </w:r>
      <w:r w:rsidRPr="008409C8">
        <w:rPr>
          <w:rFonts w:ascii="Times New Roman" w:eastAsia="Times New Roman" w:hAnsi="Times New Roman" w:cs="Times New Roman"/>
          <w:color w:val="000000"/>
          <w:sz w:val="24"/>
          <w:szCs w:val="24"/>
        </w:rPr>
        <w:t xml:space="preserve">(Fig. </w:t>
      </w:r>
      <w:r w:rsidR="005766B7" w:rsidRPr="008409C8">
        <w:rPr>
          <w:rFonts w:ascii="Times New Roman" w:eastAsia="Times New Roman" w:hAnsi="Times New Roman" w:cs="Times New Roman"/>
          <w:color w:val="000000"/>
          <w:sz w:val="24"/>
          <w:szCs w:val="24"/>
        </w:rPr>
        <w:t>8F</w:t>
      </w:r>
      <w:r w:rsidRPr="008409C8">
        <w:rPr>
          <w:rFonts w:ascii="Times New Roman" w:eastAsia="Times New Roman" w:hAnsi="Times New Roman" w:cs="Times New Roman"/>
          <w:color w:val="000000"/>
          <w:sz w:val="24"/>
          <w:szCs w:val="24"/>
        </w:rPr>
        <w:t xml:space="preserve">). </w:t>
      </w:r>
    </w:p>
    <w:p w14:paraId="4CB826D1" w14:textId="7B6E9826" w:rsidR="006D2C8B" w:rsidRDefault="008E1517">
      <w:pPr>
        <w:shd w:val="clear" w:color="auto" w:fill="FFFFFF"/>
        <w:spacing w:after="0" w:line="480" w:lineRule="auto"/>
        <w:rPr>
          <w:rFonts w:ascii="Times New Roman" w:eastAsia="Times New Roman" w:hAnsi="Times New Roman" w:cs="Times New Roman"/>
          <w:color w:val="000000"/>
          <w:sz w:val="24"/>
          <w:szCs w:val="24"/>
        </w:rPr>
      </w:pPr>
      <w:r w:rsidRPr="008409C8">
        <w:rPr>
          <w:rFonts w:ascii="Times New Roman" w:eastAsia="Times New Roman" w:hAnsi="Times New Roman" w:cs="Times New Roman"/>
          <w:color w:val="000000"/>
          <w:sz w:val="24"/>
          <w:szCs w:val="24"/>
        </w:rPr>
        <w:t>T</w:t>
      </w:r>
      <w:r w:rsidR="006D2C8B" w:rsidRPr="008409C8">
        <w:rPr>
          <w:rFonts w:ascii="Times New Roman" w:eastAsia="Times New Roman" w:hAnsi="Times New Roman" w:cs="Times New Roman"/>
          <w:color w:val="000000"/>
          <w:sz w:val="24"/>
          <w:szCs w:val="24"/>
        </w:rPr>
        <w:t xml:space="preserve">hese results </w:t>
      </w:r>
      <w:r w:rsidRPr="008409C8">
        <w:rPr>
          <w:rFonts w:ascii="Times New Roman" w:eastAsia="Times New Roman" w:hAnsi="Times New Roman" w:cs="Times New Roman"/>
          <w:color w:val="000000"/>
          <w:sz w:val="24"/>
          <w:szCs w:val="24"/>
        </w:rPr>
        <w:t xml:space="preserve">align with the respective behavioral strategies of the two </w:t>
      </w:r>
      <w:r w:rsidR="00F52A16" w:rsidRPr="008409C8">
        <w:rPr>
          <w:rFonts w:ascii="Times New Roman" w:eastAsia="Times New Roman" w:hAnsi="Times New Roman" w:cs="Times New Roman"/>
          <w:color w:val="000000"/>
          <w:sz w:val="24"/>
          <w:szCs w:val="24"/>
        </w:rPr>
        <w:t>monkeys</w:t>
      </w:r>
      <w:r w:rsidRPr="008409C8">
        <w:rPr>
          <w:rFonts w:ascii="Times New Roman" w:eastAsia="Times New Roman" w:hAnsi="Times New Roman" w:cs="Times New Roman"/>
          <w:color w:val="000000"/>
          <w:sz w:val="24"/>
          <w:szCs w:val="24"/>
        </w:rPr>
        <w:t xml:space="preserve">. </w:t>
      </w:r>
      <w:r w:rsidR="006D2C8B" w:rsidRPr="008409C8">
        <w:rPr>
          <w:rFonts w:ascii="Times New Roman" w:eastAsia="Times New Roman" w:hAnsi="Times New Roman" w:cs="Times New Roman"/>
          <w:color w:val="000000"/>
          <w:sz w:val="24"/>
          <w:szCs w:val="24"/>
        </w:rPr>
        <w:t xml:space="preserve"> </w:t>
      </w:r>
    </w:p>
    <w:p w14:paraId="1D5F976D" w14:textId="77777777" w:rsidR="00E85010" w:rsidRPr="008409C8" w:rsidRDefault="00E85010">
      <w:pPr>
        <w:shd w:val="clear" w:color="auto" w:fill="FFFFFF"/>
        <w:spacing w:after="0" w:line="480" w:lineRule="auto"/>
        <w:rPr>
          <w:rFonts w:ascii="Times New Roman" w:eastAsia="Times New Roman" w:hAnsi="Times New Roman" w:cs="Times New Roman"/>
          <w:color w:val="000000"/>
          <w:sz w:val="24"/>
          <w:szCs w:val="24"/>
        </w:rPr>
      </w:pPr>
    </w:p>
    <w:p w14:paraId="3C316A4C" w14:textId="4B7AE907" w:rsidR="00A450CA" w:rsidRPr="008409C8" w:rsidRDefault="00000000">
      <w:pPr>
        <w:shd w:val="clear" w:color="auto" w:fill="FFFFFF"/>
        <w:spacing w:after="0" w:line="480" w:lineRule="auto"/>
        <w:rPr>
          <w:rFonts w:ascii="Times New Roman" w:eastAsia="Times New Roman" w:hAnsi="Times New Roman" w:cs="Times New Roman"/>
          <w:b/>
          <w:bCs/>
          <w:color w:val="000000" w:themeColor="text1"/>
          <w:sz w:val="24"/>
          <w:szCs w:val="24"/>
        </w:rPr>
      </w:pPr>
      <w:r w:rsidRPr="008409C8">
        <w:rPr>
          <w:rFonts w:ascii="Times New Roman" w:eastAsia="Times New Roman" w:hAnsi="Times New Roman" w:cs="Times New Roman"/>
          <w:b/>
          <w:bCs/>
          <w:color w:val="000000" w:themeColor="text1"/>
          <w:sz w:val="24"/>
          <w:szCs w:val="24"/>
        </w:rPr>
        <w:t>Discussion</w:t>
      </w:r>
    </w:p>
    <w:p w14:paraId="2CF03FAD" w14:textId="35B89755" w:rsidR="00BB03D5" w:rsidRPr="008409C8" w:rsidRDefault="00334D80" w:rsidP="00A357BC">
      <w:pPr>
        <w:shd w:val="clear" w:color="auto" w:fill="FFFFFF"/>
        <w:spacing w:after="0" w:line="480" w:lineRule="auto"/>
        <w:ind w:firstLine="360"/>
        <w:rPr>
          <w:rFonts w:ascii="Times New Roman" w:eastAsia="Times New Roman" w:hAnsi="Times New Roman" w:cs="Times New Roman"/>
          <w:color w:val="000000" w:themeColor="text1"/>
          <w:sz w:val="24"/>
          <w:szCs w:val="24"/>
        </w:rPr>
      </w:pPr>
      <w:r w:rsidRPr="008409C8">
        <w:rPr>
          <w:rFonts w:ascii="Times New Roman" w:eastAsia="Times New Roman" w:hAnsi="Times New Roman" w:cs="Times New Roman"/>
          <w:color w:val="000000" w:themeColor="text1"/>
          <w:sz w:val="24"/>
          <w:szCs w:val="24"/>
        </w:rPr>
        <w:t>In this work, we</w:t>
      </w:r>
      <w:r w:rsidR="000D5E79" w:rsidRPr="008409C8">
        <w:rPr>
          <w:rFonts w:ascii="Times New Roman" w:eastAsia="Times New Roman" w:hAnsi="Times New Roman" w:cs="Times New Roman"/>
          <w:color w:val="000000" w:themeColor="text1"/>
          <w:sz w:val="24"/>
          <w:szCs w:val="24"/>
        </w:rPr>
        <w:t xml:space="preserve"> trained two monkeys to perform a two-step temporal discounting task</w:t>
      </w:r>
      <w:r w:rsidR="00D11FD4">
        <w:rPr>
          <w:rFonts w:ascii="Times New Roman" w:eastAsia="Times New Roman" w:hAnsi="Times New Roman" w:cs="Times New Roman"/>
          <w:color w:val="000000" w:themeColor="text1"/>
          <w:sz w:val="24"/>
          <w:szCs w:val="24"/>
        </w:rPr>
        <w:t>. They were</w:t>
      </w:r>
      <w:r w:rsidR="000D5E79" w:rsidRPr="008409C8">
        <w:rPr>
          <w:rFonts w:ascii="Times New Roman" w:eastAsia="Times New Roman" w:hAnsi="Times New Roman" w:cs="Times New Roman"/>
          <w:color w:val="000000" w:themeColor="text1"/>
          <w:sz w:val="24"/>
          <w:szCs w:val="24"/>
        </w:rPr>
        <w:t xml:space="preserve"> </w:t>
      </w:r>
      <w:r w:rsidR="00D11FD4">
        <w:rPr>
          <w:rFonts w:ascii="Times New Roman" w:eastAsia="Times New Roman" w:hAnsi="Times New Roman" w:cs="Times New Roman"/>
          <w:color w:val="000000" w:themeColor="text1"/>
          <w:sz w:val="24"/>
          <w:szCs w:val="24"/>
        </w:rPr>
        <w:t>required to make</w:t>
      </w:r>
      <w:r w:rsidR="000D5E79" w:rsidRPr="008409C8">
        <w:rPr>
          <w:rFonts w:ascii="Times New Roman" w:eastAsia="Times New Roman" w:hAnsi="Times New Roman" w:cs="Times New Roman"/>
          <w:color w:val="000000" w:themeColor="text1"/>
          <w:sz w:val="24"/>
          <w:szCs w:val="24"/>
        </w:rPr>
        <w:t xml:space="preserve"> accept</w:t>
      </w:r>
      <w:r w:rsidR="00B7113C" w:rsidRPr="008409C8">
        <w:rPr>
          <w:rFonts w:ascii="Times New Roman" w:eastAsia="Times New Roman" w:hAnsi="Times New Roman" w:cs="Times New Roman"/>
          <w:color w:val="000000" w:themeColor="text1"/>
          <w:sz w:val="24"/>
          <w:szCs w:val="24"/>
        </w:rPr>
        <w:t xml:space="preserve"> or </w:t>
      </w:r>
      <w:r w:rsidR="000D5E79" w:rsidRPr="008409C8">
        <w:rPr>
          <w:rFonts w:ascii="Times New Roman" w:eastAsia="Times New Roman" w:hAnsi="Times New Roman" w:cs="Times New Roman"/>
          <w:color w:val="000000" w:themeColor="text1"/>
          <w:sz w:val="24"/>
          <w:szCs w:val="24"/>
        </w:rPr>
        <w:t xml:space="preserve">reject decisions </w:t>
      </w:r>
      <w:r w:rsidR="00D11FD4">
        <w:rPr>
          <w:rFonts w:ascii="Times New Roman" w:eastAsia="Times New Roman" w:hAnsi="Times New Roman" w:cs="Times New Roman"/>
          <w:color w:val="000000" w:themeColor="text1"/>
          <w:sz w:val="24"/>
          <w:szCs w:val="24"/>
        </w:rPr>
        <w:t>regarding</w:t>
      </w:r>
      <w:r w:rsidR="00D11FD4" w:rsidRPr="008409C8">
        <w:rPr>
          <w:rFonts w:ascii="Times New Roman" w:eastAsia="Times New Roman" w:hAnsi="Times New Roman" w:cs="Times New Roman"/>
          <w:color w:val="000000" w:themeColor="text1"/>
          <w:sz w:val="24"/>
          <w:szCs w:val="24"/>
        </w:rPr>
        <w:t xml:space="preserve"> </w:t>
      </w:r>
      <w:r w:rsidR="000D5E79" w:rsidRPr="008409C8">
        <w:rPr>
          <w:rFonts w:ascii="Times New Roman" w:eastAsia="Times New Roman" w:hAnsi="Times New Roman" w:cs="Times New Roman"/>
          <w:color w:val="000000" w:themeColor="text1"/>
          <w:sz w:val="24"/>
          <w:szCs w:val="24"/>
        </w:rPr>
        <w:t>delayed reward offers</w:t>
      </w:r>
      <w:r w:rsidR="00EC096E" w:rsidRPr="008409C8">
        <w:rPr>
          <w:rFonts w:ascii="Times New Roman" w:eastAsia="Times New Roman" w:hAnsi="Times New Roman" w:cs="Times New Roman"/>
          <w:color w:val="000000" w:themeColor="text1"/>
          <w:sz w:val="24"/>
          <w:szCs w:val="24"/>
        </w:rPr>
        <w:t xml:space="preserve"> by releasing a lever when the purple </w:t>
      </w:r>
      <w:r w:rsidR="00D11FD4">
        <w:rPr>
          <w:rFonts w:ascii="Times New Roman" w:eastAsia="Times New Roman" w:hAnsi="Times New Roman" w:cs="Times New Roman"/>
          <w:color w:val="000000" w:themeColor="text1"/>
          <w:sz w:val="24"/>
          <w:szCs w:val="24"/>
        </w:rPr>
        <w:t>‘</w:t>
      </w:r>
      <w:r w:rsidR="00D11FD4" w:rsidRPr="008409C8">
        <w:rPr>
          <w:rFonts w:ascii="Times New Roman" w:eastAsia="Times New Roman" w:hAnsi="Times New Roman" w:cs="Times New Roman"/>
          <w:color w:val="000000" w:themeColor="text1"/>
          <w:sz w:val="24"/>
          <w:szCs w:val="24"/>
        </w:rPr>
        <w:t>accept</w:t>
      </w:r>
      <w:r w:rsidR="00D11FD4">
        <w:rPr>
          <w:rFonts w:ascii="Times New Roman" w:eastAsia="Times New Roman" w:hAnsi="Times New Roman" w:cs="Times New Roman"/>
          <w:color w:val="000000" w:themeColor="text1"/>
          <w:sz w:val="24"/>
          <w:szCs w:val="24"/>
        </w:rPr>
        <w:t>’</w:t>
      </w:r>
      <w:r w:rsidR="00D11FD4" w:rsidRPr="008409C8">
        <w:rPr>
          <w:rFonts w:ascii="Times New Roman" w:eastAsia="Times New Roman" w:hAnsi="Times New Roman" w:cs="Times New Roman"/>
          <w:color w:val="000000" w:themeColor="text1"/>
          <w:sz w:val="24"/>
          <w:szCs w:val="24"/>
        </w:rPr>
        <w:t xml:space="preserve"> </w:t>
      </w:r>
      <w:r w:rsidR="00B7113C" w:rsidRPr="008409C8">
        <w:rPr>
          <w:rFonts w:ascii="Times New Roman" w:eastAsia="Times New Roman" w:hAnsi="Times New Roman" w:cs="Times New Roman"/>
          <w:color w:val="000000" w:themeColor="text1"/>
          <w:sz w:val="24"/>
          <w:szCs w:val="24"/>
        </w:rPr>
        <w:t>or</w:t>
      </w:r>
      <w:r w:rsidR="00EC096E" w:rsidRPr="008409C8">
        <w:rPr>
          <w:rFonts w:ascii="Times New Roman" w:eastAsia="Times New Roman" w:hAnsi="Times New Roman" w:cs="Times New Roman"/>
          <w:color w:val="000000" w:themeColor="text1"/>
          <w:sz w:val="24"/>
          <w:szCs w:val="24"/>
        </w:rPr>
        <w:t xml:space="preserve"> yellow </w:t>
      </w:r>
      <w:r w:rsidR="00D11FD4">
        <w:rPr>
          <w:rFonts w:ascii="Times New Roman" w:eastAsia="Times New Roman" w:hAnsi="Times New Roman" w:cs="Times New Roman"/>
          <w:color w:val="000000" w:themeColor="text1"/>
          <w:sz w:val="24"/>
          <w:szCs w:val="24"/>
        </w:rPr>
        <w:t xml:space="preserve">‘reject’ </w:t>
      </w:r>
      <w:r w:rsidR="00EC096E" w:rsidRPr="008409C8">
        <w:rPr>
          <w:rFonts w:ascii="Times New Roman" w:eastAsia="Times New Roman" w:hAnsi="Times New Roman" w:cs="Times New Roman"/>
          <w:color w:val="000000" w:themeColor="text1"/>
          <w:sz w:val="24"/>
          <w:szCs w:val="24"/>
        </w:rPr>
        <w:t>go signal</w:t>
      </w:r>
      <w:r w:rsidR="00B02555" w:rsidRPr="008409C8">
        <w:rPr>
          <w:rFonts w:ascii="Times New Roman" w:eastAsia="Times New Roman" w:hAnsi="Times New Roman" w:cs="Times New Roman"/>
          <w:color w:val="000000" w:themeColor="text1"/>
          <w:sz w:val="24"/>
          <w:szCs w:val="24"/>
        </w:rPr>
        <w:t xml:space="preserve"> </w:t>
      </w:r>
      <w:r w:rsidR="00B7113C" w:rsidRPr="008409C8">
        <w:rPr>
          <w:rFonts w:ascii="Times New Roman" w:eastAsia="Times New Roman" w:hAnsi="Times New Roman" w:cs="Times New Roman"/>
          <w:color w:val="000000" w:themeColor="text1"/>
          <w:sz w:val="24"/>
          <w:szCs w:val="24"/>
        </w:rPr>
        <w:t>was presented</w:t>
      </w:r>
      <w:r w:rsidR="00EC096E" w:rsidRPr="008409C8">
        <w:rPr>
          <w:rFonts w:ascii="Times New Roman" w:eastAsia="Times New Roman" w:hAnsi="Times New Roman" w:cs="Times New Roman"/>
          <w:color w:val="000000" w:themeColor="text1"/>
          <w:sz w:val="24"/>
          <w:szCs w:val="24"/>
        </w:rPr>
        <w:t xml:space="preserve">. </w:t>
      </w:r>
      <w:r w:rsidR="00872541" w:rsidRPr="008409C8">
        <w:rPr>
          <w:rFonts w:ascii="Times New Roman" w:eastAsia="Times New Roman" w:hAnsi="Times New Roman" w:cs="Times New Roman"/>
          <w:color w:val="000000" w:themeColor="text1"/>
          <w:sz w:val="24"/>
          <w:szCs w:val="24"/>
        </w:rPr>
        <w:t xml:space="preserve">We showed that both of our monkeys adjusted their temporal discounting behavior based on the go signal. </w:t>
      </w:r>
      <w:r w:rsidR="00233607" w:rsidRPr="008409C8">
        <w:rPr>
          <w:rFonts w:ascii="Times New Roman" w:eastAsia="Times New Roman" w:hAnsi="Times New Roman" w:cs="Times New Roman"/>
          <w:color w:val="000000" w:themeColor="text1"/>
          <w:sz w:val="24"/>
          <w:szCs w:val="24"/>
        </w:rPr>
        <w:t xml:space="preserve">Specifically, when the first go signal was yellow (animals have to wait an additional delay after the yellow go signal to turn purple to accept the offer) compared to purple (animals can accept the offer immediately), both </w:t>
      </w:r>
      <w:r w:rsidR="00D11FD4">
        <w:rPr>
          <w:rFonts w:ascii="Times New Roman" w:eastAsia="Times New Roman" w:hAnsi="Times New Roman" w:cs="Times New Roman"/>
          <w:color w:val="000000" w:themeColor="text1"/>
          <w:sz w:val="24"/>
          <w:szCs w:val="24"/>
        </w:rPr>
        <w:t>monkeys</w:t>
      </w:r>
      <w:r w:rsidR="00233607" w:rsidRPr="008409C8">
        <w:rPr>
          <w:rFonts w:ascii="Times New Roman" w:eastAsia="Times New Roman" w:hAnsi="Times New Roman" w:cs="Times New Roman"/>
          <w:color w:val="000000" w:themeColor="text1"/>
          <w:sz w:val="24"/>
          <w:szCs w:val="24"/>
        </w:rPr>
        <w:t xml:space="preserve"> were </w:t>
      </w:r>
      <w:r w:rsidR="0084267A" w:rsidRPr="008409C8">
        <w:rPr>
          <w:rFonts w:ascii="Times New Roman" w:eastAsia="Times New Roman" w:hAnsi="Times New Roman" w:cs="Times New Roman"/>
          <w:color w:val="000000" w:themeColor="text1"/>
          <w:sz w:val="24"/>
          <w:szCs w:val="24"/>
        </w:rPr>
        <w:t>less</w:t>
      </w:r>
      <w:r w:rsidR="00233607" w:rsidRPr="008409C8">
        <w:rPr>
          <w:rFonts w:ascii="Times New Roman" w:eastAsia="Times New Roman" w:hAnsi="Times New Roman" w:cs="Times New Roman"/>
          <w:color w:val="000000" w:themeColor="text1"/>
          <w:sz w:val="24"/>
          <w:szCs w:val="24"/>
        </w:rPr>
        <w:t xml:space="preserve"> likely to accept the original delayed reward offer</w:t>
      </w:r>
      <w:r w:rsidR="00134412" w:rsidRPr="008409C8">
        <w:rPr>
          <w:rFonts w:ascii="Times New Roman" w:eastAsia="Times New Roman" w:hAnsi="Times New Roman" w:cs="Times New Roman"/>
          <w:color w:val="000000" w:themeColor="text1"/>
          <w:sz w:val="24"/>
          <w:szCs w:val="24"/>
        </w:rPr>
        <w:t xml:space="preserve"> due to the additional wait time</w:t>
      </w:r>
      <w:r w:rsidR="00233607" w:rsidRPr="008409C8">
        <w:rPr>
          <w:rFonts w:ascii="Times New Roman" w:eastAsia="Times New Roman" w:hAnsi="Times New Roman" w:cs="Times New Roman"/>
          <w:color w:val="000000" w:themeColor="text1"/>
          <w:sz w:val="24"/>
          <w:szCs w:val="24"/>
        </w:rPr>
        <w:t>.</w:t>
      </w:r>
      <w:r w:rsidR="007C4E3D" w:rsidRPr="008409C8">
        <w:rPr>
          <w:rFonts w:ascii="Times New Roman" w:eastAsia="Times New Roman" w:hAnsi="Times New Roman" w:cs="Times New Roman"/>
          <w:color w:val="000000" w:themeColor="text1"/>
          <w:sz w:val="24"/>
          <w:szCs w:val="24"/>
        </w:rPr>
        <w:t xml:space="preserve"> Behavioral modeling revealed </w:t>
      </w:r>
      <w:r w:rsidR="00F43FA2" w:rsidRPr="008409C8">
        <w:rPr>
          <w:rFonts w:ascii="Times New Roman" w:eastAsia="Times New Roman" w:hAnsi="Times New Roman" w:cs="Times New Roman"/>
          <w:color w:val="000000" w:themeColor="text1"/>
          <w:sz w:val="24"/>
          <w:szCs w:val="24"/>
        </w:rPr>
        <w:t xml:space="preserve">differences in </w:t>
      </w:r>
      <w:r w:rsidR="007C4E3D" w:rsidRPr="008409C8">
        <w:rPr>
          <w:rFonts w:ascii="Times New Roman" w:eastAsia="Times New Roman" w:hAnsi="Times New Roman" w:cs="Times New Roman"/>
          <w:color w:val="000000" w:themeColor="text1"/>
          <w:sz w:val="24"/>
          <w:szCs w:val="24"/>
        </w:rPr>
        <w:t>strategy between monkeys</w:t>
      </w:r>
      <w:r w:rsidR="004D7601" w:rsidRPr="008409C8">
        <w:rPr>
          <w:rFonts w:ascii="Times New Roman" w:eastAsia="Times New Roman" w:hAnsi="Times New Roman" w:cs="Times New Roman"/>
          <w:color w:val="000000" w:themeColor="text1"/>
          <w:sz w:val="24"/>
          <w:szCs w:val="24"/>
        </w:rPr>
        <w:t xml:space="preserve">. Monkey S recomputed </w:t>
      </w:r>
      <w:r w:rsidR="00F43FA2" w:rsidRPr="008409C8">
        <w:rPr>
          <w:rFonts w:ascii="Times New Roman" w:eastAsia="Times New Roman" w:hAnsi="Times New Roman" w:cs="Times New Roman"/>
          <w:color w:val="000000" w:themeColor="text1"/>
          <w:sz w:val="24"/>
          <w:szCs w:val="24"/>
        </w:rPr>
        <w:t xml:space="preserve">the </w:t>
      </w:r>
      <w:r w:rsidR="004D7601" w:rsidRPr="008409C8">
        <w:rPr>
          <w:rFonts w:ascii="Times New Roman" w:eastAsia="Times New Roman" w:hAnsi="Times New Roman" w:cs="Times New Roman"/>
          <w:color w:val="000000" w:themeColor="text1"/>
          <w:sz w:val="24"/>
          <w:szCs w:val="24"/>
        </w:rPr>
        <w:t xml:space="preserve">temporally discounted value by </w:t>
      </w:r>
      <w:r w:rsidR="00F43FA2" w:rsidRPr="008409C8">
        <w:rPr>
          <w:rFonts w:ascii="Times New Roman" w:eastAsia="Times New Roman" w:hAnsi="Times New Roman" w:cs="Times New Roman"/>
          <w:color w:val="000000" w:themeColor="text1"/>
          <w:sz w:val="24"/>
          <w:szCs w:val="24"/>
        </w:rPr>
        <w:t>considering</w:t>
      </w:r>
      <w:r w:rsidR="004D7601" w:rsidRPr="008409C8">
        <w:rPr>
          <w:rFonts w:ascii="Times New Roman" w:eastAsia="Times New Roman" w:hAnsi="Times New Roman" w:cs="Times New Roman"/>
          <w:color w:val="000000" w:themeColor="text1"/>
          <w:sz w:val="24"/>
          <w:szCs w:val="24"/>
        </w:rPr>
        <w:t xml:space="preserve"> </w:t>
      </w:r>
      <w:r w:rsidR="00D11FD4">
        <w:rPr>
          <w:rFonts w:ascii="Times New Roman" w:eastAsia="Times New Roman" w:hAnsi="Times New Roman" w:cs="Times New Roman"/>
          <w:color w:val="000000" w:themeColor="text1"/>
          <w:sz w:val="24"/>
          <w:szCs w:val="24"/>
        </w:rPr>
        <w:t xml:space="preserve">the </w:t>
      </w:r>
      <w:r w:rsidR="004D7601" w:rsidRPr="008409C8">
        <w:rPr>
          <w:rFonts w:ascii="Times New Roman" w:eastAsia="Times New Roman" w:hAnsi="Times New Roman" w:cs="Times New Roman"/>
          <w:color w:val="000000" w:themeColor="text1"/>
          <w:sz w:val="24"/>
          <w:szCs w:val="24"/>
        </w:rPr>
        <w:t>additional delay associated with the go signal</w:t>
      </w:r>
      <w:r w:rsidR="00F43FA2" w:rsidRPr="008409C8">
        <w:rPr>
          <w:rFonts w:ascii="Times New Roman" w:eastAsia="Times New Roman" w:hAnsi="Times New Roman" w:cs="Times New Roman"/>
          <w:color w:val="000000" w:themeColor="text1"/>
          <w:sz w:val="24"/>
          <w:szCs w:val="24"/>
        </w:rPr>
        <w:t>. In contrast,</w:t>
      </w:r>
      <w:r w:rsidR="004D7601" w:rsidRPr="008409C8">
        <w:rPr>
          <w:rFonts w:ascii="Times New Roman" w:eastAsia="Times New Roman" w:hAnsi="Times New Roman" w:cs="Times New Roman"/>
          <w:color w:val="000000" w:themeColor="text1"/>
          <w:sz w:val="24"/>
          <w:szCs w:val="24"/>
        </w:rPr>
        <w:t xml:space="preserve"> Monkey T treated the go signal as having additional additive value</w:t>
      </w:r>
      <w:r w:rsidR="00D11FD4">
        <w:rPr>
          <w:rFonts w:ascii="Times New Roman" w:eastAsia="Times New Roman" w:hAnsi="Times New Roman" w:cs="Times New Roman"/>
          <w:color w:val="000000" w:themeColor="text1"/>
          <w:sz w:val="24"/>
          <w:szCs w:val="24"/>
        </w:rPr>
        <w:t>,</w:t>
      </w:r>
      <w:r w:rsidR="0058771E" w:rsidRPr="008409C8">
        <w:rPr>
          <w:rFonts w:ascii="Times New Roman" w:eastAsia="Times New Roman" w:hAnsi="Times New Roman" w:cs="Times New Roman"/>
          <w:color w:val="000000" w:themeColor="text1"/>
          <w:sz w:val="24"/>
          <w:szCs w:val="24"/>
        </w:rPr>
        <w:t xml:space="preserve"> without recomputing the temporally discounted value of the original offer. </w:t>
      </w:r>
      <w:r w:rsidR="00087ADD" w:rsidRPr="008409C8">
        <w:rPr>
          <w:rFonts w:ascii="Times New Roman" w:eastAsia="Times New Roman" w:hAnsi="Times New Roman" w:cs="Times New Roman"/>
          <w:color w:val="000000" w:themeColor="text1"/>
          <w:sz w:val="24"/>
          <w:szCs w:val="24"/>
        </w:rPr>
        <w:t xml:space="preserve">At the neural level, we found neural evidence </w:t>
      </w:r>
      <w:r w:rsidR="00C51730" w:rsidRPr="008409C8">
        <w:rPr>
          <w:rFonts w:ascii="Times New Roman" w:eastAsia="Times New Roman" w:hAnsi="Times New Roman" w:cs="Times New Roman"/>
          <w:color w:val="000000" w:themeColor="text1"/>
          <w:sz w:val="24"/>
          <w:szCs w:val="24"/>
        </w:rPr>
        <w:t xml:space="preserve">of </w:t>
      </w:r>
      <w:r w:rsidR="00087ADD" w:rsidRPr="008409C8">
        <w:rPr>
          <w:rFonts w:ascii="Times New Roman" w:eastAsia="Times New Roman" w:hAnsi="Times New Roman" w:cs="Times New Roman"/>
          <w:color w:val="000000" w:themeColor="text1"/>
          <w:sz w:val="24"/>
          <w:szCs w:val="24"/>
        </w:rPr>
        <w:t xml:space="preserve">temporal discounting computation in dlPFC </w:t>
      </w:r>
      <w:r w:rsidR="00C51730" w:rsidRPr="008409C8">
        <w:rPr>
          <w:rFonts w:ascii="Times New Roman" w:eastAsia="Times New Roman" w:hAnsi="Times New Roman" w:cs="Times New Roman"/>
          <w:color w:val="000000" w:themeColor="text1"/>
          <w:sz w:val="24"/>
          <w:szCs w:val="24"/>
        </w:rPr>
        <w:t xml:space="preserve">of </w:t>
      </w:r>
      <w:r w:rsidR="00087ADD" w:rsidRPr="008409C8">
        <w:rPr>
          <w:rFonts w:ascii="Times New Roman" w:eastAsia="Times New Roman" w:hAnsi="Times New Roman" w:cs="Times New Roman"/>
          <w:color w:val="000000" w:themeColor="text1"/>
          <w:sz w:val="24"/>
          <w:szCs w:val="24"/>
        </w:rPr>
        <w:t>both monkeys</w:t>
      </w:r>
      <w:r w:rsidR="00D11FD4">
        <w:rPr>
          <w:rFonts w:ascii="Times New Roman" w:eastAsia="Times New Roman" w:hAnsi="Times New Roman" w:cs="Times New Roman"/>
          <w:color w:val="000000" w:themeColor="text1"/>
          <w:sz w:val="24"/>
          <w:szCs w:val="24"/>
        </w:rPr>
        <w:t>. T</w:t>
      </w:r>
      <w:r w:rsidR="00087ADD" w:rsidRPr="008409C8">
        <w:rPr>
          <w:rFonts w:ascii="Times New Roman" w:eastAsia="Times New Roman" w:hAnsi="Times New Roman" w:cs="Times New Roman"/>
          <w:color w:val="000000" w:themeColor="text1"/>
          <w:sz w:val="24"/>
          <w:szCs w:val="24"/>
        </w:rPr>
        <w:t>he population encoding dimension</w:t>
      </w:r>
      <w:r w:rsidR="00D11FD4">
        <w:rPr>
          <w:rFonts w:ascii="Times New Roman" w:eastAsia="Times New Roman" w:hAnsi="Times New Roman" w:cs="Times New Roman"/>
          <w:color w:val="000000" w:themeColor="text1"/>
          <w:sz w:val="24"/>
          <w:szCs w:val="24"/>
        </w:rPr>
        <w:t>s</w:t>
      </w:r>
      <w:r w:rsidR="00087ADD" w:rsidRPr="008409C8">
        <w:rPr>
          <w:rFonts w:ascii="Times New Roman" w:eastAsia="Times New Roman" w:hAnsi="Times New Roman" w:cs="Times New Roman"/>
          <w:color w:val="000000" w:themeColor="text1"/>
          <w:sz w:val="24"/>
          <w:szCs w:val="24"/>
        </w:rPr>
        <w:t xml:space="preserve"> for reward and delay </w:t>
      </w:r>
      <w:r w:rsidR="00C51730" w:rsidRPr="008409C8">
        <w:rPr>
          <w:rFonts w:ascii="Times New Roman" w:eastAsia="Times New Roman" w:hAnsi="Times New Roman" w:cs="Times New Roman"/>
          <w:color w:val="000000" w:themeColor="text1"/>
          <w:sz w:val="24"/>
          <w:szCs w:val="24"/>
        </w:rPr>
        <w:t>we</w:t>
      </w:r>
      <w:r w:rsidR="00087ADD" w:rsidRPr="008409C8">
        <w:rPr>
          <w:rFonts w:ascii="Times New Roman" w:eastAsia="Times New Roman" w:hAnsi="Times New Roman" w:cs="Times New Roman"/>
          <w:color w:val="000000" w:themeColor="text1"/>
          <w:sz w:val="24"/>
          <w:szCs w:val="24"/>
        </w:rPr>
        <w:t xml:space="preserve">re inversely aligned in </w:t>
      </w:r>
      <w:r w:rsidR="00D11FD4">
        <w:rPr>
          <w:rFonts w:ascii="Times New Roman" w:eastAsia="Times New Roman" w:hAnsi="Times New Roman" w:cs="Times New Roman"/>
          <w:color w:val="000000" w:themeColor="text1"/>
          <w:sz w:val="24"/>
          <w:szCs w:val="24"/>
        </w:rPr>
        <w:t xml:space="preserve">the </w:t>
      </w:r>
      <w:r w:rsidR="00087ADD" w:rsidRPr="008409C8">
        <w:rPr>
          <w:rFonts w:ascii="Times New Roman" w:eastAsia="Times New Roman" w:hAnsi="Times New Roman" w:cs="Times New Roman"/>
          <w:color w:val="000000" w:themeColor="text1"/>
          <w:sz w:val="24"/>
          <w:szCs w:val="24"/>
        </w:rPr>
        <w:t>dlPFC</w:t>
      </w:r>
      <w:r w:rsidR="00BE5DFC" w:rsidRPr="008409C8">
        <w:rPr>
          <w:rFonts w:ascii="Times New Roman" w:eastAsia="Times New Roman" w:hAnsi="Times New Roman" w:cs="Times New Roman"/>
          <w:color w:val="000000" w:themeColor="text1"/>
          <w:sz w:val="24"/>
          <w:szCs w:val="24"/>
        </w:rPr>
        <w:t xml:space="preserve">, in line with previous research </w:t>
      </w:r>
      <w:r w:rsidR="00087ADD" w:rsidRPr="008409C8">
        <w:rPr>
          <w:rFonts w:ascii="Times New Roman" w:eastAsia="Times New Roman" w:hAnsi="Times New Roman" w:cs="Times New Roman"/>
          <w:color w:val="000000" w:themeColor="text1"/>
          <w:sz w:val="24"/>
          <w:szCs w:val="24"/>
        </w:rPr>
        <w:t>(</w:t>
      </w:r>
      <w:r w:rsidR="00240887" w:rsidRPr="008409C8">
        <w:rPr>
          <w:rFonts w:ascii="Times New Roman" w:eastAsia="Times New Roman" w:hAnsi="Times New Roman" w:cs="Times New Roman"/>
          <w:color w:val="000000" w:themeColor="text1"/>
          <w:sz w:val="24"/>
          <w:szCs w:val="24"/>
        </w:rPr>
        <w:t>17, 18</w:t>
      </w:r>
      <w:r w:rsidR="00087ADD" w:rsidRPr="008409C8">
        <w:rPr>
          <w:rFonts w:ascii="Times New Roman" w:eastAsia="Times New Roman" w:hAnsi="Times New Roman" w:cs="Times New Roman"/>
          <w:color w:val="000000" w:themeColor="text1"/>
          <w:sz w:val="24"/>
          <w:szCs w:val="24"/>
        </w:rPr>
        <w:t>). Despite the</w:t>
      </w:r>
      <w:r w:rsidR="00C51730" w:rsidRPr="008409C8">
        <w:rPr>
          <w:rFonts w:ascii="Times New Roman" w:eastAsia="Times New Roman" w:hAnsi="Times New Roman" w:cs="Times New Roman"/>
          <w:color w:val="000000" w:themeColor="text1"/>
          <w:sz w:val="24"/>
          <w:szCs w:val="24"/>
        </w:rPr>
        <w:t>se</w:t>
      </w:r>
      <w:r w:rsidR="00087ADD" w:rsidRPr="008409C8">
        <w:rPr>
          <w:rFonts w:ascii="Times New Roman" w:eastAsia="Times New Roman" w:hAnsi="Times New Roman" w:cs="Times New Roman"/>
          <w:color w:val="000000" w:themeColor="text1"/>
          <w:sz w:val="24"/>
          <w:szCs w:val="24"/>
        </w:rPr>
        <w:t xml:space="preserve"> similarities, </w:t>
      </w:r>
      <w:r w:rsidR="00D11FD4">
        <w:rPr>
          <w:rFonts w:ascii="Times New Roman" w:eastAsia="Times New Roman" w:hAnsi="Times New Roman" w:cs="Times New Roman"/>
          <w:color w:val="000000" w:themeColor="text1"/>
          <w:sz w:val="24"/>
          <w:szCs w:val="24"/>
        </w:rPr>
        <w:t xml:space="preserve">however, </w:t>
      </w:r>
      <w:r w:rsidR="00087ADD" w:rsidRPr="008409C8">
        <w:rPr>
          <w:rFonts w:ascii="Times New Roman" w:eastAsia="Times New Roman" w:hAnsi="Times New Roman" w:cs="Times New Roman"/>
          <w:color w:val="000000" w:themeColor="text1"/>
          <w:sz w:val="24"/>
          <w:szCs w:val="24"/>
        </w:rPr>
        <w:t xml:space="preserve">we found </w:t>
      </w:r>
      <w:r w:rsidR="00A347FC" w:rsidRPr="008409C8">
        <w:rPr>
          <w:rFonts w:ascii="Times New Roman" w:eastAsia="Times New Roman" w:hAnsi="Times New Roman" w:cs="Times New Roman"/>
          <w:color w:val="000000" w:themeColor="text1"/>
          <w:sz w:val="24"/>
          <w:szCs w:val="24"/>
        </w:rPr>
        <w:t xml:space="preserve">that dlPFC neurons encoded reward and time in a way that reflected the behavioral differences between </w:t>
      </w:r>
      <w:r w:rsidR="00C51730" w:rsidRPr="008409C8">
        <w:rPr>
          <w:rFonts w:ascii="Times New Roman" w:eastAsia="Times New Roman" w:hAnsi="Times New Roman" w:cs="Times New Roman"/>
          <w:color w:val="000000" w:themeColor="text1"/>
          <w:sz w:val="24"/>
          <w:szCs w:val="24"/>
        </w:rPr>
        <w:t xml:space="preserve">the </w:t>
      </w:r>
      <w:r w:rsidR="00A347FC" w:rsidRPr="008409C8">
        <w:rPr>
          <w:rFonts w:ascii="Times New Roman" w:eastAsia="Times New Roman" w:hAnsi="Times New Roman" w:cs="Times New Roman"/>
          <w:color w:val="000000" w:themeColor="text1"/>
          <w:sz w:val="24"/>
          <w:szCs w:val="24"/>
        </w:rPr>
        <w:t>animals</w:t>
      </w:r>
      <w:r w:rsidR="00C51730" w:rsidRPr="008409C8">
        <w:rPr>
          <w:rFonts w:ascii="Times New Roman" w:eastAsia="Times New Roman" w:hAnsi="Times New Roman" w:cs="Times New Roman"/>
          <w:color w:val="000000" w:themeColor="text1"/>
          <w:sz w:val="24"/>
          <w:szCs w:val="24"/>
        </w:rPr>
        <w:t>.</w:t>
      </w:r>
      <w:r w:rsidR="00A347FC" w:rsidRPr="008409C8">
        <w:rPr>
          <w:rFonts w:ascii="Times New Roman" w:eastAsia="Times New Roman" w:hAnsi="Times New Roman" w:cs="Times New Roman"/>
          <w:color w:val="000000" w:themeColor="text1"/>
          <w:sz w:val="24"/>
          <w:szCs w:val="24"/>
        </w:rPr>
        <w:t xml:space="preserve"> </w:t>
      </w:r>
      <w:r w:rsidR="00C51730" w:rsidRPr="008409C8">
        <w:rPr>
          <w:rFonts w:ascii="Times New Roman" w:eastAsia="Times New Roman" w:hAnsi="Times New Roman" w:cs="Times New Roman"/>
          <w:color w:val="000000" w:themeColor="text1"/>
          <w:sz w:val="24"/>
          <w:szCs w:val="24"/>
        </w:rPr>
        <w:t xml:space="preserve">This </w:t>
      </w:r>
      <w:r w:rsidR="000C16F6" w:rsidRPr="008409C8">
        <w:rPr>
          <w:rFonts w:ascii="Times New Roman" w:eastAsia="Times New Roman" w:hAnsi="Times New Roman" w:cs="Times New Roman"/>
          <w:color w:val="000000" w:themeColor="text1"/>
          <w:sz w:val="24"/>
          <w:szCs w:val="24"/>
        </w:rPr>
        <w:t>suggest</w:t>
      </w:r>
      <w:r w:rsidR="00C51730" w:rsidRPr="008409C8">
        <w:rPr>
          <w:rFonts w:ascii="Times New Roman" w:eastAsia="Times New Roman" w:hAnsi="Times New Roman" w:cs="Times New Roman"/>
          <w:color w:val="000000" w:themeColor="text1"/>
          <w:sz w:val="24"/>
          <w:szCs w:val="24"/>
        </w:rPr>
        <w:t>s</w:t>
      </w:r>
      <w:r w:rsidR="000C16F6" w:rsidRPr="008409C8">
        <w:rPr>
          <w:rFonts w:ascii="Times New Roman" w:eastAsia="Times New Roman" w:hAnsi="Times New Roman" w:cs="Times New Roman"/>
          <w:color w:val="000000" w:themeColor="text1"/>
          <w:sz w:val="24"/>
          <w:szCs w:val="24"/>
        </w:rPr>
        <w:t xml:space="preserve"> </w:t>
      </w:r>
      <w:r w:rsidR="00C51730" w:rsidRPr="008409C8">
        <w:rPr>
          <w:rFonts w:ascii="Times New Roman" w:eastAsia="Times New Roman" w:hAnsi="Times New Roman" w:cs="Times New Roman"/>
          <w:color w:val="000000" w:themeColor="text1"/>
          <w:sz w:val="24"/>
          <w:szCs w:val="24"/>
        </w:rPr>
        <w:t xml:space="preserve">that the coding of reward and time in dlPFC </w:t>
      </w:r>
      <w:r w:rsidR="00D11FD4">
        <w:rPr>
          <w:rFonts w:ascii="Times New Roman" w:eastAsia="Times New Roman" w:hAnsi="Times New Roman" w:cs="Times New Roman"/>
          <w:color w:val="000000" w:themeColor="text1"/>
          <w:sz w:val="24"/>
          <w:szCs w:val="24"/>
        </w:rPr>
        <w:t xml:space="preserve">depends on the </w:t>
      </w:r>
      <w:r w:rsidR="00C51730" w:rsidRPr="008409C8">
        <w:rPr>
          <w:rFonts w:ascii="Times New Roman" w:eastAsia="Times New Roman" w:hAnsi="Times New Roman" w:cs="Times New Roman"/>
          <w:color w:val="000000" w:themeColor="text1"/>
          <w:sz w:val="24"/>
          <w:szCs w:val="24"/>
        </w:rPr>
        <w:t xml:space="preserve">strategy </w:t>
      </w:r>
      <w:r w:rsidR="00D11FD4">
        <w:rPr>
          <w:rFonts w:ascii="Times New Roman" w:eastAsia="Times New Roman" w:hAnsi="Times New Roman" w:cs="Times New Roman"/>
          <w:color w:val="000000" w:themeColor="text1"/>
          <w:sz w:val="24"/>
          <w:szCs w:val="24"/>
        </w:rPr>
        <w:t>employed</w:t>
      </w:r>
      <w:r w:rsidR="000C16F6" w:rsidRPr="008409C8">
        <w:rPr>
          <w:rFonts w:ascii="Times New Roman" w:eastAsia="Times New Roman" w:hAnsi="Times New Roman" w:cs="Times New Roman"/>
          <w:color w:val="000000" w:themeColor="text1"/>
          <w:sz w:val="24"/>
          <w:szCs w:val="24"/>
        </w:rPr>
        <w:t xml:space="preserve">. </w:t>
      </w:r>
    </w:p>
    <w:p w14:paraId="1AE1754D" w14:textId="4E0733E0" w:rsidR="00531A7F" w:rsidRDefault="00531A7F" w:rsidP="00531A7F">
      <w:pPr>
        <w:shd w:val="clear" w:color="auto" w:fill="FFFFFF"/>
        <w:spacing w:after="0" w:line="480" w:lineRule="auto"/>
        <w:ind w:firstLine="36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For monkey S, we observed that the population coding dimension for the go </w:t>
      </w:r>
      <w:r w:rsidR="00BE5DFC">
        <w:rPr>
          <w:rFonts w:ascii="Times New Roman" w:eastAsia="Times New Roman" w:hAnsi="Times New Roman" w:cs="Times New Roman"/>
          <w:color w:val="000000" w:themeColor="text1"/>
          <w:sz w:val="24"/>
          <w:szCs w:val="24"/>
        </w:rPr>
        <w:t>signal</w:t>
      </w:r>
      <w:r>
        <w:rPr>
          <w:rFonts w:ascii="Times New Roman" w:eastAsia="Times New Roman" w:hAnsi="Times New Roman" w:cs="Times New Roman"/>
          <w:color w:val="000000" w:themeColor="text1"/>
          <w:sz w:val="24"/>
          <w:szCs w:val="24"/>
        </w:rPr>
        <w:t xml:space="preserve"> </w:t>
      </w:r>
      <w:r w:rsidR="00D11FD4">
        <w:rPr>
          <w:rFonts w:ascii="Times New Roman" w:eastAsia="Times New Roman" w:hAnsi="Times New Roman" w:cs="Times New Roman"/>
          <w:color w:val="000000" w:themeColor="text1"/>
          <w:sz w:val="24"/>
          <w:szCs w:val="24"/>
        </w:rPr>
        <w:t xml:space="preserve">was </w:t>
      </w:r>
      <w:r>
        <w:rPr>
          <w:rFonts w:ascii="Times New Roman" w:eastAsia="Times New Roman" w:hAnsi="Times New Roman" w:cs="Times New Roman"/>
          <w:color w:val="000000" w:themeColor="text1"/>
          <w:sz w:val="24"/>
          <w:szCs w:val="24"/>
        </w:rPr>
        <w:t>positively align</w:t>
      </w:r>
      <w:r w:rsidR="00692E7F">
        <w:rPr>
          <w:rFonts w:ascii="Times New Roman" w:eastAsia="Times New Roman" w:hAnsi="Times New Roman" w:cs="Times New Roman"/>
          <w:color w:val="000000" w:themeColor="text1"/>
          <w:sz w:val="24"/>
          <w:szCs w:val="24"/>
        </w:rPr>
        <w:t>ed</w:t>
      </w:r>
      <w:r>
        <w:rPr>
          <w:rFonts w:ascii="Times New Roman" w:eastAsia="Times New Roman" w:hAnsi="Times New Roman" w:cs="Times New Roman"/>
          <w:color w:val="000000" w:themeColor="text1"/>
          <w:sz w:val="24"/>
          <w:szCs w:val="24"/>
        </w:rPr>
        <w:t xml:space="preserve"> with the </w:t>
      </w:r>
      <w:r w:rsidR="00692E7F">
        <w:rPr>
          <w:rFonts w:ascii="Times New Roman" w:eastAsia="Times New Roman" w:hAnsi="Times New Roman" w:cs="Times New Roman"/>
          <w:color w:val="000000" w:themeColor="text1"/>
          <w:sz w:val="24"/>
          <w:szCs w:val="24"/>
        </w:rPr>
        <w:t xml:space="preserve">reward size </w:t>
      </w:r>
      <w:r>
        <w:rPr>
          <w:rFonts w:ascii="Times New Roman" w:eastAsia="Times New Roman" w:hAnsi="Times New Roman" w:cs="Times New Roman"/>
          <w:color w:val="000000" w:themeColor="text1"/>
          <w:sz w:val="24"/>
          <w:szCs w:val="24"/>
        </w:rPr>
        <w:t xml:space="preserve">coding dimension </w:t>
      </w:r>
      <w:r w:rsidR="00D11FD4">
        <w:rPr>
          <w:rFonts w:ascii="Times New Roman" w:eastAsia="Times New Roman" w:hAnsi="Times New Roman" w:cs="Times New Roman"/>
          <w:color w:val="000000" w:themeColor="text1"/>
          <w:sz w:val="24"/>
          <w:szCs w:val="24"/>
        </w:rPr>
        <w:t xml:space="preserve">and </w:t>
      </w:r>
      <w:r>
        <w:rPr>
          <w:rFonts w:ascii="Times New Roman" w:eastAsia="Times New Roman" w:hAnsi="Times New Roman" w:cs="Times New Roman"/>
          <w:color w:val="000000" w:themeColor="text1"/>
          <w:sz w:val="24"/>
          <w:szCs w:val="24"/>
        </w:rPr>
        <w:t>negatively align</w:t>
      </w:r>
      <w:r w:rsidR="00692E7F">
        <w:rPr>
          <w:rFonts w:ascii="Times New Roman" w:eastAsia="Times New Roman" w:hAnsi="Times New Roman" w:cs="Times New Roman"/>
          <w:color w:val="000000" w:themeColor="text1"/>
          <w:sz w:val="24"/>
          <w:szCs w:val="24"/>
        </w:rPr>
        <w:t>ed</w:t>
      </w:r>
      <w:r>
        <w:rPr>
          <w:rFonts w:ascii="Times New Roman" w:eastAsia="Times New Roman" w:hAnsi="Times New Roman" w:cs="Times New Roman"/>
          <w:color w:val="000000" w:themeColor="text1"/>
          <w:sz w:val="24"/>
          <w:szCs w:val="24"/>
        </w:rPr>
        <w:t xml:space="preserve"> with the delay</w:t>
      </w:r>
      <w:r w:rsidR="00692E7F">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color w:val="000000" w:themeColor="text1"/>
          <w:sz w:val="24"/>
          <w:szCs w:val="24"/>
        </w:rPr>
        <w:t>coding dimension. This suggest</w:t>
      </w:r>
      <w:r w:rsidR="00692E7F">
        <w:rPr>
          <w:rFonts w:ascii="Times New Roman" w:eastAsia="Times New Roman" w:hAnsi="Times New Roman" w:cs="Times New Roman"/>
          <w:color w:val="000000" w:themeColor="text1"/>
          <w:sz w:val="24"/>
          <w:szCs w:val="24"/>
        </w:rPr>
        <w:t>s</w:t>
      </w:r>
      <w:r>
        <w:rPr>
          <w:rFonts w:ascii="Times New Roman" w:eastAsia="Times New Roman" w:hAnsi="Times New Roman" w:cs="Times New Roman"/>
          <w:color w:val="000000" w:themeColor="text1"/>
          <w:sz w:val="24"/>
          <w:szCs w:val="24"/>
        </w:rPr>
        <w:t xml:space="preserve"> that for monkey S, the go</w:t>
      </w:r>
      <w:r w:rsidR="00D11FD4">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color w:val="000000" w:themeColor="text1"/>
          <w:sz w:val="24"/>
          <w:szCs w:val="24"/>
        </w:rPr>
        <w:t xml:space="preserve">signal modified the discounted value, which is consistent with behavioral modeling results </w:t>
      </w:r>
      <w:r w:rsidR="00692E7F">
        <w:rPr>
          <w:rFonts w:ascii="Times New Roman" w:eastAsia="Times New Roman" w:hAnsi="Times New Roman" w:cs="Times New Roman"/>
          <w:color w:val="000000" w:themeColor="text1"/>
          <w:sz w:val="24"/>
          <w:szCs w:val="24"/>
        </w:rPr>
        <w:t xml:space="preserve">indicating </w:t>
      </w:r>
      <w:r>
        <w:rPr>
          <w:rFonts w:ascii="Times New Roman" w:eastAsia="Times New Roman" w:hAnsi="Times New Roman" w:cs="Times New Roman"/>
          <w:color w:val="000000" w:themeColor="text1"/>
          <w:sz w:val="24"/>
          <w:szCs w:val="24"/>
        </w:rPr>
        <w:t xml:space="preserve">that monkey S re-computed </w:t>
      </w:r>
      <w:r w:rsidR="00692E7F">
        <w:rPr>
          <w:rFonts w:ascii="Times New Roman" w:eastAsia="Times New Roman" w:hAnsi="Times New Roman" w:cs="Times New Roman"/>
          <w:color w:val="000000" w:themeColor="text1"/>
          <w:sz w:val="24"/>
          <w:szCs w:val="24"/>
        </w:rPr>
        <w:t xml:space="preserve">the </w:t>
      </w:r>
      <w:r>
        <w:rPr>
          <w:rFonts w:ascii="Times New Roman" w:eastAsia="Times New Roman" w:hAnsi="Times New Roman" w:cs="Times New Roman"/>
          <w:color w:val="000000" w:themeColor="text1"/>
          <w:sz w:val="24"/>
          <w:szCs w:val="24"/>
        </w:rPr>
        <w:t xml:space="preserve">temporally discounted value by considering the additional delay associated with the go signal. </w:t>
      </w:r>
      <w:r w:rsidR="00692E7F">
        <w:rPr>
          <w:rFonts w:ascii="Times New Roman" w:eastAsia="Times New Roman" w:hAnsi="Times New Roman" w:cs="Times New Roman"/>
          <w:color w:val="000000" w:themeColor="text1"/>
          <w:sz w:val="24"/>
          <w:szCs w:val="24"/>
        </w:rPr>
        <w:t>In contrast, f</w:t>
      </w:r>
      <w:r w:rsidR="00FB67DB">
        <w:rPr>
          <w:rFonts w:ascii="Times New Roman" w:eastAsia="Times New Roman" w:hAnsi="Times New Roman" w:cs="Times New Roman"/>
          <w:color w:val="000000" w:themeColor="text1"/>
          <w:sz w:val="24"/>
          <w:szCs w:val="24"/>
        </w:rPr>
        <w:t>or monkey T</w:t>
      </w:r>
      <w:r w:rsidR="00692E7F">
        <w:rPr>
          <w:rFonts w:ascii="Times New Roman" w:eastAsia="Times New Roman" w:hAnsi="Times New Roman" w:cs="Times New Roman"/>
          <w:color w:val="000000" w:themeColor="text1"/>
          <w:sz w:val="24"/>
          <w:szCs w:val="24"/>
        </w:rPr>
        <w:t>,</w:t>
      </w:r>
      <w:r w:rsidR="00FB67DB">
        <w:rPr>
          <w:rFonts w:ascii="Times New Roman" w:eastAsia="Times New Roman" w:hAnsi="Times New Roman" w:cs="Times New Roman"/>
          <w:color w:val="000000" w:themeColor="text1"/>
          <w:sz w:val="24"/>
          <w:szCs w:val="24"/>
        </w:rPr>
        <w:t xml:space="preserve"> the yellow/purple coding dimension was orthogonal to the value</w:t>
      </w:r>
      <w:r w:rsidR="00D11FD4">
        <w:rPr>
          <w:rFonts w:ascii="Times New Roman" w:eastAsia="Times New Roman" w:hAnsi="Times New Roman" w:cs="Times New Roman"/>
          <w:color w:val="000000" w:themeColor="text1"/>
          <w:sz w:val="24"/>
          <w:szCs w:val="24"/>
        </w:rPr>
        <w:t xml:space="preserve"> </w:t>
      </w:r>
      <w:r w:rsidR="00FB67DB">
        <w:rPr>
          <w:rFonts w:ascii="Times New Roman" w:eastAsia="Times New Roman" w:hAnsi="Times New Roman" w:cs="Times New Roman"/>
          <w:color w:val="000000" w:themeColor="text1"/>
          <w:sz w:val="24"/>
          <w:szCs w:val="24"/>
        </w:rPr>
        <w:t xml:space="preserve">coding dimension, which aligned with the behavioral model </w:t>
      </w:r>
      <w:r w:rsidR="00692E7F">
        <w:rPr>
          <w:rFonts w:ascii="Times New Roman" w:eastAsia="Times New Roman" w:hAnsi="Times New Roman" w:cs="Times New Roman"/>
          <w:color w:val="000000" w:themeColor="text1"/>
          <w:sz w:val="24"/>
          <w:szCs w:val="24"/>
        </w:rPr>
        <w:t xml:space="preserve">in which </w:t>
      </w:r>
      <w:r w:rsidR="00FB67DB">
        <w:rPr>
          <w:rFonts w:ascii="Times New Roman" w:eastAsia="Times New Roman" w:hAnsi="Times New Roman" w:cs="Times New Roman"/>
          <w:color w:val="000000" w:themeColor="text1"/>
          <w:sz w:val="24"/>
          <w:szCs w:val="24"/>
        </w:rPr>
        <w:t>monkey T assigned additive values to the go</w:t>
      </w:r>
      <w:r w:rsidR="00692E7F">
        <w:rPr>
          <w:rFonts w:ascii="Times New Roman" w:eastAsia="Times New Roman" w:hAnsi="Times New Roman" w:cs="Times New Roman"/>
          <w:color w:val="000000" w:themeColor="text1"/>
          <w:sz w:val="24"/>
          <w:szCs w:val="24"/>
        </w:rPr>
        <w:t xml:space="preserve"> </w:t>
      </w:r>
      <w:r w:rsidR="00FB67DB">
        <w:rPr>
          <w:rFonts w:ascii="Times New Roman" w:eastAsia="Times New Roman" w:hAnsi="Times New Roman" w:cs="Times New Roman"/>
          <w:color w:val="000000" w:themeColor="text1"/>
          <w:sz w:val="24"/>
          <w:szCs w:val="24"/>
        </w:rPr>
        <w:t xml:space="preserve">signal without re-computing the temporally discounted value. </w:t>
      </w:r>
    </w:p>
    <w:p w14:paraId="3D096268" w14:textId="3034F920" w:rsidR="001D6F73" w:rsidRDefault="003B7876" w:rsidP="00DE399C">
      <w:pPr>
        <w:shd w:val="clear" w:color="auto" w:fill="FFFFFF"/>
        <w:spacing w:after="0" w:line="48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Additional single-neuron and population-level analys</w:t>
      </w:r>
      <w:r w:rsidR="00CD390F">
        <w:rPr>
          <w:rFonts w:ascii="Times New Roman" w:eastAsia="Times New Roman" w:hAnsi="Times New Roman" w:cs="Times New Roman"/>
          <w:color w:val="000000" w:themeColor="text1"/>
          <w:sz w:val="24"/>
          <w:szCs w:val="24"/>
        </w:rPr>
        <w:t>e</w:t>
      </w:r>
      <w:r>
        <w:rPr>
          <w:rFonts w:ascii="Times New Roman" w:eastAsia="Times New Roman" w:hAnsi="Times New Roman" w:cs="Times New Roman"/>
          <w:color w:val="000000" w:themeColor="text1"/>
          <w:sz w:val="24"/>
          <w:szCs w:val="24"/>
        </w:rPr>
        <w:t xml:space="preserve">s confirmed the neural differences </w:t>
      </w:r>
      <w:r w:rsidR="00CB75F2">
        <w:rPr>
          <w:rFonts w:ascii="Times New Roman" w:eastAsia="Times New Roman" w:hAnsi="Times New Roman" w:cs="Times New Roman"/>
          <w:color w:val="000000" w:themeColor="text1"/>
          <w:sz w:val="24"/>
          <w:szCs w:val="24"/>
        </w:rPr>
        <w:t xml:space="preserve">between </w:t>
      </w:r>
      <w:r w:rsidR="001D6F73">
        <w:rPr>
          <w:rFonts w:ascii="Times New Roman" w:eastAsia="Times New Roman" w:hAnsi="Times New Roman" w:cs="Times New Roman"/>
          <w:color w:val="000000" w:themeColor="text1"/>
          <w:sz w:val="24"/>
          <w:szCs w:val="24"/>
        </w:rPr>
        <w:t xml:space="preserve">the </w:t>
      </w:r>
      <w:r w:rsidR="00CB75F2">
        <w:rPr>
          <w:rFonts w:ascii="Times New Roman" w:eastAsia="Times New Roman" w:hAnsi="Times New Roman" w:cs="Times New Roman"/>
          <w:color w:val="000000" w:themeColor="text1"/>
          <w:sz w:val="24"/>
          <w:szCs w:val="24"/>
        </w:rPr>
        <w:t xml:space="preserve">animals </w:t>
      </w:r>
      <w:r>
        <w:rPr>
          <w:rFonts w:ascii="Times New Roman" w:eastAsia="Times New Roman" w:hAnsi="Times New Roman" w:cs="Times New Roman"/>
          <w:color w:val="000000" w:themeColor="text1"/>
          <w:sz w:val="24"/>
          <w:szCs w:val="24"/>
        </w:rPr>
        <w:t xml:space="preserve">in </w:t>
      </w:r>
      <w:r w:rsidR="001D6F73">
        <w:rPr>
          <w:rFonts w:ascii="Times New Roman" w:eastAsia="Times New Roman" w:hAnsi="Times New Roman" w:cs="Times New Roman"/>
          <w:color w:val="000000" w:themeColor="text1"/>
          <w:sz w:val="24"/>
          <w:szCs w:val="24"/>
        </w:rPr>
        <w:t xml:space="preserve">how </w:t>
      </w:r>
      <w:r w:rsidR="001D6F73">
        <w:rPr>
          <w:rFonts w:ascii="Times New Roman" w:eastAsia="Times New Roman" w:hAnsi="Times New Roman" w:cs="Times New Roman"/>
          <w:color w:val="000000" w:themeColor="text1"/>
          <w:sz w:val="24"/>
          <w:szCs w:val="24"/>
        </w:rPr>
        <w:t xml:space="preserve">the dlPFC </w:t>
      </w:r>
      <w:r w:rsidR="00CD390F">
        <w:rPr>
          <w:rFonts w:ascii="Times New Roman" w:eastAsia="Times New Roman" w:hAnsi="Times New Roman" w:cs="Times New Roman"/>
          <w:color w:val="000000" w:themeColor="text1"/>
          <w:sz w:val="24"/>
          <w:szCs w:val="24"/>
        </w:rPr>
        <w:t>encod</w:t>
      </w:r>
      <w:r w:rsidR="001D6F73">
        <w:rPr>
          <w:rFonts w:ascii="Times New Roman" w:eastAsia="Times New Roman" w:hAnsi="Times New Roman" w:cs="Times New Roman"/>
          <w:color w:val="000000" w:themeColor="text1"/>
          <w:sz w:val="24"/>
          <w:szCs w:val="24"/>
        </w:rPr>
        <w:t>ed</w:t>
      </w:r>
      <w:r w:rsidR="00CD390F">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color w:val="000000" w:themeColor="text1"/>
          <w:sz w:val="24"/>
          <w:szCs w:val="24"/>
        </w:rPr>
        <w:t>reward and time</w:t>
      </w:r>
      <w:r w:rsidR="00CD390F">
        <w:rPr>
          <w:rFonts w:ascii="Times New Roman" w:eastAsia="Times New Roman" w:hAnsi="Times New Roman" w:cs="Times New Roman"/>
          <w:color w:val="000000" w:themeColor="text1"/>
          <w:sz w:val="24"/>
          <w:szCs w:val="24"/>
        </w:rPr>
        <w:t xml:space="preserve"> </w:t>
      </w:r>
    </w:p>
    <w:p w14:paraId="59E348D1" w14:textId="7289BC3D" w:rsidR="00DE399C" w:rsidRDefault="00DE399C" w:rsidP="00DE399C">
      <w:pPr>
        <w:shd w:val="clear" w:color="auto" w:fill="FFFFFF"/>
        <w:spacing w:after="0" w:line="48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In the first analysis, we </w:t>
      </w:r>
      <w:r w:rsidR="00CD390F">
        <w:rPr>
          <w:rFonts w:ascii="Times New Roman" w:eastAsia="Times New Roman" w:hAnsi="Times New Roman" w:cs="Times New Roman"/>
          <w:color w:val="000000" w:themeColor="text1"/>
          <w:sz w:val="24"/>
          <w:szCs w:val="24"/>
        </w:rPr>
        <w:t>examined</w:t>
      </w:r>
      <w:r>
        <w:rPr>
          <w:rFonts w:ascii="Times New Roman" w:eastAsia="Times New Roman" w:hAnsi="Times New Roman" w:cs="Times New Roman"/>
          <w:color w:val="000000" w:themeColor="text1"/>
          <w:sz w:val="24"/>
          <w:szCs w:val="24"/>
        </w:rPr>
        <w:t xml:space="preserve"> the linearity of value coding</w:t>
      </w:r>
      <w:r w:rsidR="004E32C9">
        <w:rPr>
          <w:rFonts w:ascii="Times New Roman" w:eastAsia="Times New Roman" w:hAnsi="Times New Roman" w:cs="Times New Roman"/>
          <w:color w:val="000000" w:themeColor="text1"/>
          <w:sz w:val="24"/>
          <w:szCs w:val="24"/>
        </w:rPr>
        <w:t xml:space="preserve">. </w:t>
      </w:r>
      <w:r w:rsidRPr="005766B7">
        <w:rPr>
          <w:rFonts w:ascii="Times New Roman" w:eastAsia="Times New Roman" w:hAnsi="Times New Roman" w:cs="Times New Roman"/>
          <w:color w:val="000000" w:themeColor="text1"/>
          <w:sz w:val="24"/>
          <w:szCs w:val="24"/>
        </w:rPr>
        <w:t>In Monkey S, only 10% of the neurons tracked discounted value linearly</w:t>
      </w:r>
      <w:r w:rsidR="001D6F73">
        <w:rPr>
          <w:rFonts w:ascii="Times New Roman" w:eastAsia="Times New Roman" w:hAnsi="Times New Roman" w:cs="Times New Roman"/>
          <w:color w:val="000000" w:themeColor="text1"/>
          <w:sz w:val="24"/>
          <w:szCs w:val="24"/>
        </w:rPr>
        <w:t xml:space="preserve">; however, </w:t>
      </w:r>
      <w:r w:rsidRPr="005766B7">
        <w:rPr>
          <w:rFonts w:ascii="Times New Roman" w:eastAsia="Times New Roman" w:hAnsi="Times New Roman" w:cs="Times New Roman"/>
          <w:color w:val="000000" w:themeColor="text1"/>
          <w:sz w:val="24"/>
          <w:szCs w:val="24"/>
        </w:rPr>
        <w:t xml:space="preserve">the population showed an early inverse correlation between reward magnitude and delay. </w:t>
      </w:r>
      <w:r w:rsidR="00CD390F">
        <w:rPr>
          <w:rFonts w:ascii="Times New Roman" w:eastAsia="Times New Roman" w:hAnsi="Times New Roman" w:cs="Times New Roman"/>
          <w:color w:val="000000" w:themeColor="text1"/>
          <w:sz w:val="24"/>
          <w:szCs w:val="24"/>
        </w:rPr>
        <w:t>The</w:t>
      </w:r>
      <w:r w:rsidR="001D6F73">
        <w:rPr>
          <w:rFonts w:ascii="Times New Roman" w:eastAsia="Times New Roman" w:hAnsi="Times New Roman" w:cs="Times New Roman"/>
          <w:color w:val="000000" w:themeColor="text1"/>
          <w:sz w:val="24"/>
          <w:szCs w:val="24"/>
        </w:rPr>
        <w:t>se</w:t>
      </w:r>
      <w:r w:rsidR="00CD390F">
        <w:rPr>
          <w:rFonts w:ascii="Times New Roman" w:eastAsia="Times New Roman" w:hAnsi="Times New Roman" w:cs="Times New Roman"/>
          <w:color w:val="000000" w:themeColor="text1"/>
          <w:sz w:val="24"/>
          <w:szCs w:val="24"/>
        </w:rPr>
        <w:t xml:space="preserve"> p</w:t>
      </w:r>
      <w:r w:rsidR="005A1B9F">
        <w:rPr>
          <w:rFonts w:ascii="Times New Roman" w:eastAsia="Times New Roman" w:hAnsi="Times New Roman" w:cs="Times New Roman"/>
          <w:color w:val="000000" w:themeColor="text1"/>
          <w:sz w:val="24"/>
          <w:szCs w:val="24"/>
        </w:rPr>
        <w:t xml:space="preserve">opulation trajectories were qualitatively entangled, suggesting </w:t>
      </w:r>
      <w:r w:rsidR="005A1B9F" w:rsidRPr="005766B7">
        <w:rPr>
          <w:rFonts w:ascii="Times New Roman" w:eastAsia="Times New Roman" w:hAnsi="Times New Roman" w:cs="Times New Roman"/>
          <w:color w:val="000000" w:themeColor="text1"/>
          <w:sz w:val="24"/>
          <w:szCs w:val="24"/>
        </w:rPr>
        <w:t>that value integration is distributed across the population</w:t>
      </w:r>
      <w:r w:rsidR="005A1B9F">
        <w:rPr>
          <w:rFonts w:ascii="Times New Roman" w:eastAsia="Times New Roman" w:hAnsi="Times New Roman" w:cs="Times New Roman"/>
          <w:color w:val="000000" w:themeColor="text1"/>
          <w:sz w:val="24"/>
          <w:szCs w:val="24"/>
        </w:rPr>
        <w:t xml:space="preserve"> and </w:t>
      </w:r>
      <w:r w:rsidR="00CD390F">
        <w:rPr>
          <w:rFonts w:ascii="Times New Roman" w:eastAsia="Times New Roman" w:hAnsi="Times New Roman" w:cs="Times New Roman"/>
          <w:color w:val="000000" w:themeColor="text1"/>
          <w:sz w:val="24"/>
          <w:szCs w:val="24"/>
        </w:rPr>
        <w:t xml:space="preserve">involves </w:t>
      </w:r>
      <w:r w:rsidR="00423D70">
        <w:rPr>
          <w:rFonts w:ascii="Times New Roman" w:eastAsia="Times New Roman" w:hAnsi="Times New Roman" w:cs="Times New Roman"/>
          <w:color w:val="000000" w:themeColor="text1"/>
          <w:sz w:val="24"/>
          <w:szCs w:val="24"/>
        </w:rPr>
        <w:t xml:space="preserve">complex </w:t>
      </w:r>
      <w:r w:rsidR="005A1B9F">
        <w:rPr>
          <w:rFonts w:ascii="Times New Roman" w:eastAsia="Times New Roman" w:hAnsi="Times New Roman" w:cs="Times New Roman"/>
          <w:color w:val="000000" w:themeColor="text1"/>
          <w:sz w:val="24"/>
          <w:szCs w:val="24"/>
        </w:rPr>
        <w:t>nonlinear relationships with reward and delay.</w:t>
      </w:r>
      <w:r w:rsidR="00234B7C">
        <w:rPr>
          <w:rFonts w:ascii="Times New Roman" w:eastAsia="Times New Roman" w:hAnsi="Times New Roman" w:cs="Times New Roman"/>
          <w:color w:val="000000" w:themeColor="text1"/>
          <w:sz w:val="24"/>
          <w:szCs w:val="24"/>
        </w:rPr>
        <w:t xml:space="preserve"> </w:t>
      </w:r>
      <w:r w:rsidR="00F6065C">
        <w:rPr>
          <w:rFonts w:ascii="Times New Roman" w:eastAsia="Times New Roman" w:hAnsi="Times New Roman" w:cs="Times New Roman"/>
          <w:color w:val="000000" w:themeColor="text1"/>
          <w:sz w:val="24"/>
          <w:szCs w:val="24"/>
        </w:rPr>
        <w:t>In</w:t>
      </w:r>
      <w:r w:rsidR="00F6065C" w:rsidRPr="005766B7">
        <w:rPr>
          <w:rFonts w:ascii="Times New Roman" w:eastAsia="Times New Roman" w:hAnsi="Times New Roman" w:cs="Times New Roman"/>
          <w:color w:val="000000" w:themeColor="text1"/>
          <w:sz w:val="24"/>
          <w:szCs w:val="24"/>
        </w:rPr>
        <w:t xml:space="preserve"> </w:t>
      </w:r>
      <w:r w:rsidR="00E21F7E" w:rsidRPr="005766B7">
        <w:rPr>
          <w:rFonts w:ascii="Times New Roman" w:eastAsia="Times New Roman" w:hAnsi="Times New Roman" w:cs="Times New Roman"/>
          <w:color w:val="000000" w:themeColor="text1"/>
          <w:sz w:val="24"/>
          <w:szCs w:val="24"/>
        </w:rPr>
        <w:t xml:space="preserve">contrast, </w:t>
      </w:r>
      <w:r w:rsidR="00E21F7E">
        <w:rPr>
          <w:rFonts w:ascii="Times New Roman" w:eastAsia="Times New Roman" w:hAnsi="Times New Roman" w:cs="Times New Roman"/>
          <w:color w:val="000000" w:themeColor="text1"/>
          <w:sz w:val="24"/>
          <w:szCs w:val="24"/>
        </w:rPr>
        <w:t>in Monkey T, many more</w:t>
      </w:r>
      <w:r w:rsidR="00E21F7E" w:rsidRPr="005766B7">
        <w:rPr>
          <w:rFonts w:ascii="Times New Roman" w:eastAsia="Times New Roman" w:hAnsi="Times New Roman" w:cs="Times New Roman"/>
          <w:color w:val="000000" w:themeColor="text1"/>
          <w:sz w:val="24"/>
          <w:szCs w:val="24"/>
        </w:rPr>
        <w:t xml:space="preserve"> neurons</w:t>
      </w:r>
      <w:r w:rsidR="00E21F7E">
        <w:rPr>
          <w:rFonts w:ascii="Times New Roman" w:eastAsia="Times New Roman" w:hAnsi="Times New Roman" w:cs="Times New Roman"/>
          <w:color w:val="000000" w:themeColor="text1"/>
          <w:sz w:val="24"/>
          <w:szCs w:val="24"/>
        </w:rPr>
        <w:t xml:space="preserve"> (&gt; 30%)</w:t>
      </w:r>
      <w:r w:rsidR="00E21F7E" w:rsidRPr="005766B7">
        <w:rPr>
          <w:rFonts w:ascii="Times New Roman" w:eastAsia="Times New Roman" w:hAnsi="Times New Roman" w:cs="Times New Roman"/>
          <w:color w:val="000000" w:themeColor="text1"/>
          <w:sz w:val="24"/>
          <w:szCs w:val="24"/>
        </w:rPr>
        <w:t xml:space="preserve"> showed linear value coding</w:t>
      </w:r>
      <w:r w:rsidR="00E21F7E">
        <w:rPr>
          <w:rFonts w:ascii="Times New Roman" w:eastAsia="Times New Roman" w:hAnsi="Times New Roman" w:cs="Times New Roman"/>
          <w:color w:val="000000" w:themeColor="text1"/>
          <w:sz w:val="24"/>
          <w:szCs w:val="24"/>
        </w:rPr>
        <w:t xml:space="preserve">. </w:t>
      </w:r>
      <w:r w:rsidR="00234B7C">
        <w:rPr>
          <w:rFonts w:ascii="Times New Roman" w:eastAsia="Times New Roman" w:hAnsi="Times New Roman" w:cs="Times New Roman"/>
          <w:color w:val="000000" w:themeColor="text1"/>
          <w:sz w:val="24"/>
          <w:szCs w:val="24"/>
        </w:rPr>
        <w:t>Population trajectories were qualitatively unentangled</w:t>
      </w:r>
      <w:r w:rsidR="008B3C7F">
        <w:rPr>
          <w:rFonts w:ascii="Times New Roman" w:eastAsia="Times New Roman" w:hAnsi="Times New Roman" w:cs="Times New Roman"/>
          <w:color w:val="000000" w:themeColor="text1"/>
          <w:sz w:val="24"/>
          <w:szCs w:val="24"/>
        </w:rPr>
        <w:t xml:space="preserve"> and linear</w:t>
      </w:r>
      <w:r w:rsidR="00234B7C">
        <w:rPr>
          <w:rFonts w:ascii="Times New Roman" w:eastAsia="Times New Roman" w:hAnsi="Times New Roman" w:cs="Times New Roman"/>
          <w:color w:val="000000" w:themeColor="text1"/>
          <w:sz w:val="24"/>
          <w:szCs w:val="24"/>
        </w:rPr>
        <w:t xml:space="preserve">, with low-dimensional population trajectories </w:t>
      </w:r>
      <w:r w:rsidR="00CD390F">
        <w:rPr>
          <w:rFonts w:ascii="Times New Roman" w:eastAsia="Times New Roman" w:hAnsi="Times New Roman" w:cs="Times New Roman"/>
          <w:color w:val="000000" w:themeColor="text1"/>
          <w:sz w:val="24"/>
          <w:szCs w:val="24"/>
        </w:rPr>
        <w:t xml:space="preserve">clearly </w:t>
      </w:r>
      <w:r w:rsidR="00234B7C">
        <w:rPr>
          <w:rFonts w:ascii="Times New Roman" w:eastAsia="Times New Roman" w:hAnsi="Times New Roman" w:cs="Times New Roman"/>
          <w:color w:val="000000" w:themeColor="text1"/>
          <w:sz w:val="24"/>
          <w:szCs w:val="24"/>
        </w:rPr>
        <w:t xml:space="preserve">separated by value. </w:t>
      </w:r>
      <w:r w:rsidR="00904F35">
        <w:rPr>
          <w:rFonts w:ascii="Times New Roman" w:eastAsia="Times New Roman" w:hAnsi="Times New Roman" w:cs="Times New Roman"/>
          <w:color w:val="000000" w:themeColor="text1"/>
          <w:sz w:val="24"/>
          <w:szCs w:val="24"/>
        </w:rPr>
        <w:t>In the second analysis, we assess</w:t>
      </w:r>
      <w:r w:rsidR="0031246E">
        <w:rPr>
          <w:rFonts w:ascii="Times New Roman" w:eastAsia="Times New Roman" w:hAnsi="Times New Roman" w:cs="Times New Roman"/>
          <w:color w:val="000000" w:themeColor="text1"/>
          <w:sz w:val="24"/>
          <w:szCs w:val="24"/>
        </w:rPr>
        <w:t>ed</w:t>
      </w:r>
      <w:r w:rsidR="00904F35">
        <w:rPr>
          <w:rFonts w:ascii="Times New Roman" w:eastAsia="Times New Roman" w:hAnsi="Times New Roman" w:cs="Times New Roman"/>
          <w:color w:val="000000" w:themeColor="text1"/>
          <w:sz w:val="24"/>
          <w:szCs w:val="24"/>
        </w:rPr>
        <w:t xml:space="preserve"> </w:t>
      </w:r>
      <w:r w:rsidR="003C7E87">
        <w:rPr>
          <w:rFonts w:ascii="Times New Roman" w:eastAsia="Times New Roman" w:hAnsi="Times New Roman" w:cs="Times New Roman"/>
          <w:color w:val="000000" w:themeColor="text1"/>
          <w:sz w:val="24"/>
          <w:szCs w:val="24"/>
        </w:rPr>
        <w:t xml:space="preserve">more directly </w:t>
      </w:r>
      <w:r w:rsidR="00904F35">
        <w:rPr>
          <w:rFonts w:ascii="Times New Roman" w:eastAsia="Times New Roman" w:hAnsi="Times New Roman" w:cs="Times New Roman"/>
          <w:color w:val="000000" w:themeColor="text1"/>
          <w:sz w:val="24"/>
          <w:szCs w:val="24"/>
        </w:rPr>
        <w:t xml:space="preserve">whether reward and delay </w:t>
      </w:r>
      <w:r w:rsidR="00570155">
        <w:rPr>
          <w:rFonts w:ascii="Times New Roman" w:eastAsia="Times New Roman" w:hAnsi="Times New Roman" w:cs="Times New Roman"/>
          <w:color w:val="000000" w:themeColor="text1"/>
          <w:sz w:val="24"/>
          <w:szCs w:val="24"/>
        </w:rPr>
        <w:t>were</w:t>
      </w:r>
      <w:r w:rsidR="00904F35">
        <w:rPr>
          <w:rFonts w:ascii="Times New Roman" w:eastAsia="Times New Roman" w:hAnsi="Times New Roman" w:cs="Times New Roman"/>
          <w:color w:val="000000" w:themeColor="text1"/>
          <w:sz w:val="24"/>
          <w:szCs w:val="24"/>
        </w:rPr>
        <w:t xml:space="preserve"> represented independently. </w:t>
      </w:r>
      <w:r w:rsidR="0031246E">
        <w:rPr>
          <w:rFonts w:ascii="Times New Roman" w:eastAsia="Times New Roman" w:hAnsi="Times New Roman" w:cs="Times New Roman"/>
          <w:color w:val="000000" w:themeColor="text1"/>
          <w:sz w:val="24"/>
          <w:szCs w:val="24"/>
        </w:rPr>
        <w:t>If reward and delay were encoded</w:t>
      </w:r>
      <w:r w:rsidR="003C7E87" w:rsidRPr="003C7E87">
        <w:rPr>
          <w:rFonts w:ascii="Times New Roman" w:eastAsia="Times New Roman" w:hAnsi="Times New Roman" w:cs="Times New Roman"/>
          <w:color w:val="000000" w:themeColor="text1"/>
          <w:sz w:val="24"/>
          <w:szCs w:val="24"/>
        </w:rPr>
        <w:t xml:space="preserve"> </w:t>
      </w:r>
      <w:r w:rsidR="003C7E87">
        <w:rPr>
          <w:rFonts w:ascii="Times New Roman" w:eastAsia="Times New Roman" w:hAnsi="Times New Roman" w:cs="Times New Roman"/>
          <w:color w:val="000000" w:themeColor="text1"/>
          <w:sz w:val="24"/>
          <w:szCs w:val="24"/>
        </w:rPr>
        <w:t>independently</w:t>
      </w:r>
      <w:r w:rsidR="0031246E">
        <w:rPr>
          <w:rFonts w:ascii="Times New Roman" w:eastAsia="Times New Roman" w:hAnsi="Times New Roman" w:cs="Times New Roman"/>
          <w:color w:val="000000" w:themeColor="text1"/>
          <w:sz w:val="24"/>
          <w:szCs w:val="24"/>
        </w:rPr>
        <w:t xml:space="preserve">, we should be able to predict </w:t>
      </w:r>
      <w:r w:rsidR="00F6065C">
        <w:rPr>
          <w:rFonts w:ascii="Times New Roman" w:eastAsia="Times New Roman" w:hAnsi="Times New Roman" w:cs="Times New Roman"/>
          <w:color w:val="000000" w:themeColor="text1"/>
          <w:sz w:val="24"/>
          <w:szCs w:val="24"/>
        </w:rPr>
        <w:t xml:space="preserve">the identity of the </w:t>
      </w:r>
      <w:r w:rsidR="000126CD">
        <w:rPr>
          <w:rFonts w:ascii="Times New Roman" w:eastAsia="Times New Roman" w:hAnsi="Times New Roman" w:cs="Times New Roman"/>
          <w:color w:val="000000" w:themeColor="text1"/>
          <w:sz w:val="24"/>
          <w:szCs w:val="24"/>
        </w:rPr>
        <w:t xml:space="preserve">offer identity (i.e., </w:t>
      </w:r>
      <w:r w:rsidR="0031246E">
        <w:rPr>
          <w:rFonts w:ascii="Times New Roman" w:eastAsia="Times New Roman" w:hAnsi="Times New Roman" w:cs="Times New Roman"/>
          <w:color w:val="000000" w:themeColor="text1"/>
          <w:sz w:val="24"/>
          <w:szCs w:val="24"/>
        </w:rPr>
        <w:t xml:space="preserve">which of the </w:t>
      </w:r>
      <w:r w:rsidR="00F6065C">
        <w:rPr>
          <w:rFonts w:ascii="Times New Roman" w:eastAsia="Times New Roman" w:hAnsi="Times New Roman" w:cs="Times New Roman"/>
          <w:color w:val="000000" w:themeColor="text1"/>
          <w:sz w:val="24"/>
          <w:szCs w:val="24"/>
        </w:rPr>
        <w:t>nine</w:t>
      </w:r>
      <w:r w:rsidR="00F6065C">
        <w:rPr>
          <w:rFonts w:ascii="Times New Roman" w:eastAsia="Times New Roman" w:hAnsi="Times New Roman" w:cs="Times New Roman"/>
          <w:color w:val="000000" w:themeColor="text1"/>
          <w:sz w:val="24"/>
          <w:szCs w:val="24"/>
        </w:rPr>
        <w:t xml:space="preserve"> </w:t>
      </w:r>
      <w:r w:rsidR="0031246E">
        <w:rPr>
          <w:rFonts w:ascii="Times New Roman" w:eastAsia="Times New Roman" w:hAnsi="Times New Roman" w:cs="Times New Roman"/>
          <w:color w:val="000000" w:themeColor="text1"/>
          <w:sz w:val="24"/>
          <w:szCs w:val="24"/>
        </w:rPr>
        <w:t>delayed reward offer</w:t>
      </w:r>
      <w:r w:rsidR="00F6065C">
        <w:rPr>
          <w:rFonts w:ascii="Times New Roman" w:eastAsia="Times New Roman" w:hAnsi="Times New Roman" w:cs="Times New Roman"/>
          <w:color w:val="000000" w:themeColor="text1"/>
          <w:sz w:val="24"/>
          <w:szCs w:val="24"/>
        </w:rPr>
        <w:t>s</w:t>
      </w:r>
      <w:r w:rsidR="0031246E">
        <w:rPr>
          <w:rFonts w:ascii="Times New Roman" w:eastAsia="Times New Roman" w:hAnsi="Times New Roman" w:cs="Times New Roman"/>
          <w:color w:val="000000" w:themeColor="text1"/>
          <w:sz w:val="24"/>
          <w:szCs w:val="24"/>
        </w:rPr>
        <w:t xml:space="preserve"> was presented </w:t>
      </w:r>
      <w:r w:rsidR="000126CD">
        <w:rPr>
          <w:rFonts w:ascii="Times New Roman" w:eastAsia="Times New Roman" w:hAnsi="Times New Roman" w:cs="Times New Roman"/>
          <w:color w:val="000000" w:themeColor="text1"/>
          <w:sz w:val="24"/>
          <w:szCs w:val="24"/>
        </w:rPr>
        <w:t xml:space="preserve">to the animal) </w:t>
      </w:r>
      <w:r w:rsidR="0031246E">
        <w:rPr>
          <w:rFonts w:ascii="Times New Roman" w:eastAsia="Times New Roman" w:hAnsi="Times New Roman" w:cs="Times New Roman"/>
          <w:color w:val="000000" w:themeColor="text1"/>
          <w:sz w:val="24"/>
          <w:szCs w:val="24"/>
        </w:rPr>
        <w:t xml:space="preserve">by decoding reward and delay separately. On the other hand, if reward and delay information were integrated non-linearly, then we </w:t>
      </w:r>
      <w:r w:rsidR="00F6065C">
        <w:rPr>
          <w:rFonts w:ascii="Times New Roman" w:eastAsia="Times New Roman" w:hAnsi="Times New Roman" w:cs="Times New Roman"/>
          <w:color w:val="000000" w:themeColor="text1"/>
          <w:sz w:val="24"/>
          <w:szCs w:val="24"/>
        </w:rPr>
        <w:t>would expect to</w:t>
      </w:r>
      <w:r w:rsidR="00F6065C">
        <w:rPr>
          <w:rFonts w:ascii="Times New Roman" w:eastAsia="Times New Roman" w:hAnsi="Times New Roman" w:cs="Times New Roman"/>
          <w:color w:val="000000" w:themeColor="text1"/>
          <w:sz w:val="24"/>
          <w:szCs w:val="24"/>
        </w:rPr>
        <w:t xml:space="preserve"> </w:t>
      </w:r>
      <w:r w:rsidR="0031246E">
        <w:rPr>
          <w:rFonts w:ascii="Times New Roman" w:eastAsia="Times New Roman" w:hAnsi="Times New Roman" w:cs="Times New Roman"/>
          <w:color w:val="000000" w:themeColor="text1"/>
          <w:sz w:val="24"/>
          <w:szCs w:val="24"/>
        </w:rPr>
        <w:t xml:space="preserve">be able to decode delayed offer identity </w:t>
      </w:r>
      <w:r w:rsidR="00F6065C">
        <w:rPr>
          <w:rFonts w:ascii="Times New Roman" w:eastAsia="Times New Roman" w:hAnsi="Times New Roman" w:cs="Times New Roman"/>
          <w:color w:val="000000" w:themeColor="text1"/>
          <w:sz w:val="24"/>
          <w:szCs w:val="24"/>
        </w:rPr>
        <w:t>more accurately</w:t>
      </w:r>
      <w:r w:rsidR="00F6065C">
        <w:rPr>
          <w:rFonts w:ascii="Times New Roman" w:eastAsia="Times New Roman" w:hAnsi="Times New Roman" w:cs="Times New Roman"/>
          <w:color w:val="000000" w:themeColor="text1"/>
          <w:sz w:val="24"/>
          <w:szCs w:val="24"/>
        </w:rPr>
        <w:t xml:space="preserve"> </w:t>
      </w:r>
      <w:r w:rsidR="0031246E">
        <w:rPr>
          <w:rFonts w:ascii="Times New Roman" w:eastAsia="Times New Roman" w:hAnsi="Times New Roman" w:cs="Times New Roman"/>
          <w:color w:val="000000" w:themeColor="text1"/>
          <w:sz w:val="24"/>
          <w:szCs w:val="24"/>
        </w:rPr>
        <w:t xml:space="preserve">than </w:t>
      </w:r>
      <w:r w:rsidR="00F6065C">
        <w:rPr>
          <w:rFonts w:ascii="Times New Roman" w:eastAsia="Times New Roman" w:hAnsi="Times New Roman" w:cs="Times New Roman"/>
          <w:color w:val="000000" w:themeColor="text1"/>
          <w:sz w:val="24"/>
          <w:szCs w:val="24"/>
        </w:rPr>
        <w:t>predicted by</w:t>
      </w:r>
      <w:r w:rsidR="00F6065C">
        <w:rPr>
          <w:rFonts w:ascii="Times New Roman" w:eastAsia="Times New Roman" w:hAnsi="Times New Roman" w:cs="Times New Roman"/>
          <w:color w:val="000000" w:themeColor="text1"/>
          <w:sz w:val="24"/>
          <w:szCs w:val="24"/>
        </w:rPr>
        <w:t xml:space="preserve"> </w:t>
      </w:r>
      <w:r w:rsidR="0031246E">
        <w:rPr>
          <w:rFonts w:ascii="Times New Roman" w:eastAsia="Times New Roman" w:hAnsi="Times New Roman" w:cs="Times New Roman"/>
          <w:color w:val="000000" w:themeColor="text1"/>
          <w:sz w:val="24"/>
          <w:szCs w:val="24"/>
        </w:rPr>
        <w:t xml:space="preserve">independence. </w:t>
      </w:r>
      <w:r w:rsidR="00CC6D01">
        <w:rPr>
          <w:rFonts w:ascii="Times New Roman" w:eastAsia="Times New Roman" w:hAnsi="Times New Roman" w:cs="Times New Roman"/>
          <w:color w:val="000000" w:themeColor="text1"/>
          <w:sz w:val="24"/>
          <w:szCs w:val="24"/>
        </w:rPr>
        <w:t xml:space="preserve">We found statistical evidence that </w:t>
      </w:r>
      <w:r w:rsidR="00414E46">
        <w:rPr>
          <w:rFonts w:ascii="Times New Roman" w:eastAsia="Times New Roman" w:hAnsi="Times New Roman" w:cs="Times New Roman"/>
          <w:color w:val="000000" w:themeColor="text1"/>
          <w:sz w:val="24"/>
          <w:szCs w:val="24"/>
        </w:rPr>
        <w:t xml:space="preserve">the </w:t>
      </w:r>
      <w:r w:rsidRPr="005766B7">
        <w:rPr>
          <w:rFonts w:ascii="Times New Roman" w:eastAsia="Times New Roman" w:hAnsi="Times New Roman" w:cs="Times New Roman"/>
          <w:color w:val="000000" w:themeColor="text1"/>
          <w:sz w:val="24"/>
          <w:szCs w:val="24"/>
        </w:rPr>
        <w:t xml:space="preserve">decoding accuracy </w:t>
      </w:r>
      <w:r w:rsidR="00414E46">
        <w:rPr>
          <w:rFonts w:ascii="Times New Roman" w:eastAsia="Times New Roman" w:hAnsi="Times New Roman" w:cs="Times New Roman"/>
          <w:color w:val="000000" w:themeColor="text1"/>
          <w:sz w:val="24"/>
          <w:szCs w:val="24"/>
        </w:rPr>
        <w:t xml:space="preserve">of </w:t>
      </w:r>
      <w:r w:rsidR="00CC6D01">
        <w:rPr>
          <w:rFonts w:ascii="Times New Roman" w:eastAsia="Times New Roman" w:hAnsi="Times New Roman" w:cs="Times New Roman"/>
          <w:color w:val="000000" w:themeColor="text1"/>
          <w:sz w:val="24"/>
          <w:szCs w:val="24"/>
        </w:rPr>
        <w:t xml:space="preserve">offer identity </w:t>
      </w:r>
      <w:r w:rsidRPr="005766B7">
        <w:rPr>
          <w:rFonts w:ascii="Times New Roman" w:eastAsia="Times New Roman" w:hAnsi="Times New Roman" w:cs="Times New Roman"/>
          <w:color w:val="000000" w:themeColor="text1"/>
          <w:sz w:val="24"/>
          <w:szCs w:val="24"/>
        </w:rPr>
        <w:t xml:space="preserve">exceeded </w:t>
      </w:r>
      <w:r w:rsidR="00CC6D01">
        <w:rPr>
          <w:rFonts w:ascii="Times New Roman" w:eastAsia="Times New Roman" w:hAnsi="Times New Roman" w:cs="Times New Roman"/>
          <w:color w:val="000000" w:themeColor="text1"/>
          <w:sz w:val="24"/>
          <w:szCs w:val="24"/>
        </w:rPr>
        <w:t xml:space="preserve">the independence </w:t>
      </w:r>
      <w:r w:rsidRPr="005766B7">
        <w:rPr>
          <w:rFonts w:ascii="Times New Roman" w:eastAsia="Times New Roman" w:hAnsi="Times New Roman" w:cs="Times New Roman"/>
          <w:color w:val="000000" w:themeColor="text1"/>
          <w:sz w:val="24"/>
          <w:szCs w:val="24"/>
        </w:rPr>
        <w:t>prediction</w:t>
      </w:r>
      <w:r w:rsidR="00CC6D01">
        <w:rPr>
          <w:rFonts w:ascii="Times New Roman" w:eastAsia="Times New Roman" w:hAnsi="Times New Roman" w:cs="Times New Roman"/>
          <w:color w:val="000000" w:themeColor="text1"/>
          <w:sz w:val="24"/>
          <w:szCs w:val="24"/>
        </w:rPr>
        <w:t xml:space="preserve"> for monkey S</w:t>
      </w:r>
      <w:r w:rsidR="00F6065C">
        <w:rPr>
          <w:rFonts w:ascii="Times New Roman" w:eastAsia="Times New Roman" w:hAnsi="Times New Roman" w:cs="Times New Roman"/>
          <w:color w:val="000000" w:themeColor="text1"/>
          <w:sz w:val="24"/>
          <w:szCs w:val="24"/>
        </w:rPr>
        <w:t xml:space="preserve">, </w:t>
      </w:r>
      <w:r w:rsidR="00CC6D01">
        <w:rPr>
          <w:rFonts w:ascii="Times New Roman" w:eastAsia="Times New Roman" w:hAnsi="Times New Roman" w:cs="Times New Roman"/>
          <w:color w:val="000000" w:themeColor="text1"/>
          <w:sz w:val="24"/>
          <w:szCs w:val="24"/>
        </w:rPr>
        <w:t xml:space="preserve">but not </w:t>
      </w:r>
      <w:r w:rsidR="00414E46">
        <w:rPr>
          <w:rFonts w:ascii="Times New Roman" w:eastAsia="Times New Roman" w:hAnsi="Times New Roman" w:cs="Times New Roman"/>
          <w:color w:val="000000" w:themeColor="text1"/>
          <w:sz w:val="24"/>
          <w:szCs w:val="24"/>
        </w:rPr>
        <w:t xml:space="preserve">for </w:t>
      </w:r>
      <w:r w:rsidR="00CC6D01">
        <w:rPr>
          <w:rFonts w:ascii="Times New Roman" w:eastAsia="Times New Roman" w:hAnsi="Times New Roman" w:cs="Times New Roman"/>
          <w:color w:val="000000" w:themeColor="text1"/>
          <w:sz w:val="24"/>
          <w:szCs w:val="24"/>
        </w:rPr>
        <w:t>monkey T</w:t>
      </w:r>
      <w:r w:rsidR="00F6065C">
        <w:rPr>
          <w:rFonts w:ascii="Times New Roman" w:eastAsia="Times New Roman" w:hAnsi="Times New Roman" w:cs="Times New Roman"/>
          <w:color w:val="000000" w:themeColor="text1"/>
          <w:sz w:val="24"/>
          <w:szCs w:val="24"/>
        </w:rPr>
        <w:t xml:space="preserve">. This is </w:t>
      </w:r>
      <w:r w:rsidR="00414E46">
        <w:rPr>
          <w:rFonts w:ascii="Times New Roman" w:eastAsia="Times New Roman" w:hAnsi="Times New Roman" w:cs="Times New Roman"/>
          <w:color w:val="000000" w:themeColor="text1"/>
          <w:sz w:val="24"/>
          <w:szCs w:val="24"/>
        </w:rPr>
        <w:t>consistent</w:t>
      </w:r>
      <w:r w:rsidR="00CC6D01">
        <w:rPr>
          <w:rFonts w:ascii="Times New Roman" w:eastAsia="Times New Roman" w:hAnsi="Times New Roman" w:cs="Times New Roman"/>
          <w:color w:val="000000" w:themeColor="text1"/>
          <w:sz w:val="24"/>
          <w:szCs w:val="24"/>
        </w:rPr>
        <w:t xml:space="preserve"> with the </w:t>
      </w:r>
      <w:r w:rsidR="00414E46">
        <w:rPr>
          <w:rFonts w:ascii="Times New Roman" w:eastAsia="Times New Roman" w:hAnsi="Times New Roman" w:cs="Times New Roman"/>
          <w:color w:val="000000" w:themeColor="text1"/>
          <w:sz w:val="24"/>
          <w:szCs w:val="24"/>
        </w:rPr>
        <w:t>initial</w:t>
      </w:r>
      <w:r w:rsidR="00CC6D01">
        <w:rPr>
          <w:rFonts w:ascii="Times New Roman" w:eastAsia="Times New Roman" w:hAnsi="Times New Roman" w:cs="Times New Roman"/>
          <w:color w:val="000000" w:themeColor="text1"/>
          <w:sz w:val="24"/>
          <w:szCs w:val="24"/>
        </w:rPr>
        <w:t xml:space="preserve"> analysis of </w:t>
      </w:r>
      <w:r w:rsidR="009B6B84">
        <w:rPr>
          <w:rFonts w:ascii="Times New Roman" w:eastAsia="Times New Roman" w:hAnsi="Times New Roman" w:cs="Times New Roman"/>
          <w:color w:val="000000" w:themeColor="text1"/>
          <w:sz w:val="24"/>
          <w:szCs w:val="24"/>
        </w:rPr>
        <w:t xml:space="preserve">coding </w:t>
      </w:r>
      <w:r w:rsidR="00CC6D01">
        <w:rPr>
          <w:rFonts w:ascii="Times New Roman" w:eastAsia="Times New Roman" w:hAnsi="Times New Roman" w:cs="Times New Roman"/>
          <w:color w:val="000000" w:themeColor="text1"/>
          <w:sz w:val="24"/>
          <w:szCs w:val="24"/>
        </w:rPr>
        <w:t xml:space="preserve">linearity. </w:t>
      </w:r>
      <w:r w:rsidRPr="00A30169">
        <w:rPr>
          <w:rFonts w:ascii="Times New Roman" w:eastAsia="Times New Roman" w:hAnsi="Times New Roman" w:cs="Times New Roman"/>
          <w:color w:val="000000" w:themeColor="text1"/>
          <w:sz w:val="24"/>
          <w:szCs w:val="24"/>
        </w:rPr>
        <w:t xml:space="preserve">Together, these results demonstrate </w:t>
      </w:r>
      <w:r w:rsidR="00F6065C">
        <w:rPr>
          <w:rFonts w:ascii="Times New Roman" w:eastAsia="Times New Roman" w:hAnsi="Times New Roman" w:cs="Times New Roman"/>
          <w:color w:val="000000" w:themeColor="text1"/>
          <w:sz w:val="24"/>
          <w:szCs w:val="24"/>
        </w:rPr>
        <w:t xml:space="preserve">that the </w:t>
      </w:r>
      <w:r w:rsidR="00F6065C">
        <w:rPr>
          <w:rFonts w:ascii="Times New Roman" w:eastAsia="Times New Roman" w:hAnsi="Times New Roman" w:cs="Times New Roman"/>
          <w:color w:val="000000" w:themeColor="text1"/>
          <w:sz w:val="24"/>
          <w:szCs w:val="24"/>
        </w:rPr>
        <w:t>coding of reward and time in</w:t>
      </w:r>
      <w:r w:rsidR="00F6065C" w:rsidRPr="00A30169">
        <w:rPr>
          <w:rFonts w:ascii="Times New Roman" w:eastAsia="Times New Roman" w:hAnsi="Times New Roman" w:cs="Times New Roman"/>
          <w:color w:val="000000" w:themeColor="text1"/>
          <w:sz w:val="24"/>
          <w:szCs w:val="24"/>
        </w:rPr>
        <w:t xml:space="preserve"> </w:t>
      </w:r>
      <w:r w:rsidR="00F6065C">
        <w:rPr>
          <w:rFonts w:ascii="Times New Roman" w:eastAsia="Times New Roman" w:hAnsi="Times New Roman" w:cs="Times New Roman"/>
          <w:color w:val="000000" w:themeColor="text1"/>
          <w:sz w:val="24"/>
          <w:szCs w:val="24"/>
        </w:rPr>
        <w:t>dlPFC</w:t>
      </w:r>
      <w:r w:rsidR="00F6065C">
        <w:rPr>
          <w:rFonts w:ascii="Times New Roman" w:eastAsia="Times New Roman" w:hAnsi="Times New Roman" w:cs="Times New Roman"/>
          <w:color w:val="000000" w:themeColor="text1"/>
          <w:sz w:val="24"/>
          <w:szCs w:val="24"/>
        </w:rPr>
        <w:t xml:space="preserve"> is </w:t>
      </w:r>
      <w:r w:rsidR="00E80B01">
        <w:rPr>
          <w:rFonts w:ascii="Times New Roman" w:eastAsia="Times New Roman" w:hAnsi="Times New Roman" w:cs="Times New Roman"/>
          <w:color w:val="000000" w:themeColor="text1"/>
          <w:sz w:val="24"/>
          <w:szCs w:val="24"/>
        </w:rPr>
        <w:t>strategy depend</w:t>
      </w:r>
      <w:r w:rsidR="00414E46">
        <w:rPr>
          <w:rFonts w:ascii="Times New Roman" w:eastAsia="Times New Roman" w:hAnsi="Times New Roman" w:cs="Times New Roman"/>
          <w:color w:val="000000" w:themeColor="text1"/>
          <w:sz w:val="24"/>
          <w:szCs w:val="24"/>
        </w:rPr>
        <w:t>ent</w:t>
      </w:r>
      <w:r w:rsidR="00E80B01">
        <w:rPr>
          <w:rFonts w:ascii="Times New Roman" w:eastAsia="Times New Roman" w:hAnsi="Times New Roman" w:cs="Times New Roman"/>
          <w:color w:val="000000" w:themeColor="text1"/>
          <w:sz w:val="24"/>
          <w:szCs w:val="24"/>
        </w:rPr>
        <w:t>.</w:t>
      </w:r>
      <w:r w:rsidRPr="00A30169">
        <w:rPr>
          <w:rFonts w:ascii="Times New Roman" w:eastAsia="Times New Roman" w:hAnsi="Times New Roman" w:cs="Times New Roman"/>
          <w:color w:val="000000" w:themeColor="text1"/>
          <w:sz w:val="24"/>
          <w:szCs w:val="24"/>
        </w:rPr>
        <w:t xml:space="preserve"> </w:t>
      </w:r>
    </w:p>
    <w:p w14:paraId="5C6F2B99" w14:textId="70B2163D" w:rsidR="00586D25" w:rsidRDefault="00B35C26" w:rsidP="00D1150D">
      <w:pPr>
        <w:shd w:val="clear" w:color="auto" w:fill="FFFFFF"/>
        <w:spacing w:after="0" w:line="480" w:lineRule="auto"/>
        <w:ind w:firstLine="24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The strategy depending coding </w:t>
      </w:r>
      <w:r w:rsidR="00370A1A">
        <w:rPr>
          <w:rFonts w:ascii="Times New Roman" w:eastAsia="Times New Roman" w:hAnsi="Times New Roman" w:cs="Times New Roman"/>
          <w:color w:val="000000" w:themeColor="text1"/>
          <w:sz w:val="24"/>
          <w:szCs w:val="24"/>
        </w:rPr>
        <w:t xml:space="preserve">that </w:t>
      </w:r>
      <w:r>
        <w:rPr>
          <w:rFonts w:ascii="Times New Roman" w:eastAsia="Times New Roman" w:hAnsi="Times New Roman" w:cs="Times New Roman"/>
          <w:color w:val="000000" w:themeColor="text1"/>
          <w:sz w:val="24"/>
          <w:szCs w:val="24"/>
        </w:rPr>
        <w:t xml:space="preserve">we observed </w:t>
      </w:r>
      <w:r w:rsidR="001876A4" w:rsidRPr="005766B7">
        <w:rPr>
          <w:rFonts w:ascii="Times New Roman" w:eastAsia="Times New Roman" w:hAnsi="Times New Roman" w:cs="Times New Roman"/>
          <w:color w:val="000000" w:themeColor="text1"/>
          <w:sz w:val="24"/>
          <w:szCs w:val="24"/>
        </w:rPr>
        <w:t xml:space="preserve">is consistent with theories </w:t>
      </w:r>
      <w:r>
        <w:rPr>
          <w:rFonts w:ascii="Times New Roman" w:eastAsia="Times New Roman" w:hAnsi="Times New Roman" w:cs="Times New Roman"/>
          <w:color w:val="000000" w:themeColor="text1"/>
          <w:sz w:val="24"/>
          <w:szCs w:val="24"/>
        </w:rPr>
        <w:t xml:space="preserve">that </w:t>
      </w:r>
      <w:r w:rsidRPr="005766B7">
        <w:rPr>
          <w:rFonts w:ascii="Times New Roman" w:eastAsia="Times New Roman" w:hAnsi="Times New Roman" w:cs="Times New Roman"/>
          <w:color w:val="000000" w:themeColor="text1"/>
          <w:sz w:val="24"/>
          <w:szCs w:val="24"/>
        </w:rPr>
        <w:t>dlPFC can operate in multiple computational modes</w:t>
      </w:r>
      <w:r w:rsidR="001876A4">
        <w:rPr>
          <w:rFonts w:ascii="Times New Roman" w:eastAsia="Times New Roman" w:hAnsi="Times New Roman" w:cs="Times New Roman"/>
          <w:color w:val="000000" w:themeColor="text1"/>
          <w:sz w:val="24"/>
          <w:szCs w:val="24"/>
        </w:rPr>
        <w:t xml:space="preserve"> (</w:t>
      </w:r>
      <w:r w:rsidR="005F75F8">
        <w:rPr>
          <w:rFonts w:ascii="Times New Roman" w:eastAsia="Times New Roman" w:hAnsi="Times New Roman" w:cs="Times New Roman"/>
          <w:color w:val="000000" w:themeColor="text1"/>
          <w:sz w:val="24"/>
          <w:szCs w:val="24"/>
        </w:rPr>
        <w:t>21</w:t>
      </w:r>
      <w:r w:rsidR="001876A4">
        <w:rPr>
          <w:rFonts w:ascii="Times New Roman" w:eastAsia="Times New Roman" w:hAnsi="Times New Roman" w:cs="Times New Roman"/>
          <w:color w:val="000000" w:themeColor="text1"/>
          <w:sz w:val="24"/>
          <w:szCs w:val="24"/>
        </w:rPr>
        <w:t>)</w:t>
      </w:r>
      <w:r w:rsidRPr="005766B7">
        <w:rPr>
          <w:rFonts w:ascii="Times New Roman" w:eastAsia="Times New Roman" w:hAnsi="Times New Roman" w:cs="Times New Roman"/>
          <w:color w:val="000000" w:themeColor="text1"/>
          <w:sz w:val="24"/>
          <w:szCs w:val="24"/>
        </w:rPr>
        <w:t xml:space="preserve">, depending on the </w:t>
      </w:r>
      <w:r>
        <w:rPr>
          <w:rFonts w:ascii="Times New Roman" w:eastAsia="Times New Roman" w:hAnsi="Times New Roman" w:cs="Times New Roman"/>
          <w:color w:val="000000" w:themeColor="text1"/>
          <w:sz w:val="24"/>
          <w:szCs w:val="24"/>
        </w:rPr>
        <w:t>environmental demand</w:t>
      </w:r>
      <w:r w:rsidR="00414E46">
        <w:rPr>
          <w:rFonts w:ascii="Times New Roman" w:eastAsia="Times New Roman" w:hAnsi="Times New Roman" w:cs="Times New Roman"/>
          <w:color w:val="000000" w:themeColor="text1"/>
          <w:sz w:val="24"/>
          <w:szCs w:val="24"/>
        </w:rPr>
        <w:t>s</w:t>
      </w:r>
      <w:r>
        <w:rPr>
          <w:rFonts w:ascii="Times New Roman" w:eastAsia="Times New Roman" w:hAnsi="Times New Roman" w:cs="Times New Roman"/>
          <w:color w:val="000000" w:themeColor="text1"/>
          <w:sz w:val="24"/>
          <w:szCs w:val="24"/>
        </w:rPr>
        <w:t xml:space="preserve"> and the </w:t>
      </w:r>
      <w:r w:rsidRPr="005766B7">
        <w:rPr>
          <w:rFonts w:ascii="Times New Roman" w:eastAsia="Times New Roman" w:hAnsi="Times New Roman" w:cs="Times New Roman"/>
          <w:color w:val="000000" w:themeColor="text1"/>
          <w:sz w:val="24"/>
          <w:szCs w:val="24"/>
        </w:rPr>
        <w:t xml:space="preserve">cognitive strategy </w:t>
      </w:r>
      <w:r w:rsidR="00414E46">
        <w:rPr>
          <w:rFonts w:ascii="Times New Roman" w:eastAsia="Times New Roman" w:hAnsi="Times New Roman" w:cs="Times New Roman"/>
          <w:color w:val="000000" w:themeColor="text1"/>
          <w:sz w:val="24"/>
          <w:szCs w:val="24"/>
        </w:rPr>
        <w:t>employed</w:t>
      </w:r>
      <w:r w:rsidR="00414E46" w:rsidRPr="005766B7">
        <w:rPr>
          <w:rFonts w:ascii="Times New Roman" w:eastAsia="Times New Roman" w:hAnsi="Times New Roman" w:cs="Times New Roman"/>
          <w:color w:val="000000" w:themeColor="text1"/>
          <w:sz w:val="24"/>
          <w:szCs w:val="24"/>
        </w:rPr>
        <w:t xml:space="preserve"> </w:t>
      </w:r>
      <w:r w:rsidRPr="005766B7">
        <w:rPr>
          <w:rFonts w:ascii="Times New Roman" w:eastAsia="Times New Roman" w:hAnsi="Times New Roman" w:cs="Times New Roman"/>
          <w:color w:val="000000" w:themeColor="text1"/>
          <w:sz w:val="24"/>
          <w:szCs w:val="24"/>
        </w:rPr>
        <w:t>by the subject.</w:t>
      </w:r>
      <w:r w:rsidRPr="00B35C26">
        <w:rPr>
          <w:rFonts w:ascii="Times New Roman" w:eastAsia="Times New Roman" w:hAnsi="Times New Roman" w:cs="Times New Roman"/>
          <w:color w:val="000000" w:themeColor="text1"/>
          <w:sz w:val="24"/>
          <w:szCs w:val="24"/>
        </w:rPr>
        <w:t xml:space="preserve"> </w:t>
      </w:r>
      <w:r w:rsidRPr="00430B55">
        <w:rPr>
          <w:rFonts w:ascii="Times New Roman" w:eastAsia="Times New Roman" w:hAnsi="Times New Roman" w:cs="Times New Roman"/>
          <w:color w:val="000000" w:themeColor="text1"/>
          <w:sz w:val="24"/>
          <w:szCs w:val="24"/>
        </w:rPr>
        <w:t xml:space="preserve">This flexibility may be </w:t>
      </w:r>
      <w:r w:rsidR="00D82B7A">
        <w:rPr>
          <w:rFonts w:ascii="Times New Roman" w:eastAsia="Times New Roman" w:hAnsi="Times New Roman" w:cs="Times New Roman"/>
          <w:color w:val="000000" w:themeColor="text1"/>
          <w:sz w:val="24"/>
          <w:szCs w:val="24"/>
        </w:rPr>
        <w:t>supported</w:t>
      </w:r>
      <w:r w:rsidRPr="00430B55">
        <w:rPr>
          <w:rFonts w:ascii="Times New Roman" w:eastAsia="Times New Roman" w:hAnsi="Times New Roman" w:cs="Times New Roman"/>
          <w:color w:val="000000" w:themeColor="text1"/>
          <w:sz w:val="24"/>
          <w:szCs w:val="24"/>
        </w:rPr>
        <w:t xml:space="preserve"> by </w:t>
      </w:r>
      <w:r w:rsidR="00414E46">
        <w:rPr>
          <w:rFonts w:ascii="Times New Roman" w:eastAsia="Times New Roman" w:hAnsi="Times New Roman" w:cs="Times New Roman"/>
          <w:color w:val="000000" w:themeColor="text1"/>
          <w:sz w:val="24"/>
          <w:szCs w:val="24"/>
        </w:rPr>
        <w:t xml:space="preserve">two </w:t>
      </w:r>
      <w:r w:rsidRPr="00430B55">
        <w:rPr>
          <w:rFonts w:ascii="Times New Roman" w:eastAsia="Times New Roman" w:hAnsi="Times New Roman" w:cs="Times New Roman"/>
          <w:color w:val="000000" w:themeColor="text1"/>
          <w:sz w:val="24"/>
          <w:szCs w:val="24"/>
        </w:rPr>
        <w:t xml:space="preserve">mechanisms </w:t>
      </w:r>
      <w:r w:rsidR="00D82B7A">
        <w:rPr>
          <w:rFonts w:ascii="Times New Roman" w:eastAsia="Times New Roman" w:hAnsi="Times New Roman" w:cs="Times New Roman"/>
          <w:color w:val="000000" w:themeColor="text1"/>
          <w:sz w:val="24"/>
          <w:szCs w:val="24"/>
        </w:rPr>
        <w:t>including</w:t>
      </w:r>
      <w:r w:rsidRPr="00430B55">
        <w:rPr>
          <w:rFonts w:ascii="Times New Roman" w:eastAsia="Times New Roman" w:hAnsi="Times New Roman" w:cs="Times New Roman"/>
          <w:color w:val="000000" w:themeColor="text1"/>
          <w:sz w:val="24"/>
          <w:szCs w:val="24"/>
        </w:rPr>
        <w:t xml:space="preserve"> </w:t>
      </w:r>
      <w:r w:rsidR="00D82B7A">
        <w:rPr>
          <w:rFonts w:ascii="Times New Roman" w:eastAsia="Times New Roman" w:hAnsi="Times New Roman" w:cs="Times New Roman"/>
          <w:color w:val="000000" w:themeColor="text1"/>
          <w:sz w:val="24"/>
          <w:szCs w:val="24"/>
        </w:rPr>
        <w:t xml:space="preserve">1) </w:t>
      </w:r>
      <w:r w:rsidRPr="00430B55">
        <w:rPr>
          <w:rFonts w:ascii="Times New Roman" w:eastAsia="Times New Roman" w:hAnsi="Times New Roman" w:cs="Times New Roman"/>
          <w:color w:val="000000" w:themeColor="text1"/>
          <w:sz w:val="24"/>
          <w:szCs w:val="24"/>
        </w:rPr>
        <w:t>mixed selectivity (</w:t>
      </w:r>
      <w:r w:rsidR="00240887">
        <w:rPr>
          <w:rFonts w:ascii="Times New Roman" w:eastAsia="Times New Roman" w:hAnsi="Times New Roman" w:cs="Times New Roman"/>
          <w:color w:val="000000" w:themeColor="text1"/>
          <w:sz w:val="24"/>
          <w:szCs w:val="24"/>
        </w:rPr>
        <w:t>2</w:t>
      </w:r>
      <w:r w:rsidR="00E14C82">
        <w:rPr>
          <w:rFonts w:ascii="Times New Roman" w:eastAsia="Times New Roman" w:hAnsi="Times New Roman" w:cs="Times New Roman"/>
          <w:color w:val="000000" w:themeColor="text1"/>
          <w:sz w:val="24"/>
          <w:szCs w:val="24"/>
        </w:rPr>
        <w:t>2</w:t>
      </w:r>
      <w:r w:rsidRPr="00430B55">
        <w:rPr>
          <w:rFonts w:ascii="Times New Roman" w:eastAsia="Times New Roman" w:hAnsi="Times New Roman" w:cs="Times New Roman"/>
          <w:color w:val="000000" w:themeColor="text1"/>
          <w:sz w:val="24"/>
          <w:szCs w:val="24"/>
        </w:rPr>
        <w:t xml:space="preserve">), which enables neurons to process </w:t>
      </w:r>
      <w:r>
        <w:rPr>
          <w:rFonts w:ascii="Times New Roman" w:eastAsia="Times New Roman" w:hAnsi="Times New Roman" w:cs="Times New Roman"/>
          <w:color w:val="000000" w:themeColor="text1"/>
          <w:sz w:val="24"/>
          <w:szCs w:val="24"/>
        </w:rPr>
        <w:t>multiple</w:t>
      </w:r>
      <w:r w:rsidRPr="00430B55">
        <w:rPr>
          <w:rFonts w:ascii="Times New Roman" w:eastAsia="Times New Roman" w:hAnsi="Times New Roman" w:cs="Times New Roman"/>
          <w:color w:val="000000" w:themeColor="text1"/>
          <w:sz w:val="24"/>
          <w:szCs w:val="24"/>
        </w:rPr>
        <w:t xml:space="preserve"> task-related information</w:t>
      </w:r>
      <w:r w:rsidR="00D82B7A">
        <w:rPr>
          <w:rFonts w:ascii="Times New Roman" w:eastAsia="Times New Roman" w:hAnsi="Times New Roman" w:cs="Times New Roman"/>
          <w:color w:val="000000" w:themeColor="text1"/>
          <w:sz w:val="24"/>
          <w:szCs w:val="24"/>
        </w:rPr>
        <w:t xml:space="preserve"> (e.g., reward and delay)</w:t>
      </w:r>
      <w:r w:rsidRPr="00430B55">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color w:val="000000" w:themeColor="text1"/>
          <w:sz w:val="24"/>
          <w:szCs w:val="24"/>
        </w:rPr>
        <w:t>and</w:t>
      </w:r>
      <w:r w:rsidRPr="00430B55">
        <w:rPr>
          <w:rFonts w:ascii="Times New Roman" w:eastAsia="Times New Roman" w:hAnsi="Times New Roman" w:cs="Times New Roman"/>
          <w:color w:val="000000" w:themeColor="text1"/>
          <w:sz w:val="24"/>
          <w:szCs w:val="24"/>
        </w:rPr>
        <w:t xml:space="preserve"> </w:t>
      </w:r>
      <w:r w:rsidR="00D82B7A">
        <w:rPr>
          <w:rFonts w:ascii="Times New Roman" w:eastAsia="Times New Roman" w:hAnsi="Times New Roman" w:cs="Times New Roman"/>
          <w:color w:val="000000" w:themeColor="text1"/>
          <w:sz w:val="24"/>
          <w:szCs w:val="24"/>
        </w:rPr>
        <w:t xml:space="preserve">2) </w:t>
      </w:r>
      <w:r w:rsidRPr="00430B55">
        <w:rPr>
          <w:rFonts w:ascii="Times New Roman" w:eastAsia="Times New Roman" w:hAnsi="Times New Roman" w:cs="Times New Roman"/>
          <w:color w:val="000000" w:themeColor="text1"/>
          <w:sz w:val="24"/>
          <w:szCs w:val="24"/>
        </w:rPr>
        <w:t>working memory gating (</w:t>
      </w:r>
      <w:r w:rsidR="00240887">
        <w:rPr>
          <w:rFonts w:ascii="Times New Roman" w:eastAsia="Times New Roman" w:hAnsi="Times New Roman" w:cs="Times New Roman"/>
          <w:color w:val="000000" w:themeColor="text1"/>
          <w:sz w:val="24"/>
          <w:szCs w:val="24"/>
        </w:rPr>
        <w:t>2</w:t>
      </w:r>
      <w:r w:rsidR="00E14C82">
        <w:rPr>
          <w:rFonts w:ascii="Times New Roman" w:eastAsia="Times New Roman" w:hAnsi="Times New Roman" w:cs="Times New Roman"/>
          <w:color w:val="000000" w:themeColor="text1"/>
          <w:sz w:val="24"/>
          <w:szCs w:val="24"/>
        </w:rPr>
        <w:t>3</w:t>
      </w:r>
      <w:r w:rsidRPr="00430B55">
        <w:rPr>
          <w:rFonts w:ascii="Times New Roman" w:eastAsia="Times New Roman" w:hAnsi="Times New Roman" w:cs="Times New Roman"/>
          <w:color w:val="000000" w:themeColor="text1"/>
          <w:sz w:val="24"/>
          <w:szCs w:val="24"/>
        </w:rPr>
        <w:t xml:space="preserve">), which selectively maintains task-relevant </w:t>
      </w:r>
      <w:r>
        <w:rPr>
          <w:rFonts w:ascii="Times New Roman" w:eastAsia="Times New Roman" w:hAnsi="Times New Roman" w:cs="Times New Roman"/>
          <w:color w:val="000000" w:themeColor="text1"/>
          <w:sz w:val="24"/>
          <w:szCs w:val="24"/>
        </w:rPr>
        <w:t>information</w:t>
      </w:r>
      <w:r w:rsidRPr="00430B55">
        <w:rPr>
          <w:rFonts w:ascii="Times New Roman" w:eastAsia="Times New Roman" w:hAnsi="Times New Roman" w:cs="Times New Roman"/>
          <w:color w:val="000000" w:themeColor="text1"/>
          <w:sz w:val="24"/>
          <w:szCs w:val="24"/>
        </w:rPr>
        <w:t xml:space="preserve"> during deliberation.</w:t>
      </w:r>
      <w:r w:rsidR="000F01D8" w:rsidRPr="000F01D8">
        <w:rPr>
          <w:rFonts w:ascii="Times New Roman" w:eastAsia="Times New Roman" w:hAnsi="Times New Roman" w:cs="Times New Roman"/>
          <w:color w:val="000000" w:themeColor="text1"/>
          <w:sz w:val="24"/>
          <w:szCs w:val="24"/>
        </w:rPr>
        <w:t xml:space="preserve"> </w:t>
      </w:r>
      <w:r w:rsidR="00370A1A">
        <w:rPr>
          <w:rFonts w:ascii="Times New Roman" w:eastAsia="Times New Roman" w:hAnsi="Times New Roman" w:cs="Times New Roman"/>
          <w:color w:val="000000" w:themeColor="text1"/>
          <w:sz w:val="24"/>
          <w:szCs w:val="24"/>
        </w:rPr>
        <w:t xml:space="preserve">In line </w:t>
      </w:r>
      <w:r w:rsidR="000F01D8" w:rsidRPr="00026BF8">
        <w:rPr>
          <w:rFonts w:ascii="Times New Roman" w:eastAsia="Times New Roman" w:hAnsi="Times New Roman" w:cs="Times New Roman"/>
          <w:color w:val="000000" w:themeColor="text1"/>
          <w:sz w:val="24"/>
          <w:szCs w:val="24"/>
        </w:rPr>
        <w:t xml:space="preserve">with these mechanisms, dlPFC may </w:t>
      </w:r>
      <w:r w:rsidR="00593630">
        <w:rPr>
          <w:rFonts w:ascii="Times New Roman" w:eastAsia="Times New Roman" w:hAnsi="Times New Roman" w:cs="Times New Roman"/>
          <w:color w:val="000000" w:themeColor="text1"/>
          <w:sz w:val="24"/>
          <w:szCs w:val="24"/>
        </w:rPr>
        <w:t xml:space="preserve">also </w:t>
      </w:r>
      <w:r w:rsidR="000F01D8">
        <w:rPr>
          <w:rFonts w:ascii="Times New Roman" w:eastAsia="Times New Roman" w:hAnsi="Times New Roman" w:cs="Times New Roman"/>
          <w:color w:val="000000" w:themeColor="text1"/>
          <w:sz w:val="24"/>
          <w:szCs w:val="24"/>
        </w:rPr>
        <w:t>serve as</w:t>
      </w:r>
      <w:r w:rsidR="000F01D8" w:rsidRPr="00026BF8">
        <w:rPr>
          <w:rFonts w:ascii="Times New Roman" w:eastAsia="Times New Roman" w:hAnsi="Times New Roman" w:cs="Times New Roman"/>
          <w:color w:val="000000" w:themeColor="text1"/>
          <w:sz w:val="24"/>
          <w:szCs w:val="24"/>
        </w:rPr>
        <w:t xml:space="preserve"> a key node in the interaction between attention and motor planning (</w:t>
      </w:r>
      <w:r w:rsidR="001A3ECA">
        <w:rPr>
          <w:rFonts w:ascii="Times New Roman" w:eastAsia="Times New Roman" w:hAnsi="Times New Roman" w:cs="Times New Roman"/>
          <w:color w:val="000000" w:themeColor="text1"/>
          <w:sz w:val="24"/>
          <w:szCs w:val="24"/>
        </w:rPr>
        <w:t>24, 25</w:t>
      </w:r>
      <w:r w:rsidR="000F01D8" w:rsidRPr="00026BF8">
        <w:rPr>
          <w:rFonts w:ascii="Times New Roman" w:eastAsia="Times New Roman" w:hAnsi="Times New Roman" w:cs="Times New Roman"/>
          <w:color w:val="000000" w:themeColor="text1"/>
          <w:sz w:val="24"/>
          <w:szCs w:val="24"/>
        </w:rPr>
        <w:t>)</w:t>
      </w:r>
      <w:r w:rsidR="000F01D8" w:rsidRPr="00026BF8">
        <w:rPr>
          <w:rFonts w:ascii="Times New Roman" w:hAnsi="Times New Roman" w:cs="Times New Roman"/>
          <w:sz w:val="24"/>
          <w:szCs w:val="24"/>
        </w:rPr>
        <w:t>, providing the neural substrate that supports the distinct strategies</w:t>
      </w:r>
      <w:r w:rsidR="000F01D8" w:rsidRPr="00026BF8">
        <w:rPr>
          <w:rFonts w:ascii="Times New Roman" w:eastAsia="Times New Roman" w:hAnsi="Times New Roman" w:cs="Times New Roman"/>
          <w:color w:val="000000" w:themeColor="text1"/>
          <w:sz w:val="24"/>
          <w:szCs w:val="24"/>
        </w:rPr>
        <w:t>.</w:t>
      </w:r>
      <w:r w:rsidR="000F01D8">
        <w:rPr>
          <w:rFonts w:ascii="Times New Roman" w:eastAsia="Times New Roman" w:hAnsi="Times New Roman" w:cs="Times New Roman"/>
          <w:color w:val="000000" w:themeColor="text1"/>
          <w:sz w:val="24"/>
          <w:szCs w:val="24"/>
        </w:rPr>
        <w:t xml:space="preserve"> </w:t>
      </w:r>
      <w:r w:rsidR="004B06FB" w:rsidRPr="00F54F42">
        <w:rPr>
          <w:rFonts w:ascii="Times New Roman" w:eastAsia="Times New Roman" w:hAnsi="Times New Roman" w:cs="Times New Roman"/>
          <w:color w:val="000000" w:themeColor="text1"/>
          <w:sz w:val="24"/>
          <w:szCs w:val="24"/>
        </w:rPr>
        <w:t xml:space="preserve">The neural differences </w:t>
      </w:r>
      <w:r w:rsidR="00414E46">
        <w:rPr>
          <w:rFonts w:ascii="Times New Roman" w:eastAsia="Times New Roman" w:hAnsi="Times New Roman" w:cs="Times New Roman"/>
          <w:color w:val="000000" w:themeColor="text1"/>
          <w:sz w:val="24"/>
          <w:szCs w:val="24"/>
        </w:rPr>
        <w:t>observed</w:t>
      </w:r>
      <w:r w:rsidR="004B06FB">
        <w:rPr>
          <w:rFonts w:ascii="Times New Roman" w:eastAsia="Times New Roman" w:hAnsi="Times New Roman" w:cs="Times New Roman"/>
          <w:color w:val="000000" w:themeColor="text1"/>
          <w:sz w:val="24"/>
          <w:szCs w:val="24"/>
        </w:rPr>
        <w:t xml:space="preserve"> between animals</w:t>
      </w:r>
      <w:r w:rsidR="004B06FB" w:rsidRPr="00F54F42">
        <w:rPr>
          <w:rFonts w:ascii="Times New Roman" w:eastAsia="Times New Roman" w:hAnsi="Times New Roman" w:cs="Times New Roman"/>
          <w:color w:val="000000" w:themeColor="text1"/>
          <w:sz w:val="24"/>
          <w:szCs w:val="24"/>
        </w:rPr>
        <w:t xml:space="preserve"> may arise from variations</w:t>
      </w:r>
      <w:r w:rsidR="004B06FB" w:rsidRPr="005766B7">
        <w:rPr>
          <w:rFonts w:ascii="Times New Roman" w:eastAsia="Times New Roman" w:hAnsi="Times New Roman" w:cs="Times New Roman"/>
          <w:color w:val="000000" w:themeColor="text1"/>
          <w:sz w:val="24"/>
          <w:szCs w:val="24"/>
        </w:rPr>
        <w:t xml:space="preserve"> in prefrontal dopamine signaling and cognitive control (</w:t>
      </w:r>
      <w:r w:rsidR="004B06FB">
        <w:rPr>
          <w:rFonts w:ascii="Times New Roman" w:eastAsia="Times New Roman" w:hAnsi="Times New Roman" w:cs="Times New Roman"/>
          <w:color w:val="000000" w:themeColor="text1"/>
          <w:sz w:val="24"/>
          <w:szCs w:val="24"/>
        </w:rPr>
        <w:t>2</w:t>
      </w:r>
      <w:r w:rsidR="00FC46AE">
        <w:rPr>
          <w:rFonts w:ascii="Times New Roman" w:eastAsia="Times New Roman" w:hAnsi="Times New Roman" w:cs="Times New Roman"/>
          <w:color w:val="000000" w:themeColor="text1"/>
          <w:sz w:val="24"/>
          <w:szCs w:val="24"/>
        </w:rPr>
        <w:t>6</w:t>
      </w:r>
      <w:r w:rsidR="004B06FB" w:rsidRPr="005766B7">
        <w:rPr>
          <w:rFonts w:ascii="Times New Roman" w:eastAsia="Times New Roman" w:hAnsi="Times New Roman" w:cs="Times New Roman"/>
          <w:color w:val="000000" w:themeColor="text1"/>
          <w:sz w:val="24"/>
          <w:szCs w:val="24"/>
        </w:rPr>
        <w:t xml:space="preserve">). </w:t>
      </w:r>
      <w:r w:rsidR="00593630">
        <w:rPr>
          <w:rFonts w:ascii="Times New Roman" w:eastAsia="Times New Roman" w:hAnsi="Times New Roman" w:cs="Times New Roman"/>
          <w:color w:val="000000" w:themeColor="text1"/>
          <w:sz w:val="24"/>
          <w:szCs w:val="24"/>
        </w:rPr>
        <w:t>Our</w:t>
      </w:r>
      <w:r w:rsidR="00593630" w:rsidRPr="005766B7">
        <w:rPr>
          <w:rFonts w:ascii="Times New Roman" w:eastAsia="Times New Roman" w:hAnsi="Times New Roman" w:cs="Times New Roman"/>
          <w:color w:val="000000" w:themeColor="text1"/>
          <w:sz w:val="24"/>
          <w:szCs w:val="24"/>
        </w:rPr>
        <w:t xml:space="preserve"> findings raise important questions about how prefrontal circuits may shift between </w:t>
      </w:r>
      <w:r w:rsidR="008119C4">
        <w:rPr>
          <w:rFonts w:ascii="Times New Roman" w:eastAsia="Times New Roman" w:hAnsi="Times New Roman" w:cs="Times New Roman"/>
          <w:color w:val="000000" w:themeColor="text1"/>
          <w:sz w:val="24"/>
          <w:szCs w:val="24"/>
        </w:rPr>
        <w:t xml:space="preserve">different </w:t>
      </w:r>
      <w:r w:rsidR="00593630" w:rsidRPr="005766B7">
        <w:rPr>
          <w:rFonts w:ascii="Times New Roman" w:eastAsia="Times New Roman" w:hAnsi="Times New Roman" w:cs="Times New Roman"/>
          <w:color w:val="000000" w:themeColor="text1"/>
          <w:sz w:val="24"/>
          <w:szCs w:val="24"/>
        </w:rPr>
        <w:t>computational</w:t>
      </w:r>
      <w:r w:rsidR="008119C4">
        <w:rPr>
          <w:rFonts w:ascii="Times New Roman" w:eastAsia="Times New Roman" w:hAnsi="Times New Roman" w:cs="Times New Roman"/>
          <w:color w:val="000000" w:themeColor="text1"/>
          <w:sz w:val="24"/>
          <w:szCs w:val="24"/>
        </w:rPr>
        <w:t xml:space="preserve"> modes</w:t>
      </w:r>
      <w:r w:rsidR="00414E46">
        <w:rPr>
          <w:rFonts w:ascii="Times New Roman" w:eastAsia="Times New Roman" w:hAnsi="Times New Roman" w:cs="Times New Roman"/>
          <w:color w:val="000000" w:themeColor="text1"/>
          <w:sz w:val="24"/>
          <w:szCs w:val="24"/>
        </w:rPr>
        <w:t>,</w:t>
      </w:r>
      <w:r w:rsidR="00593630" w:rsidRPr="005766B7">
        <w:rPr>
          <w:rFonts w:ascii="Times New Roman" w:eastAsia="Times New Roman" w:hAnsi="Times New Roman" w:cs="Times New Roman"/>
          <w:color w:val="000000" w:themeColor="text1"/>
          <w:sz w:val="24"/>
          <w:szCs w:val="24"/>
        </w:rPr>
        <w:t xml:space="preserve"> and how these shifts </w:t>
      </w:r>
      <w:r w:rsidR="00593630">
        <w:rPr>
          <w:rFonts w:ascii="Times New Roman" w:eastAsia="Times New Roman" w:hAnsi="Times New Roman" w:cs="Times New Roman"/>
          <w:color w:val="000000" w:themeColor="text1"/>
          <w:sz w:val="24"/>
          <w:szCs w:val="24"/>
        </w:rPr>
        <w:t>may support</w:t>
      </w:r>
      <w:r w:rsidR="00593630" w:rsidRPr="005766B7">
        <w:rPr>
          <w:rFonts w:ascii="Times New Roman" w:eastAsia="Times New Roman" w:hAnsi="Times New Roman" w:cs="Times New Roman"/>
          <w:color w:val="000000" w:themeColor="text1"/>
          <w:sz w:val="24"/>
          <w:szCs w:val="24"/>
        </w:rPr>
        <w:t xml:space="preserve"> adaptive or </w:t>
      </w:r>
      <w:r w:rsidR="00593630">
        <w:rPr>
          <w:rFonts w:ascii="Times New Roman" w:eastAsia="Times New Roman" w:hAnsi="Times New Roman" w:cs="Times New Roman"/>
          <w:color w:val="000000" w:themeColor="text1"/>
          <w:sz w:val="24"/>
          <w:szCs w:val="24"/>
        </w:rPr>
        <w:t xml:space="preserve">contribute to </w:t>
      </w:r>
      <w:r w:rsidR="00593630" w:rsidRPr="005766B7">
        <w:rPr>
          <w:rFonts w:ascii="Times New Roman" w:eastAsia="Times New Roman" w:hAnsi="Times New Roman" w:cs="Times New Roman"/>
          <w:color w:val="000000" w:themeColor="text1"/>
          <w:sz w:val="24"/>
          <w:szCs w:val="24"/>
        </w:rPr>
        <w:t>maladaptive behavior (</w:t>
      </w:r>
      <w:r w:rsidR="00656A12">
        <w:rPr>
          <w:rFonts w:ascii="Times New Roman" w:eastAsia="Times New Roman" w:hAnsi="Times New Roman" w:cs="Times New Roman"/>
          <w:color w:val="000000" w:themeColor="text1"/>
          <w:sz w:val="24"/>
          <w:szCs w:val="24"/>
        </w:rPr>
        <w:t>27</w:t>
      </w:r>
      <w:r w:rsidR="00593630">
        <w:rPr>
          <w:rFonts w:ascii="Times New Roman" w:eastAsia="Times New Roman" w:hAnsi="Times New Roman" w:cs="Times New Roman"/>
          <w:color w:val="000000" w:themeColor="text1"/>
          <w:sz w:val="24"/>
          <w:szCs w:val="24"/>
        </w:rPr>
        <w:t>-</w:t>
      </w:r>
      <w:r w:rsidR="00656A12">
        <w:rPr>
          <w:rFonts w:ascii="Times New Roman" w:eastAsia="Times New Roman" w:hAnsi="Times New Roman" w:cs="Times New Roman"/>
          <w:color w:val="000000" w:themeColor="text1"/>
          <w:sz w:val="24"/>
          <w:szCs w:val="24"/>
        </w:rPr>
        <w:t>29</w:t>
      </w:r>
      <w:r w:rsidR="00593630" w:rsidRPr="005766B7">
        <w:rPr>
          <w:rFonts w:ascii="Times New Roman" w:eastAsia="Times New Roman" w:hAnsi="Times New Roman" w:cs="Times New Roman"/>
          <w:color w:val="000000" w:themeColor="text1"/>
          <w:sz w:val="24"/>
          <w:szCs w:val="24"/>
        </w:rPr>
        <w:t>).</w:t>
      </w:r>
      <w:r w:rsidR="00593630">
        <w:rPr>
          <w:rFonts w:ascii="Times New Roman" w:eastAsia="Times New Roman" w:hAnsi="Times New Roman" w:cs="Times New Roman"/>
          <w:color w:val="000000" w:themeColor="text1"/>
          <w:sz w:val="24"/>
          <w:szCs w:val="24"/>
        </w:rPr>
        <w:t xml:space="preserve"> </w:t>
      </w:r>
      <w:r w:rsidR="00370A1A">
        <w:rPr>
          <w:rFonts w:ascii="Times New Roman" w:eastAsia="Times New Roman" w:hAnsi="Times New Roman" w:cs="Times New Roman"/>
          <w:color w:val="000000" w:themeColor="text1"/>
          <w:sz w:val="24"/>
          <w:szCs w:val="24"/>
        </w:rPr>
        <w:t>Fu</w:t>
      </w:r>
      <w:r w:rsidR="00370A1A">
        <w:rPr>
          <w:rFonts w:ascii="Times New Roman" w:eastAsia="Times New Roman" w:hAnsi="Times New Roman" w:cs="Times New Roman"/>
          <w:color w:val="000000" w:themeColor="text1"/>
          <w:sz w:val="24"/>
          <w:szCs w:val="24"/>
        </w:rPr>
        <w:t>rther</w:t>
      </w:r>
      <w:r w:rsidR="00370A1A">
        <w:rPr>
          <w:rFonts w:ascii="Times New Roman" w:eastAsia="Times New Roman" w:hAnsi="Times New Roman" w:cs="Times New Roman"/>
          <w:color w:val="000000" w:themeColor="text1"/>
          <w:sz w:val="24"/>
          <w:szCs w:val="24"/>
        </w:rPr>
        <w:t xml:space="preserve"> </w:t>
      </w:r>
      <w:r w:rsidR="00494EC7">
        <w:rPr>
          <w:rFonts w:ascii="Times New Roman" w:eastAsia="Times New Roman" w:hAnsi="Times New Roman" w:cs="Times New Roman"/>
          <w:color w:val="000000" w:themeColor="text1"/>
          <w:sz w:val="24"/>
          <w:szCs w:val="24"/>
        </w:rPr>
        <w:t xml:space="preserve">research is needed to characterize </w:t>
      </w:r>
      <w:r w:rsidR="00370A1A">
        <w:rPr>
          <w:rFonts w:ascii="Times New Roman" w:eastAsia="Times New Roman" w:hAnsi="Times New Roman" w:cs="Times New Roman"/>
          <w:color w:val="000000" w:themeColor="text1"/>
          <w:sz w:val="24"/>
          <w:szCs w:val="24"/>
        </w:rPr>
        <w:t xml:space="preserve">the </w:t>
      </w:r>
      <w:r w:rsidR="00494EC7">
        <w:rPr>
          <w:rFonts w:ascii="Times New Roman" w:eastAsia="Times New Roman" w:hAnsi="Times New Roman" w:cs="Times New Roman"/>
          <w:color w:val="000000" w:themeColor="text1"/>
          <w:sz w:val="24"/>
          <w:szCs w:val="24"/>
        </w:rPr>
        <w:t>dynamical systems mechanisms underlying strategy shift</w:t>
      </w:r>
      <w:r w:rsidR="00370A1A">
        <w:rPr>
          <w:rFonts w:ascii="Times New Roman" w:eastAsia="Times New Roman" w:hAnsi="Times New Roman" w:cs="Times New Roman"/>
          <w:color w:val="000000" w:themeColor="text1"/>
          <w:sz w:val="24"/>
          <w:szCs w:val="24"/>
        </w:rPr>
        <w:t>s</w:t>
      </w:r>
      <w:r w:rsidR="00494EC7">
        <w:rPr>
          <w:rFonts w:ascii="Times New Roman" w:eastAsia="Times New Roman" w:hAnsi="Times New Roman" w:cs="Times New Roman"/>
          <w:color w:val="000000" w:themeColor="text1"/>
          <w:sz w:val="24"/>
          <w:szCs w:val="24"/>
        </w:rPr>
        <w:t xml:space="preserve"> in temporal discounting (1</w:t>
      </w:r>
      <w:r w:rsidR="00AC5930">
        <w:rPr>
          <w:rFonts w:ascii="Times New Roman" w:eastAsia="Times New Roman" w:hAnsi="Times New Roman" w:cs="Times New Roman"/>
          <w:color w:val="000000" w:themeColor="text1"/>
          <w:sz w:val="24"/>
          <w:szCs w:val="24"/>
        </w:rPr>
        <w:t>8</w:t>
      </w:r>
      <w:r w:rsidR="00494EC7">
        <w:rPr>
          <w:rFonts w:ascii="Times New Roman" w:eastAsia="Times New Roman" w:hAnsi="Times New Roman" w:cs="Times New Roman"/>
          <w:color w:val="000000" w:themeColor="text1"/>
          <w:sz w:val="24"/>
          <w:szCs w:val="24"/>
        </w:rPr>
        <w:t xml:space="preserve">). </w:t>
      </w:r>
    </w:p>
    <w:p w14:paraId="1302ABC9" w14:textId="39CAE382" w:rsidR="00BD0B0E" w:rsidRDefault="004B06FB" w:rsidP="00BD0B0E">
      <w:pPr>
        <w:shd w:val="clear" w:color="auto" w:fill="FFFFFF"/>
        <w:spacing w:after="0" w:line="480" w:lineRule="auto"/>
        <w:ind w:firstLine="36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Our findings also contribute to the recent effort</w:t>
      </w:r>
      <w:r w:rsidR="00370A1A">
        <w:rPr>
          <w:rFonts w:ascii="Times New Roman" w:eastAsia="Times New Roman" w:hAnsi="Times New Roman" w:cs="Times New Roman"/>
          <w:color w:val="000000" w:themeColor="text1"/>
          <w:sz w:val="24"/>
          <w:szCs w:val="24"/>
        </w:rPr>
        <w:t>s</w:t>
      </w:r>
      <w:r>
        <w:rPr>
          <w:rFonts w:ascii="Times New Roman" w:eastAsia="Times New Roman" w:hAnsi="Times New Roman" w:cs="Times New Roman"/>
          <w:color w:val="000000" w:themeColor="text1"/>
          <w:sz w:val="24"/>
          <w:szCs w:val="24"/>
        </w:rPr>
        <w:t xml:space="preserve"> to </w:t>
      </w:r>
      <w:r w:rsidR="00414E46">
        <w:rPr>
          <w:rFonts w:ascii="Times New Roman" w:eastAsia="Times New Roman" w:hAnsi="Times New Roman" w:cs="Times New Roman"/>
          <w:color w:val="000000" w:themeColor="text1"/>
          <w:sz w:val="24"/>
          <w:szCs w:val="24"/>
        </w:rPr>
        <w:t xml:space="preserve">identify the </w:t>
      </w:r>
      <w:r>
        <w:rPr>
          <w:rFonts w:ascii="Times New Roman" w:eastAsia="Times New Roman" w:hAnsi="Times New Roman" w:cs="Times New Roman"/>
          <w:color w:val="000000" w:themeColor="text1"/>
          <w:sz w:val="24"/>
          <w:szCs w:val="24"/>
        </w:rPr>
        <w:t>neural underpinnings of individual differences in behavior.</w:t>
      </w:r>
      <w:r w:rsidR="00BD0B0E" w:rsidRPr="00BD0B0E">
        <w:rPr>
          <w:rFonts w:ascii="Times New Roman" w:eastAsia="Times New Roman" w:hAnsi="Times New Roman" w:cs="Times New Roman"/>
          <w:color w:val="000000" w:themeColor="text1"/>
          <w:sz w:val="24"/>
          <w:szCs w:val="24"/>
        </w:rPr>
        <w:t xml:space="preserve"> </w:t>
      </w:r>
      <w:r w:rsidR="00BD0B0E">
        <w:rPr>
          <w:rFonts w:ascii="Times New Roman" w:eastAsia="Times New Roman" w:hAnsi="Times New Roman" w:cs="Times New Roman"/>
          <w:color w:val="000000" w:themeColor="text1"/>
          <w:sz w:val="24"/>
          <w:szCs w:val="24"/>
        </w:rPr>
        <w:t xml:space="preserve">For </w:t>
      </w:r>
      <w:r w:rsidR="00370A1A">
        <w:rPr>
          <w:rFonts w:ascii="Times New Roman" w:eastAsia="Times New Roman" w:hAnsi="Times New Roman" w:cs="Times New Roman"/>
          <w:color w:val="000000" w:themeColor="text1"/>
          <w:sz w:val="24"/>
          <w:szCs w:val="24"/>
        </w:rPr>
        <w:t>example</w:t>
      </w:r>
      <w:r w:rsidR="00BD0B0E">
        <w:rPr>
          <w:rFonts w:ascii="Times New Roman" w:eastAsia="Times New Roman" w:hAnsi="Times New Roman" w:cs="Times New Roman"/>
          <w:color w:val="000000" w:themeColor="text1"/>
          <w:sz w:val="24"/>
          <w:szCs w:val="24"/>
        </w:rPr>
        <w:t xml:space="preserve">, </w:t>
      </w:r>
      <w:r w:rsidR="00BD0B0E" w:rsidRPr="00370A1A">
        <w:rPr>
          <w:rFonts w:ascii="Times New Roman" w:eastAsia="Times New Roman" w:hAnsi="Times New Roman" w:cs="Times New Roman"/>
          <w:color w:val="000000" w:themeColor="text1"/>
          <w:sz w:val="24"/>
          <w:szCs w:val="24"/>
        </w:rPr>
        <w:t>Pagan et al., (2025</w:t>
      </w:r>
      <w:r w:rsidR="00B42476" w:rsidRPr="00370A1A">
        <w:rPr>
          <w:rFonts w:ascii="Times New Roman" w:eastAsia="Times New Roman" w:hAnsi="Times New Roman" w:cs="Times New Roman"/>
          <w:color w:val="000000" w:themeColor="text1"/>
          <w:sz w:val="24"/>
          <w:szCs w:val="24"/>
        </w:rPr>
        <w:t>; 30</w:t>
      </w:r>
      <w:r w:rsidR="00BD0B0E" w:rsidRPr="00370A1A">
        <w:rPr>
          <w:rFonts w:ascii="Times New Roman" w:eastAsia="Times New Roman" w:hAnsi="Times New Roman" w:cs="Times New Roman"/>
          <w:color w:val="000000" w:themeColor="text1"/>
          <w:sz w:val="24"/>
          <w:szCs w:val="24"/>
        </w:rPr>
        <w:t>) showed</w:t>
      </w:r>
      <w:r w:rsidR="00BD0B0E">
        <w:rPr>
          <w:rFonts w:ascii="Times New Roman" w:eastAsia="Times New Roman" w:hAnsi="Times New Roman" w:cs="Times New Roman"/>
          <w:color w:val="000000" w:themeColor="text1"/>
          <w:sz w:val="24"/>
          <w:szCs w:val="24"/>
        </w:rPr>
        <w:t xml:space="preserve"> that</w:t>
      </w:r>
      <w:r w:rsidR="00370A1A" w:rsidRPr="00370A1A">
        <w:rPr>
          <w:rFonts w:ascii="Times New Roman" w:eastAsia="Times New Roman" w:hAnsi="Times New Roman" w:cs="Times New Roman"/>
          <w:color w:val="000000" w:themeColor="text1"/>
          <w:sz w:val="24"/>
          <w:szCs w:val="24"/>
        </w:rPr>
        <w:t xml:space="preserve"> </w:t>
      </w:r>
      <w:r w:rsidR="00370A1A">
        <w:rPr>
          <w:rFonts w:ascii="Times New Roman" w:eastAsia="Times New Roman" w:hAnsi="Times New Roman" w:cs="Times New Roman"/>
          <w:color w:val="000000" w:themeColor="text1"/>
          <w:sz w:val="24"/>
          <w:szCs w:val="24"/>
        </w:rPr>
        <w:t>rats can use different combinations of dynamic solutions to make context-dependent decisions</w:t>
      </w:r>
      <w:r w:rsidR="00414E46">
        <w:rPr>
          <w:rFonts w:ascii="Times New Roman" w:eastAsia="Times New Roman" w:hAnsi="Times New Roman" w:cs="Times New Roman"/>
          <w:color w:val="000000" w:themeColor="text1"/>
          <w:sz w:val="24"/>
          <w:szCs w:val="24"/>
        </w:rPr>
        <w:t>,</w:t>
      </w:r>
      <w:r w:rsidR="00BD0B0E">
        <w:rPr>
          <w:rFonts w:ascii="Times New Roman" w:eastAsia="Times New Roman" w:hAnsi="Times New Roman" w:cs="Times New Roman"/>
          <w:color w:val="000000" w:themeColor="text1"/>
          <w:sz w:val="24"/>
          <w:szCs w:val="24"/>
        </w:rPr>
        <w:t xml:space="preserve"> despite uniformly good task performance, resulting in heterogeneous neural and behavioral signatures. </w:t>
      </w:r>
      <w:r w:rsidR="00BD0B0E" w:rsidRPr="00370A1A">
        <w:rPr>
          <w:rFonts w:ascii="Times New Roman" w:eastAsia="Times New Roman" w:hAnsi="Times New Roman" w:cs="Times New Roman"/>
          <w:color w:val="000000" w:themeColor="text1"/>
          <w:sz w:val="24"/>
          <w:szCs w:val="24"/>
        </w:rPr>
        <w:t>Similarly, Fascianelli et al., (2024</w:t>
      </w:r>
      <w:r w:rsidR="00B42476" w:rsidRPr="00370A1A">
        <w:rPr>
          <w:rFonts w:ascii="Times New Roman" w:eastAsia="Times New Roman" w:hAnsi="Times New Roman" w:cs="Times New Roman"/>
          <w:color w:val="000000" w:themeColor="text1"/>
          <w:sz w:val="24"/>
          <w:szCs w:val="24"/>
        </w:rPr>
        <w:t>; 31</w:t>
      </w:r>
      <w:r w:rsidR="00BD0B0E" w:rsidRPr="00370A1A">
        <w:rPr>
          <w:rFonts w:ascii="Times New Roman" w:eastAsia="Times New Roman" w:hAnsi="Times New Roman" w:cs="Times New Roman"/>
          <w:color w:val="000000" w:themeColor="text1"/>
          <w:sz w:val="24"/>
          <w:szCs w:val="24"/>
        </w:rPr>
        <w:t>) found</w:t>
      </w:r>
      <w:r w:rsidR="00BD0B0E">
        <w:rPr>
          <w:rFonts w:ascii="Times New Roman" w:eastAsia="Times New Roman" w:hAnsi="Times New Roman" w:cs="Times New Roman"/>
          <w:color w:val="000000" w:themeColor="text1"/>
          <w:sz w:val="24"/>
          <w:szCs w:val="24"/>
        </w:rPr>
        <w:t xml:space="preserve"> that</w:t>
      </w:r>
      <w:r w:rsidR="00414E46">
        <w:rPr>
          <w:rFonts w:ascii="Times New Roman" w:eastAsia="Times New Roman" w:hAnsi="Times New Roman" w:cs="Times New Roman"/>
          <w:color w:val="000000" w:themeColor="text1"/>
          <w:sz w:val="24"/>
          <w:szCs w:val="24"/>
        </w:rPr>
        <w:t>,</w:t>
      </w:r>
      <w:r w:rsidR="00BD0B0E">
        <w:rPr>
          <w:rFonts w:ascii="Times New Roman" w:eastAsia="Times New Roman" w:hAnsi="Times New Roman" w:cs="Times New Roman"/>
          <w:color w:val="000000" w:themeColor="text1"/>
          <w:sz w:val="24"/>
          <w:szCs w:val="24"/>
        </w:rPr>
        <w:t xml:space="preserve"> even when monkeys appear to perform a similar task, differences in the geometry of prefrontal neural representations reveal distinct strategies </w:t>
      </w:r>
      <w:r w:rsidR="00386C3D">
        <w:rPr>
          <w:rFonts w:ascii="Times New Roman" w:eastAsia="Times New Roman" w:hAnsi="Times New Roman" w:cs="Times New Roman"/>
          <w:color w:val="000000" w:themeColor="text1"/>
          <w:sz w:val="24"/>
          <w:szCs w:val="24"/>
        </w:rPr>
        <w:t xml:space="preserve">that </w:t>
      </w:r>
      <w:r w:rsidR="00BD0B0E">
        <w:rPr>
          <w:rFonts w:ascii="Times New Roman" w:eastAsia="Times New Roman" w:hAnsi="Times New Roman" w:cs="Times New Roman"/>
          <w:color w:val="000000" w:themeColor="text1"/>
          <w:sz w:val="24"/>
          <w:szCs w:val="24"/>
        </w:rPr>
        <w:t xml:space="preserve">can be linked to behavioral differences. </w:t>
      </w:r>
    </w:p>
    <w:p w14:paraId="60A4C46B" w14:textId="25EBF121" w:rsidR="00BD0B0E" w:rsidRDefault="00DE1CAC" w:rsidP="005A5CBE">
      <w:pPr>
        <w:shd w:val="clear" w:color="auto" w:fill="FFFFFF"/>
        <w:spacing w:after="0" w:line="480" w:lineRule="auto"/>
        <w:ind w:firstLine="36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The behavioral differences in strategy observed in this study </w:t>
      </w:r>
      <w:r w:rsidR="00386C3D">
        <w:rPr>
          <w:rFonts w:ascii="Times New Roman" w:eastAsia="Times New Roman" w:hAnsi="Times New Roman" w:cs="Times New Roman"/>
          <w:color w:val="000000" w:themeColor="text1"/>
          <w:sz w:val="24"/>
          <w:szCs w:val="24"/>
        </w:rPr>
        <w:t>may be due to</w:t>
      </w:r>
      <w:r>
        <w:rPr>
          <w:rFonts w:ascii="Times New Roman" w:eastAsia="Times New Roman" w:hAnsi="Times New Roman" w:cs="Times New Roman"/>
          <w:color w:val="000000" w:themeColor="text1"/>
          <w:sz w:val="24"/>
          <w:szCs w:val="24"/>
        </w:rPr>
        <w:t xml:space="preserve"> </w:t>
      </w:r>
      <w:r w:rsidR="00BD0B0E" w:rsidRPr="005766B7">
        <w:rPr>
          <w:rFonts w:ascii="Times New Roman" w:eastAsia="Times New Roman" w:hAnsi="Times New Roman" w:cs="Times New Roman"/>
          <w:color w:val="000000" w:themeColor="text1"/>
          <w:sz w:val="24"/>
          <w:szCs w:val="24"/>
        </w:rPr>
        <w:t xml:space="preserve">training history. Monkey S </w:t>
      </w:r>
      <w:r w:rsidR="00386C3D">
        <w:rPr>
          <w:rFonts w:ascii="Times New Roman" w:eastAsia="Times New Roman" w:hAnsi="Times New Roman" w:cs="Times New Roman"/>
          <w:color w:val="000000" w:themeColor="text1"/>
          <w:sz w:val="24"/>
          <w:szCs w:val="24"/>
        </w:rPr>
        <w:t>under</w:t>
      </w:r>
      <w:r w:rsidR="00A93AB3">
        <w:rPr>
          <w:rFonts w:ascii="Times New Roman" w:eastAsia="Times New Roman" w:hAnsi="Times New Roman" w:cs="Times New Roman"/>
          <w:color w:val="000000" w:themeColor="text1"/>
          <w:sz w:val="24"/>
          <w:szCs w:val="24"/>
        </w:rPr>
        <w:t xml:space="preserve">went </w:t>
      </w:r>
      <w:r w:rsidR="00BD0B0E">
        <w:rPr>
          <w:rFonts w:ascii="Times New Roman" w:eastAsia="Times New Roman" w:hAnsi="Times New Roman" w:cs="Times New Roman"/>
          <w:color w:val="000000" w:themeColor="text1"/>
          <w:sz w:val="24"/>
          <w:szCs w:val="24"/>
        </w:rPr>
        <w:t>more</w:t>
      </w:r>
      <w:r w:rsidR="00BD0B0E" w:rsidRPr="005766B7">
        <w:rPr>
          <w:rFonts w:ascii="Times New Roman" w:eastAsia="Times New Roman" w:hAnsi="Times New Roman" w:cs="Times New Roman"/>
          <w:color w:val="000000" w:themeColor="text1"/>
          <w:sz w:val="24"/>
          <w:szCs w:val="24"/>
        </w:rPr>
        <w:t xml:space="preserve"> </w:t>
      </w:r>
      <w:r w:rsidR="00A93AB3">
        <w:rPr>
          <w:rFonts w:ascii="Times New Roman" w:eastAsia="Times New Roman" w:hAnsi="Times New Roman" w:cs="Times New Roman"/>
          <w:color w:val="000000" w:themeColor="text1"/>
          <w:sz w:val="24"/>
          <w:szCs w:val="24"/>
        </w:rPr>
        <w:t>training</w:t>
      </w:r>
      <w:r w:rsidR="00BD0B0E" w:rsidRPr="005766B7">
        <w:rPr>
          <w:rFonts w:ascii="Times New Roman" w:eastAsia="Times New Roman" w:hAnsi="Times New Roman" w:cs="Times New Roman"/>
          <w:color w:val="000000" w:themeColor="text1"/>
          <w:sz w:val="24"/>
          <w:szCs w:val="24"/>
        </w:rPr>
        <w:t xml:space="preserve"> with the task</w:t>
      </w:r>
      <w:r w:rsidR="00BD0B0E">
        <w:rPr>
          <w:rFonts w:ascii="Times New Roman" w:eastAsia="Times New Roman" w:hAnsi="Times New Roman" w:cs="Times New Roman"/>
          <w:color w:val="000000" w:themeColor="text1"/>
          <w:sz w:val="24"/>
          <w:szCs w:val="24"/>
        </w:rPr>
        <w:t xml:space="preserve"> than</w:t>
      </w:r>
      <w:r w:rsidR="00BD0B0E" w:rsidRPr="005766B7">
        <w:rPr>
          <w:rFonts w:ascii="Times New Roman" w:eastAsia="Times New Roman" w:hAnsi="Times New Roman" w:cs="Times New Roman"/>
          <w:color w:val="000000" w:themeColor="text1"/>
          <w:sz w:val="24"/>
          <w:szCs w:val="24"/>
        </w:rPr>
        <w:t xml:space="preserve"> Monkey T</w:t>
      </w:r>
      <w:r w:rsidR="000D59D6">
        <w:rPr>
          <w:rFonts w:ascii="Times New Roman" w:eastAsia="Times New Roman" w:hAnsi="Times New Roman" w:cs="Times New Roman"/>
          <w:color w:val="000000" w:themeColor="text1"/>
          <w:sz w:val="24"/>
          <w:szCs w:val="24"/>
        </w:rPr>
        <w:t>, and i</w:t>
      </w:r>
      <w:r w:rsidR="00A93AB3">
        <w:rPr>
          <w:rFonts w:ascii="Times New Roman" w:eastAsia="Times New Roman" w:hAnsi="Times New Roman" w:cs="Times New Roman"/>
          <w:color w:val="000000" w:themeColor="text1"/>
          <w:sz w:val="24"/>
          <w:szCs w:val="24"/>
        </w:rPr>
        <w:t xml:space="preserve">t is possible that with </w:t>
      </w:r>
      <w:r w:rsidR="00386C3D">
        <w:rPr>
          <w:rFonts w:ascii="Times New Roman" w:eastAsia="Times New Roman" w:hAnsi="Times New Roman" w:cs="Times New Roman"/>
          <w:color w:val="000000" w:themeColor="text1"/>
          <w:sz w:val="24"/>
          <w:szCs w:val="24"/>
        </w:rPr>
        <w:t>further training</w:t>
      </w:r>
      <w:r w:rsidR="00A93AB3">
        <w:rPr>
          <w:rFonts w:ascii="Times New Roman" w:eastAsia="Times New Roman" w:hAnsi="Times New Roman" w:cs="Times New Roman"/>
          <w:color w:val="000000" w:themeColor="text1"/>
          <w:sz w:val="24"/>
          <w:szCs w:val="24"/>
        </w:rPr>
        <w:t xml:space="preserve"> Monkey T’s suboptimal strategy will converge </w:t>
      </w:r>
      <w:r w:rsidR="00386C3D">
        <w:rPr>
          <w:rFonts w:ascii="Times New Roman" w:eastAsia="Times New Roman" w:hAnsi="Times New Roman" w:cs="Times New Roman"/>
          <w:color w:val="000000" w:themeColor="text1"/>
          <w:sz w:val="24"/>
          <w:szCs w:val="24"/>
        </w:rPr>
        <w:t xml:space="preserve">with </w:t>
      </w:r>
      <w:r w:rsidR="00A93AB3">
        <w:rPr>
          <w:rFonts w:ascii="Times New Roman" w:eastAsia="Times New Roman" w:hAnsi="Times New Roman" w:cs="Times New Roman"/>
          <w:color w:val="000000" w:themeColor="text1"/>
          <w:sz w:val="24"/>
          <w:szCs w:val="24"/>
        </w:rPr>
        <w:t xml:space="preserve">the near-optimal strategy </w:t>
      </w:r>
      <w:r w:rsidR="00386C3D">
        <w:rPr>
          <w:rFonts w:ascii="Times New Roman" w:eastAsia="Times New Roman" w:hAnsi="Times New Roman" w:cs="Times New Roman"/>
          <w:color w:val="000000" w:themeColor="text1"/>
          <w:sz w:val="24"/>
          <w:szCs w:val="24"/>
        </w:rPr>
        <w:t xml:space="preserve">employed </w:t>
      </w:r>
      <w:r w:rsidR="00A93AB3">
        <w:rPr>
          <w:rFonts w:ascii="Times New Roman" w:eastAsia="Times New Roman" w:hAnsi="Times New Roman" w:cs="Times New Roman"/>
          <w:color w:val="000000" w:themeColor="text1"/>
          <w:sz w:val="24"/>
          <w:szCs w:val="24"/>
        </w:rPr>
        <w:t xml:space="preserve">by Monkey S. </w:t>
      </w:r>
      <w:r w:rsidR="00BD0B0E" w:rsidRPr="005766B7">
        <w:rPr>
          <w:rFonts w:ascii="Times New Roman" w:eastAsia="Times New Roman" w:hAnsi="Times New Roman" w:cs="Times New Roman"/>
          <w:color w:val="000000" w:themeColor="text1"/>
          <w:sz w:val="24"/>
          <w:szCs w:val="24"/>
        </w:rPr>
        <w:t xml:space="preserve"> </w:t>
      </w:r>
      <w:r w:rsidR="00EA7093">
        <w:rPr>
          <w:rFonts w:ascii="Times New Roman" w:eastAsia="Times New Roman" w:hAnsi="Times New Roman" w:cs="Times New Roman"/>
          <w:color w:val="000000" w:themeColor="text1"/>
          <w:sz w:val="24"/>
          <w:szCs w:val="24"/>
        </w:rPr>
        <w:t>Future l</w:t>
      </w:r>
      <w:r w:rsidR="00BD0B0E" w:rsidRPr="005766B7">
        <w:rPr>
          <w:rFonts w:ascii="Times New Roman" w:eastAsia="Times New Roman" w:hAnsi="Times New Roman" w:cs="Times New Roman"/>
          <w:color w:val="000000" w:themeColor="text1"/>
          <w:sz w:val="24"/>
          <w:szCs w:val="24"/>
        </w:rPr>
        <w:t xml:space="preserve">ongitudinal studies </w:t>
      </w:r>
      <w:r w:rsidR="00BD0B0E">
        <w:rPr>
          <w:rFonts w:ascii="Times New Roman" w:eastAsia="Times New Roman" w:hAnsi="Times New Roman" w:cs="Times New Roman"/>
          <w:color w:val="000000" w:themeColor="text1"/>
          <w:sz w:val="24"/>
          <w:szCs w:val="24"/>
        </w:rPr>
        <w:t>would help</w:t>
      </w:r>
      <w:r w:rsidR="00BD0B0E" w:rsidRPr="005766B7">
        <w:rPr>
          <w:rFonts w:ascii="Times New Roman" w:eastAsia="Times New Roman" w:hAnsi="Times New Roman" w:cs="Times New Roman"/>
          <w:color w:val="000000" w:themeColor="text1"/>
          <w:sz w:val="24"/>
          <w:szCs w:val="24"/>
        </w:rPr>
        <w:t xml:space="preserve"> to </w:t>
      </w:r>
      <w:r w:rsidR="00BD0B0E">
        <w:rPr>
          <w:rFonts w:ascii="Times New Roman" w:eastAsia="Times New Roman" w:hAnsi="Times New Roman" w:cs="Times New Roman"/>
          <w:color w:val="000000" w:themeColor="text1"/>
          <w:sz w:val="24"/>
          <w:szCs w:val="24"/>
        </w:rPr>
        <w:t xml:space="preserve">clarify </w:t>
      </w:r>
      <w:r w:rsidR="00BD0B0E" w:rsidRPr="005766B7">
        <w:rPr>
          <w:rFonts w:ascii="Times New Roman" w:eastAsia="Times New Roman" w:hAnsi="Times New Roman" w:cs="Times New Roman"/>
          <w:color w:val="000000" w:themeColor="text1"/>
          <w:sz w:val="24"/>
          <w:szCs w:val="24"/>
        </w:rPr>
        <w:t>whether these strategies re</w:t>
      </w:r>
      <w:r w:rsidR="00BD0B0E">
        <w:rPr>
          <w:rFonts w:ascii="Times New Roman" w:eastAsia="Times New Roman" w:hAnsi="Times New Roman" w:cs="Times New Roman"/>
          <w:color w:val="000000" w:themeColor="text1"/>
          <w:sz w:val="24"/>
          <w:szCs w:val="24"/>
        </w:rPr>
        <w:t>flect</w:t>
      </w:r>
      <w:r w:rsidR="00BD0B0E" w:rsidRPr="005766B7">
        <w:rPr>
          <w:rFonts w:ascii="Times New Roman" w:eastAsia="Times New Roman" w:hAnsi="Times New Roman" w:cs="Times New Roman"/>
          <w:color w:val="000000" w:themeColor="text1"/>
          <w:sz w:val="24"/>
          <w:szCs w:val="24"/>
        </w:rPr>
        <w:t xml:space="preserve"> </w:t>
      </w:r>
      <w:r w:rsidR="00EA7093">
        <w:rPr>
          <w:rFonts w:ascii="Times New Roman" w:eastAsia="Times New Roman" w:hAnsi="Times New Roman" w:cs="Times New Roman"/>
          <w:color w:val="000000" w:themeColor="text1"/>
          <w:sz w:val="24"/>
          <w:szCs w:val="24"/>
        </w:rPr>
        <w:t>innate</w:t>
      </w:r>
      <w:r w:rsidR="00BD0B0E" w:rsidRPr="005766B7">
        <w:rPr>
          <w:rFonts w:ascii="Times New Roman" w:eastAsia="Times New Roman" w:hAnsi="Times New Roman" w:cs="Times New Roman"/>
          <w:color w:val="000000" w:themeColor="text1"/>
          <w:sz w:val="24"/>
          <w:szCs w:val="24"/>
        </w:rPr>
        <w:t xml:space="preserve"> </w:t>
      </w:r>
      <w:r w:rsidR="00BD0B0E">
        <w:rPr>
          <w:rFonts w:ascii="Times New Roman" w:eastAsia="Times New Roman" w:hAnsi="Times New Roman" w:cs="Times New Roman"/>
          <w:color w:val="000000" w:themeColor="text1"/>
          <w:sz w:val="24"/>
          <w:szCs w:val="24"/>
        </w:rPr>
        <w:t xml:space="preserve">individual </w:t>
      </w:r>
      <w:r w:rsidR="00BD0B0E" w:rsidRPr="005766B7">
        <w:rPr>
          <w:rFonts w:ascii="Times New Roman" w:eastAsia="Times New Roman" w:hAnsi="Times New Roman" w:cs="Times New Roman"/>
          <w:color w:val="000000" w:themeColor="text1"/>
          <w:sz w:val="24"/>
          <w:szCs w:val="24"/>
        </w:rPr>
        <w:t xml:space="preserve">traits or </w:t>
      </w:r>
      <w:r w:rsidR="00EA7093">
        <w:rPr>
          <w:rFonts w:ascii="Times New Roman" w:eastAsia="Times New Roman" w:hAnsi="Times New Roman" w:cs="Times New Roman"/>
          <w:color w:val="000000" w:themeColor="text1"/>
          <w:sz w:val="24"/>
          <w:szCs w:val="24"/>
        </w:rPr>
        <w:t>learned</w:t>
      </w:r>
      <w:r w:rsidR="00BD0B0E" w:rsidRPr="005766B7">
        <w:rPr>
          <w:rFonts w:ascii="Times New Roman" w:eastAsia="Times New Roman" w:hAnsi="Times New Roman" w:cs="Times New Roman"/>
          <w:color w:val="000000" w:themeColor="text1"/>
          <w:sz w:val="24"/>
          <w:szCs w:val="24"/>
        </w:rPr>
        <w:t xml:space="preserve"> responses </w:t>
      </w:r>
      <w:r w:rsidR="00EA7093">
        <w:rPr>
          <w:rFonts w:ascii="Times New Roman" w:eastAsia="Times New Roman" w:hAnsi="Times New Roman" w:cs="Times New Roman"/>
          <w:color w:val="000000" w:themeColor="text1"/>
          <w:sz w:val="24"/>
          <w:szCs w:val="24"/>
        </w:rPr>
        <w:t>based on</w:t>
      </w:r>
      <w:r w:rsidR="00BD0B0E" w:rsidRPr="005766B7">
        <w:rPr>
          <w:rFonts w:ascii="Times New Roman" w:eastAsia="Times New Roman" w:hAnsi="Times New Roman" w:cs="Times New Roman"/>
          <w:color w:val="000000" w:themeColor="text1"/>
          <w:sz w:val="24"/>
          <w:szCs w:val="24"/>
        </w:rPr>
        <w:t xml:space="preserve"> experience</w:t>
      </w:r>
      <w:r w:rsidR="00BD0B0E">
        <w:rPr>
          <w:rFonts w:ascii="Times New Roman" w:eastAsia="Times New Roman" w:hAnsi="Times New Roman" w:cs="Times New Roman"/>
          <w:color w:val="000000" w:themeColor="text1"/>
          <w:sz w:val="24"/>
          <w:szCs w:val="24"/>
        </w:rPr>
        <w:t xml:space="preserve">. </w:t>
      </w:r>
    </w:p>
    <w:p w14:paraId="58FEFFDA" w14:textId="54E688F9" w:rsidR="00891785" w:rsidRDefault="00000000" w:rsidP="008C07DB">
      <w:pPr>
        <w:spacing w:after="0" w:line="480" w:lineRule="auto"/>
        <w:ind w:firstLine="360"/>
        <w:rPr>
          <w:rFonts w:ascii="Times New Roman" w:eastAsia="Times New Roman" w:hAnsi="Times New Roman" w:cs="Times New Roman"/>
          <w:color w:val="000000" w:themeColor="text1"/>
          <w:sz w:val="24"/>
          <w:szCs w:val="24"/>
        </w:rPr>
      </w:pPr>
      <w:r w:rsidRPr="008C07DB">
        <w:rPr>
          <w:rFonts w:ascii="Times New Roman" w:eastAsia="Times New Roman" w:hAnsi="Times New Roman" w:cs="Times New Roman"/>
          <w:color w:val="000000" w:themeColor="text1"/>
          <w:sz w:val="24"/>
          <w:szCs w:val="24"/>
        </w:rPr>
        <w:t xml:space="preserve">In summary, </w:t>
      </w:r>
      <w:r w:rsidR="00422A33">
        <w:rPr>
          <w:rFonts w:ascii="Times New Roman" w:eastAsia="Times New Roman" w:hAnsi="Times New Roman" w:cs="Times New Roman"/>
          <w:color w:val="000000" w:themeColor="text1"/>
          <w:sz w:val="24"/>
          <w:szCs w:val="24"/>
        </w:rPr>
        <w:t>our results support</w:t>
      </w:r>
      <w:r w:rsidR="000D59D6">
        <w:rPr>
          <w:rFonts w:ascii="Times New Roman" w:eastAsia="Times New Roman" w:hAnsi="Times New Roman" w:cs="Times New Roman"/>
          <w:color w:val="000000" w:themeColor="text1"/>
          <w:sz w:val="24"/>
          <w:szCs w:val="24"/>
        </w:rPr>
        <w:t xml:space="preserve"> the idea that </w:t>
      </w:r>
      <w:r w:rsidR="000D59D6">
        <w:rPr>
          <w:rFonts w:ascii="Times New Roman" w:eastAsia="Times New Roman" w:hAnsi="Times New Roman" w:cs="Times New Roman"/>
          <w:color w:val="000000" w:themeColor="text1"/>
          <w:sz w:val="24"/>
          <w:szCs w:val="24"/>
        </w:rPr>
        <w:t xml:space="preserve">reward and time </w:t>
      </w:r>
      <w:r w:rsidR="000D59D6">
        <w:rPr>
          <w:rFonts w:ascii="Times New Roman" w:eastAsia="Times New Roman" w:hAnsi="Times New Roman" w:cs="Times New Roman"/>
          <w:color w:val="000000" w:themeColor="text1"/>
          <w:sz w:val="24"/>
          <w:szCs w:val="24"/>
        </w:rPr>
        <w:t>are coded in a</w:t>
      </w:r>
      <w:r w:rsidR="00422A33">
        <w:rPr>
          <w:rFonts w:ascii="Times New Roman" w:eastAsia="Times New Roman" w:hAnsi="Times New Roman" w:cs="Times New Roman"/>
          <w:color w:val="000000" w:themeColor="text1"/>
          <w:sz w:val="24"/>
          <w:szCs w:val="24"/>
        </w:rPr>
        <w:t xml:space="preserve"> strategy</w:t>
      </w:r>
      <w:r w:rsidR="000D59D6">
        <w:rPr>
          <w:rFonts w:ascii="Times New Roman" w:eastAsia="Times New Roman" w:hAnsi="Times New Roman" w:cs="Times New Roman"/>
          <w:color w:val="000000" w:themeColor="text1"/>
          <w:sz w:val="24"/>
          <w:szCs w:val="24"/>
        </w:rPr>
        <w:t>-</w:t>
      </w:r>
      <w:r w:rsidR="00422A33">
        <w:rPr>
          <w:rFonts w:ascii="Times New Roman" w:eastAsia="Times New Roman" w:hAnsi="Times New Roman" w:cs="Times New Roman"/>
          <w:color w:val="000000" w:themeColor="text1"/>
          <w:sz w:val="24"/>
          <w:szCs w:val="24"/>
        </w:rPr>
        <w:t xml:space="preserve"> dependent </w:t>
      </w:r>
      <w:r w:rsidR="000D59D6">
        <w:rPr>
          <w:rFonts w:ascii="Times New Roman" w:eastAsia="Times New Roman" w:hAnsi="Times New Roman" w:cs="Times New Roman"/>
          <w:color w:val="000000" w:themeColor="text1"/>
          <w:sz w:val="24"/>
          <w:szCs w:val="24"/>
        </w:rPr>
        <w:t>manner</w:t>
      </w:r>
      <w:r w:rsidR="00422A33">
        <w:rPr>
          <w:rFonts w:ascii="Times New Roman" w:eastAsia="Times New Roman" w:hAnsi="Times New Roman" w:cs="Times New Roman"/>
          <w:color w:val="000000" w:themeColor="text1"/>
          <w:sz w:val="24"/>
          <w:szCs w:val="24"/>
        </w:rPr>
        <w:t xml:space="preserve"> in </w:t>
      </w:r>
      <w:r w:rsidRPr="008C07DB">
        <w:rPr>
          <w:rFonts w:ascii="Times New Roman" w:eastAsia="Times New Roman" w:hAnsi="Times New Roman" w:cs="Times New Roman"/>
          <w:color w:val="000000" w:themeColor="text1"/>
          <w:sz w:val="24"/>
          <w:szCs w:val="24"/>
        </w:rPr>
        <w:t xml:space="preserve">dlPFC </w:t>
      </w:r>
      <w:r w:rsidR="00422A33">
        <w:rPr>
          <w:rFonts w:ascii="Times New Roman" w:eastAsia="Times New Roman" w:hAnsi="Times New Roman" w:cs="Times New Roman"/>
          <w:color w:val="000000" w:themeColor="text1"/>
          <w:sz w:val="24"/>
          <w:szCs w:val="24"/>
        </w:rPr>
        <w:t>dur</w:t>
      </w:r>
      <w:r w:rsidR="00386C3D">
        <w:rPr>
          <w:rFonts w:ascii="Times New Roman" w:eastAsia="Times New Roman" w:hAnsi="Times New Roman" w:cs="Times New Roman"/>
          <w:color w:val="000000" w:themeColor="text1"/>
          <w:sz w:val="24"/>
          <w:szCs w:val="24"/>
        </w:rPr>
        <w:t>i</w:t>
      </w:r>
      <w:r w:rsidR="00422A33">
        <w:rPr>
          <w:rFonts w:ascii="Times New Roman" w:eastAsia="Times New Roman" w:hAnsi="Times New Roman" w:cs="Times New Roman"/>
          <w:color w:val="000000" w:themeColor="text1"/>
          <w:sz w:val="24"/>
          <w:szCs w:val="24"/>
        </w:rPr>
        <w:t>ng temporal discounting</w:t>
      </w:r>
      <w:r w:rsidR="000D59D6">
        <w:rPr>
          <w:rFonts w:ascii="Times New Roman" w:eastAsia="Times New Roman" w:hAnsi="Times New Roman" w:cs="Times New Roman"/>
          <w:color w:val="000000" w:themeColor="text1"/>
          <w:sz w:val="24"/>
          <w:szCs w:val="24"/>
        </w:rPr>
        <w:t xml:space="preserve">, </w:t>
      </w:r>
      <w:r w:rsidR="00386C3D">
        <w:rPr>
          <w:rFonts w:ascii="Times New Roman" w:eastAsia="Times New Roman" w:hAnsi="Times New Roman" w:cs="Times New Roman"/>
          <w:color w:val="000000" w:themeColor="text1"/>
          <w:sz w:val="24"/>
          <w:szCs w:val="24"/>
        </w:rPr>
        <w:t>and</w:t>
      </w:r>
      <w:r w:rsidR="00D011DA">
        <w:rPr>
          <w:rFonts w:ascii="Times New Roman" w:eastAsia="Times New Roman" w:hAnsi="Times New Roman" w:cs="Times New Roman"/>
          <w:color w:val="000000" w:themeColor="text1"/>
          <w:sz w:val="24"/>
          <w:szCs w:val="24"/>
        </w:rPr>
        <w:t xml:space="preserve"> that</w:t>
      </w:r>
      <w:r w:rsidR="00422A33">
        <w:rPr>
          <w:rFonts w:ascii="Times New Roman" w:eastAsia="Times New Roman" w:hAnsi="Times New Roman" w:cs="Times New Roman"/>
          <w:color w:val="000000" w:themeColor="text1"/>
          <w:sz w:val="24"/>
          <w:szCs w:val="24"/>
        </w:rPr>
        <w:t xml:space="preserve"> dlPFC </w:t>
      </w:r>
      <w:r w:rsidR="00256CD7" w:rsidRPr="008C07DB">
        <w:rPr>
          <w:rFonts w:ascii="Times New Roman" w:eastAsia="Times New Roman" w:hAnsi="Times New Roman" w:cs="Times New Roman"/>
          <w:color w:val="000000" w:themeColor="text1"/>
          <w:sz w:val="24"/>
          <w:szCs w:val="24"/>
        </w:rPr>
        <w:t xml:space="preserve">activity </w:t>
      </w:r>
      <w:r w:rsidR="00422A33">
        <w:rPr>
          <w:rFonts w:ascii="Times New Roman" w:eastAsia="Times New Roman" w:hAnsi="Times New Roman" w:cs="Times New Roman"/>
          <w:color w:val="000000" w:themeColor="text1"/>
          <w:sz w:val="24"/>
          <w:szCs w:val="24"/>
        </w:rPr>
        <w:t>reflect</w:t>
      </w:r>
      <w:r w:rsidR="000D59D6">
        <w:rPr>
          <w:rFonts w:ascii="Times New Roman" w:eastAsia="Times New Roman" w:hAnsi="Times New Roman" w:cs="Times New Roman"/>
          <w:color w:val="000000" w:themeColor="text1"/>
          <w:sz w:val="24"/>
          <w:szCs w:val="24"/>
        </w:rPr>
        <w:t>s</w:t>
      </w:r>
      <w:r w:rsidR="00422A33" w:rsidRPr="008C07DB">
        <w:rPr>
          <w:rFonts w:ascii="Times New Roman" w:eastAsia="Times New Roman" w:hAnsi="Times New Roman" w:cs="Times New Roman"/>
          <w:color w:val="000000" w:themeColor="text1"/>
          <w:sz w:val="24"/>
          <w:szCs w:val="24"/>
        </w:rPr>
        <w:t xml:space="preserve"> </w:t>
      </w:r>
      <w:r w:rsidR="00E3772A" w:rsidRPr="008C07DB">
        <w:rPr>
          <w:rFonts w:ascii="Times New Roman" w:eastAsia="Times New Roman" w:hAnsi="Times New Roman" w:cs="Times New Roman"/>
          <w:color w:val="000000" w:themeColor="text1"/>
          <w:sz w:val="24"/>
          <w:szCs w:val="24"/>
        </w:rPr>
        <w:t>individual differences in temporal discounting strategies</w:t>
      </w:r>
      <w:r w:rsidR="00422A33">
        <w:rPr>
          <w:rFonts w:ascii="Times New Roman" w:eastAsia="Times New Roman" w:hAnsi="Times New Roman" w:cs="Times New Roman"/>
          <w:color w:val="000000" w:themeColor="text1"/>
          <w:sz w:val="24"/>
          <w:szCs w:val="24"/>
        </w:rPr>
        <w:t xml:space="preserve">. </w:t>
      </w:r>
      <w:r w:rsidR="005C58FA" w:rsidRPr="008C07DB">
        <w:rPr>
          <w:rFonts w:ascii="Times New Roman" w:eastAsia="Times New Roman" w:hAnsi="Times New Roman" w:cs="Times New Roman"/>
          <w:color w:val="000000" w:themeColor="text1"/>
          <w:sz w:val="24"/>
          <w:szCs w:val="24"/>
        </w:rPr>
        <w:t>Th</w:t>
      </w:r>
      <w:r w:rsidR="001A1E5B">
        <w:rPr>
          <w:rFonts w:ascii="Times New Roman" w:eastAsia="Times New Roman" w:hAnsi="Times New Roman" w:cs="Times New Roman"/>
          <w:color w:val="000000" w:themeColor="text1"/>
          <w:sz w:val="24"/>
          <w:szCs w:val="24"/>
        </w:rPr>
        <w:t>ese results</w:t>
      </w:r>
      <w:r w:rsidR="005C58FA" w:rsidRPr="008C07DB">
        <w:rPr>
          <w:rFonts w:ascii="Times New Roman" w:eastAsia="Times New Roman" w:hAnsi="Times New Roman" w:cs="Times New Roman"/>
          <w:color w:val="000000" w:themeColor="text1"/>
          <w:sz w:val="24"/>
          <w:szCs w:val="24"/>
        </w:rPr>
        <w:t xml:space="preserve"> </w:t>
      </w:r>
      <w:r w:rsidR="001A1E5B" w:rsidRPr="008C07DB">
        <w:rPr>
          <w:rFonts w:ascii="Times New Roman" w:eastAsia="Times New Roman" w:hAnsi="Times New Roman" w:cs="Times New Roman"/>
          <w:color w:val="000000" w:themeColor="text1"/>
          <w:sz w:val="24"/>
          <w:szCs w:val="24"/>
        </w:rPr>
        <w:t>emphasize</w:t>
      </w:r>
      <w:r w:rsidR="005C58FA" w:rsidRPr="008C07DB">
        <w:rPr>
          <w:rFonts w:ascii="Times New Roman" w:eastAsia="Times New Roman" w:hAnsi="Times New Roman" w:cs="Times New Roman"/>
          <w:color w:val="000000" w:themeColor="text1"/>
          <w:sz w:val="24"/>
          <w:szCs w:val="24"/>
        </w:rPr>
        <w:t xml:space="preserve"> the importance of </w:t>
      </w:r>
      <w:r w:rsidRPr="008C07DB">
        <w:rPr>
          <w:rFonts w:ascii="Times New Roman" w:eastAsia="Times New Roman" w:hAnsi="Times New Roman" w:cs="Times New Roman"/>
          <w:color w:val="000000" w:themeColor="text1"/>
          <w:sz w:val="24"/>
          <w:szCs w:val="24"/>
        </w:rPr>
        <w:t xml:space="preserve">considering </w:t>
      </w:r>
      <w:r w:rsidR="00F0194A" w:rsidRPr="008C07DB">
        <w:rPr>
          <w:rFonts w:ascii="Times New Roman" w:eastAsia="Times New Roman" w:hAnsi="Times New Roman" w:cs="Times New Roman"/>
          <w:color w:val="000000" w:themeColor="text1"/>
          <w:sz w:val="24"/>
          <w:szCs w:val="24"/>
        </w:rPr>
        <w:t xml:space="preserve">individual differences </w:t>
      </w:r>
      <w:r w:rsidR="00B14B44" w:rsidRPr="008C07DB">
        <w:rPr>
          <w:rFonts w:ascii="Times New Roman" w:eastAsia="Times New Roman" w:hAnsi="Times New Roman" w:cs="Times New Roman"/>
          <w:color w:val="000000" w:themeColor="text1"/>
          <w:sz w:val="24"/>
          <w:szCs w:val="24"/>
        </w:rPr>
        <w:t xml:space="preserve">when </w:t>
      </w:r>
      <w:r w:rsidRPr="008C07DB">
        <w:rPr>
          <w:rFonts w:ascii="Times New Roman" w:eastAsia="Times New Roman" w:hAnsi="Times New Roman" w:cs="Times New Roman"/>
          <w:color w:val="000000" w:themeColor="text1"/>
          <w:sz w:val="24"/>
          <w:szCs w:val="24"/>
        </w:rPr>
        <w:t xml:space="preserve">studying the neural </w:t>
      </w:r>
      <w:r w:rsidR="00386C3D">
        <w:rPr>
          <w:rFonts w:ascii="Times New Roman" w:eastAsia="Times New Roman" w:hAnsi="Times New Roman" w:cs="Times New Roman"/>
          <w:color w:val="000000" w:themeColor="text1"/>
          <w:sz w:val="24"/>
          <w:szCs w:val="24"/>
        </w:rPr>
        <w:t>basis</w:t>
      </w:r>
      <w:r w:rsidR="00386C3D" w:rsidRPr="008C07DB">
        <w:rPr>
          <w:rFonts w:ascii="Times New Roman" w:eastAsia="Times New Roman" w:hAnsi="Times New Roman" w:cs="Times New Roman"/>
          <w:color w:val="000000" w:themeColor="text1"/>
          <w:sz w:val="24"/>
          <w:szCs w:val="24"/>
        </w:rPr>
        <w:t xml:space="preserve"> </w:t>
      </w:r>
      <w:r w:rsidRPr="008C07DB">
        <w:rPr>
          <w:rFonts w:ascii="Times New Roman" w:eastAsia="Times New Roman" w:hAnsi="Times New Roman" w:cs="Times New Roman"/>
          <w:color w:val="000000" w:themeColor="text1"/>
          <w:sz w:val="24"/>
          <w:szCs w:val="24"/>
        </w:rPr>
        <w:t>of behavior.</w:t>
      </w:r>
    </w:p>
    <w:p w14:paraId="0C601BDA" w14:textId="77777777" w:rsidR="008C07DB" w:rsidRDefault="008C07DB" w:rsidP="001A1E5B">
      <w:pPr>
        <w:spacing w:after="0" w:line="480" w:lineRule="auto"/>
        <w:ind w:firstLine="360"/>
        <w:rPr>
          <w:rFonts w:ascii="Times New Roman" w:hAnsi="Times New Roman" w:cs="Times New Roman"/>
          <w:b/>
          <w:bCs/>
          <w:sz w:val="24"/>
          <w:szCs w:val="24"/>
        </w:rPr>
      </w:pPr>
    </w:p>
    <w:p w14:paraId="6AA07497" w14:textId="77777777" w:rsidR="00D6162D" w:rsidRDefault="00D6162D" w:rsidP="00D6162D">
      <w:pPr>
        <w:shd w:val="clear" w:color="auto" w:fill="FFFFFF"/>
        <w:spacing w:after="0" w:line="480" w:lineRule="auto"/>
        <w:rPr>
          <w:rFonts w:ascii="Times New Roman" w:eastAsia="Times New Roman" w:hAnsi="Times New Roman" w:cs="Times New Roman"/>
          <w:bCs/>
          <w:sz w:val="24"/>
          <w:szCs w:val="24"/>
        </w:rPr>
      </w:pPr>
      <w:r>
        <w:rPr>
          <w:rFonts w:ascii="Times New Roman" w:eastAsia="Times New Roman" w:hAnsi="Times New Roman" w:cs="Times New Roman"/>
          <w:b/>
          <w:sz w:val="24"/>
          <w:szCs w:val="24"/>
        </w:rPr>
        <w:t>Methods</w:t>
      </w:r>
    </w:p>
    <w:p w14:paraId="28A5BC25" w14:textId="77777777" w:rsidR="00D6162D" w:rsidRDefault="00D6162D" w:rsidP="00D6162D">
      <w:pPr>
        <w:spacing w:after="0" w:line="480" w:lineRule="auto"/>
        <w:ind w:left="-5"/>
        <w:rPr>
          <w:rFonts w:ascii="Times New Roman" w:eastAsia="Times New Roman" w:hAnsi="Times New Roman" w:cs="Times New Roman"/>
          <w:i/>
          <w:sz w:val="24"/>
          <w:szCs w:val="24"/>
        </w:rPr>
      </w:pPr>
      <w:r>
        <w:rPr>
          <w:rFonts w:ascii="Times New Roman" w:eastAsia="Times New Roman" w:hAnsi="Times New Roman" w:cs="Times New Roman"/>
          <w:i/>
          <w:sz w:val="24"/>
          <w:szCs w:val="24"/>
        </w:rPr>
        <w:t>Subjects</w:t>
      </w:r>
    </w:p>
    <w:p w14:paraId="792F9182" w14:textId="77777777" w:rsidR="00D6162D" w:rsidRDefault="00D6162D" w:rsidP="00D6162D">
      <w:pPr>
        <w:spacing w:after="0" w:line="480" w:lineRule="auto"/>
        <w:ind w:left="-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Two male rhesus monkeys, both weighing 9.0 kg each were used. All experimental procedures followed the Institute of Laboratory Animal Research </w:t>
      </w:r>
      <w:r>
        <w:rPr>
          <w:rFonts w:ascii="Times New Roman" w:eastAsia="Times New Roman" w:hAnsi="Times New Roman" w:cs="Times New Roman"/>
          <w:i/>
          <w:sz w:val="24"/>
          <w:szCs w:val="24"/>
        </w:rPr>
        <w:t>Guide for the Care and Use of Laboratory Animals</w:t>
      </w:r>
      <w:r>
        <w:rPr>
          <w:rFonts w:ascii="Times New Roman" w:eastAsia="Times New Roman" w:hAnsi="Times New Roman" w:cs="Times New Roman"/>
          <w:sz w:val="24"/>
          <w:szCs w:val="24"/>
        </w:rPr>
        <w:t xml:space="preserve"> and were approved by the National Institute of Mental Health Animal Care and Use Committee. </w:t>
      </w:r>
    </w:p>
    <w:p w14:paraId="30EE1FAA" w14:textId="77777777" w:rsidR="00D6162D" w:rsidRDefault="00D6162D" w:rsidP="00D6162D">
      <w:pPr>
        <w:spacing w:after="0" w:line="480" w:lineRule="auto"/>
        <w:rPr>
          <w:rFonts w:ascii="Times New Roman" w:eastAsia="Times New Roman" w:hAnsi="Times New Roman" w:cs="Times New Roman"/>
          <w:i/>
          <w:sz w:val="24"/>
          <w:szCs w:val="24"/>
        </w:rPr>
      </w:pPr>
    </w:p>
    <w:p w14:paraId="3A4184EA" w14:textId="119FEAD1" w:rsidR="00D6162D" w:rsidRPr="00FC1CA9" w:rsidRDefault="00D6162D" w:rsidP="00D6162D">
      <w:pPr>
        <w:spacing w:after="0" w:line="480" w:lineRule="auto"/>
        <w:rPr>
          <w:rFonts w:ascii="Times New Roman" w:eastAsia="Times New Roman" w:hAnsi="Times New Roman" w:cs="Times New Roman"/>
          <w:i/>
          <w:sz w:val="24"/>
          <w:szCs w:val="24"/>
        </w:rPr>
      </w:pPr>
      <w:r w:rsidRPr="00FC1CA9">
        <w:rPr>
          <w:rFonts w:ascii="Times New Roman" w:eastAsia="Times New Roman" w:hAnsi="Times New Roman" w:cs="Times New Roman"/>
          <w:i/>
          <w:sz w:val="24"/>
          <w:szCs w:val="24"/>
        </w:rPr>
        <w:t xml:space="preserve">Surgical </w:t>
      </w:r>
      <w:r w:rsidR="000D59D6">
        <w:rPr>
          <w:rFonts w:ascii="Times New Roman" w:eastAsia="Times New Roman" w:hAnsi="Times New Roman" w:cs="Times New Roman"/>
          <w:i/>
          <w:sz w:val="24"/>
          <w:szCs w:val="24"/>
        </w:rPr>
        <w:t>p</w:t>
      </w:r>
      <w:r w:rsidRPr="00FC1CA9">
        <w:rPr>
          <w:rFonts w:ascii="Times New Roman" w:eastAsia="Times New Roman" w:hAnsi="Times New Roman" w:cs="Times New Roman"/>
          <w:i/>
          <w:sz w:val="24"/>
          <w:szCs w:val="24"/>
        </w:rPr>
        <w:t>rocedures</w:t>
      </w:r>
    </w:p>
    <w:p w14:paraId="7E94DBC5" w14:textId="159772BA" w:rsidR="00D6162D" w:rsidRDefault="00D6162D" w:rsidP="00D6162D">
      <w:pPr>
        <w:spacing w:after="0" w:line="480" w:lineRule="auto"/>
        <w:ind w:left="-5"/>
        <w:rPr>
          <w:rFonts w:ascii="Times New Roman" w:eastAsia="Times New Roman" w:hAnsi="Times New Roman" w:cs="Times New Roman"/>
          <w:sz w:val="24"/>
          <w:szCs w:val="24"/>
        </w:rPr>
      </w:pPr>
      <w:r w:rsidRPr="00FC1CA9">
        <w:rPr>
          <w:rFonts w:ascii="Times New Roman" w:eastAsia="Times New Roman" w:hAnsi="Times New Roman" w:cs="Times New Roman"/>
          <w:sz w:val="24"/>
          <w:szCs w:val="24"/>
        </w:rPr>
        <w:t>The surgical procedures were performed using sterile technique</w:t>
      </w:r>
      <w:r w:rsidR="000D59D6">
        <w:rPr>
          <w:rFonts w:ascii="Times New Roman" w:eastAsia="Times New Roman" w:hAnsi="Times New Roman" w:cs="Times New Roman"/>
          <w:sz w:val="24"/>
          <w:szCs w:val="24"/>
        </w:rPr>
        <w:t>s</w:t>
      </w:r>
      <w:r w:rsidRPr="00FC1CA9">
        <w:rPr>
          <w:rFonts w:ascii="Times New Roman" w:eastAsia="Times New Roman" w:hAnsi="Times New Roman" w:cs="Times New Roman"/>
          <w:sz w:val="24"/>
          <w:szCs w:val="24"/>
        </w:rPr>
        <w:t xml:space="preserve"> and under general an</w:t>
      </w:r>
      <w:r w:rsidR="000D59D6">
        <w:rPr>
          <w:rFonts w:ascii="Times New Roman" w:eastAsia="Times New Roman" w:hAnsi="Times New Roman" w:cs="Times New Roman"/>
          <w:sz w:val="24"/>
          <w:szCs w:val="24"/>
        </w:rPr>
        <w:t>a</w:t>
      </w:r>
      <w:r w:rsidRPr="00FC1CA9">
        <w:rPr>
          <w:rFonts w:ascii="Times New Roman" w:eastAsia="Times New Roman" w:hAnsi="Times New Roman" w:cs="Times New Roman"/>
          <w:sz w:val="24"/>
          <w:szCs w:val="24"/>
        </w:rPr>
        <w:t>esthesia in a fully equipped operating room. The first surgery was performed to place a head fixation post. Monkey T received an eye coil, but eye movement was not monitored.</w:t>
      </w:r>
      <w:r>
        <w:rPr>
          <w:rFonts w:ascii="Times New Roman" w:eastAsia="Times New Roman" w:hAnsi="Times New Roman" w:cs="Times New Roman"/>
          <w:sz w:val="24"/>
          <w:szCs w:val="24"/>
        </w:rPr>
        <w:t xml:space="preserve"> A second surgery was performed to implant the Utah recording arrays. One Utah array was implanted in Monkey T, and two Utah arrays were implanted in Monkey S. MR scans were obtained </w:t>
      </w:r>
      <w:r w:rsidR="000D59D6">
        <w:rPr>
          <w:rFonts w:ascii="Times New Roman" w:eastAsia="Times New Roman" w:hAnsi="Times New Roman" w:cs="Times New Roman"/>
          <w:sz w:val="24"/>
          <w:szCs w:val="24"/>
        </w:rPr>
        <w:t>2-4</w:t>
      </w:r>
      <w:r>
        <w:rPr>
          <w:rFonts w:ascii="Times New Roman" w:eastAsia="Times New Roman" w:hAnsi="Times New Roman" w:cs="Times New Roman"/>
          <w:sz w:val="24"/>
          <w:szCs w:val="24"/>
        </w:rPr>
        <w:t xml:space="preserve"> months after the Utah arrays were implanted to define the recording area (Fig. S1A). </w:t>
      </w:r>
    </w:p>
    <w:p w14:paraId="2FC021CF" w14:textId="77777777" w:rsidR="00D6162D" w:rsidRDefault="00D6162D" w:rsidP="00D6162D">
      <w:pPr>
        <w:spacing w:after="0" w:line="480" w:lineRule="auto"/>
        <w:rPr>
          <w:rFonts w:ascii="Times New Roman" w:eastAsia="Times New Roman" w:hAnsi="Times New Roman" w:cs="Times New Roman"/>
          <w:sz w:val="24"/>
          <w:szCs w:val="24"/>
        </w:rPr>
      </w:pPr>
    </w:p>
    <w:p w14:paraId="78DDC4CF" w14:textId="0A47FA23" w:rsidR="00D6162D" w:rsidRDefault="00D6162D" w:rsidP="00D6162D">
      <w:pPr>
        <w:spacing w:after="0" w:line="48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Data </w:t>
      </w:r>
      <w:r w:rsidR="000D59D6">
        <w:rPr>
          <w:rFonts w:ascii="Times New Roman" w:eastAsia="Times New Roman" w:hAnsi="Times New Roman" w:cs="Times New Roman"/>
          <w:i/>
          <w:sz w:val="24"/>
          <w:szCs w:val="24"/>
        </w:rPr>
        <w:t>c</w:t>
      </w:r>
      <w:r>
        <w:rPr>
          <w:rFonts w:ascii="Times New Roman" w:eastAsia="Times New Roman" w:hAnsi="Times New Roman" w:cs="Times New Roman"/>
          <w:i/>
          <w:sz w:val="24"/>
          <w:szCs w:val="24"/>
        </w:rPr>
        <w:t>ollection</w:t>
      </w:r>
    </w:p>
    <w:p w14:paraId="6ED42565" w14:textId="03FFEA2C" w:rsidR="00D6162D" w:rsidRDefault="00D6162D" w:rsidP="00D6162D">
      <w:pPr>
        <w:spacing w:after="0" w:line="480" w:lineRule="auto"/>
        <w:ind w:left="-5"/>
        <w:rPr>
          <w:rFonts w:ascii="Times New Roman" w:eastAsia="Times New Roman" w:hAnsi="Times New Roman" w:cs="Times New Roman"/>
          <w:sz w:val="24"/>
          <w:szCs w:val="24"/>
        </w:rPr>
      </w:pPr>
      <w:r>
        <w:rPr>
          <w:rFonts w:ascii="Times New Roman" w:eastAsia="Times New Roman" w:hAnsi="Times New Roman" w:cs="Times New Roman"/>
          <w:sz w:val="24"/>
          <w:szCs w:val="24"/>
        </w:rPr>
        <w:t>A non</w:t>
      </w:r>
      <w:r w:rsidR="000D59D6">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commercial software package (REX, </w:t>
      </w:r>
      <w:hyperlink r:id="rId9">
        <w:r>
          <w:rPr>
            <w:rFonts w:ascii="Times New Roman" w:eastAsia="Times New Roman" w:hAnsi="Times New Roman" w:cs="Times New Roman"/>
            <w:color w:val="000000"/>
            <w:sz w:val="24"/>
            <w:szCs w:val="24"/>
            <w:u w:val="single"/>
          </w:rPr>
          <w:t>https://nei.nih.gov/intramural/software</w:t>
        </w:r>
      </w:hyperlink>
      <w:r>
        <w:rPr>
          <w:rFonts w:ascii="Times New Roman" w:eastAsia="Times New Roman" w:hAnsi="Times New Roman" w:cs="Times New Roman"/>
          <w:sz w:val="24"/>
          <w:szCs w:val="24"/>
        </w:rPr>
        <w:t xml:space="preserve">; </w:t>
      </w:r>
      <w:r w:rsidR="002D5BD8">
        <w:rPr>
          <w:rFonts w:ascii="Times New Roman" w:eastAsia="Times New Roman" w:hAnsi="Times New Roman" w:cs="Times New Roman"/>
          <w:iCs/>
          <w:color w:val="000000" w:themeColor="text1"/>
          <w:sz w:val="24"/>
          <w:szCs w:val="24"/>
        </w:rPr>
        <w:t>32</w:t>
      </w:r>
      <w:r>
        <w:rPr>
          <w:rFonts w:ascii="Times New Roman" w:eastAsia="Times New Roman" w:hAnsi="Times New Roman" w:cs="Times New Roman"/>
          <w:sz w:val="24"/>
          <w:szCs w:val="24"/>
        </w:rPr>
        <w:t xml:space="preserve">) </w:t>
      </w:r>
      <w:r w:rsidR="000D59D6">
        <w:rPr>
          <w:rFonts w:ascii="Times New Roman" w:eastAsia="Times New Roman" w:hAnsi="Times New Roman" w:cs="Times New Roman"/>
          <w:sz w:val="24"/>
          <w:szCs w:val="24"/>
        </w:rPr>
        <w:t xml:space="preserve">was used </w:t>
      </w:r>
      <w:r>
        <w:rPr>
          <w:rFonts w:ascii="Times New Roman" w:eastAsia="Times New Roman" w:hAnsi="Times New Roman" w:cs="Times New Roman"/>
          <w:sz w:val="24"/>
          <w:szCs w:val="24"/>
        </w:rPr>
        <w:t>to control stimuli presentation, reward delivery and bar touches  Eye position was monitored by using the Eye Position Measuring System (</w:t>
      </w:r>
      <w:hyperlink r:id="rId10" w:history="1">
        <w:r w:rsidRPr="00511EF8">
          <w:rPr>
            <w:rStyle w:val="Hyperlink"/>
            <w:rFonts w:ascii="Times New Roman" w:eastAsia="Times New Roman" w:hAnsi="Times New Roman" w:cs="Times New Roman"/>
            <w:sz w:val="24"/>
            <w:szCs w:val="24"/>
          </w:rPr>
          <w:t>https://staff.aist.go.jp/k.matsuda/eye/indexe.html</w:t>
        </w:r>
      </w:hyperlink>
      <w:r>
        <w:rPr>
          <w:rFonts w:ascii="Times New Roman" w:eastAsia="Times New Roman" w:hAnsi="Times New Roman" w:cs="Times New Roman"/>
          <w:sz w:val="24"/>
          <w:szCs w:val="24"/>
        </w:rPr>
        <w:t xml:space="preserve">), but only during some sessions with Monkey S. Neural activity of single units was recorded using Utah arrays (Blackrock Microsystems, Salt Lake City, USA; blackrockmicro.com). For Monkey T, electrical signals were captured, and single units were isolated online with a TDT (Tucker-Davis Technologies, TDT, Alachua, USA; tdt.com) system. For Monkey S, single units were isolated online with Grapevine system (Ripple Neuro, Salt Lake City, USA; rippleneuro.com) and </w:t>
      </w:r>
      <w:r w:rsidR="000D59D6">
        <w:rPr>
          <w:rFonts w:ascii="Times New Roman" w:eastAsia="Times New Roman" w:hAnsi="Times New Roman" w:cs="Times New Roman"/>
          <w:sz w:val="24"/>
          <w:szCs w:val="24"/>
        </w:rPr>
        <w:t xml:space="preserve">then </w:t>
      </w:r>
      <w:r>
        <w:rPr>
          <w:rFonts w:ascii="Times New Roman" w:eastAsia="Times New Roman" w:hAnsi="Times New Roman" w:cs="Times New Roman"/>
          <w:sz w:val="24"/>
          <w:szCs w:val="24"/>
        </w:rPr>
        <w:t xml:space="preserve">revised offline with Plexon offline sorting system. Data analyses were performed in MATLAB </w:t>
      </w:r>
      <w:hyperlink r:id="rId11">
        <w:r>
          <w:rPr>
            <w:rFonts w:ascii="Times New Roman" w:eastAsia="Times New Roman" w:hAnsi="Times New Roman" w:cs="Times New Roman"/>
            <w:sz w:val="24"/>
            <w:szCs w:val="24"/>
          </w:rPr>
          <w:t>(http://www.mathworks.com/</w:t>
        </w:r>
      </w:hyperlink>
      <w:r>
        <w:rPr>
          <w:rFonts w:ascii="Times New Roman" w:eastAsia="Times New Roman" w:hAnsi="Times New Roman" w:cs="Times New Roman"/>
          <w:sz w:val="24"/>
          <w:szCs w:val="24"/>
        </w:rPr>
        <w:t xml:space="preserve">; </w:t>
      </w:r>
      <w:r w:rsidR="000D59D6">
        <w:rPr>
          <w:rFonts w:ascii="Times New Roman" w:eastAsia="Times New Roman" w:hAnsi="Times New Roman" w:cs="Times New Roman"/>
          <w:sz w:val="24"/>
          <w:szCs w:val="24"/>
        </w:rPr>
        <w:t xml:space="preserve">version </w:t>
      </w:r>
      <w:r>
        <w:rPr>
          <w:rFonts w:ascii="Times New Roman" w:eastAsia="Times New Roman" w:hAnsi="Times New Roman" w:cs="Times New Roman"/>
          <w:sz w:val="24"/>
          <w:szCs w:val="24"/>
        </w:rPr>
        <w:t>R2024b</w:t>
      </w:r>
      <w:hyperlink r:id="rId12">
        <w:r>
          <w:rPr>
            <w:rFonts w:ascii="Times New Roman" w:eastAsia="Times New Roman" w:hAnsi="Times New Roman" w:cs="Times New Roman"/>
            <w:sz w:val="24"/>
            <w:szCs w:val="24"/>
          </w:rPr>
          <w:t>)</w:t>
        </w:r>
      </w:hyperlink>
      <w:r>
        <w:rPr>
          <w:rFonts w:ascii="Times New Roman" w:eastAsia="Times New Roman" w:hAnsi="Times New Roman" w:cs="Times New Roman"/>
          <w:sz w:val="24"/>
          <w:szCs w:val="24"/>
        </w:rPr>
        <w:t xml:space="preserve">. </w:t>
      </w:r>
    </w:p>
    <w:p w14:paraId="5BAB789E" w14:textId="77777777" w:rsidR="00D6162D" w:rsidRDefault="00D6162D" w:rsidP="00D6162D">
      <w:pPr>
        <w:spacing w:after="0" w:line="480" w:lineRule="auto"/>
        <w:rPr>
          <w:rFonts w:ascii="Times New Roman" w:eastAsia="Times New Roman" w:hAnsi="Times New Roman" w:cs="Times New Roman"/>
          <w:i/>
          <w:sz w:val="24"/>
          <w:szCs w:val="24"/>
        </w:rPr>
      </w:pPr>
    </w:p>
    <w:p w14:paraId="5C3F3903" w14:textId="77777777" w:rsidR="00D6162D" w:rsidRDefault="00D6162D" w:rsidP="00D6162D">
      <w:pPr>
        <w:spacing w:after="0" w:line="48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Task</w:t>
      </w:r>
    </w:p>
    <w:p w14:paraId="007B0C59" w14:textId="29873D80" w:rsidR="00D6162D" w:rsidRDefault="00D6162D" w:rsidP="00D6162D">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monkey sat in a primate chair with its head fixed 57 cm away from a video screen (47</w:t>
      </w:r>
      <w:r w:rsidR="000D59D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x</w:t>
      </w:r>
      <w:r w:rsidR="000D59D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30 cm; 1024</w:t>
      </w:r>
      <w:r w:rsidR="000D59D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x</w:t>
      </w:r>
      <w:r w:rsidR="000D59D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768 pixel; 120</w:t>
      </w:r>
      <w:r w:rsidR="000D59D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Hz)</w:t>
      </w:r>
      <w:r w:rsidR="000D59D6">
        <w:rPr>
          <w:rFonts w:ascii="Times New Roman" w:eastAsia="Times New Roman" w:hAnsi="Times New Roman" w:cs="Times New Roman"/>
          <w:sz w:val="24"/>
          <w:szCs w:val="24"/>
        </w:rPr>
        <w:t xml:space="preserve">, that was </w:t>
      </w:r>
      <w:r>
        <w:rPr>
          <w:rFonts w:ascii="Times New Roman" w:eastAsia="Times New Roman" w:hAnsi="Times New Roman" w:cs="Times New Roman"/>
          <w:sz w:val="24"/>
          <w:szCs w:val="24"/>
        </w:rPr>
        <w:t xml:space="preserve">placed in front of it. A touch-sensitive bar was mounted on the chair at the level of the monkeys’ hands. A metal tube was positioned in front of the monkey’s lips to allow the monkey to drink when </w:t>
      </w:r>
      <w:r w:rsidR="000D59D6">
        <w:rPr>
          <w:rFonts w:ascii="Times New Roman" w:eastAsia="Times New Roman" w:hAnsi="Times New Roman" w:cs="Times New Roman"/>
          <w:sz w:val="24"/>
          <w:szCs w:val="24"/>
        </w:rPr>
        <w:t>a</w:t>
      </w:r>
      <w:r w:rsidR="000D59D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reward was delivered.</w:t>
      </w:r>
    </w:p>
    <w:p w14:paraId="0B956729" w14:textId="2A3949E7" w:rsidR="00D6162D" w:rsidRDefault="00D6162D" w:rsidP="00D6162D">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monkey participated in an intertemporal discounting task (Fig. 1A). To start a trial, the monkey had to touch and hold a lever for 1000 ms until a red square (0.40</w:t>
      </w:r>
      <w:r>
        <w:rPr>
          <w:rFonts w:ascii="Times New Roman" w:eastAsia="Times New Roman" w:hAnsi="Times New Roman" w:cs="Times New Roman"/>
          <w:sz w:val="24"/>
          <w:szCs w:val="24"/>
          <w:vertAlign w:val="superscript"/>
        </w:rPr>
        <w:t>o</w:t>
      </w:r>
      <w:r>
        <w:rPr>
          <w:rFonts w:ascii="Times New Roman" w:eastAsia="Times New Roman" w:hAnsi="Times New Roman" w:cs="Times New Roman"/>
          <w:sz w:val="24"/>
          <w:szCs w:val="24"/>
        </w:rPr>
        <w:t xml:space="preserve"> x 0.40</w:t>
      </w:r>
      <w:r>
        <w:rPr>
          <w:rFonts w:ascii="Times New Roman" w:eastAsia="Times New Roman" w:hAnsi="Times New Roman" w:cs="Times New Roman"/>
          <w:sz w:val="24"/>
          <w:szCs w:val="24"/>
          <w:vertAlign w:val="superscript"/>
        </w:rPr>
        <w:t>o</w:t>
      </w:r>
      <w:r>
        <w:rPr>
          <w:rFonts w:ascii="Times New Roman" w:eastAsia="Times New Roman" w:hAnsi="Times New Roman" w:cs="Times New Roman"/>
          <w:sz w:val="24"/>
          <w:szCs w:val="24"/>
        </w:rPr>
        <w:t xml:space="preserve">) appeared at the center of the screen. After a variable time </w:t>
      </w:r>
      <w:r w:rsidRPr="002C7C54">
        <w:rPr>
          <w:rFonts w:ascii="Times New Roman" w:eastAsia="Times New Roman" w:hAnsi="Times New Roman" w:cs="Times New Roman"/>
          <w:sz w:val="24"/>
          <w:szCs w:val="24"/>
        </w:rPr>
        <w:t>of 250</w:t>
      </w:r>
      <w:r>
        <w:rPr>
          <w:rFonts w:ascii="Times New Roman" w:eastAsia="Times New Roman" w:hAnsi="Times New Roman" w:cs="Times New Roman"/>
          <w:sz w:val="24"/>
          <w:szCs w:val="24"/>
        </w:rPr>
        <w:t>-</w:t>
      </w:r>
      <w:r w:rsidRPr="002C7C54">
        <w:rPr>
          <w:rFonts w:ascii="Times New Roman" w:eastAsia="Times New Roman" w:hAnsi="Times New Roman" w:cs="Times New Roman"/>
          <w:sz w:val="24"/>
          <w:szCs w:val="24"/>
        </w:rPr>
        <w:t xml:space="preserve">500 </w:t>
      </w:r>
      <w:r>
        <w:rPr>
          <w:rFonts w:ascii="Times New Roman" w:eastAsia="Times New Roman" w:hAnsi="Times New Roman" w:cs="Times New Roman"/>
          <w:sz w:val="24"/>
          <w:szCs w:val="24"/>
        </w:rPr>
        <w:t>ms one of 9 possible visual cues (9.2</w:t>
      </w:r>
      <w:r>
        <w:rPr>
          <w:rFonts w:ascii="Times New Roman" w:eastAsia="Times New Roman" w:hAnsi="Times New Roman" w:cs="Times New Roman"/>
          <w:sz w:val="24"/>
          <w:szCs w:val="24"/>
          <w:vertAlign w:val="superscript"/>
        </w:rPr>
        <w:t>o</w:t>
      </w:r>
      <w:r>
        <w:rPr>
          <w:rFonts w:ascii="Times New Roman" w:eastAsia="Times New Roman" w:hAnsi="Times New Roman" w:cs="Times New Roman"/>
          <w:sz w:val="24"/>
          <w:szCs w:val="24"/>
        </w:rPr>
        <w:t xml:space="preserve"> x 7.3</w:t>
      </w:r>
      <w:r>
        <w:rPr>
          <w:rFonts w:ascii="Times New Roman" w:eastAsia="Times New Roman" w:hAnsi="Times New Roman" w:cs="Times New Roman"/>
          <w:sz w:val="24"/>
          <w:szCs w:val="24"/>
          <w:vertAlign w:val="superscript"/>
        </w:rPr>
        <w:t>o</w:t>
      </w:r>
      <w:r>
        <w:rPr>
          <w:rFonts w:ascii="Times New Roman" w:eastAsia="Times New Roman" w:hAnsi="Times New Roman" w:cs="Times New Roman"/>
          <w:sz w:val="24"/>
          <w:szCs w:val="24"/>
        </w:rPr>
        <w:t xml:space="preserve">) appeared at the center of the screen for one of </w:t>
      </w:r>
      <w:r w:rsidR="000D59D6">
        <w:rPr>
          <w:rFonts w:ascii="Times New Roman" w:eastAsia="Times New Roman" w:hAnsi="Times New Roman" w:cs="Times New Roman"/>
          <w:sz w:val="24"/>
          <w:szCs w:val="24"/>
        </w:rPr>
        <w:t>five</w:t>
      </w:r>
      <w:r w:rsidR="000D59D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durations between 750 and 2000 ms (step size 313 ms). Each visual cue corresponded to a specific offer. The</w:t>
      </w:r>
      <w:r w:rsidR="000D59D6">
        <w:rPr>
          <w:rFonts w:ascii="Times New Roman" w:eastAsia="Times New Roman" w:hAnsi="Times New Roman" w:cs="Times New Roman"/>
          <w:sz w:val="24"/>
          <w:szCs w:val="24"/>
        </w:rPr>
        <w:t>se</w:t>
      </w:r>
      <w:r>
        <w:rPr>
          <w:rFonts w:ascii="Times New Roman" w:eastAsia="Times New Roman" w:hAnsi="Times New Roman" w:cs="Times New Roman"/>
          <w:sz w:val="24"/>
          <w:szCs w:val="24"/>
        </w:rPr>
        <w:t xml:space="preserve"> offers were made by combining one of three reward sizes (2, 4 or 6 drops of liquid reward) with one of three reward delivery delays (1, 5 or 10 seconds). The monkey was required to continue </w:t>
      </w:r>
      <w:r w:rsidR="000D59D6">
        <w:rPr>
          <w:rFonts w:ascii="Times New Roman" w:eastAsia="Times New Roman" w:hAnsi="Times New Roman" w:cs="Times New Roman"/>
          <w:sz w:val="24"/>
          <w:szCs w:val="24"/>
        </w:rPr>
        <w:t>holding</w:t>
      </w:r>
      <w:r>
        <w:rPr>
          <w:rFonts w:ascii="Times New Roman" w:eastAsia="Times New Roman" w:hAnsi="Times New Roman" w:cs="Times New Roman"/>
          <w:sz w:val="24"/>
          <w:szCs w:val="24"/>
        </w:rPr>
        <w:t xml:space="preserve"> the </w:t>
      </w:r>
      <w:r w:rsidR="000D59D6">
        <w:rPr>
          <w:rFonts w:ascii="Times New Roman" w:eastAsia="Times New Roman" w:hAnsi="Times New Roman" w:cs="Times New Roman"/>
          <w:sz w:val="24"/>
          <w:szCs w:val="24"/>
        </w:rPr>
        <w:t>lever</w:t>
      </w:r>
      <w:r>
        <w:rPr>
          <w:rFonts w:ascii="Times New Roman" w:eastAsia="Times New Roman" w:hAnsi="Times New Roman" w:cs="Times New Roman"/>
          <w:sz w:val="24"/>
          <w:szCs w:val="24"/>
        </w:rPr>
        <w:t xml:space="preserve"> and, </w:t>
      </w:r>
      <w:r w:rsidR="000D59D6">
        <w:rPr>
          <w:rFonts w:ascii="Times New Roman" w:eastAsia="Times New Roman" w:hAnsi="Times New Roman" w:cs="Times New Roman"/>
          <w:sz w:val="24"/>
          <w:szCs w:val="24"/>
        </w:rPr>
        <w:t>if necessary</w:t>
      </w:r>
      <w:r>
        <w:rPr>
          <w:rFonts w:ascii="Times New Roman" w:eastAsia="Times New Roman" w:hAnsi="Times New Roman" w:cs="Times New Roman"/>
          <w:sz w:val="24"/>
          <w:szCs w:val="24"/>
        </w:rPr>
        <w:t xml:space="preserve">, to maintain </w:t>
      </w:r>
      <w:r w:rsidR="000D59D6">
        <w:rPr>
          <w:rFonts w:ascii="Times New Roman" w:eastAsia="Times New Roman" w:hAnsi="Times New Roman" w:cs="Times New Roman"/>
          <w:sz w:val="24"/>
          <w:szCs w:val="24"/>
        </w:rPr>
        <w:t xml:space="preserve">their </w:t>
      </w:r>
      <w:r>
        <w:rPr>
          <w:rFonts w:ascii="Times New Roman" w:eastAsia="Times New Roman" w:hAnsi="Times New Roman" w:cs="Times New Roman"/>
          <w:sz w:val="24"/>
          <w:szCs w:val="24"/>
        </w:rPr>
        <w:t xml:space="preserve">gaze within the virtual window until the red square changed color to purple or yellow with equal probability (Fig. 1A). </w:t>
      </w:r>
      <w:r w:rsidR="000D59D6">
        <w:rPr>
          <w:rFonts w:ascii="Times New Roman" w:eastAsia="Times New Roman" w:hAnsi="Times New Roman" w:cs="Times New Roman"/>
          <w:sz w:val="24"/>
          <w:szCs w:val="24"/>
        </w:rPr>
        <w:t>T</w:t>
      </w:r>
      <w:r>
        <w:rPr>
          <w:rFonts w:ascii="Times New Roman" w:eastAsia="Times New Roman" w:hAnsi="Times New Roman" w:cs="Times New Roman"/>
          <w:sz w:val="24"/>
          <w:szCs w:val="24"/>
        </w:rPr>
        <w:t xml:space="preserve">he purple or yellow </w:t>
      </w:r>
      <w:r w:rsidR="000D59D6">
        <w:rPr>
          <w:rFonts w:ascii="Times New Roman" w:eastAsia="Times New Roman" w:hAnsi="Times New Roman" w:cs="Times New Roman"/>
          <w:sz w:val="24"/>
          <w:szCs w:val="24"/>
        </w:rPr>
        <w:t>go signals</w:t>
      </w:r>
      <w:r w:rsidR="000D59D6">
        <w:rPr>
          <w:rFonts w:ascii="Times New Roman" w:eastAsia="Times New Roman" w:hAnsi="Times New Roman" w:cs="Times New Roman"/>
          <w:sz w:val="24"/>
          <w:szCs w:val="24"/>
        </w:rPr>
        <w:t xml:space="preserve"> </w:t>
      </w:r>
      <w:r w:rsidR="000D59D6">
        <w:rPr>
          <w:rFonts w:ascii="Times New Roman" w:eastAsia="Times New Roman" w:hAnsi="Times New Roman" w:cs="Times New Roman"/>
          <w:sz w:val="24"/>
          <w:szCs w:val="24"/>
        </w:rPr>
        <w:t>indicated that the monkeys could</w:t>
      </w:r>
      <w:r>
        <w:rPr>
          <w:rFonts w:ascii="Times New Roman" w:eastAsia="Times New Roman" w:hAnsi="Times New Roman" w:cs="Times New Roman"/>
          <w:sz w:val="24"/>
          <w:szCs w:val="24"/>
        </w:rPr>
        <w:t xml:space="preserve"> release the </w:t>
      </w:r>
      <w:r w:rsidR="000D59D6">
        <w:rPr>
          <w:rFonts w:ascii="Times New Roman" w:eastAsia="Times New Roman" w:hAnsi="Times New Roman" w:cs="Times New Roman"/>
          <w:sz w:val="24"/>
          <w:szCs w:val="24"/>
        </w:rPr>
        <w:t>lever</w:t>
      </w:r>
      <w:r>
        <w:rPr>
          <w:rFonts w:ascii="Times New Roman" w:eastAsia="Times New Roman" w:hAnsi="Times New Roman" w:cs="Times New Roman"/>
          <w:sz w:val="24"/>
          <w:szCs w:val="24"/>
        </w:rPr>
        <w:t xml:space="preserve">. Releasing the </w:t>
      </w:r>
      <w:r w:rsidR="000D59D6">
        <w:rPr>
          <w:rFonts w:ascii="Times New Roman" w:eastAsia="Times New Roman" w:hAnsi="Times New Roman" w:cs="Times New Roman"/>
          <w:sz w:val="24"/>
          <w:szCs w:val="24"/>
        </w:rPr>
        <w:t>lever</w:t>
      </w:r>
      <w:r w:rsidR="000D59D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while the purple </w:t>
      </w:r>
      <w:r w:rsidR="000D59D6">
        <w:rPr>
          <w:rFonts w:ascii="Times New Roman" w:eastAsia="Times New Roman" w:hAnsi="Times New Roman" w:cs="Times New Roman"/>
          <w:sz w:val="24"/>
          <w:szCs w:val="24"/>
        </w:rPr>
        <w:t>go signal</w:t>
      </w:r>
      <w:r w:rsidR="000D59D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was present indicated that the monkey </w:t>
      </w:r>
      <w:r w:rsidR="000D59D6">
        <w:rPr>
          <w:rFonts w:ascii="Times New Roman" w:eastAsia="Times New Roman" w:hAnsi="Times New Roman" w:cs="Times New Roman"/>
          <w:sz w:val="24"/>
          <w:szCs w:val="24"/>
        </w:rPr>
        <w:t>accepted</w:t>
      </w:r>
      <w:r>
        <w:rPr>
          <w:rFonts w:ascii="Times New Roman" w:eastAsia="Times New Roman" w:hAnsi="Times New Roman" w:cs="Times New Roman"/>
          <w:sz w:val="24"/>
          <w:szCs w:val="24"/>
        </w:rPr>
        <w:t xml:space="preserve"> the offer. Releasing the bar when the yellow </w:t>
      </w:r>
      <w:r w:rsidR="000D59D6">
        <w:rPr>
          <w:rFonts w:ascii="Times New Roman" w:eastAsia="Times New Roman" w:hAnsi="Times New Roman" w:cs="Times New Roman"/>
          <w:sz w:val="24"/>
          <w:szCs w:val="24"/>
        </w:rPr>
        <w:t>go signal</w:t>
      </w:r>
      <w:r w:rsidR="000D59D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was present indicated that the monkey </w:t>
      </w:r>
      <w:r w:rsidR="00DA27C9">
        <w:rPr>
          <w:rFonts w:ascii="Times New Roman" w:eastAsia="Times New Roman" w:hAnsi="Times New Roman" w:cs="Times New Roman"/>
          <w:sz w:val="24"/>
          <w:szCs w:val="24"/>
        </w:rPr>
        <w:t>refused</w:t>
      </w:r>
      <w:r>
        <w:rPr>
          <w:rFonts w:ascii="Times New Roman" w:eastAsia="Times New Roman" w:hAnsi="Times New Roman" w:cs="Times New Roman"/>
          <w:sz w:val="24"/>
          <w:szCs w:val="24"/>
        </w:rPr>
        <w:t xml:space="preserve"> the offer. If the monkey h</w:t>
      </w:r>
      <w:r w:rsidR="00DA27C9">
        <w:rPr>
          <w:rFonts w:ascii="Times New Roman" w:eastAsia="Times New Roman" w:hAnsi="Times New Roman" w:cs="Times New Roman"/>
          <w:sz w:val="24"/>
          <w:szCs w:val="24"/>
        </w:rPr>
        <w:t>eld</w:t>
      </w:r>
      <w:r>
        <w:rPr>
          <w:rFonts w:ascii="Times New Roman" w:eastAsia="Times New Roman" w:hAnsi="Times New Roman" w:cs="Times New Roman"/>
          <w:sz w:val="24"/>
          <w:szCs w:val="24"/>
        </w:rPr>
        <w:t xml:space="preserve"> the bar for the entire 1100 ms purple or yellow period, the color of the </w:t>
      </w:r>
      <w:r w:rsidR="00DA27C9">
        <w:rPr>
          <w:rFonts w:ascii="Times New Roman" w:eastAsia="Times New Roman" w:hAnsi="Times New Roman" w:cs="Times New Roman"/>
          <w:sz w:val="24"/>
          <w:szCs w:val="24"/>
        </w:rPr>
        <w:t xml:space="preserve">go signal </w:t>
      </w:r>
      <w:r>
        <w:rPr>
          <w:rFonts w:ascii="Times New Roman" w:eastAsia="Times New Roman" w:hAnsi="Times New Roman" w:cs="Times New Roman"/>
          <w:sz w:val="24"/>
          <w:szCs w:val="24"/>
        </w:rPr>
        <w:t xml:space="preserve">would change, allowing the monkey to accept or refuse </w:t>
      </w:r>
      <w:r w:rsidR="00DA27C9">
        <w:rPr>
          <w:rFonts w:ascii="Times New Roman" w:eastAsia="Times New Roman" w:hAnsi="Times New Roman" w:cs="Times New Roman"/>
          <w:sz w:val="24"/>
          <w:szCs w:val="24"/>
        </w:rPr>
        <w:t>later in the trial</w:t>
      </w:r>
      <w:r>
        <w:rPr>
          <w:rFonts w:ascii="Times New Roman" w:eastAsia="Times New Roman" w:hAnsi="Times New Roman" w:cs="Times New Roman"/>
          <w:sz w:val="24"/>
          <w:szCs w:val="24"/>
        </w:rPr>
        <w:t xml:space="preserve">. </w:t>
      </w:r>
    </w:p>
    <w:p w14:paraId="7DA3458A" w14:textId="4935081F" w:rsidR="00D6162D" w:rsidRDefault="00000000" w:rsidP="00D6162D">
      <w:pPr>
        <w:spacing w:after="0" w:line="480" w:lineRule="auto"/>
        <w:ind w:left="-5" w:firstLine="365"/>
        <w:rPr>
          <w:rFonts w:ascii="Times New Roman" w:eastAsia="Times New Roman" w:hAnsi="Times New Roman" w:cs="Times New Roman"/>
          <w:sz w:val="24"/>
          <w:szCs w:val="24"/>
        </w:rPr>
      </w:pPr>
      <w:sdt>
        <w:sdtPr>
          <w:tag w:val="goog_rdk_134"/>
          <w:id w:val="-1722050638"/>
        </w:sdtPr>
        <w:sdtContent/>
      </w:sdt>
      <w:r w:rsidR="00D6162D">
        <w:rPr>
          <w:rFonts w:ascii="Times New Roman" w:eastAsia="Times New Roman" w:hAnsi="Times New Roman" w:cs="Times New Roman"/>
          <w:sz w:val="24"/>
          <w:szCs w:val="24"/>
        </w:rPr>
        <w:t xml:space="preserve">For example, if the monkey did not release the </w:t>
      </w:r>
      <w:r w:rsidR="00DA27C9">
        <w:rPr>
          <w:rFonts w:ascii="Times New Roman" w:eastAsia="Times New Roman" w:hAnsi="Times New Roman" w:cs="Times New Roman"/>
          <w:sz w:val="24"/>
          <w:szCs w:val="24"/>
        </w:rPr>
        <w:t>leve</w:t>
      </w:r>
      <w:r w:rsidR="00D6162D">
        <w:rPr>
          <w:rFonts w:ascii="Times New Roman" w:eastAsia="Times New Roman" w:hAnsi="Times New Roman" w:cs="Times New Roman"/>
          <w:sz w:val="24"/>
          <w:szCs w:val="24"/>
        </w:rPr>
        <w:t xml:space="preserve">r during the initial purple </w:t>
      </w:r>
      <w:r w:rsidR="00DA27C9">
        <w:rPr>
          <w:rFonts w:ascii="Times New Roman" w:eastAsia="Times New Roman" w:hAnsi="Times New Roman" w:cs="Times New Roman"/>
          <w:sz w:val="24"/>
          <w:szCs w:val="24"/>
        </w:rPr>
        <w:t xml:space="preserve">go signal </w:t>
      </w:r>
      <w:r w:rsidR="00D6162D">
        <w:rPr>
          <w:rFonts w:ascii="Times New Roman" w:eastAsia="Times New Roman" w:hAnsi="Times New Roman" w:cs="Times New Roman"/>
          <w:sz w:val="24"/>
          <w:szCs w:val="24"/>
        </w:rPr>
        <w:t xml:space="preserve">period, it could hold the bar until the yellow </w:t>
      </w:r>
      <w:r w:rsidR="00DA27C9">
        <w:rPr>
          <w:rFonts w:ascii="Times New Roman" w:eastAsia="Times New Roman" w:hAnsi="Times New Roman" w:cs="Times New Roman"/>
          <w:sz w:val="24"/>
          <w:szCs w:val="24"/>
        </w:rPr>
        <w:t xml:space="preserve">go signal </w:t>
      </w:r>
      <w:r w:rsidR="00D6162D">
        <w:rPr>
          <w:rFonts w:ascii="Times New Roman" w:eastAsia="Times New Roman" w:hAnsi="Times New Roman" w:cs="Times New Roman"/>
          <w:sz w:val="24"/>
          <w:szCs w:val="24"/>
        </w:rPr>
        <w:t xml:space="preserve">replaced the purple one. The same thing happened if the monkey did not release the </w:t>
      </w:r>
      <w:r w:rsidR="00DA27C9">
        <w:rPr>
          <w:rFonts w:ascii="Times New Roman" w:eastAsia="Times New Roman" w:hAnsi="Times New Roman" w:cs="Times New Roman"/>
          <w:sz w:val="24"/>
          <w:szCs w:val="24"/>
        </w:rPr>
        <w:t>lever</w:t>
      </w:r>
      <w:r w:rsidR="00DA27C9">
        <w:rPr>
          <w:rFonts w:ascii="Times New Roman" w:eastAsia="Times New Roman" w:hAnsi="Times New Roman" w:cs="Times New Roman"/>
          <w:sz w:val="24"/>
          <w:szCs w:val="24"/>
        </w:rPr>
        <w:t xml:space="preserve"> </w:t>
      </w:r>
      <w:r w:rsidR="00D6162D">
        <w:rPr>
          <w:rFonts w:ascii="Times New Roman" w:eastAsia="Times New Roman" w:hAnsi="Times New Roman" w:cs="Times New Roman"/>
          <w:sz w:val="24"/>
          <w:szCs w:val="24"/>
        </w:rPr>
        <w:t xml:space="preserve">during the initial yellow </w:t>
      </w:r>
      <w:r w:rsidR="00DA27C9">
        <w:rPr>
          <w:rFonts w:ascii="Times New Roman" w:eastAsia="Times New Roman" w:hAnsi="Times New Roman" w:cs="Times New Roman"/>
          <w:sz w:val="24"/>
          <w:szCs w:val="24"/>
        </w:rPr>
        <w:t>go signal period</w:t>
      </w:r>
      <w:r w:rsidR="00D6162D">
        <w:rPr>
          <w:rFonts w:ascii="Times New Roman" w:eastAsia="Times New Roman" w:hAnsi="Times New Roman" w:cs="Times New Roman"/>
          <w:sz w:val="24"/>
          <w:szCs w:val="24"/>
        </w:rPr>
        <w:t xml:space="preserve">. It could hold the bar until the purple </w:t>
      </w:r>
      <w:r w:rsidR="00DA27C9">
        <w:rPr>
          <w:rFonts w:ascii="Times New Roman" w:eastAsia="Times New Roman" w:hAnsi="Times New Roman" w:cs="Times New Roman"/>
          <w:sz w:val="24"/>
          <w:szCs w:val="24"/>
        </w:rPr>
        <w:t>go signal</w:t>
      </w:r>
      <w:r w:rsidR="00DA27C9">
        <w:rPr>
          <w:rFonts w:ascii="Times New Roman" w:eastAsia="Times New Roman" w:hAnsi="Times New Roman" w:cs="Times New Roman"/>
          <w:sz w:val="24"/>
          <w:szCs w:val="24"/>
        </w:rPr>
        <w:t xml:space="preserve"> </w:t>
      </w:r>
      <w:r w:rsidR="00D6162D">
        <w:rPr>
          <w:rFonts w:ascii="Times New Roman" w:eastAsia="Times New Roman" w:hAnsi="Times New Roman" w:cs="Times New Roman"/>
          <w:sz w:val="24"/>
          <w:szCs w:val="24"/>
        </w:rPr>
        <w:t xml:space="preserve">replaced the yellow one and then release the bar. </w:t>
      </w:r>
    </w:p>
    <w:p w14:paraId="7BAFCCEE" w14:textId="77777777" w:rsidR="00D6162D" w:rsidRDefault="00D6162D" w:rsidP="00D6162D">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With this design, we prevented the monkey from anticipating whether the acceptance or refusal period would be the first interval, so it could not preprogram the motor response in the cue period.</w:t>
      </w:r>
    </w:p>
    <w:p w14:paraId="2255D08E" w14:textId="5B54A10A" w:rsidR="00D6162D" w:rsidRDefault="00DA27C9" w:rsidP="00D6162D">
      <w:pPr>
        <w:spacing w:after="0" w:line="480" w:lineRule="auto"/>
        <w:ind w:left="-5"/>
        <w:rPr>
          <w:rFonts w:ascii="Times New Roman" w:eastAsia="Times New Roman" w:hAnsi="Times New Roman" w:cs="Times New Roman"/>
          <w:sz w:val="24"/>
          <w:szCs w:val="24"/>
        </w:rPr>
      </w:pPr>
      <w:r>
        <w:rPr>
          <w:rFonts w:ascii="Times New Roman" w:eastAsia="Times New Roman" w:hAnsi="Times New Roman" w:cs="Times New Roman"/>
          <w:sz w:val="24"/>
          <w:szCs w:val="24"/>
        </w:rPr>
        <w:t>If</w:t>
      </w:r>
      <w:r>
        <w:rPr>
          <w:rFonts w:ascii="Times New Roman" w:eastAsia="Times New Roman" w:hAnsi="Times New Roman" w:cs="Times New Roman"/>
          <w:sz w:val="24"/>
          <w:szCs w:val="24"/>
        </w:rPr>
        <w:t xml:space="preserve"> </w:t>
      </w:r>
      <w:r w:rsidR="00D6162D">
        <w:rPr>
          <w:rFonts w:ascii="Times New Roman" w:eastAsia="Times New Roman" w:hAnsi="Times New Roman" w:cs="Times New Roman"/>
          <w:sz w:val="24"/>
          <w:szCs w:val="24"/>
        </w:rPr>
        <w:t xml:space="preserve">the offer was accepted, the purple </w:t>
      </w:r>
      <w:r>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 </w:t>
      </w:r>
      <w:r w:rsidR="00D6162D">
        <w:rPr>
          <w:rFonts w:ascii="Times New Roman" w:eastAsia="Times New Roman" w:hAnsi="Times New Roman" w:cs="Times New Roman"/>
          <w:sz w:val="24"/>
          <w:szCs w:val="24"/>
        </w:rPr>
        <w:t xml:space="preserve">turned </w:t>
      </w:r>
      <w:r>
        <w:rPr>
          <w:rFonts w:ascii="Times New Roman" w:eastAsia="Times New Roman" w:hAnsi="Times New Roman" w:cs="Times New Roman"/>
          <w:sz w:val="24"/>
          <w:szCs w:val="24"/>
        </w:rPr>
        <w:t>blue</w:t>
      </w:r>
      <w:r>
        <w:rPr>
          <w:rFonts w:ascii="Times New Roman" w:eastAsia="Times New Roman" w:hAnsi="Times New Roman" w:cs="Times New Roman"/>
          <w:sz w:val="24"/>
          <w:szCs w:val="24"/>
        </w:rPr>
        <w:t xml:space="preserve"> </w:t>
      </w:r>
      <w:r w:rsidR="00D6162D">
        <w:rPr>
          <w:rFonts w:ascii="Times New Roman" w:eastAsia="Times New Roman" w:hAnsi="Times New Roman" w:cs="Times New Roman"/>
          <w:sz w:val="24"/>
          <w:szCs w:val="24"/>
        </w:rPr>
        <w:t xml:space="preserve">(the feedback signal), and the reward drops were delivered after the delay. </w:t>
      </w:r>
      <w:r>
        <w:rPr>
          <w:rFonts w:ascii="Times New Roman" w:eastAsia="Times New Roman" w:hAnsi="Times New Roman" w:cs="Times New Roman"/>
          <w:sz w:val="24"/>
          <w:szCs w:val="24"/>
        </w:rPr>
        <w:t>If</w:t>
      </w:r>
      <w:r>
        <w:rPr>
          <w:rFonts w:ascii="Times New Roman" w:eastAsia="Times New Roman" w:hAnsi="Times New Roman" w:cs="Times New Roman"/>
          <w:sz w:val="24"/>
          <w:szCs w:val="24"/>
        </w:rPr>
        <w:t xml:space="preserve"> </w:t>
      </w:r>
      <w:r w:rsidR="00D6162D">
        <w:rPr>
          <w:rFonts w:ascii="Times New Roman" w:eastAsia="Times New Roman" w:hAnsi="Times New Roman" w:cs="Times New Roman"/>
          <w:sz w:val="24"/>
          <w:szCs w:val="24"/>
        </w:rPr>
        <w:t xml:space="preserve">the offer was refused, the cue and fixation target disappeared, and a new trial would </w:t>
      </w:r>
      <w:r>
        <w:rPr>
          <w:rFonts w:ascii="Times New Roman" w:eastAsia="Times New Roman" w:hAnsi="Times New Roman" w:cs="Times New Roman"/>
          <w:sz w:val="24"/>
          <w:szCs w:val="24"/>
        </w:rPr>
        <w:t xml:space="preserve">begin </w:t>
      </w:r>
      <w:r w:rsidR="00D6162D">
        <w:rPr>
          <w:rFonts w:ascii="Times New Roman" w:eastAsia="Times New Roman" w:hAnsi="Times New Roman" w:cs="Times New Roman"/>
          <w:sz w:val="24"/>
          <w:szCs w:val="24"/>
        </w:rPr>
        <w:t xml:space="preserve">immediately with a new offer.  </w:t>
      </w:r>
    </w:p>
    <w:p w14:paraId="512EA86F" w14:textId="587DBACB" w:rsidR="00D6162D" w:rsidRDefault="00D6162D" w:rsidP="00D6162D">
      <w:pPr>
        <w:spacing w:after="0" w:line="480" w:lineRule="auto"/>
        <w:ind w:left="-5"/>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The eye of Monkey S was monitored for 12 out of 16 sessions. A virtual window </w:t>
      </w:r>
      <w:r>
        <w:rPr>
          <w:rFonts w:ascii="Times New Roman" w:eastAsia="Times New Roman" w:hAnsi="Times New Roman" w:cs="Times New Roman"/>
          <w:color w:val="000000"/>
          <w:sz w:val="24"/>
          <w:szCs w:val="24"/>
        </w:rPr>
        <w:t>20 x 20</w:t>
      </w:r>
      <w:r>
        <w:rPr>
          <w:rFonts w:ascii="Times New Roman" w:eastAsia="Times New Roman" w:hAnsi="Times New Roman" w:cs="Times New Roman"/>
          <w:color w:val="000000"/>
          <w:sz w:val="24"/>
          <w:szCs w:val="24"/>
          <w:vertAlign w:val="superscript"/>
        </w:rPr>
        <w:t xml:space="preserve"> </w:t>
      </w:r>
      <w:r>
        <w:rPr>
          <w:rFonts w:ascii="Times New Roman" w:eastAsia="Times New Roman" w:hAnsi="Times New Roman" w:cs="Times New Roman"/>
          <w:color w:val="000000"/>
          <w:sz w:val="24"/>
          <w:szCs w:val="24"/>
        </w:rPr>
        <w:t>degrees was built around the cue. The monkey was required to maintain his gaze within the virtual window until the go</w:t>
      </w:r>
      <w:r w:rsidR="00DA27C9">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signal appeared. </w:t>
      </w:r>
    </w:p>
    <w:p w14:paraId="060083CB" w14:textId="24EC4AAB" w:rsidR="00D6162D" w:rsidRDefault="00D6162D" w:rsidP="00D6162D">
      <w:pPr>
        <w:spacing w:after="0" w:line="480" w:lineRule="auto"/>
        <w:ind w:left="-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 error was registered if the monkey (a) released the </w:t>
      </w:r>
      <w:r w:rsidR="00DA27C9">
        <w:rPr>
          <w:rFonts w:ascii="Times New Roman" w:eastAsia="Times New Roman" w:hAnsi="Times New Roman" w:cs="Times New Roman"/>
          <w:sz w:val="24"/>
          <w:szCs w:val="24"/>
        </w:rPr>
        <w:t>lever</w:t>
      </w:r>
      <w:r w:rsidR="00DA27C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during the cue period, (b) did not maintain gaze in the virtual window, or (c) failed to release the </w:t>
      </w:r>
      <w:r w:rsidR="00DA27C9">
        <w:rPr>
          <w:rFonts w:ascii="Times New Roman" w:eastAsia="Times New Roman" w:hAnsi="Times New Roman" w:cs="Times New Roman"/>
          <w:sz w:val="24"/>
          <w:szCs w:val="24"/>
        </w:rPr>
        <w:t>lever</w:t>
      </w:r>
      <w:r w:rsidR="00DA27C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during any of the go periods. In this case, an error feedback image (a white rectangle with a red cross measuring 28.7</w:t>
      </w:r>
      <w:r>
        <w:rPr>
          <w:rFonts w:ascii="Times New Roman" w:eastAsia="Times New Roman" w:hAnsi="Times New Roman" w:cs="Times New Roman"/>
          <w:sz w:val="24"/>
          <w:szCs w:val="24"/>
          <w:vertAlign w:val="superscript"/>
        </w:rPr>
        <w:t xml:space="preserve"> o</w:t>
      </w:r>
      <w:r>
        <w:rPr>
          <w:rFonts w:ascii="Times New Roman" w:eastAsia="Times New Roman" w:hAnsi="Times New Roman" w:cs="Times New Roman"/>
          <w:sz w:val="24"/>
          <w:szCs w:val="24"/>
        </w:rPr>
        <w:t xml:space="preserve"> x 17.8</w:t>
      </w:r>
      <w:r>
        <w:rPr>
          <w:rFonts w:ascii="Times New Roman" w:eastAsia="Times New Roman" w:hAnsi="Times New Roman" w:cs="Times New Roman"/>
          <w:sz w:val="24"/>
          <w:szCs w:val="24"/>
          <w:vertAlign w:val="superscript"/>
        </w:rPr>
        <w:t xml:space="preserve"> o</w:t>
      </w:r>
      <w:r>
        <w:rPr>
          <w:rFonts w:ascii="Times New Roman" w:eastAsia="Times New Roman" w:hAnsi="Times New Roman" w:cs="Times New Roman"/>
          <w:sz w:val="24"/>
          <w:szCs w:val="24"/>
        </w:rPr>
        <w:t xml:space="preserve">) appeared on the screen for 1000 ms. Following an error, the next trial was a correction trial, during which the offer was repeated. </w:t>
      </w:r>
    </w:p>
    <w:p w14:paraId="41553B3B" w14:textId="77777777" w:rsidR="00397299" w:rsidRDefault="00397299" w:rsidP="00D6162D">
      <w:pPr>
        <w:spacing w:after="0" w:line="480" w:lineRule="auto"/>
        <w:ind w:left="-5"/>
        <w:rPr>
          <w:rFonts w:ascii="Times New Roman" w:eastAsia="Times New Roman" w:hAnsi="Times New Roman" w:cs="Times New Roman"/>
          <w:sz w:val="24"/>
          <w:szCs w:val="24"/>
        </w:rPr>
      </w:pPr>
    </w:p>
    <w:p w14:paraId="33C54266" w14:textId="77777777" w:rsidR="00D6162D" w:rsidRDefault="00D6162D" w:rsidP="00D6162D">
      <w:pPr>
        <w:spacing w:after="0"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Behavior</w:t>
      </w:r>
    </w:p>
    <w:p w14:paraId="31910F68" w14:textId="77777777" w:rsidR="00D6162D" w:rsidRDefault="00D6162D" w:rsidP="00D6162D">
      <w:pPr>
        <w:spacing w:after="0" w:line="480" w:lineRule="auto"/>
        <w:rPr>
          <w:rFonts w:ascii="Times New Roman" w:eastAsia="Times New Roman" w:hAnsi="Times New Roman" w:cs="Times New Roman"/>
          <w:i/>
          <w:iCs/>
          <w:sz w:val="24"/>
          <w:szCs w:val="24"/>
        </w:rPr>
      </w:pPr>
      <w:r>
        <w:rPr>
          <w:rFonts w:ascii="Times New Roman" w:eastAsia="Times New Roman" w:hAnsi="Times New Roman" w:cs="Times New Roman"/>
          <w:sz w:val="24"/>
          <w:szCs w:val="24"/>
        </w:rPr>
        <w:t>For the behavioral analyses, we used data from all the neural recording days (7 for monkey T and 16 for monkey S).</w:t>
      </w:r>
      <w:r>
        <w:rPr>
          <w:rFonts w:ascii="Times New Roman" w:eastAsia="Times New Roman" w:hAnsi="Times New Roman" w:cs="Times New Roman"/>
          <w:i/>
          <w:iCs/>
          <w:sz w:val="24"/>
          <w:szCs w:val="24"/>
        </w:rPr>
        <w:t xml:space="preserve"> </w:t>
      </w:r>
    </w:p>
    <w:p w14:paraId="2508E625" w14:textId="304491BE" w:rsidR="00D6162D" w:rsidRDefault="00D6162D" w:rsidP="00D6162D">
      <w:pPr>
        <w:spacing w:after="0" w:line="480" w:lineRule="auto"/>
        <w:ind w:firstLine="360"/>
        <w:rPr>
          <w:rFonts w:ascii="Times New Roman" w:eastAsia="Times New Roman" w:hAnsi="Times New Roman" w:cs="Times New Roman"/>
          <w:i/>
          <w:iCs/>
          <w:sz w:val="24"/>
          <w:szCs w:val="24"/>
        </w:rPr>
      </w:pPr>
      <w:r>
        <w:rPr>
          <w:rFonts w:ascii="Times New Roman" w:eastAsia="Times New Roman" w:hAnsi="Times New Roman" w:cs="Times New Roman"/>
          <w:sz w:val="24"/>
          <w:szCs w:val="24"/>
        </w:rPr>
        <w:t>The probability of accepting an offer was calculated for each of the 9 offers</w:t>
      </w:r>
      <w:r w:rsidR="00DA27C9" w:rsidRPr="00DA27C9">
        <w:rPr>
          <w:rFonts w:ascii="Times New Roman" w:eastAsia="Times New Roman" w:hAnsi="Times New Roman" w:cs="Times New Roman"/>
          <w:sz w:val="24"/>
          <w:szCs w:val="24"/>
        </w:rPr>
        <w:t xml:space="preserve"> </w:t>
      </w:r>
      <w:r w:rsidR="00DA27C9">
        <w:rPr>
          <w:rFonts w:ascii="Times New Roman" w:eastAsia="Times New Roman" w:hAnsi="Times New Roman" w:cs="Times New Roman"/>
          <w:sz w:val="24"/>
          <w:szCs w:val="24"/>
        </w:rPr>
        <w:t>independently</w:t>
      </w:r>
      <w:r>
        <w:rPr>
          <w:rFonts w:ascii="Times New Roman" w:eastAsia="Times New Roman" w:hAnsi="Times New Roman" w:cs="Times New Roman"/>
          <w:sz w:val="24"/>
          <w:szCs w:val="24"/>
        </w:rPr>
        <w:t xml:space="preserve">.  </w:t>
      </w:r>
    </w:p>
    <w:p w14:paraId="6171D95B" w14:textId="3E250B25" w:rsidR="00D6162D" w:rsidRDefault="00DA27C9" w:rsidP="00D6162D">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b</w:t>
      </w:r>
      <w:r w:rsidR="00431C78">
        <w:rPr>
          <w:rFonts w:ascii="Times New Roman" w:eastAsia="Times New Roman" w:hAnsi="Times New Roman" w:cs="Times New Roman"/>
          <w:sz w:val="24"/>
          <w:szCs w:val="24"/>
        </w:rPr>
        <w:t>ehavior</w:t>
      </w:r>
      <w:r>
        <w:rPr>
          <w:rFonts w:ascii="Times New Roman" w:eastAsia="Times New Roman" w:hAnsi="Times New Roman" w:cs="Times New Roman"/>
          <w:sz w:val="24"/>
          <w:szCs w:val="24"/>
        </w:rPr>
        <w:t xml:space="preserve"> of the two monkeys</w:t>
      </w:r>
      <w:r w:rsidR="00431C78">
        <w:rPr>
          <w:rFonts w:ascii="Times New Roman" w:eastAsia="Times New Roman" w:hAnsi="Times New Roman" w:cs="Times New Roman"/>
          <w:sz w:val="24"/>
          <w:szCs w:val="24"/>
        </w:rPr>
        <w:t xml:space="preserve"> was </w:t>
      </w:r>
      <w:r>
        <w:rPr>
          <w:rFonts w:ascii="Times New Roman" w:eastAsia="Times New Roman" w:hAnsi="Times New Roman" w:cs="Times New Roman"/>
          <w:sz w:val="24"/>
          <w:szCs w:val="24"/>
        </w:rPr>
        <w:t xml:space="preserve">modeled </w:t>
      </w:r>
      <w:r w:rsidR="00431C78">
        <w:rPr>
          <w:rFonts w:ascii="Times New Roman" w:eastAsia="Times New Roman" w:hAnsi="Times New Roman" w:cs="Times New Roman"/>
          <w:sz w:val="24"/>
          <w:szCs w:val="24"/>
        </w:rPr>
        <w:t>separately using r</w:t>
      </w:r>
      <w:r w:rsidR="00D6162D">
        <w:rPr>
          <w:rFonts w:ascii="Times New Roman" w:eastAsia="Times New Roman" w:hAnsi="Times New Roman" w:cs="Times New Roman"/>
          <w:sz w:val="24"/>
          <w:szCs w:val="24"/>
        </w:rPr>
        <w:t>einforcement learning models</w:t>
      </w:r>
      <w:r w:rsidR="00431C78">
        <w:rPr>
          <w:rFonts w:ascii="Times New Roman" w:eastAsia="Times New Roman" w:hAnsi="Times New Roman" w:cs="Times New Roman"/>
          <w:sz w:val="24"/>
          <w:szCs w:val="24"/>
        </w:rPr>
        <w:t>, in which t</w:t>
      </w:r>
      <w:r w:rsidR="00D6162D">
        <w:rPr>
          <w:rFonts w:ascii="Times New Roman" w:eastAsia="Times New Roman" w:hAnsi="Times New Roman" w:cs="Times New Roman"/>
          <w:sz w:val="24"/>
          <w:szCs w:val="24"/>
        </w:rPr>
        <w:t>he probability of accept</w:t>
      </w:r>
      <w:r>
        <w:rPr>
          <w:rFonts w:ascii="Times New Roman" w:eastAsia="Times New Roman" w:hAnsi="Times New Roman" w:cs="Times New Roman"/>
          <w:sz w:val="24"/>
          <w:szCs w:val="24"/>
        </w:rPr>
        <w:t>ing</w:t>
      </w:r>
      <w:r w:rsidR="00D6162D">
        <w:rPr>
          <w:rFonts w:ascii="Times New Roman" w:eastAsia="Times New Roman" w:hAnsi="Times New Roman" w:cs="Times New Roman"/>
          <w:sz w:val="24"/>
          <w:szCs w:val="24"/>
        </w:rPr>
        <w:t xml:space="preserve"> an offer </w:t>
      </w:r>
      <w:r>
        <w:rPr>
          <w:rFonts w:ascii="Times New Roman" w:eastAsia="Times New Roman" w:hAnsi="Times New Roman" w:cs="Times New Roman"/>
          <w:sz w:val="24"/>
          <w:szCs w:val="24"/>
        </w:rPr>
        <w:t>wa</w:t>
      </w:r>
      <w:r w:rsidR="00D6162D">
        <w:rPr>
          <w:rFonts w:ascii="Times New Roman" w:eastAsia="Times New Roman" w:hAnsi="Times New Roman" w:cs="Times New Roman"/>
          <w:sz w:val="24"/>
          <w:szCs w:val="24"/>
        </w:rPr>
        <w:t xml:space="preserve">s modelled through a </w:t>
      </w:r>
      <w:r w:rsidR="00D6162D">
        <w:rPr>
          <w:rFonts w:ascii="Times New Roman" w:eastAsia="Times New Roman" w:hAnsi="Times New Roman" w:cs="Times New Roman"/>
          <w:i/>
          <w:iCs/>
          <w:sz w:val="24"/>
          <w:szCs w:val="24"/>
        </w:rPr>
        <w:t>SoftMax</w:t>
      </w:r>
      <w:r w:rsidR="00D6162D">
        <w:rPr>
          <w:rFonts w:ascii="Times New Roman" w:eastAsia="Times New Roman" w:hAnsi="Times New Roman" w:cs="Times New Roman"/>
          <w:sz w:val="24"/>
          <w:szCs w:val="24"/>
        </w:rPr>
        <w:t xml:space="preserve"> function as </w:t>
      </w:r>
    </w:p>
    <w:p w14:paraId="67AC4F93" w14:textId="77777777" w:rsidR="00D6162D" w:rsidRDefault="00D6162D" w:rsidP="00D6162D">
      <w:pPr>
        <w:shd w:val="clear" w:color="auto" w:fill="FFFFFF"/>
        <w:spacing w:after="0" w:line="480" w:lineRule="auto"/>
        <w:jc w:val="center"/>
        <w:rPr>
          <w:rFonts w:ascii="Times New Roman" w:eastAsia="Times New Roman" w:hAnsi="Times New Roman" w:cs="Times New Roman"/>
          <w:b/>
          <w:bCs/>
          <w:sz w:val="24"/>
          <w:szCs w:val="24"/>
        </w:rPr>
      </w:pPr>
      <m:oMathPara>
        <m:oMathParaPr>
          <m:jc m:val="center"/>
        </m:oMathParaPr>
        <m:oMath>
          <m:r>
            <w:rPr>
              <w:rFonts w:ascii="Cambria Math" w:hAnsi="Cambria Math"/>
            </w:rPr>
            <m:t>p=</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β⋅</m:t>
                  </m:r>
                  <m:d>
                    <m:dPr>
                      <m:ctrlPr>
                        <w:rPr>
                          <w:rFonts w:ascii="Cambria Math" w:hAnsi="Cambria Math"/>
                        </w:rPr>
                      </m:ctrlPr>
                    </m:dPr>
                    <m:e>
                      <m:r>
                        <w:rPr>
                          <w:rFonts w:ascii="Cambria Math" w:hAnsi="Cambria Math"/>
                        </w:rPr>
                        <m:t>θ-V</m:t>
                      </m:r>
                      <m:d>
                        <m:dPr>
                          <m:ctrlPr>
                            <w:rPr>
                              <w:rFonts w:ascii="Cambria Math" w:hAnsi="Cambria Math"/>
                            </w:rPr>
                          </m:ctrlPr>
                        </m:dPr>
                        <m:e>
                          <m:r>
                            <w:rPr>
                              <w:rFonts w:ascii="Cambria Math" w:hAnsi="Cambria Math"/>
                            </w:rPr>
                            <m:t>drop,delay</m:t>
                          </m:r>
                        </m:e>
                      </m:d>
                    </m:e>
                  </m:d>
                </m:sup>
              </m:sSup>
            </m:den>
          </m:f>
        </m:oMath>
      </m:oMathPara>
    </w:p>
    <w:p w14:paraId="58759A3C" w14:textId="2E296C39" w:rsidR="00D6162D" w:rsidRDefault="00D6162D" w:rsidP="00D6162D">
      <w:pPr>
        <w:spacing w:after="0" w:line="480" w:lineRule="auto"/>
        <w:ind w:left="-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Here, </w:t>
      </w:r>
      <m:oMath>
        <m:r>
          <w:rPr>
            <w:rFonts w:ascii="Cambria Math" w:hAnsi="Cambria Math"/>
          </w:rPr>
          <m:t>θ</m:t>
        </m:r>
      </m:oMath>
      <w:r>
        <w:rPr>
          <w:rFonts w:ascii="Times New Roman" w:eastAsia="Times New Roman" w:hAnsi="Times New Roman" w:cs="Times New Roman"/>
          <w:sz w:val="24"/>
          <w:szCs w:val="24"/>
        </w:rPr>
        <w:t xml:space="preserve"> is </w:t>
      </w:r>
      <w:r w:rsidR="00DA27C9">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t>decision threshold</w:t>
      </w:r>
      <w:r w:rsidR="00DA27C9">
        <w:rPr>
          <w:rFonts w:ascii="Times New Roman" w:eastAsia="Times New Roman" w:hAnsi="Times New Roman" w:cs="Times New Roman"/>
          <w:sz w:val="24"/>
          <w:szCs w:val="24"/>
        </w:rPr>
        <w:t xml:space="preserve"> and</w:t>
      </w:r>
      <w:r>
        <w:rPr>
          <w:rFonts w:ascii="Times New Roman" w:eastAsia="Times New Roman" w:hAnsi="Times New Roman" w:cs="Times New Roman"/>
          <w:sz w:val="24"/>
          <w:szCs w:val="24"/>
        </w:rPr>
        <w:t xml:space="preserve"> </w:t>
      </w:r>
      <m:oMath>
        <m:r>
          <w:rPr>
            <w:rFonts w:ascii="Cambria Math" w:hAnsi="Cambria Math"/>
          </w:rPr>
          <m:t>β</m:t>
        </m:r>
      </m:oMath>
      <w:r>
        <w:rPr>
          <w:rFonts w:ascii="Times New Roman" w:eastAsia="Times New Roman" w:hAnsi="Times New Roman" w:cs="Times New Roman"/>
          <w:sz w:val="24"/>
          <w:szCs w:val="24"/>
        </w:rPr>
        <w:t xml:space="preserve"> is the temperature term.</w:t>
      </w:r>
    </w:p>
    <w:p w14:paraId="32AAD5DA" w14:textId="77777777" w:rsidR="00D6162D" w:rsidRDefault="00D6162D" w:rsidP="00D6162D">
      <w:pPr>
        <w:spacing w:after="0" w:line="480" w:lineRule="auto"/>
        <w:ind w:left="-5"/>
        <w:jc w:val="center"/>
        <w:rPr>
          <w:rFonts w:ascii="Times New Roman" w:eastAsia="Times New Roman" w:hAnsi="Times New Roman" w:cs="Times New Roman"/>
          <w:b/>
          <w:bCs/>
          <w:sz w:val="24"/>
          <w:szCs w:val="24"/>
        </w:rPr>
      </w:pPr>
      <m:oMathPara>
        <m:oMathParaPr>
          <m:jc m:val="center"/>
        </m:oMathParaPr>
        <m:oMath>
          <m:r>
            <w:rPr>
              <w:rFonts w:ascii="Cambria Math" w:hAnsi="Cambria Math"/>
            </w:rPr>
            <m:t>V</m:t>
          </m:r>
          <m:d>
            <m:dPr>
              <m:ctrlPr>
                <w:rPr>
                  <w:rFonts w:ascii="Cambria Math" w:hAnsi="Cambria Math"/>
                </w:rPr>
              </m:ctrlPr>
            </m:dPr>
            <m:e>
              <m:r>
                <w:rPr>
                  <w:rFonts w:ascii="Cambria Math" w:hAnsi="Cambria Math"/>
                </w:rPr>
                <m:t>drop,delay</m:t>
              </m:r>
            </m:e>
          </m:d>
          <m:r>
            <w:rPr>
              <w:rFonts w:ascii="Cambria Math" w:hAnsi="Cambria Math"/>
            </w:rPr>
            <m:t>=</m:t>
          </m:r>
          <m:f>
            <m:fPr>
              <m:ctrlPr>
                <w:rPr>
                  <w:rFonts w:ascii="Cambria Math" w:hAnsi="Cambria Math"/>
                </w:rPr>
              </m:ctrlPr>
            </m:fPr>
            <m:num>
              <m:r>
                <w:rPr>
                  <w:rFonts w:ascii="Cambria Math" w:hAnsi="Cambria Math"/>
                </w:rPr>
                <m:t>drop</m:t>
              </m:r>
            </m:num>
            <m:den>
              <m:r>
                <w:rPr>
                  <w:rFonts w:ascii="Cambria Math" w:hAnsi="Cambria Math"/>
                </w:rPr>
                <m:t>1+k⋅delay</m:t>
              </m:r>
            </m:den>
          </m:f>
        </m:oMath>
      </m:oMathPara>
    </w:p>
    <w:p w14:paraId="6E9C5C27" w14:textId="0629A220" w:rsidR="00020387" w:rsidRDefault="00D6162D" w:rsidP="00640EBD">
      <w:pPr>
        <w:spacing w:after="0" w:line="480" w:lineRule="auto"/>
        <w:ind w:left="-5"/>
        <w:rPr>
          <w:rFonts w:ascii="Times New Roman" w:eastAsia="Times New Roman" w:hAnsi="Times New Roman" w:cs="Times New Roman"/>
          <w:sz w:val="24"/>
          <w:szCs w:val="24"/>
        </w:rPr>
      </w:pPr>
      <m:oMath>
        <m:r>
          <w:rPr>
            <w:rFonts w:ascii="Cambria Math" w:hAnsi="Cambria Math"/>
          </w:rPr>
          <m:t>k</m:t>
        </m:r>
      </m:oMath>
      <w:r>
        <w:rPr>
          <w:rFonts w:ascii="Times New Roman" w:eastAsia="Times New Roman" w:hAnsi="Times New Roman" w:cs="Times New Roman"/>
          <w:sz w:val="24"/>
          <w:szCs w:val="24"/>
        </w:rPr>
        <w:t xml:space="preserve"> is the hyperbolic discounting factor. The free parameters </w:t>
      </w:r>
      <m:oMath>
        <m:r>
          <w:rPr>
            <w:rFonts w:ascii="Cambria Math" w:hAnsi="Cambria Math"/>
          </w:rPr>
          <m:t>θ,β,k</m:t>
        </m:r>
      </m:oMath>
      <w:r>
        <w:rPr>
          <w:rFonts w:ascii="Times New Roman" w:eastAsia="Times New Roman" w:hAnsi="Times New Roman" w:cs="Times New Roman"/>
          <w:sz w:val="24"/>
          <w:szCs w:val="24"/>
        </w:rPr>
        <w:t xml:space="preserve"> </w:t>
      </w:r>
      <w:r w:rsidR="00DA27C9">
        <w:rPr>
          <w:rFonts w:ascii="Times New Roman" w:eastAsia="Times New Roman" w:hAnsi="Times New Roman" w:cs="Times New Roman"/>
          <w:sz w:val="24"/>
          <w:szCs w:val="24"/>
        </w:rPr>
        <w:t>were fitted</w:t>
      </w:r>
      <w:r>
        <w:rPr>
          <w:rFonts w:ascii="Times New Roman" w:eastAsia="Times New Roman" w:hAnsi="Times New Roman" w:cs="Times New Roman"/>
          <w:sz w:val="24"/>
          <w:szCs w:val="24"/>
        </w:rPr>
        <w:t xml:space="preserve"> via maximum likelihood estimation. </w:t>
      </w:r>
    </w:p>
    <w:p w14:paraId="3F2B21C3" w14:textId="3A382782" w:rsidR="00020387" w:rsidRDefault="00020387" w:rsidP="00640EBD">
      <w:pPr>
        <w:shd w:val="clear" w:color="auto" w:fill="FFFFFF"/>
        <w:spacing w:after="0" w:line="480" w:lineRule="auto"/>
        <w:ind w:firstLine="360"/>
        <w:rPr>
          <w:rFonts w:ascii="Times New Roman" w:eastAsia="Times New Roman" w:hAnsi="Times New Roman" w:cs="Times New Roman"/>
          <w:sz w:val="24"/>
          <w:szCs w:val="24"/>
        </w:rPr>
      </w:pPr>
      <w:r w:rsidRPr="00DA27C9">
        <w:rPr>
          <w:rFonts w:ascii="Times New Roman" w:eastAsia="Times New Roman" w:hAnsi="Times New Roman" w:cs="Times New Roman"/>
          <w:sz w:val="24"/>
          <w:szCs w:val="24"/>
        </w:rPr>
        <w:t xml:space="preserve">To examine how the timing </w:t>
      </w:r>
      <w:r w:rsidR="00DA27C9" w:rsidRPr="00DA27C9">
        <w:rPr>
          <w:rFonts w:ascii="Times New Roman" w:eastAsia="Times New Roman" w:hAnsi="Times New Roman" w:cs="Times New Roman"/>
          <w:sz w:val="24"/>
          <w:szCs w:val="24"/>
        </w:rPr>
        <w:t>of go signals</w:t>
      </w:r>
      <w:r w:rsidRPr="00DA27C9">
        <w:rPr>
          <w:rFonts w:ascii="Times New Roman" w:eastAsia="Times New Roman" w:hAnsi="Times New Roman" w:cs="Times New Roman"/>
          <w:sz w:val="24"/>
          <w:szCs w:val="24"/>
        </w:rPr>
        <w:t xml:space="preserve"> shapes value computation, and whether monkeys show different strategies, we compared three </w:t>
      </w:r>
      <w:r w:rsidR="00DA27C9">
        <w:rPr>
          <w:rFonts w:ascii="Times New Roman" w:eastAsia="Times New Roman" w:hAnsi="Times New Roman" w:cs="Times New Roman"/>
          <w:sz w:val="24"/>
          <w:szCs w:val="24"/>
        </w:rPr>
        <w:t xml:space="preserve">behavioral </w:t>
      </w:r>
      <w:r w:rsidRPr="00DA27C9">
        <w:rPr>
          <w:rFonts w:ascii="Times New Roman" w:eastAsia="Times New Roman" w:hAnsi="Times New Roman" w:cs="Times New Roman"/>
          <w:sz w:val="24"/>
          <w:szCs w:val="24"/>
        </w:rPr>
        <w:t xml:space="preserve">models. These models allowed us to test whether animals </w:t>
      </w:r>
      <w:r w:rsidRPr="00DA27C9">
        <w:rPr>
          <w:rFonts w:ascii="Times New Roman" w:eastAsia="Times New Roman" w:hAnsi="Times New Roman" w:cs="Times New Roman"/>
          <w:b/>
          <w:bCs/>
          <w:sz w:val="24"/>
          <w:szCs w:val="24"/>
        </w:rPr>
        <w:t>1</w:t>
      </w:r>
      <w:r w:rsidR="0077598C" w:rsidRPr="00DA27C9">
        <w:rPr>
          <w:rFonts w:ascii="Times New Roman" w:eastAsia="Times New Roman" w:hAnsi="Times New Roman" w:cs="Times New Roman"/>
          <w:b/>
          <w:bCs/>
          <w:sz w:val="24"/>
          <w:szCs w:val="24"/>
        </w:rPr>
        <w:t>)</w:t>
      </w:r>
      <w:r w:rsidRPr="00DA27C9">
        <w:rPr>
          <w:rFonts w:ascii="Times New Roman" w:eastAsia="Times New Roman" w:hAnsi="Times New Roman" w:cs="Times New Roman"/>
          <w:sz w:val="24"/>
          <w:szCs w:val="24"/>
        </w:rPr>
        <w:t xml:space="preserve"> </w:t>
      </w:r>
      <w:r w:rsidR="0077598C" w:rsidRPr="00DA27C9">
        <w:rPr>
          <w:rFonts w:ascii="Times New Roman" w:eastAsia="Times New Roman" w:hAnsi="Times New Roman" w:cs="Times New Roman"/>
          <w:sz w:val="24"/>
          <w:szCs w:val="24"/>
        </w:rPr>
        <w:t xml:space="preserve">compute discounted value </w:t>
      </w:r>
      <w:r w:rsidRPr="00DA27C9">
        <w:rPr>
          <w:rFonts w:ascii="Times New Roman" w:eastAsia="Times New Roman" w:hAnsi="Times New Roman" w:cs="Times New Roman"/>
          <w:sz w:val="24"/>
          <w:szCs w:val="24"/>
        </w:rPr>
        <w:t xml:space="preserve">independently of the go signal, </w:t>
      </w:r>
      <w:r w:rsidR="00397299" w:rsidRPr="00DA27C9">
        <w:rPr>
          <w:rFonts w:ascii="Times New Roman" w:eastAsia="Times New Roman" w:hAnsi="Times New Roman" w:cs="Times New Roman"/>
          <w:b/>
          <w:bCs/>
          <w:sz w:val="24"/>
          <w:szCs w:val="24"/>
        </w:rPr>
        <w:t>2)</w:t>
      </w:r>
      <w:r w:rsidR="00397299" w:rsidRPr="00DA27C9">
        <w:rPr>
          <w:rFonts w:ascii="Times New Roman" w:eastAsia="Times New Roman" w:hAnsi="Times New Roman" w:cs="Times New Roman"/>
          <w:sz w:val="24"/>
          <w:szCs w:val="24"/>
        </w:rPr>
        <w:t xml:space="preserve"> treat the go signal as a further cue, without using its timing information</w:t>
      </w:r>
      <w:r w:rsidR="00386C3D" w:rsidRPr="00DA27C9">
        <w:rPr>
          <w:rFonts w:ascii="Times New Roman" w:eastAsia="Times New Roman" w:hAnsi="Times New Roman" w:cs="Times New Roman"/>
          <w:sz w:val="24"/>
          <w:szCs w:val="24"/>
        </w:rPr>
        <w:t>,</w:t>
      </w:r>
      <w:r w:rsidR="00397299" w:rsidRPr="00DA27C9">
        <w:rPr>
          <w:rFonts w:ascii="Times New Roman" w:eastAsia="Times New Roman" w:hAnsi="Times New Roman" w:cs="Times New Roman"/>
          <w:sz w:val="24"/>
          <w:szCs w:val="24"/>
        </w:rPr>
        <w:t xml:space="preserve"> </w:t>
      </w:r>
      <w:r w:rsidR="00397299" w:rsidRPr="00DA27C9">
        <w:rPr>
          <w:rFonts w:ascii="Times New Roman" w:eastAsia="Times New Roman" w:hAnsi="Times New Roman" w:cs="Times New Roman"/>
          <w:b/>
          <w:bCs/>
          <w:sz w:val="24"/>
          <w:szCs w:val="24"/>
        </w:rPr>
        <w:t>3</w:t>
      </w:r>
      <w:r w:rsidR="005E11DD" w:rsidRPr="00DA27C9">
        <w:rPr>
          <w:rFonts w:ascii="Times New Roman" w:eastAsia="Times New Roman" w:hAnsi="Times New Roman" w:cs="Times New Roman"/>
          <w:b/>
          <w:bCs/>
          <w:sz w:val="24"/>
          <w:szCs w:val="24"/>
        </w:rPr>
        <w:t>)</w:t>
      </w:r>
      <w:r w:rsidRPr="00DA27C9">
        <w:rPr>
          <w:rFonts w:ascii="Times New Roman" w:eastAsia="Times New Roman" w:hAnsi="Times New Roman" w:cs="Times New Roman"/>
          <w:sz w:val="24"/>
          <w:szCs w:val="24"/>
        </w:rPr>
        <w:t xml:space="preserve"> includ</w:t>
      </w:r>
      <w:r w:rsidR="0077598C" w:rsidRPr="00DA27C9">
        <w:rPr>
          <w:rFonts w:ascii="Times New Roman" w:eastAsia="Times New Roman" w:hAnsi="Times New Roman" w:cs="Times New Roman"/>
          <w:sz w:val="24"/>
          <w:szCs w:val="24"/>
        </w:rPr>
        <w:t>e</w:t>
      </w:r>
      <w:r w:rsidRPr="00DA27C9">
        <w:rPr>
          <w:rFonts w:ascii="Times New Roman" w:eastAsia="Times New Roman" w:hAnsi="Times New Roman" w:cs="Times New Roman"/>
          <w:sz w:val="24"/>
          <w:szCs w:val="24"/>
        </w:rPr>
        <w:t xml:space="preserve"> the timing of the go signal</w:t>
      </w:r>
      <w:r w:rsidR="0077598C" w:rsidRPr="00DA27C9">
        <w:rPr>
          <w:rFonts w:ascii="Times New Roman" w:eastAsia="Times New Roman" w:hAnsi="Times New Roman" w:cs="Times New Roman"/>
          <w:sz w:val="24"/>
          <w:szCs w:val="24"/>
        </w:rPr>
        <w:t xml:space="preserve"> into value estimation</w:t>
      </w:r>
      <w:r w:rsidR="00386C3D" w:rsidRPr="00DA27C9">
        <w:rPr>
          <w:rFonts w:ascii="Times New Roman" w:eastAsia="Times New Roman" w:hAnsi="Times New Roman" w:cs="Times New Roman"/>
          <w:sz w:val="24"/>
          <w:szCs w:val="24"/>
        </w:rPr>
        <w:t>.</w:t>
      </w:r>
      <w:r w:rsidRPr="00DA27C9">
        <w:rPr>
          <w:rFonts w:ascii="Times New Roman" w:eastAsia="Times New Roman" w:hAnsi="Times New Roman" w:cs="Times New Roman"/>
          <w:sz w:val="24"/>
          <w:szCs w:val="24"/>
        </w:rPr>
        <w:t xml:space="preserve"> </w:t>
      </w:r>
    </w:p>
    <w:p w14:paraId="563994B4" w14:textId="77777777" w:rsidR="00DE4D71" w:rsidRDefault="00DE4D71" w:rsidP="0077598C">
      <w:pPr>
        <w:shd w:val="clear" w:color="auto" w:fill="FFFFFF"/>
        <w:spacing w:after="0" w:line="480" w:lineRule="auto"/>
        <w:rPr>
          <w:rFonts w:ascii="Times New Roman" w:eastAsia="Times New Roman" w:hAnsi="Times New Roman" w:cs="Times New Roman"/>
          <w:sz w:val="24"/>
          <w:szCs w:val="24"/>
        </w:rPr>
      </w:pPr>
    </w:p>
    <w:p w14:paraId="2B873D69" w14:textId="2F24EEA4" w:rsidR="00431C78" w:rsidRPr="0077598C" w:rsidRDefault="00115105" w:rsidP="005E11DD">
      <w:pPr>
        <w:pStyle w:val="ListParagraph"/>
        <w:numPr>
          <w:ilvl w:val="0"/>
          <w:numId w:val="3"/>
        </w:numPr>
        <w:shd w:val="clear" w:color="auto" w:fill="FFFFFF"/>
        <w:tabs>
          <w:tab w:val="left" w:pos="270"/>
        </w:tabs>
        <w:spacing w:after="0" w:line="480" w:lineRule="auto"/>
        <w:ind w:left="0" w:firstLine="0"/>
        <w:rPr>
          <w:rFonts w:ascii="Times New Roman" w:eastAsia="Times New Roman" w:hAnsi="Times New Roman" w:cs="Times New Roman"/>
          <w:b/>
          <w:bCs/>
        </w:rPr>
      </w:pPr>
      <w:r>
        <w:rPr>
          <w:rFonts w:ascii="Times New Roman" w:eastAsia="Times New Roman" w:hAnsi="Times New Roman" w:cs="Times New Roman"/>
          <w:b/>
          <w:bCs/>
        </w:rPr>
        <w:t>Model 1</w:t>
      </w:r>
    </w:p>
    <w:p w14:paraId="2FFA94D6" w14:textId="6A948717" w:rsidR="00D6162D" w:rsidRDefault="00115105" w:rsidP="00614FBA">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Model 1</w:t>
      </w:r>
      <w:r w:rsidR="00D6162D">
        <w:rPr>
          <w:rFonts w:ascii="Times New Roman" w:eastAsia="Times New Roman" w:hAnsi="Times New Roman" w:cs="Times New Roman"/>
          <w:sz w:val="24"/>
          <w:szCs w:val="24"/>
        </w:rPr>
        <w:t xml:space="preserve"> computes a temporally discounted value, that is then compared to an accept threshold </w:t>
      </w:r>
      <m:oMath>
        <m:r>
          <w:rPr>
            <w:rFonts w:ascii="Cambria Math" w:hAnsi="Cambria Math"/>
          </w:rPr>
          <m:t>θ</m:t>
        </m:r>
      </m:oMath>
      <w:r w:rsidR="00D6162D">
        <w:rPr>
          <w:rFonts w:ascii="Times New Roman" w:eastAsia="Times New Roman" w:hAnsi="Times New Roman" w:cs="Times New Roman"/>
          <w:sz w:val="24"/>
          <w:szCs w:val="24"/>
        </w:rPr>
        <w:t xml:space="preserve">. </w:t>
      </w:r>
    </w:p>
    <w:p w14:paraId="3B2CA2EB" w14:textId="77777777" w:rsidR="00D6162D" w:rsidRDefault="00D6162D" w:rsidP="00D6162D">
      <w:pPr>
        <w:shd w:val="clear" w:color="auto" w:fill="FFFFFF"/>
        <w:spacing w:after="0" w:line="480" w:lineRule="auto"/>
        <w:jc w:val="center"/>
        <w:rPr>
          <w:rFonts w:ascii="Times New Roman" w:eastAsia="Times New Roman" w:hAnsi="Times New Roman" w:cs="Times New Roman"/>
          <w:sz w:val="24"/>
          <w:szCs w:val="24"/>
        </w:rPr>
      </w:pPr>
      <m:oMathPara>
        <m:oMathParaPr>
          <m:jc m:val="center"/>
        </m:oMathParaPr>
        <m:oMath>
          <m:r>
            <w:rPr>
              <w:rFonts w:ascii="Cambria Math" w:hAnsi="Cambria Math"/>
            </w:rPr>
            <m:t>DV=</m:t>
          </m:r>
          <m:f>
            <m:fPr>
              <m:ctrlPr>
                <w:rPr>
                  <w:rFonts w:ascii="Cambria Math" w:hAnsi="Cambria Math"/>
                </w:rPr>
              </m:ctrlPr>
            </m:fPr>
            <m:num>
              <m:r>
                <w:rPr>
                  <w:rFonts w:ascii="Cambria Math" w:hAnsi="Cambria Math"/>
                </w:rPr>
                <m:t>R</m:t>
              </m:r>
            </m:num>
            <m:den>
              <m:r>
                <w:rPr>
                  <w:rFonts w:ascii="Cambria Math" w:hAnsi="Cambria Math"/>
                </w:rPr>
                <m:t>1+k⋅D</m:t>
              </m:r>
            </m:den>
          </m:f>
        </m:oMath>
      </m:oMathPara>
    </w:p>
    <w:p w14:paraId="3A72EEA8" w14:textId="77777777" w:rsidR="00D6162D" w:rsidRDefault="00D6162D" w:rsidP="00D6162D">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Here, DV is the discounted value, D is the delay, R is the reward. </w:t>
      </w:r>
    </w:p>
    <w:p w14:paraId="663A8257" w14:textId="77777777" w:rsidR="00D6162D" w:rsidRDefault="00D6162D" w:rsidP="00D6162D">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Animals will be more likely to accept when DV is above the acceptance threshold θ, and more likely to reject otherwise. The probability of accepting an offer is modelled using the softmax rule with decision noise σ:</w:t>
      </w:r>
    </w:p>
    <w:p w14:paraId="6DA71F3E" w14:textId="77777777" w:rsidR="00D6162D" w:rsidRDefault="00D6162D" w:rsidP="00D6162D">
      <w:pPr>
        <w:shd w:val="clear" w:color="auto" w:fill="FFFFFF"/>
        <w:spacing w:after="0" w:line="480" w:lineRule="auto"/>
        <w:jc w:val="center"/>
        <w:rPr>
          <w:rFonts w:ascii="Times New Roman" w:eastAsia="Times New Roman" w:hAnsi="Times New Roman" w:cs="Times New Roman"/>
          <w:sz w:val="24"/>
          <w:szCs w:val="24"/>
        </w:rPr>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accept</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f>
                    <m:fPr>
                      <m:ctrlPr>
                        <w:rPr>
                          <w:rFonts w:ascii="Cambria Math" w:hAnsi="Cambria Math"/>
                        </w:rPr>
                      </m:ctrlPr>
                    </m:fPr>
                    <m:num>
                      <m:r>
                        <w:rPr>
                          <w:rFonts w:ascii="Cambria Math" w:hAnsi="Cambria Math"/>
                        </w:rPr>
                        <m:t>-V-θ</m:t>
                      </m:r>
                    </m:num>
                    <m:den>
                      <m:r>
                        <w:rPr>
                          <w:rFonts w:ascii="Cambria Math" w:hAnsi="Cambria Math"/>
                        </w:rPr>
                        <m:t>σ</m:t>
                      </m:r>
                    </m:den>
                  </m:f>
                </m:sup>
              </m:sSup>
            </m:den>
          </m:f>
        </m:oMath>
      </m:oMathPara>
    </w:p>
    <w:p w14:paraId="13C07EA3" w14:textId="25D4919A" w:rsidR="00DE4D71" w:rsidRDefault="00D6162D" w:rsidP="00D6162D">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this </w:t>
      </w:r>
      <w:r w:rsidR="0037490B">
        <w:rPr>
          <w:rFonts w:ascii="Times New Roman" w:eastAsia="Times New Roman" w:hAnsi="Times New Roman" w:cs="Times New Roman"/>
          <w:sz w:val="24"/>
          <w:szCs w:val="24"/>
        </w:rPr>
        <w:t>situation</w:t>
      </w:r>
      <w:r>
        <w:rPr>
          <w:rFonts w:ascii="Times New Roman" w:eastAsia="Times New Roman" w:hAnsi="Times New Roman" w:cs="Times New Roman"/>
          <w:sz w:val="24"/>
          <w:szCs w:val="24"/>
        </w:rPr>
        <w:t xml:space="preserve">, animals do not pay attention to the go </w:t>
      </w:r>
      <w:r w:rsidR="0037490B">
        <w:rPr>
          <w:rFonts w:ascii="Times New Roman" w:eastAsia="Times New Roman" w:hAnsi="Times New Roman" w:cs="Times New Roman"/>
          <w:sz w:val="24"/>
          <w:szCs w:val="24"/>
        </w:rPr>
        <w:t xml:space="preserve">signal </w:t>
      </w:r>
      <w:r>
        <w:rPr>
          <w:rFonts w:ascii="Times New Roman" w:eastAsia="Times New Roman" w:hAnsi="Times New Roman" w:cs="Times New Roman"/>
          <w:sz w:val="24"/>
          <w:szCs w:val="24"/>
        </w:rPr>
        <w:t xml:space="preserve">and choose solely based on the offer. </w:t>
      </w:r>
    </w:p>
    <w:p w14:paraId="2ACDC735" w14:textId="77777777" w:rsidR="00397299" w:rsidRDefault="00397299" w:rsidP="00D6162D">
      <w:pPr>
        <w:shd w:val="clear" w:color="auto" w:fill="FFFFFF"/>
        <w:spacing w:after="0" w:line="480" w:lineRule="auto"/>
        <w:rPr>
          <w:rFonts w:ascii="Times New Roman" w:eastAsia="Times New Roman" w:hAnsi="Times New Roman" w:cs="Times New Roman"/>
          <w:sz w:val="24"/>
          <w:szCs w:val="24"/>
        </w:rPr>
      </w:pPr>
    </w:p>
    <w:p w14:paraId="7E6157F9" w14:textId="350884D4" w:rsidR="0077598C" w:rsidRPr="0001769D" w:rsidRDefault="00115105" w:rsidP="00DE4D71">
      <w:pPr>
        <w:pStyle w:val="ListParagraph"/>
        <w:numPr>
          <w:ilvl w:val="0"/>
          <w:numId w:val="3"/>
        </w:numPr>
        <w:shd w:val="clear" w:color="auto" w:fill="FFFFFF"/>
        <w:tabs>
          <w:tab w:val="left" w:pos="270"/>
        </w:tabs>
        <w:spacing w:after="0" w:line="480" w:lineRule="auto"/>
        <w:ind w:left="0" w:firstLine="0"/>
        <w:rPr>
          <w:rFonts w:ascii="Times New Roman" w:eastAsia="Times New Roman" w:hAnsi="Times New Roman" w:cs="Times New Roman"/>
          <w:b/>
          <w:bCs/>
        </w:rPr>
      </w:pPr>
      <w:r w:rsidRPr="0001769D">
        <w:rPr>
          <w:rFonts w:ascii="Times New Roman" w:eastAsia="Times New Roman" w:hAnsi="Times New Roman" w:cs="Times New Roman"/>
          <w:b/>
          <w:bCs/>
        </w:rPr>
        <w:t>Model 2</w:t>
      </w:r>
    </w:p>
    <w:p w14:paraId="5446E294" w14:textId="77777777" w:rsidR="0001769D" w:rsidRPr="0001769D" w:rsidRDefault="0001769D" w:rsidP="0001769D">
      <w:pPr>
        <w:spacing w:line="480" w:lineRule="auto"/>
        <w:rPr>
          <w:rFonts w:ascii="Times New Roman" w:hAnsi="Times New Roman" w:cs="Times New Roman"/>
          <w:sz w:val="24"/>
          <w:szCs w:val="24"/>
        </w:rPr>
      </w:pPr>
      <w:r w:rsidRPr="0001769D">
        <w:rPr>
          <w:rFonts w:ascii="Times New Roman" w:hAnsi="Times New Roman" w:cs="Times New Roman"/>
          <w:sz w:val="24"/>
          <w:szCs w:val="24"/>
        </w:rPr>
        <w:t xml:space="preserve">In the model 2, animals simply have a bias for the color of the go signal, purple or yellow. </w:t>
      </w:r>
    </w:p>
    <w:p w14:paraId="3E6F3995" w14:textId="77777777" w:rsidR="0001769D" w:rsidRPr="0001769D" w:rsidRDefault="0001769D" w:rsidP="0001769D">
      <w:pPr>
        <w:shd w:val="clear" w:color="auto" w:fill="FFFFFF"/>
        <w:spacing w:after="0" w:line="480" w:lineRule="auto"/>
        <w:ind w:left="360"/>
        <w:jc w:val="center"/>
        <w:rPr>
          <w:rFonts w:ascii="Times New Roman" w:eastAsia="Times New Roman" w:hAnsi="Times New Roman" w:cs="Times New Roman"/>
          <w:sz w:val="24"/>
          <w:szCs w:val="24"/>
        </w:rPr>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acceptpurple</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f>
                    <m:fPr>
                      <m:ctrlPr>
                        <w:rPr>
                          <w:rFonts w:ascii="Cambria Math" w:hAnsi="Cambria Math"/>
                        </w:rPr>
                      </m:ctrlPr>
                    </m:fPr>
                    <m:num>
                      <m:r>
                        <w:rPr>
                          <w:rFonts w:ascii="Cambria Math" w:hAnsi="Cambria Math"/>
                        </w:rPr>
                        <m:t>-U-θ+β</m:t>
                      </m:r>
                    </m:num>
                    <m:den>
                      <m:r>
                        <w:rPr>
                          <w:rFonts w:ascii="Cambria Math" w:hAnsi="Cambria Math"/>
                        </w:rPr>
                        <m:t>σ</m:t>
                      </m:r>
                    </m:den>
                  </m:f>
                </m:sup>
              </m:sSup>
            </m:den>
          </m:f>
        </m:oMath>
      </m:oMathPara>
    </w:p>
    <w:p w14:paraId="4C00DF99" w14:textId="77777777" w:rsidR="0001769D" w:rsidRPr="0001769D" w:rsidRDefault="0001769D" w:rsidP="0001769D">
      <w:pPr>
        <w:rPr>
          <w:rFonts w:ascii="Times New Roman" w:hAnsi="Times New Roman" w:cs="Times New Roman"/>
          <w:sz w:val="24"/>
          <w:szCs w:val="24"/>
        </w:rPr>
      </w:pPr>
      <w:r w:rsidRPr="0001769D">
        <w:rPr>
          <w:rFonts w:ascii="Times New Roman" w:eastAsia="Times New Roman" w:hAnsi="Times New Roman" w:cs="Times New Roman"/>
          <w:sz w:val="24"/>
          <w:szCs w:val="24"/>
        </w:rPr>
        <w:t>whereas</w:t>
      </w:r>
    </w:p>
    <w:p w14:paraId="588EBB96" w14:textId="77777777" w:rsidR="0001769D" w:rsidRPr="0001769D" w:rsidRDefault="0001769D" w:rsidP="0001769D">
      <w:pPr>
        <w:shd w:val="clear" w:color="auto" w:fill="FFFFFF"/>
        <w:spacing w:after="0" w:line="480" w:lineRule="auto"/>
        <w:ind w:left="360"/>
        <w:jc w:val="center"/>
        <w:rPr>
          <w:rFonts w:ascii="Times New Roman" w:eastAsia="Times New Roman" w:hAnsi="Times New Roman" w:cs="Times New Roman"/>
          <w:sz w:val="24"/>
          <w:szCs w:val="24"/>
        </w:rPr>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acceptyellow</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f>
                    <m:fPr>
                      <m:ctrlPr>
                        <w:rPr>
                          <w:rFonts w:ascii="Cambria Math" w:hAnsi="Cambria Math"/>
                        </w:rPr>
                      </m:ctrlPr>
                    </m:fPr>
                    <m:num>
                      <m:r>
                        <w:rPr>
                          <w:rFonts w:ascii="Cambria Math" w:hAnsi="Cambria Math"/>
                        </w:rPr>
                        <m:t>-U-θ-β</m:t>
                      </m:r>
                    </m:num>
                    <m:den>
                      <m:r>
                        <w:rPr>
                          <w:rFonts w:ascii="Cambria Math" w:hAnsi="Cambria Math"/>
                        </w:rPr>
                        <m:t>σ</m:t>
                      </m:r>
                    </m:den>
                  </m:f>
                </m:sup>
              </m:sSup>
            </m:den>
          </m:f>
        </m:oMath>
      </m:oMathPara>
    </w:p>
    <w:p w14:paraId="34708717" w14:textId="77777777" w:rsidR="0001769D" w:rsidRDefault="0001769D" w:rsidP="0001769D">
      <w:pPr>
        <w:pStyle w:val="ListParagraph"/>
        <w:shd w:val="clear" w:color="auto" w:fill="FFFFFF"/>
        <w:tabs>
          <w:tab w:val="left" w:pos="270"/>
        </w:tabs>
        <w:spacing w:after="0" w:line="480" w:lineRule="auto"/>
        <w:ind w:left="0"/>
        <w:rPr>
          <w:rFonts w:ascii="Times New Roman" w:eastAsia="Times New Roman" w:hAnsi="Times New Roman" w:cs="Times New Roman"/>
          <w:b/>
          <w:bCs/>
        </w:rPr>
      </w:pPr>
    </w:p>
    <w:p w14:paraId="1CE0DC35" w14:textId="22FF3A69" w:rsidR="0001769D" w:rsidRPr="00DE4D71" w:rsidRDefault="0001769D" w:rsidP="0001769D">
      <w:pPr>
        <w:pStyle w:val="ListParagraph"/>
        <w:shd w:val="clear" w:color="auto" w:fill="FFFFFF"/>
        <w:tabs>
          <w:tab w:val="left" w:pos="270"/>
        </w:tabs>
        <w:spacing w:after="0" w:line="480" w:lineRule="auto"/>
        <w:ind w:left="0"/>
        <w:rPr>
          <w:rFonts w:ascii="Times New Roman" w:eastAsia="Times New Roman" w:hAnsi="Times New Roman" w:cs="Times New Roman"/>
          <w:b/>
          <w:bCs/>
        </w:rPr>
      </w:pPr>
      <w:r>
        <w:rPr>
          <w:rFonts w:ascii="Times New Roman" w:eastAsia="Times New Roman" w:hAnsi="Times New Roman" w:cs="Times New Roman"/>
          <w:b/>
          <w:bCs/>
        </w:rPr>
        <w:t>3. Model 3</w:t>
      </w:r>
    </w:p>
    <w:p w14:paraId="576FC2E8" w14:textId="7F9496EF" w:rsidR="00D6162D" w:rsidRPr="00570F48" w:rsidRDefault="00D6162D" w:rsidP="00DE4D71">
      <w:pPr>
        <w:shd w:val="clear" w:color="auto" w:fill="FFFFFF"/>
        <w:spacing w:after="0" w:line="480" w:lineRule="auto"/>
        <w:rPr>
          <w:rFonts w:ascii="Times New Roman" w:eastAsia="Times New Roman" w:hAnsi="Times New Roman" w:cs="Times New Roman"/>
          <w:sz w:val="24"/>
          <w:szCs w:val="24"/>
        </w:rPr>
      </w:pPr>
      <w:r w:rsidRPr="00115105">
        <w:rPr>
          <w:rFonts w:ascii="Times New Roman" w:eastAsia="Times New Roman" w:hAnsi="Times New Roman" w:cs="Times New Roman"/>
          <w:sz w:val="24"/>
          <w:szCs w:val="24"/>
        </w:rPr>
        <w:t xml:space="preserve">In the </w:t>
      </w:r>
      <w:r w:rsidR="00115105" w:rsidRPr="00115105">
        <w:rPr>
          <w:rFonts w:ascii="Times New Roman" w:eastAsia="Times New Roman" w:hAnsi="Times New Roman" w:cs="Times New Roman"/>
          <w:sz w:val="24"/>
          <w:szCs w:val="24"/>
        </w:rPr>
        <w:t xml:space="preserve">model </w:t>
      </w:r>
      <w:r w:rsidR="0001769D">
        <w:rPr>
          <w:rFonts w:ascii="Times New Roman" w:eastAsia="Times New Roman" w:hAnsi="Times New Roman" w:cs="Times New Roman"/>
          <w:sz w:val="24"/>
          <w:szCs w:val="24"/>
        </w:rPr>
        <w:t>3</w:t>
      </w:r>
      <w:r w:rsidRPr="00115105">
        <w:rPr>
          <w:rFonts w:ascii="Times New Roman" w:eastAsia="Times New Roman" w:hAnsi="Times New Roman" w:cs="Times New Roman"/>
          <w:sz w:val="24"/>
          <w:szCs w:val="24"/>
        </w:rPr>
        <w:t>, animals</w:t>
      </w:r>
      <w:r w:rsidRPr="00DE4D71">
        <w:rPr>
          <w:rFonts w:ascii="Times New Roman" w:eastAsia="Times New Roman" w:hAnsi="Times New Roman" w:cs="Times New Roman"/>
          <w:sz w:val="24"/>
          <w:szCs w:val="24"/>
        </w:rPr>
        <w:t xml:space="preserve"> adjust their discounted value estimate as well as their acceptance </w:t>
      </w:r>
      <w:r w:rsidRPr="00570F48">
        <w:rPr>
          <w:rFonts w:ascii="Times New Roman" w:eastAsia="Times New Roman" w:hAnsi="Times New Roman" w:cs="Times New Roman"/>
          <w:sz w:val="24"/>
          <w:szCs w:val="24"/>
        </w:rPr>
        <w:t>threshold based on the go signal. If the go signal is yellow, they have to wait for an additional delay Δt</w:t>
      </w:r>
      <w:r w:rsidRPr="00570F48">
        <w:rPr>
          <w:rFonts w:ascii="Times New Roman" w:eastAsia="Times New Roman" w:hAnsi="Times New Roman" w:cs="Times New Roman"/>
          <w:i/>
          <w:iCs/>
          <w:sz w:val="24"/>
          <w:szCs w:val="24"/>
        </w:rPr>
        <w:t xml:space="preserve"> </w:t>
      </w:r>
      <w:r w:rsidRPr="00570F48">
        <w:rPr>
          <w:rFonts w:ascii="Times New Roman" w:eastAsia="Times New Roman" w:hAnsi="Times New Roman" w:cs="Times New Roman"/>
          <w:sz w:val="24"/>
          <w:szCs w:val="24"/>
        </w:rPr>
        <w:t>before they can accept the offer, as a result, effectively the value of the offer decreases to</w:t>
      </w:r>
    </w:p>
    <w:p w14:paraId="7595236E" w14:textId="77777777" w:rsidR="00D6162D" w:rsidRDefault="00000000" w:rsidP="00D6162D">
      <w:pPr>
        <w:shd w:val="clear" w:color="auto" w:fill="FFFFFF"/>
        <w:spacing w:after="0" w:line="480" w:lineRule="auto"/>
        <w:jc w:val="center"/>
        <w:rPr>
          <w:rFonts w:ascii="Times New Roman" w:eastAsia="Times New Roman" w:hAnsi="Times New Roman" w:cs="Times New Roman"/>
          <w:sz w:val="24"/>
          <w:szCs w:val="24"/>
        </w:rPr>
      </w:pPr>
      <m:oMathPara>
        <m:oMathParaPr>
          <m:jc m:val="center"/>
        </m:oMathParaPr>
        <m:oMath>
          <m:sSup>
            <m:sSupPr>
              <m:ctrlPr>
                <w:rPr>
                  <w:rFonts w:ascii="Cambria Math" w:hAnsi="Cambria Math"/>
                </w:rPr>
              </m:ctrlPr>
            </m:sSupPr>
            <m:e>
              <m:r>
                <w:rPr>
                  <w:rFonts w:ascii="Cambria Math" w:hAnsi="Cambria Math"/>
                </w:rPr>
                <m:t>V</m:t>
              </m:r>
            </m:e>
            <m:sup>
              <m:r>
                <w:rPr>
                  <w:rFonts w:ascii="Cambria Math" w:hAnsi="Cambria Math"/>
                </w:rPr>
                <m:t>yellow</m:t>
              </m:r>
            </m:sup>
          </m:sSup>
          <m:r>
            <w:rPr>
              <w:rFonts w:ascii="Cambria Math" w:hAnsi="Cambria Math"/>
            </w:rPr>
            <m:t>=</m:t>
          </m:r>
          <m:f>
            <m:fPr>
              <m:ctrlPr>
                <w:rPr>
                  <w:rFonts w:ascii="Cambria Math" w:hAnsi="Cambria Math"/>
                </w:rPr>
              </m:ctrlPr>
            </m:fPr>
            <m:num>
              <m:r>
                <w:rPr>
                  <w:rFonts w:ascii="Cambria Math" w:hAnsi="Cambria Math"/>
                </w:rPr>
                <m:t>R</m:t>
              </m:r>
            </m:num>
            <m:den>
              <m:r>
                <w:rPr>
                  <w:rFonts w:ascii="Cambria Math" w:hAnsi="Cambria Math"/>
                </w:rPr>
                <m:t>1+k⋅</m:t>
              </m:r>
              <m:d>
                <m:dPr>
                  <m:ctrlPr>
                    <w:rPr>
                      <w:rFonts w:ascii="Cambria Math" w:hAnsi="Cambria Math"/>
                    </w:rPr>
                  </m:ctrlPr>
                </m:dPr>
                <m:e>
                  <m:r>
                    <w:rPr>
                      <w:rFonts w:ascii="Cambria Math" w:hAnsi="Cambria Math"/>
                    </w:rPr>
                    <m:t>D+Δt</m:t>
                  </m:r>
                </m:e>
              </m:d>
            </m:den>
          </m:f>
        </m:oMath>
      </m:oMathPara>
    </w:p>
    <w:p w14:paraId="757D3B67" w14:textId="77777777" w:rsidR="00D6162D" w:rsidRDefault="00D6162D" w:rsidP="00D6162D">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Since threshold effectively reflects the average expected discounted reward during this task, the total value of choosing to accept a yellow offer becomes</w:t>
      </w:r>
    </w:p>
    <w:p w14:paraId="605CD5C7" w14:textId="77777777" w:rsidR="00D6162D" w:rsidRDefault="00000000" w:rsidP="00D6162D">
      <w:pPr>
        <w:shd w:val="clear" w:color="auto" w:fill="FFFFFF"/>
        <w:spacing w:after="0" w:line="480" w:lineRule="auto"/>
        <w:jc w:val="center"/>
        <w:rPr>
          <w:rFonts w:ascii="Times New Roman" w:eastAsia="Times New Roman" w:hAnsi="Times New Roman" w:cs="Times New Roman"/>
          <w:sz w:val="24"/>
          <w:szCs w:val="24"/>
        </w:rPr>
      </w:pPr>
      <m:oMathPara>
        <m:oMathParaPr>
          <m:jc m:val="center"/>
        </m:oMathParaPr>
        <m:oMath>
          <m:sSup>
            <m:sSupPr>
              <m:ctrlPr>
                <w:rPr>
                  <w:rFonts w:ascii="Cambria Math" w:hAnsi="Cambria Math"/>
                </w:rPr>
              </m:ctrlPr>
            </m:sSupPr>
            <m:e>
              <m:r>
                <w:rPr>
                  <w:rFonts w:ascii="Cambria Math" w:hAnsi="Cambria Math"/>
                </w:rPr>
                <m:t>U</m:t>
              </m:r>
            </m:e>
            <m:sup>
              <m:r>
                <w:rPr>
                  <w:rFonts w:ascii="Cambria Math" w:hAnsi="Cambria Math"/>
                </w:rPr>
                <m:t>yellow</m:t>
              </m:r>
            </m:sup>
          </m:sSup>
          <m: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yellow</m:t>
              </m:r>
            </m:sup>
          </m:sSup>
          <m:r>
            <w:rPr>
              <w:rFonts w:ascii="Cambria Math" w:hAnsi="Cambria Math"/>
            </w:rPr>
            <m:t>+</m:t>
          </m:r>
          <m:sSup>
            <m:sSupPr>
              <m:ctrlPr>
                <w:rPr>
                  <w:rFonts w:ascii="Cambria Math" w:hAnsi="Cambria Math"/>
                </w:rPr>
              </m:ctrlPr>
            </m:sSupPr>
            <m:e>
              <m:r>
                <w:rPr>
                  <w:rFonts w:ascii="Cambria Math" w:hAnsi="Cambria Math"/>
                </w:rPr>
                <m:t>VF</m:t>
              </m:r>
            </m:e>
            <m:sup>
              <m:r>
                <w:rPr>
                  <w:rFonts w:ascii="Cambria Math" w:hAnsi="Cambria Math"/>
                </w:rPr>
                <m:t>yellow</m:t>
              </m:r>
            </m:sup>
          </m:sSup>
        </m:oMath>
      </m:oMathPara>
    </w:p>
    <w:p w14:paraId="64821AC4" w14:textId="77777777" w:rsidR="00D6162D" w:rsidRDefault="00D6162D" w:rsidP="00D6162D">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Where </w:t>
      </w:r>
      <m:oMath>
        <m:sSup>
          <m:sSupPr>
            <m:ctrlPr>
              <w:rPr>
                <w:rFonts w:ascii="Cambria Math" w:hAnsi="Cambria Math"/>
              </w:rPr>
            </m:ctrlPr>
          </m:sSupPr>
          <m:e>
            <m:r>
              <w:rPr>
                <w:rFonts w:ascii="Cambria Math" w:hAnsi="Cambria Math"/>
              </w:rPr>
              <m:t>VF</m:t>
            </m:r>
          </m:e>
          <m:sup>
            <m:r>
              <w:rPr>
                <w:rFonts w:ascii="Cambria Math" w:hAnsi="Cambria Math"/>
              </w:rPr>
              <m:t>yellow</m:t>
            </m:r>
          </m:sup>
        </m:sSup>
      </m:oMath>
      <w:r>
        <w:rPr>
          <w:rFonts w:ascii="Times New Roman" w:eastAsia="Times New Roman" w:hAnsi="Times New Roman" w:cs="Times New Roman"/>
          <w:sz w:val="24"/>
          <w:szCs w:val="24"/>
        </w:rPr>
        <w:t xml:space="preserve"> is the expected future reward, and is θ discounted by the additional waiting time Δt plus the delay:</w:t>
      </w:r>
    </w:p>
    <w:p w14:paraId="6E49CB7C" w14:textId="77777777" w:rsidR="00D6162D" w:rsidRDefault="00000000" w:rsidP="00D6162D">
      <w:pPr>
        <w:shd w:val="clear" w:color="auto" w:fill="FFFFFF"/>
        <w:spacing w:after="0" w:line="480" w:lineRule="auto"/>
        <w:jc w:val="center"/>
        <w:rPr>
          <w:rFonts w:ascii="Times New Roman" w:eastAsia="Times New Roman" w:hAnsi="Times New Roman" w:cs="Times New Roman"/>
          <w:sz w:val="24"/>
          <w:szCs w:val="24"/>
        </w:rPr>
      </w:pPr>
      <m:oMathPara>
        <m:oMathParaPr>
          <m:jc m:val="center"/>
        </m:oMathParaPr>
        <m:oMath>
          <m:sSup>
            <m:sSupPr>
              <m:ctrlPr>
                <w:rPr>
                  <w:rFonts w:ascii="Cambria Math" w:hAnsi="Cambria Math"/>
                </w:rPr>
              </m:ctrlPr>
            </m:sSupPr>
            <m:e>
              <m:r>
                <w:rPr>
                  <w:rFonts w:ascii="Cambria Math" w:hAnsi="Cambria Math"/>
                </w:rPr>
                <m:t>VF</m:t>
              </m:r>
            </m:e>
            <m:sup>
              <m:r>
                <w:rPr>
                  <w:rFonts w:ascii="Cambria Math" w:hAnsi="Cambria Math"/>
                </w:rPr>
                <m:t>yellow</m:t>
              </m:r>
            </m:sup>
          </m:sSup>
          <m:r>
            <w:rPr>
              <w:rFonts w:ascii="Cambria Math" w:hAnsi="Cambria Math"/>
            </w:rPr>
            <m:t>=</m:t>
          </m:r>
          <m:f>
            <m:fPr>
              <m:ctrlPr>
                <w:rPr>
                  <w:rFonts w:ascii="Cambria Math" w:hAnsi="Cambria Math"/>
                </w:rPr>
              </m:ctrlPr>
            </m:fPr>
            <m:num>
              <m:r>
                <w:rPr>
                  <w:rFonts w:ascii="Cambria Math" w:hAnsi="Cambria Math"/>
                </w:rPr>
                <m:t>θ</m:t>
              </m:r>
            </m:num>
            <m:den>
              <m:r>
                <w:rPr>
                  <w:rFonts w:ascii="Cambria Math" w:hAnsi="Cambria Math"/>
                </w:rPr>
                <m:t>1+k⋅</m:t>
              </m:r>
              <m:d>
                <m:dPr>
                  <m:ctrlPr>
                    <w:rPr>
                      <w:rFonts w:ascii="Cambria Math" w:hAnsi="Cambria Math"/>
                    </w:rPr>
                  </m:ctrlPr>
                </m:dPr>
                <m:e>
                  <m:r>
                    <w:rPr>
                      <w:rFonts w:ascii="Cambria Math" w:hAnsi="Cambria Math"/>
                    </w:rPr>
                    <m:t>D+Δt</m:t>
                  </m:r>
                </m:e>
              </m:d>
            </m:den>
          </m:f>
        </m:oMath>
      </m:oMathPara>
    </w:p>
    <w:p w14:paraId="20103EAC" w14:textId="77777777" w:rsidR="00D6162D" w:rsidRDefault="00D6162D" w:rsidP="00D6162D">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acceptance threshold would remain at </w:t>
      </w:r>
      <m:oMath>
        <m:sSup>
          <m:sSupPr>
            <m:ctrlPr>
              <w:rPr>
                <w:rFonts w:ascii="Cambria Math" w:hAnsi="Cambria Math"/>
              </w:rPr>
            </m:ctrlPr>
          </m:sSupPr>
          <m:e>
            <m:r>
              <w:rPr>
                <w:rFonts w:ascii="Cambria Math" w:hAnsi="Cambria Math"/>
              </w:rPr>
              <m:t>θ</m:t>
            </m:r>
          </m:e>
          <m:sup>
            <m:r>
              <w:rPr>
                <w:rFonts w:ascii="Cambria Math" w:hAnsi="Cambria Math"/>
              </w:rPr>
              <m:t>yellow</m:t>
            </m:r>
          </m:sup>
        </m:sSup>
        <m:r>
          <w:rPr>
            <w:rFonts w:ascii="Cambria Math" w:hAnsi="Cambria Math"/>
          </w:rPr>
          <m:t>=θ</m:t>
        </m:r>
      </m:oMath>
    </w:p>
    <w:p w14:paraId="2A41123F" w14:textId="77777777" w:rsidR="00D6162D" w:rsidRDefault="00D6162D" w:rsidP="00D6162D">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However, if the go cue is purple, we compute</w:t>
      </w:r>
    </w:p>
    <w:p w14:paraId="1D65B27C" w14:textId="77777777" w:rsidR="00D6162D" w:rsidRDefault="00000000" w:rsidP="00D6162D">
      <w:pPr>
        <w:shd w:val="clear" w:color="auto" w:fill="FFFFFF"/>
        <w:spacing w:after="0" w:line="480" w:lineRule="auto"/>
        <w:jc w:val="center"/>
        <w:rPr>
          <w:rFonts w:ascii="Times New Roman" w:eastAsia="Times New Roman" w:hAnsi="Times New Roman" w:cs="Times New Roman"/>
          <w:sz w:val="24"/>
          <w:szCs w:val="24"/>
        </w:rPr>
      </w:pPr>
      <m:oMathPara>
        <m:oMathParaPr>
          <m:jc m:val="center"/>
        </m:oMathParaPr>
        <m:oMath>
          <m:sSup>
            <m:sSupPr>
              <m:ctrlPr>
                <w:rPr>
                  <w:rFonts w:ascii="Cambria Math" w:hAnsi="Cambria Math"/>
                </w:rPr>
              </m:ctrlPr>
            </m:sSupPr>
            <m:e>
              <m:r>
                <w:rPr>
                  <w:rFonts w:ascii="Cambria Math" w:hAnsi="Cambria Math"/>
                </w:rPr>
                <m:t>U</m:t>
              </m:r>
            </m:e>
            <m:sup>
              <m:r>
                <w:rPr>
                  <w:rFonts w:ascii="Cambria Math" w:hAnsi="Cambria Math"/>
                </w:rPr>
                <m:t>purple</m:t>
              </m:r>
            </m:sup>
          </m:sSup>
          <m: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purple</m:t>
              </m:r>
            </m:sup>
          </m:sSup>
          <m:r>
            <w:rPr>
              <w:rFonts w:ascii="Cambria Math" w:hAnsi="Cambria Math"/>
            </w:rPr>
            <m:t>+</m:t>
          </m:r>
          <m:sSup>
            <m:sSupPr>
              <m:ctrlPr>
                <w:rPr>
                  <w:rFonts w:ascii="Cambria Math" w:hAnsi="Cambria Math"/>
                </w:rPr>
              </m:ctrlPr>
            </m:sSupPr>
            <m:e>
              <m:r>
                <w:rPr>
                  <w:rFonts w:ascii="Cambria Math" w:hAnsi="Cambria Math"/>
                </w:rPr>
                <m:t>VF</m:t>
              </m:r>
            </m:e>
            <m:sup>
              <m:r>
                <w:rPr>
                  <w:rFonts w:ascii="Cambria Math" w:hAnsi="Cambria Math"/>
                </w:rPr>
                <m:t>purple</m:t>
              </m:r>
            </m:sup>
          </m:sSup>
        </m:oMath>
      </m:oMathPara>
    </w:p>
    <w:p w14:paraId="617D1058" w14:textId="77777777" w:rsidR="00D6162D" w:rsidRDefault="00D6162D" w:rsidP="00D6162D">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Since they can accept right away, </w:t>
      </w:r>
      <m:oMath>
        <m:sSup>
          <m:sSupPr>
            <m:ctrlPr>
              <w:rPr>
                <w:rFonts w:ascii="Cambria Math" w:hAnsi="Cambria Math"/>
              </w:rPr>
            </m:ctrlPr>
          </m:sSupPr>
          <m:e>
            <m:r>
              <w:rPr>
                <w:rFonts w:ascii="Cambria Math" w:hAnsi="Cambria Math"/>
              </w:rPr>
              <m:t>V</m:t>
            </m:r>
          </m:e>
          <m:sup>
            <m:r>
              <w:rPr>
                <w:rFonts w:ascii="Cambria Math" w:hAnsi="Cambria Math"/>
              </w:rPr>
              <m:t>Purple</m:t>
            </m:r>
          </m:sup>
        </m:sSup>
        <m:r>
          <w:rPr>
            <w:rFonts w:ascii="Cambria Math" w:hAnsi="Cambria Math"/>
          </w:rPr>
          <m:t>=V</m:t>
        </m:r>
      </m:oMath>
      <w:r>
        <w:rPr>
          <w:rFonts w:ascii="Times New Roman" w:eastAsia="Times New Roman" w:hAnsi="Times New Roman" w:cs="Times New Roman"/>
          <w:sz w:val="24"/>
          <w:szCs w:val="24"/>
        </w:rPr>
        <w:t xml:space="preserve"> and </w:t>
      </w:r>
      <m:oMath>
        <m:sSup>
          <m:sSupPr>
            <m:ctrlPr>
              <w:rPr>
                <w:rFonts w:ascii="Cambria Math" w:hAnsi="Cambria Math"/>
              </w:rPr>
            </m:ctrlPr>
          </m:sSupPr>
          <m:e>
            <m:r>
              <w:rPr>
                <w:rFonts w:ascii="Cambria Math" w:hAnsi="Cambria Math"/>
              </w:rPr>
              <m:t>VF</m:t>
            </m:r>
          </m:e>
          <m:sup>
            <m:r>
              <w:rPr>
                <w:rFonts w:ascii="Cambria Math" w:hAnsi="Cambria Math"/>
              </w:rPr>
              <m:t>purple</m:t>
            </m:r>
          </m:sup>
        </m:sSup>
        <m:r>
          <w:rPr>
            <w:rFonts w:ascii="Cambria Math" w:hAnsi="Cambria Math"/>
          </w:rPr>
          <m:t>=</m:t>
        </m:r>
        <m:f>
          <m:fPr>
            <m:ctrlPr>
              <w:rPr>
                <w:rFonts w:ascii="Cambria Math" w:hAnsi="Cambria Math"/>
              </w:rPr>
            </m:ctrlPr>
          </m:fPr>
          <m:num>
            <m:r>
              <w:rPr>
                <w:rFonts w:ascii="Cambria Math" w:hAnsi="Cambria Math"/>
              </w:rPr>
              <m:t>θ</m:t>
            </m:r>
          </m:num>
          <m:den>
            <m:r>
              <w:rPr>
                <w:rFonts w:ascii="Cambria Math" w:hAnsi="Cambria Math"/>
              </w:rPr>
              <m:t>1+k⋅D</m:t>
            </m:r>
          </m:den>
        </m:f>
      </m:oMath>
      <w:r>
        <w:rPr>
          <w:rFonts w:ascii="Times New Roman" w:eastAsia="Times New Roman" w:hAnsi="Times New Roman" w:cs="Times New Roman"/>
          <w:sz w:val="24"/>
          <w:szCs w:val="24"/>
        </w:rPr>
        <w:t xml:space="preserve">, </w:t>
      </w:r>
    </w:p>
    <w:p w14:paraId="15E8DCE2" w14:textId="77777777" w:rsidR="00D6162D" w:rsidRDefault="00D6162D" w:rsidP="00D6162D">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Rejecting is actually more expensive after purple, as animals have to wait for an additional delay to reject. The acceptance threshold here is the expected discounted value of future rewards after a rejection. This would be:</w:t>
      </w:r>
    </w:p>
    <w:p w14:paraId="216E8692" w14:textId="77777777" w:rsidR="00D6162D" w:rsidRDefault="00000000" w:rsidP="00D6162D">
      <w:pPr>
        <w:jc w:val="center"/>
        <w:rPr>
          <w:rFonts w:ascii="Times New Roman" w:hAnsi="Times New Roman" w:cs="Times New Roman"/>
          <w:sz w:val="24"/>
          <w:szCs w:val="24"/>
        </w:rPr>
      </w:pPr>
      <m:oMathPara>
        <m:oMathParaPr>
          <m:jc m:val="center"/>
        </m:oMathParaPr>
        <m:oMath>
          <m:sSup>
            <m:sSupPr>
              <m:ctrlPr>
                <w:rPr>
                  <w:rFonts w:ascii="Cambria Math" w:hAnsi="Cambria Math"/>
                </w:rPr>
              </m:ctrlPr>
            </m:sSupPr>
            <m:e>
              <m:r>
                <w:rPr>
                  <w:rFonts w:ascii="Cambria Math" w:hAnsi="Cambria Math"/>
                </w:rPr>
                <m:t>θ</m:t>
              </m:r>
            </m:e>
            <m:sup>
              <m:r>
                <w:rPr>
                  <w:rFonts w:ascii="Cambria Math" w:hAnsi="Cambria Math"/>
                </w:rPr>
                <m:t>purple</m:t>
              </m:r>
            </m:sup>
          </m:sSup>
          <m:r>
            <w:rPr>
              <w:rFonts w:ascii="Cambria Math" w:hAnsi="Cambria Math"/>
            </w:rPr>
            <m:t>=</m:t>
          </m:r>
          <m:f>
            <m:fPr>
              <m:ctrlPr>
                <w:rPr>
                  <w:rFonts w:ascii="Cambria Math" w:hAnsi="Cambria Math"/>
                </w:rPr>
              </m:ctrlPr>
            </m:fPr>
            <m:num>
              <m:r>
                <w:rPr>
                  <w:rFonts w:ascii="Cambria Math" w:hAnsi="Cambria Math"/>
                </w:rPr>
                <m:t>θ</m:t>
              </m:r>
            </m:num>
            <m:den>
              <m:r>
                <w:rPr>
                  <w:rFonts w:ascii="Cambria Math" w:hAnsi="Cambria Math"/>
                </w:rPr>
                <m:t>1+k⋅Δt</m:t>
              </m:r>
            </m:den>
          </m:f>
        </m:oMath>
      </m:oMathPara>
    </w:p>
    <w:p w14:paraId="282D58EC" w14:textId="77777777" w:rsidR="00D6162D" w:rsidRDefault="00D6162D" w:rsidP="00D6162D">
      <w:pPr>
        <w:rPr>
          <w:rFonts w:ascii="Times New Roman" w:hAnsi="Times New Roman" w:cs="Times New Roman"/>
          <w:sz w:val="24"/>
          <w:szCs w:val="24"/>
        </w:rPr>
      </w:pPr>
      <w:r>
        <w:rPr>
          <w:rFonts w:ascii="Times New Roman" w:hAnsi="Times New Roman" w:cs="Times New Roman"/>
          <w:sz w:val="24"/>
          <w:szCs w:val="24"/>
        </w:rPr>
        <w:t xml:space="preserve">In either case, </w:t>
      </w:r>
    </w:p>
    <w:p w14:paraId="6EB90CF4" w14:textId="77777777" w:rsidR="00D6162D" w:rsidRDefault="00D6162D" w:rsidP="00D6162D">
      <w:pPr>
        <w:shd w:val="clear" w:color="auto" w:fill="FFFFFF"/>
        <w:spacing w:after="0" w:line="480" w:lineRule="auto"/>
        <w:jc w:val="center"/>
        <w:rPr>
          <w:rFonts w:ascii="Times New Roman" w:eastAsia="Times New Roman" w:hAnsi="Times New Roman" w:cs="Times New Roman"/>
          <w:sz w:val="24"/>
          <w:szCs w:val="24"/>
        </w:rPr>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accept</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f>
                    <m:fPr>
                      <m:ctrlPr>
                        <w:rPr>
                          <w:rFonts w:ascii="Cambria Math" w:hAnsi="Cambria Math"/>
                        </w:rPr>
                      </m:ctrlPr>
                    </m:fPr>
                    <m:num>
                      <m:r>
                        <w:rPr>
                          <w:rFonts w:ascii="Cambria Math" w:hAnsi="Cambria Math"/>
                        </w:rPr>
                        <m:t>-U-θ</m:t>
                      </m:r>
                    </m:num>
                    <m:den>
                      <m:r>
                        <w:rPr>
                          <w:rFonts w:ascii="Cambria Math" w:hAnsi="Cambria Math"/>
                        </w:rPr>
                        <m:t>σ</m:t>
                      </m:r>
                    </m:den>
                  </m:f>
                </m:sup>
              </m:sSup>
            </m:den>
          </m:f>
        </m:oMath>
      </m:oMathPara>
    </w:p>
    <w:p w14:paraId="15439E3D" w14:textId="59FA8723" w:rsidR="00D6162D" w:rsidRDefault="00D6162D" w:rsidP="0001769D">
      <w:pPr>
        <w:rPr>
          <w:rFonts w:ascii="Times New Roman" w:eastAsia="Times New Roman" w:hAnsi="Times New Roman" w:cs="Times New Roman"/>
          <w:sz w:val="24"/>
          <w:szCs w:val="24"/>
        </w:rPr>
      </w:pPr>
    </w:p>
    <w:p w14:paraId="2E7C563E" w14:textId="6FB17DCE" w:rsidR="00D6162D" w:rsidRDefault="00D6162D" w:rsidP="00D6162D">
      <w:pPr>
        <w:spacing w:after="0" w:line="48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Neural </w:t>
      </w:r>
      <w:r w:rsidR="002210C5">
        <w:rPr>
          <w:rFonts w:ascii="Times New Roman" w:eastAsia="Times New Roman" w:hAnsi="Times New Roman" w:cs="Times New Roman"/>
          <w:i/>
          <w:sz w:val="24"/>
          <w:szCs w:val="24"/>
        </w:rPr>
        <w:t>a</w:t>
      </w:r>
      <w:r>
        <w:rPr>
          <w:rFonts w:ascii="Times New Roman" w:eastAsia="Times New Roman" w:hAnsi="Times New Roman" w:cs="Times New Roman"/>
          <w:i/>
          <w:sz w:val="24"/>
          <w:szCs w:val="24"/>
        </w:rPr>
        <w:t>ctivity</w:t>
      </w:r>
    </w:p>
    <w:p w14:paraId="6FECFB90" w14:textId="07343071" w:rsidR="002210C5" w:rsidRDefault="00D6162D" w:rsidP="00D6162D">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neural activity of 170 neurons was </w:t>
      </w:r>
      <w:r w:rsidR="002210C5">
        <w:rPr>
          <w:rFonts w:ascii="Times New Roman" w:eastAsia="Times New Roman" w:hAnsi="Times New Roman" w:cs="Times New Roman"/>
          <w:sz w:val="24"/>
          <w:szCs w:val="24"/>
        </w:rPr>
        <w:t xml:space="preserve">initially </w:t>
      </w:r>
      <w:r>
        <w:rPr>
          <w:rFonts w:ascii="Times New Roman" w:eastAsia="Times New Roman" w:hAnsi="Times New Roman" w:cs="Times New Roman"/>
          <w:sz w:val="24"/>
          <w:szCs w:val="24"/>
        </w:rPr>
        <w:t>analyzed using data from 75 to</w:t>
      </w:r>
      <w:r w:rsidR="002210C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750 ms after the </w:t>
      </w:r>
      <w:r w:rsidR="002210C5">
        <w:rPr>
          <w:rFonts w:ascii="Times New Roman" w:eastAsia="Times New Roman" w:hAnsi="Times New Roman" w:cs="Times New Roman"/>
          <w:sz w:val="24"/>
          <w:szCs w:val="24"/>
        </w:rPr>
        <w:t xml:space="preserve">visual </w:t>
      </w:r>
      <w:r>
        <w:rPr>
          <w:rFonts w:ascii="Times New Roman" w:eastAsia="Times New Roman" w:hAnsi="Times New Roman" w:cs="Times New Roman"/>
          <w:sz w:val="24"/>
          <w:szCs w:val="24"/>
        </w:rPr>
        <w:t xml:space="preserve">cue </w:t>
      </w:r>
      <w:r w:rsidR="002210C5">
        <w:rPr>
          <w:rFonts w:ascii="Times New Roman" w:eastAsia="Times New Roman" w:hAnsi="Times New Roman" w:cs="Times New Roman"/>
          <w:sz w:val="24"/>
          <w:szCs w:val="24"/>
        </w:rPr>
        <w:t xml:space="preserve">onset. </w:t>
      </w:r>
    </w:p>
    <w:p w14:paraId="301A0147" w14:textId="77777777" w:rsidR="00D6162D" w:rsidRDefault="00D6162D" w:rsidP="00D6162D">
      <w:pPr>
        <w:spacing w:after="0" w:line="480" w:lineRule="auto"/>
        <w:rPr>
          <w:rFonts w:ascii="Times New Roman" w:eastAsia="Times New Roman" w:hAnsi="Times New Roman" w:cs="Times New Roman"/>
          <w:i/>
          <w:iCs/>
          <w:sz w:val="24"/>
          <w:szCs w:val="24"/>
        </w:rPr>
      </w:pPr>
    </w:p>
    <w:p w14:paraId="0F1CDE85" w14:textId="77777777" w:rsidR="00D6162D" w:rsidRDefault="00D6162D" w:rsidP="00D6162D">
      <w:pPr>
        <w:spacing w:after="0" w:line="48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ANOVA-sliding window Analysis</w:t>
      </w:r>
    </w:p>
    <w:p w14:paraId="619143BF" w14:textId="38293A89" w:rsidR="00D6162D" w:rsidRDefault="00D6162D" w:rsidP="00D6162D">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sliding window analysis was performed using the neural activity from all 170 recorded cells, expressed as total spike count. Starting 500 ms before and ending 1000 ms after </w:t>
      </w:r>
      <w:r w:rsidR="002210C5">
        <w:rPr>
          <w:rFonts w:ascii="Times New Roman" w:eastAsia="Times New Roman" w:hAnsi="Times New Roman" w:cs="Times New Roman"/>
          <w:sz w:val="24"/>
          <w:szCs w:val="24"/>
        </w:rPr>
        <w:t xml:space="preserve">visual </w:t>
      </w:r>
      <w:r>
        <w:rPr>
          <w:rFonts w:ascii="Times New Roman" w:eastAsia="Times New Roman" w:hAnsi="Times New Roman" w:cs="Times New Roman"/>
          <w:sz w:val="24"/>
          <w:szCs w:val="24"/>
        </w:rPr>
        <w:t xml:space="preserve">cue onset, 100 ms bins were created with a 10 ms interleave period. The spike count within each bin was used in the two-way ANOVA sliding window analysis, with drops and delay as </w:t>
      </w:r>
      <w:r w:rsidR="002210C5">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t xml:space="preserve">independent variables. </w:t>
      </w:r>
      <w:r w:rsidR="002210C5">
        <w:rPr>
          <w:rFonts w:ascii="Times New Roman" w:eastAsia="Times New Roman" w:hAnsi="Times New Roman" w:cs="Times New Roman"/>
          <w:sz w:val="24"/>
          <w:szCs w:val="24"/>
        </w:rPr>
        <w:t>A</w:t>
      </w:r>
      <w:r w:rsidR="002210C5">
        <w:rPr>
          <w:rFonts w:ascii="Times New Roman" w:eastAsia="Times New Roman" w:hAnsi="Times New Roman" w:cs="Times New Roman"/>
          <w:sz w:val="24"/>
          <w:szCs w:val="24"/>
        </w:rPr>
        <w:t xml:space="preserve">n additional effect was included </w:t>
      </w:r>
      <w:r w:rsidR="002210C5">
        <w:rPr>
          <w:rFonts w:ascii="Times New Roman" w:eastAsia="Times New Roman" w:hAnsi="Times New Roman" w:cs="Times New Roman"/>
          <w:sz w:val="24"/>
          <w:szCs w:val="24"/>
        </w:rPr>
        <w:t>for the</w:t>
      </w:r>
      <w:r w:rsidR="002210C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choice factor to test whether choice explains additional variance in firing rate, independently of drop and delay.</w:t>
      </w:r>
    </w:p>
    <w:p w14:paraId="1CE0CF67" w14:textId="77777777" w:rsidR="00D6162D" w:rsidRDefault="00D6162D" w:rsidP="00D6162D">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For each bin, we estimated the proportion of cells that were significantly modulated by each factor (two-way ANOVA, p &lt; 0.05).</w:t>
      </w:r>
    </w:p>
    <w:p w14:paraId="77817429" w14:textId="4022FB08" w:rsidR="00D6162D" w:rsidRDefault="00D6162D" w:rsidP="00D6162D">
      <w:pPr>
        <w:spacing w:after="0" w:line="480" w:lineRule="auto"/>
        <w:rPr>
          <w:rFonts w:ascii="Times New Roman" w:hAnsi="Times New Roman" w:cs="Times New Roman"/>
          <w:color w:val="242424"/>
          <w:sz w:val="24"/>
          <w:szCs w:val="24"/>
          <w:shd w:val="clear" w:color="auto" w:fill="FFFFFF"/>
        </w:rPr>
      </w:pPr>
      <w:r>
        <w:rPr>
          <w:rFonts w:ascii="Times New Roman" w:eastAsia="Times New Roman" w:hAnsi="Times New Roman" w:cs="Times New Roman"/>
          <w:sz w:val="24"/>
          <w:szCs w:val="24"/>
        </w:rPr>
        <w:t xml:space="preserve">Additionally, we extracted the variance explained by each factor, and by the interaction between drops and delay, expressed as </w:t>
      </w:r>
      <w:r>
        <w:rPr>
          <w:rFonts w:ascii="Times New Roman" w:hAnsi="Times New Roman" w:cs="Times New Roman"/>
          <w:color w:val="242424"/>
          <w:sz w:val="24"/>
          <w:szCs w:val="24"/>
          <w:shd w:val="clear" w:color="auto" w:fill="FFFFFF"/>
        </w:rPr>
        <w:t xml:space="preserve">omega </w:t>
      </w:r>
      <w:r>
        <w:rPr>
          <w:rFonts w:ascii="Times New Roman" w:hAnsi="Times New Roman" w:cs="Times New Roman"/>
          <w:sz w:val="24"/>
          <w:szCs w:val="24"/>
          <w:shd w:val="clear" w:color="auto" w:fill="FFFFFF"/>
        </w:rPr>
        <w:t>squared (</w:t>
      </w:r>
      <w:r w:rsidR="004F5D52">
        <w:rPr>
          <w:rFonts w:ascii="Times New Roman" w:hAnsi="Times New Roman" w:cs="Times New Roman"/>
          <w:color w:val="000000" w:themeColor="text1"/>
          <w:sz w:val="24"/>
          <w:szCs w:val="24"/>
          <w:shd w:val="clear" w:color="auto" w:fill="FFFFFF"/>
        </w:rPr>
        <w:t>3</w:t>
      </w:r>
      <w:r w:rsidR="002D5BD8">
        <w:rPr>
          <w:rFonts w:ascii="Times New Roman" w:hAnsi="Times New Roman" w:cs="Times New Roman"/>
          <w:color w:val="000000" w:themeColor="text1"/>
          <w:sz w:val="24"/>
          <w:szCs w:val="24"/>
          <w:shd w:val="clear" w:color="auto" w:fill="FFFFFF"/>
        </w:rPr>
        <w:t>3</w:t>
      </w:r>
      <w:r>
        <w:rPr>
          <w:rFonts w:ascii="Times New Roman" w:hAnsi="Times New Roman" w:cs="Times New Roman"/>
          <w:sz w:val="24"/>
          <w:szCs w:val="24"/>
          <w:shd w:val="clear" w:color="auto" w:fill="FFFFFF"/>
        </w:rPr>
        <w:t>):</w:t>
      </w:r>
    </w:p>
    <w:p w14:paraId="3C524F9E" w14:textId="77777777" w:rsidR="00D6162D" w:rsidRPr="009357AF" w:rsidRDefault="00D6162D" w:rsidP="00D6162D">
      <w:pPr>
        <w:spacing w:after="0" w:line="480" w:lineRule="auto"/>
        <w:jc w:val="center"/>
        <w:rPr>
          <w:rFonts w:ascii="Times New Roman" w:hAnsi="Times New Roman" w:cs="Times New Roman"/>
          <w:sz w:val="24"/>
          <w:szCs w:val="24"/>
          <w:shd w:val="clear" w:color="auto" w:fill="FFFFFF"/>
          <w:vertAlign w:val="subscript"/>
        </w:rPr>
      </w:pPr>
      <w:r w:rsidRPr="009357AF">
        <w:rPr>
          <w:rFonts w:ascii="Times New Roman" w:hAnsi="Times New Roman" w:cs="Times New Roman"/>
          <w:sz w:val="24"/>
          <w:szCs w:val="24"/>
          <w:shd w:val="clear" w:color="auto" w:fill="FFFFFF"/>
        </w:rPr>
        <w:t>ω</w:t>
      </w:r>
      <w:r w:rsidRPr="009357AF">
        <w:rPr>
          <w:rFonts w:ascii="Times New Roman" w:hAnsi="Times New Roman" w:cs="Times New Roman"/>
          <w:sz w:val="24"/>
          <w:szCs w:val="24"/>
          <w:shd w:val="clear" w:color="auto" w:fill="FFFFFF"/>
          <w:vertAlign w:val="superscript"/>
        </w:rPr>
        <w:t>2</w:t>
      </w:r>
      <w:r w:rsidRPr="009357AF">
        <w:rPr>
          <w:rFonts w:ascii="Times New Roman" w:hAnsi="Times New Roman" w:cs="Times New Roman"/>
          <w:sz w:val="24"/>
          <w:szCs w:val="24"/>
          <w:shd w:val="clear" w:color="auto" w:fill="FFFFFF"/>
        </w:rPr>
        <w:t xml:space="preserve"> = (SS</w:t>
      </w:r>
      <w:r w:rsidRPr="009357AF">
        <w:rPr>
          <w:rFonts w:ascii="Times New Roman" w:hAnsi="Times New Roman" w:cs="Times New Roman"/>
          <w:sz w:val="24"/>
          <w:szCs w:val="24"/>
          <w:shd w:val="clear" w:color="auto" w:fill="FFFFFF"/>
          <w:vertAlign w:val="subscript"/>
        </w:rPr>
        <w:t xml:space="preserve">effect </w:t>
      </w:r>
      <w:r w:rsidRPr="009357AF">
        <w:rPr>
          <w:rFonts w:ascii="Times New Roman" w:hAnsi="Times New Roman" w:cs="Times New Roman"/>
          <w:sz w:val="24"/>
          <w:szCs w:val="24"/>
          <w:shd w:val="clear" w:color="auto" w:fill="FFFFFF"/>
        </w:rPr>
        <w:t>– (df</w:t>
      </w:r>
      <w:r w:rsidRPr="009357AF">
        <w:rPr>
          <w:rFonts w:ascii="Times New Roman" w:hAnsi="Times New Roman" w:cs="Times New Roman"/>
          <w:sz w:val="24"/>
          <w:szCs w:val="24"/>
          <w:shd w:val="clear" w:color="auto" w:fill="FFFFFF"/>
          <w:vertAlign w:val="subscript"/>
        </w:rPr>
        <w:t>effect</w:t>
      </w:r>
      <w:r w:rsidRPr="009357AF">
        <w:rPr>
          <w:rFonts w:ascii="Times New Roman" w:hAnsi="Times New Roman" w:cs="Times New Roman"/>
          <w:sz w:val="24"/>
          <w:szCs w:val="24"/>
          <w:shd w:val="clear" w:color="auto" w:fill="FFFFFF"/>
        </w:rPr>
        <w:t>)(MS</w:t>
      </w:r>
      <w:r w:rsidRPr="009357AF">
        <w:rPr>
          <w:rFonts w:ascii="Times New Roman" w:hAnsi="Times New Roman" w:cs="Times New Roman"/>
          <w:sz w:val="24"/>
          <w:szCs w:val="24"/>
          <w:shd w:val="clear" w:color="auto" w:fill="FFFFFF"/>
          <w:vertAlign w:val="subscript"/>
        </w:rPr>
        <w:t>error</w:t>
      </w:r>
      <w:r w:rsidRPr="009357AF">
        <w:rPr>
          <w:rFonts w:ascii="Times New Roman" w:hAnsi="Times New Roman" w:cs="Times New Roman"/>
          <w:sz w:val="24"/>
          <w:szCs w:val="24"/>
          <w:shd w:val="clear" w:color="auto" w:fill="FFFFFF"/>
        </w:rPr>
        <w:t>))/ MS</w:t>
      </w:r>
      <w:r w:rsidRPr="009357AF">
        <w:rPr>
          <w:rFonts w:ascii="Times New Roman" w:hAnsi="Times New Roman" w:cs="Times New Roman"/>
          <w:sz w:val="24"/>
          <w:szCs w:val="24"/>
          <w:shd w:val="clear" w:color="auto" w:fill="FFFFFF"/>
          <w:vertAlign w:val="subscript"/>
        </w:rPr>
        <w:t>error</w:t>
      </w:r>
      <w:r w:rsidRPr="009357AF">
        <w:rPr>
          <w:rFonts w:ascii="Times New Roman" w:hAnsi="Times New Roman" w:cs="Times New Roman"/>
          <w:sz w:val="24"/>
          <w:szCs w:val="24"/>
          <w:shd w:val="clear" w:color="auto" w:fill="FFFFFF"/>
        </w:rPr>
        <w:t xml:space="preserve"> + SS</w:t>
      </w:r>
      <w:r w:rsidRPr="009357AF">
        <w:rPr>
          <w:rFonts w:ascii="Times New Roman" w:hAnsi="Times New Roman" w:cs="Times New Roman"/>
          <w:sz w:val="24"/>
          <w:szCs w:val="24"/>
          <w:shd w:val="clear" w:color="auto" w:fill="FFFFFF"/>
          <w:vertAlign w:val="subscript"/>
        </w:rPr>
        <w:t>total</w:t>
      </w:r>
    </w:p>
    <w:p w14:paraId="3CC52AA7" w14:textId="77777777" w:rsidR="00D6162D" w:rsidRDefault="00D6162D" w:rsidP="00D6162D">
      <w:pPr>
        <w:spacing w:after="0" w:line="480" w:lineRule="auto"/>
        <w:rPr>
          <w:rFonts w:ascii="Times New Roman" w:eastAsia="Times New Roman" w:hAnsi="Times New Roman" w:cs="Times New Roman"/>
          <w:iCs/>
          <w:sz w:val="24"/>
          <w:szCs w:val="24"/>
        </w:rPr>
      </w:pPr>
    </w:p>
    <w:p w14:paraId="730222BB" w14:textId="77777777" w:rsidR="00D6162D" w:rsidRDefault="00D6162D" w:rsidP="00D6162D">
      <w:pPr>
        <w:spacing w:after="0"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Correlation across time</w:t>
      </w:r>
    </w:p>
    <w:p w14:paraId="33FB4683" w14:textId="77777777" w:rsidR="00D6162D" w:rsidRDefault="00D6162D" w:rsidP="00D6162D">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For this analysis, we only included cells that responded to at least one of the task-relevant variables (delay, drop or choice). This left 121 cells. </w:t>
      </w:r>
    </w:p>
    <w:p w14:paraId="49CCDCB1" w14:textId="77777777" w:rsidR="00D6162D" w:rsidRDefault="00D6162D" w:rsidP="00D6162D">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extract the population encoding dimension for drop and delay, we performed a sliding window ANOVA on each cell and extracted the regression coefficients for drop and delay at each time bin. The dimension formed by the beta coefficients across cells at each time bin, is the time-dependent encoding dimension of drop or delay.</w:t>
      </w:r>
    </w:p>
    <w:p w14:paraId="533B489E" w14:textId="77777777" w:rsidR="00D6162D" w:rsidRDefault="00D6162D" w:rsidP="00D6162D">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population activity that encodes delay is quantified as the activity projected onto the delay dimension. The population activity of drops is calculated similarly. For each factor separately, the beta coefficients for each time bin were correlated with each other, and the Pearson correlation was calculated.</w:t>
      </w:r>
    </w:p>
    <w:p w14:paraId="245DB8D5" w14:textId="77777777" w:rsidR="00D6162D" w:rsidRDefault="00D6162D" w:rsidP="00D6162D">
      <w:pPr>
        <w:spacing w:after="0" w:line="480" w:lineRule="auto"/>
        <w:rPr>
          <w:ins w:id="14" w:author="Rossella Falcone" w:date="2026-03-19T14:00:00Z" w16du:dateUtc="2026-03-19T18:00:00Z"/>
          <w:rFonts w:ascii="Times New Roman" w:eastAsia="Times New Roman" w:hAnsi="Times New Roman" w:cs="Times New Roman"/>
          <w:sz w:val="24"/>
          <w:szCs w:val="24"/>
        </w:rPr>
      </w:pPr>
      <w:r>
        <w:rPr>
          <w:rFonts w:ascii="Times New Roman" w:eastAsia="Times New Roman" w:hAnsi="Times New Roman" w:cs="Times New Roman"/>
          <w:sz w:val="24"/>
          <w:szCs w:val="24"/>
        </w:rPr>
        <w:t>A significance threshold of 0.05 (uncorrected) was used.</w:t>
      </w:r>
    </w:p>
    <w:p w14:paraId="7A4B5AAF" w14:textId="77777777" w:rsidR="00126575" w:rsidRDefault="00126575" w:rsidP="00D6162D">
      <w:pPr>
        <w:spacing w:after="0" w:line="480" w:lineRule="auto"/>
        <w:rPr>
          <w:ins w:id="15" w:author="Rossella Falcone" w:date="2026-03-19T14:00:00Z" w16du:dateUtc="2026-03-19T18:00:00Z"/>
          <w:rFonts w:ascii="Times New Roman" w:eastAsia="Times New Roman" w:hAnsi="Times New Roman" w:cs="Times New Roman"/>
          <w:sz w:val="24"/>
          <w:szCs w:val="24"/>
        </w:rPr>
      </w:pPr>
    </w:p>
    <w:p w14:paraId="50EB787E" w14:textId="0CBB18E9" w:rsidR="00126575" w:rsidRDefault="00126575" w:rsidP="00D6162D">
      <w:pPr>
        <w:spacing w:after="0" w:line="480" w:lineRule="auto"/>
        <w:rPr>
          <w:ins w:id="16" w:author="Rossella Falcone" w:date="2026-03-19T14:00:00Z" w16du:dateUtc="2026-03-19T18:00:00Z"/>
          <w:rFonts w:ascii="Times New Roman" w:eastAsia="Times New Roman" w:hAnsi="Times New Roman" w:cs="Times New Roman"/>
          <w:sz w:val="24"/>
          <w:szCs w:val="24"/>
        </w:rPr>
      </w:pPr>
      <w:ins w:id="17" w:author="Rossella Falcone" w:date="2026-03-19T14:00:00Z" w16du:dateUtc="2026-03-19T18:00:00Z">
        <w:r>
          <w:rPr>
            <w:rFonts w:ascii="Times New Roman" w:eastAsia="Times New Roman" w:hAnsi="Times New Roman" w:cs="Times New Roman"/>
            <w:sz w:val="24"/>
            <w:szCs w:val="24"/>
          </w:rPr>
          <w:t>Geometric representations</w:t>
        </w:r>
      </w:ins>
    </w:p>
    <w:p w14:paraId="6EC689D2" w14:textId="172352B5" w:rsidR="00126575" w:rsidRDefault="00126575" w:rsidP="00D6162D">
      <w:pPr>
        <w:spacing w:after="0" w:line="480" w:lineRule="auto"/>
        <w:rPr>
          <w:ins w:id="18" w:author="Rossella Falcone" w:date="2026-03-19T14:00:00Z" w16du:dateUtc="2026-03-19T18:00:00Z"/>
          <w:rFonts w:ascii="Times New Roman" w:eastAsia="Times New Roman" w:hAnsi="Times New Roman" w:cs="Times New Roman"/>
          <w:sz w:val="24"/>
          <w:szCs w:val="24"/>
        </w:rPr>
      </w:pPr>
      <w:ins w:id="19" w:author="Rossella Falcone" w:date="2026-03-19T14:00:00Z" w16du:dateUtc="2026-03-19T18:00:00Z">
        <w:r>
          <w:rPr>
            <w:rFonts w:ascii="Times New Roman" w:eastAsia="Times New Roman" w:hAnsi="Times New Roman" w:cs="Times New Roman"/>
            <w:sz w:val="24"/>
            <w:szCs w:val="24"/>
          </w:rPr>
          <w:t xml:space="preserve">Please Siyu, add the PCA analyses </w:t>
        </w:r>
      </w:ins>
      <w:ins w:id="20" w:author="Rossella Falcone" w:date="2026-03-19T14:01:00Z" w16du:dateUtc="2026-03-19T18:01:00Z">
        <w:r>
          <w:rPr>
            <w:rFonts w:ascii="Times New Roman" w:eastAsia="Times New Roman" w:hAnsi="Times New Roman" w:cs="Times New Roman"/>
            <w:sz w:val="24"/>
            <w:szCs w:val="24"/>
          </w:rPr>
          <w:t>to</w:t>
        </w:r>
      </w:ins>
      <w:ins w:id="21" w:author="Rossella Falcone" w:date="2026-03-19T14:00:00Z" w16du:dateUtc="2026-03-19T18:00:00Z">
        <w:r>
          <w:rPr>
            <w:rFonts w:ascii="Times New Roman" w:eastAsia="Times New Roman" w:hAnsi="Times New Roman" w:cs="Times New Roman"/>
            <w:sz w:val="24"/>
            <w:szCs w:val="24"/>
          </w:rPr>
          <w:t xml:space="preserve"> the methods. </w:t>
        </w:r>
      </w:ins>
    </w:p>
    <w:p w14:paraId="11E7C0F5" w14:textId="7FC6319D" w:rsidR="00126575" w:rsidRDefault="00126575" w:rsidP="00D6162D">
      <w:pPr>
        <w:spacing w:after="0" w:line="480" w:lineRule="auto"/>
        <w:rPr>
          <w:ins w:id="22" w:author="Rossella Falcone" w:date="2026-03-19T14:01:00Z" w16du:dateUtc="2026-03-19T18:01:00Z"/>
          <w:rFonts w:ascii="Times New Roman" w:eastAsia="Times New Roman" w:hAnsi="Times New Roman" w:cs="Times New Roman"/>
          <w:sz w:val="24"/>
          <w:szCs w:val="24"/>
        </w:rPr>
      </w:pPr>
      <w:ins w:id="23" w:author="Rossella Falcone" w:date="2026-03-19T14:00:00Z" w16du:dateUtc="2026-03-19T18:00:00Z">
        <w:r>
          <w:rPr>
            <w:rFonts w:ascii="Times New Roman" w:eastAsia="Times New Roman" w:hAnsi="Times New Roman" w:cs="Times New Roman"/>
            <w:sz w:val="24"/>
            <w:szCs w:val="24"/>
          </w:rPr>
          <w:t xml:space="preserve">I do remember I asked for previous </w:t>
        </w:r>
      </w:ins>
      <w:ins w:id="24" w:author="Rossella Falcone" w:date="2026-03-19T14:01:00Z" w16du:dateUtc="2026-03-19T18:01:00Z">
        <w:r>
          <w:rPr>
            <w:rFonts w:ascii="Times New Roman" w:eastAsia="Times New Roman" w:hAnsi="Times New Roman" w:cs="Times New Roman"/>
            <w:sz w:val="24"/>
            <w:szCs w:val="24"/>
          </w:rPr>
          <w:t>manuscripts,</w:t>
        </w:r>
      </w:ins>
      <w:ins w:id="25" w:author="Rossella Falcone" w:date="2026-03-19T14:00:00Z" w16du:dateUtc="2026-03-19T18:00:00Z">
        <w:r>
          <w:rPr>
            <w:rFonts w:ascii="Times New Roman" w:eastAsia="Times New Roman" w:hAnsi="Times New Roman" w:cs="Times New Roman"/>
            <w:sz w:val="24"/>
            <w:szCs w:val="24"/>
          </w:rPr>
          <w:t xml:space="preserve"> and yo</w:t>
        </w:r>
      </w:ins>
      <w:ins w:id="26" w:author="Rossella Falcone" w:date="2026-03-19T14:01:00Z" w16du:dateUtc="2026-03-19T18:01:00Z">
        <w:r>
          <w:rPr>
            <w:rFonts w:ascii="Times New Roman" w:eastAsia="Times New Roman" w:hAnsi="Times New Roman" w:cs="Times New Roman"/>
            <w:sz w:val="24"/>
            <w:szCs w:val="24"/>
          </w:rPr>
          <w:t xml:space="preserve">u told me it was not necessary. </w:t>
        </w:r>
      </w:ins>
    </w:p>
    <w:p w14:paraId="05E9B08F" w14:textId="4352DBA7" w:rsidR="00126575" w:rsidRDefault="00126575" w:rsidP="00D6162D">
      <w:pPr>
        <w:spacing w:after="0" w:line="480" w:lineRule="auto"/>
        <w:rPr>
          <w:rFonts w:ascii="Times New Roman" w:eastAsia="Times New Roman" w:hAnsi="Times New Roman" w:cs="Times New Roman"/>
          <w:sz w:val="24"/>
          <w:szCs w:val="24"/>
        </w:rPr>
      </w:pPr>
      <w:ins w:id="27" w:author="Rossella Falcone" w:date="2026-03-19T14:01:00Z" w16du:dateUtc="2026-03-19T18:01:00Z">
        <w:r>
          <w:rPr>
            <w:rFonts w:ascii="Times New Roman" w:eastAsia="Times New Roman" w:hAnsi="Times New Roman" w:cs="Times New Roman"/>
            <w:sz w:val="24"/>
            <w:szCs w:val="24"/>
          </w:rPr>
          <w:t xml:space="preserve">For PCA I only left those around the go signal. </w:t>
        </w:r>
      </w:ins>
    </w:p>
    <w:p w14:paraId="3A887847" w14:textId="77777777" w:rsidR="00D6162D" w:rsidRDefault="00D6162D" w:rsidP="00D6162D">
      <w:pPr>
        <w:spacing w:after="0" w:line="480" w:lineRule="auto"/>
        <w:rPr>
          <w:rFonts w:ascii="Times New Roman" w:eastAsia="Times New Roman" w:hAnsi="Times New Roman" w:cs="Times New Roman"/>
          <w:i/>
          <w:iCs/>
          <w:sz w:val="24"/>
          <w:szCs w:val="24"/>
        </w:rPr>
      </w:pPr>
    </w:p>
    <w:p w14:paraId="207B1EC7" w14:textId="6812C9E5" w:rsidR="00D6162D" w:rsidRDefault="00D6162D" w:rsidP="00D6162D">
      <w:pPr>
        <w:spacing w:after="0" w:line="480" w:lineRule="auto"/>
        <w:rPr>
          <w:rFonts w:ascii="Times New Roman" w:eastAsia="Times New Roman" w:hAnsi="Times New Roman" w:cs="Times New Roman"/>
          <w:i/>
          <w:iCs/>
          <w:sz w:val="24"/>
          <w:szCs w:val="24"/>
        </w:rPr>
      </w:pPr>
      <w:commentRangeStart w:id="28"/>
      <w:commentRangeStart w:id="29"/>
      <w:r>
        <w:rPr>
          <w:rFonts w:ascii="Times New Roman" w:eastAsia="Times New Roman" w:hAnsi="Times New Roman" w:cs="Times New Roman"/>
          <w:i/>
          <w:iCs/>
          <w:sz w:val="24"/>
          <w:szCs w:val="24"/>
        </w:rPr>
        <w:t xml:space="preserve">Decoding </w:t>
      </w:r>
      <w:r w:rsidR="002210C5">
        <w:rPr>
          <w:rFonts w:ascii="Times New Roman" w:eastAsia="Times New Roman" w:hAnsi="Times New Roman" w:cs="Times New Roman"/>
          <w:i/>
          <w:iCs/>
          <w:sz w:val="24"/>
          <w:szCs w:val="24"/>
        </w:rPr>
        <w:t>a</w:t>
      </w:r>
      <w:r>
        <w:rPr>
          <w:rFonts w:ascii="Times New Roman" w:eastAsia="Times New Roman" w:hAnsi="Times New Roman" w:cs="Times New Roman"/>
          <w:i/>
          <w:iCs/>
          <w:sz w:val="24"/>
          <w:szCs w:val="24"/>
        </w:rPr>
        <w:t>nalysis</w:t>
      </w:r>
    </w:p>
    <w:p w14:paraId="2E5869BF" w14:textId="77777777" w:rsidR="00D6162D" w:rsidRDefault="00D6162D" w:rsidP="00D6162D">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support vector machine was used as the classifier. Training and testing comprised of non-overlapping trials (75% of trials for training, and 25% for testing). This procedure was repeated 10 times, and the average decoding accuracy was recorded. </w:t>
      </w:r>
    </w:p>
    <w:p w14:paraId="10DD99BC" w14:textId="534AA3C3" w:rsidR="00D6162D" w:rsidRDefault="00D6162D" w:rsidP="00D6162D">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Decoding of drops, delay</w:t>
      </w:r>
      <w:r w:rsidR="009E7514">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and interactions </w:t>
      </w:r>
      <w:r w:rsidR="00AE5689">
        <w:rPr>
          <w:rFonts w:ascii="Times New Roman" w:eastAsia="Times New Roman" w:hAnsi="Times New Roman" w:cs="Times New Roman"/>
          <w:sz w:val="24"/>
          <w:szCs w:val="24"/>
        </w:rPr>
        <w:t>were</w:t>
      </w:r>
      <w:r>
        <w:rPr>
          <w:rFonts w:ascii="Times New Roman" w:eastAsia="Times New Roman" w:hAnsi="Times New Roman" w:cs="Times New Roman"/>
          <w:sz w:val="24"/>
          <w:szCs w:val="24"/>
        </w:rPr>
        <w:t xml:space="preserve"> carried out separately. For each factor, decoding was performed using a sliding window (step size: 20</w:t>
      </w:r>
      <w:r w:rsidR="009E751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ms, width: 100</w:t>
      </w:r>
      <w:r w:rsidR="009E751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ms). </w:t>
      </w:r>
      <w:commentRangeEnd w:id="28"/>
      <w:r w:rsidR="00A20203">
        <w:rPr>
          <w:rStyle w:val="CommentReference"/>
          <w:rFonts w:ascii="Times New Roman" w:eastAsia="Times New Roman" w:hAnsi="Times New Roman" w:cs="Times New Roman"/>
          <w:sz w:val="24"/>
          <w:szCs w:val="24"/>
        </w:rPr>
        <w:commentReference w:id="28"/>
      </w:r>
      <w:commentRangeEnd w:id="29"/>
      <w:r>
        <w:rPr>
          <w:rStyle w:val="CommentReference"/>
          <w:rFonts w:ascii="Times New Roman" w:eastAsia="Times New Roman" w:hAnsi="Times New Roman" w:cs="Times New Roman"/>
          <w:sz w:val="24"/>
          <w:szCs w:val="24"/>
        </w:rPr>
        <w:commentReference w:id="29"/>
      </w:r>
    </w:p>
    <w:p w14:paraId="3B07DFB5" w14:textId="5C7929D2" w:rsidR="009E7514" w:rsidRDefault="009E7514" w:rsidP="00D6162D">
      <w:pPr>
        <w:spacing w:after="0" w:line="480" w:lineRule="auto"/>
        <w:rPr>
          <w:rFonts w:ascii="Times New Roman" w:eastAsia="Times New Roman" w:hAnsi="Times New Roman" w:cs="Times New Roman"/>
          <w:sz w:val="24"/>
          <w:szCs w:val="24"/>
        </w:rPr>
      </w:pPr>
      <w:ins w:id="30" w:author="Rossella Falcone" w:date="2026-03-19T14:00:00Z" w16du:dateUtc="2026-03-19T18:00:00Z">
        <w:r>
          <w:rPr>
            <w:rFonts w:ascii="Times New Roman" w:eastAsia="Times New Roman" w:hAnsi="Times New Roman" w:cs="Times New Roman"/>
            <w:sz w:val="24"/>
            <w:szCs w:val="24"/>
          </w:rPr>
          <w:t>PLEASE SIYU&lt; ADD THE SHUFFLING HERE!</w:t>
        </w:r>
      </w:ins>
    </w:p>
    <w:p w14:paraId="54329FBF" w14:textId="77777777" w:rsidR="00D6162D" w:rsidRDefault="00D6162D" w:rsidP="001A1E5B">
      <w:pPr>
        <w:spacing w:after="0" w:line="480" w:lineRule="auto"/>
        <w:ind w:firstLine="360"/>
        <w:rPr>
          <w:rFonts w:ascii="Times New Roman" w:hAnsi="Times New Roman" w:cs="Times New Roman"/>
          <w:b/>
          <w:bCs/>
          <w:sz w:val="24"/>
          <w:szCs w:val="24"/>
        </w:rPr>
      </w:pPr>
    </w:p>
    <w:p w14:paraId="16A4C75B" w14:textId="77777777" w:rsidR="00126575" w:rsidRDefault="00126575" w:rsidP="00B95963">
      <w:pPr>
        <w:spacing w:after="0" w:line="480" w:lineRule="auto"/>
        <w:rPr>
          <w:ins w:id="31" w:author="Rossella Falcone" w:date="2026-03-19T14:01:00Z" w16du:dateUtc="2026-03-19T18:01:00Z"/>
          <w:rFonts w:ascii="Times New Roman" w:hAnsi="Times New Roman" w:cs="Times New Roman"/>
          <w:b/>
          <w:bCs/>
          <w:sz w:val="24"/>
          <w:szCs w:val="24"/>
        </w:rPr>
      </w:pPr>
    </w:p>
    <w:p w14:paraId="4DD67AF8" w14:textId="77777777" w:rsidR="00126575" w:rsidRDefault="00126575" w:rsidP="00B95963">
      <w:pPr>
        <w:spacing w:after="0" w:line="480" w:lineRule="auto"/>
        <w:rPr>
          <w:ins w:id="32" w:author="Rossella Falcone" w:date="2026-03-19T14:01:00Z" w16du:dateUtc="2026-03-19T18:01:00Z"/>
          <w:rFonts w:ascii="Times New Roman" w:hAnsi="Times New Roman" w:cs="Times New Roman"/>
          <w:b/>
          <w:bCs/>
          <w:sz w:val="24"/>
          <w:szCs w:val="24"/>
        </w:rPr>
      </w:pPr>
    </w:p>
    <w:p w14:paraId="2B42ECD9" w14:textId="77777777" w:rsidR="00126575" w:rsidRPr="00AE5689" w:rsidRDefault="00126575" w:rsidP="00126575">
      <w:pPr>
        <w:spacing w:after="0" w:line="480" w:lineRule="auto"/>
        <w:rPr>
          <w:rFonts w:ascii="Times New Roman" w:hAnsi="Times New Roman" w:cs="Times New Roman"/>
          <w:b/>
          <w:bCs/>
          <w:sz w:val="24"/>
          <w:szCs w:val="24"/>
        </w:rPr>
      </w:pPr>
      <w:r w:rsidRPr="00AE5689">
        <w:rPr>
          <w:rFonts w:ascii="Times New Roman" w:hAnsi="Times New Roman" w:cs="Times New Roman"/>
          <w:b/>
          <w:bCs/>
          <w:sz w:val="24"/>
          <w:szCs w:val="24"/>
        </w:rPr>
        <w:t>References</w:t>
      </w:r>
    </w:p>
    <w:p w14:paraId="41850CCF" w14:textId="517F8117" w:rsidR="00126575" w:rsidRPr="00AE5689" w:rsidRDefault="00126575" w:rsidP="00126575">
      <w:pPr>
        <w:pStyle w:val="ListParagraph"/>
        <w:numPr>
          <w:ilvl w:val="0"/>
          <w:numId w:val="2"/>
        </w:numPr>
        <w:suppressAutoHyphens w:val="0"/>
        <w:spacing w:after="0" w:line="480" w:lineRule="auto"/>
        <w:rPr>
          <w:rFonts w:ascii="Times New Roman" w:hAnsi="Times New Roman" w:cs="Times New Roman"/>
        </w:rPr>
      </w:pPr>
      <w:r w:rsidRPr="00AE5689">
        <w:rPr>
          <w:rFonts w:ascii="Times New Roman" w:hAnsi="Times New Roman" w:cs="Times New Roman"/>
        </w:rPr>
        <w:t>G. Ainslie</w:t>
      </w:r>
      <w:r w:rsidR="001F5F6C">
        <w:rPr>
          <w:rFonts w:ascii="Times New Roman" w:hAnsi="Times New Roman" w:cs="Times New Roman"/>
        </w:rPr>
        <w:t>.</w:t>
      </w:r>
      <w:r w:rsidRPr="00AE5689">
        <w:rPr>
          <w:rFonts w:ascii="Times New Roman" w:hAnsi="Times New Roman" w:cs="Times New Roman"/>
        </w:rPr>
        <w:t xml:space="preserve"> Specious reward: A behavioral theory of impulsiveness and impulse control. </w:t>
      </w:r>
      <w:r w:rsidRPr="00AE5689">
        <w:rPr>
          <w:rFonts w:ascii="Times New Roman" w:hAnsi="Times New Roman" w:cs="Times New Roman"/>
          <w:i/>
          <w:iCs/>
        </w:rPr>
        <w:t xml:space="preserve">Psychol. Bull. </w:t>
      </w:r>
      <w:r w:rsidRPr="00AE5689">
        <w:rPr>
          <w:rFonts w:ascii="Times New Roman" w:hAnsi="Times New Roman" w:cs="Times New Roman"/>
          <w:b/>
          <w:bCs/>
        </w:rPr>
        <w:t>82</w:t>
      </w:r>
      <w:r w:rsidRPr="00AE5689">
        <w:rPr>
          <w:rFonts w:ascii="Times New Roman" w:hAnsi="Times New Roman" w:cs="Times New Roman"/>
        </w:rPr>
        <w:t>, 463-496 (1975). </w:t>
      </w:r>
    </w:p>
    <w:p w14:paraId="28494215" w14:textId="2388205B" w:rsidR="00126575" w:rsidRPr="00AE5689" w:rsidRDefault="00126575" w:rsidP="00126575">
      <w:pPr>
        <w:pStyle w:val="ListParagraph"/>
        <w:numPr>
          <w:ilvl w:val="0"/>
          <w:numId w:val="2"/>
        </w:numPr>
        <w:suppressAutoHyphens w:val="0"/>
        <w:spacing w:after="0" w:line="480" w:lineRule="auto"/>
        <w:rPr>
          <w:rFonts w:ascii="Times New Roman" w:hAnsi="Times New Roman" w:cs="Times New Roman"/>
        </w:rPr>
      </w:pPr>
      <w:r w:rsidRPr="00AE5689">
        <w:rPr>
          <w:rFonts w:ascii="Times New Roman" w:hAnsi="Times New Roman" w:cs="Times New Roman"/>
        </w:rPr>
        <w:t>J. E. Mazur</w:t>
      </w:r>
      <w:r w:rsidR="001F5F6C">
        <w:rPr>
          <w:rFonts w:ascii="Times New Roman" w:hAnsi="Times New Roman" w:cs="Times New Roman"/>
        </w:rPr>
        <w:t>.</w:t>
      </w:r>
      <w:r w:rsidRPr="00AE5689">
        <w:rPr>
          <w:rFonts w:ascii="Times New Roman" w:hAnsi="Times New Roman" w:cs="Times New Roman"/>
        </w:rPr>
        <w:t xml:space="preserve"> An adjusting procedure for studying delayed reinforcement. In M. L. Commons, J. E. Mazur, J. A. Nevin, &amp; H. Rachlin (Eds.),</w:t>
      </w:r>
      <w:r w:rsidRPr="00AE5689">
        <w:rPr>
          <w:rFonts w:ascii="Times New Roman" w:hAnsi="Times New Roman" w:cs="Times New Roman"/>
          <w:i/>
          <w:iCs/>
        </w:rPr>
        <w:t xml:space="preserve"> The effect of delay and of intervening events on reinforcement value</w:t>
      </w:r>
      <w:r w:rsidRPr="00AE5689">
        <w:rPr>
          <w:rFonts w:ascii="Times New Roman" w:hAnsi="Times New Roman" w:cs="Times New Roman"/>
        </w:rPr>
        <w:t xml:space="preserve"> (pp. 55–73).  Lawrence Erlbaum Associates, Inc. (1987). </w:t>
      </w:r>
    </w:p>
    <w:p w14:paraId="1D78F427" w14:textId="384E0419" w:rsidR="00126575" w:rsidRPr="00AE5689" w:rsidRDefault="00126575" w:rsidP="00126575">
      <w:pPr>
        <w:pStyle w:val="ListParagraph"/>
        <w:numPr>
          <w:ilvl w:val="0"/>
          <w:numId w:val="2"/>
        </w:numPr>
        <w:suppressAutoHyphens w:val="0"/>
        <w:spacing w:after="0" w:line="480" w:lineRule="auto"/>
        <w:rPr>
          <w:rFonts w:ascii="Times New Roman" w:hAnsi="Times New Roman" w:cs="Times New Roman"/>
        </w:rPr>
      </w:pPr>
      <w:r w:rsidRPr="00AE5689">
        <w:rPr>
          <w:rFonts w:ascii="Times New Roman" w:hAnsi="Times New Roman" w:cs="Times New Roman"/>
        </w:rPr>
        <w:t>W. Mischel, E. B. Ebbesen</w:t>
      </w:r>
      <w:r w:rsidR="001F5F6C">
        <w:rPr>
          <w:rFonts w:ascii="Times New Roman" w:hAnsi="Times New Roman" w:cs="Times New Roman"/>
        </w:rPr>
        <w:t>.</w:t>
      </w:r>
      <w:r w:rsidRPr="00AE5689">
        <w:rPr>
          <w:rFonts w:ascii="Times New Roman" w:hAnsi="Times New Roman" w:cs="Times New Roman"/>
        </w:rPr>
        <w:t xml:space="preserve"> Attention in Delay of Gratification. </w:t>
      </w:r>
      <w:r w:rsidRPr="00AE5689">
        <w:rPr>
          <w:rFonts w:ascii="Times New Roman" w:hAnsi="Times New Roman" w:cs="Times New Roman"/>
          <w:i/>
          <w:iCs/>
        </w:rPr>
        <w:t>J. Pers. Soc. Psychol.</w:t>
      </w:r>
      <w:r w:rsidRPr="00AE5689">
        <w:rPr>
          <w:rFonts w:ascii="Times New Roman" w:hAnsi="Times New Roman" w:cs="Times New Roman"/>
        </w:rPr>
        <w:t xml:space="preserve"> </w:t>
      </w:r>
      <w:r w:rsidRPr="00AE5689">
        <w:rPr>
          <w:rFonts w:ascii="Times New Roman" w:hAnsi="Times New Roman" w:cs="Times New Roman"/>
          <w:b/>
          <w:bCs/>
        </w:rPr>
        <w:t>16</w:t>
      </w:r>
      <w:r w:rsidRPr="00AE5689">
        <w:rPr>
          <w:rFonts w:ascii="Times New Roman" w:hAnsi="Times New Roman" w:cs="Times New Roman"/>
        </w:rPr>
        <w:t>, 329-337 (1970).</w:t>
      </w:r>
    </w:p>
    <w:p w14:paraId="443B2B73" w14:textId="77777777" w:rsidR="00126575" w:rsidRPr="00AE5689" w:rsidRDefault="00126575" w:rsidP="00126575">
      <w:pPr>
        <w:pStyle w:val="ListParagraph"/>
        <w:numPr>
          <w:ilvl w:val="0"/>
          <w:numId w:val="2"/>
        </w:numPr>
        <w:suppressAutoHyphens w:val="0"/>
        <w:spacing w:after="0" w:line="480" w:lineRule="auto"/>
        <w:rPr>
          <w:rFonts w:ascii="Times New Roman" w:hAnsi="Times New Roman" w:cs="Times New Roman"/>
        </w:rPr>
      </w:pPr>
      <w:hyperlink r:id="rId17">
        <w:r w:rsidRPr="00AE5689">
          <w:rPr>
            <w:rStyle w:val="Hyperlink"/>
            <w:rFonts w:ascii="Times New Roman" w:hAnsi="Times New Roman" w:cs="Times New Roman"/>
            <w:color w:val="auto"/>
            <w:u w:val="none"/>
          </w:rPr>
          <w:t>A. M. Trevail</w:t>
        </w:r>
      </w:hyperlink>
      <w:r w:rsidRPr="00AE5689">
        <w:rPr>
          <w:rFonts w:ascii="Times New Roman" w:hAnsi="Times New Roman" w:cs="Times New Roman"/>
        </w:rPr>
        <w:t xml:space="preserve"> et al., Environmental heterogeneity decreases reproductive success via effects on foraging behaviour, </w:t>
      </w:r>
      <w:r w:rsidRPr="00AE5689">
        <w:rPr>
          <w:rFonts w:ascii="Times New Roman" w:hAnsi="Times New Roman" w:cs="Times New Roman"/>
          <w:i/>
          <w:iCs/>
        </w:rPr>
        <w:t>Proc. Biol. Sci.</w:t>
      </w:r>
      <w:r w:rsidRPr="00AE5689">
        <w:rPr>
          <w:rFonts w:ascii="Times New Roman" w:hAnsi="Times New Roman" w:cs="Times New Roman"/>
        </w:rPr>
        <w:t xml:space="preserve"> </w:t>
      </w:r>
      <w:r w:rsidRPr="00AE5689">
        <w:rPr>
          <w:rFonts w:ascii="Times New Roman" w:hAnsi="Times New Roman" w:cs="Times New Roman"/>
          <w:b/>
          <w:bCs/>
        </w:rPr>
        <w:t>286</w:t>
      </w:r>
      <w:r w:rsidRPr="00AE5689">
        <w:rPr>
          <w:rFonts w:ascii="Times New Roman" w:hAnsi="Times New Roman" w:cs="Times New Roman"/>
        </w:rPr>
        <w:t xml:space="preserve">, 20190795 (2019). </w:t>
      </w:r>
    </w:p>
    <w:p w14:paraId="2CFEA5DB" w14:textId="6B96B00B" w:rsidR="00126575" w:rsidRPr="00AE5689" w:rsidRDefault="00126575" w:rsidP="00126575">
      <w:pPr>
        <w:pStyle w:val="ListParagraph"/>
        <w:numPr>
          <w:ilvl w:val="0"/>
          <w:numId w:val="2"/>
        </w:numPr>
        <w:tabs>
          <w:tab w:val="left" w:pos="3043"/>
        </w:tabs>
        <w:suppressAutoHyphens w:val="0"/>
        <w:spacing w:after="0" w:line="480" w:lineRule="auto"/>
        <w:rPr>
          <w:rFonts w:ascii="Times New Roman" w:hAnsi="Times New Roman" w:cs="Times New Roman"/>
        </w:rPr>
      </w:pPr>
      <w:hyperlink r:id="rId18">
        <w:r w:rsidRPr="00AE5689">
          <w:rPr>
            <w:rStyle w:val="Hyperlink"/>
            <w:rFonts w:ascii="Times New Roman" w:hAnsi="Times New Roman" w:cs="Times New Roman"/>
            <w:color w:val="auto"/>
            <w:u w:val="none"/>
          </w:rPr>
          <w:t>J. A. Eccard</w:t>
        </w:r>
      </w:hyperlink>
      <w:r w:rsidRPr="00AE5689">
        <w:rPr>
          <w:rFonts w:ascii="Times New Roman" w:hAnsi="Times New Roman" w:cs="Times New Roman"/>
        </w:rPr>
        <w:t>, </w:t>
      </w:r>
      <w:hyperlink r:id="rId19">
        <w:r w:rsidRPr="00AE5689">
          <w:rPr>
            <w:rStyle w:val="Hyperlink"/>
            <w:rFonts w:ascii="Times New Roman" w:hAnsi="Times New Roman" w:cs="Times New Roman"/>
            <w:color w:val="auto"/>
            <w:u w:val="none"/>
          </w:rPr>
          <w:t>T. Liesenjohann</w:t>
        </w:r>
      </w:hyperlink>
      <w:r w:rsidRPr="00AE5689">
        <w:rPr>
          <w:rFonts w:ascii="Times New Roman" w:hAnsi="Times New Roman" w:cs="Times New Roman"/>
        </w:rPr>
        <w:t>, </w:t>
      </w:r>
      <w:hyperlink r:id="rId20">
        <w:r w:rsidRPr="00AE5689">
          <w:rPr>
            <w:rStyle w:val="Hyperlink"/>
            <w:rFonts w:ascii="Times New Roman" w:hAnsi="Times New Roman" w:cs="Times New Roman"/>
            <w:color w:val="auto"/>
            <w:u w:val="none"/>
          </w:rPr>
          <w:t>M. Dammhahn</w:t>
        </w:r>
      </w:hyperlink>
      <w:r w:rsidR="001F5F6C">
        <w:t>.</w:t>
      </w:r>
      <w:r w:rsidRPr="00AE5689">
        <w:rPr>
          <w:rFonts w:ascii="Times New Roman" w:hAnsi="Times New Roman" w:cs="Times New Roman"/>
        </w:rPr>
        <w:t xml:space="preserve"> Among-individual differences in foraging modulate resource exploitation under perceived predation risk. </w:t>
      </w:r>
      <w:r w:rsidRPr="00AE5689">
        <w:rPr>
          <w:rFonts w:ascii="Times New Roman" w:hAnsi="Times New Roman" w:cs="Times New Roman"/>
          <w:i/>
          <w:iCs/>
        </w:rPr>
        <w:t>Oecologia</w:t>
      </w:r>
      <w:r w:rsidRPr="00AE5689">
        <w:rPr>
          <w:rFonts w:ascii="Times New Roman" w:hAnsi="Times New Roman" w:cs="Times New Roman"/>
        </w:rPr>
        <w:t xml:space="preserve"> </w:t>
      </w:r>
      <w:r w:rsidRPr="00AE5689">
        <w:rPr>
          <w:rFonts w:ascii="Times New Roman" w:hAnsi="Times New Roman" w:cs="Times New Roman"/>
          <w:b/>
          <w:bCs/>
        </w:rPr>
        <w:t>194</w:t>
      </w:r>
      <w:r w:rsidRPr="00AE5689">
        <w:rPr>
          <w:rFonts w:ascii="Times New Roman" w:hAnsi="Times New Roman" w:cs="Times New Roman"/>
        </w:rPr>
        <w:t>, 621-634 (2020).</w:t>
      </w:r>
    </w:p>
    <w:p w14:paraId="402D9C8C" w14:textId="4DF18678" w:rsidR="00126575" w:rsidRPr="00AE5689" w:rsidRDefault="00126575" w:rsidP="00126575">
      <w:pPr>
        <w:pStyle w:val="ListParagraph"/>
        <w:numPr>
          <w:ilvl w:val="0"/>
          <w:numId w:val="2"/>
        </w:numPr>
        <w:tabs>
          <w:tab w:val="left" w:pos="3043"/>
        </w:tabs>
        <w:suppressAutoHyphens w:val="0"/>
        <w:spacing w:after="0" w:line="480" w:lineRule="auto"/>
        <w:rPr>
          <w:rFonts w:ascii="Times New Roman" w:hAnsi="Times New Roman" w:cs="Times New Roman"/>
        </w:rPr>
      </w:pPr>
      <w:r w:rsidRPr="00AE5689">
        <w:rPr>
          <w:rFonts w:ascii="Times New Roman" w:hAnsi="Times New Roman" w:cs="Times New Roman"/>
        </w:rPr>
        <w:t>R. H. Walker, M. C. Hutchinson, A. B. Potter, J. A. Becker, R. A. Long, R. M. Pringle</w:t>
      </w:r>
      <w:r w:rsidR="001F5F6C">
        <w:rPr>
          <w:rFonts w:ascii="Times New Roman" w:hAnsi="Times New Roman" w:cs="Times New Roman"/>
        </w:rPr>
        <w:t>.</w:t>
      </w:r>
      <w:r w:rsidRPr="00AE5689">
        <w:rPr>
          <w:rFonts w:ascii="Times New Roman" w:hAnsi="Times New Roman" w:cs="Times New Roman"/>
        </w:rPr>
        <w:t xml:space="preserve"> Mechanisms of individual variation in large herbivore diets: Roles of spatial heterogeneity and state-dependent foraging. </w:t>
      </w:r>
      <w:r w:rsidRPr="00AE5689">
        <w:rPr>
          <w:rFonts w:ascii="Times New Roman" w:hAnsi="Times New Roman" w:cs="Times New Roman"/>
          <w:i/>
          <w:iCs/>
        </w:rPr>
        <w:t>Ecology</w:t>
      </w:r>
      <w:r w:rsidRPr="00AE5689">
        <w:rPr>
          <w:rFonts w:ascii="Times New Roman" w:hAnsi="Times New Roman" w:cs="Times New Roman"/>
        </w:rPr>
        <w:t xml:space="preserve"> </w:t>
      </w:r>
      <w:r w:rsidRPr="00AE5689">
        <w:rPr>
          <w:rFonts w:ascii="Times New Roman" w:hAnsi="Times New Roman" w:cs="Times New Roman"/>
          <w:b/>
          <w:bCs/>
        </w:rPr>
        <w:t>104</w:t>
      </w:r>
      <w:r w:rsidRPr="00AE5689">
        <w:rPr>
          <w:rFonts w:ascii="Times New Roman" w:hAnsi="Times New Roman" w:cs="Times New Roman"/>
        </w:rPr>
        <w:t>, e3921 (2023).</w:t>
      </w:r>
    </w:p>
    <w:p w14:paraId="30DB8678" w14:textId="3BCEE428" w:rsidR="00126575" w:rsidRPr="00AE5689" w:rsidRDefault="00126575" w:rsidP="00126575">
      <w:pPr>
        <w:pStyle w:val="ListParagraph"/>
        <w:numPr>
          <w:ilvl w:val="0"/>
          <w:numId w:val="2"/>
        </w:numPr>
        <w:tabs>
          <w:tab w:val="left" w:pos="3043"/>
        </w:tabs>
        <w:suppressAutoHyphens w:val="0"/>
        <w:spacing w:after="0" w:line="480" w:lineRule="auto"/>
        <w:rPr>
          <w:rFonts w:ascii="Times New Roman" w:hAnsi="Times New Roman" w:cs="Times New Roman"/>
        </w:rPr>
      </w:pPr>
      <w:r w:rsidRPr="00AE5689">
        <w:rPr>
          <w:rFonts w:ascii="Times New Roman" w:hAnsi="Times New Roman" w:cs="Times New Roman"/>
        </w:rPr>
        <w:t>Keidel K, Rramani Q, Weber B, Murawski C, Ettinger U. Individual Differences in Intertemporal Choice</w:t>
      </w:r>
      <w:r w:rsidRPr="001F5F6C">
        <w:rPr>
          <w:rFonts w:ascii="Times New Roman" w:hAnsi="Times New Roman" w:cs="Times New Roman"/>
          <w:i/>
          <w:iCs/>
        </w:rPr>
        <w:t>. Front Psychol</w:t>
      </w:r>
      <w:r w:rsidRPr="00AE5689">
        <w:rPr>
          <w:rFonts w:ascii="Times New Roman" w:hAnsi="Times New Roman" w:cs="Times New Roman"/>
        </w:rPr>
        <w:t xml:space="preserve"> </w:t>
      </w:r>
      <w:r w:rsidR="001F5F6C" w:rsidRPr="001F5F6C">
        <w:rPr>
          <w:rFonts w:ascii="Times New Roman" w:hAnsi="Times New Roman" w:cs="Times New Roman"/>
          <w:b/>
          <w:bCs/>
        </w:rPr>
        <w:t>12</w:t>
      </w:r>
      <w:r w:rsidR="001F5F6C">
        <w:rPr>
          <w:rFonts w:ascii="Times New Roman" w:hAnsi="Times New Roman" w:cs="Times New Roman"/>
        </w:rPr>
        <w:t xml:space="preserve">, </w:t>
      </w:r>
      <w:r w:rsidR="001F5F6C" w:rsidRPr="00AE5689">
        <w:rPr>
          <w:rFonts w:ascii="Times New Roman" w:hAnsi="Times New Roman" w:cs="Times New Roman"/>
        </w:rPr>
        <w:t>643670</w:t>
      </w:r>
      <w:r w:rsidR="001F5F6C">
        <w:rPr>
          <w:rFonts w:ascii="Times New Roman" w:hAnsi="Times New Roman" w:cs="Times New Roman"/>
        </w:rPr>
        <w:t xml:space="preserve"> (</w:t>
      </w:r>
      <w:r w:rsidRPr="00AE5689">
        <w:rPr>
          <w:rFonts w:ascii="Times New Roman" w:hAnsi="Times New Roman" w:cs="Times New Roman"/>
        </w:rPr>
        <w:t>2021</w:t>
      </w:r>
      <w:r w:rsidR="001F5F6C">
        <w:rPr>
          <w:rFonts w:ascii="Times New Roman" w:hAnsi="Times New Roman" w:cs="Times New Roman"/>
        </w:rPr>
        <w:t>).</w:t>
      </w:r>
      <w:r w:rsidRPr="00AE5689">
        <w:rPr>
          <w:rFonts w:ascii="Times New Roman" w:hAnsi="Times New Roman" w:cs="Times New Roman"/>
        </w:rPr>
        <w:t xml:space="preserve"> </w:t>
      </w:r>
    </w:p>
    <w:p w14:paraId="70C27ABD" w14:textId="0F86466E" w:rsidR="00126575" w:rsidRPr="00AE5689" w:rsidRDefault="00126575" w:rsidP="00126575">
      <w:pPr>
        <w:pStyle w:val="ListParagraph"/>
        <w:numPr>
          <w:ilvl w:val="0"/>
          <w:numId w:val="2"/>
        </w:numPr>
        <w:tabs>
          <w:tab w:val="left" w:pos="3043"/>
        </w:tabs>
        <w:suppressAutoHyphens w:val="0"/>
        <w:spacing w:after="0" w:line="480" w:lineRule="auto"/>
        <w:rPr>
          <w:rFonts w:ascii="Times New Roman" w:hAnsi="Times New Roman" w:cs="Times New Roman"/>
        </w:rPr>
      </w:pPr>
      <w:r w:rsidRPr="00AE5689">
        <w:rPr>
          <w:rFonts w:ascii="Times New Roman" w:hAnsi="Times New Roman" w:cs="Times New Roman"/>
        </w:rPr>
        <w:t>Shamosh NA, Deyoung CG, Green AE, Reis DL, Johnson MR, Conway AR, Engle RW, Braver TS, Gray JR. Individual differences in delay discounting: relation to intelligence, working memory, and anterior prefrontal cortex. Psychol Sc</w:t>
      </w:r>
      <w:r w:rsidR="001F5F6C">
        <w:rPr>
          <w:rFonts w:ascii="Times New Roman" w:hAnsi="Times New Roman" w:cs="Times New Roman"/>
        </w:rPr>
        <w:t>i</w:t>
      </w:r>
      <w:r w:rsidRPr="00AE5689">
        <w:rPr>
          <w:rFonts w:ascii="Times New Roman" w:hAnsi="Times New Roman" w:cs="Times New Roman"/>
        </w:rPr>
        <w:t xml:space="preserve"> </w:t>
      </w:r>
      <w:r w:rsidR="001F5F6C" w:rsidRPr="001F5F6C">
        <w:rPr>
          <w:rFonts w:ascii="Times New Roman" w:hAnsi="Times New Roman" w:cs="Times New Roman"/>
          <w:b/>
          <w:bCs/>
        </w:rPr>
        <w:t>19</w:t>
      </w:r>
      <w:r w:rsidR="001F5F6C">
        <w:rPr>
          <w:rFonts w:ascii="Times New Roman" w:hAnsi="Times New Roman" w:cs="Times New Roman"/>
          <w:b/>
          <w:bCs/>
        </w:rPr>
        <w:t>,</w:t>
      </w:r>
      <w:r w:rsidR="001F5F6C" w:rsidRPr="00AE5689">
        <w:rPr>
          <w:rFonts w:ascii="Times New Roman" w:hAnsi="Times New Roman" w:cs="Times New Roman"/>
        </w:rPr>
        <w:t xml:space="preserve"> 904-911</w:t>
      </w:r>
      <w:r w:rsidR="001F5F6C">
        <w:rPr>
          <w:rFonts w:ascii="Times New Roman" w:hAnsi="Times New Roman" w:cs="Times New Roman"/>
        </w:rPr>
        <w:t xml:space="preserve"> (</w:t>
      </w:r>
      <w:r w:rsidRPr="00AE5689">
        <w:rPr>
          <w:rFonts w:ascii="Times New Roman" w:hAnsi="Times New Roman" w:cs="Times New Roman"/>
        </w:rPr>
        <w:t>2008</w:t>
      </w:r>
      <w:r w:rsidR="001F5F6C">
        <w:rPr>
          <w:rFonts w:ascii="Times New Roman" w:hAnsi="Times New Roman" w:cs="Times New Roman"/>
        </w:rPr>
        <w:t>)</w:t>
      </w:r>
      <w:r w:rsidRPr="00AE5689">
        <w:rPr>
          <w:rFonts w:ascii="Times New Roman" w:hAnsi="Times New Roman" w:cs="Times New Roman"/>
        </w:rPr>
        <w:t>.</w:t>
      </w:r>
    </w:p>
    <w:p w14:paraId="6FEB99FF" w14:textId="210838A8" w:rsidR="00126575" w:rsidRPr="00AE5689" w:rsidRDefault="00126575" w:rsidP="00126575">
      <w:pPr>
        <w:pStyle w:val="ListParagraph"/>
        <w:numPr>
          <w:ilvl w:val="0"/>
          <w:numId w:val="2"/>
        </w:numPr>
        <w:tabs>
          <w:tab w:val="left" w:pos="3043"/>
        </w:tabs>
        <w:suppressAutoHyphens w:val="0"/>
        <w:spacing w:after="0" w:line="480" w:lineRule="auto"/>
        <w:rPr>
          <w:rFonts w:ascii="Times New Roman" w:hAnsi="Times New Roman" w:cs="Times New Roman"/>
        </w:rPr>
      </w:pPr>
      <w:r w:rsidRPr="00AE5689">
        <w:rPr>
          <w:rFonts w:ascii="Times New Roman" w:hAnsi="Times New Roman" w:cs="Times New Roman"/>
        </w:rPr>
        <w:t>Lempert KM, Mechanic-Hamilton DJ, Xie L, Wisse LEM, de Flores R, Wang J, Das SR, Yushkevich PA, Wolk DA, Kable JW. Neural and behavioral correlates of episodic memory are associated with temporal discounting in older adults.</w:t>
      </w:r>
      <w:r w:rsidRPr="001F5F6C">
        <w:rPr>
          <w:rFonts w:ascii="Times New Roman" w:hAnsi="Times New Roman" w:cs="Times New Roman"/>
          <w:i/>
          <w:iCs/>
        </w:rPr>
        <w:t xml:space="preserve"> Neuropsychologia</w:t>
      </w:r>
      <w:r w:rsidRPr="00AE5689">
        <w:rPr>
          <w:rFonts w:ascii="Times New Roman" w:hAnsi="Times New Roman" w:cs="Times New Roman"/>
        </w:rPr>
        <w:t xml:space="preserve"> </w:t>
      </w:r>
      <w:r w:rsidR="001F5F6C" w:rsidRPr="001F5F6C">
        <w:rPr>
          <w:rFonts w:ascii="Times New Roman" w:hAnsi="Times New Roman" w:cs="Times New Roman"/>
          <w:b/>
          <w:bCs/>
        </w:rPr>
        <w:t>146</w:t>
      </w:r>
      <w:r w:rsidR="001F5F6C">
        <w:rPr>
          <w:rFonts w:ascii="Times New Roman" w:hAnsi="Times New Roman" w:cs="Times New Roman"/>
        </w:rPr>
        <w:t>,</w:t>
      </w:r>
      <w:r w:rsidR="001F5F6C" w:rsidRPr="00AE5689">
        <w:rPr>
          <w:rFonts w:ascii="Times New Roman" w:hAnsi="Times New Roman" w:cs="Times New Roman"/>
        </w:rPr>
        <w:t xml:space="preserve"> 107549 </w:t>
      </w:r>
      <w:r w:rsidR="001F5F6C">
        <w:rPr>
          <w:rFonts w:ascii="Times New Roman" w:hAnsi="Times New Roman" w:cs="Times New Roman"/>
        </w:rPr>
        <w:t>(</w:t>
      </w:r>
      <w:r w:rsidRPr="00AE5689">
        <w:rPr>
          <w:rFonts w:ascii="Times New Roman" w:hAnsi="Times New Roman" w:cs="Times New Roman"/>
        </w:rPr>
        <w:t>2020</w:t>
      </w:r>
      <w:r w:rsidR="001F5F6C">
        <w:rPr>
          <w:rFonts w:ascii="Times New Roman" w:hAnsi="Times New Roman" w:cs="Times New Roman"/>
        </w:rPr>
        <w:t>).</w:t>
      </w:r>
    </w:p>
    <w:p w14:paraId="3C7FB6DC" w14:textId="54544ED9" w:rsidR="00126575" w:rsidRPr="00AE5689" w:rsidRDefault="00126575" w:rsidP="00126575">
      <w:pPr>
        <w:pStyle w:val="ListParagraph"/>
        <w:numPr>
          <w:ilvl w:val="0"/>
          <w:numId w:val="2"/>
        </w:numPr>
        <w:tabs>
          <w:tab w:val="left" w:pos="3043"/>
        </w:tabs>
        <w:suppressAutoHyphens w:val="0"/>
        <w:spacing w:after="0" w:line="480" w:lineRule="auto"/>
        <w:rPr>
          <w:rFonts w:ascii="Times New Roman" w:hAnsi="Times New Roman" w:cs="Times New Roman"/>
        </w:rPr>
      </w:pPr>
      <w:r w:rsidRPr="00AE5689">
        <w:rPr>
          <w:rFonts w:ascii="Times New Roman" w:hAnsi="Times New Roman" w:cs="Times New Roman"/>
        </w:rPr>
        <w:t xml:space="preserve">Felton JW, Kahn G, Johnson J, Ali H, Saleh S, Habib N, Maher B, Strickland JC, Cheong J, Yi R, Rabinowitz JA. A systematic review and meta-analysis of the impact of environmental disadvantage on youth delayed reward discounting. </w:t>
      </w:r>
      <w:r w:rsidRPr="001F5F6C">
        <w:rPr>
          <w:rFonts w:ascii="Times New Roman" w:hAnsi="Times New Roman" w:cs="Times New Roman"/>
          <w:i/>
          <w:iCs/>
        </w:rPr>
        <w:t>Dev Psychopathol</w:t>
      </w:r>
      <w:r w:rsidR="001F5F6C" w:rsidRPr="001F5F6C">
        <w:rPr>
          <w:rFonts w:ascii="Times New Roman" w:hAnsi="Times New Roman" w:cs="Times New Roman"/>
          <w:i/>
          <w:iCs/>
        </w:rPr>
        <w:t xml:space="preserve"> </w:t>
      </w:r>
      <w:r w:rsidR="001F5F6C" w:rsidRPr="001F5F6C">
        <w:rPr>
          <w:rFonts w:ascii="Times New Roman" w:hAnsi="Times New Roman" w:cs="Times New Roman"/>
          <w:b/>
          <w:bCs/>
        </w:rPr>
        <w:t>12</w:t>
      </w:r>
      <w:r w:rsidR="001F5F6C">
        <w:rPr>
          <w:rFonts w:ascii="Times New Roman" w:hAnsi="Times New Roman" w:cs="Times New Roman"/>
        </w:rPr>
        <w:t xml:space="preserve">, </w:t>
      </w:r>
      <w:r w:rsidR="001F5F6C" w:rsidRPr="00AE5689">
        <w:rPr>
          <w:rFonts w:ascii="Times New Roman" w:hAnsi="Times New Roman" w:cs="Times New Roman"/>
        </w:rPr>
        <w:t>1-16.</w:t>
      </w:r>
      <w:r w:rsidR="001F5F6C">
        <w:rPr>
          <w:rFonts w:ascii="Times New Roman" w:hAnsi="Times New Roman" w:cs="Times New Roman"/>
        </w:rPr>
        <w:t xml:space="preserve"> (</w:t>
      </w:r>
      <w:r w:rsidRPr="00AE5689">
        <w:rPr>
          <w:rFonts w:ascii="Times New Roman" w:hAnsi="Times New Roman" w:cs="Times New Roman"/>
        </w:rPr>
        <w:t>2025</w:t>
      </w:r>
      <w:r w:rsidR="001F5F6C">
        <w:rPr>
          <w:rFonts w:ascii="Times New Roman" w:hAnsi="Times New Roman" w:cs="Times New Roman"/>
        </w:rPr>
        <w:t>).</w:t>
      </w:r>
    </w:p>
    <w:p w14:paraId="0A96ED11" w14:textId="72D5759A" w:rsidR="00126575" w:rsidRPr="00AE5689" w:rsidRDefault="00126575" w:rsidP="00126575">
      <w:pPr>
        <w:pStyle w:val="ListParagraph"/>
        <w:numPr>
          <w:ilvl w:val="0"/>
          <w:numId w:val="2"/>
        </w:numPr>
        <w:tabs>
          <w:tab w:val="left" w:pos="3043"/>
        </w:tabs>
        <w:suppressAutoHyphens w:val="0"/>
        <w:spacing w:after="0" w:line="480" w:lineRule="auto"/>
        <w:rPr>
          <w:rFonts w:ascii="Times New Roman" w:hAnsi="Times New Roman" w:cs="Times New Roman"/>
        </w:rPr>
      </w:pPr>
      <w:r w:rsidRPr="00AE5689">
        <w:rPr>
          <w:rFonts w:ascii="Times New Roman" w:hAnsi="Times New Roman" w:cs="Times New Roman"/>
        </w:rPr>
        <w:t xml:space="preserve">Downey H, Haynes JM, Johnson HM, Odum AL. Deprivation Has Inconsistent Effects on Delay Discounting: A Review. </w:t>
      </w:r>
      <w:r w:rsidRPr="001F5F6C">
        <w:rPr>
          <w:rFonts w:ascii="Times New Roman" w:hAnsi="Times New Roman" w:cs="Times New Roman"/>
          <w:i/>
          <w:iCs/>
        </w:rPr>
        <w:t>Front Behav Neurosci</w:t>
      </w:r>
      <w:r w:rsidRPr="00AE5689">
        <w:rPr>
          <w:rFonts w:ascii="Times New Roman" w:hAnsi="Times New Roman" w:cs="Times New Roman"/>
        </w:rPr>
        <w:t xml:space="preserve"> </w:t>
      </w:r>
      <w:r w:rsidRPr="001F5F6C">
        <w:rPr>
          <w:rFonts w:ascii="Times New Roman" w:hAnsi="Times New Roman" w:cs="Times New Roman"/>
          <w:b/>
          <w:bCs/>
        </w:rPr>
        <w:t>16</w:t>
      </w:r>
      <w:r w:rsidR="001F5F6C">
        <w:rPr>
          <w:rFonts w:ascii="Times New Roman" w:hAnsi="Times New Roman" w:cs="Times New Roman"/>
        </w:rPr>
        <w:t xml:space="preserve">, </w:t>
      </w:r>
      <w:r w:rsidRPr="00AE5689">
        <w:rPr>
          <w:rFonts w:ascii="Times New Roman" w:hAnsi="Times New Roman" w:cs="Times New Roman"/>
        </w:rPr>
        <w:t>787322</w:t>
      </w:r>
      <w:r w:rsidR="001F5F6C">
        <w:rPr>
          <w:rFonts w:ascii="Times New Roman" w:hAnsi="Times New Roman" w:cs="Times New Roman"/>
        </w:rPr>
        <w:t xml:space="preserve"> (</w:t>
      </w:r>
      <w:r w:rsidR="001F5F6C" w:rsidRPr="00AE5689">
        <w:rPr>
          <w:rFonts w:ascii="Times New Roman" w:hAnsi="Times New Roman" w:cs="Times New Roman"/>
        </w:rPr>
        <w:t>2022</w:t>
      </w:r>
      <w:r w:rsidR="001F5F6C">
        <w:rPr>
          <w:rFonts w:ascii="Times New Roman" w:hAnsi="Times New Roman" w:cs="Times New Roman"/>
        </w:rPr>
        <w:t>)</w:t>
      </w:r>
      <w:r w:rsidRPr="00AE5689">
        <w:rPr>
          <w:rFonts w:ascii="Times New Roman" w:hAnsi="Times New Roman" w:cs="Times New Roman"/>
        </w:rPr>
        <w:t>. </w:t>
      </w:r>
    </w:p>
    <w:p w14:paraId="5B11622B" w14:textId="51585921" w:rsidR="00126575" w:rsidRPr="00AE5689" w:rsidRDefault="00126575" w:rsidP="00126575">
      <w:pPr>
        <w:pStyle w:val="ListParagraph"/>
        <w:numPr>
          <w:ilvl w:val="0"/>
          <w:numId w:val="2"/>
        </w:numPr>
        <w:tabs>
          <w:tab w:val="left" w:pos="3043"/>
        </w:tabs>
        <w:suppressAutoHyphens w:val="0"/>
        <w:spacing w:after="0" w:line="480" w:lineRule="auto"/>
        <w:rPr>
          <w:rFonts w:ascii="Times New Roman" w:hAnsi="Times New Roman" w:cs="Times New Roman"/>
        </w:rPr>
      </w:pPr>
      <w:r w:rsidRPr="00AE5689">
        <w:rPr>
          <w:rFonts w:ascii="Times New Roman" w:hAnsi="Times New Roman" w:cs="Times New Roman"/>
        </w:rPr>
        <w:t xml:space="preserve">Han X, Wang Y, Mu Y. The impact of pandemic threats on intertemporal choices in Chinese and Americans. Sci Rep </w:t>
      </w:r>
      <w:r w:rsidRPr="001F5F6C">
        <w:rPr>
          <w:rFonts w:ascii="Times New Roman" w:hAnsi="Times New Roman" w:cs="Times New Roman"/>
          <w:b/>
          <w:bCs/>
        </w:rPr>
        <w:t>14</w:t>
      </w:r>
      <w:r w:rsidR="001F5F6C">
        <w:rPr>
          <w:rFonts w:ascii="Times New Roman" w:hAnsi="Times New Roman" w:cs="Times New Roman"/>
        </w:rPr>
        <w:t xml:space="preserve">, </w:t>
      </w:r>
      <w:r w:rsidRPr="00AE5689">
        <w:rPr>
          <w:rFonts w:ascii="Times New Roman" w:hAnsi="Times New Roman" w:cs="Times New Roman"/>
        </w:rPr>
        <w:t>25672</w:t>
      </w:r>
      <w:r w:rsidR="001F5F6C">
        <w:rPr>
          <w:rFonts w:ascii="Times New Roman" w:hAnsi="Times New Roman" w:cs="Times New Roman"/>
        </w:rPr>
        <w:t xml:space="preserve"> (</w:t>
      </w:r>
      <w:r w:rsidR="001F5F6C" w:rsidRPr="00AE5689">
        <w:rPr>
          <w:rFonts w:ascii="Times New Roman" w:hAnsi="Times New Roman" w:cs="Times New Roman"/>
        </w:rPr>
        <w:t>2024</w:t>
      </w:r>
      <w:r w:rsidR="001F5F6C">
        <w:rPr>
          <w:rFonts w:ascii="Times New Roman" w:hAnsi="Times New Roman" w:cs="Times New Roman"/>
        </w:rPr>
        <w:t>)</w:t>
      </w:r>
      <w:r w:rsidRPr="00AE5689">
        <w:rPr>
          <w:rFonts w:ascii="Times New Roman" w:hAnsi="Times New Roman" w:cs="Times New Roman"/>
        </w:rPr>
        <w:t>. </w:t>
      </w:r>
    </w:p>
    <w:p w14:paraId="44EFDFEA" w14:textId="5D1A7246" w:rsidR="00126575" w:rsidRPr="00AE5689" w:rsidRDefault="00126575" w:rsidP="00126575">
      <w:pPr>
        <w:pStyle w:val="ListParagraph"/>
        <w:numPr>
          <w:ilvl w:val="0"/>
          <w:numId w:val="2"/>
        </w:numPr>
        <w:tabs>
          <w:tab w:val="left" w:pos="3043"/>
        </w:tabs>
        <w:suppressAutoHyphens w:val="0"/>
        <w:spacing w:after="0" w:line="480" w:lineRule="auto"/>
        <w:rPr>
          <w:rFonts w:ascii="Times New Roman" w:hAnsi="Times New Roman" w:cs="Times New Roman"/>
        </w:rPr>
      </w:pPr>
      <w:r w:rsidRPr="00AE5689">
        <w:rPr>
          <w:rFonts w:ascii="Times New Roman" w:hAnsi="Times New Roman" w:cs="Times New Roman"/>
        </w:rPr>
        <w:t xml:space="preserve">Bickel WK, Yi R, Kowal BP, Gatchalian KM. Cigarette smokers discount past and future rewards symmetrically and more than controls: is discounting a measure of impulsivity? </w:t>
      </w:r>
      <w:r w:rsidRPr="001F5F6C">
        <w:rPr>
          <w:rFonts w:ascii="Times New Roman" w:hAnsi="Times New Roman" w:cs="Times New Roman"/>
          <w:i/>
          <w:iCs/>
        </w:rPr>
        <w:t>Drug Alcohol Depend</w:t>
      </w:r>
      <w:r w:rsidRPr="00AE5689">
        <w:rPr>
          <w:rFonts w:ascii="Times New Roman" w:hAnsi="Times New Roman" w:cs="Times New Roman"/>
        </w:rPr>
        <w:t xml:space="preserve"> </w:t>
      </w:r>
      <w:r w:rsidR="001F5F6C" w:rsidRPr="001F5F6C">
        <w:rPr>
          <w:rFonts w:ascii="Times New Roman" w:hAnsi="Times New Roman" w:cs="Times New Roman"/>
          <w:b/>
          <w:bCs/>
        </w:rPr>
        <w:t>96</w:t>
      </w:r>
      <w:r w:rsidR="001F5F6C">
        <w:rPr>
          <w:rFonts w:ascii="Times New Roman" w:hAnsi="Times New Roman" w:cs="Times New Roman"/>
        </w:rPr>
        <w:t xml:space="preserve">, </w:t>
      </w:r>
      <w:r w:rsidR="001F5F6C" w:rsidRPr="00AE5689">
        <w:rPr>
          <w:rFonts w:ascii="Times New Roman" w:hAnsi="Times New Roman" w:cs="Times New Roman"/>
        </w:rPr>
        <w:t>256-262</w:t>
      </w:r>
      <w:r w:rsidR="001F5F6C">
        <w:rPr>
          <w:rFonts w:ascii="Times New Roman" w:hAnsi="Times New Roman" w:cs="Times New Roman"/>
        </w:rPr>
        <w:t xml:space="preserve"> (</w:t>
      </w:r>
      <w:r w:rsidRPr="00AE5689">
        <w:rPr>
          <w:rFonts w:ascii="Times New Roman" w:hAnsi="Times New Roman" w:cs="Times New Roman"/>
        </w:rPr>
        <w:t>2008</w:t>
      </w:r>
      <w:r w:rsidR="001F5F6C">
        <w:rPr>
          <w:rFonts w:ascii="Times New Roman" w:hAnsi="Times New Roman" w:cs="Times New Roman"/>
        </w:rPr>
        <w:t>)</w:t>
      </w:r>
      <w:r w:rsidRPr="00AE5689">
        <w:rPr>
          <w:rFonts w:ascii="Times New Roman" w:hAnsi="Times New Roman" w:cs="Times New Roman"/>
        </w:rPr>
        <w:t>.</w:t>
      </w:r>
    </w:p>
    <w:p w14:paraId="416DFB1C" w14:textId="36E7C01B" w:rsidR="00126575" w:rsidRPr="00AE5689" w:rsidRDefault="00126575" w:rsidP="00126575">
      <w:pPr>
        <w:pStyle w:val="ListParagraph"/>
        <w:numPr>
          <w:ilvl w:val="0"/>
          <w:numId w:val="2"/>
        </w:numPr>
        <w:tabs>
          <w:tab w:val="left" w:pos="3043"/>
        </w:tabs>
        <w:suppressAutoHyphens w:val="0"/>
        <w:spacing w:after="0" w:line="480" w:lineRule="auto"/>
        <w:rPr>
          <w:rFonts w:ascii="Times New Roman" w:hAnsi="Times New Roman" w:cs="Times New Roman"/>
        </w:rPr>
      </w:pPr>
      <w:r w:rsidRPr="00AE5689">
        <w:rPr>
          <w:rFonts w:ascii="Times New Roman" w:hAnsi="Times New Roman" w:cs="Times New Roman"/>
        </w:rPr>
        <w:t xml:space="preserve">Vuchinich RE, Simpson CA. Hyperbolic temporal discounting in social drinkers and problem drinkers. </w:t>
      </w:r>
      <w:r w:rsidRPr="001F5F6C">
        <w:rPr>
          <w:rFonts w:ascii="Times New Roman" w:hAnsi="Times New Roman" w:cs="Times New Roman"/>
          <w:i/>
          <w:iCs/>
        </w:rPr>
        <w:t>Exp Clin Psychopharmacol</w:t>
      </w:r>
      <w:r w:rsidRPr="00AE5689">
        <w:rPr>
          <w:rFonts w:ascii="Times New Roman" w:hAnsi="Times New Roman" w:cs="Times New Roman"/>
        </w:rPr>
        <w:t xml:space="preserve"> </w:t>
      </w:r>
      <w:r w:rsidRPr="001F5F6C">
        <w:rPr>
          <w:rFonts w:ascii="Times New Roman" w:hAnsi="Times New Roman" w:cs="Times New Roman"/>
          <w:b/>
          <w:bCs/>
        </w:rPr>
        <w:t>6</w:t>
      </w:r>
      <w:r w:rsidR="001F5F6C">
        <w:rPr>
          <w:rFonts w:ascii="Times New Roman" w:hAnsi="Times New Roman" w:cs="Times New Roman"/>
        </w:rPr>
        <w:t>,</w:t>
      </w:r>
      <w:r w:rsidRPr="00AE5689">
        <w:rPr>
          <w:rFonts w:ascii="Times New Roman" w:hAnsi="Times New Roman" w:cs="Times New Roman"/>
        </w:rPr>
        <w:t xml:space="preserve"> 292-305</w:t>
      </w:r>
      <w:r w:rsidR="001F5F6C">
        <w:rPr>
          <w:rFonts w:ascii="Times New Roman" w:hAnsi="Times New Roman" w:cs="Times New Roman"/>
        </w:rPr>
        <w:t xml:space="preserve"> (</w:t>
      </w:r>
      <w:r w:rsidR="001F5F6C" w:rsidRPr="00AE5689">
        <w:rPr>
          <w:rFonts w:ascii="Times New Roman" w:hAnsi="Times New Roman" w:cs="Times New Roman"/>
        </w:rPr>
        <w:t>1998</w:t>
      </w:r>
      <w:r w:rsidR="001F5F6C">
        <w:rPr>
          <w:rFonts w:ascii="Times New Roman" w:hAnsi="Times New Roman" w:cs="Times New Roman"/>
        </w:rPr>
        <w:t>)</w:t>
      </w:r>
      <w:r w:rsidRPr="00AE5689">
        <w:rPr>
          <w:rFonts w:ascii="Times New Roman" w:hAnsi="Times New Roman" w:cs="Times New Roman"/>
        </w:rPr>
        <w:t>. </w:t>
      </w:r>
    </w:p>
    <w:p w14:paraId="3347389D" w14:textId="46DD1BD9" w:rsidR="00126575" w:rsidRPr="00AE5689" w:rsidRDefault="00126575" w:rsidP="00126575">
      <w:pPr>
        <w:pStyle w:val="ListParagraph"/>
        <w:numPr>
          <w:ilvl w:val="0"/>
          <w:numId w:val="2"/>
        </w:numPr>
        <w:tabs>
          <w:tab w:val="left" w:pos="3043"/>
        </w:tabs>
        <w:suppressAutoHyphens w:val="0"/>
        <w:spacing w:after="0" w:line="480" w:lineRule="auto"/>
        <w:rPr>
          <w:rFonts w:ascii="Times New Roman" w:hAnsi="Times New Roman" w:cs="Times New Roman"/>
        </w:rPr>
      </w:pPr>
      <w:r w:rsidRPr="00AE5689">
        <w:rPr>
          <w:rFonts w:ascii="Times New Roman" w:hAnsi="Times New Roman" w:cs="Times New Roman"/>
        </w:rPr>
        <w:t xml:space="preserve">Reynolds B. A review of delay-discounting research with humans: relations to drug use and gambling. </w:t>
      </w:r>
      <w:r w:rsidRPr="001F5F6C">
        <w:rPr>
          <w:rFonts w:ascii="Times New Roman" w:hAnsi="Times New Roman" w:cs="Times New Roman"/>
          <w:i/>
          <w:iCs/>
        </w:rPr>
        <w:t>Behav Pharmacol</w:t>
      </w:r>
      <w:r w:rsidRPr="00AE5689">
        <w:rPr>
          <w:rFonts w:ascii="Times New Roman" w:hAnsi="Times New Roman" w:cs="Times New Roman"/>
        </w:rPr>
        <w:t xml:space="preserve"> </w:t>
      </w:r>
      <w:r w:rsidRPr="001F5F6C">
        <w:rPr>
          <w:rFonts w:ascii="Times New Roman" w:hAnsi="Times New Roman" w:cs="Times New Roman"/>
          <w:b/>
          <w:bCs/>
        </w:rPr>
        <w:t>17</w:t>
      </w:r>
      <w:r w:rsidR="001F5F6C">
        <w:rPr>
          <w:rFonts w:ascii="Times New Roman" w:hAnsi="Times New Roman" w:cs="Times New Roman"/>
        </w:rPr>
        <w:t xml:space="preserve">, </w:t>
      </w:r>
      <w:r w:rsidRPr="00AE5689">
        <w:rPr>
          <w:rFonts w:ascii="Times New Roman" w:hAnsi="Times New Roman" w:cs="Times New Roman"/>
        </w:rPr>
        <w:t>651-667</w:t>
      </w:r>
      <w:r w:rsidR="001F5F6C">
        <w:rPr>
          <w:rFonts w:ascii="Times New Roman" w:hAnsi="Times New Roman" w:cs="Times New Roman"/>
        </w:rPr>
        <w:t xml:space="preserve"> (</w:t>
      </w:r>
      <w:r w:rsidR="001F5F6C" w:rsidRPr="00AE5689">
        <w:rPr>
          <w:rFonts w:ascii="Times New Roman" w:hAnsi="Times New Roman" w:cs="Times New Roman"/>
        </w:rPr>
        <w:t>2006</w:t>
      </w:r>
      <w:r w:rsidR="001F5F6C">
        <w:rPr>
          <w:rFonts w:ascii="Times New Roman" w:hAnsi="Times New Roman" w:cs="Times New Roman"/>
        </w:rPr>
        <w:t>).</w:t>
      </w:r>
    </w:p>
    <w:p w14:paraId="4E53B7E6" w14:textId="5A9EBF05" w:rsidR="00126575" w:rsidRPr="00AE5689" w:rsidRDefault="00126575" w:rsidP="00126575">
      <w:pPr>
        <w:pStyle w:val="ListParagraph"/>
        <w:numPr>
          <w:ilvl w:val="0"/>
          <w:numId w:val="2"/>
        </w:numPr>
        <w:tabs>
          <w:tab w:val="left" w:pos="3043"/>
        </w:tabs>
        <w:suppressAutoHyphens w:val="0"/>
        <w:spacing w:after="0" w:line="480" w:lineRule="auto"/>
        <w:rPr>
          <w:rFonts w:ascii="Times New Roman" w:hAnsi="Times New Roman" w:cs="Times New Roman"/>
        </w:rPr>
      </w:pPr>
      <w:r w:rsidRPr="00AE5689">
        <w:rPr>
          <w:rFonts w:ascii="Times New Roman" w:hAnsi="Times New Roman" w:cs="Times New Roman"/>
        </w:rPr>
        <w:t xml:space="preserve">MacKillop J, Amlung MT, Few LR, Ray LA, Sweet LH, Munafò MR. Delayed reward discounting and addictive behavior: a meta-analysis. </w:t>
      </w:r>
      <w:r w:rsidRPr="001F5F6C">
        <w:rPr>
          <w:rFonts w:ascii="Times New Roman" w:hAnsi="Times New Roman" w:cs="Times New Roman"/>
          <w:i/>
          <w:iCs/>
        </w:rPr>
        <w:t>Psychopharmacology (Berl)</w:t>
      </w:r>
      <w:r w:rsidR="001F5F6C">
        <w:rPr>
          <w:rFonts w:ascii="Times New Roman" w:hAnsi="Times New Roman" w:cs="Times New Roman"/>
        </w:rPr>
        <w:t xml:space="preserve"> </w:t>
      </w:r>
      <w:r w:rsidR="001F5F6C" w:rsidRPr="001F5F6C">
        <w:rPr>
          <w:rFonts w:ascii="Times New Roman" w:hAnsi="Times New Roman" w:cs="Times New Roman"/>
          <w:b/>
          <w:bCs/>
        </w:rPr>
        <w:t>216</w:t>
      </w:r>
      <w:r w:rsidR="001F5F6C">
        <w:rPr>
          <w:rFonts w:ascii="Times New Roman" w:hAnsi="Times New Roman" w:cs="Times New Roman"/>
        </w:rPr>
        <w:t xml:space="preserve">, </w:t>
      </w:r>
      <w:r w:rsidR="001F5F6C" w:rsidRPr="00AE5689">
        <w:rPr>
          <w:rFonts w:ascii="Times New Roman" w:hAnsi="Times New Roman" w:cs="Times New Roman"/>
        </w:rPr>
        <w:t>305-321</w:t>
      </w:r>
      <w:r w:rsidR="001F5F6C">
        <w:rPr>
          <w:rFonts w:ascii="Times New Roman" w:hAnsi="Times New Roman" w:cs="Times New Roman"/>
        </w:rPr>
        <w:t xml:space="preserve"> (</w:t>
      </w:r>
      <w:r w:rsidRPr="00AE5689">
        <w:rPr>
          <w:rFonts w:ascii="Times New Roman" w:hAnsi="Times New Roman" w:cs="Times New Roman"/>
        </w:rPr>
        <w:t>2011</w:t>
      </w:r>
      <w:r w:rsidR="001F5F6C">
        <w:rPr>
          <w:rFonts w:ascii="Times New Roman" w:hAnsi="Times New Roman" w:cs="Times New Roman"/>
        </w:rPr>
        <w:t>)</w:t>
      </w:r>
      <w:r w:rsidRPr="00AE5689">
        <w:rPr>
          <w:rFonts w:ascii="Times New Roman" w:hAnsi="Times New Roman" w:cs="Times New Roman"/>
        </w:rPr>
        <w:t>. </w:t>
      </w:r>
    </w:p>
    <w:p w14:paraId="7CC2DCBA" w14:textId="77777777" w:rsidR="00126575" w:rsidRPr="00AE5689" w:rsidRDefault="00126575" w:rsidP="00126575">
      <w:pPr>
        <w:pStyle w:val="ListParagraph"/>
        <w:numPr>
          <w:ilvl w:val="0"/>
          <w:numId w:val="2"/>
        </w:numPr>
        <w:tabs>
          <w:tab w:val="left" w:pos="3043"/>
        </w:tabs>
        <w:suppressAutoHyphens w:val="0"/>
        <w:spacing w:after="0" w:line="480" w:lineRule="auto"/>
        <w:rPr>
          <w:rFonts w:ascii="Times New Roman" w:hAnsi="Times New Roman" w:cs="Times New Roman"/>
        </w:rPr>
      </w:pPr>
      <w:r w:rsidRPr="00AE5689">
        <w:rPr>
          <w:rFonts w:ascii="Times New Roman" w:hAnsi="Times New Roman" w:cs="Times New Roman"/>
        </w:rPr>
        <w:t xml:space="preserve">S. Kim, J. Hwang, D. Lee, Prefrontal coding of temporally discounted values during intertemporal choice. </w:t>
      </w:r>
      <w:r w:rsidRPr="00AE5689">
        <w:rPr>
          <w:rFonts w:ascii="Times New Roman" w:hAnsi="Times New Roman" w:cs="Times New Roman"/>
          <w:i/>
          <w:iCs/>
        </w:rPr>
        <w:t>Neuron</w:t>
      </w:r>
      <w:r w:rsidRPr="00AE5689">
        <w:rPr>
          <w:rFonts w:ascii="Times New Roman" w:hAnsi="Times New Roman" w:cs="Times New Roman"/>
        </w:rPr>
        <w:t xml:space="preserve"> </w:t>
      </w:r>
      <w:r w:rsidRPr="00AE5689">
        <w:rPr>
          <w:rFonts w:ascii="Times New Roman" w:hAnsi="Times New Roman" w:cs="Times New Roman"/>
          <w:b/>
          <w:bCs/>
        </w:rPr>
        <w:t>59</w:t>
      </w:r>
      <w:r w:rsidRPr="00AE5689">
        <w:rPr>
          <w:rFonts w:ascii="Times New Roman" w:hAnsi="Times New Roman" w:cs="Times New Roman"/>
        </w:rPr>
        <w:t xml:space="preserve">, 161-172 (2008). </w:t>
      </w:r>
    </w:p>
    <w:p w14:paraId="5A9AB42B" w14:textId="77777777" w:rsidR="00126575" w:rsidRPr="00AE5689" w:rsidRDefault="00126575" w:rsidP="00126575">
      <w:pPr>
        <w:pStyle w:val="ListParagraph"/>
        <w:numPr>
          <w:ilvl w:val="0"/>
          <w:numId w:val="2"/>
        </w:numPr>
        <w:tabs>
          <w:tab w:val="left" w:pos="3043"/>
        </w:tabs>
        <w:suppressAutoHyphens w:val="0"/>
        <w:spacing w:after="0" w:line="480" w:lineRule="auto"/>
        <w:rPr>
          <w:rFonts w:ascii="Times New Roman" w:hAnsi="Times New Roman" w:cs="Times New Roman"/>
        </w:rPr>
      </w:pPr>
      <w:hyperlink r:id="rId21">
        <w:r w:rsidRPr="00AE5689">
          <w:rPr>
            <w:rStyle w:val="Hyperlink"/>
            <w:rFonts w:ascii="Times New Roman" w:hAnsi="Times New Roman" w:cs="Times New Roman"/>
            <w:color w:val="auto"/>
            <w:u w:val="none"/>
          </w:rPr>
          <w:t>S. Wang</w:t>
        </w:r>
      </w:hyperlink>
      <w:r w:rsidRPr="00AE5689">
        <w:rPr>
          <w:rFonts w:ascii="Times New Roman" w:hAnsi="Times New Roman" w:cs="Times New Roman"/>
          <w:vertAlign w:val="superscript"/>
        </w:rPr>
        <w:t> </w:t>
      </w:r>
      <w:hyperlink r:id="rId22" w:anchor="_blank" w:history="1">
        <w:r w:rsidRPr="00AE5689">
          <w:rPr>
            <w:rStyle w:val="Hyperlink"/>
            <w:rFonts w:ascii="Times New Roman" w:hAnsi="Times New Roman" w:cs="Times New Roman"/>
            <w:color w:val="auto"/>
            <w:u w:val="none"/>
            <w:vertAlign w:val="superscript"/>
          </w:rPr>
          <w:t>#</w:t>
        </w:r>
      </w:hyperlink>
      <w:r w:rsidRPr="00AE5689">
        <w:rPr>
          <w:rFonts w:ascii="Times New Roman" w:hAnsi="Times New Roman" w:cs="Times New Roman"/>
        </w:rPr>
        <w:t>, </w:t>
      </w:r>
      <w:hyperlink r:id="rId23">
        <w:r w:rsidRPr="00AE5689">
          <w:rPr>
            <w:rStyle w:val="Hyperlink"/>
            <w:rFonts w:ascii="Times New Roman" w:hAnsi="Times New Roman" w:cs="Times New Roman"/>
            <w:color w:val="auto"/>
            <w:u w:val="none"/>
          </w:rPr>
          <w:t>R. Falcone</w:t>
        </w:r>
      </w:hyperlink>
      <w:r w:rsidRPr="00AE5689">
        <w:rPr>
          <w:rFonts w:ascii="Times New Roman" w:hAnsi="Times New Roman" w:cs="Times New Roman"/>
          <w:vertAlign w:val="superscript"/>
        </w:rPr>
        <w:t> </w:t>
      </w:r>
      <w:hyperlink r:id="rId24" w:anchor="_blank" w:history="1">
        <w:r w:rsidRPr="00AE5689">
          <w:rPr>
            <w:rStyle w:val="Hyperlink"/>
            <w:rFonts w:ascii="Times New Roman" w:hAnsi="Times New Roman" w:cs="Times New Roman"/>
            <w:color w:val="auto"/>
            <w:u w:val="none"/>
            <w:vertAlign w:val="superscript"/>
          </w:rPr>
          <w:t>#</w:t>
        </w:r>
      </w:hyperlink>
      <w:r w:rsidRPr="00AE5689">
        <w:rPr>
          <w:rFonts w:ascii="Times New Roman" w:hAnsi="Times New Roman" w:cs="Times New Roman"/>
          <w:vertAlign w:val="superscript"/>
        </w:rPr>
        <w:t> </w:t>
      </w:r>
      <w:r w:rsidRPr="00AE5689">
        <w:rPr>
          <w:rFonts w:ascii="Times New Roman" w:hAnsi="Times New Roman" w:cs="Times New Roman"/>
        </w:rPr>
        <w:t>, </w:t>
      </w:r>
      <w:hyperlink r:id="rId25">
        <w:r w:rsidRPr="00AE5689">
          <w:rPr>
            <w:rStyle w:val="Hyperlink"/>
            <w:rFonts w:ascii="Times New Roman" w:hAnsi="Times New Roman" w:cs="Times New Roman"/>
            <w:color w:val="auto"/>
            <w:u w:val="none"/>
          </w:rPr>
          <w:t>B. Richmond</w:t>
        </w:r>
      </w:hyperlink>
      <w:r w:rsidRPr="00AE5689">
        <w:rPr>
          <w:rFonts w:ascii="Times New Roman" w:hAnsi="Times New Roman" w:cs="Times New Roman"/>
          <w:vertAlign w:val="superscript"/>
        </w:rPr>
        <w:t> </w:t>
      </w:r>
      <w:r w:rsidRPr="00AE5689">
        <w:rPr>
          <w:rFonts w:ascii="Times New Roman" w:hAnsi="Times New Roman" w:cs="Times New Roman"/>
        </w:rPr>
        <w:t>, </w:t>
      </w:r>
      <w:hyperlink r:id="rId26">
        <w:r w:rsidRPr="00AE5689">
          <w:rPr>
            <w:rStyle w:val="Hyperlink"/>
            <w:rFonts w:ascii="Times New Roman" w:hAnsi="Times New Roman" w:cs="Times New Roman"/>
            <w:color w:val="auto"/>
            <w:u w:val="none"/>
          </w:rPr>
          <w:t>B. B. Averbeck</w:t>
        </w:r>
      </w:hyperlink>
      <w:r w:rsidRPr="00AE5689">
        <w:rPr>
          <w:rFonts w:ascii="Times New Roman" w:hAnsi="Times New Roman" w:cs="Times New Roman"/>
        </w:rPr>
        <w:t xml:space="preserve">, Attractor dynamics reflect decision confidence in macaque prefrontal cortex. </w:t>
      </w:r>
      <w:r w:rsidRPr="00AE5689">
        <w:rPr>
          <w:rFonts w:ascii="Times New Roman" w:hAnsi="Times New Roman" w:cs="Times New Roman"/>
          <w:i/>
          <w:iCs/>
        </w:rPr>
        <w:t>Nat. Neurosci</w:t>
      </w:r>
      <w:r w:rsidRPr="00AE5689">
        <w:rPr>
          <w:rFonts w:ascii="Times New Roman" w:hAnsi="Times New Roman" w:cs="Times New Roman"/>
        </w:rPr>
        <w:t xml:space="preserve">. </w:t>
      </w:r>
      <w:r w:rsidRPr="00AE5689">
        <w:rPr>
          <w:rFonts w:ascii="Times New Roman" w:hAnsi="Times New Roman" w:cs="Times New Roman"/>
          <w:b/>
          <w:bCs/>
        </w:rPr>
        <w:t>26</w:t>
      </w:r>
      <w:r w:rsidRPr="00AE5689">
        <w:rPr>
          <w:rFonts w:ascii="Times New Roman" w:hAnsi="Times New Roman" w:cs="Times New Roman"/>
        </w:rPr>
        <w:t xml:space="preserve">, 1970-1980 (2023). </w:t>
      </w:r>
      <w:hyperlink r:id="rId27" w:anchor="_blank" w:history="1">
        <w:r w:rsidRPr="00AE5689">
          <w:rPr>
            <w:rStyle w:val="Hyperlink"/>
            <w:rFonts w:ascii="Times New Roman" w:hAnsi="Times New Roman" w:cs="Times New Roman"/>
            <w:color w:val="auto"/>
            <w:u w:val="none"/>
            <w:vertAlign w:val="superscript"/>
          </w:rPr>
          <w:t>#</w:t>
        </w:r>
      </w:hyperlink>
      <w:r w:rsidRPr="00AE5689">
        <w:rPr>
          <w:rFonts w:ascii="Times New Roman" w:hAnsi="Times New Roman" w:cs="Times New Roman"/>
        </w:rPr>
        <w:t>Equal contribution.</w:t>
      </w:r>
    </w:p>
    <w:p w14:paraId="7BFEC556" w14:textId="77777777" w:rsidR="00126575" w:rsidRPr="00AE5689" w:rsidRDefault="00126575" w:rsidP="00126575">
      <w:pPr>
        <w:pStyle w:val="ListParagraph"/>
        <w:numPr>
          <w:ilvl w:val="0"/>
          <w:numId w:val="2"/>
        </w:numPr>
        <w:suppressAutoHyphens w:val="0"/>
        <w:spacing w:after="0" w:line="480" w:lineRule="auto"/>
        <w:rPr>
          <w:rFonts w:ascii="Times New Roman" w:eastAsia="Times New Roman" w:hAnsi="Times New Roman" w:cs="Times New Roman"/>
        </w:rPr>
      </w:pPr>
      <w:r w:rsidRPr="00AE5689">
        <w:rPr>
          <w:rFonts w:ascii="Times New Roman" w:eastAsia="Times New Roman" w:hAnsi="Times New Roman" w:cs="Times New Roman"/>
        </w:rPr>
        <w:t xml:space="preserve">S. M. McClure, D. I. Laibson, G. Loewenstein, J. D. Cohen, Separate neural systems value immediate and delayed monetary rewards. </w:t>
      </w:r>
      <w:r w:rsidRPr="00AE5689">
        <w:rPr>
          <w:rFonts w:ascii="Times New Roman" w:eastAsia="Times New Roman" w:hAnsi="Times New Roman" w:cs="Times New Roman"/>
          <w:i/>
          <w:iCs/>
        </w:rPr>
        <w:t>Science</w:t>
      </w:r>
      <w:r w:rsidRPr="00AE5689">
        <w:rPr>
          <w:rFonts w:ascii="Times New Roman" w:eastAsia="Times New Roman" w:hAnsi="Times New Roman" w:cs="Times New Roman"/>
        </w:rPr>
        <w:t xml:space="preserve"> </w:t>
      </w:r>
      <w:r w:rsidRPr="00AE5689">
        <w:rPr>
          <w:rFonts w:ascii="Times New Roman" w:eastAsia="Times New Roman" w:hAnsi="Times New Roman" w:cs="Times New Roman"/>
          <w:b/>
          <w:bCs/>
        </w:rPr>
        <w:t>306</w:t>
      </w:r>
      <w:r w:rsidRPr="00AE5689">
        <w:rPr>
          <w:rFonts w:ascii="Times New Roman" w:eastAsia="Times New Roman" w:hAnsi="Times New Roman" w:cs="Times New Roman"/>
        </w:rPr>
        <w:t>, 503-507 (2004).</w:t>
      </w:r>
    </w:p>
    <w:p w14:paraId="77E56DC6" w14:textId="77777777" w:rsidR="00126575" w:rsidRPr="00AE5689" w:rsidRDefault="00126575" w:rsidP="00126575">
      <w:pPr>
        <w:pStyle w:val="ListParagraph"/>
        <w:numPr>
          <w:ilvl w:val="0"/>
          <w:numId w:val="2"/>
        </w:numPr>
        <w:suppressAutoHyphens w:val="0"/>
        <w:spacing w:after="0" w:line="480" w:lineRule="auto"/>
        <w:rPr>
          <w:rFonts w:ascii="Times New Roman" w:eastAsia="Times New Roman" w:hAnsi="Times New Roman" w:cs="Times New Roman"/>
          <w:color w:val="000000"/>
        </w:rPr>
      </w:pPr>
      <w:r w:rsidRPr="00AE5689">
        <w:rPr>
          <w:rFonts w:ascii="Times New Roman" w:eastAsia="Times New Roman" w:hAnsi="Times New Roman" w:cs="Times New Roman"/>
          <w:color w:val="000000"/>
        </w:rPr>
        <w:t xml:space="preserve">S.C. Tanaka, K. Doya, G. Okada, K. Ueda, Y. Okamoto, S. Yamawaki, Prediction of immediate and future rewards differentially recruits cortico-basal ganglia loops. </w:t>
      </w:r>
      <w:r w:rsidRPr="00AE5689">
        <w:rPr>
          <w:rFonts w:ascii="Times New Roman" w:eastAsia="Times New Roman" w:hAnsi="Times New Roman" w:cs="Times New Roman"/>
          <w:i/>
          <w:iCs/>
          <w:color w:val="000000"/>
        </w:rPr>
        <w:t>Nat. Neurosci.</w:t>
      </w:r>
      <w:r w:rsidRPr="00AE5689">
        <w:rPr>
          <w:rFonts w:ascii="Times New Roman" w:eastAsia="Times New Roman" w:hAnsi="Times New Roman" w:cs="Times New Roman"/>
          <w:color w:val="000000"/>
        </w:rPr>
        <w:t xml:space="preserve"> </w:t>
      </w:r>
      <w:r w:rsidRPr="00AE5689">
        <w:rPr>
          <w:rFonts w:ascii="Times New Roman" w:eastAsia="Times New Roman" w:hAnsi="Times New Roman" w:cs="Times New Roman"/>
          <w:b/>
          <w:bCs/>
          <w:color w:val="000000"/>
        </w:rPr>
        <w:t>7</w:t>
      </w:r>
      <w:r w:rsidRPr="00AE5689">
        <w:rPr>
          <w:rFonts w:ascii="Times New Roman" w:eastAsia="Times New Roman" w:hAnsi="Times New Roman" w:cs="Times New Roman"/>
          <w:color w:val="000000"/>
        </w:rPr>
        <w:t>, 887- 893 (2004).</w:t>
      </w:r>
    </w:p>
    <w:p w14:paraId="37B136BF" w14:textId="77777777" w:rsidR="00126575" w:rsidRPr="00AE5689" w:rsidRDefault="00126575" w:rsidP="00126575">
      <w:pPr>
        <w:pStyle w:val="ListParagraph"/>
        <w:numPr>
          <w:ilvl w:val="0"/>
          <w:numId w:val="2"/>
        </w:numPr>
        <w:tabs>
          <w:tab w:val="left" w:pos="3043"/>
        </w:tabs>
        <w:suppressAutoHyphens w:val="0"/>
        <w:spacing w:after="0" w:line="480" w:lineRule="auto"/>
        <w:rPr>
          <w:rFonts w:ascii="Times New Roman" w:hAnsi="Times New Roman" w:cs="Times New Roman"/>
        </w:rPr>
      </w:pPr>
      <w:r w:rsidRPr="00AE5689">
        <w:rPr>
          <w:rFonts w:ascii="Times New Roman" w:hAnsi="Times New Roman" w:cs="Times New Roman"/>
        </w:rPr>
        <w:t xml:space="preserve">E. Koechlin, C. Ody, F. Kouneiher, The architecture of cognitive control in the human prefrontal cortex. </w:t>
      </w:r>
      <w:r w:rsidRPr="00AE5689">
        <w:rPr>
          <w:rFonts w:ascii="Times New Roman" w:hAnsi="Times New Roman" w:cs="Times New Roman"/>
          <w:i/>
          <w:iCs/>
        </w:rPr>
        <w:t>Science</w:t>
      </w:r>
      <w:r w:rsidRPr="00AE5689">
        <w:rPr>
          <w:rFonts w:ascii="Times New Roman" w:hAnsi="Times New Roman" w:cs="Times New Roman"/>
        </w:rPr>
        <w:t xml:space="preserve"> </w:t>
      </w:r>
      <w:r w:rsidRPr="00AE5689">
        <w:rPr>
          <w:rFonts w:ascii="Times New Roman" w:hAnsi="Times New Roman" w:cs="Times New Roman"/>
          <w:b/>
          <w:bCs/>
        </w:rPr>
        <w:t>302</w:t>
      </w:r>
      <w:r w:rsidRPr="00AE5689">
        <w:rPr>
          <w:rFonts w:ascii="Times New Roman" w:hAnsi="Times New Roman" w:cs="Times New Roman"/>
        </w:rPr>
        <w:t>, 1181-1185 (2003).</w:t>
      </w:r>
    </w:p>
    <w:p w14:paraId="248E13EE" w14:textId="77777777" w:rsidR="00126575" w:rsidRPr="00AE5689" w:rsidRDefault="00126575" w:rsidP="00126575">
      <w:pPr>
        <w:pStyle w:val="ListParagraph"/>
        <w:numPr>
          <w:ilvl w:val="0"/>
          <w:numId w:val="2"/>
        </w:numPr>
        <w:tabs>
          <w:tab w:val="left" w:pos="3043"/>
        </w:tabs>
        <w:suppressAutoHyphens w:val="0"/>
        <w:spacing w:after="0" w:line="480" w:lineRule="auto"/>
        <w:rPr>
          <w:rFonts w:ascii="Times New Roman" w:hAnsi="Times New Roman" w:cs="Times New Roman"/>
        </w:rPr>
      </w:pPr>
      <w:r w:rsidRPr="00AE5689">
        <w:rPr>
          <w:rFonts w:ascii="Times New Roman" w:hAnsi="Times New Roman" w:cs="Times New Roman"/>
        </w:rPr>
        <w:t xml:space="preserve">M. Rigotti, O. Barak, M. R. Warden, X.-J. Wang, N. D. Daw, E. K. Miller, S. Fusi, The importance of mixed selectivity in complex cognitive tasks. </w:t>
      </w:r>
      <w:r w:rsidRPr="00AE5689">
        <w:rPr>
          <w:rFonts w:ascii="Times New Roman" w:hAnsi="Times New Roman" w:cs="Times New Roman"/>
          <w:i/>
          <w:iCs/>
        </w:rPr>
        <w:t>Nature</w:t>
      </w:r>
      <w:r w:rsidRPr="00AE5689">
        <w:rPr>
          <w:rFonts w:ascii="Times New Roman" w:hAnsi="Times New Roman" w:cs="Times New Roman"/>
        </w:rPr>
        <w:t xml:space="preserve"> </w:t>
      </w:r>
      <w:r w:rsidRPr="00AE5689">
        <w:rPr>
          <w:rFonts w:ascii="Times New Roman" w:hAnsi="Times New Roman" w:cs="Times New Roman"/>
          <w:b/>
          <w:bCs/>
        </w:rPr>
        <w:t>497</w:t>
      </w:r>
      <w:r w:rsidRPr="00AE5689">
        <w:rPr>
          <w:rFonts w:ascii="Times New Roman" w:hAnsi="Times New Roman" w:cs="Times New Roman"/>
        </w:rPr>
        <w:t xml:space="preserve">, 585-590 (2013). </w:t>
      </w:r>
    </w:p>
    <w:p w14:paraId="799F636E" w14:textId="77777777" w:rsidR="00126575" w:rsidRPr="00AE5689" w:rsidRDefault="00126575" w:rsidP="00126575">
      <w:pPr>
        <w:pStyle w:val="ListParagraph"/>
        <w:numPr>
          <w:ilvl w:val="0"/>
          <w:numId w:val="2"/>
        </w:numPr>
        <w:tabs>
          <w:tab w:val="left" w:pos="3043"/>
        </w:tabs>
        <w:suppressAutoHyphens w:val="0"/>
        <w:spacing w:after="0" w:line="480" w:lineRule="auto"/>
        <w:rPr>
          <w:rFonts w:ascii="Times New Roman" w:hAnsi="Times New Roman" w:cs="Times New Roman"/>
        </w:rPr>
      </w:pPr>
      <w:r w:rsidRPr="00AE5689">
        <w:rPr>
          <w:rFonts w:ascii="Times New Roman" w:hAnsi="Times New Roman" w:cs="Times New Roman"/>
        </w:rPr>
        <w:t xml:space="preserve">E. K. Miller, J. D. Cohen, An integrative theory of prefrontal cortex function. </w:t>
      </w:r>
      <w:r w:rsidRPr="00AE5689">
        <w:rPr>
          <w:rFonts w:ascii="Times New Roman" w:hAnsi="Times New Roman" w:cs="Times New Roman"/>
          <w:i/>
          <w:iCs/>
        </w:rPr>
        <w:t>Annu. Rev. Neurosci.</w:t>
      </w:r>
      <w:r w:rsidRPr="00AE5689">
        <w:rPr>
          <w:rFonts w:ascii="Times New Roman" w:hAnsi="Times New Roman" w:cs="Times New Roman"/>
        </w:rPr>
        <w:t xml:space="preserve"> </w:t>
      </w:r>
      <w:r w:rsidRPr="00AE5689">
        <w:rPr>
          <w:rFonts w:ascii="Times New Roman" w:hAnsi="Times New Roman" w:cs="Times New Roman"/>
          <w:b/>
          <w:bCs/>
        </w:rPr>
        <w:t>24</w:t>
      </w:r>
      <w:r w:rsidRPr="00AE5689">
        <w:rPr>
          <w:rFonts w:ascii="Times New Roman" w:hAnsi="Times New Roman" w:cs="Times New Roman"/>
        </w:rPr>
        <w:t>, 167-202 (2001).</w:t>
      </w:r>
    </w:p>
    <w:p w14:paraId="72B66839" w14:textId="61C5B108" w:rsidR="00126575" w:rsidRPr="00AE5689" w:rsidRDefault="00126575" w:rsidP="00126575">
      <w:pPr>
        <w:pStyle w:val="ListParagraph"/>
        <w:numPr>
          <w:ilvl w:val="0"/>
          <w:numId w:val="2"/>
        </w:numPr>
        <w:tabs>
          <w:tab w:val="left" w:pos="3043"/>
        </w:tabs>
        <w:suppressAutoHyphens w:val="0"/>
        <w:spacing w:after="0" w:line="480" w:lineRule="auto"/>
        <w:rPr>
          <w:rFonts w:ascii="Times New Roman" w:hAnsi="Times New Roman" w:cs="Times New Roman"/>
        </w:rPr>
      </w:pPr>
      <w:r w:rsidRPr="00AE5689">
        <w:rPr>
          <w:rFonts w:ascii="Times New Roman" w:hAnsi="Times New Roman" w:cs="Times New Roman"/>
        </w:rPr>
        <w:t>Tremblay S, Doucet G, Pieper F, Sachs A, Martinez-Trujillo J. Single-Trial Decoding of Visual Attention from Local Field Potentials in the Primate Lateral Prefrontal Cortex Is Frequency-Dependent</w:t>
      </w:r>
      <w:r w:rsidRPr="004C110E">
        <w:rPr>
          <w:rFonts w:ascii="Times New Roman" w:hAnsi="Times New Roman" w:cs="Times New Roman"/>
          <w:i/>
          <w:iCs/>
        </w:rPr>
        <w:t>. J Neurosci</w:t>
      </w:r>
      <w:r w:rsidRPr="00AE5689">
        <w:rPr>
          <w:rFonts w:ascii="Times New Roman" w:hAnsi="Times New Roman" w:cs="Times New Roman"/>
        </w:rPr>
        <w:t xml:space="preserve">. </w:t>
      </w:r>
      <w:r w:rsidRPr="004C110E">
        <w:rPr>
          <w:rFonts w:ascii="Times New Roman" w:hAnsi="Times New Roman" w:cs="Times New Roman"/>
          <w:b/>
          <w:bCs/>
        </w:rPr>
        <w:t>35</w:t>
      </w:r>
      <w:r w:rsidR="004C110E">
        <w:rPr>
          <w:rFonts w:ascii="Times New Roman" w:hAnsi="Times New Roman" w:cs="Times New Roman"/>
        </w:rPr>
        <w:t xml:space="preserve">, </w:t>
      </w:r>
      <w:r w:rsidRPr="00AE5689">
        <w:rPr>
          <w:rFonts w:ascii="Times New Roman" w:hAnsi="Times New Roman" w:cs="Times New Roman"/>
        </w:rPr>
        <w:t>9038-</w:t>
      </w:r>
      <w:r w:rsidR="004C110E">
        <w:rPr>
          <w:rFonts w:ascii="Times New Roman" w:hAnsi="Times New Roman" w:cs="Times New Roman"/>
        </w:rPr>
        <w:t>90</w:t>
      </w:r>
      <w:r w:rsidRPr="00AE5689">
        <w:rPr>
          <w:rFonts w:ascii="Times New Roman" w:hAnsi="Times New Roman" w:cs="Times New Roman"/>
        </w:rPr>
        <w:t>49</w:t>
      </w:r>
      <w:r w:rsidR="004C110E">
        <w:rPr>
          <w:rFonts w:ascii="Times New Roman" w:hAnsi="Times New Roman" w:cs="Times New Roman"/>
        </w:rPr>
        <w:t xml:space="preserve"> (</w:t>
      </w:r>
      <w:r w:rsidR="004C110E" w:rsidRPr="00AE5689">
        <w:rPr>
          <w:rFonts w:ascii="Times New Roman" w:hAnsi="Times New Roman" w:cs="Times New Roman"/>
        </w:rPr>
        <w:t>2015</w:t>
      </w:r>
      <w:r w:rsidR="004C110E">
        <w:rPr>
          <w:rFonts w:ascii="Times New Roman" w:hAnsi="Times New Roman" w:cs="Times New Roman"/>
        </w:rPr>
        <w:t>).</w:t>
      </w:r>
    </w:p>
    <w:p w14:paraId="5AC936E3" w14:textId="3B7E91B3" w:rsidR="00126575" w:rsidRPr="00AE5689" w:rsidRDefault="00126575" w:rsidP="00126575">
      <w:pPr>
        <w:pStyle w:val="ListParagraph"/>
        <w:numPr>
          <w:ilvl w:val="0"/>
          <w:numId w:val="2"/>
        </w:numPr>
        <w:tabs>
          <w:tab w:val="left" w:pos="3043"/>
        </w:tabs>
        <w:suppressAutoHyphens w:val="0"/>
        <w:spacing w:after="0" w:line="480" w:lineRule="auto"/>
        <w:rPr>
          <w:rFonts w:ascii="Times New Roman" w:hAnsi="Times New Roman" w:cs="Times New Roman"/>
        </w:rPr>
      </w:pPr>
      <w:r w:rsidRPr="00AE5689">
        <w:rPr>
          <w:rFonts w:ascii="Times New Roman" w:hAnsi="Times New Roman" w:cs="Times New Roman"/>
        </w:rPr>
        <w:t xml:space="preserve">Di Bello F, Ceccarelli F, Messinger A, Genovesio A. Endogenous and exogenous attentional interplay through mixed prefrontal cortex resources. </w:t>
      </w:r>
      <w:r w:rsidRPr="004C110E">
        <w:rPr>
          <w:rFonts w:ascii="Times New Roman" w:hAnsi="Times New Roman" w:cs="Times New Roman"/>
          <w:i/>
          <w:iCs/>
        </w:rPr>
        <w:t>Curr Biol</w:t>
      </w:r>
      <w:r w:rsidR="004C110E">
        <w:rPr>
          <w:rFonts w:ascii="Times New Roman" w:hAnsi="Times New Roman" w:cs="Times New Roman"/>
        </w:rPr>
        <w:t xml:space="preserve"> </w:t>
      </w:r>
      <w:r w:rsidRPr="004C110E">
        <w:rPr>
          <w:rFonts w:ascii="Times New Roman" w:hAnsi="Times New Roman" w:cs="Times New Roman"/>
          <w:b/>
          <w:bCs/>
        </w:rPr>
        <w:t>35</w:t>
      </w:r>
      <w:r w:rsidR="004C110E">
        <w:rPr>
          <w:rFonts w:ascii="Times New Roman" w:hAnsi="Times New Roman" w:cs="Times New Roman"/>
        </w:rPr>
        <w:t>,</w:t>
      </w:r>
      <w:r w:rsidRPr="00AE5689">
        <w:rPr>
          <w:rFonts w:ascii="Times New Roman" w:hAnsi="Times New Roman" w:cs="Times New Roman"/>
        </w:rPr>
        <w:t xml:space="preserve"> 3825-3838.e3 </w:t>
      </w:r>
      <w:r w:rsidR="004C110E">
        <w:rPr>
          <w:rFonts w:ascii="Times New Roman" w:hAnsi="Times New Roman" w:cs="Times New Roman"/>
        </w:rPr>
        <w:t>(</w:t>
      </w:r>
      <w:r w:rsidR="004C110E" w:rsidRPr="00AE5689">
        <w:rPr>
          <w:rFonts w:ascii="Times New Roman" w:hAnsi="Times New Roman" w:cs="Times New Roman"/>
        </w:rPr>
        <w:t>2025</w:t>
      </w:r>
      <w:r w:rsidR="004C110E">
        <w:rPr>
          <w:rFonts w:ascii="Times New Roman" w:hAnsi="Times New Roman" w:cs="Times New Roman"/>
        </w:rPr>
        <w:t>).</w:t>
      </w:r>
    </w:p>
    <w:p w14:paraId="744B76C2" w14:textId="77777777" w:rsidR="00126575" w:rsidRPr="00AE5689" w:rsidRDefault="00126575" w:rsidP="00126575">
      <w:pPr>
        <w:pStyle w:val="ListParagraph"/>
        <w:numPr>
          <w:ilvl w:val="0"/>
          <w:numId w:val="2"/>
        </w:numPr>
        <w:tabs>
          <w:tab w:val="left" w:pos="3043"/>
        </w:tabs>
        <w:suppressAutoHyphens w:val="0"/>
        <w:spacing w:after="0" w:line="480" w:lineRule="auto"/>
        <w:rPr>
          <w:rFonts w:ascii="Times New Roman" w:hAnsi="Times New Roman" w:cs="Times New Roman"/>
        </w:rPr>
      </w:pPr>
      <w:r w:rsidRPr="00AE5689">
        <w:rPr>
          <w:rFonts w:ascii="Times New Roman" w:hAnsi="Times New Roman" w:cs="Times New Roman"/>
        </w:rPr>
        <w:t xml:space="preserve">R. Cools, M. D' Esposito, Inverted-U–shaped dopamine actions on human working memory and cognitive control. </w:t>
      </w:r>
      <w:r w:rsidRPr="00AE5689">
        <w:rPr>
          <w:rFonts w:ascii="Times New Roman" w:hAnsi="Times New Roman" w:cs="Times New Roman"/>
          <w:i/>
          <w:iCs/>
        </w:rPr>
        <w:t>Biol. Psychiatry</w:t>
      </w:r>
      <w:r w:rsidRPr="00AE5689">
        <w:rPr>
          <w:rFonts w:ascii="Times New Roman" w:hAnsi="Times New Roman" w:cs="Times New Roman"/>
        </w:rPr>
        <w:t xml:space="preserve"> </w:t>
      </w:r>
      <w:r w:rsidRPr="00AE5689">
        <w:rPr>
          <w:rFonts w:ascii="Times New Roman" w:hAnsi="Times New Roman" w:cs="Times New Roman"/>
          <w:b/>
          <w:bCs/>
        </w:rPr>
        <w:t>69</w:t>
      </w:r>
      <w:r w:rsidRPr="00AE5689">
        <w:rPr>
          <w:rFonts w:ascii="Times New Roman" w:hAnsi="Times New Roman" w:cs="Times New Roman"/>
        </w:rPr>
        <w:t>, e113-e125 (2011).</w:t>
      </w:r>
    </w:p>
    <w:p w14:paraId="0E17D795" w14:textId="77777777" w:rsidR="00126575" w:rsidRPr="00AE5689" w:rsidRDefault="00126575" w:rsidP="00126575">
      <w:pPr>
        <w:pStyle w:val="ListParagraph"/>
        <w:numPr>
          <w:ilvl w:val="0"/>
          <w:numId w:val="2"/>
        </w:numPr>
        <w:tabs>
          <w:tab w:val="left" w:pos="3043"/>
        </w:tabs>
        <w:suppressAutoHyphens w:val="0"/>
        <w:spacing w:after="0" w:line="480" w:lineRule="auto"/>
        <w:rPr>
          <w:rFonts w:ascii="Times New Roman" w:hAnsi="Times New Roman" w:cs="Times New Roman"/>
        </w:rPr>
      </w:pPr>
      <w:r w:rsidRPr="00AE5689">
        <w:rPr>
          <w:rFonts w:ascii="Times New Roman" w:hAnsi="Times New Roman" w:cs="Times New Roman"/>
        </w:rPr>
        <w:t xml:space="preserve">N. D. Daw, S. J. Gershman, B. Seymour, P. Dayan, R. J. Dolan, Model-based influences on humans’ choices and striatal prediction errors. </w:t>
      </w:r>
      <w:r w:rsidRPr="00AE5689">
        <w:rPr>
          <w:rFonts w:ascii="Times New Roman" w:hAnsi="Times New Roman" w:cs="Times New Roman"/>
          <w:i/>
          <w:iCs/>
        </w:rPr>
        <w:t>Neuron</w:t>
      </w:r>
      <w:r w:rsidRPr="00AE5689">
        <w:rPr>
          <w:rFonts w:ascii="Times New Roman" w:hAnsi="Times New Roman" w:cs="Times New Roman"/>
        </w:rPr>
        <w:t xml:space="preserve"> </w:t>
      </w:r>
      <w:r w:rsidRPr="00AE5689">
        <w:rPr>
          <w:rFonts w:ascii="Times New Roman" w:hAnsi="Times New Roman" w:cs="Times New Roman"/>
          <w:b/>
          <w:bCs/>
        </w:rPr>
        <w:t>69</w:t>
      </w:r>
      <w:r w:rsidRPr="00AE5689">
        <w:rPr>
          <w:rFonts w:ascii="Times New Roman" w:hAnsi="Times New Roman" w:cs="Times New Roman"/>
        </w:rPr>
        <w:t>, 1204-1215 (2011).</w:t>
      </w:r>
    </w:p>
    <w:p w14:paraId="43B62035" w14:textId="77777777" w:rsidR="00126575" w:rsidRPr="00AE5689" w:rsidRDefault="00126575" w:rsidP="00126575">
      <w:pPr>
        <w:pStyle w:val="ListParagraph"/>
        <w:numPr>
          <w:ilvl w:val="0"/>
          <w:numId w:val="2"/>
        </w:numPr>
        <w:tabs>
          <w:tab w:val="left" w:pos="3043"/>
        </w:tabs>
        <w:suppressAutoHyphens w:val="0"/>
        <w:spacing w:after="0" w:line="480" w:lineRule="auto"/>
        <w:rPr>
          <w:rFonts w:ascii="Times New Roman" w:hAnsi="Times New Roman" w:cs="Times New Roman"/>
        </w:rPr>
      </w:pPr>
      <w:r w:rsidRPr="00AE5689">
        <w:rPr>
          <w:rFonts w:ascii="Times New Roman" w:hAnsi="Times New Roman" w:cs="Times New Roman"/>
        </w:rPr>
        <w:t xml:space="preserve">V. Voon, et al., Disorders of compulsivity: A common bias towards learning habits. </w:t>
      </w:r>
      <w:r w:rsidRPr="00AE5689">
        <w:rPr>
          <w:rFonts w:ascii="Times New Roman" w:hAnsi="Times New Roman" w:cs="Times New Roman"/>
          <w:i/>
          <w:iCs/>
        </w:rPr>
        <w:t>Mol. Psychiatry</w:t>
      </w:r>
      <w:r w:rsidRPr="00AE5689">
        <w:rPr>
          <w:rFonts w:ascii="Times New Roman" w:hAnsi="Times New Roman" w:cs="Times New Roman"/>
        </w:rPr>
        <w:t xml:space="preserve"> </w:t>
      </w:r>
      <w:r w:rsidRPr="00AE5689">
        <w:rPr>
          <w:rFonts w:ascii="Times New Roman" w:hAnsi="Times New Roman" w:cs="Times New Roman"/>
          <w:b/>
          <w:bCs/>
        </w:rPr>
        <w:t>20</w:t>
      </w:r>
      <w:r w:rsidRPr="00AE5689">
        <w:rPr>
          <w:rFonts w:ascii="Times New Roman" w:hAnsi="Times New Roman" w:cs="Times New Roman"/>
        </w:rPr>
        <w:t>, 345-352 (2015).</w:t>
      </w:r>
    </w:p>
    <w:p w14:paraId="3CFE6A1F" w14:textId="77777777" w:rsidR="00126575" w:rsidRPr="00AE5689" w:rsidRDefault="00126575" w:rsidP="00126575">
      <w:pPr>
        <w:pStyle w:val="ListParagraph"/>
        <w:numPr>
          <w:ilvl w:val="0"/>
          <w:numId w:val="2"/>
        </w:numPr>
        <w:tabs>
          <w:tab w:val="left" w:pos="3043"/>
        </w:tabs>
        <w:suppressAutoHyphens w:val="0"/>
        <w:spacing w:after="0" w:line="480" w:lineRule="auto"/>
        <w:rPr>
          <w:rFonts w:ascii="Times New Roman" w:hAnsi="Times New Roman" w:cs="Times New Roman"/>
        </w:rPr>
      </w:pPr>
      <w:r w:rsidRPr="00AE5689">
        <w:rPr>
          <w:rFonts w:ascii="Times New Roman" w:hAnsi="Times New Roman" w:cs="Times New Roman"/>
        </w:rPr>
        <w:t xml:space="preserve">C. M. Gillan, M. Kosinski, R. Whelan, E. A. Phelps, N. D. Daw, Characterizing a psychiatric symptom dimension related to deficits in goal-directed control. </w:t>
      </w:r>
      <w:r w:rsidRPr="00AE5689">
        <w:rPr>
          <w:rFonts w:ascii="Times New Roman" w:hAnsi="Times New Roman" w:cs="Times New Roman"/>
          <w:i/>
          <w:iCs/>
        </w:rPr>
        <w:t>eLife</w:t>
      </w:r>
      <w:r w:rsidRPr="00AE5689">
        <w:rPr>
          <w:rFonts w:ascii="Times New Roman" w:hAnsi="Times New Roman" w:cs="Times New Roman"/>
        </w:rPr>
        <w:t xml:space="preserve"> </w:t>
      </w:r>
      <w:r w:rsidRPr="00AE5689">
        <w:rPr>
          <w:rFonts w:ascii="Times New Roman" w:hAnsi="Times New Roman" w:cs="Times New Roman"/>
          <w:b/>
          <w:bCs/>
        </w:rPr>
        <w:t>5</w:t>
      </w:r>
      <w:r w:rsidRPr="00AE5689">
        <w:rPr>
          <w:rFonts w:ascii="Times New Roman" w:hAnsi="Times New Roman" w:cs="Times New Roman"/>
        </w:rPr>
        <w:t>, e11305 (2016).</w:t>
      </w:r>
    </w:p>
    <w:p w14:paraId="0739EB13" w14:textId="5B802537" w:rsidR="00126575" w:rsidRPr="00AE5689" w:rsidRDefault="00126575" w:rsidP="00126575">
      <w:pPr>
        <w:pStyle w:val="ListParagraph"/>
        <w:numPr>
          <w:ilvl w:val="0"/>
          <w:numId w:val="2"/>
        </w:numPr>
        <w:tabs>
          <w:tab w:val="left" w:pos="3043"/>
        </w:tabs>
        <w:suppressAutoHyphens w:val="0"/>
        <w:spacing w:after="0" w:line="480" w:lineRule="auto"/>
        <w:rPr>
          <w:rFonts w:ascii="Times New Roman" w:hAnsi="Times New Roman" w:cs="Times New Roman"/>
        </w:rPr>
      </w:pPr>
      <w:r w:rsidRPr="00AE5689">
        <w:rPr>
          <w:rFonts w:ascii="Times New Roman" w:hAnsi="Times New Roman" w:cs="Times New Roman"/>
        </w:rPr>
        <w:t xml:space="preserve">Pagan M, Tang VD, Aoi MC, Pillow JW, Mante V, Sussillo D, Brody CD. Individual variability of neural computations underlying flexible decisions. Nature </w:t>
      </w:r>
      <w:r w:rsidR="004C110E" w:rsidRPr="004C110E">
        <w:rPr>
          <w:rFonts w:ascii="Times New Roman" w:hAnsi="Times New Roman" w:cs="Times New Roman"/>
          <w:b/>
          <w:bCs/>
        </w:rPr>
        <w:t>639</w:t>
      </w:r>
      <w:r w:rsidR="004C110E">
        <w:rPr>
          <w:rFonts w:ascii="Times New Roman" w:hAnsi="Times New Roman" w:cs="Times New Roman"/>
        </w:rPr>
        <w:t xml:space="preserve">, </w:t>
      </w:r>
      <w:r w:rsidR="004C110E" w:rsidRPr="00AE5689">
        <w:rPr>
          <w:rFonts w:ascii="Times New Roman" w:hAnsi="Times New Roman" w:cs="Times New Roman"/>
        </w:rPr>
        <w:t>421-429</w:t>
      </w:r>
      <w:r w:rsidR="004C110E">
        <w:rPr>
          <w:rFonts w:ascii="Times New Roman" w:hAnsi="Times New Roman" w:cs="Times New Roman"/>
        </w:rPr>
        <w:t xml:space="preserve"> (</w:t>
      </w:r>
      <w:r w:rsidRPr="00AE5689">
        <w:rPr>
          <w:rFonts w:ascii="Times New Roman" w:hAnsi="Times New Roman" w:cs="Times New Roman"/>
        </w:rPr>
        <w:t>2025</w:t>
      </w:r>
      <w:r w:rsidR="004C110E">
        <w:rPr>
          <w:rFonts w:ascii="Times New Roman" w:hAnsi="Times New Roman" w:cs="Times New Roman"/>
        </w:rPr>
        <w:t>)</w:t>
      </w:r>
      <w:r w:rsidRPr="00AE5689">
        <w:rPr>
          <w:rFonts w:ascii="Times New Roman" w:hAnsi="Times New Roman" w:cs="Times New Roman"/>
        </w:rPr>
        <w:t>. </w:t>
      </w:r>
    </w:p>
    <w:p w14:paraId="53FBFA23" w14:textId="2E20ECF0" w:rsidR="00126575" w:rsidRPr="00AE5689" w:rsidRDefault="00126575" w:rsidP="00126575">
      <w:pPr>
        <w:pStyle w:val="ListParagraph"/>
        <w:numPr>
          <w:ilvl w:val="0"/>
          <w:numId w:val="2"/>
        </w:numPr>
        <w:tabs>
          <w:tab w:val="left" w:pos="3043"/>
        </w:tabs>
        <w:suppressAutoHyphens w:val="0"/>
        <w:spacing w:after="0" w:line="480" w:lineRule="auto"/>
        <w:rPr>
          <w:rFonts w:ascii="Times New Roman" w:hAnsi="Times New Roman" w:cs="Times New Roman"/>
        </w:rPr>
      </w:pPr>
      <w:r w:rsidRPr="00AE5689">
        <w:rPr>
          <w:rFonts w:ascii="Times New Roman" w:hAnsi="Times New Roman" w:cs="Times New Roman"/>
        </w:rPr>
        <w:t xml:space="preserve">Fascianelli V, Battista A, Stefanini F, Tsujimoto S, Genovesio A, Fusi S. Neural representational geometries reflect behavioral differences in monkeys and recurrent neural networks. </w:t>
      </w:r>
      <w:r w:rsidRPr="004C110E">
        <w:rPr>
          <w:rFonts w:ascii="Times New Roman" w:hAnsi="Times New Roman" w:cs="Times New Roman"/>
          <w:i/>
          <w:iCs/>
        </w:rPr>
        <w:t>Nat Commun</w:t>
      </w:r>
      <w:r w:rsidRPr="00AE5689">
        <w:rPr>
          <w:rFonts w:ascii="Times New Roman" w:hAnsi="Times New Roman" w:cs="Times New Roman"/>
        </w:rPr>
        <w:t xml:space="preserve"> </w:t>
      </w:r>
      <w:r w:rsidRPr="004C110E">
        <w:rPr>
          <w:rFonts w:ascii="Times New Roman" w:hAnsi="Times New Roman" w:cs="Times New Roman"/>
          <w:b/>
          <w:bCs/>
        </w:rPr>
        <w:t>15</w:t>
      </w:r>
      <w:r w:rsidR="004C110E">
        <w:rPr>
          <w:rFonts w:ascii="Times New Roman" w:hAnsi="Times New Roman" w:cs="Times New Roman"/>
        </w:rPr>
        <w:t xml:space="preserve">, </w:t>
      </w:r>
      <w:r w:rsidRPr="00AE5689">
        <w:rPr>
          <w:rFonts w:ascii="Times New Roman" w:hAnsi="Times New Roman" w:cs="Times New Roman"/>
        </w:rPr>
        <w:t>6479</w:t>
      </w:r>
      <w:r w:rsidR="004C110E">
        <w:rPr>
          <w:rFonts w:ascii="Times New Roman" w:hAnsi="Times New Roman" w:cs="Times New Roman"/>
        </w:rPr>
        <w:t xml:space="preserve"> (</w:t>
      </w:r>
      <w:r w:rsidR="004C110E" w:rsidRPr="00AE5689">
        <w:rPr>
          <w:rFonts w:ascii="Times New Roman" w:hAnsi="Times New Roman" w:cs="Times New Roman"/>
        </w:rPr>
        <w:t>2024</w:t>
      </w:r>
      <w:r w:rsidR="004C110E">
        <w:rPr>
          <w:rFonts w:ascii="Times New Roman" w:hAnsi="Times New Roman" w:cs="Times New Roman"/>
        </w:rPr>
        <w:t>)</w:t>
      </w:r>
      <w:r w:rsidRPr="00AE5689">
        <w:rPr>
          <w:rFonts w:ascii="Times New Roman" w:hAnsi="Times New Roman" w:cs="Times New Roman"/>
        </w:rPr>
        <w:t>. </w:t>
      </w:r>
    </w:p>
    <w:p w14:paraId="04B80070" w14:textId="77777777" w:rsidR="00126575" w:rsidRPr="00AE5689" w:rsidRDefault="00126575" w:rsidP="00126575">
      <w:pPr>
        <w:pStyle w:val="ListParagraph"/>
        <w:numPr>
          <w:ilvl w:val="0"/>
          <w:numId w:val="2"/>
        </w:numPr>
        <w:tabs>
          <w:tab w:val="left" w:pos="3043"/>
        </w:tabs>
        <w:suppressAutoHyphens w:val="0"/>
        <w:spacing w:after="0" w:line="480" w:lineRule="auto"/>
        <w:rPr>
          <w:rFonts w:ascii="Times New Roman" w:hAnsi="Times New Roman" w:cs="Times New Roman"/>
        </w:rPr>
      </w:pPr>
      <w:r w:rsidRPr="00AE5689">
        <w:rPr>
          <w:rFonts w:ascii="Times New Roman" w:hAnsi="Times New Roman" w:cs="Times New Roman"/>
        </w:rPr>
        <w:t>A. V. Jr. Hays, B. J. Richmond, L. M. Optican, A UNIX-based multiple process system for real-time data acquisition and control. WESCON Conference Proceeding, pp 2/1–1 to 2/1–10. OSTI ID: 5213621 (1982).</w:t>
      </w:r>
    </w:p>
    <w:p w14:paraId="21F5757F" w14:textId="77777777" w:rsidR="00126575" w:rsidRPr="00AE5689" w:rsidRDefault="00126575" w:rsidP="00126575">
      <w:pPr>
        <w:pStyle w:val="ListParagraph"/>
        <w:numPr>
          <w:ilvl w:val="0"/>
          <w:numId w:val="2"/>
        </w:numPr>
        <w:tabs>
          <w:tab w:val="left" w:pos="3043"/>
        </w:tabs>
        <w:suppressAutoHyphens w:val="0"/>
        <w:spacing w:after="0" w:line="480" w:lineRule="auto"/>
        <w:rPr>
          <w:rFonts w:ascii="Times New Roman" w:hAnsi="Times New Roman" w:cs="Times New Roman"/>
        </w:rPr>
      </w:pPr>
      <w:r w:rsidRPr="00AE5689">
        <w:rPr>
          <w:rFonts w:ascii="Times New Roman" w:eastAsia="Times New Roman" w:hAnsi="Times New Roman" w:cs="Times New Roman"/>
          <w:color w:val="000000"/>
        </w:rPr>
        <w:t>S. Olejnik, J. Algina, Generalized Eta and Omega Squared Statistics: Measures of Effect Size for Some Common Research Designs. </w:t>
      </w:r>
      <w:r w:rsidRPr="00AE5689">
        <w:rPr>
          <w:rFonts w:ascii="Times New Roman" w:eastAsia="Times New Roman" w:hAnsi="Times New Roman" w:cs="Times New Roman"/>
          <w:i/>
          <w:iCs/>
          <w:color w:val="000000"/>
        </w:rPr>
        <w:t xml:space="preserve">Psychol. Methods </w:t>
      </w:r>
      <w:r w:rsidRPr="00AE5689">
        <w:rPr>
          <w:rFonts w:ascii="Times New Roman" w:eastAsia="Times New Roman" w:hAnsi="Times New Roman" w:cs="Times New Roman"/>
          <w:b/>
          <w:bCs/>
          <w:color w:val="000000"/>
        </w:rPr>
        <w:t>8</w:t>
      </w:r>
      <w:r w:rsidRPr="00AE5689">
        <w:rPr>
          <w:rFonts w:ascii="Times New Roman" w:eastAsia="Times New Roman" w:hAnsi="Times New Roman" w:cs="Times New Roman"/>
          <w:color w:val="000000"/>
        </w:rPr>
        <w:t>, 434-447 (2003)</w:t>
      </w:r>
      <w:r w:rsidRPr="00AE5689">
        <w:rPr>
          <w:rFonts w:ascii="Times New Roman" w:eastAsia="Times New Roman" w:hAnsi="Times New Roman" w:cs="Times New Roman"/>
        </w:rPr>
        <w:t>.</w:t>
      </w:r>
    </w:p>
    <w:p w14:paraId="30329689" w14:textId="77777777" w:rsidR="008D0616" w:rsidRDefault="008D0616">
      <w:pPr>
        <w:spacing w:after="0" w:line="480" w:lineRule="auto"/>
        <w:rPr>
          <w:rFonts w:ascii="Times New Roman" w:eastAsia="Times New Roman" w:hAnsi="Times New Roman" w:cs="Times New Roman"/>
          <w:sz w:val="24"/>
          <w:szCs w:val="24"/>
        </w:rPr>
      </w:pPr>
    </w:p>
    <w:p w14:paraId="2E03E331" w14:textId="77777777" w:rsidR="004C110E" w:rsidRDefault="004C110E" w:rsidP="00E75B48">
      <w:pPr>
        <w:spacing w:after="0" w:line="480" w:lineRule="auto"/>
        <w:rPr>
          <w:rFonts w:ascii="Times New Roman" w:eastAsia="Times New Roman" w:hAnsi="Times New Roman" w:cs="Times New Roman"/>
          <w:b/>
          <w:sz w:val="24"/>
          <w:szCs w:val="24"/>
        </w:rPr>
      </w:pPr>
    </w:p>
    <w:p w14:paraId="0926DBD7" w14:textId="77777777" w:rsidR="004C110E" w:rsidRDefault="004C110E" w:rsidP="00E75B48">
      <w:pPr>
        <w:spacing w:after="0" w:line="480" w:lineRule="auto"/>
        <w:rPr>
          <w:rFonts w:ascii="Times New Roman" w:eastAsia="Times New Roman" w:hAnsi="Times New Roman" w:cs="Times New Roman"/>
          <w:b/>
          <w:sz w:val="24"/>
          <w:szCs w:val="24"/>
        </w:rPr>
      </w:pPr>
    </w:p>
    <w:p w14:paraId="479D2817" w14:textId="1D34AEE9" w:rsidR="00E75B48" w:rsidRDefault="00E75B48" w:rsidP="00E75B48">
      <w:pPr>
        <w:spacing w:after="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Additional </w:t>
      </w:r>
      <w:r w:rsidR="00126575">
        <w:rPr>
          <w:rFonts w:ascii="Times New Roman" w:eastAsia="Times New Roman" w:hAnsi="Times New Roman" w:cs="Times New Roman"/>
          <w:b/>
          <w:sz w:val="24"/>
          <w:szCs w:val="24"/>
        </w:rPr>
        <w:t>i</w:t>
      </w:r>
      <w:r>
        <w:rPr>
          <w:rFonts w:ascii="Times New Roman" w:eastAsia="Times New Roman" w:hAnsi="Times New Roman" w:cs="Times New Roman"/>
          <w:b/>
          <w:sz w:val="24"/>
          <w:szCs w:val="24"/>
        </w:rPr>
        <w:t xml:space="preserve">nformation </w:t>
      </w:r>
    </w:p>
    <w:p w14:paraId="00505DE4" w14:textId="207BB65B" w:rsidR="00E75B48" w:rsidRPr="00E75B48" w:rsidRDefault="00E75B48" w:rsidP="00E75B48">
      <w:pPr>
        <w:spacing w:after="0" w:line="480" w:lineRule="auto"/>
        <w:rPr>
          <w:rFonts w:ascii="Times New Roman" w:eastAsia="Times New Roman" w:hAnsi="Times New Roman" w:cs="Times New Roman"/>
          <w:bCs/>
          <w:i/>
          <w:iCs/>
          <w:sz w:val="24"/>
          <w:szCs w:val="24"/>
        </w:rPr>
      </w:pPr>
      <w:r w:rsidRPr="00E75B48">
        <w:rPr>
          <w:rFonts w:ascii="Times New Roman" w:eastAsia="Times New Roman" w:hAnsi="Times New Roman" w:cs="Times New Roman"/>
          <w:bCs/>
          <w:i/>
          <w:iCs/>
          <w:sz w:val="24"/>
          <w:szCs w:val="24"/>
        </w:rPr>
        <w:t>Data availability</w:t>
      </w:r>
    </w:p>
    <w:p w14:paraId="43C86A29" w14:textId="5A1687DD" w:rsidR="00E75B48" w:rsidRDefault="00E75B48" w:rsidP="00E75B48">
      <w:pPr>
        <w:spacing w:after="0" w:line="480" w:lineRule="auto"/>
        <w:rPr>
          <w:rFonts w:ascii="Times New Roman" w:eastAsia="Times New Roman" w:hAnsi="Times New Roman" w:cs="Times New Roman"/>
          <w:bCs/>
          <w:sz w:val="24"/>
          <w:szCs w:val="24"/>
        </w:rPr>
      </w:pPr>
      <w:r w:rsidRPr="00E75B48">
        <w:rPr>
          <w:rFonts w:ascii="Times New Roman" w:eastAsia="Times New Roman" w:hAnsi="Times New Roman" w:cs="Times New Roman"/>
          <w:bCs/>
          <w:sz w:val="24"/>
          <w:szCs w:val="24"/>
        </w:rPr>
        <w:t xml:space="preserve">Data will be available once the manuscript </w:t>
      </w:r>
      <w:r w:rsidR="00126575">
        <w:rPr>
          <w:rFonts w:ascii="Times New Roman" w:eastAsia="Times New Roman" w:hAnsi="Times New Roman" w:cs="Times New Roman"/>
          <w:bCs/>
          <w:sz w:val="24"/>
          <w:szCs w:val="24"/>
        </w:rPr>
        <w:t>has been</w:t>
      </w:r>
      <w:r w:rsidRPr="00E75B48">
        <w:rPr>
          <w:rFonts w:ascii="Times New Roman" w:eastAsia="Times New Roman" w:hAnsi="Times New Roman" w:cs="Times New Roman"/>
          <w:bCs/>
          <w:sz w:val="24"/>
          <w:szCs w:val="24"/>
        </w:rPr>
        <w:t xml:space="preserve"> accepted. </w:t>
      </w:r>
    </w:p>
    <w:p w14:paraId="18257679" w14:textId="77777777" w:rsidR="004C110E" w:rsidRDefault="004C110E" w:rsidP="00E75B48">
      <w:pPr>
        <w:spacing w:after="0" w:line="480" w:lineRule="auto"/>
        <w:rPr>
          <w:rFonts w:ascii="Times New Roman" w:eastAsia="Times New Roman" w:hAnsi="Times New Roman" w:cs="Times New Roman"/>
          <w:bCs/>
          <w:sz w:val="24"/>
          <w:szCs w:val="24"/>
        </w:rPr>
      </w:pPr>
    </w:p>
    <w:p w14:paraId="4657726C" w14:textId="54156BD8" w:rsidR="00E75B48" w:rsidRPr="00E75B48" w:rsidRDefault="00126575" w:rsidP="00E75B48">
      <w:pPr>
        <w:spacing w:after="0" w:line="480" w:lineRule="auto"/>
        <w:rPr>
          <w:rFonts w:ascii="Times New Roman" w:eastAsia="Times New Roman" w:hAnsi="Times New Roman" w:cs="Times New Roman"/>
          <w:bCs/>
          <w:i/>
          <w:iCs/>
          <w:sz w:val="24"/>
          <w:szCs w:val="24"/>
        </w:rPr>
      </w:pPr>
      <w:r>
        <w:rPr>
          <w:rFonts w:ascii="Times New Roman" w:eastAsia="Times New Roman" w:hAnsi="Times New Roman" w:cs="Times New Roman"/>
          <w:bCs/>
          <w:i/>
          <w:iCs/>
          <w:sz w:val="24"/>
          <w:szCs w:val="24"/>
        </w:rPr>
        <w:t>Conflicts of interest</w:t>
      </w:r>
    </w:p>
    <w:p w14:paraId="3AFC45EC" w14:textId="52A414C3" w:rsidR="00E75B48" w:rsidRDefault="00E75B48" w:rsidP="00E75B48">
      <w:pPr>
        <w:spacing w:after="0" w:line="480" w:lineRule="auto"/>
        <w:rPr>
          <w:rFonts w:ascii="Times New Roman" w:eastAsia="Times New Roman" w:hAnsi="Times New Roman" w:cs="Times New Roman"/>
          <w:bCs/>
          <w:sz w:val="24"/>
          <w:szCs w:val="24"/>
        </w:rPr>
      </w:pPr>
      <w:r w:rsidRPr="00E75B48">
        <w:rPr>
          <w:rFonts w:ascii="Times New Roman" w:eastAsia="Times New Roman" w:hAnsi="Times New Roman" w:cs="Times New Roman"/>
          <w:bCs/>
          <w:sz w:val="24"/>
          <w:szCs w:val="24"/>
        </w:rPr>
        <w:t>All authors should disclose any competing interests/conflicts of interest in accordance with journal</w:t>
      </w:r>
      <w:r w:rsidR="00126575">
        <w:rPr>
          <w:rFonts w:ascii="Times New Roman" w:eastAsia="Times New Roman" w:hAnsi="Times New Roman" w:cs="Times New Roman"/>
          <w:bCs/>
          <w:sz w:val="24"/>
          <w:szCs w:val="24"/>
        </w:rPr>
        <w:t>’s</w:t>
      </w:r>
      <w:r w:rsidRPr="00E75B48">
        <w:rPr>
          <w:rFonts w:ascii="Times New Roman" w:eastAsia="Times New Roman" w:hAnsi="Times New Roman" w:cs="Times New Roman"/>
          <w:bCs/>
          <w:sz w:val="24"/>
          <w:szCs w:val="24"/>
        </w:rPr>
        <w:t xml:space="preserve"> policy.</w:t>
      </w:r>
    </w:p>
    <w:p w14:paraId="273072BA" w14:textId="77777777" w:rsidR="00E75B48" w:rsidRDefault="00E75B48" w:rsidP="00E75B48">
      <w:pPr>
        <w:spacing w:after="0" w:line="480" w:lineRule="auto"/>
        <w:rPr>
          <w:rFonts w:ascii="Times New Roman" w:eastAsia="Times New Roman" w:hAnsi="Times New Roman" w:cs="Times New Roman"/>
          <w:bCs/>
          <w:sz w:val="24"/>
          <w:szCs w:val="24"/>
        </w:rPr>
      </w:pPr>
    </w:p>
    <w:p w14:paraId="57E3C93F" w14:textId="0BE22B2F" w:rsidR="00E75B48" w:rsidRPr="00E75B48" w:rsidRDefault="00E75B48" w:rsidP="00E75B48">
      <w:pPr>
        <w:spacing w:after="0" w:line="480" w:lineRule="auto"/>
        <w:rPr>
          <w:rFonts w:ascii="Times New Roman" w:eastAsia="Times New Roman" w:hAnsi="Times New Roman" w:cs="Times New Roman"/>
          <w:bCs/>
          <w:i/>
          <w:iCs/>
          <w:sz w:val="24"/>
          <w:szCs w:val="24"/>
        </w:rPr>
      </w:pPr>
      <w:r w:rsidRPr="00E75B48">
        <w:rPr>
          <w:rFonts w:ascii="Times New Roman" w:eastAsia="Times New Roman" w:hAnsi="Times New Roman" w:cs="Times New Roman"/>
          <w:bCs/>
          <w:i/>
          <w:iCs/>
          <w:sz w:val="24"/>
          <w:szCs w:val="24"/>
        </w:rPr>
        <w:t xml:space="preserve">Author </w:t>
      </w:r>
      <w:r w:rsidR="00126575">
        <w:rPr>
          <w:rFonts w:ascii="Times New Roman" w:eastAsia="Times New Roman" w:hAnsi="Times New Roman" w:cs="Times New Roman"/>
          <w:bCs/>
          <w:i/>
          <w:iCs/>
          <w:sz w:val="24"/>
          <w:szCs w:val="24"/>
        </w:rPr>
        <w:t>c</w:t>
      </w:r>
      <w:r w:rsidRPr="00E75B48">
        <w:rPr>
          <w:rFonts w:ascii="Times New Roman" w:eastAsia="Times New Roman" w:hAnsi="Times New Roman" w:cs="Times New Roman"/>
          <w:bCs/>
          <w:i/>
          <w:iCs/>
          <w:sz w:val="24"/>
          <w:szCs w:val="24"/>
        </w:rPr>
        <w:t>ontribution</w:t>
      </w:r>
      <w:r w:rsidR="00126575">
        <w:rPr>
          <w:rFonts w:ascii="Times New Roman" w:eastAsia="Times New Roman" w:hAnsi="Times New Roman" w:cs="Times New Roman"/>
          <w:bCs/>
          <w:i/>
          <w:iCs/>
          <w:sz w:val="24"/>
          <w:szCs w:val="24"/>
        </w:rPr>
        <w:t>s</w:t>
      </w:r>
    </w:p>
    <w:p w14:paraId="612367F3" w14:textId="0308C49E" w:rsidR="00E75B48" w:rsidRDefault="00E75B48" w:rsidP="00E75B48">
      <w:pPr>
        <w:spacing w:after="0" w:line="48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DW, BR and RF conceived and designed the task. RF</w:t>
      </w:r>
      <w:r w:rsidR="00073A58">
        <w:rPr>
          <w:rFonts w:ascii="Times New Roman" w:eastAsia="Times New Roman" w:hAnsi="Times New Roman" w:cs="Times New Roman"/>
          <w:bCs/>
          <w:sz w:val="24"/>
          <w:szCs w:val="24"/>
        </w:rPr>
        <w:t xml:space="preserve"> and</w:t>
      </w:r>
      <w:r>
        <w:rPr>
          <w:rFonts w:ascii="Times New Roman" w:eastAsia="Times New Roman" w:hAnsi="Times New Roman" w:cs="Times New Roman"/>
          <w:bCs/>
          <w:sz w:val="24"/>
          <w:szCs w:val="24"/>
        </w:rPr>
        <w:t xml:space="preserve"> DW collected the data. SW, RF, ME</w:t>
      </w:r>
      <w:r w:rsidR="00073A58">
        <w:rPr>
          <w:rFonts w:ascii="Times New Roman" w:eastAsia="Times New Roman" w:hAnsi="Times New Roman" w:cs="Times New Roman"/>
          <w:bCs/>
          <w:sz w:val="24"/>
          <w:szCs w:val="24"/>
        </w:rPr>
        <w:t>, and BR</w:t>
      </w:r>
      <w:r>
        <w:rPr>
          <w:rFonts w:ascii="Times New Roman" w:eastAsia="Times New Roman" w:hAnsi="Times New Roman" w:cs="Times New Roman"/>
          <w:bCs/>
          <w:sz w:val="24"/>
          <w:szCs w:val="24"/>
        </w:rPr>
        <w:t xml:space="preserve"> analyzed the data.</w:t>
      </w:r>
      <w:r w:rsidR="00073A58">
        <w:rPr>
          <w:rFonts w:ascii="Times New Roman" w:eastAsia="Times New Roman" w:hAnsi="Times New Roman" w:cs="Times New Roman"/>
          <w:bCs/>
          <w:sz w:val="24"/>
          <w:szCs w:val="24"/>
        </w:rPr>
        <w:t xml:space="preserve"> MMc was involved in the initial analysis of the data. </w:t>
      </w:r>
      <w:r>
        <w:rPr>
          <w:rFonts w:ascii="Times New Roman" w:eastAsia="Times New Roman" w:hAnsi="Times New Roman" w:cs="Times New Roman"/>
          <w:bCs/>
          <w:sz w:val="24"/>
          <w:szCs w:val="24"/>
        </w:rPr>
        <w:t xml:space="preserve">RF, DW and ME performed </w:t>
      </w:r>
      <w:r w:rsidR="00126575">
        <w:rPr>
          <w:rFonts w:ascii="Times New Roman" w:eastAsia="Times New Roman" w:hAnsi="Times New Roman" w:cs="Times New Roman"/>
          <w:bCs/>
          <w:sz w:val="24"/>
          <w:szCs w:val="24"/>
        </w:rPr>
        <w:t xml:space="preserve">the </w:t>
      </w:r>
      <w:r>
        <w:rPr>
          <w:rFonts w:ascii="Times New Roman" w:eastAsia="Times New Roman" w:hAnsi="Times New Roman" w:cs="Times New Roman"/>
          <w:bCs/>
          <w:sz w:val="24"/>
          <w:szCs w:val="24"/>
        </w:rPr>
        <w:t xml:space="preserve">surgeries and MRIs. RF, </w:t>
      </w:r>
      <w:r w:rsidR="00413509">
        <w:rPr>
          <w:rFonts w:ascii="Times New Roman" w:eastAsia="Times New Roman" w:hAnsi="Times New Roman" w:cs="Times New Roman"/>
          <w:bCs/>
          <w:sz w:val="24"/>
          <w:szCs w:val="24"/>
        </w:rPr>
        <w:t xml:space="preserve">SW, </w:t>
      </w:r>
      <w:r>
        <w:rPr>
          <w:rFonts w:ascii="Times New Roman" w:eastAsia="Times New Roman" w:hAnsi="Times New Roman" w:cs="Times New Roman"/>
          <w:bCs/>
          <w:sz w:val="24"/>
          <w:szCs w:val="24"/>
        </w:rPr>
        <w:t>ME</w:t>
      </w:r>
      <w:r w:rsidR="00413509">
        <w:rPr>
          <w:rFonts w:ascii="Times New Roman" w:eastAsia="Times New Roman" w:hAnsi="Times New Roman" w:cs="Times New Roman"/>
          <w:bCs/>
          <w:sz w:val="24"/>
          <w:szCs w:val="24"/>
        </w:rPr>
        <w:t xml:space="preserve"> </w:t>
      </w:r>
      <w:r>
        <w:rPr>
          <w:rFonts w:ascii="Times New Roman" w:eastAsia="Times New Roman" w:hAnsi="Times New Roman" w:cs="Times New Roman"/>
          <w:bCs/>
          <w:sz w:val="24"/>
          <w:szCs w:val="24"/>
        </w:rPr>
        <w:t xml:space="preserve">and BR wrote the paper. </w:t>
      </w:r>
    </w:p>
    <w:p w14:paraId="22B66BE1" w14:textId="77777777" w:rsidR="00E75B48" w:rsidRPr="00E75B48" w:rsidRDefault="00E75B48" w:rsidP="00E75B48">
      <w:pPr>
        <w:spacing w:after="0" w:line="480" w:lineRule="auto"/>
        <w:rPr>
          <w:rFonts w:ascii="Times New Roman" w:eastAsia="Times New Roman" w:hAnsi="Times New Roman" w:cs="Times New Roman"/>
          <w:b/>
          <w:sz w:val="24"/>
          <w:szCs w:val="24"/>
        </w:rPr>
      </w:pPr>
    </w:p>
    <w:p w14:paraId="74CAE7E7" w14:textId="527D98A8" w:rsidR="00E75B48" w:rsidRDefault="00E75B48" w:rsidP="00E75B48">
      <w:pPr>
        <w:spacing w:after="0" w:line="480" w:lineRule="auto"/>
        <w:rPr>
          <w:rFonts w:ascii="Times New Roman" w:eastAsia="Times New Roman" w:hAnsi="Times New Roman" w:cs="Times New Roman"/>
          <w:bCs/>
          <w:i/>
          <w:iCs/>
          <w:sz w:val="24"/>
          <w:szCs w:val="24"/>
        </w:rPr>
      </w:pPr>
      <w:r w:rsidRPr="00E75B48">
        <w:rPr>
          <w:rFonts w:ascii="Times New Roman" w:eastAsia="Times New Roman" w:hAnsi="Times New Roman" w:cs="Times New Roman"/>
          <w:bCs/>
          <w:i/>
          <w:iCs/>
          <w:sz w:val="24"/>
          <w:szCs w:val="24"/>
        </w:rPr>
        <w:t>Funding</w:t>
      </w:r>
    </w:p>
    <w:p w14:paraId="61AAD61B" w14:textId="77777777" w:rsidR="00E75B48" w:rsidRDefault="00E75B48" w:rsidP="00E75B48">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research was supported in part by the Intramural Research Program of the National Institutes of Health (NIH). The contributions of the NIH author(s) were made as part of their official duties as NIH federal employees, are in compliance with agency policy requirements, and are considered Works of the United States Government. However, the findings and conclusions presented in this paper are those of the author(s) and do not necessarily reflect the views of the NIH or the U.S. Department of Health and Human Services.</w:t>
      </w:r>
    </w:p>
    <w:p w14:paraId="070AD1E3" w14:textId="77777777" w:rsidR="00E75B48" w:rsidRDefault="00E75B48" w:rsidP="00E75B48">
      <w:pPr>
        <w:spacing w:after="0" w:line="480" w:lineRule="auto"/>
        <w:rPr>
          <w:rFonts w:ascii="Times New Roman" w:eastAsia="Times New Roman" w:hAnsi="Times New Roman" w:cs="Times New Roman"/>
          <w:bCs/>
          <w:i/>
          <w:iCs/>
          <w:sz w:val="24"/>
          <w:szCs w:val="24"/>
        </w:rPr>
      </w:pPr>
    </w:p>
    <w:p w14:paraId="3ADEAEA0" w14:textId="77777777" w:rsidR="0003467A" w:rsidRDefault="0003467A" w:rsidP="00E75B48">
      <w:pPr>
        <w:spacing w:after="0" w:line="480" w:lineRule="auto"/>
        <w:rPr>
          <w:rFonts w:ascii="Times New Roman" w:eastAsia="Times New Roman" w:hAnsi="Times New Roman" w:cs="Times New Roman"/>
          <w:bCs/>
          <w:i/>
          <w:iCs/>
          <w:sz w:val="24"/>
          <w:szCs w:val="24"/>
        </w:rPr>
      </w:pPr>
    </w:p>
    <w:p w14:paraId="00589327" w14:textId="77777777" w:rsidR="0003467A" w:rsidRDefault="0003467A" w:rsidP="00E75B48">
      <w:pPr>
        <w:spacing w:after="0" w:line="480" w:lineRule="auto"/>
        <w:rPr>
          <w:rFonts w:ascii="Times New Roman" w:eastAsia="Times New Roman" w:hAnsi="Times New Roman" w:cs="Times New Roman"/>
          <w:bCs/>
          <w:i/>
          <w:iCs/>
          <w:sz w:val="24"/>
          <w:szCs w:val="24"/>
        </w:rPr>
      </w:pPr>
    </w:p>
    <w:p w14:paraId="538C96B9" w14:textId="217AD560" w:rsidR="00E75B48" w:rsidRPr="00E75B48" w:rsidRDefault="00E75B48" w:rsidP="00E75B48">
      <w:pPr>
        <w:spacing w:after="0" w:line="480" w:lineRule="auto"/>
        <w:rPr>
          <w:rFonts w:ascii="Times New Roman" w:eastAsia="Times New Roman" w:hAnsi="Times New Roman" w:cs="Times New Roman"/>
          <w:bCs/>
          <w:i/>
          <w:iCs/>
          <w:sz w:val="24"/>
          <w:szCs w:val="24"/>
        </w:rPr>
      </w:pPr>
      <w:r>
        <w:rPr>
          <w:rFonts w:ascii="Times New Roman" w:eastAsia="Times New Roman" w:hAnsi="Times New Roman" w:cs="Times New Roman"/>
          <w:bCs/>
          <w:i/>
          <w:iCs/>
          <w:sz w:val="24"/>
          <w:szCs w:val="24"/>
        </w:rPr>
        <w:t>Acknowledgements</w:t>
      </w:r>
    </w:p>
    <w:p w14:paraId="272F817B" w14:textId="403AAAE8" w:rsidR="00E75B48" w:rsidRDefault="00E75B48" w:rsidP="00E75B48">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thank Dr. Andrew Mitz for </w:t>
      </w:r>
      <w:r w:rsidR="00126575">
        <w:rPr>
          <w:rFonts w:ascii="Times New Roman" w:eastAsia="Times New Roman" w:hAnsi="Times New Roman" w:cs="Times New Roman"/>
          <w:sz w:val="24"/>
          <w:szCs w:val="24"/>
        </w:rPr>
        <w:t>his help</w:t>
      </w:r>
      <w:r w:rsidR="00126575">
        <w:rPr>
          <w:rFonts w:ascii="Times New Roman" w:eastAsia="Times New Roman" w:hAnsi="Times New Roman" w:cs="Times New Roman"/>
          <w:sz w:val="24"/>
          <w:szCs w:val="24"/>
        </w:rPr>
        <w:t xml:space="preserve"> </w:t>
      </w:r>
      <w:r w:rsidR="00126575">
        <w:rPr>
          <w:rFonts w:ascii="Times New Roman" w:eastAsia="Times New Roman" w:hAnsi="Times New Roman" w:cs="Times New Roman"/>
          <w:sz w:val="24"/>
          <w:szCs w:val="24"/>
        </w:rPr>
        <w:t>in</w:t>
      </w:r>
      <w:r>
        <w:rPr>
          <w:rFonts w:ascii="Times New Roman" w:eastAsia="Times New Roman" w:hAnsi="Times New Roman" w:cs="Times New Roman"/>
          <w:sz w:val="24"/>
          <w:szCs w:val="24"/>
        </w:rPr>
        <w:t xml:space="preserve"> setting up the recording system, and Dr. Richard Saunders for </w:t>
      </w:r>
      <w:r w:rsidR="00126575">
        <w:rPr>
          <w:rFonts w:ascii="Times New Roman" w:eastAsia="Times New Roman" w:hAnsi="Times New Roman" w:cs="Times New Roman"/>
          <w:sz w:val="24"/>
          <w:szCs w:val="24"/>
        </w:rPr>
        <w:t xml:space="preserve">his </w:t>
      </w:r>
      <w:r>
        <w:rPr>
          <w:rFonts w:ascii="Times New Roman" w:eastAsia="Times New Roman" w:hAnsi="Times New Roman" w:cs="Times New Roman"/>
          <w:sz w:val="24"/>
          <w:szCs w:val="24"/>
        </w:rPr>
        <w:t>assist</w:t>
      </w:r>
      <w:r w:rsidR="00126575">
        <w:rPr>
          <w:rFonts w:ascii="Times New Roman" w:eastAsia="Times New Roman" w:hAnsi="Times New Roman" w:cs="Times New Roman"/>
          <w:sz w:val="24"/>
          <w:szCs w:val="24"/>
        </w:rPr>
        <w:t>ance</w:t>
      </w:r>
      <w:r>
        <w:rPr>
          <w:rFonts w:ascii="Times New Roman" w:eastAsia="Times New Roman" w:hAnsi="Times New Roman" w:cs="Times New Roman"/>
          <w:sz w:val="24"/>
          <w:szCs w:val="24"/>
        </w:rPr>
        <w:t xml:space="preserve"> with </w:t>
      </w:r>
      <w:r w:rsidR="00126575">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t xml:space="preserve">surgeries. </w:t>
      </w:r>
    </w:p>
    <w:p w14:paraId="637FFABC" w14:textId="77777777" w:rsidR="00E75B48" w:rsidRDefault="00E75B48">
      <w:pPr>
        <w:spacing w:after="0" w:line="480" w:lineRule="auto"/>
        <w:rPr>
          <w:rFonts w:ascii="Times New Roman" w:eastAsia="Times New Roman" w:hAnsi="Times New Roman" w:cs="Times New Roman"/>
          <w:sz w:val="24"/>
          <w:szCs w:val="24"/>
        </w:rPr>
      </w:pPr>
    </w:p>
    <w:p w14:paraId="60CEE328" w14:textId="12A4D7B7" w:rsidR="00FA7FD1" w:rsidRDefault="008D0616">
      <w:pPr>
        <w:spacing w:after="0" w:line="480" w:lineRule="auto"/>
        <w:rPr>
          <w:rFonts w:ascii="Times New Roman" w:eastAsia="Times New Roman" w:hAnsi="Times New Roman" w:cs="Times New Roman"/>
          <w:b/>
          <w:bCs/>
          <w:sz w:val="24"/>
          <w:szCs w:val="24"/>
        </w:rPr>
      </w:pPr>
      <w:r w:rsidRPr="00B4088E">
        <w:rPr>
          <w:rFonts w:ascii="Times New Roman" w:eastAsia="Times New Roman" w:hAnsi="Times New Roman" w:cs="Times New Roman"/>
          <w:b/>
          <w:bCs/>
          <w:sz w:val="24"/>
          <w:szCs w:val="24"/>
        </w:rPr>
        <w:t>Figure</w:t>
      </w:r>
      <w:r w:rsidR="00E75B48">
        <w:rPr>
          <w:rFonts w:ascii="Times New Roman" w:eastAsia="Times New Roman" w:hAnsi="Times New Roman" w:cs="Times New Roman"/>
          <w:b/>
          <w:bCs/>
          <w:sz w:val="24"/>
          <w:szCs w:val="24"/>
        </w:rPr>
        <w:t>s</w:t>
      </w:r>
    </w:p>
    <w:p w14:paraId="3624FCD2" w14:textId="530610D0" w:rsidR="00855C93" w:rsidRPr="00855C93" w:rsidRDefault="00855C93" w:rsidP="00855C93">
      <w:pPr>
        <w:spacing w:after="0" w:line="480" w:lineRule="auto"/>
        <w:rPr>
          <w:rFonts w:ascii="Times New Roman" w:eastAsia="Times New Roman" w:hAnsi="Times New Roman" w:cs="Times New Roman"/>
          <w:b/>
          <w:bCs/>
          <w:sz w:val="24"/>
          <w:szCs w:val="24"/>
        </w:rPr>
      </w:pPr>
      <w:r w:rsidRPr="00855C93">
        <w:rPr>
          <w:rFonts w:ascii="Times New Roman" w:eastAsia="Times New Roman" w:hAnsi="Times New Roman" w:cs="Times New Roman"/>
          <w:b/>
          <w:bCs/>
          <w:noProof/>
          <w:sz w:val="24"/>
          <w:szCs w:val="24"/>
        </w:rPr>
        <w:drawing>
          <wp:inline distT="0" distB="0" distL="0" distR="0" wp14:anchorId="5E7B2AC7" wp14:editId="78ABD388">
            <wp:extent cx="5943600" cy="2573655"/>
            <wp:effectExtent l="0" t="0" r="0" b="0"/>
            <wp:docPr id="3690923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3600" cy="2573655"/>
                    </a:xfrm>
                    <a:prstGeom prst="rect">
                      <a:avLst/>
                    </a:prstGeom>
                    <a:noFill/>
                    <a:ln>
                      <a:noFill/>
                    </a:ln>
                  </pic:spPr>
                </pic:pic>
              </a:graphicData>
            </a:graphic>
          </wp:inline>
        </w:drawing>
      </w:r>
    </w:p>
    <w:p w14:paraId="16F26C45" w14:textId="77777777" w:rsidR="008D0616" w:rsidRPr="00B4088E" w:rsidRDefault="008D0616" w:rsidP="00855C93">
      <w:pPr>
        <w:spacing w:after="0" w:line="480" w:lineRule="auto"/>
        <w:rPr>
          <w:rFonts w:ascii="Times New Roman" w:eastAsia="Times New Roman" w:hAnsi="Times New Roman" w:cs="Times New Roman"/>
          <w:sz w:val="24"/>
          <w:szCs w:val="24"/>
        </w:rPr>
      </w:pPr>
      <w:r w:rsidRPr="00B4088E">
        <w:rPr>
          <w:rFonts w:ascii="Times New Roman" w:eastAsia="Times New Roman" w:hAnsi="Times New Roman" w:cs="Times New Roman"/>
          <w:b/>
          <w:bCs/>
          <w:sz w:val="24"/>
          <w:szCs w:val="24"/>
        </w:rPr>
        <w:t>Figure 1. Task description.</w:t>
      </w:r>
      <w:r w:rsidRPr="00B4088E">
        <w:rPr>
          <w:rFonts w:ascii="Times New Roman" w:eastAsia="Times New Roman" w:hAnsi="Times New Roman" w:cs="Times New Roman"/>
          <w:sz w:val="24"/>
          <w:szCs w:val="24"/>
        </w:rPr>
        <w:t> </w:t>
      </w:r>
      <w:r w:rsidRPr="00B4088E">
        <w:rPr>
          <w:rFonts w:ascii="Times New Roman" w:eastAsia="Times New Roman" w:hAnsi="Times New Roman" w:cs="Times New Roman"/>
          <w:b/>
          <w:bCs/>
          <w:sz w:val="24"/>
          <w:szCs w:val="24"/>
        </w:rPr>
        <w:t>(A)</w:t>
      </w:r>
      <w:r w:rsidRPr="00B4088E">
        <w:rPr>
          <w:rFonts w:ascii="Times New Roman" w:eastAsia="Times New Roman" w:hAnsi="Times New Roman" w:cs="Times New Roman"/>
          <w:sz w:val="24"/>
          <w:szCs w:val="24"/>
        </w:rPr>
        <w:t xml:space="preserve"> Each trial begins when the monkey touches and holds a bar. A red square then appears in the center of the screen, followed by a visual cue presented behind the red square. This cue indicates the offer, which is defined by a combination of reward magnitude (2, 4, or 6 drops) and delay (1, 5, or 10 s). Next, the red square changes color to either purple or yellow, serving as a go-signal. If the square turns purple, the monkey can release the bar to accept the offer. The reward is then delivered after the indicated delay. Alternatively, the monkey can continue holding the bar until the purple spot turns yellow to refuse the offer.</w:t>
      </w:r>
    </w:p>
    <w:p w14:paraId="6D3059B9" w14:textId="77777777" w:rsidR="008D0616" w:rsidRPr="00B4088E" w:rsidRDefault="008D0616" w:rsidP="008D0616">
      <w:pPr>
        <w:spacing w:after="0" w:line="480" w:lineRule="auto"/>
        <w:rPr>
          <w:rFonts w:ascii="Times New Roman" w:eastAsia="Times New Roman" w:hAnsi="Times New Roman" w:cs="Times New Roman"/>
          <w:sz w:val="24"/>
          <w:szCs w:val="24"/>
        </w:rPr>
      </w:pPr>
      <w:r w:rsidRPr="00B4088E">
        <w:rPr>
          <w:rFonts w:ascii="Times New Roman" w:eastAsia="Times New Roman" w:hAnsi="Times New Roman" w:cs="Times New Roman"/>
          <w:sz w:val="24"/>
          <w:szCs w:val="24"/>
        </w:rPr>
        <w:t>If the square turns yellow, the monkey can release the bar to refuse the offer and start a new trial immediately. Alternatively, the monkey can continue holding the bar until the yellow turns purple to accept the offer.</w:t>
      </w:r>
    </w:p>
    <w:p w14:paraId="72EEF30F" w14:textId="1609D726" w:rsidR="008D0616" w:rsidRDefault="008D0616" w:rsidP="008D0616">
      <w:pPr>
        <w:spacing w:after="0" w:line="480" w:lineRule="auto"/>
        <w:rPr>
          <w:rFonts w:ascii="Times New Roman" w:eastAsia="Times New Roman" w:hAnsi="Times New Roman" w:cs="Times New Roman"/>
          <w:sz w:val="24"/>
          <w:szCs w:val="24"/>
        </w:rPr>
      </w:pPr>
      <w:r w:rsidRPr="00B4088E">
        <w:rPr>
          <w:rFonts w:ascii="Times New Roman" w:eastAsia="Times New Roman" w:hAnsi="Times New Roman" w:cs="Times New Roman"/>
          <w:b/>
          <w:bCs/>
          <w:sz w:val="24"/>
          <w:szCs w:val="24"/>
        </w:rPr>
        <w:t>(B)</w:t>
      </w:r>
      <w:r w:rsidRPr="00B4088E">
        <w:rPr>
          <w:rFonts w:ascii="Times New Roman" w:eastAsia="Times New Roman" w:hAnsi="Times New Roman" w:cs="Times New Roman"/>
          <w:sz w:val="24"/>
          <w:szCs w:val="24"/>
        </w:rPr>
        <w:t xml:space="preserve"> The set of nine visual cues used in the task </w:t>
      </w:r>
      <w:r w:rsidR="00126575">
        <w:rPr>
          <w:rFonts w:ascii="Times New Roman" w:eastAsia="Times New Roman" w:hAnsi="Times New Roman" w:cs="Times New Roman"/>
          <w:sz w:val="24"/>
          <w:szCs w:val="24"/>
        </w:rPr>
        <w:t>are</w:t>
      </w:r>
      <w:r w:rsidRPr="00B4088E">
        <w:rPr>
          <w:rFonts w:ascii="Times New Roman" w:eastAsia="Times New Roman" w:hAnsi="Times New Roman" w:cs="Times New Roman"/>
          <w:sz w:val="24"/>
          <w:szCs w:val="24"/>
        </w:rPr>
        <w:t xml:space="preserve"> labeled from “a” to “i”.</w:t>
      </w:r>
    </w:p>
    <w:p w14:paraId="32B7E3A3" w14:textId="77777777" w:rsidR="00FA7FD1" w:rsidRPr="00B4088E" w:rsidRDefault="00FA7FD1" w:rsidP="008D0616">
      <w:pPr>
        <w:spacing w:after="0" w:line="480" w:lineRule="auto"/>
        <w:rPr>
          <w:rFonts w:ascii="Times New Roman" w:eastAsia="Times New Roman" w:hAnsi="Times New Roman" w:cs="Times New Roman"/>
          <w:sz w:val="24"/>
          <w:szCs w:val="24"/>
        </w:rPr>
      </w:pPr>
    </w:p>
    <w:p w14:paraId="196FC318" w14:textId="42C28A34" w:rsidR="006416A7" w:rsidRPr="00B4088E" w:rsidRDefault="00FA7FD1" w:rsidP="008D0616">
      <w:pPr>
        <w:spacing w:after="0" w:line="480" w:lineRule="auto"/>
        <w:rPr>
          <w:rFonts w:ascii="Times New Roman" w:eastAsia="Times New Roman" w:hAnsi="Times New Roman" w:cs="Times New Roman"/>
          <w:sz w:val="24"/>
          <w:szCs w:val="24"/>
        </w:rPr>
      </w:pPr>
      <w:r>
        <w:rPr>
          <w:noProof/>
        </w:rPr>
        <w:drawing>
          <wp:inline distT="0" distB="0" distL="0" distR="0" wp14:anchorId="13DAA69E" wp14:editId="1D0D39EB">
            <wp:extent cx="6099048" cy="3081528"/>
            <wp:effectExtent l="0" t="0" r="0" b="5080"/>
            <wp:docPr id="99117697" name="Picture 12" descr="A graph of a valu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17697" name="Picture 12" descr="A graph of a value&#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099048" cy="3081528"/>
                    </a:xfrm>
                    <a:prstGeom prst="rect">
                      <a:avLst/>
                    </a:prstGeom>
                    <a:noFill/>
                    <a:ln>
                      <a:noFill/>
                    </a:ln>
                  </pic:spPr>
                </pic:pic>
              </a:graphicData>
            </a:graphic>
          </wp:inline>
        </w:drawing>
      </w:r>
    </w:p>
    <w:p w14:paraId="0E4CCC87" w14:textId="151F9F33" w:rsidR="006416A7" w:rsidRDefault="006416A7" w:rsidP="006416A7">
      <w:pPr>
        <w:shd w:val="clear" w:color="auto" w:fill="FFFFFF"/>
        <w:spacing w:after="0" w:line="480" w:lineRule="auto"/>
        <w:rPr>
          <w:rFonts w:ascii="Times New Roman" w:eastAsia="Times New Roman" w:hAnsi="Times New Roman" w:cs="Times New Roman"/>
          <w:sz w:val="24"/>
          <w:szCs w:val="24"/>
        </w:rPr>
      </w:pPr>
      <w:r w:rsidRPr="00B4088E">
        <w:rPr>
          <w:rFonts w:ascii="Times New Roman" w:eastAsia="Times New Roman" w:hAnsi="Times New Roman" w:cs="Times New Roman"/>
          <w:b/>
          <w:bCs/>
          <w:sz w:val="24"/>
          <w:szCs w:val="24"/>
        </w:rPr>
        <w:t>Figure 2.</w:t>
      </w:r>
      <w:r w:rsidRPr="00B4088E">
        <w:rPr>
          <w:rFonts w:ascii="Times New Roman" w:eastAsia="Times New Roman" w:hAnsi="Times New Roman" w:cs="Times New Roman"/>
          <w:sz w:val="24"/>
          <w:szCs w:val="24"/>
        </w:rPr>
        <w:t xml:space="preserve"> </w:t>
      </w:r>
      <w:r w:rsidRPr="00B4088E">
        <w:rPr>
          <w:rFonts w:ascii="Times New Roman" w:eastAsia="Times New Roman" w:hAnsi="Times New Roman" w:cs="Times New Roman"/>
          <w:b/>
          <w:bCs/>
          <w:sz w:val="24"/>
          <w:szCs w:val="24"/>
        </w:rPr>
        <w:t>Behavioral performance</w:t>
      </w:r>
      <w:r w:rsidR="00067E97" w:rsidRPr="00B4088E">
        <w:rPr>
          <w:rFonts w:ascii="Times New Roman" w:eastAsia="Times New Roman" w:hAnsi="Times New Roman" w:cs="Times New Roman"/>
          <w:b/>
          <w:bCs/>
          <w:sz w:val="24"/>
          <w:szCs w:val="24"/>
        </w:rPr>
        <w:t>.</w:t>
      </w:r>
      <w:r w:rsidR="00067E97" w:rsidRPr="00B4088E">
        <w:rPr>
          <w:rFonts w:ascii="Times New Roman" w:eastAsia="Times New Roman" w:hAnsi="Times New Roman" w:cs="Times New Roman"/>
          <w:sz w:val="24"/>
          <w:szCs w:val="24"/>
        </w:rPr>
        <w:t xml:space="preserve"> </w:t>
      </w:r>
      <w:r w:rsidRPr="00B4088E">
        <w:rPr>
          <w:rFonts w:ascii="Times New Roman" w:eastAsia="Times New Roman" w:hAnsi="Times New Roman" w:cs="Times New Roman"/>
          <w:sz w:val="24"/>
          <w:szCs w:val="24"/>
        </w:rPr>
        <w:t xml:space="preserve">Acceptance rate as a function of the discounted value inferred by the model (data: colored points; model: black line) in Monkey S </w:t>
      </w:r>
      <w:r w:rsidRPr="00B4088E">
        <w:rPr>
          <w:rFonts w:ascii="Times New Roman" w:eastAsia="Times New Roman" w:hAnsi="Times New Roman" w:cs="Times New Roman"/>
          <w:b/>
          <w:bCs/>
          <w:sz w:val="24"/>
          <w:szCs w:val="24"/>
        </w:rPr>
        <w:t>(A)</w:t>
      </w:r>
      <w:r w:rsidRPr="00B4088E">
        <w:rPr>
          <w:rFonts w:ascii="Times New Roman" w:eastAsia="Times New Roman" w:hAnsi="Times New Roman" w:cs="Times New Roman"/>
          <w:sz w:val="24"/>
          <w:szCs w:val="24"/>
        </w:rPr>
        <w:t xml:space="preserve"> and Monkey T </w:t>
      </w:r>
      <w:r w:rsidRPr="00B4088E">
        <w:rPr>
          <w:rFonts w:ascii="Times New Roman" w:eastAsia="Times New Roman" w:hAnsi="Times New Roman" w:cs="Times New Roman"/>
          <w:b/>
          <w:bCs/>
          <w:sz w:val="24"/>
          <w:szCs w:val="24"/>
        </w:rPr>
        <w:t>(B)</w:t>
      </w:r>
      <w:r w:rsidRPr="00B4088E">
        <w:rPr>
          <w:rFonts w:ascii="Times New Roman" w:eastAsia="Times New Roman" w:hAnsi="Times New Roman" w:cs="Times New Roman"/>
          <w:sz w:val="24"/>
          <w:szCs w:val="24"/>
        </w:rPr>
        <w:t xml:space="preserve">. The choices were fitted with hyperbolic discounting and logistic functions to estimate the discounted value and acceptance probability, respectively. Letters from “a” to “i” indicate the nine possible offers. In this analysis the total delay was the cue-indicated delay (1 s, 5 s or 10 s) and the reward magnitude was the cue-indicated number of drops (2, 4 or 6). </w:t>
      </w:r>
    </w:p>
    <w:p w14:paraId="4913FF63" w14:textId="77777777" w:rsidR="00CE7A32" w:rsidRDefault="00CE7A32" w:rsidP="006416A7">
      <w:pPr>
        <w:shd w:val="clear" w:color="auto" w:fill="FFFFFF"/>
        <w:spacing w:after="0" w:line="480" w:lineRule="auto"/>
        <w:rPr>
          <w:rFonts w:ascii="Times New Roman" w:eastAsia="Times New Roman" w:hAnsi="Times New Roman" w:cs="Times New Roman"/>
          <w:sz w:val="24"/>
          <w:szCs w:val="24"/>
        </w:rPr>
      </w:pPr>
    </w:p>
    <w:p w14:paraId="17CE4872" w14:textId="24745391" w:rsidR="00B06EFE" w:rsidRDefault="00CE7A32" w:rsidP="00B06EFE">
      <w:pPr>
        <w:spacing w:after="0" w:line="480" w:lineRule="auto"/>
        <w:rPr>
          <w:rFonts w:ascii="Times New Roman" w:eastAsia="Times New Roman" w:hAnsi="Times New Roman" w:cs="Times New Roman"/>
          <w:sz w:val="24"/>
          <w:szCs w:val="24"/>
        </w:rPr>
      </w:pPr>
      <w:r w:rsidRPr="00CE7A32">
        <w:rPr>
          <w:rFonts w:ascii="Times New Roman" w:eastAsia="Times New Roman" w:hAnsi="Times New Roman" w:cs="Times New Roman"/>
          <w:noProof/>
          <w:sz w:val="24"/>
          <w:szCs w:val="24"/>
        </w:rPr>
        <w:drawing>
          <wp:inline distT="0" distB="0" distL="0" distR="0" wp14:anchorId="10BCCBF2" wp14:editId="63AFA6DF">
            <wp:extent cx="5943600" cy="3542030"/>
            <wp:effectExtent l="0" t="0" r="0" b="1270"/>
            <wp:docPr id="9379661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3542030"/>
                    </a:xfrm>
                    <a:prstGeom prst="rect">
                      <a:avLst/>
                    </a:prstGeom>
                    <a:noFill/>
                    <a:ln>
                      <a:noFill/>
                    </a:ln>
                  </pic:spPr>
                </pic:pic>
              </a:graphicData>
            </a:graphic>
          </wp:inline>
        </w:drawing>
      </w:r>
      <w:r w:rsidR="00B06EFE" w:rsidRPr="00B4088E">
        <w:rPr>
          <w:rFonts w:ascii="Times New Roman" w:eastAsia="Times New Roman" w:hAnsi="Times New Roman" w:cs="Times New Roman"/>
          <w:b/>
          <w:bCs/>
          <w:sz w:val="24"/>
          <w:szCs w:val="24"/>
        </w:rPr>
        <w:t xml:space="preserve">Figure </w:t>
      </w:r>
      <w:r w:rsidR="00B06EFE">
        <w:rPr>
          <w:rFonts w:ascii="Times New Roman" w:eastAsia="Times New Roman" w:hAnsi="Times New Roman" w:cs="Times New Roman"/>
          <w:b/>
          <w:bCs/>
          <w:sz w:val="24"/>
          <w:szCs w:val="24"/>
        </w:rPr>
        <w:t>3</w:t>
      </w:r>
      <w:r w:rsidR="00B06EFE" w:rsidRPr="00B4088E">
        <w:rPr>
          <w:rFonts w:ascii="Times New Roman" w:eastAsia="Times New Roman" w:hAnsi="Times New Roman" w:cs="Times New Roman"/>
          <w:b/>
          <w:bCs/>
          <w:sz w:val="24"/>
          <w:szCs w:val="24"/>
        </w:rPr>
        <w:t>.</w:t>
      </w:r>
      <w:r w:rsidR="00B06EFE" w:rsidRPr="00B4088E">
        <w:rPr>
          <w:rFonts w:ascii="Times New Roman" w:eastAsia="Times New Roman" w:hAnsi="Times New Roman" w:cs="Times New Roman"/>
          <w:sz w:val="24"/>
          <w:szCs w:val="24"/>
        </w:rPr>
        <w:t xml:space="preserve"> </w:t>
      </w:r>
      <w:r w:rsidR="009E0F2A" w:rsidRPr="00F63990">
        <w:rPr>
          <w:rFonts w:ascii="Times New Roman" w:eastAsia="Times New Roman" w:hAnsi="Times New Roman" w:cs="Times New Roman"/>
          <w:b/>
          <w:bCs/>
          <w:sz w:val="24"/>
          <w:szCs w:val="24"/>
        </w:rPr>
        <w:t xml:space="preserve">Acceptance rate during the first go </w:t>
      </w:r>
      <w:r w:rsidR="00F63990" w:rsidRPr="00F63990">
        <w:rPr>
          <w:rFonts w:ascii="Times New Roman" w:eastAsia="Times New Roman" w:hAnsi="Times New Roman" w:cs="Times New Roman"/>
          <w:b/>
          <w:bCs/>
          <w:sz w:val="24"/>
          <w:szCs w:val="24"/>
        </w:rPr>
        <w:t>signals</w:t>
      </w:r>
      <w:r w:rsidR="009E0F2A" w:rsidRPr="00F63990">
        <w:rPr>
          <w:rFonts w:ascii="Times New Roman" w:eastAsia="Times New Roman" w:hAnsi="Times New Roman" w:cs="Times New Roman"/>
          <w:b/>
          <w:bCs/>
          <w:sz w:val="24"/>
          <w:szCs w:val="24"/>
        </w:rPr>
        <w:t>.</w:t>
      </w:r>
      <w:r w:rsidR="009E0F2A">
        <w:rPr>
          <w:rFonts w:ascii="Times New Roman" w:eastAsia="Times New Roman" w:hAnsi="Times New Roman" w:cs="Times New Roman"/>
          <w:sz w:val="24"/>
          <w:szCs w:val="24"/>
        </w:rPr>
        <w:t xml:space="preserve"> </w:t>
      </w:r>
      <w:r w:rsidR="00B06EFE" w:rsidRPr="00B4088E">
        <w:rPr>
          <w:rFonts w:ascii="Times New Roman" w:eastAsia="Times New Roman" w:hAnsi="Times New Roman" w:cs="Times New Roman"/>
          <w:sz w:val="24"/>
          <w:szCs w:val="24"/>
        </w:rPr>
        <w:t>Acceptance rate for each offer when the first go</w:t>
      </w:r>
      <w:r w:rsidR="009E0F2A">
        <w:rPr>
          <w:rFonts w:ascii="Times New Roman" w:eastAsia="Times New Roman" w:hAnsi="Times New Roman" w:cs="Times New Roman"/>
          <w:sz w:val="24"/>
          <w:szCs w:val="24"/>
        </w:rPr>
        <w:t xml:space="preserve"> </w:t>
      </w:r>
      <w:r w:rsidR="00B06EFE" w:rsidRPr="00B4088E">
        <w:rPr>
          <w:rFonts w:ascii="Times New Roman" w:eastAsia="Times New Roman" w:hAnsi="Times New Roman" w:cs="Times New Roman"/>
          <w:sz w:val="24"/>
          <w:szCs w:val="24"/>
        </w:rPr>
        <w:t>signal was yellow or purple, shown for Monkey S (</w:t>
      </w:r>
      <w:r w:rsidR="00B06EFE" w:rsidRPr="00B4088E">
        <w:rPr>
          <w:rFonts w:ascii="Times New Roman" w:eastAsia="Times New Roman" w:hAnsi="Times New Roman" w:cs="Times New Roman"/>
          <w:b/>
          <w:bCs/>
          <w:sz w:val="24"/>
          <w:szCs w:val="24"/>
        </w:rPr>
        <w:t>A</w:t>
      </w:r>
      <w:r w:rsidR="00B06EFE" w:rsidRPr="00B4088E">
        <w:rPr>
          <w:rFonts w:ascii="Times New Roman" w:eastAsia="Times New Roman" w:hAnsi="Times New Roman" w:cs="Times New Roman"/>
          <w:sz w:val="24"/>
          <w:szCs w:val="24"/>
        </w:rPr>
        <w:t>) and Monkey T (</w:t>
      </w:r>
      <w:r w:rsidR="00B06EFE" w:rsidRPr="00B4088E">
        <w:rPr>
          <w:rFonts w:ascii="Times New Roman" w:eastAsia="Times New Roman" w:hAnsi="Times New Roman" w:cs="Times New Roman"/>
          <w:b/>
          <w:bCs/>
          <w:sz w:val="24"/>
          <w:szCs w:val="24"/>
        </w:rPr>
        <w:t>B</w:t>
      </w:r>
      <w:r w:rsidR="00B06EFE" w:rsidRPr="00B4088E">
        <w:rPr>
          <w:rFonts w:ascii="Times New Roman" w:eastAsia="Times New Roman" w:hAnsi="Times New Roman" w:cs="Times New Roman"/>
          <w:sz w:val="24"/>
          <w:szCs w:val="24"/>
        </w:rPr>
        <w:t>). The offers are sorted by their empirical acceptance rate across the nine cues.</w:t>
      </w:r>
    </w:p>
    <w:p w14:paraId="3AF9891A" w14:textId="77777777" w:rsidR="00B06EFE" w:rsidRDefault="00B06EFE" w:rsidP="006416A7">
      <w:pPr>
        <w:shd w:val="clear" w:color="auto" w:fill="FFFFFF"/>
        <w:spacing w:after="0" w:line="480" w:lineRule="auto"/>
        <w:rPr>
          <w:rFonts w:ascii="Times New Roman" w:eastAsia="Times New Roman" w:hAnsi="Times New Roman" w:cs="Times New Roman"/>
          <w:sz w:val="24"/>
          <w:szCs w:val="24"/>
        </w:rPr>
      </w:pPr>
    </w:p>
    <w:p w14:paraId="43BC0E25" w14:textId="22B6AF5E" w:rsidR="001D0CAA" w:rsidRPr="001D0CAA" w:rsidRDefault="001D0CAA" w:rsidP="001D0CAA">
      <w:pPr>
        <w:shd w:val="clear" w:color="auto" w:fill="FFFFFF"/>
        <w:spacing w:after="0" w:line="480" w:lineRule="auto"/>
        <w:jc w:val="center"/>
        <w:rPr>
          <w:rFonts w:ascii="Times New Roman" w:eastAsia="Times New Roman" w:hAnsi="Times New Roman" w:cs="Times New Roman"/>
          <w:sz w:val="24"/>
          <w:szCs w:val="24"/>
        </w:rPr>
      </w:pPr>
      <w:r w:rsidRPr="001D0CAA">
        <w:rPr>
          <w:rFonts w:ascii="Times New Roman" w:eastAsia="Times New Roman" w:hAnsi="Times New Roman" w:cs="Times New Roman"/>
          <w:sz w:val="24"/>
          <w:szCs w:val="24"/>
        </w:rPr>
        <w:drawing>
          <wp:inline distT="0" distB="0" distL="0" distR="0" wp14:anchorId="62D5EB98" wp14:editId="1879250E">
            <wp:extent cx="4301851" cy="4495800"/>
            <wp:effectExtent l="0" t="0" r="3810" b="0"/>
            <wp:docPr id="12163016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307221" cy="4501413"/>
                    </a:xfrm>
                    <a:prstGeom prst="rect">
                      <a:avLst/>
                    </a:prstGeom>
                    <a:noFill/>
                    <a:ln>
                      <a:noFill/>
                    </a:ln>
                  </pic:spPr>
                </pic:pic>
              </a:graphicData>
            </a:graphic>
          </wp:inline>
        </w:drawing>
      </w:r>
    </w:p>
    <w:p w14:paraId="6935BA6B" w14:textId="6841813E" w:rsidR="005E375C" w:rsidRDefault="005E375C" w:rsidP="00CE7A32">
      <w:pPr>
        <w:shd w:val="clear" w:color="auto" w:fill="FFFFFF"/>
        <w:spacing w:after="0" w:line="480" w:lineRule="auto"/>
        <w:rPr>
          <w:rFonts w:ascii="Times New Roman" w:eastAsia="Times New Roman" w:hAnsi="Times New Roman" w:cs="Times New Roman"/>
          <w:sz w:val="24"/>
          <w:szCs w:val="24"/>
        </w:rPr>
      </w:pPr>
      <w:r w:rsidRPr="00B4088E">
        <w:rPr>
          <w:rFonts w:ascii="Times New Roman" w:eastAsia="Times New Roman" w:hAnsi="Times New Roman" w:cs="Times New Roman"/>
          <w:b/>
          <w:bCs/>
          <w:sz w:val="24"/>
          <w:szCs w:val="24"/>
        </w:rPr>
        <w:t xml:space="preserve">Figure </w:t>
      </w:r>
      <w:r w:rsidR="004B2DEC">
        <w:rPr>
          <w:rFonts w:ascii="Times New Roman" w:eastAsia="Times New Roman" w:hAnsi="Times New Roman" w:cs="Times New Roman"/>
          <w:b/>
          <w:bCs/>
          <w:sz w:val="24"/>
          <w:szCs w:val="24"/>
        </w:rPr>
        <w:t>4</w:t>
      </w:r>
      <w:r w:rsidRPr="00B4088E">
        <w:rPr>
          <w:rFonts w:ascii="Times New Roman" w:eastAsia="Times New Roman" w:hAnsi="Times New Roman" w:cs="Times New Roman"/>
          <w:b/>
          <w:bCs/>
          <w:sz w:val="24"/>
          <w:szCs w:val="24"/>
        </w:rPr>
        <w:t xml:space="preserve">. </w:t>
      </w:r>
      <w:r w:rsidR="001D0CAA">
        <w:rPr>
          <w:rFonts w:ascii="Times New Roman" w:eastAsia="Times New Roman" w:hAnsi="Times New Roman" w:cs="Times New Roman"/>
          <w:b/>
          <w:bCs/>
          <w:sz w:val="24"/>
          <w:szCs w:val="24"/>
        </w:rPr>
        <w:t xml:space="preserve">Behavioral Models. </w:t>
      </w:r>
      <w:r w:rsidRPr="001D0CAA">
        <w:rPr>
          <w:rFonts w:ascii="Times New Roman" w:eastAsia="Times New Roman" w:hAnsi="Times New Roman" w:cs="Times New Roman"/>
          <w:sz w:val="24"/>
          <w:szCs w:val="24"/>
        </w:rPr>
        <w:t>Model comparison of</w:t>
      </w:r>
      <w:r w:rsidRPr="00B4088E">
        <w:rPr>
          <w:rFonts w:ascii="Times New Roman" w:eastAsia="Times New Roman" w:hAnsi="Times New Roman" w:cs="Times New Roman"/>
          <w:sz w:val="24"/>
          <w:szCs w:val="24"/>
        </w:rPr>
        <w:t xml:space="preserve"> AIC values (A and B) and probability of best fit (C and D) for the </w:t>
      </w:r>
      <w:r w:rsidR="00DF001A">
        <w:rPr>
          <w:rFonts w:ascii="Times New Roman" w:eastAsia="Times New Roman" w:hAnsi="Times New Roman" w:cs="Times New Roman"/>
          <w:sz w:val="24"/>
          <w:szCs w:val="24"/>
        </w:rPr>
        <w:t xml:space="preserve">three behavioral </w:t>
      </w:r>
      <w:r w:rsidRPr="00B4088E">
        <w:rPr>
          <w:rFonts w:ascii="Times New Roman" w:eastAsia="Times New Roman" w:hAnsi="Times New Roman" w:cs="Times New Roman"/>
          <w:sz w:val="24"/>
          <w:szCs w:val="24"/>
        </w:rPr>
        <w:t>models in Monkey S (A and C) and Monkey T (B and D).</w:t>
      </w:r>
    </w:p>
    <w:p w14:paraId="4FAC3EC6" w14:textId="77777777" w:rsidR="00CE7A32" w:rsidRDefault="00CE7A32" w:rsidP="00CE7A32">
      <w:pPr>
        <w:shd w:val="clear" w:color="auto" w:fill="FFFFFF"/>
        <w:spacing w:after="0" w:line="480" w:lineRule="auto"/>
        <w:rPr>
          <w:rFonts w:ascii="Times New Roman" w:eastAsia="Times New Roman" w:hAnsi="Times New Roman" w:cs="Times New Roman"/>
          <w:sz w:val="24"/>
          <w:szCs w:val="24"/>
        </w:rPr>
      </w:pPr>
    </w:p>
    <w:p w14:paraId="6CC9B442" w14:textId="77777777" w:rsidR="00CE7A32" w:rsidRDefault="00CE7A32" w:rsidP="00CE7A32">
      <w:pPr>
        <w:shd w:val="clear" w:color="auto" w:fill="FFFFFF"/>
        <w:spacing w:after="0" w:line="480" w:lineRule="auto"/>
        <w:rPr>
          <w:rFonts w:ascii="Times New Roman" w:eastAsia="Times New Roman" w:hAnsi="Times New Roman" w:cs="Times New Roman"/>
          <w:sz w:val="24"/>
          <w:szCs w:val="24"/>
        </w:rPr>
      </w:pPr>
    </w:p>
    <w:p w14:paraId="750DF645" w14:textId="77777777" w:rsidR="00CE7A32" w:rsidRDefault="00CE7A32" w:rsidP="00CE7A32">
      <w:pPr>
        <w:shd w:val="clear" w:color="auto" w:fill="FFFFFF"/>
        <w:spacing w:after="0" w:line="480" w:lineRule="auto"/>
        <w:rPr>
          <w:rFonts w:ascii="Times New Roman" w:eastAsia="Times New Roman" w:hAnsi="Times New Roman" w:cs="Times New Roman"/>
          <w:sz w:val="24"/>
          <w:szCs w:val="24"/>
        </w:rPr>
      </w:pPr>
    </w:p>
    <w:p w14:paraId="3DFDD9C2" w14:textId="77777777" w:rsidR="00CE7A32" w:rsidRDefault="00CE7A32" w:rsidP="00CE7A32">
      <w:pPr>
        <w:shd w:val="clear" w:color="auto" w:fill="FFFFFF"/>
        <w:spacing w:after="0" w:line="480" w:lineRule="auto"/>
        <w:rPr>
          <w:rFonts w:ascii="Times New Roman" w:eastAsia="Times New Roman" w:hAnsi="Times New Roman" w:cs="Times New Roman"/>
          <w:sz w:val="24"/>
          <w:szCs w:val="24"/>
        </w:rPr>
      </w:pPr>
    </w:p>
    <w:p w14:paraId="7780A22C" w14:textId="77777777" w:rsidR="00CE7A32" w:rsidRDefault="00CE7A32" w:rsidP="00CE7A32">
      <w:pPr>
        <w:shd w:val="clear" w:color="auto" w:fill="FFFFFF"/>
        <w:spacing w:after="0" w:line="480" w:lineRule="auto"/>
        <w:rPr>
          <w:rFonts w:ascii="Times New Roman" w:eastAsia="Times New Roman" w:hAnsi="Times New Roman" w:cs="Times New Roman"/>
          <w:sz w:val="24"/>
          <w:szCs w:val="24"/>
        </w:rPr>
      </w:pPr>
    </w:p>
    <w:p w14:paraId="119B3875" w14:textId="77777777" w:rsidR="00CE7A32" w:rsidRDefault="00CE7A32" w:rsidP="00CE7A32">
      <w:pPr>
        <w:shd w:val="clear" w:color="auto" w:fill="FFFFFF"/>
        <w:spacing w:after="0" w:line="480" w:lineRule="auto"/>
        <w:rPr>
          <w:rFonts w:ascii="Times New Roman" w:eastAsia="Times New Roman" w:hAnsi="Times New Roman" w:cs="Times New Roman"/>
          <w:sz w:val="24"/>
          <w:szCs w:val="24"/>
        </w:rPr>
      </w:pPr>
    </w:p>
    <w:p w14:paraId="386EA7CE" w14:textId="77777777" w:rsidR="00CE7A32" w:rsidRPr="00B4088E" w:rsidRDefault="00CE7A32" w:rsidP="00CE7A32">
      <w:pPr>
        <w:shd w:val="clear" w:color="auto" w:fill="FFFFFF"/>
        <w:spacing w:after="0" w:line="480" w:lineRule="auto"/>
        <w:rPr>
          <w:rFonts w:ascii="Times New Roman" w:eastAsia="Times New Roman" w:hAnsi="Times New Roman" w:cs="Times New Roman"/>
          <w:sz w:val="24"/>
          <w:szCs w:val="24"/>
        </w:rPr>
      </w:pPr>
    </w:p>
    <w:p w14:paraId="64CD4F1C" w14:textId="47939089" w:rsidR="00CE7A32" w:rsidRPr="00CE7A32" w:rsidRDefault="00CE7A32" w:rsidP="00CE7A32">
      <w:pPr>
        <w:spacing w:after="0" w:line="480" w:lineRule="auto"/>
        <w:jc w:val="center"/>
        <w:rPr>
          <w:rFonts w:ascii="Times New Roman" w:eastAsia="Times New Roman" w:hAnsi="Times New Roman" w:cs="Times New Roman"/>
          <w:b/>
          <w:bCs/>
          <w:sz w:val="24"/>
          <w:szCs w:val="24"/>
        </w:rPr>
      </w:pPr>
      <w:r w:rsidRPr="00CE7A32">
        <w:rPr>
          <w:rFonts w:ascii="Times New Roman" w:eastAsia="Times New Roman" w:hAnsi="Times New Roman" w:cs="Times New Roman"/>
          <w:b/>
          <w:bCs/>
          <w:noProof/>
          <w:sz w:val="24"/>
          <w:szCs w:val="24"/>
        </w:rPr>
        <w:drawing>
          <wp:inline distT="0" distB="0" distL="0" distR="0" wp14:anchorId="711F9CBF" wp14:editId="5A8D4563">
            <wp:extent cx="5943600" cy="3143250"/>
            <wp:effectExtent l="0" t="0" r="0" b="0"/>
            <wp:docPr id="2997301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43600" cy="3143250"/>
                    </a:xfrm>
                    <a:prstGeom prst="rect">
                      <a:avLst/>
                    </a:prstGeom>
                    <a:noFill/>
                    <a:ln>
                      <a:noFill/>
                    </a:ln>
                  </pic:spPr>
                </pic:pic>
              </a:graphicData>
            </a:graphic>
          </wp:inline>
        </w:drawing>
      </w:r>
    </w:p>
    <w:p w14:paraId="11153048" w14:textId="354D661C" w:rsidR="00CE7A32" w:rsidRDefault="00CE7A32" w:rsidP="00CE7A32">
      <w:pPr>
        <w:spacing w:after="0" w:line="480" w:lineRule="auto"/>
        <w:rPr>
          <w:rFonts w:ascii="Times New Roman" w:eastAsia="Times New Roman" w:hAnsi="Times New Roman" w:cs="Times New Roman"/>
          <w:sz w:val="24"/>
          <w:szCs w:val="24"/>
        </w:rPr>
      </w:pPr>
      <w:r w:rsidRPr="00B4088E">
        <w:rPr>
          <w:rFonts w:ascii="Times New Roman" w:eastAsia="Times New Roman" w:hAnsi="Times New Roman" w:cs="Times New Roman"/>
          <w:b/>
          <w:bCs/>
          <w:sz w:val="24"/>
          <w:szCs w:val="24"/>
        </w:rPr>
        <w:t xml:space="preserve">Figure </w:t>
      </w:r>
      <w:r>
        <w:rPr>
          <w:rFonts w:ascii="Times New Roman" w:eastAsia="Times New Roman" w:hAnsi="Times New Roman" w:cs="Times New Roman"/>
          <w:b/>
          <w:bCs/>
          <w:sz w:val="24"/>
          <w:szCs w:val="24"/>
        </w:rPr>
        <w:t>5</w:t>
      </w:r>
      <w:r w:rsidR="007E5A13" w:rsidRPr="00B4088E">
        <w:rPr>
          <w:rFonts w:ascii="Times New Roman" w:eastAsia="Times New Roman" w:hAnsi="Times New Roman" w:cs="Times New Roman"/>
          <w:b/>
          <w:bCs/>
          <w:sz w:val="24"/>
          <w:szCs w:val="24"/>
        </w:rPr>
        <w:t>.</w:t>
      </w:r>
      <w:r w:rsidR="007E5A13" w:rsidRPr="00B4088E">
        <w:rPr>
          <w:rFonts w:ascii="Times New Roman" w:eastAsia="Times New Roman" w:hAnsi="Times New Roman" w:cs="Times New Roman"/>
          <w:sz w:val="24"/>
          <w:szCs w:val="24"/>
        </w:rPr>
        <w:t xml:space="preserve"> </w:t>
      </w:r>
      <w:r w:rsidR="00F63990" w:rsidRPr="00F63990">
        <w:rPr>
          <w:rFonts w:ascii="Times New Roman" w:eastAsia="Times New Roman" w:hAnsi="Times New Roman" w:cs="Times New Roman"/>
          <w:b/>
          <w:bCs/>
          <w:sz w:val="24"/>
          <w:szCs w:val="24"/>
        </w:rPr>
        <w:t>Correlation of drops and delay population encoding dimensions.</w:t>
      </w:r>
      <w:r w:rsidR="00F63990">
        <w:rPr>
          <w:rFonts w:ascii="Times New Roman" w:eastAsia="Times New Roman" w:hAnsi="Times New Roman" w:cs="Times New Roman"/>
          <w:sz w:val="24"/>
          <w:szCs w:val="24"/>
        </w:rPr>
        <w:t xml:space="preserve"> The p</w:t>
      </w:r>
      <w:r w:rsidRPr="00B4088E">
        <w:rPr>
          <w:rFonts w:ascii="Times New Roman" w:eastAsia="Times New Roman" w:hAnsi="Times New Roman" w:cs="Times New Roman"/>
          <w:sz w:val="24"/>
          <w:szCs w:val="24"/>
        </w:rPr>
        <w:t>opulation encoding dimensions of drop</w:t>
      </w:r>
      <w:r w:rsidR="00F63990">
        <w:rPr>
          <w:rFonts w:ascii="Times New Roman" w:eastAsia="Times New Roman" w:hAnsi="Times New Roman" w:cs="Times New Roman"/>
          <w:sz w:val="24"/>
          <w:szCs w:val="24"/>
        </w:rPr>
        <w:t>s</w:t>
      </w:r>
      <w:r w:rsidRPr="00B4088E">
        <w:rPr>
          <w:rFonts w:ascii="Times New Roman" w:eastAsia="Times New Roman" w:hAnsi="Times New Roman" w:cs="Times New Roman"/>
          <w:sz w:val="24"/>
          <w:szCs w:val="24"/>
        </w:rPr>
        <w:t xml:space="preserve"> and delay</w:t>
      </w:r>
      <w:r w:rsidR="00F63990">
        <w:rPr>
          <w:rFonts w:ascii="Times New Roman" w:eastAsia="Times New Roman" w:hAnsi="Times New Roman" w:cs="Times New Roman"/>
          <w:sz w:val="24"/>
          <w:szCs w:val="24"/>
        </w:rPr>
        <w:t>s</w:t>
      </w:r>
      <w:r w:rsidRPr="00B4088E">
        <w:rPr>
          <w:rFonts w:ascii="Times New Roman" w:eastAsia="Times New Roman" w:hAnsi="Times New Roman" w:cs="Times New Roman"/>
          <w:sz w:val="24"/>
          <w:szCs w:val="24"/>
        </w:rPr>
        <w:t xml:space="preserve"> are negatively correlated in Monkey S (</w:t>
      </w:r>
      <w:r w:rsidRPr="00B4088E">
        <w:rPr>
          <w:rFonts w:ascii="Times New Roman" w:eastAsia="Times New Roman" w:hAnsi="Times New Roman" w:cs="Times New Roman"/>
          <w:b/>
          <w:bCs/>
          <w:sz w:val="24"/>
          <w:szCs w:val="24"/>
        </w:rPr>
        <w:t>A</w:t>
      </w:r>
      <w:r w:rsidRPr="00B4088E">
        <w:rPr>
          <w:rFonts w:ascii="Times New Roman" w:eastAsia="Times New Roman" w:hAnsi="Times New Roman" w:cs="Times New Roman"/>
          <w:sz w:val="24"/>
          <w:szCs w:val="24"/>
        </w:rPr>
        <w:t>) and Monkey T (</w:t>
      </w:r>
      <w:r w:rsidRPr="00B4088E">
        <w:rPr>
          <w:rFonts w:ascii="Times New Roman" w:eastAsia="Times New Roman" w:hAnsi="Times New Roman" w:cs="Times New Roman"/>
          <w:b/>
          <w:bCs/>
          <w:sz w:val="24"/>
          <w:szCs w:val="24"/>
        </w:rPr>
        <w:t>B</w:t>
      </w:r>
      <w:r w:rsidRPr="00B4088E">
        <w:rPr>
          <w:rFonts w:ascii="Times New Roman" w:eastAsia="Times New Roman" w:hAnsi="Times New Roman" w:cs="Times New Roman"/>
          <w:sz w:val="24"/>
          <w:szCs w:val="24"/>
        </w:rPr>
        <w:t xml:space="preserve">). The population encoding dimensions were estimated using a time window </w:t>
      </w:r>
      <w:r w:rsidR="00F63990">
        <w:rPr>
          <w:rFonts w:ascii="Times New Roman" w:eastAsia="Times New Roman" w:hAnsi="Times New Roman" w:cs="Times New Roman"/>
          <w:sz w:val="24"/>
          <w:szCs w:val="24"/>
        </w:rPr>
        <w:t xml:space="preserve">from </w:t>
      </w:r>
      <w:r w:rsidRPr="00B4088E">
        <w:rPr>
          <w:rFonts w:ascii="Times New Roman" w:eastAsia="Times New Roman" w:hAnsi="Times New Roman" w:cs="Times New Roman"/>
          <w:sz w:val="24"/>
          <w:szCs w:val="24"/>
        </w:rPr>
        <w:t>750</w:t>
      </w:r>
      <w:r w:rsidR="00F63990">
        <w:rPr>
          <w:rFonts w:ascii="Times New Roman" w:eastAsia="Times New Roman" w:hAnsi="Times New Roman" w:cs="Times New Roman"/>
          <w:sz w:val="24"/>
          <w:szCs w:val="24"/>
        </w:rPr>
        <w:t xml:space="preserve"> </w:t>
      </w:r>
      <w:r w:rsidRPr="00B4088E">
        <w:rPr>
          <w:rFonts w:ascii="Times New Roman" w:eastAsia="Times New Roman" w:hAnsi="Times New Roman" w:cs="Times New Roman"/>
          <w:sz w:val="24"/>
          <w:szCs w:val="24"/>
        </w:rPr>
        <w:t>ms to 1000</w:t>
      </w:r>
      <w:r w:rsidR="00F63990">
        <w:rPr>
          <w:rFonts w:ascii="Times New Roman" w:eastAsia="Times New Roman" w:hAnsi="Times New Roman" w:cs="Times New Roman"/>
          <w:sz w:val="24"/>
          <w:szCs w:val="24"/>
        </w:rPr>
        <w:t xml:space="preserve"> </w:t>
      </w:r>
      <w:r w:rsidRPr="00B4088E">
        <w:rPr>
          <w:rFonts w:ascii="Times New Roman" w:eastAsia="Times New Roman" w:hAnsi="Times New Roman" w:cs="Times New Roman"/>
          <w:sz w:val="24"/>
          <w:szCs w:val="24"/>
        </w:rPr>
        <w:t xml:space="preserve">ms after </w:t>
      </w:r>
      <w:r w:rsidR="00F63990">
        <w:rPr>
          <w:rFonts w:ascii="Times New Roman" w:eastAsia="Times New Roman" w:hAnsi="Times New Roman" w:cs="Times New Roman"/>
          <w:sz w:val="24"/>
          <w:szCs w:val="24"/>
        </w:rPr>
        <w:t xml:space="preserve">the visual </w:t>
      </w:r>
      <w:r w:rsidRPr="00B4088E">
        <w:rPr>
          <w:rFonts w:ascii="Times New Roman" w:eastAsia="Times New Roman" w:hAnsi="Times New Roman" w:cs="Times New Roman"/>
          <w:sz w:val="24"/>
          <w:szCs w:val="24"/>
        </w:rPr>
        <w:t xml:space="preserve">cue onset. </w:t>
      </w:r>
    </w:p>
    <w:p w14:paraId="22EA0024" w14:textId="77777777" w:rsidR="00CE7A32" w:rsidRDefault="00CE7A32" w:rsidP="00CE7A32">
      <w:pPr>
        <w:shd w:val="clear" w:color="auto" w:fill="FFFFFF"/>
        <w:spacing w:after="0" w:line="480" w:lineRule="auto"/>
        <w:rPr>
          <w:rFonts w:ascii="Times New Roman" w:eastAsia="Times New Roman" w:hAnsi="Times New Roman" w:cs="Times New Roman"/>
          <w:sz w:val="24"/>
          <w:szCs w:val="24"/>
        </w:rPr>
      </w:pPr>
    </w:p>
    <w:p w14:paraId="5AEAE039" w14:textId="3418F535" w:rsidR="00BF2996" w:rsidRPr="00BF2996" w:rsidRDefault="00BF2996" w:rsidP="00BF2996">
      <w:pPr>
        <w:shd w:val="clear" w:color="auto" w:fill="FFFFFF"/>
        <w:spacing w:after="0" w:line="480" w:lineRule="auto"/>
        <w:jc w:val="center"/>
        <w:rPr>
          <w:rFonts w:ascii="Times New Roman" w:eastAsia="Times New Roman" w:hAnsi="Times New Roman" w:cs="Times New Roman"/>
          <w:sz w:val="24"/>
          <w:szCs w:val="24"/>
        </w:rPr>
      </w:pPr>
      <w:r w:rsidRPr="00BF2996">
        <w:rPr>
          <w:rFonts w:ascii="Times New Roman" w:eastAsia="Times New Roman" w:hAnsi="Times New Roman" w:cs="Times New Roman"/>
          <w:sz w:val="24"/>
          <w:szCs w:val="24"/>
        </w:rPr>
        <w:drawing>
          <wp:inline distT="0" distB="0" distL="0" distR="0" wp14:anchorId="61036948" wp14:editId="3771A69A">
            <wp:extent cx="4373593" cy="4377331"/>
            <wp:effectExtent l="0" t="0" r="8255" b="4445"/>
            <wp:docPr id="12469927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384967" cy="4388715"/>
                    </a:xfrm>
                    <a:prstGeom prst="rect">
                      <a:avLst/>
                    </a:prstGeom>
                    <a:noFill/>
                    <a:ln>
                      <a:noFill/>
                    </a:ln>
                  </pic:spPr>
                </pic:pic>
              </a:graphicData>
            </a:graphic>
          </wp:inline>
        </w:drawing>
      </w:r>
    </w:p>
    <w:p w14:paraId="0507A2F8" w14:textId="3B0840E4" w:rsidR="00C45354" w:rsidRPr="00B4088E" w:rsidRDefault="00C45354" w:rsidP="00C45354">
      <w:pPr>
        <w:spacing w:after="0" w:line="480" w:lineRule="auto"/>
        <w:rPr>
          <w:rFonts w:ascii="Times New Roman" w:eastAsia="Times New Roman" w:hAnsi="Times New Roman" w:cs="Times New Roman"/>
          <w:sz w:val="24"/>
          <w:szCs w:val="24"/>
        </w:rPr>
      </w:pPr>
      <w:r w:rsidRPr="00B4088E">
        <w:rPr>
          <w:rFonts w:ascii="Times New Roman" w:eastAsia="Times New Roman" w:hAnsi="Times New Roman" w:cs="Times New Roman"/>
          <w:b/>
          <w:bCs/>
          <w:sz w:val="24"/>
          <w:szCs w:val="24"/>
        </w:rPr>
        <w:t xml:space="preserve">Figure </w:t>
      </w:r>
      <w:r w:rsidR="007C71D7">
        <w:rPr>
          <w:rFonts w:ascii="Times New Roman" w:eastAsia="Times New Roman" w:hAnsi="Times New Roman" w:cs="Times New Roman"/>
          <w:b/>
          <w:bCs/>
          <w:sz w:val="24"/>
          <w:szCs w:val="24"/>
        </w:rPr>
        <w:t>6</w:t>
      </w:r>
      <w:r w:rsidRPr="00B4088E">
        <w:rPr>
          <w:rFonts w:ascii="Times New Roman" w:eastAsia="Times New Roman" w:hAnsi="Times New Roman" w:cs="Times New Roman"/>
          <w:b/>
          <w:bCs/>
          <w:sz w:val="24"/>
          <w:szCs w:val="24"/>
        </w:rPr>
        <w:t>.</w:t>
      </w:r>
      <w:r w:rsidRPr="00B4088E">
        <w:rPr>
          <w:rFonts w:ascii="Times New Roman" w:eastAsia="Times New Roman" w:hAnsi="Times New Roman" w:cs="Times New Roman"/>
          <w:sz w:val="24"/>
          <w:szCs w:val="24"/>
        </w:rPr>
        <w:t xml:space="preserve"> </w:t>
      </w:r>
      <w:r w:rsidRPr="00FE1744">
        <w:rPr>
          <w:rFonts w:ascii="Times New Roman" w:eastAsia="Times New Roman" w:hAnsi="Times New Roman" w:cs="Times New Roman"/>
          <w:b/>
          <w:bCs/>
          <w:sz w:val="24"/>
          <w:szCs w:val="24"/>
        </w:rPr>
        <w:t xml:space="preserve">Linear correlation between drops </w:t>
      </w:r>
      <w:commentRangeStart w:id="33"/>
      <w:r w:rsidRPr="00FE1744">
        <w:rPr>
          <w:rFonts w:ascii="Times New Roman" w:eastAsia="Times New Roman" w:hAnsi="Times New Roman" w:cs="Times New Roman"/>
          <w:b/>
          <w:bCs/>
          <w:sz w:val="24"/>
          <w:szCs w:val="24"/>
        </w:rPr>
        <w:t>and model</w:t>
      </w:r>
      <w:r w:rsidR="00246662" w:rsidRPr="00FE1744">
        <w:rPr>
          <w:rFonts w:ascii="Times New Roman" w:eastAsia="Times New Roman" w:hAnsi="Times New Roman" w:cs="Times New Roman"/>
          <w:b/>
          <w:bCs/>
          <w:sz w:val="24"/>
          <w:szCs w:val="24"/>
        </w:rPr>
        <w:t xml:space="preserve"> 3</w:t>
      </w:r>
      <w:r w:rsidR="00FE1744" w:rsidRPr="00FE1744">
        <w:rPr>
          <w:rFonts w:ascii="Times New Roman" w:eastAsia="Times New Roman" w:hAnsi="Times New Roman" w:cs="Times New Roman"/>
          <w:b/>
          <w:bCs/>
          <w:sz w:val="24"/>
          <w:szCs w:val="24"/>
        </w:rPr>
        <w:t xml:space="preserve"> </w:t>
      </w:r>
      <w:r w:rsidRPr="00FE1744">
        <w:rPr>
          <w:rFonts w:ascii="Times New Roman" w:eastAsia="Times New Roman" w:hAnsi="Times New Roman" w:cs="Times New Roman"/>
          <w:b/>
          <w:bCs/>
          <w:sz w:val="24"/>
          <w:szCs w:val="24"/>
        </w:rPr>
        <w:t xml:space="preserve">inferred time </w:t>
      </w:r>
      <w:commentRangeEnd w:id="33"/>
      <w:r w:rsidR="00FE1744" w:rsidRPr="00B4088E">
        <w:rPr>
          <w:rStyle w:val="CommentReference"/>
          <w:rFonts w:ascii="Times New Roman" w:eastAsia="Times New Roman" w:hAnsi="Times New Roman" w:cs="Times New Roman"/>
          <w:b/>
          <w:bCs/>
          <w:sz w:val="24"/>
          <w:szCs w:val="24"/>
        </w:rPr>
        <w:commentReference w:id="33"/>
      </w:r>
      <w:r w:rsidRPr="00FE1744">
        <w:rPr>
          <w:rFonts w:ascii="Times New Roman" w:eastAsia="Times New Roman" w:hAnsi="Times New Roman" w:cs="Times New Roman"/>
          <w:b/>
          <w:bCs/>
          <w:sz w:val="24"/>
          <w:szCs w:val="24"/>
        </w:rPr>
        <w:t xml:space="preserve">(see methods) neural encoding. </w:t>
      </w:r>
      <w:r w:rsidRPr="00B4088E">
        <w:rPr>
          <w:rFonts w:ascii="Times New Roman" w:eastAsia="Times New Roman" w:hAnsi="Times New Roman" w:cs="Times New Roman"/>
          <w:b/>
          <w:bCs/>
          <w:sz w:val="24"/>
          <w:szCs w:val="24"/>
        </w:rPr>
        <w:t>Top panels:</w:t>
      </w:r>
      <w:r w:rsidRPr="00B4088E">
        <w:rPr>
          <w:rFonts w:ascii="Times New Roman" w:eastAsia="Times New Roman" w:hAnsi="Times New Roman" w:cs="Times New Roman"/>
          <w:sz w:val="24"/>
          <w:szCs w:val="24"/>
        </w:rPr>
        <w:t xml:space="preserve"> correlation between drops and </w:t>
      </w:r>
      <w:commentRangeStart w:id="34"/>
      <w:r w:rsidR="00246662">
        <w:rPr>
          <w:rFonts w:ascii="Times New Roman" w:eastAsia="Times New Roman" w:hAnsi="Times New Roman" w:cs="Times New Roman"/>
          <w:sz w:val="24"/>
          <w:szCs w:val="24"/>
        </w:rPr>
        <w:t xml:space="preserve">inferred </w:t>
      </w:r>
      <w:r w:rsidRPr="00B4088E">
        <w:rPr>
          <w:rFonts w:ascii="Times New Roman" w:eastAsia="Times New Roman" w:hAnsi="Times New Roman" w:cs="Times New Roman"/>
          <w:sz w:val="24"/>
          <w:szCs w:val="24"/>
        </w:rPr>
        <w:t>time</w:t>
      </w:r>
      <w:r w:rsidR="00FA4BAF">
        <w:rPr>
          <w:rFonts w:ascii="Times New Roman" w:eastAsia="Times New Roman" w:hAnsi="Times New Roman" w:cs="Times New Roman"/>
          <w:sz w:val="24"/>
          <w:szCs w:val="24"/>
        </w:rPr>
        <w:t xml:space="preserve"> from Model 3</w:t>
      </w:r>
      <w:commentRangeEnd w:id="34"/>
      <w:r w:rsidR="00FE1744" w:rsidRPr="00B4088E">
        <w:rPr>
          <w:rStyle w:val="CommentReference"/>
          <w:rFonts w:ascii="Times New Roman" w:eastAsia="Times New Roman" w:hAnsi="Times New Roman" w:cs="Times New Roman"/>
          <w:sz w:val="24"/>
          <w:szCs w:val="24"/>
        </w:rPr>
        <w:commentReference w:id="34"/>
      </w:r>
      <w:r w:rsidRPr="00B4088E">
        <w:rPr>
          <w:rFonts w:ascii="Times New Roman" w:eastAsia="Times New Roman" w:hAnsi="Times New Roman" w:cs="Times New Roman"/>
          <w:sz w:val="24"/>
          <w:szCs w:val="24"/>
        </w:rPr>
        <w:t xml:space="preserve"> in Monkey S </w:t>
      </w:r>
      <w:r w:rsidRPr="00B4088E">
        <w:rPr>
          <w:rFonts w:ascii="Times New Roman" w:eastAsia="Times New Roman" w:hAnsi="Times New Roman" w:cs="Times New Roman"/>
          <w:b/>
          <w:bCs/>
          <w:sz w:val="24"/>
          <w:szCs w:val="24"/>
        </w:rPr>
        <w:t>(A)</w:t>
      </w:r>
      <w:r w:rsidRPr="00B4088E">
        <w:rPr>
          <w:rFonts w:ascii="Times New Roman" w:eastAsia="Times New Roman" w:hAnsi="Times New Roman" w:cs="Times New Roman"/>
          <w:sz w:val="24"/>
          <w:szCs w:val="24"/>
        </w:rPr>
        <w:t xml:space="preserve"> and Monkey T </w:t>
      </w:r>
      <w:r w:rsidRPr="00B4088E">
        <w:rPr>
          <w:rFonts w:ascii="Times New Roman" w:eastAsia="Times New Roman" w:hAnsi="Times New Roman" w:cs="Times New Roman"/>
          <w:b/>
          <w:bCs/>
          <w:sz w:val="24"/>
          <w:szCs w:val="24"/>
        </w:rPr>
        <w:t>(B)</w:t>
      </w:r>
      <w:r w:rsidRPr="00B4088E">
        <w:rPr>
          <w:rFonts w:ascii="Times New Roman" w:eastAsia="Times New Roman" w:hAnsi="Times New Roman" w:cs="Times New Roman"/>
          <w:sz w:val="24"/>
          <w:szCs w:val="24"/>
        </w:rPr>
        <w:t xml:space="preserve">. </w:t>
      </w:r>
      <w:r w:rsidRPr="00B4088E">
        <w:rPr>
          <w:rFonts w:ascii="Times New Roman" w:eastAsia="Times New Roman" w:hAnsi="Times New Roman" w:cs="Times New Roman"/>
          <w:b/>
          <w:bCs/>
          <w:sz w:val="24"/>
          <w:szCs w:val="24"/>
        </w:rPr>
        <w:t>Bottom panels:</w:t>
      </w:r>
      <w:r w:rsidRPr="00B4088E">
        <w:rPr>
          <w:rFonts w:ascii="Times New Roman" w:eastAsia="Times New Roman" w:hAnsi="Times New Roman" w:cs="Times New Roman"/>
          <w:sz w:val="24"/>
          <w:szCs w:val="24"/>
        </w:rPr>
        <w:t xml:space="preserve"> correlation between delay and </w:t>
      </w:r>
      <w:r w:rsidR="00246662">
        <w:rPr>
          <w:rFonts w:ascii="Times New Roman" w:eastAsia="Times New Roman" w:hAnsi="Times New Roman" w:cs="Times New Roman"/>
          <w:sz w:val="24"/>
          <w:szCs w:val="24"/>
        </w:rPr>
        <w:t>inferred</w:t>
      </w:r>
      <w:r w:rsidRPr="00B4088E">
        <w:rPr>
          <w:rFonts w:ascii="Times New Roman" w:eastAsia="Times New Roman" w:hAnsi="Times New Roman" w:cs="Times New Roman"/>
          <w:sz w:val="24"/>
          <w:szCs w:val="24"/>
        </w:rPr>
        <w:t xml:space="preserve"> time </w:t>
      </w:r>
      <w:r w:rsidR="00FE1744">
        <w:rPr>
          <w:rFonts w:ascii="Times New Roman" w:eastAsia="Times New Roman" w:hAnsi="Times New Roman" w:cs="Times New Roman"/>
          <w:sz w:val="24"/>
          <w:szCs w:val="24"/>
        </w:rPr>
        <w:t xml:space="preserve">from Model 3 </w:t>
      </w:r>
      <w:r w:rsidRPr="00B4088E">
        <w:rPr>
          <w:rFonts w:ascii="Times New Roman" w:eastAsia="Times New Roman" w:hAnsi="Times New Roman" w:cs="Times New Roman"/>
          <w:sz w:val="24"/>
          <w:szCs w:val="24"/>
        </w:rPr>
        <w:t xml:space="preserve">in Monkey S </w:t>
      </w:r>
      <w:r w:rsidRPr="00B4088E">
        <w:rPr>
          <w:rFonts w:ascii="Times New Roman" w:eastAsia="Times New Roman" w:hAnsi="Times New Roman" w:cs="Times New Roman"/>
          <w:b/>
          <w:bCs/>
          <w:sz w:val="24"/>
          <w:szCs w:val="24"/>
        </w:rPr>
        <w:t>(C)</w:t>
      </w:r>
      <w:r w:rsidRPr="00B4088E">
        <w:rPr>
          <w:rFonts w:ascii="Times New Roman" w:eastAsia="Times New Roman" w:hAnsi="Times New Roman" w:cs="Times New Roman"/>
          <w:sz w:val="24"/>
          <w:szCs w:val="24"/>
        </w:rPr>
        <w:t xml:space="preserve"> and Monkey T </w:t>
      </w:r>
      <w:r w:rsidRPr="00B4088E">
        <w:rPr>
          <w:rFonts w:ascii="Times New Roman" w:eastAsia="Times New Roman" w:hAnsi="Times New Roman" w:cs="Times New Roman"/>
          <w:b/>
          <w:bCs/>
          <w:sz w:val="24"/>
          <w:szCs w:val="24"/>
        </w:rPr>
        <w:t>(D)</w:t>
      </w:r>
      <w:r w:rsidRPr="00B4088E">
        <w:rPr>
          <w:rFonts w:ascii="Times New Roman" w:eastAsia="Times New Roman" w:hAnsi="Times New Roman" w:cs="Times New Roman"/>
          <w:sz w:val="24"/>
          <w:szCs w:val="24"/>
        </w:rPr>
        <w:t>.</w:t>
      </w:r>
    </w:p>
    <w:p w14:paraId="7DC9CE46" w14:textId="09C776FC" w:rsidR="00E93BEF" w:rsidRDefault="00E93BEF" w:rsidP="00FA7FD1">
      <w:pPr>
        <w:spacing w:after="0" w:line="480" w:lineRule="auto"/>
        <w:jc w:val="center"/>
        <w:rPr>
          <w:rFonts w:ascii="Times New Roman" w:eastAsia="Times New Roman" w:hAnsi="Times New Roman" w:cs="Times New Roman"/>
          <w:sz w:val="24"/>
          <w:szCs w:val="24"/>
        </w:rPr>
      </w:pPr>
    </w:p>
    <w:p w14:paraId="1F02AE84" w14:textId="6272C57F" w:rsidR="00BF2996" w:rsidRPr="00BF2996" w:rsidRDefault="00BF2996" w:rsidP="00BF2996">
      <w:pPr>
        <w:spacing w:after="0" w:line="480" w:lineRule="auto"/>
        <w:jc w:val="center"/>
        <w:rPr>
          <w:rFonts w:ascii="Times New Roman" w:eastAsia="Times New Roman" w:hAnsi="Times New Roman" w:cs="Times New Roman"/>
          <w:b/>
          <w:bCs/>
          <w:sz w:val="24"/>
          <w:szCs w:val="24"/>
        </w:rPr>
      </w:pPr>
      <w:r w:rsidRPr="00BF2996">
        <w:rPr>
          <w:rFonts w:ascii="Times New Roman" w:eastAsia="Times New Roman" w:hAnsi="Times New Roman" w:cs="Times New Roman"/>
          <w:b/>
          <w:bCs/>
          <w:sz w:val="24"/>
          <w:szCs w:val="24"/>
        </w:rPr>
        <w:drawing>
          <wp:inline distT="0" distB="0" distL="0" distR="0" wp14:anchorId="3775030C" wp14:editId="7136E818">
            <wp:extent cx="5943600" cy="2956560"/>
            <wp:effectExtent l="0" t="0" r="0" b="0"/>
            <wp:docPr id="18034054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2956560"/>
                    </a:xfrm>
                    <a:prstGeom prst="rect">
                      <a:avLst/>
                    </a:prstGeom>
                    <a:noFill/>
                    <a:ln>
                      <a:noFill/>
                    </a:ln>
                  </pic:spPr>
                </pic:pic>
              </a:graphicData>
            </a:graphic>
          </wp:inline>
        </w:drawing>
      </w:r>
    </w:p>
    <w:p w14:paraId="090DF8C3" w14:textId="59DD8EF1" w:rsidR="00A82B54" w:rsidRPr="00B4088E" w:rsidRDefault="00A82B54" w:rsidP="00A82B54">
      <w:pPr>
        <w:spacing w:after="0" w:line="480" w:lineRule="auto"/>
        <w:rPr>
          <w:rFonts w:ascii="Times New Roman" w:eastAsia="Times New Roman" w:hAnsi="Times New Roman" w:cs="Times New Roman"/>
          <w:sz w:val="24"/>
          <w:szCs w:val="24"/>
        </w:rPr>
      </w:pPr>
      <w:r w:rsidRPr="00B4088E">
        <w:rPr>
          <w:rFonts w:ascii="Times New Roman" w:eastAsia="Times New Roman" w:hAnsi="Times New Roman" w:cs="Times New Roman"/>
          <w:b/>
          <w:bCs/>
          <w:sz w:val="24"/>
          <w:szCs w:val="24"/>
        </w:rPr>
        <w:t xml:space="preserve">Figure </w:t>
      </w:r>
      <w:r w:rsidR="007C71D7">
        <w:rPr>
          <w:rFonts w:ascii="Times New Roman" w:eastAsia="Times New Roman" w:hAnsi="Times New Roman" w:cs="Times New Roman"/>
          <w:b/>
          <w:bCs/>
          <w:sz w:val="24"/>
          <w:szCs w:val="24"/>
        </w:rPr>
        <w:t>7</w:t>
      </w:r>
      <w:r w:rsidRPr="00B4088E">
        <w:rPr>
          <w:rFonts w:ascii="Times New Roman" w:eastAsia="Times New Roman" w:hAnsi="Times New Roman" w:cs="Times New Roman"/>
          <w:b/>
          <w:bCs/>
          <w:sz w:val="24"/>
          <w:szCs w:val="24"/>
        </w:rPr>
        <w:t xml:space="preserve">. Geometry of neural coding. </w:t>
      </w:r>
      <w:r w:rsidRPr="00B4088E">
        <w:rPr>
          <w:rFonts w:ascii="Times New Roman" w:eastAsia="Times New Roman" w:hAnsi="Times New Roman" w:cs="Times New Roman"/>
          <w:sz w:val="24"/>
          <w:szCs w:val="24"/>
        </w:rPr>
        <w:t xml:space="preserve">Population trajectories for each offer in Monkey S (A, C) and Monkey T (B, D). The trajectories are plotted in the 3D spaces derived from </w:t>
      </w:r>
      <w:r w:rsidR="00246662">
        <w:rPr>
          <w:rFonts w:ascii="Times New Roman" w:eastAsia="Times New Roman" w:hAnsi="Times New Roman" w:cs="Times New Roman"/>
          <w:sz w:val="24"/>
          <w:szCs w:val="24"/>
        </w:rPr>
        <w:t xml:space="preserve">a </w:t>
      </w:r>
      <w:r w:rsidRPr="00B4088E">
        <w:rPr>
          <w:rFonts w:ascii="Times New Roman" w:eastAsia="Times New Roman" w:hAnsi="Times New Roman" w:cs="Times New Roman"/>
          <w:sz w:val="24"/>
          <w:szCs w:val="24"/>
        </w:rPr>
        <w:t>principal component analysis</w:t>
      </w:r>
      <w:r w:rsidR="00FB52C1">
        <w:rPr>
          <w:rFonts w:ascii="Times New Roman" w:eastAsia="Times New Roman" w:hAnsi="Times New Roman" w:cs="Times New Roman"/>
          <w:sz w:val="24"/>
          <w:szCs w:val="24"/>
        </w:rPr>
        <w:t xml:space="preserve"> </w:t>
      </w:r>
      <w:r w:rsidR="00246662">
        <w:rPr>
          <w:rFonts w:ascii="Times New Roman" w:eastAsia="Times New Roman" w:hAnsi="Times New Roman" w:cs="Times New Roman"/>
          <w:sz w:val="24"/>
          <w:szCs w:val="24"/>
        </w:rPr>
        <w:t>performed over a period of</w:t>
      </w:r>
      <w:r w:rsidR="00246662" w:rsidRPr="00B4088E">
        <w:rPr>
          <w:rFonts w:ascii="Times New Roman" w:eastAsia="Times New Roman" w:hAnsi="Times New Roman" w:cs="Times New Roman"/>
          <w:sz w:val="24"/>
          <w:szCs w:val="24"/>
        </w:rPr>
        <w:t xml:space="preserve"> </w:t>
      </w:r>
      <w:r w:rsidRPr="00B4088E">
        <w:rPr>
          <w:rFonts w:ascii="Times New Roman" w:eastAsia="Times New Roman" w:hAnsi="Times New Roman" w:cs="Times New Roman"/>
          <w:sz w:val="24"/>
          <w:szCs w:val="24"/>
        </w:rPr>
        <w:t>500 ms before and after the first go</w:t>
      </w:r>
      <w:r w:rsidR="00FB52C1">
        <w:rPr>
          <w:rFonts w:ascii="Times New Roman" w:eastAsia="Times New Roman" w:hAnsi="Times New Roman" w:cs="Times New Roman"/>
          <w:sz w:val="24"/>
          <w:szCs w:val="24"/>
        </w:rPr>
        <w:t xml:space="preserve"> </w:t>
      </w:r>
      <w:r w:rsidRPr="00B4088E">
        <w:rPr>
          <w:rFonts w:ascii="Times New Roman" w:eastAsia="Times New Roman" w:hAnsi="Times New Roman" w:cs="Times New Roman"/>
          <w:sz w:val="24"/>
          <w:szCs w:val="24"/>
        </w:rPr>
        <w:t>signal onset.</w:t>
      </w:r>
    </w:p>
    <w:p w14:paraId="0C74ECCB" w14:textId="776BA2E1" w:rsidR="007B0DE1" w:rsidRPr="00B4088E" w:rsidRDefault="00FA7FD1" w:rsidP="00FA7FD1">
      <w:pPr>
        <w:spacing w:after="0" w:line="480" w:lineRule="auto"/>
        <w:jc w:val="center"/>
        <w:rPr>
          <w:rFonts w:ascii="Times New Roman" w:eastAsia="Times New Roman" w:hAnsi="Times New Roman" w:cs="Times New Roman"/>
          <w:sz w:val="24"/>
          <w:szCs w:val="24"/>
        </w:rPr>
      </w:pPr>
      <w:r>
        <w:rPr>
          <w:noProof/>
        </w:rPr>
        <w:drawing>
          <wp:inline distT="0" distB="0" distL="0" distR="0" wp14:anchorId="3FA0DAF0" wp14:editId="3BD7776E">
            <wp:extent cx="3794760" cy="5449824"/>
            <wp:effectExtent l="0" t="0" r="0" b="0"/>
            <wp:docPr id="3854109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794760" cy="5449824"/>
                    </a:xfrm>
                    <a:prstGeom prst="rect">
                      <a:avLst/>
                    </a:prstGeom>
                    <a:noFill/>
                    <a:ln>
                      <a:noFill/>
                    </a:ln>
                  </pic:spPr>
                </pic:pic>
              </a:graphicData>
            </a:graphic>
          </wp:inline>
        </w:drawing>
      </w:r>
    </w:p>
    <w:p w14:paraId="237308B0" w14:textId="520CD900" w:rsidR="007B0DE1" w:rsidRDefault="007B0DE1" w:rsidP="007B0DE1">
      <w:pPr>
        <w:tabs>
          <w:tab w:val="left" w:pos="1890"/>
        </w:tabs>
        <w:spacing w:after="0" w:line="480" w:lineRule="auto"/>
        <w:rPr>
          <w:rFonts w:ascii="Times New Roman" w:eastAsia="Times New Roman" w:hAnsi="Times New Roman" w:cs="Times New Roman"/>
          <w:sz w:val="24"/>
          <w:szCs w:val="24"/>
        </w:rPr>
      </w:pPr>
      <w:r w:rsidRPr="00B4088E">
        <w:rPr>
          <w:rFonts w:ascii="Times New Roman" w:eastAsia="Times New Roman" w:hAnsi="Times New Roman" w:cs="Times New Roman"/>
          <w:b/>
          <w:bCs/>
          <w:sz w:val="24"/>
          <w:szCs w:val="24"/>
        </w:rPr>
        <w:t xml:space="preserve">Figure </w:t>
      </w:r>
      <w:r w:rsidR="007C71D7">
        <w:rPr>
          <w:rFonts w:ascii="Times New Roman" w:eastAsia="Times New Roman" w:hAnsi="Times New Roman" w:cs="Times New Roman"/>
          <w:b/>
          <w:bCs/>
          <w:sz w:val="24"/>
          <w:szCs w:val="24"/>
        </w:rPr>
        <w:t>8</w:t>
      </w:r>
      <w:r w:rsidRPr="00B4088E">
        <w:rPr>
          <w:rFonts w:ascii="Times New Roman" w:eastAsia="Times New Roman" w:hAnsi="Times New Roman" w:cs="Times New Roman"/>
          <w:b/>
          <w:bCs/>
          <w:sz w:val="24"/>
          <w:szCs w:val="24"/>
        </w:rPr>
        <w:t>.</w:t>
      </w:r>
      <w:r w:rsidRPr="00B4088E">
        <w:rPr>
          <w:rFonts w:ascii="Times New Roman" w:eastAsia="Times New Roman" w:hAnsi="Times New Roman" w:cs="Times New Roman"/>
          <w:sz w:val="24"/>
          <w:szCs w:val="24"/>
        </w:rPr>
        <w:t xml:space="preserve"> </w:t>
      </w:r>
      <w:r w:rsidRPr="00B4088E">
        <w:rPr>
          <w:rFonts w:ascii="Times New Roman" w:eastAsia="Times New Roman" w:hAnsi="Times New Roman" w:cs="Times New Roman"/>
          <w:b/>
          <w:bCs/>
          <w:sz w:val="24"/>
          <w:szCs w:val="24"/>
        </w:rPr>
        <w:t>Decoding Analysis</w:t>
      </w:r>
      <w:r w:rsidR="00D461D5">
        <w:rPr>
          <w:rFonts w:ascii="Times New Roman" w:eastAsia="Times New Roman" w:hAnsi="Times New Roman" w:cs="Times New Roman"/>
          <w:b/>
          <w:bCs/>
          <w:sz w:val="24"/>
          <w:szCs w:val="24"/>
        </w:rPr>
        <w:t>.</w:t>
      </w:r>
      <w:r w:rsidRPr="00B4088E">
        <w:rPr>
          <w:rFonts w:ascii="Times New Roman" w:eastAsia="Times New Roman" w:hAnsi="Times New Roman" w:cs="Times New Roman"/>
          <w:sz w:val="24"/>
          <w:szCs w:val="24"/>
        </w:rPr>
        <w:t xml:space="preserve"> </w:t>
      </w:r>
      <w:r w:rsidR="00D461D5">
        <w:rPr>
          <w:rFonts w:ascii="Times New Roman" w:eastAsia="Times New Roman" w:hAnsi="Times New Roman" w:cs="Times New Roman"/>
          <w:sz w:val="24"/>
          <w:szCs w:val="24"/>
        </w:rPr>
        <w:t>D</w:t>
      </w:r>
      <w:r w:rsidRPr="00B4088E">
        <w:rPr>
          <w:rFonts w:ascii="Times New Roman" w:eastAsia="Times New Roman" w:hAnsi="Times New Roman" w:cs="Times New Roman"/>
          <w:sz w:val="24"/>
          <w:szCs w:val="24"/>
        </w:rPr>
        <w:t xml:space="preserve">ecoding accuracy was calculated for each task factor: </w:t>
      </w:r>
      <w:r w:rsidR="00D461D5">
        <w:rPr>
          <w:rFonts w:ascii="Times New Roman" w:eastAsia="Times New Roman" w:hAnsi="Times New Roman" w:cs="Times New Roman"/>
          <w:sz w:val="24"/>
          <w:szCs w:val="24"/>
        </w:rPr>
        <w:t>drops</w:t>
      </w:r>
      <w:r w:rsidR="00D461D5" w:rsidRPr="00B4088E">
        <w:rPr>
          <w:rFonts w:ascii="Times New Roman" w:eastAsia="Times New Roman" w:hAnsi="Times New Roman" w:cs="Times New Roman"/>
          <w:sz w:val="24"/>
          <w:szCs w:val="24"/>
        </w:rPr>
        <w:t xml:space="preserve"> </w:t>
      </w:r>
      <w:r w:rsidRPr="00B4088E">
        <w:rPr>
          <w:rFonts w:ascii="Times New Roman" w:eastAsia="Times New Roman" w:hAnsi="Times New Roman" w:cs="Times New Roman"/>
          <w:sz w:val="24"/>
          <w:szCs w:val="24"/>
        </w:rPr>
        <w:t>(top panels), delay (middle panels), and interaction (bottom panels)</w:t>
      </w:r>
      <w:r w:rsidR="006027C9">
        <w:rPr>
          <w:rFonts w:ascii="Times New Roman" w:eastAsia="Times New Roman" w:hAnsi="Times New Roman" w:cs="Times New Roman"/>
          <w:sz w:val="24"/>
          <w:szCs w:val="24"/>
        </w:rPr>
        <w:t>.</w:t>
      </w:r>
      <w:r w:rsidRPr="00B4088E">
        <w:rPr>
          <w:rFonts w:ascii="Times New Roman" w:eastAsia="Times New Roman" w:hAnsi="Times New Roman" w:cs="Times New Roman"/>
          <w:sz w:val="24"/>
          <w:szCs w:val="24"/>
        </w:rPr>
        <w:t xml:space="preserve"> </w:t>
      </w:r>
      <w:r w:rsidR="006027C9">
        <w:rPr>
          <w:rFonts w:ascii="Times New Roman" w:eastAsia="Times New Roman" w:hAnsi="Times New Roman" w:cs="Times New Roman"/>
          <w:sz w:val="24"/>
          <w:szCs w:val="24"/>
        </w:rPr>
        <w:t>T</w:t>
      </w:r>
      <w:r w:rsidRPr="00B4088E">
        <w:rPr>
          <w:rFonts w:ascii="Times New Roman" w:eastAsia="Times New Roman" w:hAnsi="Times New Roman" w:cs="Times New Roman"/>
          <w:sz w:val="24"/>
          <w:szCs w:val="24"/>
        </w:rPr>
        <w:t>his was done for both Monkey S (</w:t>
      </w:r>
      <w:r w:rsidR="006027C9">
        <w:rPr>
          <w:rFonts w:ascii="Times New Roman" w:eastAsia="Times New Roman" w:hAnsi="Times New Roman" w:cs="Times New Roman"/>
          <w:sz w:val="24"/>
          <w:szCs w:val="24"/>
        </w:rPr>
        <w:t xml:space="preserve">panels </w:t>
      </w:r>
      <w:r w:rsidRPr="00B4088E">
        <w:rPr>
          <w:rFonts w:ascii="Times New Roman" w:eastAsia="Times New Roman" w:hAnsi="Times New Roman" w:cs="Times New Roman"/>
          <w:sz w:val="24"/>
          <w:szCs w:val="24"/>
        </w:rPr>
        <w:t>A, C and E) and Monkey T (</w:t>
      </w:r>
      <w:r w:rsidR="006027C9">
        <w:rPr>
          <w:rFonts w:ascii="Times New Roman" w:eastAsia="Times New Roman" w:hAnsi="Times New Roman" w:cs="Times New Roman"/>
          <w:sz w:val="24"/>
          <w:szCs w:val="24"/>
        </w:rPr>
        <w:t xml:space="preserve">panes </w:t>
      </w:r>
      <w:r w:rsidRPr="00B4088E">
        <w:rPr>
          <w:rFonts w:ascii="Times New Roman" w:eastAsia="Times New Roman" w:hAnsi="Times New Roman" w:cs="Times New Roman"/>
          <w:sz w:val="24"/>
          <w:szCs w:val="24"/>
        </w:rPr>
        <w:t xml:space="preserve">B, D and F), from 500 ms before to 1000 ms after the offer onset.   </w:t>
      </w:r>
    </w:p>
    <w:p w14:paraId="51E6EBF5" w14:textId="77777777" w:rsidR="00FA7FD1" w:rsidRDefault="00FA7FD1" w:rsidP="007B0DE1">
      <w:pPr>
        <w:tabs>
          <w:tab w:val="left" w:pos="1890"/>
        </w:tabs>
        <w:spacing w:after="0" w:line="480" w:lineRule="auto"/>
        <w:rPr>
          <w:rFonts w:ascii="Times New Roman" w:eastAsia="Times New Roman" w:hAnsi="Times New Roman" w:cs="Times New Roman"/>
          <w:sz w:val="24"/>
          <w:szCs w:val="24"/>
        </w:rPr>
      </w:pPr>
    </w:p>
    <w:p w14:paraId="0FDDA1F7" w14:textId="77777777" w:rsidR="00123570" w:rsidRDefault="00123570" w:rsidP="007B0DE1">
      <w:pPr>
        <w:tabs>
          <w:tab w:val="left" w:pos="1890"/>
        </w:tabs>
        <w:spacing w:after="0" w:line="480" w:lineRule="auto"/>
        <w:rPr>
          <w:rFonts w:ascii="Times New Roman" w:eastAsia="Times New Roman" w:hAnsi="Times New Roman" w:cs="Times New Roman"/>
          <w:sz w:val="24"/>
          <w:szCs w:val="24"/>
        </w:rPr>
      </w:pPr>
    </w:p>
    <w:p w14:paraId="151E3731" w14:textId="77777777" w:rsidR="00123570" w:rsidRPr="00B4088E" w:rsidRDefault="00123570" w:rsidP="007B0DE1">
      <w:pPr>
        <w:tabs>
          <w:tab w:val="left" w:pos="1890"/>
        </w:tabs>
        <w:spacing w:after="0" w:line="480" w:lineRule="auto"/>
        <w:rPr>
          <w:rFonts w:ascii="Times New Roman" w:eastAsia="Times New Roman" w:hAnsi="Times New Roman" w:cs="Times New Roman"/>
          <w:sz w:val="24"/>
          <w:szCs w:val="24"/>
        </w:rPr>
      </w:pPr>
    </w:p>
    <w:p w14:paraId="0E490C8C" w14:textId="71211993" w:rsidR="007B0DE1" w:rsidRDefault="00FA7FD1" w:rsidP="00A82B54">
      <w:pPr>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Supplementary Information</w:t>
      </w:r>
    </w:p>
    <w:p w14:paraId="6F608759" w14:textId="77777777" w:rsidR="00FA7FD1" w:rsidRDefault="00FA7FD1" w:rsidP="00FA7FD1">
      <w:pPr>
        <w:spacing w:after="0" w:line="480" w:lineRule="auto"/>
        <w:jc w:val="center"/>
        <w:rPr>
          <w:rFonts w:ascii="Times New Roman" w:eastAsia="Times New Roman" w:hAnsi="Times New Roman" w:cs="Times New Roman"/>
          <w:b/>
          <w:bCs/>
          <w:sz w:val="24"/>
          <w:szCs w:val="24"/>
        </w:rPr>
      </w:pPr>
      <w:r>
        <w:rPr>
          <w:noProof/>
        </w:rPr>
        <w:drawing>
          <wp:inline distT="0" distB="0" distL="0" distR="0" wp14:anchorId="571CE96F" wp14:editId="46A4D04A">
            <wp:extent cx="3768725" cy="3840480"/>
            <wp:effectExtent l="0" t="0" r="3175" b="7620"/>
            <wp:docPr id="556883698" name="Picture 5" descr="A collage of graphs and char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883698" name="Picture 5" descr="A collage of graphs and charts&#10;&#10;AI-generated content may be incorrect."/>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768725" cy="3840480"/>
                    </a:xfrm>
                    <a:prstGeom prst="rect">
                      <a:avLst/>
                    </a:prstGeom>
                    <a:noFill/>
                    <a:ln>
                      <a:noFill/>
                    </a:ln>
                  </pic:spPr>
                </pic:pic>
              </a:graphicData>
            </a:graphic>
          </wp:inline>
        </w:drawing>
      </w:r>
    </w:p>
    <w:p w14:paraId="7B941849" w14:textId="166E7D58" w:rsidR="007C71D7" w:rsidRDefault="007C71D7" w:rsidP="00FA7FD1">
      <w:pPr>
        <w:spacing w:after="0" w:line="480" w:lineRule="auto"/>
        <w:rPr>
          <w:rFonts w:ascii="Times New Roman" w:eastAsia="Times New Roman" w:hAnsi="Times New Roman" w:cs="Times New Roman"/>
          <w:sz w:val="24"/>
          <w:szCs w:val="24"/>
        </w:rPr>
      </w:pPr>
      <w:r w:rsidRPr="00B4088E">
        <w:rPr>
          <w:rFonts w:ascii="Times New Roman" w:eastAsia="Times New Roman" w:hAnsi="Times New Roman" w:cs="Times New Roman"/>
          <w:b/>
          <w:bCs/>
          <w:sz w:val="24"/>
          <w:szCs w:val="24"/>
        </w:rPr>
        <w:t xml:space="preserve">Figure </w:t>
      </w:r>
      <w:r>
        <w:rPr>
          <w:rFonts w:ascii="Times New Roman" w:eastAsia="Times New Roman" w:hAnsi="Times New Roman" w:cs="Times New Roman"/>
          <w:b/>
          <w:bCs/>
          <w:sz w:val="24"/>
          <w:szCs w:val="24"/>
        </w:rPr>
        <w:t>S1</w:t>
      </w:r>
      <w:r w:rsidRPr="00B4088E">
        <w:rPr>
          <w:rFonts w:ascii="Times New Roman" w:eastAsia="Times New Roman" w:hAnsi="Times New Roman" w:cs="Times New Roman"/>
          <w:b/>
          <w:bCs/>
          <w:sz w:val="24"/>
          <w:szCs w:val="24"/>
        </w:rPr>
        <w:t>. Recording sites and neural modulation by task factors. (A)</w:t>
      </w:r>
      <w:r w:rsidRPr="00B4088E">
        <w:rPr>
          <w:rFonts w:ascii="Times New Roman" w:eastAsia="Times New Roman" w:hAnsi="Times New Roman" w:cs="Times New Roman"/>
          <w:sz w:val="24"/>
          <w:szCs w:val="24"/>
        </w:rPr>
        <w:t xml:space="preserve"> Schematic representation of the Utah array positions in the dlPFC, reconstructed from MRI scans </w:t>
      </w:r>
      <w:r w:rsidR="006027C9">
        <w:rPr>
          <w:rFonts w:ascii="Times New Roman" w:eastAsia="Times New Roman" w:hAnsi="Times New Roman" w:cs="Times New Roman"/>
          <w:sz w:val="24"/>
          <w:szCs w:val="24"/>
        </w:rPr>
        <w:t xml:space="preserve">of </w:t>
      </w:r>
      <w:r w:rsidRPr="00B4088E">
        <w:rPr>
          <w:rFonts w:ascii="Times New Roman" w:eastAsia="Times New Roman" w:hAnsi="Times New Roman" w:cs="Times New Roman"/>
          <w:sz w:val="24"/>
          <w:szCs w:val="24"/>
        </w:rPr>
        <w:t>Monkeys S and T. Bottom panel: the most anterior and posterior MRI slices of Monkey S, with the Utah arrays highlighted by yellow dashed circles.</w:t>
      </w:r>
      <w:r w:rsidRPr="00B4088E">
        <w:rPr>
          <w:rFonts w:ascii="Times New Roman" w:eastAsia="Times New Roman" w:hAnsi="Times New Roman" w:cs="Times New Roman"/>
          <w:b/>
          <w:bCs/>
          <w:sz w:val="24"/>
          <w:szCs w:val="24"/>
        </w:rPr>
        <w:t xml:space="preserve"> (B)</w:t>
      </w:r>
      <w:r w:rsidRPr="00B4088E">
        <w:rPr>
          <w:rFonts w:ascii="Times New Roman" w:eastAsia="Times New Roman" w:hAnsi="Times New Roman" w:cs="Times New Roman"/>
          <w:sz w:val="24"/>
          <w:szCs w:val="24"/>
        </w:rPr>
        <w:t xml:space="preserve"> Percentage of neurons </w:t>
      </w:r>
      <w:r w:rsidR="006027C9">
        <w:rPr>
          <w:rFonts w:ascii="Times New Roman" w:eastAsia="Times New Roman" w:hAnsi="Times New Roman" w:cs="Times New Roman"/>
          <w:sz w:val="24"/>
          <w:szCs w:val="24"/>
        </w:rPr>
        <w:t xml:space="preserve">that were </w:t>
      </w:r>
      <w:r w:rsidRPr="00B4088E">
        <w:rPr>
          <w:rFonts w:ascii="Times New Roman" w:eastAsia="Times New Roman" w:hAnsi="Times New Roman" w:cs="Times New Roman"/>
          <w:sz w:val="24"/>
          <w:szCs w:val="24"/>
        </w:rPr>
        <w:t>significantly modulated by reward</w:t>
      </w:r>
      <w:r w:rsidR="00D461D5">
        <w:rPr>
          <w:rFonts w:ascii="Times New Roman" w:eastAsia="Times New Roman" w:hAnsi="Times New Roman" w:cs="Times New Roman"/>
          <w:sz w:val="24"/>
          <w:szCs w:val="24"/>
        </w:rPr>
        <w:t xml:space="preserve"> </w:t>
      </w:r>
      <w:r w:rsidRPr="00B4088E">
        <w:rPr>
          <w:rFonts w:ascii="Times New Roman" w:eastAsia="Times New Roman" w:hAnsi="Times New Roman" w:cs="Times New Roman"/>
          <w:sz w:val="24"/>
          <w:szCs w:val="24"/>
        </w:rPr>
        <w:t>drops, delay, their interaction, and upcoming choice.</w:t>
      </w:r>
      <w:r w:rsidRPr="00B4088E">
        <w:rPr>
          <w:rFonts w:ascii="Times New Roman" w:eastAsia="Times New Roman" w:hAnsi="Times New Roman" w:cs="Times New Roman"/>
          <w:b/>
          <w:bCs/>
          <w:sz w:val="24"/>
          <w:szCs w:val="24"/>
        </w:rPr>
        <w:t xml:space="preserve"> (C–D)</w:t>
      </w:r>
      <w:r w:rsidRPr="00B4088E">
        <w:rPr>
          <w:rFonts w:ascii="Times New Roman" w:eastAsia="Times New Roman" w:hAnsi="Times New Roman" w:cs="Times New Roman"/>
          <w:sz w:val="24"/>
          <w:szCs w:val="24"/>
        </w:rPr>
        <w:t xml:space="preserve"> The time course of the percentage of neurons </w:t>
      </w:r>
      <w:r w:rsidR="006027C9" w:rsidRPr="00B4088E">
        <w:rPr>
          <w:rFonts w:ascii="Times New Roman" w:eastAsia="Times New Roman" w:hAnsi="Times New Roman" w:cs="Times New Roman"/>
          <w:sz w:val="24"/>
          <w:szCs w:val="24"/>
        </w:rPr>
        <w:t xml:space="preserve">modulated </w:t>
      </w:r>
      <w:r w:rsidRPr="00B4088E">
        <w:rPr>
          <w:rFonts w:ascii="Times New Roman" w:eastAsia="Times New Roman" w:hAnsi="Times New Roman" w:cs="Times New Roman"/>
          <w:sz w:val="24"/>
          <w:szCs w:val="24"/>
        </w:rPr>
        <w:t>significantly by each factor, from 500 ms before to 1000 ms after cue onset, in monkey</w:t>
      </w:r>
      <w:r w:rsidR="006027C9">
        <w:rPr>
          <w:rFonts w:ascii="Times New Roman" w:eastAsia="Times New Roman" w:hAnsi="Times New Roman" w:cs="Times New Roman"/>
          <w:sz w:val="24"/>
          <w:szCs w:val="24"/>
        </w:rPr>
        <w:t>s</w:t>
      </w:r>
      <w:r w:rsidRPr="00B4088E">
        <w:rPr>
          <w:rFonts w:ascii="Times New Roman" w:eastAsia="Times New Roman" w:hAnsi="Times New Roman" w:cs="Times New Roman"/>
          <w:sz w:val="24"/>
          <w:szCs w:val="24"/>
        </w:rPr>
        <w:t xml:space="preserve"> S and T, respectively.</w:t>
      </w:r>
    </w:p>
    <w:p w14:paraId="20C346C5" w14:textId="77777777" w:rsidR="00FA7FD1" w:rsidRPr="00B4088E" w:rsidRDefault="00FA7FD1" w:rsidP="007C71D7">
      <w:pPr>
        <w:spacing w:after="0" w:line="480" w:lineRule="auto"/>
        <w:rPr>
          <w:rFonts w:ascii="Times New Roman" w:eastAsia="Times New Roman" w:hAnsi="Times New Roman" w:cs="Times New Roman"/>
          <w:sz w:val="24"/>
          <w:szCs w:val="24"/>
        </w:rPr>
      </w:pPr>
    </w:p>
    <w:p w14:paraId="7912D9B9" w14:textId="2A2C41E0" w:rsidR="00F705D3" w:rsidRPr="00F705D3" w:rsidRDefault="00F705D3" w:rsidP="00F705D3">
      <w:pPr>
        <w:spacing w:after="0" w:line="480" w:lineRule="auto"/>
        <w:jc w:val="center"/>
        <w:rPr>
          <w:rFonts w:ascii="Times New Roman" w:eastAsia="Times New Roman" w:hAnsi="Times New Roman" w:cs="Times New Roman"/>
          <w:b/>
          <w:bCs/>
          <w:sz w:val="24"/>
          <w:szCs w:val="24"/>
        </w:rPr>
      </w:pPr>
      <w:r w:rsidRPr="00F705D3">
        <w:rPr>
          <w:rFonts w:ascii="Times New Roman" w:eastAsia="Times New Roman" w:hAnsi="Times New Roman" w:cs="Times New Roman"/>
          <w:b/>
          <w:bCs/>
          <w:noProof/>
          <w:sz w:val="24"/>
          <w:szCs w:val="24"/>
        </w:rPr>
        <w:drawing>
          <wp:inline distT="0" distB="0" distL="0" distR="0" wp14:anchorId="7BF4CABE" wp14:editId="19F992C9">
            <wp:extent cx="4857750" cy="2405520"/>
            <wp:effectExtent l="0" t="0" r="0" b="0"/>
            <wp:docPr id="63533824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862538" cy="2407891"/>
                    </a:xfrm>
                    <a:prstGeom prst="rect">
                      <a:avLst/>
                    </a:prstGeom>
                    <a:noFill/>
                    <a:ln>
                      <a:noFill/>
                    </a:ln>
                  </pic:spPr>
                </pic:pic>
              </a:graphicData>
            </a:graphic>
          </wp:inline>
        </w:drawing>
      </w:r>
    </w:p>
    <w:p w14:paraId="4E1EA274" w14:textId="481CBE3A" w:rsidR="006667AF" w:rsidRPr="00B4088E" w:rsidRDefault="006667AF" w:rsidP="006667AF">
      <w:pPr>
        <w:spacing w:after="0" w:line="480" w:lineRule="auto"/>
        <w:rPr>
          <w:rFonts w:ascii="Times New Roman" w:eastAsia="Times New Roman" w:hAnsi="Times New Roman" w:cs="Times New Roman"/>
          <w:sz w:val="24"/>
          <w:szCs w:val="24"/>
        </w:rPr>
      </w:pPr>
      <w:r w:rsidRPr="00B4088E">
        <w:rPr>
          <w:rFonts w:ascii="Times New Roman" w:eastAsia="Times New Roman" w:hAnsi="Times New Roman" w:cs="Times New Roman"/>
          <w:b/>
          <w:bCs/>
          <w:sz w:val="24"/>
          <w:szCs w:val="24"/>
        </w:rPr>
        <w:t xml:space="preserve">Figure </w:t>
      </w:r>
      <w:r w:rsidR="007C71D7" w:rsidRPr="00B4088E">
        <w:rPr>
          <w:rFonts w:ascii="Times New Roman" w:eastAsia="Times New Roman" w:hAnsi="Times New Roman" w:cs="Times New Roman"/>
          <w:b/>
          <w:bCs/>
          <w:sz w:val="24"/>
          <w:szCs w:val="24"/>
        </w:rPr>
        <w:t>S</w:t>
      </w:r>
      <w:r w:rsidR="007C71D7">
        <w:rPr>
          <w:rFonts w:ascii="Times New Roman" w:eastAsia="Times New Roman" w:hAnsi="Times New Roman" w:cs="Times New Roman"/>
          <w:b/>
          <w:bCs/>
          <w:sz w:val="24"/>
          <w:szCs w:val="24"/>
        </w:rPr>
        <w:t>2</w:t>
      </w:r>
      <w:r w:rsidRPr="00B4088E">
        <w:rPr>
          <w:rFonts w:ascii="Times New Roman" w:eastAsia="Times New Roman" w:hAnsi="Times New Roman" w:cs="Times New Roman"/>
          <w:b/>
          <w:bCs/>
          <w:sz w:val="24"/>
          <w:szCs w:val="24"/>
        </w:rPr>
        <w:t>.</w:t>
      </w:r>
      <w:r w:rsidRPr="00B4088E">
        <w:rPr>
          <w:rFonts w:ascii="Times New Roman" w:eastAsia="Times New Roman" w:hAnsi="Times New Roman" w:cs="Times New Roman"/>
          <w:sz w:val="24"/>
          <w:szCs w:val="24"/>
        </w:rPr>
        <w:t xml:space="preserve"> </w:t>
      </w:r>
      <w:r w:rsidRPr="00D461D5">
        <w:rPr>
          <w:rFonts w:ascii="Times New Roman" w:eastAsia="Times New Roman" w:hAnsi="Times New Roman" w:cs="Times New Roman"/>
          <w:b/>
          <w:bCs/>
          <w:sz w:val="24"/>
          <w:szCs w:val="24"/>
        </w:rPr>
        <w:t>Explained variance</w:t>
      </w:r>
      <w:r w:rsidR="00D461D5" w:rsidRPr="00D461D5">
        <w:rPr>
          <w:rFonts w:ascii="Times New Roman" w:eastAsia="Times New Roman" w:hAnsi="Times New Roman" w:cs="Times New Roman"/>
          <w:b/>
          <w:bCs/>
          <w:sz w:val="24"/>
          <w:szCs w:val="24"/>
        </w:rPr>
        <w:t>.</w:t>
      </w:r>
      <w:r w:rsidR="00D461D5">
        <w:rPr>
          <w:rFonts w:ascii="Times New Roman" w:eastAsia="Times New Roman" w:hAnsi="Times New Roman" w:cs="Times New Roman"/>
          <w:sz w:val="24"/>
          <w:szCs w:val="24"/>
        </w:rPr>
        <w:t xml:space="preserve"> The variance explained</w:t>
      </w:r>
      <w:r w:rsidRPr="00B4088E">
        <w:rPr>
          <w:rFonts w:ascii="Times New Roman" w:eastAsia="Times New Roman" w:hAnsi="Times New Roman" w:cs="Times New Roman"/>
          <w:sz w:val="24"/>
          <w:szCs w:val="24"/>
        </w:rPr>
        <w:t xml:space="preserve"> is calculated for each task factor over time, from 250 ms before to 1000 ms after the cue onset in Monkey S (</w:t>
      </w:r>
      <w:r w:rsidRPr="00B4088E">
        <w:rPr>
          <w:rFonts w:ascii="Times New Roman" w:eastAsia="Times New Roman" w:hAnsi="Times New Roman" w:cs="Times New Roman"/>
          <w:b/>
          <w:bCs/>
          <w:sz w:val="24"/>
          <w:szCs w:val="24"/>
        </w:rPr>
        <w:t>A</w:t>
      </w:r>
      <w:r w:rsidRPr="00B4088E">
        <w:rPr>
          <w:rFonts w:ascii="Times New Roman" w:eastAsia="Times New Roman" w:hAnsi="Times New Roman" w:cs="Times New Roman"/>
          <w:sz w:val="24"/>
          <w:szCs w:val="24"/>
        </w:rPr>
        <w:t>) and Monkey T (</w:t>
      </w:r>
      <w:r w:rsidRPr="00B4088E">
        <w:rPr>
          <w:rFonts w:ascii="Times New Roman" w:eastAsia="Times New Roman" w:hAnsi="Times New Roman" w:cs="Times New Roman"/>
          <w:b/>
          <w:bCs/>
          <w:sz w:val="24"/>
          <w:szCs w:val="24"/>
        </w:rPr>
        <w:t>B</w:t>
      </w:r>
      <w:r w:rsidRPr="00B4088E">
        <w:rPr>
          <w:rFonts w:ascii="Times New Roman" w:eastAsia="Times New Roman" w:hAnsi="Times New Roman" w:cs="Times New Roman"/>
          <w:sz w:val="24"/>
          <w:szCs w:val="24"/>
        </w:rPr>
        <w:t xml:space="preserve">). </w:t>
      </w:r>
    </w:p>
    <w:p w14:paraId="0F756D00" w14:textId="77777777" w:rsidR="004F16C1" w:rsidRDefault="004F16C1" w:rsidP="006667AF">
      <w:pPr>
        <w:spacing w:after="0" w:line="480" w:lineRule="auto"/>
        <w:rPr>
          <w:rFonts w:ascii="Times New Roman" w:eastAsia="Times New Roman" w:hAnsi="Times New Roman" w:cs="Times New Roman"/>
          <w:sz w:val="24"/>
          <w:szCs w:val="24"/>
        </w:rPr>
      </w:pPr>
    </w:p>
    <w:p w14:paraId="6E331039" w14:textId="435BFDFA" w:rsidR="00E91DB1" w:rsidRPr="00E91DB1" w:rsidRDefault="00E91DB1" w:rsidP="00E91DB1">
      <w:pPr>
        <w:spacing w:after="0" w:line="480" w:lineRule="auto"/>
        <w:jc w:val="center"/>
        <w:rPr>
          <w:rFonts w:ascii="Times New Roman" w:eastAsia="Times New Roman" w:hAnsi="Times New Roman" w:cs="Times New Roman"/>
          <w:sz w:val="24"/>
          <w:szCs w:val="24"/>
        </w:rPr>
      </w:pPr>
      <w:r w:rsidRPr="00E91DB1">
        <w:rPr>
          <w:rFonts w:ascii="Times New Roman" w:eastAsia="Times New Roman" w:hAnsi="Times New Roman" w:cs="Times New Roman"/>
          <w:sz w:val="24"/>
          <w:szCs w:val="24"/>
        </w:rPr>
        <w:drawing>
          <wp:inline distT="0" distB="0" distL="0" distR="0" wp14:anchorId="5079DD7E" wp14:editId="4C2610AB">
            <wp:extent cx="5401902" cy="3033953"/>
            <wp:effectExtent l="0" t="0" r="8890" b="0"/>
            <wp:docPr id="64160358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406475" cy="3036521"/>
                    </a:xfrm>
                    <a:prstGeom prst="rect">
                      <a:avLst/>
                    </a:prstGeom>
                    <a:noFill/>
                    <a:ln>
                      <a:noFill/>
                    </a:ln>
                  </pic:spPr>
                </pic:pic>
              </a:graphicData>
            </a:graphic>
          </wp:inline>
        </w:drawing>
      </w:r>
    </w:p>
    <w:p w14:paraId="25792AC5" w14:textId="5DD18560" w:rsidR="00594516" w:rsidRDefault="00B53A98">
      <w:pPr>
        <w:spacing w:after="0" w:line="480" w:lineRule="auto"/>
        <w:rPr>
          <w:rFonts w:ascii="Times New Roman" w:eastAsia="Times New Roman" w:hAnsi="Times New Roman" w:cs="Times New Roman"/>
          <w:sz w:val="24"/>
          <w:szCs w:val="24"/>
        </w:rPr>
      </w:pPr>
      <w:r w:rsidRPr="00B4088E">
        <w:rPr>
          <w:rFonts w:ascii="Times New Roman" w:eastAsia="Times New Roman" w:hAnsi="Times New Roman" w:cs="Times New Roman"/>
          <w:b/>
          <w:bCs/>
          <w:sz w:val="24"/>
          <w:szCs w:val="24"/>
        </w:rPr>
        <w:t xml:space="preserve">Figure </w:t>
      </w:r>
      <w:r w:rsidR="007C71D7" w:rsidRPr="00B4088E">
        <w:rPr>
          <w:rFonts w:ascii="Times New Roman" w:eastAsia="Times New Roman" w:hAnsi="Times New Roman" w:cs="Times New Roman"/>
          <w:b/>
          <w:bCs/>
          <w:sz w:val="24"/>
          <w:szCs w:val="24"/>
        </w:rPr>
        <w:t>S</w:t>
      </w:r>
      <w:r w:rsidR="00925D87">
        <w:rPr>
          <w:rFonts w:ascii="Times New Roman" w:eastAsia="Times New Roman" w:hAnsi="Times New Roman" w:cs="Times New Roman"/>
          <w:b/>
          <w:bCs/>
          <w:sz w:val="24"/>
          <w:szCs w:val="24"/>
        </w:rPr>
        <w:t>3</w:t>
      </w:r>
      <w:r w:rsidRPr="00B4088E">
        <w:rPr>
          <w:rFonts w:ascii="Times New Roman" w:eastAsia="Times New Roman" w:hAnsi="Times New Roman" w:cs="Times New Roman"/>
          <w:b/>
          <w:bCs/>
          <w:sz w:val="24"/>
          <w:szCs w:val="24"/>
        </w:rPr>
        <w:t>.</w:t>
      </w:r>
      <w:r w:rsidRPr="00B4088E">
        <w:rPr>
          <w:rFonts w:ascii="Times New Roman" w:eastAsia="Times New Roman" w:hAnsi="Times New Roman" w:cs="Times New Roman"/>
          <w:sz w:val="24"/>
          <w:szCs w:val="24"/>
        </w:rPr>
        <w:t xml:space="preserve"> </w:t>
      </w:r>
      <w:r w:rsidRPr="00D461D5">
        <w:rPr>
          <w:rFonts w:ascii="Times New Roman" w:eastAsia="Times New Roman" w:hAnsi="Times New Roman" w:cs="Times New Roman"/>
          <w:b/>
          <w:bCs/>
          <w:sz w:val="24"/>
          <w:szCs w:val="24"/>
        </w:rPr>
        <w:t>Linear correlations between drops and delay neural encoding</w:t>
      </w:r>
      <w:r w:rsidR="00D461D5" w:rsidRPr="00D461D5">
        <w:rPr>
          <w:rFonts w:ascii="Times New Roman" w:eastAsia="Times New Roman" w:hAnsi="Times New Roman" w:cs="Times New Roman"/>
          <w:b/>
          <w:bCs/>
          <w:sz w:val="24"/>
          <w:szCs w:val="24"/>
        </w:rPr>
        <w:t xml:space="preserve"> dimensions.</w:t>
      </w:r>
      <w:r w:rsidR="00D461D5">
        <w:rPr>
          <w:rFonts w:ascii="Times New Roman" w:eastAsia="Times New Roman" w:hAnsi="Times New Roman" w:cs="Times New Roman"/>
          <w:sz w:val="24"/>
          <w:szCs w:val="24"/>
        </w:rPr>
        <w:t xml:space="preserve"> The population encoding dimensions for drops and delays were </w:t>
      </w:r>
      <w:r w:rsidRPr="00B4088E">
        <w:rPr>
          <w:rFonts w:ascii="Times New Roman" w:eastAsia="Times New Roman" w:hAnsi="Times New Roman" w:cs="Times New Roman"/>
          <w:sz w:val="24"/>
          <w:szCs w:val="24"/>
        </w:rPr>
        <w:t xml:space="preserve">calculated in 250 ms time bins, before and after </w:t>
      </w:r>
      <w:r w:rsidR="004D7B83">
        <w:rPr>
          <w:rFonts w:ascii="Times New Roman" w:eastAsia="Times New Roman" w:hAnsi="Times New Roman" w:cs="Times New Roman"/>
          <w:sz w:val="24"/>
          <w:szCs w:val="24"/>
        </w:rPr>
        <w:t xml:space="preserve">the </w:t>
      </w:r>
      <w:r w:rsidR="00F3502F">
        <w:rPr>
          <w:rFonts w:ascii="Times New Roman" w:eastAsia="Times New Roman" w:hAnsi="Times New Roman" w:cs="Times New Roman"/>
          <w:sz w:val="24"/>
          <w:szCs w:val="24"/>
        </w:rPr>
        <w:t>visual cue</w:t>
      </w:r>
      <w:r w:rsidR="00F3502F" w:rsidRPr="00B4088E">
        <w:rPr>
          <w:rFonts w:ascii="Times New Roman" w:eastAsia="Times New Roman" w:hAnsi="Times New Roman" w:cs="Times New Roman"/>
          <w:sz w:val="24"/>
          <w:szCs w:val="24"/>
        </w:rPr>
        <w:t xml:space="preserve"> </w:t>
      </w:r>
      <w:r w:rsidRPr="00B4088E">
        <w:rPr>
          <w:rFonts w:ascii="Times New Roman" w:eastAsia="Times New Roman" w:hAnsi="Times New Roman" w:cs="Times New Roman"/>
          <w:sz w:val="24"/>
          <w:szCs w:val="24"/>
        </w:rPr>
        <w:t>onset (time 0) for Monkey S (A–D) and Monkey T (E–H).</w:t>
      </w:r>
    </w:p>
    <w:p w14:paraId="047B671E" w14:textId="16623B2D" w:rsidR="007C71D7" w:rsidRDefault="007C71D7" w:rsidP="00FA7FD1">
      <w:pPr>
        <w:spacing w:after="0" w:line="480" w:lineRule="auto"/>
        <w:jc w:val="center"/>
        <w:rPr>
          <w:rFonts w:ascii="Times New Roman" w:eastAsia="Times New Roman" w:hAnsi="Times New Roman" w:cs="Times New Roman"/>
          <w:sz w:val="24"/>
          <w:szCs w:val="24"/>
        </w:rPr>
      </w:pPr>
    </w:p>
    <w:p w14:paraId="2A9F2F0D" w14:textId="0E237706" w:rsidR="00E91DB1" w:rsidRPr="00E91DB1" w:rsidRDefault="00E91DB1" w:rsidP="00E91DB1">
      <w:pPr>
        <w:spacing w:after="0" w:line="480" w:lineRule="auto"/>
        <w:jc w:val="center"/>
        <w:rPr>
          <w:rFonts w:ascii="Times New Roman" w:eastAsia="Times New Roman" w:hAnsi="Times New Roman" w:cs="Times New Roman"/>
          <w:b/>
          <w:bCs/>
          <w:sz w:val="24"/>
          <w:szCs w:val="24"/>
        </w:rPr>
      </w:pPr>
      <w:r w:rsidRPr="00E91DB1">
        <w:rPr>
          <w:rFonts w:ascii="Times New Roman" w:eastAsia="Times New Roman" w:hAnsi="Times New Roman" w:cs="Times New Roman"/>
          <w:b/>
          <w:bCs/>
          <w:sz w:val="24"/>
          <w:szCs w:val="24"/>
        </w:rPr>
        <w:drawing>
          <wp:inline distT="0" distB="0" distL="0" distR="0" wp14:anchorId="106FC32C" wp14:editId="522F30CB">
            <wp:extent cx="4498667" cy="4667367"/>
            <wp:effectExtent l="0" t="0" r="0" b="0"/>
            <wp:docPr id="163436304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498667" cy="4667367"/>
                    </a:xfrm>
                    <a:prstGeom prst="rect">
                      <a:avLst/>
                    </a:prstGeom>
                    <a:noFill/>
                    <a:ln>
                      <a:noFill/>
                    </a:ln>
                  </pic:spPr>
                </pic:pic>
              </a:graphicData>
            </a:graphic>
          </wp:inline>
        </w:drawing>
      </w:r>
    </w:p>
    <w:p w14:paraId="25111062" w14:textId="33A3CFDC" w:rsidR="00B9511A" w:rsidRPr="0076688B" w:rsidRDefault="007C71D7">
      <w:pPr>
        <w:spacing w:after="0" w:line="480" w:lineRule="auto"/>
        <w:rPr>
          <w:rFonts w:ascii="Times New Roman" w:eastAsia="Times New Roman" w:hAnsi="Times New Roman" w:cs="Times New Roman"/>
          <w:sz w:val="24"/>
          <w:szCs w:val="24"/>
        </w:rPr>
      </w:pPr>
      <w:r w:rsidRPr="00B4088E">
        <w:rPr>
          <w:rFonts w:ascii="Times New Roman" w:eastAsia="Times New Roman" w:hAnsi="Times New Roman" w:cs="Times New Roman"/>
          <w:b/>
          <w:bCs/>
          <w:sz w:val="24"/>
          <w:szCs w:val="24"/>
        </w:rPr>
        <w:t xml:space="preserve">Figure </w:t>
      </w:r>
      <w:r>
        <w:rPr>
          <w:rFonts w:ascii="Times New Roman" w:eastAsia="Times New Roman" w:hAnsi="Times New Roman" w:cs="Times New Roman"/>
          <w:b/>
          <w:bCs/>
          <w:sz w:val="24"/>
          <w:szCs w:val="24"/>
        </w:rPr>
        <w:t>S</w:t>
      </w:r>
      <w:r w:rsidR="00925D87">
        <w:rPr>
          <w:rFonts w:ascii="Times New Roman" w:eastAsia="Times New Roman" w:hAnsi="Times New Roman" w:cs="Times New Roman"/>
          <w:b/>
          <w:bCs/>
          <w:sz w:val="24"/>
          <w:szCs w:val="24"/>
        </w:rPr>
        <w:t>4</w:t>
      </w:r>
      <w:r w:rsidRPr="00B4088E">
        <w:rPr>
          <w:rFonts w:ascii="Times New Roman" w:eastAsia="Times New Roman" w:hAnsi="Times New Roman" w:cs="Times New Roman"/>
          <w:b/>
          <w:bCs/>
          <w:sz w:val="24"/>
          <w:szCs w:val="24"/>
        </w:rPr>
        <w:t>. Raster plots and correlation between mean spike count and discounted value.</w:t>
      </w:r>
      <w:r w:rsidRPr="00B4088E">
        <w:rPr>
          <w:rFonts w:ascii="Times New Roman" w:eastAsia="Times New Roman" w:hAnsi="Times New Roman" w:cs="Times New Roman"/>
          <w:sz w:val="24"/>
          <w:szCs w:val="24"/>
        </w:rPr>
        <w:t xml:space="preserve"> </w:t>
      </w:r>
      <w:r w:rsidRPr="00B4088E">
        <w:rPr>
          <w:rFonts w:ascii="Times New Roman" w:eastAsia="Times New Roman" w:hAnsi="Times New Roman" w:cs="Times New Roman"/>
          <w:b/>
          <w:bCs/>
          <w:sz w:val="24"/>
          <w:szCs w:val="24"/>
        </w:rPr>
        <w:t>Left panels:</w:t>
      </w:r>
      <w:r w:rsidRPr="00B4088E">
        <w:rPr>
          <w:rFonts w:ascii="Times New Roman" w:eastAsia="Times New Roman" w:hAnsi="Times New Roman" w:cs="Times New Roman"/>
          <w:sz w:val="24"/>
          <w:szCs w:val="24"/>
        </w:rPr>
        <w:t xml:space="preserve"> example neurons from Monkey </w:t>
      </w:r>
      <w:r w:rsidR="004D7B83">
        <w:rPr>
          <w:rFonts w:ascii="Times New Roman" w:eastAsia="Times New Roman" w:hAnsi="Times New Roman" w:cs="Times New Roman"/>
          <w:sz w:val="24"/>
          <w:szCs w:val="24"/>
        </w:rPr>
        <w:t>S</w:t>
      </w:r>
      <w:r w:rsidR="004D7B83" w:rsidRPr="00B4088E">
        <w:rPr>
          <w:rFonts w:ascii="Times New Roman" w:eastAsia="Times New Roman" w:hAnsi="Times New Roman" w:cs="Times New Roman"/>
          <w:sz w:val="24"/>
          <w:szCs w:val="24"/>
        </w:rPr>
        <w:t xml:space="preserve"> </w:t>
      </w:r>
      <w:r w:rsidRPr="00B4088E">
        <w:rPr>
          <w:rFonts w:ascii="Times New Roman" w:eastAsia="Times New Roman" w:hAnsi="Times New Roman" w:cs="Times New Roman"/>
          <w:sz w:val="24"/>
          <w:szCs w:val="24"/>
        </w:rPr>
        <w:t>(</w:t>
      </w:r>
      <w:r w:rsidRPr="00B4088E">
        <w:rPr>
          <w:rFonts w:ascii="Times New Roman" w:eastAsia="Times New Roman" w:hAnsi="Times New Roman" w:cs="Times New Roman"/>
          <w:b/>
          <w:bCs/>
          <w:sz w:val="24"/>
          <w:szCs w:val="24"/>
        </w:rPr>
        <w:t>A</w:t>
      </w:r>
      <w:r w:rsidRPr="00B4088E">
        <w:rPr>
          <w:rFonts w:ascii="Times New Roman" w:eastAsia="Times New Roman" w:hAnsi="Times New Roman" w:cs="Times New Roman"/>
          <w:sz w:val="24"/>
          <w:szCs w:val="24"/>
        </w:rPr>
        <w:t xml:space="preserve">) and Monkey </w:t>
      </w:r>
      <w:r w:rsidR="004D7B83">
        <w:rPr>
          <w:rFonts w:ascii="Times New Roman" w:eastAsia="Times New Roman" w:hAnsi="Times New Roman" w:cs="Times New Roman"/>
          <w:sz w:val="24"/>
          <w:szCs w:val="24"/>
        </w:rPr>
        <w:t>T</w:t>
      </w:r>
      <w:r w:rsidR="004D7B83" w:rsidRPr="00B4088E">
        <w:rPr>
          <w:rFonts w:ascii="Times New Roman" w:eastAsia="Times New Roman" w:hAnsi="Times New Roman" w:cs="Times New Roman"/>
          <w:sz w:val="24"/>
          <w:szCs w:val="24"/>
        </w:rPr>
        <w:t xml:space="preserve"> </w:t>
      </w:r>
      <w:r w:rsidRPr="00B4088E">
        <w:rPr>
          <w:rFonts w:ascii="Times New Roman" w:eastAsia="Times New Roman" w:hAnsi="Times New Roman" w:cs="Times New Roman"/>
          <w:sz w:val="24"/>
          <w:szCs w:val="24"/>
        </w:rPr>
        <w:t>(</w:t>
      </w:r>
      <w:r w:rsidRPr="00B4088E">
        <w:rPr>
          <w:rFonts w:ascii="Times New Roman" w:eastAsia="Times New Roman" w:hAnsi="Times New Roman" w:cs="Times New Roman"/>
          <w:b/>
          <w:bCs/>
          <w:sz w:val="24"/>
          <w:szCs w:val="24"/>
        </w:rPr>
        <w:t>B</w:t>
      </w:r>
      <w:r w:rsidRPr="00B4088E">
        <w:rPr>
          <w:rFonts w:ascii="Times New Roman" w:eastAsia="Times New Roman" w:hAnsi="Times New Roman" w:cs="Times New Roman"/>
          <w:sz w:val="24"/>
          <w:szCs w:val="24"/>
        </w:rPr>
        <w:t>). Spike density functions are shown above each raster. The neural activity is aligned to the cue onset and divided into nine offers, which are ordered from the highest to the lowest mean firing rate. The mean firing rate is calculated from 75 to 750 ms after the cue onset</w:t>
      </w:r>
      <w:r>
        <w:rPr>
          <w:rFonts w:ascii="Times New Roman" w:eastAsia="Times New Roman" w:hAnsi="Times New Roman" w:cs="Times New Roman"/>
          <w:sz w:val="24"/>
          <w:szCs w:val="24"/>
        </w:rPr>
        <w:t xml:space="preserve"> </w:t>
      </w:r>
      <w:r w:rsidRPr="00B4088E">
        <w:rPr>
          <w:rFonts w:ascii="Times New Roman" w:eastAsia="Times New Roman" w:hAnsi="Times New Roman" w:cs="Times New Roman"/>
          <w:sz w:val="24"/>
          <w:szCs w:val="24"/>
        </w:rPr>
        <w:t>(shown by the gr</w:t>
      </w:r>
      <w:r w:rsidR="004D7B83">
        <w:rPr>
          <w:rFonts w:ascii="Times New Roman" w:eastAsia="Times New Roman" w:hAnsi="Times New Roman" w:cs="Times New Roman"/>
          <w:sz w:val="24"/>
          <w:szCs w:val="24"/>
        </w:rPr>
        <w:t>e</w:t>
      </w:r>
      <w:r w:rsidRPr="00B4088E">
        <w:rPr>
          <w:rFonts w:ascii="Times New Roman" w:eastAsia="Times New Roman" w:hAnsi="Times New Roman" w:cs="Times New Roman"/>
          <w:sz w:val="24"/>
          <w:szCs w:val="24"/>
        </w:rPr>
        <w:t xml:space="preserve">y rectangle). </w:t>
      </w:r>
      <w:r w:rsidRPr="00B4088E">
        <w:rPr>
          <w:rFonts w:ascii="Times New Roman" w:eastAsia="Times New Roman" w:hAnsi="Times New Roman" w:cs="Times New Roman"/>
          <w:b/>
          <w:bCs/>
          <w:sz w:val="24"/>
          <w:szCs w:val="24"/>
        </w:rPr>
        <w:t>Right panels:</w:t>
      </w:r>
      <w:r w:rsidRPr="00B4088E">
        <w:rPr>
          <w:rFonts w:ascii="Times New Roman" w:eastAsia="Times New Roman" w:hAnsi="Times New Roman" w:cs="Times New Roman"/>
          <w:sz w:val="24"/>
          <w:szCs w:val="24"/>
        </w:rPr>
        <w:t xml:space="preserve"> the linear correlation between the mean spike count for each offer and the behaviorally calculated discounted value, corresponding to the neurons shown in the left panels.</w:t>
      </w:r>
    </w:p>
    <w:sectPr w:rsidR="00B9511A" w:rsidRPr="0076688B" w:rsidSect="00F24C17">
      <w:pgSz w:w="12240" w:h="15840"/>
      <w:pgMar w:top="1440" w:right="1440" w:bottom="1440" w:left="1440" w:header="0" w:footer="0" w:gutter="0"/>
      <w:lnNumType w:countBy="1" w:restart="continuous"/>
      <w:cols w:space="720"/>
      <w:formProt w:val="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8" w:author="Siyu Wang" w:date="2026-02-27T18:18:00Z" w:initials="SW">
    <w:p w14:paraId="082E5A51" w14:textId="77777777" w:rsidR="00D6162D" w:rsidRDefault="00D6162D" w:rsidP="00D6162D">
      <w:r>
        <w:rPr>
          <w:rStyle w:val="CommentReference"/>
        </w:rPr>
        <w:annotationRef/>
      </w:r>
      <w:r>
        <w:rPr>
          <w:sz w:val="20"/>
          <w:szCs w:val="20"/>
        </w:rPr>
        <w:t>the Shuffling analysis should be added to Methods, also missing info regarding population PCA trajectories here</w:t>
      </w:r>
    </w:p>
  </w:comment>
  <w:comment w:id="29" w:author="Rossella Falcone" w:date="2026-03-03T10:37:00Z" w:initials="RF">
    <w:p w14:paraId="754B92A4" w14:textId="77777777" w:rsidR="00413509" w:rsidRDefault="00D6162D" w:rsidP="00413509">
      <w:pPr>
        <w:pStyle w:val="CommentText"/>
      </w:pPr>
      <w:r>
        <w:rPr>
          <w:rStyle w:val="CommentReference"/>
        </w:rPr>
        <w:annotationRef/>
      </w:r>
      <w:r w:rsidR="00413509">
        <w:t>Can you do that, Siyu? I am not sure how I can dot hat!</w:t>
      </w:r>
    </w:p>
  </w:comment>
  <w:comment w:id="33" w:author="Rossella Falcone" w:date="2026-03-19T11:14:00Z" w:initials="RF">
    <w:p w14:paraId="77D3C91A" w14:textId="77777777" w:rsidR="00FE1744" w:rsidRDefault="00FE1744" w:rsidP="00FE1744">
      <w:pPr>
        <w:pStyle w:val="CommentText"/>
      </w:pPr>
      <w:r>
        <w:rPr>
          <w:rStyle w:val="CommentReference"/>
        </w:rPr>
        <w:annotationRef/>
      </w:r>
      <w:r>
        <w:t xml:space="preserve">Is this correct? </w:t>
      </w:r>
    </w:p>
  </w:comment>
  <w:comment w:id="34" w:author="Rossella Falcone" w:date="2026-03-19T11:14:00Z" w:initials="RF">
    <w:p w14:paraId="0FF187C2" w14:textId="77777777" w:rsidR="00FE1744" w:rsidRDefault="00FE1744" w:rsidP="00FE1744">
      <w:pPr>
        <w:pStyle w:val="CommentText"/>
      </w:pPr>
      <w:r>
        <w:rPr>
          <w:rStyle w:val="CommentReference"/>
        </w:rPr>
        <w:annotationRef/>
      </w:r>
      <w:r>
        <w:t>Is this correct, Siyu?</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2E5A51" w15:done="0"/>
  <w15:commentEx w15:paraId="754B92A4" w15:paraIdParent="082E5A51" w15:done="0"/>
  <w15:commentEx w15:paraId="77D3C91A" w15:done="0"/>
  <w15:commentEx w15:paraId="0FF187C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36A72E7" w16cex:dateUtc="2026-02-27T23:18:00Z"/>
  <w16cex:commentExtensible w16cex:durableId="3498859B" w16cex:dateUtc="2026-03-03T15:37:00Z"/>
  <w16cex:commentExtensible w16cex:durableId="035D9282" w16cex:dateUtc="2026-03-19T15:14:00Z"/>
  <w16cex:commentExtensible w16cex:durableId="0004C172" w16cex:dateUtc="2026-03-19T15: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2E5A51" w16cid:durableId="636A72E7"/>
  <w16cid:commentId w16cid:paraId="754B92A4" w16cid:durableId="3498859B"/>
  <w16cid:commentId w16cid:paraId="77D3C91A" w16cid:durableId="035D9282"/>
  <w16cid:commentId w16cid:paraId="0FF187C2" w16cid:durableId="0004C17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268C31" w14:textId="77777777" w:rsidR="00B74E0D" w:rsidRDefault="00B74E0D" w:rsidP="00631433">
      <w:pPr>
        <w:spacing w:after="0" w:line="240" w:lineRule="auto"/>
      </w:pPr>
      <w:r>
        <w:separator/>
      </w:r>
    </w:p>
  </w:endnote>
  <w:endnote w:type="continuationSeparator" w:id="0">
    <w:p w14:paraId="4C3E1D45" w14:textId="77777777" w:rsidR="00B74E0D" w:rsidRDefault="00B74E0D" w:rsidP="006314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0B7CE5" w14:textId="77777777" w:rsidR="00B74E0D" w:rsidRDefault="00B74E0D" w:rsidP="00631433">
      <w:pPr>
        <w:spacing w:after="0" w:line="240" w:lineRule="auto"/>
      </w:pPr>
      <w:r>
        <w:separator/>
      </w:r>
    </w:p>
  </w:footnote>
  <w:footnote w:type="continuationSeparator" w:id="0">
    <w:p w14:paraId="0DCAE8A7" w14:textId="77777777" w:rsidR="00B74E0D" w:rsidRDefault="00B74E0D" w:rsidP="006314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E4833"/>
    <w:multiLevelType w:val="hybridMultilevel"/>
    <w:tmpl w:val="EA4631F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87727B"/>
    <w:multiLevelType w:val="hybridMultilevel"/>
    <w:tmpl w:val="24A8BC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930069"/>
    <w:multiLevelType w:val="hybridMultilevel"/>
    <w:tmpl w:val="B0DA07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83B2138"/>
    <w:multiLevelType w:val="hybridMultilevel"/>
    <w:tmpl w:val="28DA8D3C"/>
    <w:lvl w:ilvl="0" w:tplc="A2C4C196">
      <w:start w:val="1"/>
      <w:numFmt w:val="decimal"/>
      <w:lvlText w:val="%1."/>
      <w:lvlJc w:val="left"/>
      <w:pPr>
        <w:ind w:left="720" w:hanging="360"/>
      </w:pPr>
      <w:rPr>
        <w:rFonts w:hint="default"/>
        <w:i w:val="0"/>
        <w:iCs/>
        <w:sz w:val="24"/>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C655773"/>
    <w:multiLevelType w:val="hybridMultilevel"/>
    <w:tmpl w:val="26B68A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02507977">
    <w:abstractNumId w:val="0"/>
  </w:num>
  <w:num w:numId="2" w16cid:durableId="952444668">
    <w:abstractNumId w:val="2"/>
  </w:num>
  <w:num w:numId="3" w16cid:durableId="496921410">
    <w:abstractNumId w:val="1"/>
  </w:num>
  <w:num w:numId="4" w16cid:durableId="1144930588">
    <w:abstractNumId w:val="4"/>
  </w:num>
  <w:num w:numId="5" w16cid:durableId="639504751">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ossella Falcone">
    <w15:presenceInfo w15:providerId="AD" w15:userId="S::rossella.falcone@einsteinmed.edu::02dd4923-bc26-4ba5-91d5-d648cbbd263f"/>
  </w15:person>
  <w15:person w15:author="Siyu Wang">
    <w15:presenceInfo w15:providerId="None" w15:userId="Siyu Wan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trackRevisions/>
  <w:defaultTabStop w:val="720"/>
  <w:autoHyphenation/>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50CA"/>
    <w:rsid w:val="000010C9"/>
    <w:rsid w:val="000028CB"/>
    <w:rsid w:val="00003BE0"/>
    <w:rsid w:val="00004B5A"/>
    <w:rsid w:val="000078B3"/>
    <w:rsid w:val="000105B1"/>
    <w:rsid w:val="000126CD"/>
    <w:rsid w:val="00013D75"/>
    <w:rsid w:val="00015D68"/>
    <w:rsid w:val="00016F01"/>
    <w:rsid w:val="0001769D"/>
    <w:rsid w:val="00017AE1"/>
    <w:rsid w:val="00017CC0"/>
    <w:rsid w:val="00020387"/>
    <w:rsid w:val="00022C81"/>
    <w:rsid w:val="00025CE6"/>
    <w:rsid w:val="00026BF8"/>
    <w:rsid w:val="00027039"/>
    <w:rsid w:val="000277B7"/>
    <w:rsid w:val="00030609"/>
    <w:rsid w:val="000335E2"/>
    <w:rsid w:val="0003467A"/>
    <w:rsid w:val="00034D1D"/>
    <w:rsid w:val="00037908"/>
    <w:rsid w:val="00042F1F"/>
    <w:rsid w:val="00043FBC"/>
    <w:rsid w:val="0004408B"/>
    <w:rsid w:val="00045B6E"/>
    <w:rsid w:val="000465CC"/>
    <w:rsid w:val="00050322"/>
    <w:rsid w:val="00052B5D"/>
    <w:rsid w:val="000533A7"/>
    <w:rsid w:val="00056D00"/>
    <w:rsid w:val="00062D31"/>
    <w:rsid w:val="00064349"/>
    <w:rsid w:val="000659FC"/>
    <w:rsid w:val="00065FB3"/>
    <w:rsid w:val="000671A1"/>
    <w:rsid w:val="0006728E"/>
    <w:rsid w:val="00067E97"/>
    <w:rsid w:val="000715D5"/>
    <w:rsid w:val="000731E4"/>
    <w:rsid w:val="000733B8"/>
    <w:rsid w:val="00073A58"/>
    <w:rsid w:val="0008118C"/>
    <w:rsid w:val="0008175E"/>
    <w:rsid w:val="00086114"/>
    <w:rsid w:val="00087ADD"/>
    <w:rsid w:val="00091F5B"/>
    <w:rsid w:val="00092942"/>
    <w:rsid w:val="00092F42"/>
    <w:rsid w:val="000948A0"/>
    <w:rsid w:val="0009641C"/>
    <w:rsid w:val="0009654C"/>
    <w:rsid w:val="000A05D3"/>
    <w:rsid w:val="000A2703"/>
    <w:rsid w:val="000A30DB"/>
    <w:rsid w:val="000A3602"/>
    <w:rsid w:val="000A4EEA"/>
    <w:rsid w:val="000A5CC2"/>
    <w:rsid w:val="000A7C2E"/>
    <w:rsid w:val="000B198E"/>
    <w:rsid w:val="000B5EAE"/>
    <w:rsid w:val="000C16F6"/>
    <w:rsid w:val="000C2667"/>
    <w:rsid w:val="000C4CDA"/>
    <w:rsid w:val="000C70CC"/>
    <w:rsid w:val="000C75B3"/>
    <w:rsid w:val="000C75FE"/>
    <w:rsid w:val="000D2C88"/>
    <w:rsid w:val="000D59D6"/>
    <w:rsid w:val="000D5E79"/>
    <w:rsid w:val="000D7576"/>
    <w:rsid w:val="000D75E4"/>
    <w:rsid w:val="000E05F2"/>
    <w:rsid w:val="000E2DD8"/>
    <w:rsid w:val="000E2EE5"/>
    <w:rsid w:val="000E3C74"/>
    <w:rsid w:val="000E6561"/>
    <w:rsid w:val="000F01D8"/>
    <w:rsid w:val="000F19BE"/>
    <w:rsid w:val="000F230D"/>
    <w:rsid w:val="000F2D88"/>
    <w:rsid w:val="000F353A"/>
    <w:rsid w:val="000F51F7"/>
    <w:rsid w:val="000F7EDD"/>
    <w:rsid w:val="00100AC9"/>
    <w:rsid w:val="00106694"/>
    <w:rsid w:val="00110087"/>
    <w:rsid w:val="00112739"/>
    <w:rsid w:val="001139EC"/>
    <w:rsid w:val="00115105"/>
    <w:rsid w:val="001158BA"/>
    <w:rsid w:val="00117FF4"/>
    <w:rsid w:val="00120470"/>
    <w:rsid w:val="00123570"/>
    <w:rsid w:val="00126575"/>
    <w:rsid w:val="001278FC"/>
    <w:rsid w:val="00134412"/>
    <w:rsid w:val="0013484E"/>
    <w:rsid w:val="00135A30"/>
    <w:rsid w:val="00135F38"/>
    <w:rsid w:val="00135F7E"/>
    <w:rsid w:val="001366FF"/>
    <w:rsid w:val="00143989"/>
    <w:rsid w:val="00143E96"/>
    <w:rsid w:val="0014667D"/>
    <w:rsid w:val="00147CA6"/>
    <w:rsid w:val="001503D5"/>
    <w:rsid w:val="0015069A"/>
    <w:rsid w:val="0015070E"/>
    <w:rsid w:val="0015537E"/>
    <w:rsid w:val="00155B9B"/>
    <w:rsid w:val="0016214D"/>
    <w:rsid w:val="0016345F"/>
    <w:rsid w:val="00163999"/>
    <w:rsid w:val="00166E35"/>
    <w:rsid w:val="00170E97"/>
    <w:rsid w:val="00171462"/>
    <w:rsid w:val="0017163E"/>
    <w:rsid w:val="00173008"/>
    <w:rsid w:val="00175015"/>
    <w:rsid w:val="001826A5"/>
    <w:rsid w:val="00183FAB"/>
    <w:rsid w:val="00185121"/>
    <w:rsid w:val="001876A4"/>
    <w:rsid w:val="00190E68"/>
    <w:rsid w:val="0019133F"/>
    <w:rsid w:val="001918C8"/>
    <w:rsid w:val="0019213C"/>
    <w:rsid w:val="00193E13"/>
    <w:rsid w:val="001A11C0"/>
    <w:rsid w:val="001A19DA"/>
    <w:rsid w:val="001A1E5B"/>
    <w:rsid w:val="001A1F07"/>
    <w:rsid w:val="001A35FF"/>
    <w:rsid w:val="001A3ECA"/>
    <w:rsid w:val="001A4F9D"/>
    <w:rsid w:val="001B103E"/>
    <w:rsid w:val="001B177B"/>
    <w:rsid w:val="001B3A2A"/>
    <w:rsid w:val="001B4142"/>
    <w:rsid w:val="001B4D2D"/>
    <w:rsid w:val="001B6574"/>
    <w:rsid w:val="001B7E3F"/>
    <w:rsid w:val="001C0C86"/>
    <w:rsid w:val="001C0F56"/>
    <w:rsid w:val="001C16D4"/>
    <w:rsid w:val="001C436F"/>
    <w:rsid w:val="001C5B64"/>
    <w:rsid w:val="001D077A"/>
    <w:rsid w:val="001D0CAA"/>
    <w:rsid w:val="001D1086"/>
    <w:rsid w:val="001D3E59"/>
    <w:rsid w:val="001D3F72"/>
    <w:rsid w:val="001D4C3F"/>
    <w:rsid w:val="001D555D"/>
    <w:rsid w:val="001D5F5C"/>
    <w:rsid w:val="001D6F73"/>
    <w:rsid w:val="001D7F08"/>
    <w:rsid w:val="001E25DE"/>
    <w:rsid w:val="001E5C2A"/>
    <w:rsid w:val="001E6270"/>
    <w:rsid w:val="001E6EBE"/>
    <w:rsid w:val="001E73FA"/>
    <w:rsid w:val="001F1695"/>
    <w:rsid w:val="001F345E"/>
    <w:rsid w:val="001F39E5"/>
    <w:rsid w:val="001F5639"/>
    <w:rsid w:val="001F5F6C"/>
    <w:rsid w:val="001F67A4"/>
    <w:rsid w:val="001F744F"/>
    <w:rsid w:val="001F7587"/>
    <w:rsid w:val="00203C5D"/>
    <w:rsid w:val="00211422"/>
    <w:rsid w:val="00211C45"/>
    <w:rsid w:val="00212A85"/>
    <w:rsid w:val="002142E9"/>
    <w:rsid w:val="00214783"/>
    <w:rsid w:val="00216E44"/>
    <w:rsid w:val="002172CE"/>
    <w:rsid w:val="002210C5"/>
    <w:rsid w:val="002225AC"/>
    <w:rsid w:val="002257D9"/>
    <w:rsid w:val="0023019D"/>
    <w:rsid w:val="002306D4"/>
    <w:rsid w:val="00231519"/>
    <w:rsid w:val="00231FB2"/>
    <w:rsid w:val="00232F6B"/>
    <w:rsid w:val="00233607"/>
    <w:rsid w:val="00234B7C"/>
    <w:rsid w:val="00240887"/>
    <w:rsid w:val="00241F18"/>
    <w:rsid w:val="002434A0"/>
    <w:rsid w:val="00246468"/>
    <w:rsid w:val="00246662"/>
    <w:rsid w:val="00250DE8"/>
    <w:rsid w:val="00252479"/>
    <w:rsid w:val="00255113"/>
    <w:rsid w:val="0025655C"/>
    <w:rsid w:val="00256838"/>
    <w:rsid w:val="00256CD7"/>
    <w:rsid w:val="0026108D"/>
    <w:rsid w:val="0026168B"/>
    <w:rsid w:val="0026174E"/>
    <w:rsid w:val="00261C80"/>
    <w:rsid w:val="0026310E"/>
    <w:rsid w:val="00263A1D"/>
    <w:rsid w:val="0026487F"/>
    <w:rsid w:val="00264AD1"/>
    <w:rsid w:val="00265755"/>
    <w:rsid w:val="00265EE4"/>
    <w:rsid w:val="0026616A"/>
    <w:rsid w:val="002719A6"/>
    <w:rsid w:val="00274A95"/>
    <w:rsid w:val="00277A11"/>
    <w:rsid w:val="00282848"/>
    <w:rsid w:val="0028380C"/>
    <w:rsid w:val="00284D7F"/>
    <w:rsid w:val="0029048B"/>
    <w:rsid w:val="00292390"/>
    <w:rsid w:val="00294441"/>
    <w:rsid w:val="00295292"/>
    <w:rsid w:val="0029792E"/>
    <w:rsid w:val="002A061B"/>
    <w:rsid w:val="002A0C93"/>
    <w:rsid w:val="002A4AD4"/>
    <w:rsid w:val="002A6541"/>
    <w:rsid w:val="002B0076"/>
    <w:rsid w:val="002B1312"/>
    <w:rsid w:val="002B19C5"/>
    <w:rsid w:val="002B3ECB"/>
    <w:rsid w:val="002C0BCD"/>
    <w:rsid w:val="002C142F"/>
    <w:rsid w:val="002C1DCA"/>
    <w:rsid w:val="002C23A4"/>
    <w:rsid w:val="002C7033"/>
    <w:rsid w:val="002C7C54"/>
    <w:rsid w:val="002D2A56"/>
    <w:rsid w:val="002D5BD8"/>
    <w:rsid w:val="002E298B"/>
    <w:rsid w:val="002E2D88"/>
    <w:rsid w:val="002E4163"/>
    <w:rsid w:val="002E446A"/>
    <w:rsid w:val="002E446B"/>
    <w:rsid w:val="002E523C"/>
    <w:rsid w:val="002E5699"/>
    <w:rsid w:val="002E6076"/>
    <w:rsid w:val="002E697E"/>
    <w:rsid w:val="002F5208"/>
    <w:rsid w:val="002F5BC8"/>
    <w:rsid w:val="00300745"/>
    <w:rsid w:val="00304626"/>
    <w:rsid w:val="00305593"/>
    <w:rsid w:val="00307DE0"/>
    <w:rsid w:val="0031246E"/>
    <w:rsid w:val="0032267A"/>
    <w:rsid w:val="00322CEA"/>
    <w:rsid w:val="00324F39"/>
    <w:rsid w:val="00325ED8"/>
    <w:rsid w:val="00327EAF"/>
    <w:rsid w:val="00330612"/>
    <w:rsid w:val="003310F3"/>
    <w:rsid w:val="00331175"/>
    <w:rsid w:val="00332E9D"/>
    <w:rsid w:val="00333C22"/>
    <w:rsid w:val="00334832"/>
    <w:rsid w:val="00334D80"/>
    <w:rsid w:val="00335BA6"/>
    <w:rsid w:val="0034019F"/>
    <w:rsid w:val="003408DD"/>
    <w:rsid w:val="00341C2D"/>
    <w:rsid w:val="00342898"/>
    <w:rsid w:val="00345F4B"/>
    <w:rsid w:val="0034636B"/>
    <w:rsid w:val="003465AF"/>
    <w:rsid w:val="00351326"/>
    <w:rsid w:val="0035258B"/>
    <w:rsid w:val="00354502"/>
    <w:rsid w:val="00354610"/>
    <w:rsid w:val="0035655B"/>
    <w:rsid w:val="00361375"/>
    <w:rsid w:val="00370A1A"/>
    <w:rsid w:val="00370C5E"/>
    <w:rsid w:val="003720B0"/>
    <w:rsid w:val="00373406"/>
    <w:rsid w:val="003745BD"/>
    <w:rsid w:val="0037490B"/>
    <w:rsid w:val="00376136"/>
    <w:rsid w:val="003820EB"/>
    <w:rsid w:val="003829C4"/>
    <w:rsid w:val="0038382E"/>
    <w:rsid w:val="00386C3D"/>
    <w:rsid w:val="00387810"/>
    <w:rsid w:val="003909D9"/>
    <w:rsid w:val="00393289"/>
    <w:rsid w:val="00397299"/>
    <w:rsid w:val="00397B9A"/>
    <w:rsid w:val="003A378E"/>
    <w:rsid w:val="003A6A4C"/>
    <w:rsid w:val="003A6BE3"/>
    <w:rsid w:val="003A75D2"/>
    <w:rsid w:val="003A7948"/>
    <w:rsid w:val="003B3909"/>
    <w:rsid w:val="003B3D23"/>
    <w:rsid w:val="003B47DF"/>
    <w:rsid w:val="003B4BC9"/>
    <w:rsid w:val="003B52F9"/>
    <w:rsid w:val="003B55A9"/>
    <w:rsid w:val="003B6D7C"/>
    <w:rsid w:val="003B7876"/>
    <w:rsid w:val="003C0915"/>
    <w:rsid w:val="003C4DF7"/>
    <w:rsid w:val="003C550C"/>
    <w:rsid w:val="003C5633"/>
    <w:rsid w:val="003C5EC1"/>
    <w:rsid w:val="003C7364"/>
    <w:rsid w:val="003C7C75"/>
    <w:rsid w:val="003C7E87"/>
    <w:rsid w:val="003C7E97"/>
    <w:rsid w:val="003D0CC3"/>
    <w:rsid w:val="003D3AB0"/>
    <w:rsid w:val="003D3CD9"/>
    <w:rsid w:val="003E2CB8"/>
    <w:rsid w:val="003E53C8"/>
    <w:rsid w:val="003F01E3"/>
    <w:rsid w:val="003F2562"/>
    <w:rsid w:val="003F3C3D"/>
    <w:rsid w:val="003F4817"/>
    <w:rsid w:val="003F6268"/>
    <w:rsid w:val="003F7B16"/>
    <w:rsid w:val="00401787"/>
    <w:rsid w:val="004017DE"/>
    <w:rsid w:val="00405938"/>
    <w:rsid w:val="00406D74"/>
    <w:rsid w:val="0041156A"/>
    <w:rsid w:val="004116AD"/>
    <w:rsid w:val="00411AFE"/>
    <w:rsid w:val="0041297B"/>
    <w:rsid w:val="00413509"/>
    <w:rsid w:val="00413BB5"/>
    <w:rsid w:val="004147AD"/>
    <w:rsid w:val="00414E46"/>
    <w:rsid w:val="00415C71"/>
    <w:rsid w:val="004173E3"/>
    <w:rsid w:val="00417CD5"/>
    <w:rsid w:val="00420F07"/>
    <w:rsid w:val="00422A33"/>
    <w:rsid w:val="00423634"/>
    <w:rsid w:val="00423944"/>
    <w:rsid w:val="00423BE3"/>
    <w:rsid w:val="00423D70"/>
    <w:rsid w:val="00424A8D"/>
    <w:rsid w:val="00425216"/>
    <w:rsid w:val="004255AA"/>
    <w:rsid w:val="004267D0"/>
    <w:rsid w:val="004274EA"/>
    <w:rsid w:val="00430B55"/>
    <w:rsid w:val="00431C78"/>
    <w:rsid w:val="004417D4"/>
    <w:rsid w:val="00444249"/>
    <w:rsid w:val="0044476C"/>
    <w:rsid w:val="004449AF"/>
    <w:rsid w:val="0044568E"/>
    <w:rsid w:val="004501CB"/>
    <w:rsid w:val="00451279"/>
    <w:rsid w:val="00456E95"/>
    <w:rsid w:val="004578D9"/>
    <w:rsid w:val="004608E6"/>
    <w:rsid w:val="00461267"/>
    <w:rsid w:val="0046201F"/>
    <w:rsid w:val="0046210B"/>
    <w:rsid w:val="00466223"/>
    <w:rsid w:val="00467765"/>
    <w:rsid w:val="00471A6D"/>
    <w:rsid w:val="004745A4"/>
    <w:rsid w:val="00474B16"/>
    <w:rsid w:val="00483BA3"/>
    <w:rsid w:val="00483BFA"/>
    <w:rsid w:val="00483E49"/>
    <w:rsid w:val="00484D8C"/>
    <w:rsid w:val="00485999"/>
    <w:rsid w:val="004860BB"/>
    <w:rsid w:val="00494EC7"/>
    <w:rsid w:val="00495DB8"/>
    <w:rsid w:val="0049796A"/>
    <w:rsid w:val="004A0007"/>
    <w:rsid w:val="004A2401"/>
    <w:rsid w:val="004A2B5B"/>
    <w:rsid w:val="004A4040"/>
    <w:rsid w:val="004A40C3"/>
    <w:rsid w:val="004A493F"/>
    <w:rsid w:val="004A49C5"/>
    <w:rsid w:val="004A56B5"/>
    <w:rsid w:val="004B06FB"/>
    <w:rsid w:val="004B22FD"/>
    <w:rsid w:val="004B2DEC"/>
    <w:rsid w:val="004B3574"/>
    <w:rsid w:val="004B3C8C"/>
    <w:rsid w:val="004B3F73"/>
    <w:rsid w:val="004B4C14"/>
    <w:rsid w:val="004B500F"/>
    <w:rsid w:val="004B6D2B"/>
    <w:rsid w:val="004B72E3"/>
    <w:rsid w:val="004C000D"/>
    <w:rsid w:val="004C0492"/>
    <w:rsid w:val="004C110E"/>
    <w:rsid w:val="004C2EF2"/>
    <w:rsid w:val="004C3B65"/>
    <w:rsid w:val="004C4207"/>
    <w:rsid w:val="004C5ECA"/>
    <w:rsid w:val="004D3E8A"/>
    <w:rsid w:val="004D3F3D"/>
    <w:rsid w:val="004D7601"/>
    <w:rsid w:val="004D771E"/>
    <w:rsid w:val="004D7B83"/>
    <w:rsid w:val="004E1548"/>
    <w:rsid w:val="004E32C9"/>
    <w:rsid w:val="004E49C7"/>
    <w:rsid w:val="004E6C84"/>
    <w:rsid w:val="004F136E"/>
    <w:rsid w:val="004F13BF"/>
    <w:rsid w:val="004F1448"/>
    <w:rsid w:val="004F16C1"/>
    <w:rsid w:val="004F16EF"/>
    <w:rsid w:val="004F5D52"/>
    <w:rsid w:val="00503925"/>
    <w:rsid w:val="005055C6"/>
    <w:rsid w:val="00505944"/>
    <w:rsid w:val="00505CA2"/>
    <w:rsid w:val="00510543"/>
    <w:rsid w:val="00515373"/>
    <w:rsid w:val="00515414"/>
    <w:rsid w:val="00516B85"/>
    <w:rsid w:val="00523084"/>
    <w:rsid w:val="005270CD"/>
    <w:rsid w:val="005307BB"/>
    <w:rsid w:val="005308AD"/>
    <w:rsid w:val="00531A7F"/>
    <w:rsid w:val="00535A07"/>
    <w:rsid w:val="00536086"/>
    <w:rsid w:val="005406DD"/>
    <w:rsid w:val="00543290"/>
    <w:rsid w:val="005445D5"/>
    <w:rsid w:val="005452A2"/>
    <w:rsid w:val="00545A16"/>
    <w:rsid w:val="0054682C"/>
    <w:rsid w:val="00552B0C"/>
    <w:rsid w:val="0055314A"/>
    <w:rsid w:val="00554EE7"/>
    <w:rsid w:val="00555F3B"/>
    <w:rsid w:val="00556199"/>
    <w:rsid w:val="00556822"/>
    <w:rsid w:val="005572AF"/>
    <w:rsid w:val="005579F1"/>
    <w:rsid w:val="00557C31"/>
    <w:rsid w:val="005603C0"/>
    <w:rsid w:val="00561A53"/>
    <w:rsid w:val="00562775"/>
    <w:rsid w:val="00563C89"/>
    <w:rsid w:val="00566017"/>
    <w:rsid w:val="00570155"/>
    <w:rsid w:val="00570F48"/>
    <w:rsid w:val="00574023"/>
    <w:rsid w:val="0057426F"/>
    <w:rsid w:val="005766B7"/>
    <w:rsid w:val="00576C00"/>
    <w:rsid w:val="005774BA"/>
    <w:rsid w:val="00580719"/>
    <w:rsid w:val="0058085A"/>
    <w:rsid w:val="00584F5F"/>
    <w:rsid w:val="00586541"/>
    <w:rsid w:val="00586D25"/>
    <w:rsid w:val="0058771E"/>
    <w:rsid w:val="00593630"/>
    <w:rsid w:val="005937E2"/>
    <w:rsid w:val="00594471"/>
    <w:rsid w:val="00594516"/>
    <w:rsid w:val="005A1144"/>
    <w:rsid w:val="005A1B9F"/>
    <w:rsid w:val="005A3809"/>
    <w:rsid w:val="005A3AE6"/>
    <w:rsid w:val="005A3DFF"/>
    <w:rsid w:val="005A5CBE"/>
    <w:rsid w:val="005A6ADA"/>
    <w:rsid w:val="005B4925"/>
    <w:rsid w:val="005B67F4"/>
    <w:rsid w:val="005B6D66"/>
    <w:rsid w:val="005B7BE5"/>
    <w:rsid w:val="005C1A09"/>
    <w:rsid w:val="005C24C7"/>
    <w:rsid w:val="005C4876"/>
    <w:rsid w:val="005C58D6"/>
    <w:rsid w:val="005C58FA"/>
    <w:rsid w:val="005D0426"/>
    <w:rsid w:val="005D27FF"/>
    <w:rsid w:val="005D540E"/>
    <w:rsid w:val="005E0C13"/>
    <w:rsid w:val="005E0E83"/>
    <w:rsid w:val="005E0EF3"/>
    <w:rsid w:val="005E1097"/>
    <w:rsid w:val="005E11DD"/>
    <w:rsid w:val="005E375C"/>
    <w:rsid w:val="005F3547"/>
    <w:rsid w:val="005F3687"/>
    <w:rsid w:val="005F75F8"/>
    <w:rsid w:val="006002E3"/>
    <w:rsid w:val="006027C9"/>
    <w:rsid w:val="00606A9C"/>
    <w:rsid w:val="00606C7E"/>
    <w:rsid w:val="00607855"/>
    <w:rsid w:val="00610F61"/>
    <w:rsid w:val="0061129E"/>
    <w:rsid w:val="00612330"/>
    <w:rsid w:val="00613B58"/>
    <w:rsid w:val="00614CCC"/>
    <w:rsid w:val="00614FBA"/>
    <w:rsid w:val="006176F3"/>
    <w:rsid w:val="006218A5"/>
    <w:rsid w:val="00622AA3"/>
    <w:rsid w:val="006240B6"/>
    <w:rsid w:val="006304A9"/>
    <w:rsid w:val="006310D9"/>
    <w:rsid w:val="00631433"/>
    <w:rsid w:val="00631AB6"/>
    <w:rsid w:val="00636830"/>
    <w:rsid w:val="00636DF5"/>
    <w:rsid w:val="00640EBD"/>
    <w:rsid w:val="00641409"/>
    <w:rsid w:val="006416A7"/>
    <w:rsid w:val="00641EF8"/>
    <w:rsid w:val="006472C2"/>
    <w:rsid w:val="00650100"/>
    <w:rsid w:val="006506CE"/>
    <w:rsid w:val="00653889"/>
    <w:rsid w:val="00656A12"/>
    <w:rsid w:val="00657226"/>
    <w:rsid w:val="0066297E"/>
    <w:rsid w:val="006667AF"/>
    <w:rsid w:val="00670CCB"/>
    <w:rsid w:val="006711F1"/>
    <w:rsid w:val="006728B0"/>
    <w:rsid w:val="00674FD0"/>
    <w:rsid w:val="0067659F"/>
    <w:rsid w:val="00685213"/>
    <w:rsid w:val="00685ACE"/>
    <w:rsid w:val="006862C9"/>
    <w:rsid w:val="00686EB5"/>
    <w:rsid w:val="00692E7F"/>
    <w:rsid w:val="0069441D"/>
    <w:rsid w:val="00696514"/>
    <w:rsid w:val="00697524"/>
    <w:rsid w:val="006979E1"/>
    <w:rsid w:val="006A1613"/>
    <w:rsid w:val="006A5890"/>
    <w:rsid w:val="006A6345"/>
    <w:rsid w:val="006B04AE"/>
    <w:rsid w:val="006B0605"/>
    <w:rsid w:val="006B3FBE"/>
    <w:rsid w:val="006B6242"/>
    <w:rsid w:val="006B6253"/>
    <w:rsid w:val="006B66A8"/>
    <w:rsid w:val="006C67EC"/>
    <w:rsid w:val="006D12AB"/>
    <w:rsid w:val="006D1490"/>
    <w:rsid w:val="006D23A7"/>
    <w:rsid w:val="006D2C8B"/>
    <w:rsid w:val="006D701C"/>
    <w:rsid w:val="006E3D41"/>
    <w:rsid w:val="006E4F29"/>
    <w:rsid w:val="006E727A"/>
    <w:rsid w:val="006E7A9B"/>
    <w:rsid w:val="006F145C"/>
    <w:rsid w:val="006F29F1"/>
    <w:rsid w:val="006F4FCD"/>
    <w:rsid w:val="006F7088"/>
    <w:rsid w:val="006F7B8A"/>
    <w:rsid w:val="006F7CFD"/>
    <w:rsid w:val="007012AC"/>
    <w:rsid w:val="00701DF6"/>
    <w:rsid w:val="0070315D"/>
    <w:rsid w:val="0070341A"/>
    <w:rsid w:val="007106B6"/>
    <w:rsid w:val="007109AE"/>
    <w:rsid w:val="00711B2B"/>
    <w:rsid w:val="00711F03"/>
    <w:rsid w:val="00712D24"/>
    <w:rsid w:val="0071325E"/>
    <w:rsid w:val="0071396F"/>
    <w:rsid w:val="00715B47"/>
    <w:rsid w:val="00716D0C"/>
    <w:rsid w:val="0072159C"/>
    <w:rsid w:val="0072187B"/>
    <w:rsid w:val="00721DC3"/>
    <w:rsid w:val="0072321A"/>
    <w:rsid w:val="00724565"/>
    <w:rsid w:val="00725136"/>
    <w:rsid w:val="00725A66"/>
    <w:rsid w:val="00725BF6"/>
    <w:rsid w:val="0072638D"/>
    <w:rsid w:val="00726846"/>
    <w:rsid w:val="00727CDA"/>
    <w:rsid w:val="00730C62"/>
    <w:rsid w:val="00737A1E"/>
    <w:rsid w:val="0074224E"/>
    <w:rsid w:val="0074399E"/>
    <w:rsid w:val="00744083"/>
    <w:rsid w:val="00746B53"/>
    <w:rsid w:val="00746CAE"/>
    <w:rsid w:val="00751870"/>
    <w:rsid w:val="00751949"/>
    <w:rsid w:val="00751DE1"/>
    <w:rsid w:val="00753BA4"/>
    <w:rsid w:val="007550E6"/>
    <w:rsid w:val="00755587"/>
    <w:rsid w:val="0075666A"/>
    <w:rsid w:val="00756B00"/>
    <w:rsid w:val="0075760E"/>
    <w:rsid w:val="00760B77"/>
    <w:rsid w:val="007617BB"/>
    <w:rsid w:val="00761F89"/>
    <w:rsid w:val="007633CF"/>
    <w:rsid w:val="00763C98"/>
    <w:rsid w:val="007652C8"/>
    <w:rsid w:val="00765623"/>
    <w:rsid w:val="00765999"/>
    <w:rsid w:val="00765BB3"/>
    <w:rsid w:val="00765CDB"/>
    <w:rsid w:val="0076688B"/>
    <w:rsid w:val="00766BC8"/>
    <w:rsid w:val="007723D4"/>
    <w:rsid w:val="00772859"/>
    <w:rsid w:val="00772A72"/>
    <w:rsid w:val="00772B6D"/>
    <w:rsid w:val="007757BE"/>
    <w:rsid w:val="0077598C"/>
    <w:rsid w:val="00775BF3"/>
    <w:rsid w:val="00776C56"/>
    <w:rsid w:val="00780BFC"/>
    <w:rsid w:val="0078485E"/>
    <w:rsid w:val="00784973"/>
    <w:rsid w:val="007853C4"/>
    <w:rsid w:val="0078655D"/>
    <w:rsid w:val="00787415"/>
    <w:rsid w:val="007876ED"/>
    <w:rsid w:val="0078794A"/>
    <w:rsid w:val="00792D03"/>
    <w:rsid w:val="007940D9"/>
    <w:rsid w:val="007A0432"/>
    <w:rsid w:val="007A06D9"/>
    <w:rsid w:val="007A38C4"/>
    <w:rsid w:val="007A3B97"/>
    <w:rsid w:val="007A4D66"/>
    <w:rsid w:val="007B0AFC"/>
    <w:rsid w:val="007B0DE1"/>
    <w:rsid w:val="007B13FD"/>
    <w:rsid w:val="007B3551"/>
    <w:rsid w:val="007B6BDC"/>
    <w:rsid w:val="007C0815"/>
    <w:rsid w:val="007C2D83"/>
    <w:rsid w:val="007C4E3D"/>
    <w:rsid w:val="007C71D7"/>
    <w:rsid w:val="007D04C5"/>
    <w:rsid w:val="007D1505"/>
    <w:rsid w:val="007D25AC"/>
    <w:rsid w:val="007D3F95"/>
    <w:rsid w:val="007D4BA1"/>
    <w:rsid w:val="007D5DCD"/>
    <w:rsid w:val="007E0DCD"/>
    <w:rsid w:val="007E1013"/>
    <w:rsid w:val="007E1555"/>
    <w:rsid w:val="007E1E98"/>
    <w:rsid w:val="007E369E"/>
    <w:rsid w:val="007E594F"/>
    <w:rsid w:val="007E5A13"/>
    <w:rsid w:val="007F0F40"/>
    <w:rsid w:val="007F1538"/>
    <w:rsid w:val="007F2C7A"/>
    <w:rsid w:val="007F4DA7"/>
    <w:rsid w:val="007F67D8"/>
    <w:rsid w:val="007F6D01"/>
    <w:rsid w:val="00802506"/>
    <w:rsid w:val="00804008"/>
    <w:rsid w:val="00805BF4"/>
    <w:rsid w:val="00807C42"/>
    <w:rsid w:val="00807D91"/>
    <w:rsid w:val="008119C4"/>
    <w:rsid w:val="00811B25"/>
    <w:rsid w:val="008135BB"/>
    <w:rsid w:val="00822610"/>
    <w:rsid w:val="00823FC3"/>
    <w:rsid w:val="00826752"/>
    <w:rsid w:val="0083038B"/>
    <w:rsid w:val="00835BB4"/>
    <w:rsid w:val="0083749C"/>
    <w:rsid w:val="0083759E"/>
    <w:rsid w:val="008409C8"/>
    <w:rsid w:val="0084111F"/>
    <w:rsid w:val="0084267A"/>
    <w:rsid w:val="00852F31"/>
    <w:rsid w:val="00854A90"/>
    <w:rsid w:val="00855C93"/>
    <w:rsid w:val="00856B49"/>
    <w:rsid w:val="00857C03"/>
    <w:rsid w:val="008602EA"/>
    <w:rsid w:val="0086040C"/>
    <w:rsid w:val="00861A58"/>
    <w:rsid w:val="00861C4D"/>
    <w:rsid w:val="008639CD"/>
    <w:rsid w:val="00864FB7"/>
    <w:rsid w:val="00866083"/>
    <w:rsid w:val="008713C1"/>
    <w:rsid w:val="008717C3"/>
    <w:rsid w:val="00872541"/>
    <w:rsid w:val="008737D3"/>
    <w:rsid w:val="008760DF"/>
    <w:rsid w:val="00876554"/>
    <w:rsid w:val="00876E7F"/>
    <w:rsid w:val="00882BB8"/>
    <w:rsid w:val="00883B8A"/>
    <w:rsid w:val="0088516F"/>
    <w:rsid w:val="00891785"/>
    <w:rsid w:val="008918E1"/>
    <w:rsid w:val="00892041"/>
    <w:rsid w:val="00892A8E"/>
    <w:rsid w:val="00893992"/>
    <w:rsid w:val="0089619F"/>
    <w:rsid w:val="00897290"/>
    <w:rsid w:val="008A3C84"/>
    <w:rsid w:val="008A401B"/>
    <w:rsid w:val="008A4061"/>
    <w:rsid w:val="008A48D0"/>
    <w:rsid w:val="008A71B9"/>
    <w:rsid w:val="008A7D63"/>
    <w:rsid w:val="008B0564"/>
    <w:rsid w:val="008B10BE"/>
    <w:rsid w:val="008B1D8A"/>
    <w:rsid w:val="008B3003"/>
    <w:rsid w:val="008B3C7F"/>
    <w:rsid w:val="008B4CF8"/>
    <w:rsid w:val="008B5F83"/>
    <w:rsid w:val="008C0499"/>
    <w:rsid w:val="008C07DB"/>
    <w:rsid w:val="008C200D"/>
    <w:rsid w:val="008C37B4"/>
    <w:rsid w:val="008C7E91"/>
    <w:rsid w:val="008D0616"/>
    <w:rsid w:val="008D4032"/>
    <w:rsid w:val="008D5C6B"/>
    <w:rsid w:val="008D7E6F"/>
    <w:rsid w:val="008E1517"/>
    <w:rsid w:val="008E3EC0"/>
    <w:rsid w:val="008E56F7"/>
    <w:rsid w:val="008F1568"/>
    <w:rsid w:val="008F251A"/>
    <w:rsid w:val="008F2774"/>
    <w:rsid w:val="008F2880"/>
    <w:rsid w:val="008F58F6"/>
    <w:rsid w:val="008F6ACE"/>
    <w:rsid w:val="008F7689"/>
    <w:rsid w:val="009008E4"/>
    <w:rsid w:val="009009DA"/>
    <w:rsid w:val="00902BB8"/>
    <w:rsid w:val="00904F35"/>
    <w:rsid w:val="0090584E"/>
    <w:rsid w:val="0091020A"/>
    <w:rsid w:val="00910CCD"/>
    <w:rsid w:val="00917963"/>
    <w:rsid w:val="0092027B"/>
    <w:rsid w:val="00920BAF"/>
    <w:rsid w:val="00923B28"/>
    <w:rsid w:val="009251C2"/>
    <w:rsid w:val="00925D87"/>
    <w:rsid w:val="00925E77"/>
    <w:rsid w:val="00927C94"/>
    <w:rsid w:val="0093400C"/>
    <w:rsid w:val="009357AF"/>
    <w:rsid w:val="00935BA0"/>
    <w:rsid w:val="0094093D"/>
    <w:rsid w:val="00940FC0"/>
    <w:rsid w:val="009411A4"/>
    <w:rsid w:val="00942050"/>
    <w:rsid w:val="009456C5"/>
    <w:rsid w:val="0095034A"/>
    <w:rsid w:val="00950F44"/>
    <w:rsid w:val="009529AA"/>
    <w:rsid w:val="00956EF7"/>
    <w:rsid w:val="00960438"/>
    <w:rsid w:val="009617FB"/>
    <w:rsid w:val="00971448"/>
    <w:rsid w:val="0097479E"/>
    <w:rsid w:val="00975569"/>
    <w:rsid w:val="00975EA2"/>
    <w:rsid w:val="00977F87"/>
    <w:rsid w:val="00981A3E"/>
    <w:rsid w:val="009820D5"/>
    <w:rsid w:val="00982F6D"/>
    <w:rsid w:val="0098593A"/>
    <w:rsid w:val="009917DA"/>
    <w:rsid w:val="00991F06"/>
    <w:rsid w:val="009944EA"/>
    <w:rsid w:val="009A61CF"/>
    <w:rsid w:val="009A67CC"/>
    <w:rsid w:val="009A796E"/>
    <w:rsid w:val="009B02E1"/>
    <w:rsid w:val="009B2FA6"/>
    <w:rsid w:val="009B4B74"/>
    <w:rsid w:val="009B628C"/>
    <w:rsid w:val="009B6B84"/>
    <w:rsid w:val="009B6B9B"/>
    <w:rsid w:val="009B7231"/>
    <w:rsid w:val="009C0379"/>
    <w:rsid w:val="009C22BC"/>
    <w:rsid w:val="009C28EA"/>
    <w:rsid w:val="009D014E"/>
    <w:rsid w:val="009D18A8"/>
    <w:rsid w:val="009D1DA6"/>
    <w:rsid w:val="009D1DD8"/>
    <w:rsid w:val="009D22DF"/>
    <w:rsid w:val="009E0F2A"/>
    <w:rsid w:val="009E10F7"/>
    <w:rsid w:val="009E3A4C"/>
    <w:rsid w:val="009E494A"/>
    <w:rsid w:val="009E7514"/>
    <w:rsid w:val="009E75D6"/>
    <w:rsid w:val="009E799B"/>
    <w:rsid w:val="009F111E"/>
    <w:rsid w:val="009F17AC"/>
    <w:rsid w:val="009F3229"/>
    <w:rsid w:val="009F350F"/>
    <w:rsid w:val="009F3BBA"/>
    <w:rsid w:val="009F7744"/>
    <w:rsid w:val="00A0010F"/>
    <w:rsid w:val="00A00E1B"/>
    <w:rsid w:val="00A053F4"/>
    <w:rsid w:val="00A063A3"/>
    <w:rsid w:val="00A07D0B"/>
    <w:rsid w:val="00A103DC"/>
    <w:rsid w:val="00A104C1"/>
    <w:rsid w:val="00A11A0D"/>
    <w:rsid w:val="00A11E1B"/>
    <w:rsid w:val="00A130E1"/>
    <w:rsid w:val="00A14617"/>
    <w:rsid w:val="00A15935"/>
    <w:rsid w:val="00A16950"/>
    <w:rsid w:val="00A16C02"/>
    <w:rsid w:val="00A16EEC"/>
    <w:rsid w:val="00A17E66"/>
    <w:rsid w:val="00A20203"/>
    <w:rsid w:val="00A22281"/>
    <w:rsid w:val="00A22C24"/>
    <w:rsid w:val="00A23842"/>
    <w:rsid w:val="00A23F1A"/>
    <w:rsid w:val="00A24660"/>
    <w:rsid w:val="00A25F77"/>
    <w:rsid w:val="00A30169"/>
    <w:rsid w:val="00A32BDC"/>
    <w:rsid w:val="00A347FC"/>
    <w:rsid w:val="00A357BC"/>
    <w:rsid w:val="00A37D71"/>
    <w:rsid w:val="00A37F2A"/>
    <w:rsid w:val="00A4499E"/>
    <w:rsid w:val="00A44A7F"/>
    <w:rsid w:val="00A450CA"/>
    <w:rsid w:val="00A46B37"/>
    <w:rsid w:val="00A4711D"/>
    <w:rsid w:val="00A52409"/>
    <w:rsid w:val="00A53E2E"/>
    <w:rsid w:val="00A54BB6"/>
    <w:rsid w:val="00A54EE8"/>
    <w:rsid w:val="00A561F1"/>
    <w:rsid w:val="00A62D6F"/>
    <w:rsid w:val="00A66627"/>
    <w:rsid w:val="00A66ED5"/>
    <w:rsid w:val="00A72248"/>
    <w:rsid w:val="00A73DF0"/>
    <w:rsid w:val="00A74FDB"/>
    <w:rsid w:val="00A751FE"/>
    <w:rsid w:val="00A75F8E"/>
    <w:rsid w:val="00A77AC9"/>
    <w:rsid w:val="00A8103E"/>
    <w:rsid w:val="00A82B54"/>
    <w:rsid w:val="00A83354"/>
    <w:rsid w:val="00A87807"/>
    <w:rsid w:val="00A90F08"/>
    <w:rsid w:val="00A93AB3"/>
    <w:rsid w:val="00A95A92"/>
    <w:rsid w:val="00A973FC"/>
    <w:rsid w:val="00A977F5"/>
    <w:rsid w:val="00A978CA"/>
    <w:rsid w:val="00A97923"/>
    <w:rsid w:val="00A97FD1"/>
    <w:rsid w:val="00AA070F"/>
    <w:rsid w:val="00AA2BD3"/>
    <w:rsid w:val="00AA31DE"/>
    <w:rsid w:val="00AA5AE6"/>
    <w:rsid w:val="00AA6062"/>
    <w:rsid w:val="00AA6088"/>
    <w:rsid w:val="00AA66D6"/>
    <w:rsid w:val="00AA6A7A"/>
    <w:rsid w:val="00AB2540"/>
    <w:rsid w:val="00AB3AEC"/>
    <w:rsid w:val="00AB74E7"/>
    <w:rsid w:val="00AB769E"/>
    <w:rsid w:val="00AC2BBD"/>
    <w:rsid w:val="00AC4C08"/>
    <w:rsid w:val="00AC5930"/>
    <w:rsid w:val="00AC615F"/>
    <w:rsid w:val="00AC679A"/>
    <w:rsid w:val="00AD1151"/>
    <w:rsid w:val="00AD413F"/>
    <w:rsid w:val="00AD4E2A"/>
    <w:rsid w:val="00AD5872"/>
    <w:rsid w:val="00AE25E6"/>
    <w:rsid w:val="00AE2D48"/>
    <w:rsid w:val="00AE30F5"/>
    <w:rsid w:val="00AE3205"/>
    <w:rsid w:val="00AE4862"/>
    <w:rsid w:val="00AE5689"/>
    <w:rsid w:val="00AE743E"/>
    <w:rsid w:val="00AF07AC"/>
    <w:rsid w:val="00AF29C6"/>
    <w:rsid w:val="00AF2EC9"/>
    <w:rsid w:val="00AF660C"/>
    <w:rsid w:val="00AF70FA"/>
    <w:rsid w:val="00B00433"/>
    <w:rsid w:val="00B00A38"/>
    <w:rsid w:val="00B01CD9"/>
    <w:rsid w:val="00B02555"/>
    <w:rsid w:val="00B0377D"/>
    <w:rsid w:val="00B051A7"/>
    <w:rsid w:val="00B069A6"/>
    <w:rsid w:val="00B06EFE"/>
    <w:rsid w:val="00B11E61"/>
    <w:rsid w:val="00B127D1"/>
    <w:rsid w:val="00B14082"/>
    <w:rsid w:val="00B14359"/>
    <w:rsid w:val="00B14B44"/>
    <w:rsid w:val="00B15272"/>
    <w:rsid w:val="00B15983"/>
    <w:rsid w:val="00B16FA7"/>
    <w:rsid w:val="00B1763D"/>
    <w:rsid w:val="00B25C7E"/>
    <w:rsid w:val="00B3022B"/>
    <w:rsid w:val="00B30A05"/>
    <w:rsid w:val="00B30F37"/>
    <w:rsid w:val="00B328E1"/>
    <w:rsid w:val="00B34A39"/>
    <w:rsid w:val="00B35C26"/>
    <w:rsid w:val="00B36A6A"/>
    <w:rsid w:val="00B4088E"/>
    <w:rsid w:val="00B42476"/>
    <w:rsid w:val="00B464B6"/>
    <w:rsid w:val="00B470B4"/>
    <w:rsid w:val="00B51BB5"/>
    <w:rsid w:val="00B53A98"/>
    <w:rsid w:val="00B556F5"/>
    <w:rsid w:val="00B55E74"/>
    <w:rsid w:val="00B57B37"/>
    <w:rsid w:val="00B60941"/>
    <w:rsid w:val="00B6125E"/>
    <w:rsid w:val="00B61707"/>
    <w:rsid w:val="00B61F7C"/>
    <w:rsid w:val="00B63790"/>
    <w:rsid w:val="00B663CE"/>
    <w:rsid w:val="00B7113C"/>
    <w:rsid w:val="00B71C5D"/>
    <w:rsid w:val="00B73E49"/>
    <w:rsid w:val="00B74E0D"/>
    <w:rsid w:val="00B77C02"/>
    <w:rsid w:val="00B77C18"/>
    <w:rsid w:val="00B804E6"/>
    <w:rsid w:val="00B843B6"/>
    <w:rsid w:val="00B85370"/>
    <w:rsid w:val="00B85F2D"/>
    <w:rsid w:val="00B861A7"/>
    <w:rsid w:val="00B87882"/>
    <w:rsid w:val="00B9103D"/>
    <w:rsid w:val="00B91C4A"/>
    <w:rsid w:val="00B9511A"/>
    <w:rsid w:val="00B95963"/>
    <w:rsid w:val="00B9640C"/>
    <w:rsid w:val="00B966F6"/>
    <w:rsid w:val="00B96F8F"/>
    <w:rsid w:val="00B972BC"/>
    <w:rsid w:val="00BA07B6"/>
    <w:rsid w:val="00BA1AC7"/>
    <w:rsid w:val="00BA22C8"/>
    <w:rsid w:val="00BA43CA"/>
    <w:rsid w:val="00BA47A3"/>
    <w:rsid w:val="00BA558B"/>
    <w:rsid w:val="00BB03D5"/>
    <w:rsid w:val="00BB0E94"/>
    <w:rsid w:val="00BB2E78"/>
    <w:rsid w:val="00BB407F"/>
    <w:rsid w:val="00BB62F3"/>
    <w:rsid w:val="00BC02D8"/>
    <w:rsid w:val="00BC0431"/>
    <w:rsid w:val="00BC3812"/>
    <w:rsid w:val="00BC3947"/>
    <w:rsid w:val="00BC7253"/>
    <w:rsid w:val="00BD0B0E"/>
    <w:rsid w:val="00BD156C"/>
    <w:rsid w:val="00BD341A"/>
    <w:rsid w:val="00BE3E95"/>
    <w:rsid w:val="00BE5DFC"/>
    <w:rsid w:val="00BE7E9E"/>
    <w:rsid w:val="00BF25B6"/>
    <w:rsid w:val="00BF2996"/>
    <w:rsid w:val="00BF3041"/>
    <w:rsid w:val="00BF5325"/>
    <w:rsid w:val="00BF68C4"/>
    <w:rsid w:val="00C0280D"/>
    <w:rsid w:val="00C051F7"/>
    <w:rsid w:val="00C06259"/>
    <w:rsid w:val="00C06592"/>
    <w:rsid w:val="00C0674A"/>
    <w:rsid w:val="00C06EBF"/>
    <w:rsid w:val="00C12F04"/>
    <w:rsid w:val="00C13F6B"/>
    <w:rsid w:val="00C141EA"/>
    <w:rsid w:val="00C21DD2"/>
    <w:rsid w:val="00C22D90"/>
    <w:rsid w:val="00C24960"/>
    <w:rsid w:val="00C25FD3"/>
    <w:rsid w:val="00C26AE0"/>
    <w:rsid w:val="00C27EB5"/>
    <w:rsid w:val="00C31144"/>
    <w:rsid w:val="00C3224D"/>
    <w:rsid w:val="00C34DCA"/>
    <w:rsid w:val="00C425F7"/>
    <w:rsid w:val="00C42B9D"/>
    <w:rsid w:val="00C42CE5"/>
    <w:rsid w:val="00C45354"/>
    <w:rsid w:val="00C45A6A"/>
    <w:rsid w:val="00C51730"/>
    <w:rsid w:val="00C5239D"/>
    <w:rsid w:val="00C543A2"/>
    <w:rsid w:val="00C60A17"/>
    <w:rsid w:val="00C60D6D"/>
    <w:rsid w:val="00C60E64"/>
    <w:rsid w:val="00C61103"/>
    <w:rsid w:val="00C62B0B"/>
    <w:rsid w:val="00C657F9"/>
    <w:rsid w:val="00C65F61"/>
    <w:rsid w:val="00C6619C"/>
    <w:rsid w:val="00C70BB7"/>
    <w:rsid w:val="00C70C17"/>
    <w:rsid w:val="00C72107"/>
    <w:rsid w:val="00C72ED8"/>
    <w:rsid w:val="00C746EB"/>
    <w:rsid w:val="00C75B4C"/>
    <w:rsid w:val="00C80771"/>
    <w:rsid w:val="00C81301"/>
    <w:rsid w:val="00C82E94"/>
    <w:rsid w:val="00C84589"/>
    <w:rsid w:val="00C86953"/>
    <w:rsid w:val="00C873EC"/>
    <w:rsid w:val="00C87406"/>
    <w:rsid w:val="00C90B30"/>
    <w:rsid w:val="00C90FD7"/>
    <w:rsid w:val="00C958A3"/>
    <w:rsid w:val="00C97B7A"/>
    <w:rsid w:val="00CA2A53"/>
    <w:rsid w:val="00CA6768"/>
    <w:rsid w:val="00CA6891"/>
    <w:rsid w:val="00CA74C1"/>
    <w:rsid w:val="00CB0BCA"/>
    <w:rsid w:val="00CB3A49"/>
    <w:rsid w:val="00CB47AC"/>
    <w:rsid w:val="00CB4911"/>
    <w:rsid w:val="00CB75F2"/>
    <w:rsid w:val="00CC0EA2"/>
    <w:rsid w:val="00CC1121"/>
    <w:rsid w:val="00CC16B4"/>
    <w:rsid w:val="00CC1C46"/>
    <w:rsid w:val="00CC297F"/>
    <w:rsid w:val="00CC5F85"/>
    <w:rsid w:val="00CC6D01"/>
    <w:rsid w:val="00CD2140"/>
    <w:rsid w:val="00CD390F"/>
    <w:rsid w:val="00CD540F"/>
    <w:rsid w:val="00CD752A"/>
    <w:rsid w:val="00CE2631"/>
    <w:rsid w:val="00CE26BF"/>
    <w:rsid w:val="00CE657B"/>
    <w:rsid w:val="00CE6B8F"/>
    <w:rsid w:val="00CE7A32"/>
    <w:rsid w:val="00CF0FDD"/>
    <w:rsid w:val="00CF188A"/>
    <w:rsid w:val="00CF18A4"/>
    <w:rsid w:val="00CF1FC1"/>
    <w:rsid w:val="00CF31E9"/>
    <w:rsid w:val="00CF5138"/>
    <w:rsid w:val="00CF59A5"/>
    <w:rsid w:val="00CF5A4C"/>
    <w:rsid w:val="00CF5B7B"/>
    <w:rsid w:val="00D011DA"/>
    <w:rsid w:val="00D013CD"/>
    <w:rsid w:val="00D02ABC"/>
    <w:rsid w:val="00D077DD"/>
    <w:rsid w:val="00D1150D"/>
    <w:rsid w:val="00D11FD4"/>
    <w:rsid w:val="00D145F4"/>
    <w:rsid w:val="00D14CCC"/>
    <w:rsid w:val="00D17473"/>
    <w:rsid w:val="00D22A78"/>
    <w:rsid w:val="00D23F63"/>
    <w:rsid w:val="00D33859"/>
    <w:rsid w:val="00D33DD3"/>
    <w:rsid w:val="00D37910"/>
    <w:rsid w:val="00D41F33"/>
    <w:rsid w:val="00D42282"/>
    <w:rsid w:val="00D44CF5"/>
    <w:rsid w:val="00D45DAF"/>
    <w:rsid w:val="00D461D1"/>
    <w:rsid w:val="00D461D5"/>
    <w:rsid w:val="00D4706C"/>
    <w:rsid w:val="00D47A78"/>
    <w:rsid w:val="00D50D74"/>
    <w:rsid w:val="00D51500"/>
    <w:rsid w:val="00D5553C"/>
    <w:rsid w:val="00D562F0"/>
    <w:rsid w:val="00D6162D"/>
    <w:rsid w:val="00D63295"/>
    <w:rsid w:val="00D6535C"/>
    <w:rsid w:val="00D6656B"/>
    <w:rsid w:val="00D702A8"/>
    <w:rsid w:val="00D7302A"/>
    <w:rsid w:val="00D732C1"/>
    <w:rsid w:val="00D733CD"/>
    <w:rsid w:val="00D73968"/>
    <w:rsid w:val="00D74B7E"/>
    <w:rsid w:val="00D74CCF"/>
    <w:rsid w:val="00D76074"/>
    <w:rsid w:val="00D7607E"/>
    <w:rsid w:val="00D774B1"/>
    <w:rsid w:val="00D82B7A"/>
    <w:rsid w:val="00D83A15"/>
    <w:rsid w:val="00D8504D"/>
    <w:rsid w:val="00D859A6"/>
    <w:rsid w:val="00D85F63"/>
    <w:rsid w:val="00D91D54"/>
    <w:rsid w:val="00D92989"/>
    <w:rsid w:val="00D94AED"/>
    <w:rsid w:val="00D97238"/>
    <w:rsid w:val="00D97C16"/>
    <w:rsid w:val="00DA0E8C"/>
    <w:rsid w:val="00DA241E"/>
    <w:rsid w:val="00DA27C9"/>
    <w:rsid w:val="00DA32BB"/>
    <w:rsid w:val="00DA32DE"/>
    <w:rsid w:val="00DA3620"/>
    <w:rsid w:val="00DA5ABC"/>
    <w:rsid w:val="00DA6A08"/>
    <w:rsid w:val="00DA6CE7"/>
    <w:rsid w:val="00DB099D"/>
    <w:rsid w:val="00DB4C0B"/>
    <w:rsid w:val="00DB6511"/>
    <w:rsid w:val="00DB7C43"/>
    <w:rsid w:val="00DC1CA0"/>
    <w:rsid w:val="00DC1CAE"/>
    <w:rsid w:val="00DC25A7"/>
    <w:rsid w:val="00DC4617"/>
    <w:rsid w:val="00DC4EF4"/>
    <w:rsid w:val="00DC75CE"/>
    <w:rsid w:val="00DD050F"/>
    <w:rsid w:val="00DD2093"/>
    <w:rsid w:val="00DD20B0"/>
    <w:rsid w:val="00DD2B1F"/>
    <w:rsid w:val="00DD3850"/>
    <w:rsid w:val="00DE000A"/>
    <w:rsid w:val="00DE1CAC"/>
    <w:rsid w:val="00DE203B"/>
    <w:rsid w:val="00DE399C"/>
    <w:rsid w:val="00DE4D71"/>
    <w:rsid w:val="00DE5890"/>
    <w:rsid w:val="00DE5DD5"/>
    <w:rsid w:val="00DE7323"/>
    <w:rsid w:val="00DF001A"/>
    <w:rsid w:val="00DF161D"/>
    <w:rsid w:val="00DF2711"/>
    <w:rsid w:val="00DF2CD6"/>
    <w:rsid w:val="00DF4594"/>
    <w:rsid w:val="00DF5849"/>
    <w:rsid w:val="00DF5BD3"/>
    <w:rsid w:val="00E00225"/>
    <w:rsid w:val="00E048AE"/>
    <w:rsid w:val="00E04CE4"/>
    <w:rsid w:val="00E06C2F"/>
    <w:rsid w:val="00E1061B"/>
    <w:rsid w:val="00E11918"/>
    <w:rsid w:val="00E121FF"/>
    <w:rsid w:val="00E14C82"/>
    <w:rsid w:val="00E161C6"/>
    <w:rsid w:val="00E21F7E"/>
    <w:rsid w:val="00E2391F"/>
    <w:rsid w:val="00E241D0"/>
    <w:rsid w:val="00E2530E"/>
    <w:rsid w:val="00E25E48"/>
    <w:rsid w:val="00E26623"/>
    <w:rsid w:val="00E30304"/>
    <w:rsid w:val="00E31914"/>
    <w:rsid w:val="00E33B54"/>
    <w:rsid w:val="00E34EB6"/>
    <w:rsid w:val="00E35468"/>
    <w:rsid w:val="00E35F8D"/>
    <w:rsid w:val="00E3772A"/>
    <w:rsid w:val="00E378DB"/>
    <w:rsid w:val="00E4159C"/>
    <w:rsid w:val="00E43916"/>
    <w:rsid w:val="00E44EB2"/>
    <w:rsid w:val="00E46A84"/>
    <w:rsid w:val="00E47288"/>
    <w:rsid w:val="00E47477"/>
    <w:rsid w:val="00E55D0E"/>
    <w:rsid w:val="00E6190B"/>
    <w:rsid w:val="00E621DB"/>
    <w:rsid w:val="00E624A6"/>
    <w:rsid w:val="00E630F1"/>
    <w:rsid w:val="00E66308"/>
    <w:rsid w:val="00E666D9"/>
    <w:rsid w:val="00E673C8"/>
    <w:rsid w:val="00E70386"/>
    <w:rsid w:val="00E708DF"/>
    <w:rsid w:val="00E7193A"/>
    <w:rsid w:val="00E71E48"/>
    <w:rsid w:val="00E739F7"/>
    <w:rsid w:val="00E73E7A"/>
    <w:rsid w:val="00E74A47"/>
    <w:rsid w:val="00E74BA0"/>
    <w:rsid w:val="00E75B48"/>
    <w:rsid w:val="00E77F4D"/>
    <w:rsid w:val="00E80B01"/>
    <w:rsid w:val="00E81E18"/>
    <w:rsid w:val="00E83237"/>
    <w:rsid w:val="00E8416B"/>
    <w:rsid w:val="00E85010"/>
    <w:rsid w:val="00E850AE"/>
    <w:rsid w:val="00E8657B"/>
    <w:rsid w:val="00E911FD"/>
    <w:rsid w:val="00E91DB1"/>
    <w:rsid w:val="00E93BEF"/>
    <w:rsid w:val="00E96283"/>
    <w:rsid w:val="00EA062B"/>
    <w:rsid w:val="00EA0C18"/>
    <w:rsid w:val="00EA3D2C"/>
    <w:rsid w:val="00EA3DB4"/>
    <w:rsid w:val="00EA47A9"/>
    <w:rsid w:val="00EA665C"/>
    <w:rsid w:val="00EA7093"/>
    <w:rsid w:val="00EB3D67"/>
    <w:rsid w:val="00EB6606"/>
    <w:rsid w:val="00EB6C0B"/>
    <w:rsid w:val="00EB790C"/>
    <w:rsid w:val="00EB7DBA"/>
    <w:rsid w:val="00EC07D5"/>
    <w:rsid w:val="00EC096E"/>
    <w:rsid w:val="00EC3265"/>
    <w:rsid w:val="00EC4EB6"/>
    <w:rsid w:val="00ED10A5"/>
    <w:rsid w:val="00ED1738"/>
    <w:rsid w:val="00ED2711"/>
    <w:rsid w:val="00ED3FA0"/>
    <w:rsid w:val="00EE1102"/>
    <w:rsid w:val="00EE326B"/>
    <w:rsid w:val="00EE588D"/>
    <w:rsid w:val="00EF1991"/>
    <w:rsid w:val="00EF23C0"/>
    <w:rsid w:val="00EF27EC"/>
    <w:rsid w:val="00EF3369"/>
    <w:rsid w:val="00EF36E1"/>
    <w:rsid w:val="00EF3D5B"/>
    <w:rsid w:val="00EF3EC6"/>
    <w:rsid w:val="00EF3F57"/>
    <w:rsid w:val="00EF544E"/>
    <w:rsid w:val="00EF6F3D"/>
    <w:rsid w:val="00EF76B4"/>
    <w:rsid w:val="00EF7CC9"/>
    <w:rsid w:val="00F00346"/>
    <w:rsid w:val="00F00798"/>
    <w:rsid w:val="00F00D6D"/>
    <w:rsid w:val="00F0194A"/>
    <w:rsid w:val="00F049FD"/>
    <w:rsid w:val="00F04DFE"/>
    <w:rsid w:val="00F0640E"/>
    <w:rsid w:val="00F12B44"/>
    <w:rsid w:val="00F153CC"/>
    <w:rsid w:val="00F16F29"/>
    <w:rsid w:val="00F1719F"/>
    <w:rsid w:val="00F215D6"/>
    <w:rsid w:val="00F24C17"/>
    <w:rsid w:val="00F276CE"/>
    <w:rsid w:val="00F3358F"/>
    <w:rsid w:val="00F3502F"/>
    <w:rsid w:val="00F379CB"/>
    <w:rsid w:val="00F4001A"/>
    <w:rsid w:val="00F40D1C"/>
    <w:rsid w:val="00F42C43"/>
    <w:rsid w:val="00F43C04"/>
    <w:rsid w:val="00F43FA2"/>
    <w:rsid w:val="00F450FA"/>
    <w:rsid w:val="00F518B6"/>
    <w:rsid w:val="00F52A16"/>
    <w:rsid w:val="00F53153"/>
    <w:rsid w:val="00F5469D"/>
    <w:rsid w:val="00F54F42"/>
    <w:rsid w:val="00F5683C"/>
    <w:rsid w:val="00F6065C"/>
    <w:rsid w:val="00F610D3"/>
    <w:rsid w:val="00F62256"/>
    <w:rsid w:val="00F632B3"/>
    <w:rsid w:val="00F63990"/>
    <w:rsid w:val="00F6401B"/>
    <w:rsid w:val="00F646E5"/>
    <w:rsid w:val="00F66172"/>
    <w:rsid w:val="00F702E4"/>
    <w:rsid w:val="00F705D3"/>
    <w:rsid w:val="00F71455"/>
    <w:rsid w:val="00F73398"/>
    <w:rsid w:val="00F80078"/>
    <w:rsid w:val="00F80AD9"/>
    <w:rsid w:val="00F845BC"/>
    <w:rsid w:val="00F848D2"/>
    <w:rsid w:val="00F87D8C"/>
    <w:rsid w:val="00F9129A"/>
    <w:rsid w:val="00F92AFF"/>
    <w:rsid w:val="00F94287"/>
    <w:rsid w:val="00F96943"/>
    <w:rsid w:val="00FA3197"/>
    <w:rsid w:val="00FA4BAF"/>
    <w:rsid w:val="00FA6C48"/>
    <w:rsid w:val="00FA7FD1"/>
    <w:rsid w:val="00FB2C56"/>
    <w:rsid w:val="00FB4E30"/>
    <w:rsid w:val="00FB52C1"/>
    <w:rsid w:val="00FB5A92"/>
    <w:rsid w:val="00FB67DB"/>
    <w:rsid w:val="00FB7DF7"/>
    <w:rsid w:val="00FC1CA9"/>
    <w:rsid w:val="00FC46AE"/>
    <w:rsid w:val="00FC671A"/>
    <w:rsid w:val="00FD1C36"/>
    <w:rsid w:val="00FD4692"/>
    <w:rsid w:val="00FD4DEB"/>
    <w:rsid w:val="00FD529A"/>
    <w:rsid w:val="00FD5508"/>
    <w:rsid w:val="00FD6276"/>
    <w:rsid w:val="00FE0FAF"/>
    <w:rsid w:val="00FE1744"/>
    <w:rsid w:val="00FE4990"/>
    <w:rsid w:val="00FE614E"/>
    <w:rsid w:val="00FE7D0D"/>
    <w:rsid w:val="00FF3906"/>
    <w:rsid w:val="00FF44B9"/>
    <w:rsid w:val="00FF5F4B"/>
  </w:rsids>
  <m:mathPr>
    <m:mathFont m:val="Cambria Math"/>
    <m:brkBin m:val="before"/>
    <m:brkBinSub m:val="--"/>
    <m:smallFrac m:val="0"/>
    <m:dispDef/>
    <m:lMargin m:val="0"/>
    <m:rMargin m:val="0"/>
    <m:defJc m:val="centerGroup"/>
    <m:wrapIndent m:val="1440"/>
    <m:intLim m:val="subSup"/>
    <m:naryLim m:val="undOvr"/>
  </m:mathPr>
  <w:themeFontLang w:val="en-US" w:eastAsia="zh-CN"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82077"/>
  <w15:docId w15:val="{BDDAE926-C302-4A2F-8696-BF82D77B4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57B4"/>
    <w:pPr>
      <w:spacing w:after="200" w:line="276" w:lineRule="auto"/>
    </w:pPr>
    <w:rPr>
      <w:rFonts w:ascii="Calibri" w:eastAsia="Calibri" w:hAnsi="Calibri" w:cs="Calibri"/>
      <w:kern w:val="0"/>
      <w:sz w:val="22"/>
      <w:szCs w:val="22"/>
      <w14:ligatures w14:val="none"/>
    </w:rPr>
  </w:style>
  <w:style w:type="paragraph" w:styleId="Heading1">
    <w:name w:val="heading 1"/>
    <w:basedOn w:val="Normal"/>
    <w:next w:val="Normal"/>
    <w:link w:val="Heading1Char"/>
    <w:uiPriority w:val="9"/>
    <w:qFormat/>
    <w:rsid w:val="005457B4"/>
    <w:pPr>
      <w:keepNext/>
      <w:keepLines/>
      <w:spacing w:before="360" w:after="80"/>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5457B4"/>
    <w:pPr>
      <w:keepNext/>
      <w:keepLines/>
      <w:spacing w:before="160" w:after="80"/>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5457B4"/>
    <w:pPr>
      <w:keepNext/>
      <w:keepLines/>
      <w:spacing w:before="160" w:after="80"/>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5457B4"/>
    <w:pPr>
      <w:keepNext/>
      <w:keepLines/>
      <w:spacing w:before="80" w:after="40"/>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5457B4"/>
    <w:pPr>
      <w:keepNext/>
      <w:keepLines/>
      <w:spacing w:before="80" w:after="40"/>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5457B4"/>
    <w:pPr>
      <w:keepNext/>
      <w:keepLines/>
      <w:spacing w:before="40" w:after="0"/>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5457B4"/>
    <w:pPr>
      <w:keepNext/>
      <w:keepLines/>
      <w:spacing w:before="40" w:after="0"/>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5457B4"/>
    <w:pPr>
      <w:keepNext/>
      <w:keepLines/>
      <w:spacing w:after="0"/>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5457B4"/>
    <w:pPr>
      <w:keepNext/>
      <w:keepLines/>
      <w:spacing w:after="0"/>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5457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5457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5457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5457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5457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5457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5457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5457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5457B4"/>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5457B4"/>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5457B4"/>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5457B4"/>
    <w:rPr>
      <w:i/>
      <w:iCs/>
      <w:color w:val="404040" w:themeColor="text1" w:themeTint="BF"/>
    </w:rPr>
  </w:style>
  <w:style w:type="character" w:styleId="IntenseEmphasis">
    <w:name w:val="Intense Emphasis"/>
    <w:basedOn w:val="DefaultParagraphFont"/>
    <w:uiPriority w:val="21"/>
    <w:qFormat/>
    <w:rsid w:val="005457B4"/>
    <w:rPr>
      <w:i/>
      <w:iCs/>
      <w:color w:val="0F4761" w:themeColor="accent1" w:themeShade="BF"/>
    </w:rPr>
  </w:style>
  <w:style w:type="character" w:customStyle="1" w:styleId="IntenseQuoteChar">
    <w:name w:val="Intense Quote Char"/>
    <w:basedOn w:val="DefaultParagraphFont"/>
    <w:link w:val="IntenseQuote"/>
    <w:uiPriority w:val="30"/>
    <w:qFormat/>
    <w:rsid w:val="005457B4"/>
    <w:rPr>
      <w:i/>
      <w:iCs/>
      <w:color w:val="0F4761" w:themeColor="accent1" w:themeShade="BF"/>
    </w:rPr>
  </w:style>
  <w:style w:type="character" w:styleId="IntenseReference">
    <w:name w:val="Intense Reference"/>
    <w:basedOn w:val="DefaultParagraphFont"/>
    <w:uiPriority w:val="32"/>
    <w:qFormat/>
    <w:rsid w:val="005457B4"/>
    <w:rPr>
      <w:b/>
      <w:bCs/>
      <w:smallCaps/>
      <w:color w:val="0F4761" w:themeColor="accent1" w:themeShade="BF"/>
      <w:spacing w:val="5"/>
    </w:rPr>
  </w:style>
  <w:style w:type="character" w:styleId="CommentReference">
    <w:name w:val="annotation reference"/>
    <w:basedOn w:val="DefaultParagraphFont"/>
    <w:uiPriority w:val="99"/>
    <w:semiHidden/>
    <w:unhideWhenUsed/>
    <w:qFormat/>
    <w:rsid w:val="005457B4"/>
    <w:rPr>
      <w:sz w:val="16"/>
      <w:szCs w:val="16"/>
    </w:rPr>
  </w:style>
  <w:style w:type="character" w:customStyle="1" w:styleId="CommentTextChar">
    <w:name w:val="Comment Text Char"/>
    <w:basedOn w:val="DefaultParagraphFont"/>
    <w:link w:val="CommentText"/>
    <w:uiPriority w:val="99"/>
    <w:qFormat/>
    <w:rsid w:val="005457B4"/>
    <w:rPr>
      <w:rFonts w:ascii="Calibri" w:eastAsia="Calibri" w:hAnsi="Calibri" w:cs="Calibri"/>
      <w:kern w:val="0"/>
      <w:sz w:val="20"/>
      <w:szCs w:val="20"/>
      <w14:ligatures w14:val="none"/>
    </w:rPr>
  </w:style>
  <w:style w:type="character" w:customStyle="1" w:styleId="cf01">
    <w:name w:val="cf01"/>
    <w:basedOn w:val="DefaultParagraphFont"/>
    <w:qFormat/>
    <w:rsid w:val="005457B4"/>
    <w:rPr>
      <w:rFonts w:ascii="Segoe UI" w:hAnsi="Segoe UI" w:cs="Segoe UI"/>
      <w:sz w:val="18"/>
      <w:szCs w:val="18"/>
    </w:rPr>
  </w:style>
  <w:style w:type="character" w:customStyle="1" w:styleId="CommentSubjectChar">
    <w:name w:val="Comment Subject Char"/>
    <w:basedOn w:val="CommentTextChar"/>
    <w:link w:val="CommentSubject"/>
    <w:uiPriority w:val="99"/>
    <w:semiHidden/>
    <w:qFormat/>
    <w:rsid w:val="00F8137C"/>
    <w:rPr>
      <w:rFonts w:ascii="Calibri" w:eastAsia="Calibri" w:hAnsi="Calibri" w:cs="Calibri"/>
      <w:b/>
      <w:bCs/>
      <w:kern w:val="0"/>
      <w:sz w:val="20"/>
      <w:szCs w:val="20"/>
      <w14:ligatures w14:val="none"/>
    </w:rPr>
  </w:style>
  <w:style w:type="character" w:styleId="Hyperlink">
    <w:name w:val="Hyperlink"/>
    <w:basedOn w:val="DefaultParagraphFont"/>
    <w:uiPriority w:val="99"/>
    <w:unhideWhenUsed/>
    <w:rsid w:val="00642A19"/>
    <w:rPr>
      <w:color w:val="467886" w:themeColor="hyperlink"/>
      <w:u w:val="single"/>
    </w:rPr>
  </w:style>
  <w:style w:type="character" w:styleId="UnresolvedMention">
    <w:name w:val="Unresolved Mention"/>
    <w:basedOn w:val="DefaultParagraphFont"/>
    <w:uiPriority w:val="99"/>
    <w:semiHidden/>
    <w:unhideWhenUsed/>
    <w:qFormat/>
    <w:rsid w:val="00642A19"/>
    <w:rPr>
      <w:color w:val="605E5C"/>
      <w:shd w:val="clear" w:color="auto" w:fill="E1DFDD"/>
    </w:rPr>
  </w:style>
  <w:style w:type="character" w:customStyle="1" w:styleId="BalloonTextChar">
    <w:name w:val="Balloon Text Char"/>
    <w:basedOn w:val="DefaultParagraphFont"/>
    <w:link w:val="BalloonText"/>
    <w:uiPriority w:val="99"/>
    <w:semiHidden/>
    <w:qFormat/>
    <w:rsid w:val="00337844"/>
    <w:rPr>
      <w:rFonts w:ascii="Segoe UI" w:eastAsia="Calibri" w:hAnsi="Segoe UI" w:cs="Segoe UI"/>
      <w:kern w:val="0"/>
      <w:sz w:val="18"/>
      <w:szCs w:val="18"/>
      <w14:ligatures w14:val="none"/>
    </w:rPr>
  </w:style>
  <w:style w:type="character" w:styleId="PlaceholderText">
    <w:name w:val="Placeholder Text"/>
    <w:basedOn w:val="DefaultParagraphFont"/>
    <w:uiPriority w:val="99"/>
    <w:semiHidden/>
    <w:qFormat/>
    <w:rsid w:val="006971BD"/>
    <w:rPr>
      <w:color w:val="808080"/>
    </w:rPr>
  </w:style>
  <w:style w:type="character" w:customStyle="1" w:styleId="HeaderChar">
    <w:name w:val="Header Char"/>
    <w:basedOn w:val="DefaultParagraphFont"/>
    <w:link w:val="Header"/>
    <w:uiPriority w:val="99"/>
    <w:qFormat/>
    <w:rsid w:val="00B82D23"/>
    <w:rPr>
      <w:rFonts w:ascii="Calibri" w:eastAsia="Calibri" w:hAnsi="Calibri" w:cs="Calibri"/>
      <w:kern w:val="0"/>
      <w:sz w:val="22"/>
      <w:szCs w:val="22"/>
      <w14:ligatures w14:val="none"/>
    </w:rPr>
  </w:style>
  <w:style w:type="character" w:customStyle="1" w:styleId="FooterChar">
    <w:name w:val="Footer Char"/>
    <w:basedOn w:val="DefaultParagraphFont"/>
    <w:link w:val="Footer"/>
    <w:uiPriority w:val="99"/>
    <w:qFormat/>
    <w:rsid w:val="00B82D23"/>
    <w:rPr>
      <w:rFonts w:ascii="Calibri" w:eastAsia="Calibri" w:hAnsi="Calibri" w:cs="Calibri"/>
      <w:kern w:val="0"/>
      <w:sz w:val="22"/>
      <w:szCs w:val="22"/>
      <w14:ligatures w14:val="none"/>
    </w:rPr>
  </w:style>
  <w:style w:type="character" w:styleId="LineNumber">
    <w:name w:val="line numbe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Title">
    <w:name w:val="Title"/>
    <w:basedOn w:val="Normal"/>
    <w:next w:val="Normal"/>
    <w:link w:val="TitleChar"/>
    <w:uiPriority w:val="10"/>
    <w:qFormat/>
    <w:rsid w:val="005457B4"/>
    <w:pPr>
      <w:spacing w:after="80" w:line="240" w:lineRule="auto"/>
      <w:contextualSpacing/>
    </w:pPr>
    <w:rPr>
      <w:rFonts w:asciiTheme="majorHAnsi" w:eastAsiaTheme="majorEastAsia" w:hAnsiTheme="majorHAnsi" w:cstheme="majorBidi"/>
      <w:spacing w:val="-10"/>
      <w:kern w:val="2"/>
      <w:sz w:val="56"/>
      <w:szCs w:val="56"/>
      <w14:ligatures w14:val="standardContextual"/>
    </w:rPr>
  </w:style>
  <w:style w:type="paragraph" w:styleId="Subtitle">
    <w:name w:val="Subtitle"/>
    <w:basedOn w:val="Normal"/>
    <w:next w:val="Normal"/>
    <w:link w:val="SubtitleChar"/>
    <w:uiPriority w:val="11"/>
    <w:qFormat/>
    <w:rsid w:val="005457B4"/>
    <w:pPr>
      <w:spacing w:after="160"/>
    </w:pPr>
    <w:rPr>
      <w:rFonts w:asciiTheme="minorHAnsi" w:eastAsiaTheme="majorEastAsia" w:hAnsiTheme="minorHAnsi" w:cstheme="majorBidi"/>
      <w:color w:val="595959" w:themeColor="text1" w:themeTint="A6"/>
      <w:spacing w:val="15"/>
      <w:kern w:val="2"/>
      <w:sz w:val="28"/>
      <w:szCs w:val="28"/>
      <w14:ligatures w14:val="standardContextual"/>
    </w:rPr>
  </w:style>
  <w:style w:type="paragraph" w:styleId="Quote">
    <w:name w:val="Quote"/>
    <w:basedOn w:val="Normal"/>
    <w:next w:val="Normal"/>
    <w:link w:val="QuoteChar"/>
    <w:uiPriority w:val="29"/>
    <w:qFormat/>
    <w:rsid w:val="005457B4"/>
    <w:pPr>
      <w:spacing w:before="160" w:after="160"/>
      <w:jc w:val="center"/>
    </w:pPr>
    <w:rPr>
      <w:rFonts w:asciiTheme="minorHAnsi" w:eastAsiaTheme="minorHAnsi" w:hAnsiTheme="minorHAnsi" w:cstheme="minorBidi"/>
      <w:i/>
      <w:iCs/>
      <w:color w:val="404040" w:themeColor="text1" w:themeTint="BF"/>
      <w:kern w:val="2"/>
      <w:sz w:val="24"/>
      <w:szCs w:val="24"/>
      <w14:ligatures w14:val="standardContextual"/>
    </w:rPr>
  </w:style>
  <w:style w:type="paragraph" w:styleId="ListParagraph">
    <w:name w:val="List Paragraph"/>
    <w:basedOn w:val="Normal"/>
    <w:uiPriority w:val="34"/>
    <w:qFormat/>
    <w:rsid w:val="005457B4"/>
    <w:pPr>
      <w:spacing w:after="160"/>
      <w:ind w:left="720"/>
      <w:contextualSpacing/>
    </w:pPr>
    <w:rPr>
      <w:rFonts w:asciiTheme="minorHAnsi" w:eastAsiaTheme="minorHAnsi" w:hAnsiTheme="minorHAnsi" w:cstheme="minorBidi"/>
      <w:kern w:val="2"/>
      <w:sz w:val="24"/>
      <w:szCs w:val="24"/>
      <w14:ligatures w14:val="standardContextual"/>
    </w:rPr>
  </w:style>
  <w:style w:type="paragraph" w:styleId="IntenseQuote">
    <w:name w:val="Intense Quote"/>
    <w:basedOn w:val="Normal"/>
    <w:next w:val="Normal"/>
    <w:link w:val="IntenseQuoteChar"/>
    <w:uiPriority w:val="30"/>
    <w:qFormat/>
    <w:rsid w:val="005457B4"/>
    <w:pPr>
      <w:pBdr>
        <w:top w:val="single" w:sz="4" w:space="10" w:color="0F4761"/>
        <w:bottom w:val="single" w:sz="4" w:space="10" w:color="0F4761"/>
      </w:pBdr>
      <w:spacing w:before="360" w:after="360"/>
      <w:ind w:left="864" w:right="864"/>
      <w:jc w:val="center"/>
    </w:pPr>
    <w:rPr>
      <w:rFonts w:asciiTheme="minorHAnsi" w:eastAsiaTheme="minorHAnsi" w:hAnsiTheme="minorHAnsi" w:cstheme="minorBidi"/>
      <w:i/>
      <w:iCs/>
      <w:color w:val="0F4761" w:themeColor="accent1" w:themeShade="BF"/>
      <w:kern w:val="2"/>
      <w:sz w:val="24"/>
      <w:szCs w:val="24"/>
      <w14:ligatures w14:val="standardContextual"/>
    </w:rPr>
  </w:style>
  <w:style w:type="paragraph" w:styleId="CommentText">
    <w:name w:val="annotation text"/>
    <w:basedOn w:val="Normal"/>
    <w:link w:val="CommentTextChar"/>
    <w:uiPriority w:val="99"/>
    <w:unhideWhenUsed/>
    <w:qFormat/>
    <w:rsid w:val="005457B4"/>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sid w:val="00F8137C"/>
    <w:rPr>
      <w:b/>
      <w:bCs/>
    </w:rPr>
  </w:style>
  <w:style w:type="paragraph" w:styleId="Revision">
    <w:name w:val="Revision"/>
    <w:uiPriority w:val="99"/>
    <w:semiHidden/>
    <w:qFormat/>
    <w:rsid w:val="005850E6"/>
    <w:rPr>
      <w:rFonts w:ascii="Calibri" w:eastAsia="Calibri" w:hAnsi="Calibri" w:cs="Calibri"/>
      <w:kern w:val="0"/>
      <w:sz w:val="22"/>
      <w:szCs w:val="22"/>
      <w14:ligatures w14:val="none"/>
    </w:rPr>
  </w:style>
  <w:style w:type="paragraph" w:styleId="BalloonText">
    <w:name w:val="Balloon Text"/>
    <w:basedOn w:val="Normal"/>
    <w:link w:val="BalloonTextChar"/>
    <w:uiPriority w:val="99"/>
    <w:semiHidden/>
    <w:unhideWhenUsed/>
    <w:qFormat/>
    <w:rsid w:val="00337844"/>
    <w:pPr>
      <w:spacing w:after="0" w:line="240" w:lineRule="auto"/>
    </w:pPr>
    <w:rPr>
      <w:rFonts w:ascii="Segoe UI" w:hAnsi="Segoe UI" w:cs="Segoe UI"/>
      <w:sz w:val="18"/>
      <w:szCs w:val="18"/>
    </w:rPr>
  </w:style>
  <w:style w:type="paragraph" w:styleId="NormalWeb">
    <w:name w:val="Normal (Web)"/>
    <w:basedOn w:val="Normal"/>
    <w:uiPriority w:val="99"/>
    <w:semiHidden/>
    <w:unhideWhenUsed/>
    <w:qFormat/>
    <w:rsid w:val="00DA5054"/>
    <w:rPr>
      <w:rFonts w:ascii="Times New Roman" w:hAnsi="Times New Roman" w:cs="Times New Roman"/>
      <w:sz w:val="24"/>
      <w:szCs w:val="24"/>
    </w:rPr>
  </w:style>
  <w:style w:type="paragraph" w:customStyle="1" w:styleId="HeaderandFooter">
    <w:name w:val="Header and Footer"/>
    <w:basedOn w:val="Normal"/>
    <w:qFormat/>
  </w:style>
  <w:style w:type="paragraph" w:styleId="Header">
    <w:name w:val="header"/>
    <w:basedOn w:val="Normal"/>
    <w:link w:val="HeaderChar"/>
    <w:uiPriority w:val="99"/>
    <w:unhideWhenUsed/>
    <w:rsid w:val="00B82D23"/>
    <w:pPr>
      <w:tabs>
        <w:tab w:val="center" w:pos="4680"/>
        <w:tab w:val="right" w:pos="9360"/>
      </w:tabs>
      <w:spacing w:after="0" w:line="240" w:lineRule="auto"/>
    </w:pPr>
  </w:style>
  <w:style w:type="paragraph" w:styleId="Footer">
    <w:name w:val="footer"/>
    <w:basedOn w:val="Normal"/>
    <w:link w:val="FooterChar"/>
    <w:uiPriority w:val="99"/>
    <w:unhideWhenUsed/>
    <w:rsid w:val="00B82D23"/>
    <w:pPr>
      <w:tabs>
        <w:tab w:val="center" w:pos="4680"/>
        <w:tab w:val="right" w:pos="9360"/>
      </w:tabs>
      <w:spacing w:after="0" w:line="240" w:lineRule="auto"/>
    </w:pPr>
  </w:style>
  <w:style w:type="character" w:styleId="Strong">
    <w:name w:val="Strong"/>
    <w:basedOn w:val="DefaultParagraphFont"/>
    <w:uiPriority w:val="22"/>
    <w:qFormat/>
    <w:rsid w:val="0025683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hyperlink" Target="https://pubmed.ncbi.nlm.nih.gov/?term=%22Eccard%20JA%22%5BAuthor%5D" TargetMode="External"/><Relationship Id="rId26" Type="http://schemas.openxmlformats.org/officeDocument/2006/relationships/hyperlink" Target="https://pubmed.ncbi.nlm.nih.gov/?term=Averbeck+BB&amp;cauthor_id=37798412" TargetMode="External"/><Relationship Id="rId39" Type="http://schemas.openxmlformats.org/officeDocument/2006/relationships/image" Target="media/image12.jpeg"/><Relationship Id="rId21" Type="http://schemas.openxmlformats.org/officeDocument/2006/relationships/hyperlink" Target="https://pubmed.ncbi.nlm.nih.gov/?term=Wang+S&amp;cauthor_id=37798412" TargetMode="External"/><Relationship Id="rId34" Type="http://schemas.openxmlformats.org/officeDocument/2006/relationships/image" Target="media/image7.jpe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microsoft.com/office/2018/08/relationships/commentsExtensible" Target="commentsExtensible.xml"/><Relationship Id="rId20" Type="http://schemas.openxmlformats.org/officeDocument/2006/relationships/hyperlink" Target="https://pubmed.ncbi.nlm.nih.gov/?term=%22Dammhahn%20M%22%5BAuthor%5D" TargetMode="External"/><Relationship Id="rId29" Type="http://schemas.openxmlformats.org/officeDocument/2006/relationships/image" Target="media/image2.tiff"/><Relationship Id="rId41"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mathworks.com/" TargetMode="External"/><Relationship Id="rId24" Type="http://schemas.openxmlformats.org/officeDocument/2006/relationships/hyperlink" Target="https://pubmed.ncbi.nlm.nih.gov/37798412/" TargetMode="External"/><Relationship Id="rId32" Type="http://schemas.openxmlformats.org/officeDocument/2006/relationships/image" Target="media/image5.jpeg"/><Relationship Id="rId37" Type="http://schemas.openxmlformats.org/officeDocument/2006/relationships/image" Target="media/image10.jpeg"/><Relationship Id="rId40" Type="http://schemas.openxmlformats.org/officeDocument/2006/relationships/fontTable" Target="fontTable.xml"/><Relationship Id="rId5" Type="http://schemas.openxmlformats.org/officeDocument/2006/relationships/webSettings" Target="webSettings.xml"/><Relationship Id="rId15" Type="http://schemas.microsoft.com/office/2016/09/relationships/commentsIds" Target="commentsIds.xml"/><Relationship Id="rId23" Type="http://schemas.openxmlformats.org/officeDocument/2006/relationships/hyperlink" Target="https://pubmed.ncbi.nlm.nih.gov/?term=Falcone+R&amp;cauthor_id=37798412" TargetMode="External"/><Relationship Id="rId28" Type="http://schemas.openxmlformats.org/officeDocument/2006/relationships/image" Target="media/image1.jpeg"/><Relationship Id="rId36" Type="http://schemas.openxmlformats.org/officeDocument/2006/relationships/image" Target="media/image9.tiff"/><Relationship Id="rId10" Type="http://schemas.openxmlformats.org/officeDocument/2006/relationships/hyperlink" Target="https://staff.aist.go.jp/k.matsuda/eye/indexe.html" TargetMode="External"/><Relationship Id="rId19" Type="http://schemas.openxmlformats.org/officeDocument/2006/relationships/hyperlink" Target="https://pubmed.ncbi.nlm.nih.gov/?term=%22Liesenjohann%20T%22%5BAuthor%5D" TargetMode="External"/><Relationship Id="rId31" Type="http://schemas.openxmlformats.org/officeDocument/2006/relationships/image" Target="media/image4.jpeg"/><Relationship Id="rId4" Type="http://schemas.openxmlformats.org/officeDocument/2006/relationships/settings" Target="settings.xml"/><Relationship Id="rId9" Type="http://schemas.openxmlformats.org/officeDocument/2006/relationships/hyperlink" Target="https://nei.nih.gov/intramural/software" TargetMode="External"/><Relationship Id="rId14" Type="http://schemas.microsoft.com/office/2011/relationships/commentsExtended" Target="commentsExtended.xml"/><Relationship Id="rId22" Type="http://schemas.openxmlformats.org/officeDocument/2006/relationships/hyperlink" Target="https://pubmed.ncbi.nlm.nih.gov/37798412/" TargetMode="External"/><Relationship Id="rId27" Type="http://schemas.openxmlformats.org/officeDocument/2006/relationships/hyperlink" Target="https://pubmed.ncbi.nlm.nih.gov/37798412/" TargetMode="External"/><Relationship Id="rId30" Type="http://schemas.openxmlformats.org/officeDocument/2006/relationships/image" Target="media/image3.jpeg"/><Relationship Id="rId35" Type="http://schemas.openxmlformats.org/officeDocument/2006/relationships/image" Target="media/image8.tiff"/><Relationship Id="rId8" Type="http://schemas.openxmlformats.org/officeDocument/2006/relationships/hyperlink" Target="mailto:rossella.falcone@einsteinmed.edu" TargetMode="External"/><Relationship Id="rId3" Type="http://schemas.openxmlformats.org/officeDocument/2006/relationships/styles" Target="styles.xml"/><Relationship Id="rId12" Type="http://schemas.openxmlformats.org/officeDocument/2006/relationships/hyperlink" Target="http://www.mathworks.com/" TargetMode="External"/><Relationship Id="rId17" Type="http://schemas.openxmlformats.org/officeDocument/2006/relationships/hyperlink" Target="https://royalsocietypublishing.org/doi/10.1098/rspb.2019.0795?utm_source=chatgpt.com" TargetMode="External"/><Relationship Id="rId25" Type="http://schemas.openxmlformats.org/officeDocument/2006/relationships/hyperlink" Target="https://pubmed.ncbi.nlm.nih.gov/?term=Richmond+B&amp;cauthor_id=37798412" TargetMode="External"/><Relationship Id="rId33" Type="http://schemas.openxmlformats.org/officeDocument/2006/relationships/image" Target="media/image6.jpeg"/><Relationship Id="rId38"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C1D002-1FFB-4294-AF35-84243A0596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1199</TotalTime>
  <Pages>37</Pages>
  <Words>7484</Words>
  <Characters>39969</Characters>
  <Application>Microsoft Office Word</Application>
  <DocSecurity>0</DocSecurity>
  <Lines>713</Lines>
  <Paragraphs>233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Rossella Falcone</dc:creator>
  <dc:description/>
  <cp:lastModifiedBy>Rossella Falcone</cp:lastModifiedBy>
  <cp:revision>665</cp:revision>
  <cp:lastPrinted>2025-12-04T16:32:00Z</cp:lastPrinted>
  <dcterms:created xsi:type="dcterms:W3CDTF">2026-03-04T20:01:00Z</dcterms:created>
  <dcterms:modified xsi:type="dcterms:W3CDTF">2026-03-19T18:32:00Z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9d70b874b087a30be8af2f464a8e7f9791f65d18f5bbf38e23b097f8df5b9f99</vt:lpwstr>
  </property>
</Properties>
</file>