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EA67" w14:textId="48CD536E" w:rsidR="00B6125E" w:rsidRPr="00034D1D" w:rsidRDefault="00000000" w:rsidP="009D014E">
      <w:pPr>
        <w:spacing w:after="0" w:line="480" w:lineRule="auto"/>
        <w:rPr>
          <w:rFonts w:ascii="Times New Roman" w:eastAsia="Times New Roman" w:hAnsi="Times New Roman" w:cs="Times New Roman"/>
          <w:bCs/>
          <w:sz w:val="24"/>
          <w:szCs w:val="24"/>
        </w:rPr>
      </w:pPr>
      <w:r w:rsidRPr="009D014E">
        <w:rPr>
          <w:rFonts w:ascii="Times New Roman" w:eastAsia="Times New Roman" w:hAnsi="Times New Roman" w:cs="Times New Roman"/>
          <w:b/>
          <w:sz w:val="24"/>
          <w:szCs w:val="24"/>
        </w:rPr>
        <w:t xml:space="preserve">Title: </w:t>
      </w:r>
      <w:bookmarkStart w:id="0" w:name="_Hlk214890806"/>
      <w:r w:rsidR="00636DF5" w:rsidRPr="00034D1D">
        <w:rPr>
          <w:rFonts w:ascii="Times New Roman" w:hAnsi="Times New Roman"/>
          <w:sz w:val="24"/>
          <w:rPrChange w:id="1" w:author="Rossella Falcone" w:date="2026-03-19T17:13:00Z" w16du:dateUtc="2026-03-19T21:13:00Z">
            <w:rPr>
              <w:rFonts w:ascii="Times New Roman" w:hAnsi="Times New Roman"/>
              <w:b/>
              <w:sz w:val="24"/>
            </w:rPr>
          </w:rPrChange>
        </w:rPr>
        <w:t>S</w:t>
      </w:r>
      <w:r w:rsidR="000D7576" w:rsidRPr="00034D1D">
        <w:rPr>
          <w:rFonts w:ascii="Times New Roman" w:hAnsi="Times New Roman"/>
          <w:sz w:val="24"/>
          <w:rPrChange w:id="2" w:author="Rossella Falcone" w:date="2026-03-19T17:13:00Z" w16du:dateUtc="2026-03-19T21:13:00Z">
            <w:rPr>
              <w:rFonts w:ascii="Times New Roman" w:hAnsi="Times New Roman"/>
              <w:b/>
              <w:sz w:val="24"/>
            </w:rPr>
          </w:rPrChange>
        </w:rPr>
        <w:t>trategy</w:t>
      </w:r>
      <w:ins w:id="3" w:author="Rossella Falcone" w:date="2026-03-19T17:13:00Z" w16du:dateUtc="2026-03-19T21:13:00Z">
        <w:r w:rsidR="0026310E">
          <w:rPr>
            <w:rFonts w:ascii="Times New Roman" w:eastAsia="Times New Roman" w:hAnsi="Times New Roman" w:cs="Times New Roman"/>
            <w:bCs/>
            <w:sz w:val="24"/>
            <w:szCs w:val="24"/>
          </w:rPr>
          <w:t>-</w:t>
        </w:r>
      </w:ins>
      <w:r w:rsidR="000D7576" w:rsidRPr="00034D1D">
        <w:rPr>
          <w:rFonts w:ascii="Times New Roman" w:hAnsi="Times New Roman"/>
          <w:sz w:val="24"/>
          <w:rPrChange w:id="4" w:author="Rossella Falcone" w:date="2026-03-19T17:13:00Z" w16du:dateUtc="2026-03-19T21:13:00Z">
            <w:rPr>
              <w:rFonts w:ascii="Times New Roman" w:hAnsi="Times New Roman"/>
              <w:b/>
              <w:sz w:val="24"/>
            </w:rPr>
          </w:rPrChange>
        </w:rPr>
        <w:t xml:space="preserve">dependent coding of </w:t>
      </w:r>
      <w:r w:rsidR="009F3BBA" w:rsidRPr="00034D1D">
        <w:rPr>
          <w:rFonts w:ascii="Times New Roman" w:hAnsi="Times New Roman"/>
          <w:sz w:val="24"/>
          <w:rPrChange w:id="5" w:author="Rossella Falcone" w:date="2026-03-19T17:13:00Z" w16du:dateUtc="2026-03-19T21:13:00Z">
            <w:rPr>
              <w:rFonts w:ascii="Times New Roman" w:hAnsi="Times New Roman"/>
              <w:b/>
              <w:sz w:val="24"/>
            </w:rPr>
          </w:rPrChange>
        </w:rPr>
        <w:t xml:space="preserve">reward and </w:t>
      </w:r>
      <w:r w:rsidR="00AE30F5" w:rsidRPr="00034D1D">
        <w:rPr>
          <w:rFonts w:ascii="Times New Roman" w:hAnsi="Times New Roman"/>
          <w:sz w:val="24"/>
          <w:rPrChange w:id="6" w:author="Rossella Falcone" w:date="2026-03-19T17:13:00Z" w16du:dateUtc="2026-03-19T21:13:00Z">
            <w:rPr>
              <w:rFonts w:ascii="Times New Roman" w:hAnsi="Times New Roman"/>
              <w:b/>
              <w:sz w:val="24"/>
            </w:rPr>
          </w:rPrChange>
        </w:rPr>
        <w:t>delay</w:t>
      </w:r>
      <w:r w:rsidR="000D7576" w:rsidRPr="00034D1D">
        <w:rPr>
          <w:rFonts w:ascii="Times New Roman" w:hAnsi="Times New Roman"/>
          <w:sz w:val="24"/>
          <w:rPrChange w:id="7" w:author="Rossella Falcone" w:date="2026-03-19T17:13:00Z" w16du:dateUtc="2026-03-19T21:13:00Z">
            <w:rPr>
              <w:rFonts w:ascii="Times New Roman" w:hAnsi="Times New Roman"/>
              <w:b/>
              <w:sz w:val="24"/>
            </w:rPr>
          </w:rPrChange>
        </w:rPr>
        <w:t xml:space="preserve"> </w:t>
      </w:r>
      <w:r w:rsidR="0066297E" w:rsidRPr="00034D1D">
        <w:rPr>
          <w:rFonts w:ascii="Times New Roman" w:hAnsi="Times New Roman"/>
          <w:sz w:val="24"/>
          <w:rPrChange w:id="8" w:author="Rossella Falcone" w:date="2026-03-19T17:13:00Z" w16du:dateUtc="2026-03-19T21:13:00Z">
            <w:rPr>
              <w:rFonts w:ascii="Times New Roman" w:hAnsi="Times New Roman"/>
              <w:b/>
              <w:sz w:val="24"/>
            </w:rPr>
          </w:rPrChange>
        </w:rPr>
        <w:t xml:space="preserve">during temporal discounting </w:t>
      </w:r>
      <w:r w:rsidR="000D7576" w:rsidRPr="00034D1D">
        <w:rPr>
          <w:rFonts w:ascii="Times New Roman" w:hAnsi="Times New Roman"/>
          <w:sz w:val="24"/>
          <w:rPrChange w:id="9" w:author="Rossella Falcone" w:date="2026-03-19T17:13:00Z" w16du:dateUtc="2026-03-19T21:13:00Z">
            <w:rPr>
              <w:rFonts w:ascii="Times New Roman" w:hAnsi="Times New Roman"/>
              <w:b/>
              <w:sz w:val="24"/>
            </w:rPr>
          </w:rPrChange>
        </w:rPr>
        <w:t xml:space="preserve">in macaque </w:t>
      </w:r>
      <w:r w:rsidR="00B6125E" w:rsidRPr="00034D1D">
        <w:rPr>
          <w:rFonts w:ascii="Times New Roman" w:eastAsia="Times New Roman" w:hAnsi="Times New Roman" w:cs="Times New Roman"/>
          <w:bCs/>
          <w:sz w:val="24"/>
          <w:szCs w:val="24"/>
        </w:rPr>
        <w:t xml:space="preserve">dorsolateral prefrontal cortex </w:t>
      </w:r>
    </w:p>
    <w:bookmarkEnd w:id="0"/>
    <w:p w14:paraId="218F84CC" w14:textId="77777777" w:rsidR="00A450CA" w:rsidRPr="009D014E" w:rsidRDefault="00A450CA" w:rsidP="009D014E">
      <w:pPr>
        <w:spacing w:after="0" w:line="480" w:lineRule="auto"/>
        <w:rPr>
          <w:rFonts w:ascii="Times New Roman" w:eastAsia="Times New Roman" w:hAnsi="Times New Roman" w:cs="Times New Roman"/>
          <w:bCs/>
          <w:sz w:val="24"/>
          <w:szCs w:val="24"/>
        </w:rPr>
      </w:pPr>
    </w:p>
    <w:p w14:paraId="19E6432E" w14:textId="6E98A1E9" w:rsidR="00A450CA" w:rsidRPr="009D014E" w:rsidRDefault="00000000" w:rsidP="009D014E">
      <w:pPr>
        <w:spacing w:after="0" w:line="480" w:lineRule="auto"/>
        <w:rPr>
          <w:rFonts w:ascii="Times New Roman" w:eastAsia="Times New Roman" w:hAnsi="Times New Roman" w:cs="Times New Roman"/>
          <w:sz w:val="24"/>
          <w:szCs w:val="24"/>
          <w:vertAlign w:val="superscript"/>
        </w:rPr>
      </w:pPr>
      <w:r w:rsidRPr="009D014E">
        <w:rPr>
          <w:rFonts w:ascii="Times New Roman" w:eastAsia="Times New Roman" w:hAnsi="Times New Roman" w:cs="Times New Roman"/>
          <w:b/>
          <w:sz w:val="24"/>
          <w:szCs w:val="24"/>
        </w:rPr>
        <w:t>Authors:</w:t>
      </w:r>
      <w:r w:rsidRPr="009D014E">
        <w:rPr>
          <w:rFonts w:ascii="Times New Roman" w:eastAsia="Times New Roman" w:hAnsi="Times New Roman" w:cs="Times New Roman"/>
          <w:sz w:val="24"/>
          <w:szCs w:val="24"/>
        </w:rPr>
        <w:t xml:space="preserve"> Rossella Falcone</w:t>
      </w:r>
      <w:r w:rsidRPr="009D014E">
        <w:rPr>
          <w:rFonts w:ascii="Times New Roman" w:eastAsia="Times New Roman" w:hAnsi="Times New Roman" w:cs="Times New Roman"/>
          <w:sz w:val="24"/>
          <w:szCs w:val="24"/>
          <w:vertAlign w:val="superscript"/>
        </w:rPr>
        <w:t>1,3</w:t>
      </w:r>
      <w:r w:rsidR="00256838">
        <w:rPr>
          <w:rFonts w:ascii="Times New Roman" w:eastAsia="Times New Roman" w:hAnsi="Times New Roman" w:cs="Times New Roman" w:hint="eastAsia"/>
          <w:sz w:val="24"/>
          <w:szCs w:val="24"/>
          <w:vertAlign w:val="superscript"/>
          <w:lang w:eastAsia="zh-CN"/>
        </w:rPr>
        <w:t>,†,</w:t>
      </w:r>
      <w:r w:rsidR="00594516" w:rsidRPr="009D014E">
        <w:rPr>
          <w:rFonts w:ascii="Times New Roman" w:eastAsia="Times New Roman" w:hAnsi="Times New Roman" w:cs="Times New Roman"/>
          <w:sz w:val="24"/>
          <w:szCs w:val="24"/>
          <w:vertAlign w:val="superscript"/>
        </w:rPr>
        <w:t>*</w:t>
      </w:r>
      <w:r w:rsidRPr="009D014E">
        <w:rPr>
          <w:rFonts w:ascii="Times New Roman" w:eastAsia="Times New Roman" w:hAnsi="Times New Roman" w:cs="Times New Roman"/>
          <w:sz w:val="24"/>
          <w:szCs w:val="24"/>
        </w:rPr>
        <w:t>, Siyu Wang</w:t>
      </w:r>
      <w:r w:rsidRPr="009D014E">
        <w:rPr>
          <w:rFonts w:ascii="Times New Roman" w:eastAsia="Times New Roman" w:hAnsi="Times New Roman" w:cs="Times New Roman"/>
          <w:sz w:val="24"/>
          <w:szCs w:val="24"/>
          <w:vertAlign w:val="superscript"/>
        </w:rPr>
        <w:t>1</w:t>
      </w:r>
      <w:r w:rsidR="00256838">
        <w:rPr>
          <w:rFonts w:ascii="Times New Roman" w:eastAsia="Times New Roman" w:hAnsi="Times New Roman" w:cs="Times New Roman" w:hint="eastAsia"/>
          <w:sz w:val="24"/>
          <w:szCs w:val="24"/>
          <w:vertAlign w:val="superscript"/>
          <w:lang w:eastAsia="zh-CN"/>
        </w:rPr>
        <w:t>,†</w:t>
      </w:r>
      <w:r w:rsidRPr="009D014E">
        <w:rPr>
          <w:rFonts w:ascii="Times New Roman" w:eastAsia="Times New Roman" w:hAnsi="Times New Roman" w:cs="Times New Roman"/>
          <w:sz w:val="24"/>
          <w:szCs w:val="24"/>
        </w:rPr>
        <w:t>, David B. Weintraub</w:t>
      </w: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 xml:space="preserve">, </w:t>
      </w:r>
      <w:del w:id="10" w:author="Rossella Falcone" w:date="2026-03-19T17:13:00Z" w16du:dateUtc="2026-03-19T21:13:00Z">
        <w:r w:rsidRPr="009D014E">
          <w:rPr>
            <w:rFonts w:ascii="Times New Roman" w:eastAsia="Times New Roman" w:hAnsi="Times New Roman" w:cs="Times New Roman"/>
            <w:sz w:val="24"/>
            <w:szCs w:val="24"/>
          </w:rPr>
          <w:delText>Mariko McDougall</w:delText>
        </w:r>
        <w:r w:rsidRPr="009D014E">
          <w:rPr>
            <w:rFonts w:ascii="Times New Roman" w:eastAsia="Times New Roman" w:hAnsi="Times New Roman" w:cs="Times New Roman"/>
            <w:sz w:val="24"/>
            <w:szCs w:val="24"/>
            <w:vertAlign w:val="superscript"/>
          </w:rPr>
          <w:delText>1</w:delText>
        </w:r>
        <w:r w:rsidRPr="009D014E">
          <w:rPr>
            <w:rFonts w:ascii="Times New Roman" w:eastAsia="Times New Roman" w:hAnsi="Times New Roman" w:cs="Times New Roman"/>
            <w:sz w:val="24"/>
            <w:szCs w:val="24"/>
          </w:rPr>
          <w:delText xml:space="preserve">, </w:delText>
        </w:r>
      </w:del>
      <w:del w:id="11" w:author="Mark Eldridge" w:date="2026-03-23T19:56:00Z" w16du:dateUtc="2026-03-23T19:56:00Z">
        <w:r w:rsidR="00FB52C1" w:rsidRPr="009D014E" w:rsidDel="004032F5">
          <w:rPr>
            <w:rFonts w:ascii="Times New Roman" w:eastAsia="Times New Roman" w:hAnsi="Times New Roman" w:cs="Times New Roman"/>
            <w:sz w:val="24"/>
            <w:szCs w:val="24"/>
          </w:rPr>
          <w:delText>Mark A. G. Eldridge</w:delText>
        </w:r>
        <w:r w:rsidR="00FB52C1" w:rsidRPr="009D014E" w:rsidDel="004032F5">
          <w:rPr>
            <w:rFonts w:ascii="Times New Roman" w:eastAsia="Times New Roman" w:hAnsi="Times New Roman" w:cs="Times New Roman"/>
            <w:sz w:val="24"/>
            <w:szCs w:val="24"/>
            <w:vertAlign w:val="superscript"/>
          </w:rPr>
          <w:delText>1,4</w:delText>
        </w:r>
        <w:r w:rsidRPr="009D014E" w:rsidDel="004032F5">
          <w:rPr>
            <w:rFonts w:ascii="Times New Roman" w:eastAsia="Times New Roman" w:hAnsi="Times New Roman" w:cs="Times New Roman"/>
            <w:sz w:val="24"/>
            <w:szCs w:val="24"/>
          </w:rPr>
          <w:delText xml:space="preserve">, </w:delText>
        </w:r>
        <w:r w:rsidR="00FB52C1" w:rsidDel="004032F5">
          <w:rPr>
            <w:rFonts w:ascii="Times New Roman" w:eastAsia="Times New Roman" w:hAnsi="Times New Roman" w:cs="Times New Roman"/>
            <w:sz w:val="24"/>
            <w:szCs w:val="24"/>
            <w:vertAlign w:val="superscript"/>
          </w:rPr>
          <w:delText xml:space="preserve"> </w:delText>
        </w:r>
      </w:del>
      <w:r w:rsidRPr="009D014E">
        <w:rPr>
          <w:rFonts w:ascii="Times New Roman" w:eastAsia="Times New Roman" w:hAnsi="Times New Roman" w:cs="Times New Roman"/>
          <w:sz w:val="24"/>
          <w:szCs w:val="24"/>
        </w:rPr>
        <w:t>Mariko McDougall</w:t>
      </w: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 xml:space="preserve">, </w:t>
      </w:r>
      <w:ins w:id="12" w:author="Mark Eldridge" w:date="2026-03-23T19:56:00Z" w16du:dateUtc="2026-03-23T19:56:00Z">
        <w:r w:rsidR="004032F5" w:rsidRPr="009D014E">
          <w:rPr>
            <w:rFonts w:ascii="Times New Roman" w:eastAsia="Times New Roman" w:hAnsi="Times New Roman" w:cs="Times New Roman"/>
            <w:sz w:val="24"/>
            <w:szCs w:val="24"/>
          </w:rPr>
          <w:t>Mark A. G. Eldridge</w:t>
        </w:r>
        <w:r w:rsidR="004032F5" w:rsidRPr="009D014E">
          <w:rPr>
            <w:rFonts w:ascii="Times New Roman" w:eastAsia="Times New Roman" w:hAnsi="Times New Roman" w:cs="Times New Roman"/>
            <w:sz w:val="24"/>
            <w:szCs w:val="24"/>
            <w:vertAlign w:val="superscript"/>
          </w:rPr>
          <w:t>1,4</w:t>
        </w:r>
      </w:ins>
      <w:del w:id="13" w:author="Mark Eldridge" w:date="2026-03-23T19:57:00Z" w16du:dateUtc="2026-03-23T19:57:00Z">
        <w:r w:rsidRPr="009D014E" w:rsidDel="004032F5">
          <w:rPr>
            <w:rFonts w:ascii="Times New Roman" w:eastAsia="Times New Roman" w:hAnsi="Times New Roman" w:cs="Times New Roman"/>
            <w:sz w:val="24"/>
            <w:szCs w:val="24"/>
          </w:rPr>
          <w:delText>a</w:delText>
        </w:r>
      </w:del>
      <w:ins w:id="14" w:author="Mark Eldridge" w:date="2026-03-23T19:57:00Z" w16du:dateUtc="2026-03-23T19:57:00Z">
        <w:r w:rsidR="004032F5">
          <w:rPr>
            <w:rFonts w:ascii="Times New Roman" w:eastAsia="Times New Roman" w:hAnsi="Times New Roman" w:cs="Times New Roman"/>
            <w:sz w:val="24"/>
            <w:szCs w:val="24"/>
          </w:rPr>
          <w:t>,</w:t>
        </w:r>
      </w:ins>
      <w:r w:rsidR="004032F5">
        <w:rPr>
          <w:rFonts w:ascii="Times New Roman" w:eastAsia="Times New Roman" w:hAnsi="Times New Roman" w:cs="Times New Roman"/>
          <w:sz w:val="24"/>
          <w:szCs w:val="24"/>
        </w:rPr>
        <w:t xml:space="preserve"> a</w:t>
      </w:r>
      <w:r w:rsidRPr="009D014E">
        <w:rPr>
          <w:rFonts w:ascii="Times New Roman" w:eastAsia="Times New Roman" w:hAnsi="Times New Roman" w:cs="Times New Roman"/>
          <w:sz w:val="24"/>
          <w:szCs w:val="24"/>
        </w:rPr>
        <w:t>nd Barry J. Richmond</w:t>
      </w:r>
      <w:r w:rsidRPr="009D014E">
        <w:rPr>
          <w:rFonts w:ascii="Times New Roman" w:eastAsia="Times New Roman" w:hAnsi="Times New Roman" w:cs="Times New Roman"/>
          <w:sz w:val="24"/>
          <w:szCs w:val="24"/>
          <w:vertAlign w:val="superscript"/>
        </w:rPr>
        <w:t>1</w:t>
      </w:r>
      <w:r w:rsidR="00594516" w:rsidRPr="009D014E">
        <w:rPr>
          <w:rFonts w:ascii="Times New Roman" w:eastAsia="Times New Roman" w:hAnsi="Times New Roman" w:cs="Times New Roman"/>
          <w:sz w:val="24"/>
          <w:szCs w:val="24"/>
          <w:vertAlign w:val="superscript"/>
        </w:rPr>
        <w:t>,5</w:t>
      </w:r>
      <w:r w:rsidRPr="009D014E">
        <w:rPr>
          <w:rFonts w:ascii="Times New Roman" w:eastAsia="Times New Roman" w:hAnsi="Times New Roman" w:cs="Times New Roman"/>
          <w:sz w:val="24"/>
          <w:szCs w:val="24"/>
        </w:rPr>
        <w:t>.</w:t>
      </w:r>
    </w:p>
    <w:p w14:paraId="31ABF09D" w14:textId="75801E7A" w:rsidR="00A450CA" w:rsidRPr="009D014E" w:rsidRDefault="00A450CA" w:rsidP="009D014E">
      <w:pPr>
        <w:spacing w:after="0" w:line="480" w:lineRule="auto"/>
        <w:rPr>
          <w:rFonts w:ascii="Times New Roman" w:eastAsia="Times New Roman" w:hAnsi="Times New Roman" w:cs="Times New Roman"/>
          <w:sz w:val="24"/>
          <w:szCs w:val="24"/>
          <w:lang w:eastAsia="zh-CN"/>
        </w:rPr>
      </w:pPr>
    </w:p>
    <w:p w14:paraId="2C3A73A7" w14:textId="0887E5DF" w:rsidR="00A450CA" w:rsidRPr="009D014E" w:rsidRDefault="00594516"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b/>
          <w:sz w:val="24"/>
          <w:szCs w:val="24"/>
        </w:rPr>
        <w:t>Author affiliations:</w:t>
      </w:r>
    </w:p>
    <w:p w14:paraId="5973A57C"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Laboratory of Neuropsychology, NIMH, Bethesda, MD, USA</w:t>
      </w:r>
    </w:p>
    <w:p w14:paraId="44A05B64"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Surgical Neurology Branch, NINDS, Bethesda, MD, USA</w:t>
      </w:r>
    </w:p>
    <w:p w14:paraId="56DEE0E5" w14:textId="77777777" w:rsidR="00A450CA" w:rsidRPr="009D014E" w:rsidRDefault="00000000" w:rsidP="009D014E">
      <w:pPr>
        <w:suppressLineNumbers/>
        <w:spacing w:after="0" w:line="480" w:lineRule="auto"/>
        <w:ind w:left="90" w:hanging="90"/>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3</w:t>
      </w:r>
      <w:r w:rsidRPr="009D014E">
        <w:rPr>
          <w:rFonts w:ascii="Times New Roman" w:hAnsi="Times New Roman" w:cs="Times New Roman"/>
          <w:color w:val="000000"/>
          <w:sz w:val="24"/>
          <w:szCs w:val="24"/>
        </w:rPr>
        <w:t>Leo M. Davidoff Department of Neurological Surgery, Albert Einstein College of Medicine Montefiore Medical Center Bronx, NY USA</w:t>
      </w:r>
      <w:r w:rsidRPr="009D014E">
        <w:rPr>
          <w:rFonts w:ascii="Times New Roman" w:eastAsia="Times New Roman" w:hAnsi="Times New Roman" w:cs="Times New Roman"/>
          <w:sz w:val="24"/>
          <w:szCs w:val="24"/>
        </w:rPr>
        <w:t>.</w:t>
      </w:r>
    </w:p>
    <w:p w14:paraId="3F669BAA" w14:textId="646B4035" w:rsidR="00A450CA" w:rsidRPr="009D014E" w:rsidRDefault="00000000" w:rsidP="009D014E">
      <w:pPr>
        <w:suppressLineNumbers/>
        <w:spacing w:after="0" w:line="480" w:lineRule="auto"/>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4</w:t>
      </w:r>
      <w:r w:rsidRPr="009D014E">
        <w:rPr>
          <w:rFonts w:ascii="Times New Roman" w:eastAsia="Times New Roman" w:hAnsi="Times New Roman" w:cs="Times New Roman"/>
          <w:sz w:val="24"/>
          <w:szCs w:val="24"/>
        </w:rPr>
        <w:t>Newcastle University, Newcastle upon Tyne, NE1 7RU</w:t>
      </w:r>
      <w:r w:rsidR="00594516" w:rsidRPr="009D014E">
        <w:rPr>
          <w:rFonts w:ascii="Times New Roman" w:eastAsia="Times New Roman" w:hAnsi="Times New Roman" w:cs="Times New Roman"/>
          <w:sz w:val="24"/>
          <w:szCs w:val="24"/>
        </w:rPr>
        <w:t>.</w:t>
      </w:r>
    </w:p>
    <w:p w14:paraId="5E6EA6DE" w14:textId="7CB0F635" w:rsidR="00A450CA" w:rsidRDefault="00594516" w:rsidP="009D014E">
      <w:pPr>
        <w:spacing w:after="0" w:line="480" w:lineRule="auto"/>
        <w:rPr>
          <w:rFonts w:ascii="Times New Roman" w:eastAsia="Times New Roman" w:hAnsi="Times New Roman" w:cs="Times New Roman"/>
          <w:color w:val="000000"/>
          <w:sz w:val="24"/>
          <w:szCs w:val="24"/>
          <w:lang w:eastAsia="zh-CN"/>
        </w:rPr>
      </w:pPr>
      <w:r w:rsidRPr="009D014E">
        <w:rPr>
          <w:rFonts w:ascii="Times New Roman" w:eastAsia="Times New Roman" w:hAnsi="Times New Roman" w:cs="Times New Roman"/>
          <w:color w:val="000000"/>
          <w:sz w:val="24"/>
          <w:szCs w:val="24"/>
          <w:vertAlign w:val="superscript"/>
        </w:rPr>
        <w:t>5</w:t>
      </w:r>
      <w:r w:rsidRPr="009D014E">
        <w:rPr>
          <w:rFonts w:ascii="Times New Roman" w:eastAsia="Times New Roman" w:hAnsi="Times New Roman" w:cs="Times New Roman"/>
          <w:color w:val="000000"/>
          <w:sz w:val="24"/>
          <w:szCs w:val="24"/>
        </w:rPr>
        <w:t>Senior Investigator, Emeritus.</w:t>
      </w:r>
    </w:p>
    <w:p w14:paraId="080AA718" w14:textId="1A7F1949" w:rsidR="00756B00" w:rsidRPr="009D014E" w:rsidRDefault="00256838" w:rsidP="009D014E">
      <w:pPr>
        <w:spacing w:after="0" w:line="480" w:lineRule="auto"/>
        <w:rPr>
          <w:rFonts w:ascii="Times New Roman" w:eastAsia="Times New Roman" w:hAnsi="Times New Roman" w:cs="Times New Roman"/>
          <w:color w:val="000000"/>
          <w:sz w:val="24"/>
          <w:szCs w:val="24"/>
          <w:lang w:eastAsia="zh-CN"/>
        </w:rPr>
      </w:pPr>
      <w:r>
        <w:rPr>
          <w:rFonts w:ascii="Times New Roman" w:eastAsia="Times New Roman" w:hAnsi="Times New Roman" w:cs="Times New Roman" w:hint="eastAsia"/>
          <w:color w:val="000000"/>
          <w:sz w:val="24"/>
          <w:szCs w:val="24"/>
          <w:lang w:eastAsia="zh-CN"/>
        </w:rPr>
        <w:t>†</w:t>
      </w:r>
      <w:r w:rsidR="0078794A">
        <w:rPr>
          <w:rFonts w:ascii="Times New Roman" w:eastAsia="Times New Roman" w:hAnsi="Times New Roman" w:cs="Times New Roman"/>
          <w:color w:val="000000"/>
          <w:sz w:val="24"/>
          <w:szCs w:val="24"/>
          <w:lang w:eastAsia="zh-CN"/>
        </w:rPr>
        <w:t>E</w:t>
      </w:r>
      <w:r>
        <w:rPr>
          <w:rFonts w:ascii="Times New Roman" w:eastAsia="Times New Roman" w:hAnsi="Times New Roman" w:cs="Times New Roman"/>
          <w:color w:val="000000"/>
          <w:sz w:val="24"/>
          <w:szCs w:val="24"/>
          <w:lang w:eastAsia="zh-CN"/>
        </w:rPr>
        <w:t>qual contribution.</w:t>
      </w:r>
    </w:p>
    <w:p w14:paraId="07A43B4E" w14:textId="77777777" w:rsidR="00594516" w:rsidRPr="009D014E" w:rsidRDefault="00594516" w:rsidP="009D014E">
      <w:pPr>
        <w:spacing w:after="0" w:line="480" w:lineRule="auto"/>
        <w:rPr>
          <w:rFonts w:ascii="Times New Roman" w:eastAsia="Times New Roman" w:hAnsi="Times New Roman" w:cs="Times New Roman"/>
          <w:color w:val="000000"/>
          <w:sz w:val="24"/>
          <w:szCs w:val="24"/>
        </w:rPr>
      </w:pPr>
    </w:p>
    <w:p w14:paraId="560471E2" w14:textId="608A4C57" w:rsidR="00A450CA" w:rsidRPr="009D014E" w:rsidRDefault="00000000" w:rsidP="009D014E">
      <w:pPr>
        <w:spacing w:after="0" w:line="480" w:lineRule="auto"/>
        <w:rPr>
          <w:rFonts w:ascii="Times New Roman" w:eastAsia="Times New Roman" w:hAnsi="Times New Roman" w:cs="Times New Roman"/>
          <w:color w:val="000000"/>
          <w:sz w:val="24"/>
          <w:szCs w:val="24"/>
        </w:rPr>
      </w:pPr>
      <w:bookmarkStart w:id="15" w:name="_heading=h.30j0zll"/>
      <w:bookmarkEnd w:id="15"/>
      <w:r w:rsidRPr="009D014E">
        <w:rPr>
          <w:rFonts w:ascii="Times New Roman" w:eastAsia="Times New Roman" w:hAnsi="Times New Roman" w:cs="Times New Roman"/>
          <w:color w:val="000000"/>
          <w:sz w:val="24"/>
          <w:szCs w:val="24"/>
        </w:rPr>
        <w:t>*</w:t>
      </w:r>
      <w:r w:rsidRPr="009D014E">
        <w:rPr>
          <w:rFonts w:ascii="Times New Roman" w:eastAsia="Times New Roman" w:hAnsi="Times New Roman" w:cs="Times New Roman"/>
          <w:b/>
          <w:color w:val="000000"/>
          <w:sz w:val="24"/>
          <w:szCs w:val="24"/>
        </w:rPr>
        <w:t>Corresponding author:</w:t>
      </w:r>
      <w:r w:rsidRPr="009D014E">
        <w:rPr>
          <w:rFonts w:ascii="Times New Roman" w:eastAsia="Times New Roman" w:hAnsi="Times New Roman" w:cs="Times New Roman"/>
          <w:color w:val="000000"/>
          <w:sz w:val="24"/>
          <w:szCs w:val="24"/>
        </w:rPr>
        <w:t xml:space="preserve"> </w:t>
      </w:r>
    </w:p>
    <w:p w14:paraId="0391BFC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Rossella Falcone, PhD</w:t>
      </w:r>
    </w:p>
    <w:p w14:paraId="0976CC2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Assistant Professor</w:t>
      </w:r>
    </w:p>
    <w:p w14:paraId="2D8290A4"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Albert Einstein College of Medicine, Bronx, NY, 10461</w:t>
      </w:r>
    </w:p>
    <w:p w14:paraId="04F3BE52" w14:textId="53A2ABC1" w:rsidR="00A450CA" w:rsidRPr="009D014E" w:rsidRDefault="00A97FD1" w:rsidP="009D014E">
      <w:pPr>
        <w:spacing w:after="0" w:line="480" w:lineRule="auto"/>
        <w:rPr>
          <w:rFonts w:ascii="Times New Roman" w:hAnsi="Times New Roman" w:cs="Times New Roman"/>
          <w:sz w:val="24"/>
          <w:szCs w:val="24"/>
        </w:rPr>
      </w:pPr>
      <w:r w:rsidRPr="009D014E">
        <w:rPr>
          <w:rFonts w:ascii="Times New Roman" w:eastAsia="Times New Roman" w:hAnsi="Times New Roman" w:cs="Times New Roman"/>
          <w:color w:val="000000"/>
          <w:sz w:val="24"/>
          <w:szCs w:val="24"/>
        </w:rPr>
        <w:t xml:space="preserve">e-mail: </w:t>
      </w:r>
      <w:hyperlink r:id="rId8" w:history="1">
        <w:r w:rsidR="00594516" w:rsidRPr="009D014E">
          <w:rPr>
            <w:rStyle w:val="Hyperlink"/>
            <w:rFonts w:ascii="Times New Roman" w:hAnsi="Times New Roman" w:cs="Times New Roman"/>
            <w:sz w:val="24"/>
            <w:szCs w:val="24"/>
          </w:rPr>
          <w:t>rossella.falcone@einsteinmed.edu</w:t>
        </w:r>
      </w:hyperlink>
    </w:p>
    <w:p w14:paraId="234A3633" w14:textId="77777777" w:rsidR="00594516" w:rsidRPr="009D014E" w:rsidRDefault="00594516" w:rsidP="009D014E">
      <w:pPr>
        <w:spacing w:after="0" w:line="480" w:lineRule="auto"/>
        <w:rPr>
          <w:rFonts w:ascii="Times New Roman" w:hAnsi="Times New Roman" w:cs="Times New Roman"/>
          <w:sz w:val="24"/>
          <w:szCs w:val="24"/>
        </w:rPr>
      </w:pPr>
    </w:p>
    <w:p w14:paraId="6912C6C8" w14:textId="77777777" w:rsidR="00594516" w:rsidRPr="009D014E" w:rsidRDefault="00594516" w:rsidP="009D014E">
      <w:pPr>
        <w:spacing w:after="0" w:line="480" w:lineRule="auto"/>
        <w:rPr>
          <w:rFonts w:ascii="Times New Roman" w:hAnsi="Times New Roman" w:cs="Times New Roman"/>
          <w:sz w:val="24"/>
          <w:szCs w:val="24"/>
        </w:rPr>
      </w:pPr>
    </w:p>
    <w:p w14:paraId="1BA0B94F" w14:textId="77777777" w:rsidR="00FB5A92" w:rsidRDefault="00FB5A92" w:rsidP="00CD2140">
      <w:pPr>
        <w:spacing w:after="0" w:line="480" w:lineRule="auto"/>
        <w:rPr>
          <w:del w:id="16" w:author="Rossella Falcone" w:date="2026-03-19T17:13:00Z" w16du:dateUtc="2026-03-19T21:13:00Z"/>
          <w:rFonts w:ascii="Times New Roman" w:eastAsia="Times New Roman" w:hAnsi="Times New Roman" w:cs="Times New Roman"/>
          <w:b/>
          <w:bCs/>
          <w:sz w:val="24"/>
          <w:szCs w:val="24"/>
        </w:rPr>
      </w:pPr>
    </w:p>
    <w:p w14:paraId="53820AB0" w14:textId="0D93ED1E" w:rsidR="00F3502F" w:rsidRDefault="00000000" w:rsidP="001D5F5C">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Abstract</w:t>
      </w:r>
      <w:r>
        <w:rPr>
          <w:rFonts w:ascii="Times New Roman" w:eastAsia="Times New Roman" w:hAnsi="Times New Roman" w:cs="Times New Roman"/>
          <w:b/>
          <w:sz w:val="24"/>
          <w:szCs w:val="24"/>
        </w:rPr>
        <w:br/>
      </w:r>
      <w:r w:rsidR="00E6190B">
        <w:rPr>
          <w:rFonts w:ascii="Times New Roman" w:eastAsia="Times New Roman" w:hAnsi="Times New Roman" w:cs="Times New Roman"/>
          <w:bCs/>
          <w:sz w:val="24"/>
          <w:szCs w:val="24"/>
        </w:rPr>
        <w:t xml:space="preserve">Some rewards are worth the wait, </w:t>
      </w:r>
      <w:r w:rsidR="00F00D6D">
        <w:rPr>
          <w:rFonts w:ascii="Times New Roman" w:eastAsia="Times New Roman" w:hAnsi="Times New Roman" w:cs="Times New Roman"/>
          <w:bCs/>
          <w:sz w:val="24"/>
          <w:szCs w:val="24"/>
        </w:rPr>
        <w:t xml:space="preserve">while </w:t>
      </w:r>
      <w:r w:rsidR="00E6190B">
        <w:rPr>
          <w:rFonts w:ascii="Times New Roman" w:eastAsia="Times New Roman" w:hAnsi="Times New Roman" w:cs="Times New Roman"/>
          <w:bCs/>
          <w:sz w:val="24"/>
          <w:szCs w:val="24"/>
        </w:rPr>
        <w:t xml:space="preserve">others are not. </w:t>
      </w:r>
      <w:del w:id="17" w:author="Siyu Wang" w:date="2026-03-21T13:52:00Z" w16du:dateUtc="2026-03-21T17:52:00Z">
        <w:r w:rsidR="00112739" w:rsidDel="008F60F8">
          <w:rPr>
            <w:rFonts w:ascii="Times New Roman" w:eastAsia="Times New Roman" w:hAnsi="Times New Roman" w:cs="Times New Roman"/>
            <w:bCs/>
            <w:sz w:val="24"/>
            <w:szCs w:val="24"/>
          </w:rPr>
          <w:delText xml:space="preserve">For </w:delText>
        </w:r>
        <w:r w:rsidR="00F00D6D" w:rsidDel="008F60F8">
          <w:rPr>
            <w:rFonts w:ascii="Times New Roman" w:eastAsia="Times New Roman" w:hAnsi="Times New Roman" w:cs="Times New Roman"/>
            <w:bCs/>
            <w:sz w:val="24"/>
            <w:szCs w:val="24"/>
          </w:rPr>
          <w:delText>instance</w:delText>
        </w:r>
        <w:r w:rsidR="00112739" w:rsidDel="008F60F8">
          <w:rPr>
            <w:rFonts w:ascii="Times New Roman" w:eastAsia="Times New Roman" w:hAnsi="Times New Roman" w:cs="Times New Roman"/>
            <w:bCs/>
            <w:sz w:val="24"/>
            <w:szCs w:val="24"/>
          </w:rPr>
          <w:delText xml:space="preserve">, you might be willing to wait </w:delText>
        </w:r>
      </w:del>
      <w:del w:id="18" w:author="Siyu Wang" w:date="2026-03-20T17:49:00Z" w16du:dateUtc="2026-03-20T21:49:00Z">
        <w:r w:rsidR="009F111E" w:rsidDel="00D14A49">
          <w:rPr>
            <w:rFonts w:ascii="Times New Roman" w:eastAsia="Times New Roman" w:hAnsi="Times New Roman" w:cs="Times New Roman"/>
            <w:bCs/>
            <w:sz w:val="24"/>
            <w:szCs w:val="24"/>
          </w:rPr>
          <w:delText>several</w:delText>
        </w:r>
        <w:r w:rsidR="00112739" w:rsidDel="00D14A49">
          <w:rPr>
            <w:rFonts w:ascii="Times New Roman" w:eastAsia="Times New Roman" w:hAnsi="Times New Roman" w:cs="Times New Roman"/>
            <w:bCs/>
            <w:sz w:val="24"/>
            <w:szCs w:val="24"/>
          </w:rPr>
          <w:delText xml:space="preserve"> </w:delText>
        </w:r>
      </w:del>
      <w:del w:id="19" w:author="Siyu Wang" w:date="2026-03-21T13:52:00Z" w16du:dateUtc="2026-03-21T17:52:00Z">
        <w:r w:rsidR="00112739" w:rsidDel="008F60F8">
          <w:rPr>
            <w:rFonts w:ascii="Times New Roman" w:eastAsia="Times New Roman" w:hAnsi="Times New Roman" w:cs="Times New Roman"/>
            <w:bCs/>
            <w:sz w:val="24"/>
            <w:szCs w:val="24"/>
          </w:rPr>
          <w:delText>hour</w:delText>
        </w:r>
        <w:r w:rsidR="009F111E" w:rsidDel="008F60F8">
          <w:rPr>
            <w:rFonts w:ascii="Times New Roman" w:eastAsia="Times New Roman" w:hAnsi="Times New Roman" w:cs="Times New Roman"/>
            <w:bCs/>
            <w:sz w:val="24"/>
            <w:szCs w:val="24"/>
          </w:rPr>
          <w:delText>s</w:delText>
        </w:r>
        <w:r w:rsidR="00112739" w:rsidDel="008F60F8">
          <w:rPr>
            <w:rFonts w:ascii="Times New Roman" w:eastAsia="Times New Roman" w:hAnsi="Times New Roman" w:cs="Times New Roman"/>
            <w:bCs/>
            <w:sz w:val="24"/>
            <w:szCs w:val="24"/>
          </w:rPr>
          <w:delText xml:space="preserve"> </w:delText>
        </w:r>
        <w:r w:rsidR="002306D4" w:rsidDel="008F60F8">
          <w:rPr>
            <w:rFonts w:ascii="Times New Roman" w:eastAsia="Times New Roman" w:hAnsi="Times New Roman" w:cs="Times New Roman"/>
            <w:bCs/>
            <w:sz w:val="24"/>
            <w:szCs w:val="24"/>
          </w:rPr>
          <w:delText xml:space="preserve">in line </w:delText>
        </w:r>
        <w:r w:rsidR="00112739" w:rsidDel="008F60F8">
          <w:rPr>
            <w:rFonts w:ascii="Times New Roman" w:eastAsia="Times New Roman" w:hAnsi="Times New Roman" w:cs="Times New Roman"/>
            <w:bCs/>
            <w:sz w:val="24"/>
            <w:szCs w:val="24"/>
          </w:rPr>
          <w:delText xml:space="preserve">to meet an idol, but </w:delText>
        </w:r>
      </w:del>
      <w:del w:id="20" w:author="Siyu Wang" w:date="2026-03-20T17:50:00Z" w16du:dateUtc="2026-03-20T21:50:00Z">
        <w:r w:rsidR="00917963" w:rsidDel="00524C82">
          <w:rPr>
            <w:rFonts w:ascii="Times New Roman" w:eastAsia="Times New Roman" w:hAnsi="Times New Roman" w:cs="Times New Roman"/>
            <w:bCs/>
            <w:sz w:val="24"/>
            <w:szCs w:val="24"/>
          </w:rPr>
          <w:delText xml:space="preserve">maybe </w:delText>
        </w:r>
      </w:del>
      <w:del w:id="21" w:author="Siyu Wang" w:date="2026-03-21T13:52:00Z" w16du:dateUtc="2026-03-21T17:52:00Z">
        <w:r w:rsidR="00917963" w:rsidDel="008F60F8">
          <w:rPr>
            <w:rFonts w:ascii="Times New Roman" w:eastAsia="Times New Roman" w:hAnsi="Times New Roman" w:cs="Times New Roman"/>
            <w:bCs/>
            <w:sz w:val="24"/>
            <w:szCs w:val="24"/>
          </w:rPr>
          <w:delText>not</w:delText>
        </w:r>
        <w:r w:rsidR="008F58F6" w:rsidDel="008F60F8">
          <w:rPr>
            <w:rFonts w:ascii="Times New Roman" w:eastAsia="Times New Roman" w:hAnsi="Times New Roman" w:cs="Times New Roman"/>
            <w:bCs/>
            <w:sz w:val="24"/>
            <w:szCs w:val="24"/>
          </w:rPr>
          <w:delText xml:space="preserve"> to buy a pen</w:delText>
        </w:r>
        <w:r w:rsidR="00112739" w:rsidDel="008F60F8">
          <w:rPr>
            <w:rFonts w:ascii="Times New Roman" w:eastAsia="Times New Roman" w:hAnsi="Times New Roman" w:cs="Times New Roman"/>
            <w:bCs/>
            <w:sz w:val="24"/>
            <w:szCs w:val="24"/>
          </w:rPr>
          <w:delText xml:space="preserve">. </w:delText>
        </w:r>
      </w:del>
      <w:r w:rsidR="00CD2140" w:rsidRPr="008760DF">
        <w:rPr>
          <w:rFonts w:ascii="Times New Roman" w:eastAsia="Times New Roman" w:hAnsi="Times New Roman" w:cs="Times New Roman"/>
          <w:bCs/>
          <w:sz w:val="24"/>
          <w:szCs w:val="24"/>
        </w:rPr>
        <w:t xml:space="preserve">This behavior is governed by temporal discounting, </w:t>
      </w:r>
      <w:r w:rsidR="00D077DD">
        <w:rPr>
          <w:rFonts w:ascii="Times New Roman" w:eastAsia="Times New Roman" w:hAnsi="Times New Roman" w:cs="Times New Roman"/>
          <w:bCs/>
          <w:sz w:val="24"/>
          <w:szCs w:val="24"/>
        </w:rPr>
        <w:t>whereby</w:t>
      </w:r>
      <w:r w:rsidR="00CD2140" w:rsidRPr="008760DF">
        <w:rPr>
          <w:rFonts w:ascii="Times New Roman" w:eastAsia="Times New Roman" w:hAnsi="Times New Roman" w:cs="Times New Roman"/>
          <w:bCs/>
          <w:sz w:val="24"/>
          <w:szCs w:val="24"/>
        </w:rPr>
        <w:t xml:space="preserve"> delay</w:t>
      </w:r>
      <w:r w:rsidR="00F632B3">
        <w:rPr>
          <w:rFonts w:ascii="Times New Roman" w:eastAsia="Times New Roman" w:hAnsi="Times New Roman" w:cs="Times New Roman"/>
          <w:bCs/>
          <w:sz w:val="24"/>
          <w:szCs w:val="24"/>
        </w:rPr>
        <w:t>s</w:t>
      </w:r>
      <w:r w:rsidR="00CD2140" w:rsidRPr="008760DF">
        <w:rPr>
          <w:rFonts w:ascii="Times New Roman" w:eastAsia="Times New Roman" w:hAnsi="Times New Roman" w:cs="Times New Roman"/>
          <w:bCs/>
          <w:sz w:val="24"/>
          <w:szCs w:val="24"/>
        </w:rPr>
        <w:t xml:space="preserve"> reduce the value of future rewards</w:t>
      </w:r>
      <w:r w:rsidR="00112739">
        <w:rPr>
          <w:rFonts w:ascii="Times New Roman" w:eastAsia="Times New Roman" w:hAnsi="Times New Roman" w:cs="Times New Roman"/>
          <w:bCs/>
          <w:sz w:val="24"/>
          <w:szCs w:val="24"/>
        </w:rPr>
        <w:t>,</w:t>
      </w:r>
      <w:r w:rsidR="00807D91">
        <w:rPr>
          <w:rFonts w:ascii="Times New Roman" w:eastAsia="Times New Roman" w:hAnsi="Times New Roman" w:cs="Times New Roman"/>
          <w:bCs/>
          <w:sz w:val="24"/>
          <w:szCs w:val="24"/>
        </w:rPr>
        <w:t xml:space="preserve"> s</w:t>
      </w:r>
      <w:r w:rsidR="00D077DD">
        <w:rPr>
          <w:rFonts w:ascii="Times New Roman" w:eastAsia="Times New Roman" w:hAnsi="Times New Roman" w:cs="Times New Roman"/>
          <w:bCs/>
          <w:sz w:val="24"/>
          <w:szCs w:val="24"/>
        </w:rPr>
        <w:t>uch</w:t>
      </w:r>
      <w:r w:rsidR="00112739">
        <w:rPr>
          <w:rFonts w:ascii="Times New Roman" w:eastAsia="Times New Roman" w:hAnsi="Times New Roman" w:cs="Times New Roman"/>
          <w:bCs/>
          <w:sz w:val="24"/>
          <w:szCs w:val="24"/>
        </w:rPr>
        <w:t xml:space="preserve"> that only </w:t>
      </w:r>
      <w:r w:rsidR="00D077DD">
        <w:rPr>
          <w:rFonts w:ascii="Times New Roman" w:eastAsia="Times New Roman" w:hAnsi="Times New Roman" w:cs="Times New Roman"/>
          <w:bCs/>
          <w:sz w:val="24"/>
          <w:szCs w:val="24"/>
        </w:rPr>
        <w:t xml:space="preserve">sufficiently </w:t>
      </w:r>
      <w:r w:rsidR="00AA6A7A">
        <w:rPr>
          <w:rFonts w:ascii="Times New Roman" w:eastAsia="Times New Roman" w:hAnsi="Times New Roman" w:cs="Times New Roman"/>
          <w:bCs/>
          <w:sz w:val="24"/>
          <w:szCs w:val="24"/>
        </w:rPr>
        <w:t xml:space="preserve">large </w:t>
      </w:r>
      <w:r w:rsidR="00112739">
        <w:rPr>
          <w:rFonts w:ascii="Times New Roman" w:eastAsia="Times New Roman" w:hAnsi="Times New Roman" w:cs="Times New Roman"/>
          <w:bCs/>
          <w:sz w:val="24"/>
          <w:szCs w:val="24"/>
        </w:rPr>
        <w:t xml:space="preserve">rewards </w:t>
      </w:r>
      <w:r w:rsidR="00D077DD">
        <w:rPr>
          <w:rFonts w:ascii="Times New Roman" w:eastAsia="Times New Roman" w:hAnsi="Times New Roman" w:cs="Times New Roman"/>
          <w:bCs/>
          <w:sz w:val="24"/>
          <w:szCs w:val="24"/>
        </w:rPr>
        <w:t>justify</w:t>
      </w:r>
      <w:r w:rsidR="00112739">
        <w:rPr>
          <w:rFonts w:ascii="Times New Roman" w:eastAsia="Times New Roman" w:hAnsi="Times New Roman" w:cs="Times New Roman"/>
          <w:bCs/>
          <w:sz w:val="24"/>
          <w:szCs w:val="24"/>
        </w:rPr>
        <w:t xml:space="preserve"> </w:t>
      </w:r>
      <w:r w:rsidR="00AA6A7A">
        <w:rPr>
          <w:rFonts w:ascii="Times New Roman" w:eastAsia="Times New Roman" w:hAnsi="Times New Roman" w:cs="Times New Roman"/>
          <w:bCs/>
          <w:sz w:val="24"/>
          <w:szCs w:val="24"/>
        </w:rPr>
        <w:t xml:space="preserve">long </w:t>
      </w:r>
      <w:r w:rsidR="00112739">
        <w:rPr>
          <w:rFonts w:ascii="Times New Roman" w:eastAsia="Times New Roman" w:hAnsi="Times New Roman" w:cs="Times New Roman"/>
          <w:bCs/>
          <w:sz w:val="24"/>
          <w:szCs w:val="24"/>
        </w:rPr>
        <w:t>waits</w:t>
      </w:r>
      <w:r w:rsidR="00CD2140" w:rsidRPr="008760DF">
        <w:rPr>
          <w:rFonts w:ascii="Times New Roman" w:eastAsia="Times New Roman" w:hAnsi="Times New Roman" w:cs="Times New Roman"/>
          <w:bCs/>
          <w:sz w:val="24"/>
          <w:szCs w:val="24"/>
        </w:rPr>
        <w:t xml:space="preserve">. </w:t>
      </w:r>
      <w:r w:rsidR="00F518B6">
        <w:rPr>
          <w:rFonts w:ascii="Times New Roman" w:eastAsia="Times New Roman" w:hAnsi="Times New Roman" w:cs="Times New Roman"/>
          <w:bCs/>
          <w:sz w:val="24"/>
          <w:szCs w:val="24"/>
        </w:rPr>
        <w:t>I</w:t>
      </w:r>
      <w:r w:rsidR="00CD2140" w:rsidRPr="00A72248">
        <w:rPr>
          <w:rFonts w:ascii="Times New Roman" w:eastAsia="Times New Roman" w:hAnsi="Times New Roman" w:cs="Times New Roman"/>
          <w:bCs/>
          <w:sz w:val="24"/>
          <w:szCs w:val="24"/>
        </w:rPr>
        <w:t>ndividuals differ widely in the</w:t>
      </w:r>
      <w:r w:rsidR="00F632B3" w:rsidRPr="00A72248">
        <w:rPr>
          <w:rFonts w:ascii="Times New Roman" w:eastAsia="Times New Roman" w:hAnsi="Times New Roman" w:cs="Times New Roman"/>
          <w:bCs/>
          <w:sz w:val="24"/>
          <w:szCs w:val="24"/>
        </w:rPr>
        <w:t>ir</w:t>
      </w:r>
      <w:r w:rsidR="00CD2140" w:rsidRPr="00A72248">
        <w:rPr>
          <w:rFonts w:ascii="Times New Roman" w:eastAsia="Times New Roman" w:hAnsi="Times New Roman" w:cs="Times New Roman"/>
          <w:bCs/>
          <w:sz w:val="24"/>
          <w:szCs w:val="24"/>
        </w:rPr>
        <w:t xml:space="preserve"> strategies to weigh</w:t>
      </w:r>
      <w:r w:rsidR="0098593A" w:rsidRPr="00A72248">
        <w:rPr>
          <w:rFonts w:ascii="Times New Roman" w:eastAsia="Times New Roman" w:hAnsi="Times New Roman" w:cs="Times New Roman"/>
          <w:bCs/>
          <w:sz w:val="24"/>
          <w:szCs w:val="24"/>
        </w:rPr>
        <w:t xml:space="preserve"> temporally </w:t>
      </w:r>
      <w:r w:rsidR="00D33DD3">
        <w:rPr>
          <w:rFonts w:ascii="Times New Roman" w:eastAsia="Times New Roman" w:hAnsi="Times New Roman" w:cs="Times New Roman"/>
          <w:bCs/>
          <w:sz w:val="24"/>
          <w:szCs w:val="24"/>
        </w:rPr>
        <w:t>delayed rewards</w:t>
      </w:r>
      <w:r w:rsidR="00CD2140" w:rsidRPr="00A72248">
        <w:rPr>
          <w:rFonts w:ascii="Times New Roman" w:eastAsia="Times New Roman" w:hAnsi="Times New Roman" w:cs="Times New Roman"/>
          <w:bCs/>
          <w:sz w:val="24"/>
          <w:szCs w:val="24"/>
        </w:rPr>
        <w:t>.</w:t>
      </w:r>
      <w:r w:rsidR="00CD2140" w:rsidRPr="008760DF">
        <w:rPr>
          <w:rFonts w:ascii="Times New Roman" w:eastAsia="Times New Roman" w:hAnsi="Times New Roman" w:cs="Times New Roman"/>
          <w:bCs/>
          <w:sz w:val="24"/>
          <w:szCs w:val="24"/>
        </w:rPr>
        <w:t xml:space="preserve"> Prefrontal neurons </w:t>
      </w:r>
      <w:ins w:id="22" w:author="Siyu Wang" w:date="2026-03-20T17:51:00Z" w16du:dateUtc="2026-03-20T21:51:00Z">
        <w:r w:rsidR="004F40CC">
          <w:rPr>
            <w:rFonts w:ascii="Times New Roman" w:eastAsia="Times New Roman" w:hAnsi="Times New Roman" w:cs="Times New Roman"/>
            <w:bCs/>
            <w:sz w:val="24"/>
            <w:szCs w:val="24"/>
          </w:rPr>
          <w:t xml:space="preserve">are known to </w:t>
        </w:r>
      </w:ins>
      <w:r w:rsidR="00CD2140" w:rsidRPr="008760DF">
        <w:rPr>
          <w:rFonts w:ascii="Times New Roman" w:eastAsia="Times New Roman" w:hAnsi="Times New Roman" w:cs="Times New Roman"/>
          <w:bCs/>
          <w:sz w:val="24"/>
          <w:szCs w:val="24"/>
        </w:rPr>
        <w:t xml:space="preserve">encode reward and </w:t>
      </w:r>
      <w:r w:rsidR="00F632B3" w:rsidRPr="008760DF">
        <w:rPr>
          <w:rFonts w:ascii="Times New Roman" w:eastAsia="Times New Roman" w:hAnsi="Times New Roman" w:cs="Times New Roman"/>
          <w:bCs/>
          <w:sz w:val="24"/>
          <w:szCs w:val="24"/>
        </w:rPr>
        <w:t>delay;</w:t>
      </w:r>
      <w:r w:rsidR="00CD2140" w:rsidRPr="008760DF">
        <w:rPr>
          <w:rFonts w:ascii="Times New Roman" w:eastAsia="Times New Roman" w:hAnsi="Times New Roman" w:cs="Times New Roman"/>
          <w:bCs/>
          <w:sz w:val="24"/>
          <w:szCs w:val="24"/>
        </w:rPr>
        <w:t xml:space="preserve"> however, it remains unclear whether </w:t>
      </w:r>
      <w:r w:rsidR="00F215D6">
        <w:rPr>
          <w:rFonts w:ascii="Times New Roman" w:eastAsia="Times New Roman" w:hAnsi="Times New Roman" w:cs="Times New Roman"/>
          <w:bCs/>
          <w:sz w:val="24"/>
          <w:szCs w:val="24"/>
        </w:rPr>
        <w:t>the</w:t>
      </w:r>
      <w:r w:rsidR="00536086">
        <w:rPr>
          <w:rFonts w:ascii="Times New Roman" w:eastAsia="Times New Roman" w:hAnsi="Times New Roman" w:cs="Times New Roman"/>
          <w:bCs/>
          <w:sz w:val="24"/>
          <w:szCs w:val="24"/>
        </w:rPr>
        <w:t>se</w:t>
      </w:r>
      <w:r w:rsidR="00F215D6">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neural representations </w:t>
      </w:r>
      <w:r w:rsidR="00B9511A">
        <w:rPr>
          <w:rFonts w:ascii="Times New Roman" w:eastAsia="Times New Roman" w:hAnsi="Times New Roman" w:cs="Times New Roman"/>
          <w:bCs/>
          <w:sz w:val="24"/>
          <w:szCs w:val="24"/>
        </w:rPr>
        <w:t>reflect</w:t>
      </w:r>
      <w:r w:rsidR="001B7E3F">
        <w:rPr>
          <w:rFonts w:ascii="Times New Roman" w:eastAsia="Times New Roman" w:hAnsi="Times New Roman" w:cs="Times New Roman"/>
          <w:bCs/>
          <w:sz w:val="24"/>
          <w:szCs w:val="24"/>
        </w:rPr>
        <w:t xml:space="preserve"> a </w:t>
      </w:r>
      <w:del w:id="23" w:author="Siyu Wang" w:date="2026-03-21T13:54:00Z" w16du:dateUtc="2026-03-21T17:54:00Z">
        <w:r w:rsidR="001B7E3F" w:rsidDel="00323FBD">
          <w:rPr>
            <w:rFonts w:ascii="Times New Roman" w:eastAsia="Times New Roman" w:hAnsi="Times New Roman" w:cs="Times New Roman"/>
            <w:bCs/>
            <w:sz w:val="24"/>
            <w:szCs w:val="24"/>
          </w:rPr>
          <w:delText xml:space="preserve">universal </w:delText>
        </w:r>
      </w:del>
      <w:ins w:id="24" w:author="Siyu Wang" w:date="2026-03-21T13:54:00Z" w16du:dateUtc="2026-03-21T17:54:00Z">
        <w:r w:rsidR="00323FBD">
          <w:rPr>
            <w:rFonts w:ascii="Times New Roman" w:eastAsia="Times New Roman" w:hAnsi="Times New Roman" w:cs="Times New Roman"/>
            <w:bCs/>
            <w:sz w:val="24"/>
            <w:szCs w:val="24"/>
          </w:rPr>
          <w:t xml:space="preserve">generic </w:t>
        </w:r>
      </w:ins>
      <w:r w:rsidR="001B7E3F">
        <w:rPr>
          <w:rFonts w:ascii="Times New Roman" w:eastAsia="Times New Roman" w:hAnsi="Times New Roman" w:cs="Times New Roman"/>
          <w:bCs/>
          <w:sz w:val="24"/>
          <w:szCs w:val="24"/>
        </w:rPr>
        <w:t xml:space="preserve">temporal discounting </w:t>
      </w:r>
      <w:ins w:id="25" w:author="Siyu Wang" w:date="2026-03-21T13:53:00Z" w16du:dateUtc="2026-03-21T17:53:00Z">
        <w:r w:rsidR="00682765">
          <w:rPr>
            <w:rFonts w:ascii="Times New Roman" w:eastAsia="Times New Roman" w:hAnsi="Times New Roman" w:cs="Times New Roman"/>
            <w:bCs/>
            <w:sz w:val="24"/>
            <w:szCs w:val="24"/>
          </w:rPr>
          <w:t xml:space="preserve">computation </w:t>
        </w:r>
      </w:ins>
      <w:r w:rsidR="001B7E3F">
        <w:rPr>
          <w:rFonts w:ascii="Times New Roman" w:eastAsia="Times New Roman" w:hAnsi="Times New Roman" w:cs="Times New Roman"/>
          <w:bCs/>
          <w:sz w:val="24"/>
          <w:szCs w:val="24"/>
        </w:rPr>
        <w:t>process</w:t>
      </w:r>
      <w:r w:rsidR="00F00D6D">
        <w:rPr>
          <w:rFonts w:ascii="Times New Roman" w:eastAsia="Times New Roman" w:hAnsi="Times New Roman" w:cs="Times New Roman"/>
          <w:bCs/>
          <w:sz w:val="24"/>
          <w:szCs w:val="24"/>
        </w:rPr>
        <w:t>,</w:t>
      </w:r>
      <w:r w:rsidR="00807D91">
        <w:rPr>
          <w:rFonts w:ascii="Times New Roman" w:eastAsia="Times New Roman" w:hAnsi="Times New Roman" w:cs="Times New Roman"/>
          <w:bCs/>
          <w:sz w:val="24"/>
          <w:szCs w:val="24"/>
        </w:rPr>
        <w:t xml:space="preserve"> or</w:t>
      </w:r>
      <w:r w:rsidR="00324F39">
        <w:rPr>
          <w:rFonts w:ascii="Times New Roman" w:eastAsia="Times New Roman" w:hAnsi="Times New Roman" w:cs="Times New Roman"/>
          <w:bCs/>
          <w:sz w:val="24"/>
          <w:szCs w:val="24"/>
        </w:rPr>
        <w:t xml:space="preserve"> </w:t>
      </w:r>
      <w:r w:rsidR="00F00D6D">
        <w:rPr>
          <w:rFonts w:ascii="Times New Roman" w:eastAsia="Times New Roman" w:hAnsi="Times New Roman" w:cs="Times New Roman"/>
          <w:bCs/>
          <w:sz w:val="24"/>
          <w:szCs w:val="24"/>
        </w:rPr>
        <w:t xml:space="preserve">whether they </w:t>
      </w:r>
      <w:r w:rsidR="001B7E3F">
        <w:rPr>
          <w:rFonts w:ascii="Times New Roman" w:eastAsia="Times New Roman" w:hAnsi="Times New Roman" w:cs="Times New Roman"/>
          <w:bCs/>
          <w:sz w:val="24"/>
          <w:szCs w:val="24"/>
        </w:rPr>
        <w:t xml:space="preserve">depend on </w:t>
      </w:r>
      <w:r w:rsidR="00D33DD3">
        <w:rPr>
          <w:rFonts w:ascii="Times New Roman" w:eastAsia="Times New Roman" w:hAnsi="Times New Roman" w:cs="Times New Roman"/>
          <w:bCs/>
          <w:sz w:val="24"/>
          <w:szCs w:val="24"/>
        </w:rPr>
        <w:t xml:space="preserve">the </w:t>
      </w:r>
      <w:r w:rsidR="00324F39">
        <w:rPr>
          <w:rFonts w:ascii="Times New Roman" w:eastAsia="Times New Roman" w:hAnsi="Times New Roman" w:cs="Times New Roman"/>
          <w:bCs/>
          <w:sz w:val="24"/>
          <w:szCs w:val="24"/>
        </w:rPr>
        <w:t xml:space="preserve">individual </w:t>
      </w:r>
      <w:r w:rsidR="001B7E3F">
        <w:rPr>
          <w:rFonts w:ascii="Times New Roman" w:eastAsia="Times New Roman" w:hAnsi="Times New Roman" w:cs="Times New Roman"/>
          <w:bCs/>
          <w:sz w:val="24"/>
          <w:szCs w:val="24"/>
        </w:rPr>
        <w:t>behavioral</w:t>
      </w:r>
      <w:r w:rsidR="00FD6276">
        <w:rPr>
          <w:rFonts w:ascii="Times New Roman" w:eastAsia="Times New Roman" w:hAnsi="Times New Roman" w:cs="Times New Roman"/>
          <w:bCs/>
          <w:sz w:val="24"/>
          <w:szCs w:val="24"/>
        </w:rPr>
        <w:t xml:space="preserve"> strateg</w:t>
      </w:r>
      <w:r w:rsidR="001B7E3F">
        <w:rPr>
          <w:rFonts w:ascii="Times New Roman" w:eastAsia="Times New Roman" w:hAnsi="Times New Roman" w:cs="Times New Roman"/>
          <w:bCs/>
          <w:sz w:val="24"/>
          <w:szCs w:val="24"/>
        </w:rPr>
        <w:t>ies for trading off reward and time</w:t>
      </w:r>
      <w:r w:rsidR="00FD6276">
        <w:rPr>
          <w:rFonts w:ascii="Times New Roman" w:eastAsia="Times New Roman" w:hAnsi="Times New Roman" w:cs="Times New Roman"/>
          <w:bCs/>
          <w:sz w:val="24"/>
          <w:szCs w:val="24"/>
        </w:rPr>
        <w:t xml:space="preserve">. </w:t>
      </w:r>
    </w:p>
    <w:p w14:paraId="7C2B093C" w14:textId="5635815D" w:rsidR="00F3502F" w:rsidDel="003F2DBE" w:rsidRDefault="00C07ABA">
      <w:pPr>
        <w:spacing w:after="0" w:line="480" w:lineRule="auto"/>
        <w:rPr>
          <w:ins w:id="26" w:author="Rossella Falcone" w:date="2026-03-19T17:13:00Z" w16du:dateUtc="2026-03-19T21:13:00Z"/>
          <w:del w:id="27" w:author="Siyu Wang" w:date="2026-03-19T23:04:00Z" w16du:dateUtc="2026-03-20T03:04:00Z"/>
          <w:rFonts w:ascii="Times New Roman" w:eastAsia="Times New Roman" w:hAnsi="Times New Roman" w:cs="Times New Roman"/>
          <w:bCs/>
          <w:sz w:val="24"/>
          <w:szCs w:val="24"/>
        </w:rPr>
      </w:pPr>
      <w:ins w:id="28" w:author="Siyu Wang" w:date="2026-03-21T13:57:00Z" w16du:dateUtc="2026-03-21T17:57:00Z">
        <w:r>
          <w:rPr>
            <w:rFonts w:ascii="Times New Roman" w:eastAsia="Times New Roman" w:hAnsi="Times New Roman" w:cs="Times New Roman"/>
            <w:bCs/>
            <w:sz w:val="24"/>
            <w:szCs w:val="24"/>
          </w:rPr>
          <w:t>We trained two monkeys to</w:t>
        </w:r>
      </w:ins>
      <w:del w:id="29" w:author="Siyu Wang" w:date="2026-03-21T13:56:00Z" w16du:dateUtc="2026-03-21T17:56:00Z">
        <w:r w:rsidR="003829C4" w:rsidDel="008471AA">
          <w:rPr>
            <w:rFonts w:ascii="Times New Roman" w:eastAsia="Times New Roman" w:hAnsi="Times New Roman" w:cs="Times New Roman"/>
            <w:bCs/>
            <w:sz w:val="24"/>
            <w:szCs w:val="24"/>
          </w:rPr>
          <w:delText>In</w:delText>
        </w:r>
      </w:del>
      <w:del w:id="30" w:author="Siyu Wang" w:date="2026-03-21T13:57:00Z" w16du:dateUtc="2026-03-21T17:57:00Z">
        <w:r w:rsidR="003829C4" w:rsidRPr="008760DF" w:rsidDel="00C07ABA">
          <w:rPr>
            <w:rFonts w:ascii="Times New Roman" w:eastAsia="Times New Roman" w:hAnsi="Times New Roman" w:cs="Times New Roman"/>
            <w:bCs/>
            <w:sz w:val="24"/>
            <w:szCs w:val="24"/>
          </w:rPr>
          <w:delText xml:space="preserve"> </w:delText>
        </w:r>
        <w:r w:rsidR="00CD2140" w:rsidRPr="008760DF" w:rsidDel="00C07ABA">
          <w:rPr>
            <w:rFonts w:ascii="Times New Roman" w:eastAsia="Times New Roman" w:hAnsi="Times New Roman" w:cs="Times New Roman"/>
            <w:bCs/>
            <w:sz w:val="24"/>
            <w:szCs w:val="24"/>
          </w:rPr>
          <w:delText>a two-step temporal discounting task</w:delText>
        </w:r>
        <w:r w:rsidR="00D077DD" w:rsidDel="00C07ABA">
          <w:rPr>
            <w:rFonts w:ascii="Times New Roman" w:eastAsia="Times New Roman" w:hAnsi="Times New Roman" w:cs="Times New Roman"/>
            <w:bCs/>
            <w:sz w:val="24"/>
            <w:szCs w:val="24"/>
          </w:rPr>
          <w:delText xml:space="preserve">, </w:delText>
        </w:r>
        <w:r w:rsidR="001B177B" w:rsidDel="00C07ABA">
          <w:rPr>
            <w:rFonts w:ascii="Times New Roman" w:eastAsia="Times New Roman" w:hAnsi="Times New Roman" w:cs="Times New Roman"/>
            <w:bCs/>
            <w:sz w:val="24"/>
            <w:szCs w:val="24"/>
          </w:rPr>
          <w:delText>monkeys</w:delText>
        </w:r>
      </w:del>
      <w:r w:rsidR="001B177B">
        <w:rPr>
          <w:rFonts w:ascii="Times New Roman" w:eastAsia="Times New Roman" w:hAnsi="Times New Roman" w:cs="Times New Roman"/>
          <w:bCs/>
          <w:sz w:val="24"/>
          <w:szCs w:val="24"/>
        </w:rPr>
        <w:t xml:space="preserve"> </w:t>
      </w:r>
      <w:r w:rsidR="00F518B6">
        <w:rPr>
          <w:rFonts w:ascii="Times New Roman" w:eastAsia="Times New Roman" w:hAnsi="Times New Roman" w:cs="Times New Roman"/>
          <w:bCs/>
          <w:sz w:val="24"/>
          <w:szCs w:val="24"/>
        </w:rPr>
        <w:t>cho</w:t>
      </w:r>
      <w:ins w:id="31" w:author="Siyu Wang" w:date="2026-03-21T13:57:00Z" w16du:dateUtc="2026-03-21T17:57:00Z">
        <w:r>
          <w:rPr>
            <w:rFonts w:ascii="Times New Roman" w:eastAsia="Times New Roman" w:hAnsi="Times New Roman" w:cs="Times New Roman"/>
            <w:bCs/>
            <w:sz w:val="24"/>
            <w:szCs w:val="24"/>
          </w:rPr>
          <w:t>o</w:t>
        </w:r>
      </w:ins>
      <w:r w:rsidR="00F518B6">
        <w:rPr>
          <w:rFonts w:ascii="Times New Roman" w:eastAsia="Times New Roman" w:hAnsi="Times New Roman" w:cs="Times New Roman"/>
          <w:bCs/>
          <w:sz w:val="24"/>
          <w:szCs w:val="24"/>
        </w:rPr>
        <w:t>se</w:t>
      </w:r>
      <w:r w:rsidR="001B177B">
        <w:rPr>
          <w:rFonts w:ascii="Times New Roman" w:eastAsia="Times New Roman" w:hAnsi="Times New Roman" w:cs="Times New Roman"/>
          <w:bCs/>
          <w:sz w:val="24"/>
          <w:szCs w:val="24"/>
        </w:rPr>
        <w:t xml:space="preserve"> </w:t>
      </w:r>
      <w:r w:rsidR="00D077DD">
        <w:rPr>
          <w:rFonts w:ascii="Times New Roman" w:eastAsia="Times New Roman" w:hAnsi="Times New Roman" w:cs="Times New Roman"/>
          <w:bCs/>
          <w:sz w:val="24"/>
          <w:szCs w:val="24"/>
        </w:rPr>
        <w:t xml:space="preserve">whether to </w:t>
      </w:r>
      <w:r w:rsidR="00CD2140" w:rsidRPr="008760DF">
        <w:rPr>
          <w:rFonts w:ascii="Times New Roman" w:eastAsia="Times New Roman" w:hAnsi="Times New Roman" w:cs="Times New Roman"/>
          <w:bCs/>
          <w:sz w:val="24"/>
          <w:szCs w:val="24"/>
        </w:rPr>
        <w:t>accept</w:t>
      </w:r>
      <w:r w:rsidR="00674FD0">
        <w:rPr>
          <w:rFonts w:ascii="Times New Roman" w:eastAsia="Times New Roman" w:hAnsi="Times New Roman" w:cs="Times New Roman"/>
          <w:bCs/>
          <w:sz w:val="24"/>
          <w:szCs w:val="24"/>
        </w:rPr>
        <w:t xml:space="preserve"> </w:t>
      </w:r>
      <w:r w:rsidR="000105B1">
        <w:rPr>
          <w:rFonts w:ascii="Times New Roman" w:eastAsia="Times New Roman" w:hAnsi="Times New Roman" w:cs="Times New Roman"/>
          <w:bCs/>
          <w:sz w:val="24"/>
          <w:szCs w:val="24"/>
        </w:rPr>
        <w:t>or refus</w:t>
      </w:r>
      <w:r w:rsidR="00D077DD">
        <w:rPr>
          <w:rFonts w:ascii="Times New Roman" w:eastAsia="Times New Roman" w:hAnsi="Times New Roman" w:cs="Times New Roman"/>
          <w:bCs/>
          <w:sz w:val="24"/>
          <w:szCs w:val="24"/>
        </w:rPr>
        <w:t>e</w:t>
      </w:r>
      <w:r w:rsidR="000105B1">
        <w:rPr>
          <w:rFonts w:ascii="Times New Roman" w:eastAsia="Times New Roman" w:hAnsi="Times New Roman" w:cs="Times New Roman"/>
          <w:bCs/>
          <w:sz w:val="24"/>
          <w:szCs w:val="24"/>
        </w:rPr>
        <w:t xml:space="preserve"> </w:t>
      </w:r>
      <w:r w:rsidR="001B177B">
        <w:rPr>
          <w:rFonts w:ascii="Times New Roman" w:eastAsia="Times New Roman" w:hAnsi="Times New Roman" w:cs="Times New Roman"/>
          <w:bCs/>
          <w:sz w:val="24"/>
          <w:szCs w:val="24"/>
        </w:rPr>
        <w:t>delayed reward</w:t>
      </w:r>
      <w:r w:rsidR="000E6561">
        <w:rPr>
          <w:rFonts w:ascii="Times New Roman" w:eastAsia="Times New Roman" w:hAnsi="Times New Roman" w:cs="Times New Roman"/>
          <w:bCs/>
          <w:sz w:val="24"/>
          <w:szCs w:val="24"/>
        </w:rPr>
        <w:t xml:space="preserve"> offers </w:t>
      </w:r>
      <w:r w:rsidR="00324F39">
        <w:rPr>
          <w:rFonts w:ascii="Times New Roman" w:eastAsia="Times New Roman" w:hAnsi="Times New Roman" w:cs="Times New Roman"/>
          <w:bCs/>
          <w:sz w:val="24"/>
          <w:szCs w:val="24"/>
        </w:rPr>
        <w:t>by releasing a</w:t>
      </w:r>
      <w:r w:rsidR="00F518B6">
        <w:rPr>
          <w:rFonts w:ascii="Times New Roman" w:eastAsia="Times New Roman" w:hAnsi="Times New Roman" w:cs="Times New Roman"/>
          <w:bCs/>
          <w:sz w:val="24"/>
          <w:szCs w:val="24"/>
        </w:rPr>
        <w:t xml:space="preserve"> </w:t>
      </w:r>
      <w:r w:rsidR="00D077DD">
        <w:rPr>
          <w:rFonts w:ascii="Times New Roman" w:eastAsia="Times New Roman" w:hAnsi="Times New Roman" w:cs="Times New Roman"/>
          <w:bCs/>
          <w:sz w:val="24"/>
          <w:szCs w:val="24"/>
        </w:rPr>
        <w:t xml:space="preserve">lever </w:t>
      </w:r>
      <w:r w:rsidR="002B19C5">
        <w:rPr>
          <w:rFonts w:ascii="Times New Roman" w:eastAsia="Times New Roman" w:hAnsi="Times New Roman" w:cs="Times New Roman"/>
          <w:bCs/>
          <w:sz w:val="24"/>
          <w:szCs w:val="24"/>
        </w:rPr>
        <w:t xml:space="preserve">at different times </w:t>
      </w:r>
      <w:r w:rsidR="00F518B6">
        <w:rPr>
          <w:rFonts w:ascii="Times New Roman" w:eastAsia="Times New Roman" w:hAnsi="Times New Roman" w:cs="Times New Roman"/>
          <w:bCs/>
          <w:sz w:val="24"/>
          <w:szCs w:val="24"/>
        </w:rPr>
        <w:t xml:space="preserve">contingent on a go </w:t>
      </w:r>
      <w:r w:rsidR="00324F39">
        <w:rPr>
          <w:rFonts w:ascii="Times New Roman" w:eastAsia="Times New Roman" w:hAnsi="Times New Roman" w:cs="Times New Roman"/>
          <w:bCs/>
          <w:sz w:val="24"/>
          <w:szCs w:val="24"/>
        </w:rPr>
        <w:t xml:space="preserve">signal. </w:t>
      </w:r>
      <w:ins w:id="32" w:author="Siyu Wang" w:date="2026-03-21T13:58:00Z" w16du:dateUtc="2026-03-21T17:58:00Z">
        <w:r w:rsidR="00A80D0E">
          <w:rPr>
            <w:rFonts w:ascii="Times New Roman" w:eastAsia="Times New Roman" w:hAnsi="Times New Roman" w:cs="Times New Roman"/>
            <w:bCs/>
            <w:sz w:val="24"/>
            <w:szCs w:val="24"/>
          </w:rPr>
          <w:t>W</w:t>
        </w:r>
      </w:ins>
      <w:ins w:id="33" w:author="Siyu Wang" w:date="2026-03-21T13:59:00Z" w16du:dateUtc="2026-03-21T17:59:00Z">
        <w:r w:rsidR="00A80D0E">
          <w:rPr>
            <w:rFonts w:ascii="Times New Roman" w:eastAsia="Times New Roman" w:hAnsi="Times New Roman" w:cs="Times New Roman"/>
            <w:bCs/>
            <w:sz w:val="24"/>
            <w:szCs w:val="24"/>
          </w:rPr>
          <w:t xml:space="preserve">e </w:t>
        </w:r>
      </w:ins>
      <w:ins w:id="34" w:author="Siyu Wang" w:date="2026-03-21T14:08:00Z" w16du:dateUtc="2026-03-21T18:08:00Z">
        <w:r w:rsidR="001E123D">
          <w:rPr>
            <w:rFonts w:ascii="Times New Roman" w:eastAsia="Times New Roman" w:hAnsi="Times New Roman" w:cs="Times New Roman"/>
            <w:bCs/>
            <w:sz w:val="24"/>
            <w:szCs w:val="24"/>
          </w:rPr>
          <w:t>analyzed</w:t>
        </w:r>
      </w:ins>
      <w:ins w:id="35" w:author="Siyu Wang" w:date="2026-03-21T13:59:00Z" w16du:dateUtc="2026-03-21T17:59:00Z">
        <w:r w:rsidR="00A80D0E">
          <w:rPr>
            <w:rFonts w:ascii="Times New Roman" w:eastAsia="Times New Roman" w:hAnsi="Times New Roman" w:cs="Times New Roman"/>
            <w:bCs/>
            <w:sz w:val="24"/>
            <w:szCs w:val="24"/>
          </w:rPr>
          <w:t xml:space="preserve"> how</w:t>
        </w:r>
      </w:ins>
      <w:ins w:id="36" w:author="Siyu Wang" w:date="2026-03-21T14:06:00Z" w16du:dateUtc="2026-03-21T18:06:00Z">
        <w:r w:rsidR="0007430A">
          <w:rPr>
            <w:rFonts w:ascii="Times New Roman" w:eastAsia="Times New Roman" w:hAnsi="Times New Roman" w:cs="Times New Roman"/>
            <w:bCs/>
            <w:sz w:val="24"/>
            <w:szCs w:val="24"/>
          </w:rPr>
          <w:t xml:space="preserve"> </w:t>
        </w:r>
      </w:ins>
      <w:ins w:id="37" w:author="Siyu Wang" w:date="2026-03-21T14:07:00Z" w16du:dateUtc="2026-03-21T18:07:00Z">
        <w:r w:rsidR="0007430A">
          <w:rPr>
            <w:rFonts w:ascii="Times New Roman" w:eastAsia="Times New Roman" w:hAnsi="Times New Roman" w:cs="Times New Roman"/>
            <w:bCs/>
            <w:sz w:val="24"/>
            <w:szCs w:val="24"/>
          </w:rPr>
          <w:t>the unforeseen go signal</w:t>
        </w:r>
      </w:ins>
      <w:ins w:id="38" w:author="Siyu Wang" w:date="2026-03-21T14:20:00Z" w16du:dateUtc="2026-03-21T18:20:00Z">
        <w:r w:rsidR="001E4B5F">
          <w:rPr>
            <w:rFonts w:ascii="Times New Roman" w:eastAsia="Times New Roman" w:hAnsi="Times New Roman" w:cs="Times New Roman"/>
            <w:bCs/>
            <w:sz w:val="24"/>
            <w:szCs w:val="24"/>
          </w:rPr>
          <w:t>s</w:t>
        </w:r>
      </w:ins>
      <w:ins w:id="39" w:author="Siyu Wang" w:date="2026-03-21T14:07:00Z" w16du:dateUtc="2026-03-21T18:07:00Z">
        <w:r w:rsidR="0007430A">
          <w:rPr>
            <w:rFonts w:ascii="Times New Roman" w:eastAsia="Times New Roman" w:hAnsi="Times New Roman" w:cs="Times New Roman"/>
            <w:bCs/>
            <w:sz w:val="24"/>
            <w:szCs w:val="24"/>
          </w:rPr>
          <w:t xml:space="preserve">, which </w:t>
        </w:r>
      </w:ins>
      <w:ins w:id="40" w:author="Siyu Wang" w:date="2026-03-21T14:21:00Z" w16du:dateUtc="2026-03-21T18:21:00Z">
        <w:r w:rsidR="00C344BA">
          <w:rPr>
            <w:rFonts w:ascii="Times New Roman" w:eastAsia="Times New Roman" w:hAnsi="Times New Roman" w:cs="Times New Roman"/>
            <w:bCs/>
            <w:sz w:val="24"/>
            <w:szCs w:val="24"/>
          </w:rPr>
          <w:t>introduced</w:t>
        </w:r>
      </w:ins>
      <w:ins w:id="41" w:author="Siyu Wang" w:date="2026-03-21T14:07:00Z" w16du:dateUtc="2026-03-21T18:07:00Z">
        <w:r w:rsidR="0007430A">
          <w:rPr>
            <w:rFonts w:ascii="Times New Roman" w:eastAsia="Times New Roman" w:hAnsi="Times New Roman" w:cs="Times New Roman"/>
            <w:bCs/>
            <w:sz w:val="24"/>
            <w:szCs w:val="24"/>
          </w:rPr>
          <w:t xml:space="preserve"> </w:t>
        </w:r>
      </w:ins>
      <w:ins w:id="42" w:author="Siyu Wang" w:date="2026-03-21T14:12:00Z" w16du:dateUtc="2026-03-21T18:12:00Z">
        <w:r w:rsidR="001E4B5F">
          <w:rPr>
            <w:rFonts w:ascii="Times New Roman" w:eastAsia="Times New Roman" w:hAnsi="Times New Roman" w:cs="Times New Roman"/>
            <w:bCs/>
            <w:sz w:val="24"/>
            <w:szCs w:val="24"/>
          </w:rPr>
          <w:t>different</w:t>
        </w:r>
      </w:ins>
      <w:ins w:id="43" w:author="Siyu Wang" w:date="2026-03-21T14:07:00Z" w16du:dateUtc="2026-03-21T18:07:00Z">
        <w:r w:rsidR="0007430A">
          <w:rPr>
            <w:rFonts w:ascii="Times New Roman" w:eastAsia="Times New Roman" w:hAnsi="Times New Roman" w:cs="Times New Roman"/>
            <w:bCs/>
            <w:sz w:val="24"/>
            <w:szCs w:val="24"/>
          </w:rPr>
          <w:t xml:space="preserve"> additional delay</w:t>
        </w:r>
      </w:ins>
      <w:ins w:id="44" w:author="Siyu Wang" w:date="2026-03-21T14:20:00Z" w16du:dateUtc="2026-03-21T18:20:00Z">
        <w:r w:rsidR="00C344BA">
          <w:rPr>
            <w:rFonts w:ascii="Times New Roman" w:eastAsia="Times New Roman" w:hAnsi="Times New Roman" w:cs="Times New Roman"/>
            <w:bCs/>
            <w:sz w:val="24"/>
            <w:szCs w:val="24"/>
          </w:rPr>
          <w:t>s</w:t>
        </w:r>
      </w:ins>
      <w:ins w:id="45" w:author="Siyu Wang" w:date="2026-03-21T14:07:00Z" w16du:dateUtc="2026-03-21T18:07:00Z">
        <w:r w:rsidR="0007430A">
          <w:rPr>
            <w:rFonts w:ascii="Times New Roman" w:eastAsia="Times New Roman" w:hAnsi="Times New Roman" w:cs="Times New Roman"/>
            <w:bCs/>
            <w:sz w:val="24"/>
            <w:szCs w:val="24"/>
          </w:rPr>
          <w:t xml:space="preserve"> before an offer can be accepted, </w:t>
        </w:r>
      </w:ins>
      <w:ins w:id="46" w:author="Siyu Wang" w:date="2026-03-21T14:11:00Z" w16du:dateUtc="2026-03-21T18:11:00Z">
        <w:r w:rsidR="00AD10A9">
          <w:rPr>
            <w:rFonts w:ascii="Times New Roman" w:eastAsia="Times New Roman" w:hAnsi="Times New Roman" w:cs="Times New Roman"/>
            <w:bCs/>
            <w:sz w:val="24"/>
            <w:szCs w:val="24"/>
          </w:rPr>
          <w:t xml:space="preserve">changed animals’ temporal discounting decisions. </w:t>
        </w:r>
      </w:ins>
      <w:del w:id="47" w:author="Siyu Wang" w:date="2026-03-21T13:59:00Z" w16du:dateUtc="2026-03-21T17:59:00Z">
        <w:r w:rsidR="002B19C5" w:rsidDel="00A80D0E">
          <w:rPr>
            <w:rFonts w:ascii="Times New Roman" w:eastAsia="Times New Roman" w:hAnsi="Times New Roman" w:cs="Times New Roman"/>
            <w:bCs/>
            <w:sz w:val="24"/>
            <w:szCs w:val="24"/>
          </w:rPr>
          <w:delText xml:space="preserve">The </w:delText>
        </w:r>
      </w:del>
      <w:del w:id="48" w:author="Siyu Wang" w:date="2026-03-21T13:58:00Z" w16du:dateUtc="2026-03-21T17:58:00Z">
        <w:r w:rsidR="002B19C5" w:rsidDel="00A80D0E">
          <w:rPr>
            <w:rFonts w:ascii="Times New Roman" w:eastAsia="Times New Roman" w:hAnsi="Times New Roman" w:cs="Times New Roman"/>
            <w:bCs/>
            <w:sz w:val="24"/>
            <w:szCs w:val="24"/>
          </w:rPr>
          <w:delText xml:space="preserve">additional </w:delText>
        </w:r>
      </w:del>
      <w:del w:id="49" w:author="Siyu Wang" w:date="2026-03-21T14:05:00Z" w16du:dateUtc="2026-03-21T18:05:00Z">
        <w:r w:rsidR="002B19C5" w:rsidDel="007637BA">
          <w:rPr>
            <w:rFonts w:ascii="Times New Roman" w:eastAsia="Times New Roman" w:hAnsi="Times New Roman" w:cs="Times New Roman"/>
            <w:bCs/>
            <w:sz w:val="24"/>
            <w:szCs w:val="24"/>
          </w:rPr>
          <w:delText xml:space="preserve">delays </w:delText>
        </w:r>
      </w:del>
      <w:del w:id="50" w:author="Siyu Wang" w:date="2026-03-21T13:58:00Z" w16du:dateUtc="2026-03-21T17:58:00Z">
        <w:r w:rsidR="002B19C5" w:rsidDel="00A80D0E">
          <w:rPr>
            <w:rFonts w:ascii="Times New Roman" w:eastAsia="Times New Roman" w:hAnsi="Times New Roman" w:cs="Times New Roman"/>
            <w:bCs/>
            <w:sz w:val="24"/>
            <w:szCs w:val="24"/>
          </w:rPr>
          <w:delText xml:space="preserve">introduced by </w:delText>
        </w:r>
      </w:del>
      <w:del w:id="51" w:author="Siyu Wang" w:date="2026-03-21T14:05:00Z" w16du:dateUtc="2026-03-21T18:05:00Z">
        <w:r w:rsidR="002B19C5" w:rsidDel="007637BA">
          <w:rPr>
            <w:rFonts w:ascii="Times New Roman" w:eastAsia="Times New Roman" w:hAnsi="Times New Roman" w:cs="Times New Roman"/>
            <w:bCs/>
            <w:sz w:val="24"/>
            <w:szCs w:val="24"/>
          </w:rPr>
          <w:delText>the g</w:delText>
        </w:r>
        <w:r w:rsidR="00324F39" w:rsidDel="007637BA">
          <w:rPr>
            <w:rFonts w:ascii="Times New Roman" w:eastAsia="Times New Roman" w:hAnsi="Times New Roman" w:cs="Times New Roman"/>
            <w:bCs/>
            <w:sz w:val="24"/>
            <w:szCs w:val="24"/>
          </w:rPr>
          <w:delText>o signal</w:delText>
        </w:r>
        <w:r w:rsidR="009529AA" w:rsidDel="007637BA">
          <w:rPr>
            <w:rFonts w:ascii="Times New Roman" w:eastAsia="Times New Roman" w:hAnsi="Times New Roman" w:cs="Times New Roman"/>
            <w:bCs/>
            <w:sz w:val="24"/>
            <w:szCs w:val="24"/>
          </w:rPr>
          <w:delText xml:space="preserve"> </w:delText>
        </w:r>
      </w:del>
      <w:del w:id="52" w:author="Siyu Wang" w:date="2026-03-21T13:58:00Z" w16du:dateUtc="2026-03-21T17:58:00Z">
        <w:r w:rsidR="0066297E" w:rsidDel="00A80D0E">
          <w:rPr>
            <w:rFonts w:ascii="Times New Roman" w:eastAsia="Times New Roman" w:hAnsi="Times New Roman" w:cs="Times New Roman"/>
            <w:bCs/>
            <w:sz w:val="24"/>
            <w:szCs w:val="24"/>
          </w:rPr>
          <w:delText xml:space="preserve">in turn </w:delText>
        </w:r>
      </w:del>
      <w:del w:id="53" w:author="Siyu Wang" w:date="2026-03-21T14:05:00Z" w16du:dateUtc="2026-03-21T18:05:00Z">
        <w:r w:rsidR="0066297E" w:rsidDel="007637BA">
          <w:rPr>
            <w:rFonts w:ascii="Times New Roman" w:eastAsia="Times New Roman" w:hAnsi="Times New Roman" w:cs="Times New Roman"/>
            <w:bCs/>
            <w:sz w:val="24"/>
            <w:szCs w:val="24"/>
          </w:rPr>
          <w:delText>alters</w:delText>
        </w:r>
      </w:del>
      <w:ins w:id="54" w:author="Rossella Falcone" w:date="2026-03-19T17:13:00Z" w16du:dateUtc="2026-03-19T21:13:00Z">
        <w:del w:id="55" w:author="Siyu Wang" w:date="2026-03-21T14:05:00Z" w16du:dateUtc="2026-03-21T18:05:00Z">
          <w:r w:rsidR="001D5F5C" w:rsidDel="007637BA">
            <w:rPr>
              <w:rFonts w:ascii="Times New Roman" w:eastAsia="Times New Roman" w:hAnsi="Times New Roman" w:cs="Times New Roman"/>
              <w:bCs/>
              <w:sz w:val="24"/>
              <w:szCs w:val="24"/>
            </w:rPr>
            <w:delText>alter</w:delText>
          </w:r>
        </w:del>
      </w:ins>
      <w:del w:id="56" w:author="Siyu Wang" w:date="2026-03-21T14:05:00Z" w16du:dateUtc="2026-03-21T18:05:00Z">
        <w:r w:rsidR="00E43916" w:rsidDel="007637BA">
          <w:rPr>
            <w:rFonts w:ascii="Times New Roman" w:eastAsia="Times New Roman" w:hAnsi="Times New Roman" w:cs="Times New Roman"/>
            <w:bCs/>
            <w:sz w:val="24"/>
            <w:szCs w:val="24"/>
          </w:rPr>
          <w:delText xml:space="preserve"> </w:delText>
        </w:r>
        <w:r w:rsidR="009529AA" w:rsidDel="007637BA">
          <w:rPr>
            <w:rFonts w:ascii="Times New Roman" w:eastAsia="Times New Roman" w:hAnsi="Times New Roman" w:cs="Times New Roman"/>
            <w:bCs/>
            <w:sz w:val="24"/>
            <w:szCs w:val="24"/>
          </w:rPr>
          <w:delText xml:space="preserve">the value of the original offer. </w:delText>
        </w:r>
      </w:del>
      <w:r w:rsidR="0004408B" w:rsidRPr="00A72248">
        <w:rPr>
          <w:rFonts w:ascii="Times New Roman" w:eastAsia="Times New Roman" w:hAnsi="Times New Roman" w:cs="Times New Roman"/>
          <w:bCs/>
          <w:sz w:val="24"/>
          <w:szCs w:val="24"/>
        </w:rPr>
        <w:t xml:space="preserve">Behavioral modeling </w:t>
      </w:r>
      <w:r w:rsidR="0016345F">
        <w:rPr>
          <w:rFonts w:ascii="Times New Roman" w:eastAsia="Times New Roman" w:hAnsi="Times New Roman" w:cs="Times New Roman"/>
          <w:bCs/>
          <w:sz w:val="24"/>
          <w:szCs w:val="24"/>
        </w:rPr>
        <w:t>revealed</w:t>
      </w:r>
      <w:r w:rsidR="00CD2140" w:rsidRPr="00A72248">
        <w:rPr>
          <w:rFonts w:ascii="Times New Roman" w:eastAsia="Times New Roman" w:hAnsi="Times New Roman" w:cs="Times New Roman"/>
          <w:bCs/>
          <w:sz w:val="24"/>
          <w:szCs w:val="24"/>
        </w:rPr>
        <w:t xml:space="preserve"> </w:t>
      </w:r>
      <w:r w:rsidR="007D5DCD">
        <w:rPr>
          <w:rFonts w:ascii="Times New Roman" w:eastAsia="Times New Roman" w:hAnsi="Times New Roman" w:cs="Times New Roman"/>
          <w:bCs/>
          <w:sz w:val="24"/>
          <w:szCs w:val="24"/>
        </w:rPr>
        <w:t xml:space="preserve">that </w:t>
      </w:r>
      <w:del w:id="57" w:author="Rossella Falcone" w:date="2026-03-19T17:13:00Z" w16du:dateUtc="2026-03-19T21:13:00Z">
        <w:r w:rsidR="00D077DD">
          <w:rPr>
            <w:rFonts w:ascii="Times New Roman" w:eastAsia="Times New Roman" w:hAnsi="Times New Roman" w:cs="Times New Roman"/>
            <w:bCs/>
            <w:sz w:val="24"/>
            <w:szCs w:val="24"/>
          </w:rPr>
          <w:delText>the two</w:delText>
        </w:r>
      </w:del>
      <w:ins w:id="58" w:author="Rossella Falcone" w:date="2026-03-19T17:13:00Z" w16du:dateUtc="2026-03-19T21:13:00Z">
        <w:del w:id="59" w:author="Mark Eldridge" w:date="2026-03-23T20:00:00Z" w16du:dateUtc="2026-03-23T20:00:00Z">
          <w:r w:rsidR="0026310E" w:rsidDel="004032F5">
            <w:rPr>
              <w:rFonts w:ascii="Times New Roman" w:eastAsia="Times New Roman" w:hAnsi="Times New Roman" w:cs="Times New Roman"/>
              <w:bCs/>
              <w:sz w:val="24"/>
              <w:szCs w:val="24"/>
            </w:rPr>
            <w:delText>our</w:delText>
          </w:r>
        </w:del>
      </w:ins>
      <w:ins w:id="60" w:author="Mark Eldridge" w:date="2026-03-23T20:00:00Z" w16du:dateUtc="2026-03-23T20:00:00Z">
        <w:r w:rsidR="004032F5">
          <w:rPr>
            <w:rFonts w:ascii="Times New Roman" w:eastAsia="Times New Roman" w:hAnsi="Times New Roman" w:cs="Times New Roman"/>
            <w:bCs/>
            <w:sz w:val="24"/>
            <w:szCs w:val="24"/>
          </w:rPr>
          <w:t>the two</w:t>
        </w:r>
      </w:ins>
      <w:r w:rsidR="0026310E">
        <w:rPr>
          <w:rFonts w:ascii="Times New Roman" w:eastAsia="Times New Roman" w:hAnsi="Times New Roman" w:cs="Times New Roman"/>
          <w:bCs/>
          <w:sz w:val="24"/>
          <w:szCs w:val="24"/>
        </w:rPr>
        <w:t xml:space="preserve"> </w:t>
      </w:r>
      <w:r w:rsidR="007D5DCD">
        <w:rPr>
          <w:rFonts w:ascii="Times New Roman" w:eastAsia="Times New Roman" w:hAnsi="Times New Roman" w:cs="Times New Roman"/>
          <w:bCs/>
          <w:sz w:val="24"/>
          <w:szCs w:val="24"/>
        </w:rPr>
        <w:t xml:space="preserve">monkeys adopted </w:t>
      </w:r>
      <w:r w:rsidR="00CD2140" w:rsidRPr="00A72248">
        <w:rPr>
          <w:rFonts w:ascii="Times New Roman" w:eastAsia="Times New Roman" w:hAnsi="Times New Roman" w:cs="Times New Roman"/>
          <w:bCs/>
          <w:sz w:val="24"/>
          <w:szCs w:val="24"/>
        </w:rPr>
        <w:t>distinct strategies</w:t>
      </w:r>
      <w:r w:rsidR="0066297E">
        <w:rPr>
          <w:rFonts w:ascii="Times New Roman" w:eastAsia="Times New Roman" w:hAnsi="Times New Roman" w:cs="Times New Roman"/>
          <w:bCs/>
          <w:sz w:val="24"/>
          <w:szCs w:val="24"/>
        </w:rPr>
        <w:t xml:space="preserve"> in </w:t>
      </w:r>
      <w:ins w:id="61" w:author="Siyu Wang" w:date="2026-03-21T14:11:00Z" w16du:dateUtc="2026-03-21T18:11:00Z">
        <w:r w:rsidR="001E4B5F">
          <w:rPr>
            <w:rFonts w:ascii="Times New Roman" w:eastAsia="Times New Roman" w:hAnsi="Times New Roman" w:cs="Times New Roman"/>
            <w:bCs/>
            <w:sz w:val="24"/>
            <w:szCs w:val="24"/>
          </w:rPr>
          <w:t xml:space="preserve">re-evaluating the </w:t>
        </w:r>
      </w:ins>
      <w:ins w:id="62" w:author="Siyu Wang" w:date="2026-03-21T14:12:00Z" w16du:dateUtc="2026-03-21T18:12:00Z">
        <w:r w:rsidR="001E4B5F">
          <w:rPr>
            <w:rFonts w:ascii="Times New Roman" w:eastAsia="Times New Roman" w:hAnsi="Times New Roman" w:cs="Times New Roman"/>
            <w:bCs/>
            <w:sz w:val="24"/>
            <w:szCs w:val="24"/>
          </w:rPr>
          <w:t xml:space="preserve">original </w:t>
        </w:r>
      </w:ins>
      <w:ins w:id="63" w:author="Siyu Wang" w:date="2026-03-21T14:22:00Z" w16du:dateUtc="2026-03-21T18:22:00Z">
        <w:r w:rsidR="00422502">
          <w:rPr>
            <w:rFonts w:ascii="Times New Roman" w:eastAsia="Times New Roman" w:hAnsi="Times New Roman" w:cs="Times New Roman"/>
            <w:bCs/>
            <w:sz w:val="24"/>
            <w:szCs w:val="24"/>
          </w:rPr>
          <w:t xml:space="preserve">reward offer in </w:t>
        </w:r>
      </w:ins>
      <w:r w:rsidR="0066297E">
        <w:rPr>
          <w:rFonts w:ascii="Times New Roman" w:eastAsia="Times New Roman" w:hAnsi="Times New Roman" w:cs="Times New Roman"/>
          <w:bCs/>
          <w:sz w:val="24"/>
          <w:szCs w:val="24"/>
        </w:rPr>
        <w:t>response to the go signal</w:t>
      </w:r>
      <w:r w:rsidR="00CD2140" w:rsidRPr="00A72248">
        <w:rPr>
          <w:rFonts w:ascii="Times New Roman" w:eastAsia="Times New Roman" w:hAnsi="Times New Roman" w:cs="Times New Roman"/>
          <w:bCs/>
          <w:sz w:val="24"/>
          <w:szCs w:val="24"/>
        </w:rPr>
        <w:t xml:space="preserve">. </w:t>
      </w:r>
      <w:commentRangeStart w:id="64"/>
      <w:r w:rsidR="00CD2140" w:rsidRPr="00A72248">
        <w:rPr>
          <w:rFonts w:ascii="Times New Roman" w:eastAsia="Times New Roman" w:hAnsi="Times New Roman" w:cs="Times New Roman"/>
          <w:bCs/>
          <w:sz w:val="24"/>
          <w:szCs w:val="24"/>
        </w:rPr>
        <w:t xml:space="preserve">Monkey S </w:t>
      </w:r>
      <w:del w:id="65" w:author="Siyu Wang" w:date="2026-03-21T14:22:00Z" w16du:dateUtc="2026-03-21T18:22:00Z">
        <w:r w:rsidR="00117FF4" w:rsidDel="00422502">
          <w:rPr>
            <w:rFonts w:ascii="Times New Roman" w:eastAsia="Times New Roman" w:hAnsi="Times New Roman" w:cs="Times New Roman"/>
            <w:bCs/>
            <w:sz w:val="24"/>
            <w:szCs w:val="24"/>
          </w:rPr>
          <w:delText>re-calculated</w:delText>
        </w:r>
      </w:del>
      <w:ins w:id="66" w:author="Siyu Wang" w:date="2026-03-21T14:22:00Z" w16du:dateUtc="2026-03-21T18:22:00Z">
        <w:r w:rsidR="00422502">
          <w:rPr>
            <w:rFonts w:ascii="Times New Roman" w:eastAsia="Times New Roman" w:hAnsi="Times New Roman" w:cs="Times New Roman"/>
            <w:bCs/>
            <w:sz w:val="24"/>
            <w:szCs w:val="24"/>
          </w:rPr>
          <w:t>re-calculated</w:t>
        </w:r>
      </w:ins>
      <w:r w:rsidR="00117FF4">
        <w:rPr>
          <w:rFonts w:ascii="Times New Roman" w:eastAsia="Times New Roman" w:hAnsi="Times New Roman" w:cs="Times New Roman"/>
          <w:bCs/>
          <w:sz w:val="24"/>
          <w:szCs w:val="24"/>
        </w:rPr>
        <w:t xml:space="preserve"> the discounted value by accounting for </w:t>
      </w:r>
      <w:r w:rsidR="0016345F">
        <w:rPr>
          <w:rFonts w:ascii="Times New Roman" w:eastAsia="Times New Roman" w:hAnsi="Times New Roman" w:cs="Times New Roman"/>
          <w:bCs/>
          <w:sz w:val="24"/>
          <w:szCs w:val="24"/>
        </w:rPr>
        <w:t xml:space="preserve">the </w:t>
      </w:r>
      <w:r w:rsidR="00D077DD">
        <w:rPr>
          <w:rFonts w:ascii="Times New Roman" w:eastAsia="Times New Roman" w:hAnsi="Times New Roman" w:cs="Times New Roman"/>
          <w:bCs/>
          <w:sz w:val="24"/>
          <w:szCs w:val="24"/>
        </w:rPr>
        <w:t xml:space="preserve">additional </w:t>
      </w:r>
      <w:r w:rsidR="00B87882">
        <w:rPr>
          <w:rFonts w:ascii="Times New Roman" w:eastAsia="Times New Roman" w:hAnsi="Times New Roman" w:cs="Times New Roman"/>
          <w:bCs/>
          <w:sz w:val="24"/>
          <w:szCs w:val="24"/>
        </w:rPr>
        <w:t xml:space="preserve">delay associated with the </w:t>
      </w:r>
      <w:r w:rsidR="0016345F">
        <w:rPr>
          <w:rFonts w:ascii="Times New Roman" w:eastAsia="Times New Roman" w:hAnsi="Times New Roman" w:cs="Times New Roman"/>
          <w:bCs/>
          <w:sz w:val="24"/>
          <w:szCs w:val="24"/>
        </w:rPr>
        <w:t>go signal</w:t>
      </w:r>
      <w:r w:rsidR="009529AA" w:rsidRPr="00A72248">
        <w:rPr>
          <w:rFonts w:ascii="Times New Roman" w:eastAsia="Times New Roman" w:hAnsi="Times New Roman" w:cs="Times New Roman"/>
          <w:bCs/>
          <w:sz w:val="24"/>
          <w:szCs w:val="24"/>
        </w:rPr>
        <w:t>,</w:t>
      </w:r>
      <w:r w:rsidR="0016345F">
        <w:rPr>
          <w:rFonts w:ascii="Times New Roman" w:eastAsia="Times New Roman" w:hAnsi="Times New Roman" w:cs="Times New Roman"/>
          <w:bCs/>
          <w:sz w:val="24"/>
          <w:szCs w:val="24"/>
        </w:rPr>
        <w:t xml:space="preserve"> </w:t>
      </w:r>
      <w:r w:rsidR="00557C31">
        <w:rPr>
          <w:rFonts w:ascii="Times New Roman" w:eastAsia="Times New Roman" w:hAnsi="Times New Roman" w:cs="Times New Roman"/>
          <w:bCs/>
          <w:sz w:val="24"/>
          <w:szCs w:val="24"/>
        </w:rPr>
        <w:t>whereas</w:t>
      </w:r>
      <w:r w:rsidR="0016345F">
        <w:rPr>
          <w:rFonts w:ascii="Times New Roman" w:eastAsia="Times New Roman" w:hAnsi="Times New Roman" w:cs="Times New Roman"/>
          <w:bCs/>
          <w:sz w:val="24"/>
          <w:szCs w:val="24"/>
        </w:rPr>
        <w:t xml:space="preserve"> </w:t>
      </w:r>
      <w:r w:rsidR="00CD2140" w:rsidRPr="00A72248">
        <w:rPr>
          <w:rFonts w:ascii="Times New Roman" w:eastAsia="Times New Roman" w:hAnsi="Times New Roman" w:cs="Times New Roman"/>
          <w:bCs/>
          <w:sz w:val="24"/>
          <w:szCs w:val="24"/>
        </w:rPr>
        <w:t>Monkey T</w:t>
      </w:r>
      <w:r w:rsidR="006A6345">
        <w:rPr>
          <w:rFonts w:ascii="Times New Roman" w:eastAsia="Times New Roman" w:hAnsi="Times New Roman" w:cs="Times New Roman"/>
          <w:bCs/>
          <w:sz w:val="24"/>
          <w:szCs w:val="24"/>
        </w:rPr>
        <w:t xml:space="preserve"> </w:t>
      </w:r>
      <w:r w:rsidR="00B87882">
        <w:rPr>
          <w:rFonts w:ascii="Times New Roman" w:eastAsia="Times New Roman" w:hAnsi="Times New Roman" w:cs="Times New Roman"/>
          <w:bCs/>
          <w:sz w:val="24"/>
          <w:szCs w:val="24"/>
        </w:rPr>
        <w:t>treated the go signal as having additive value</w:t>
      </w:r>
      <w:ins w:id="67" w:author="Mark Eldridge" w:date="2026-03-23T20:00:00Z" w16du:dateUtc="2026-03-23T20:00:00Z">
        <w:r w:rsidR="004032F5">
          <w:rPr>
            <w:rFonts w:ascii="Times New Roman" w:eastAsia="Times New Roman" w:hAnsi="Times New Roman" w:cs="Times New Roman"/>
            <w:bCs/>
            <w:sz w:val="24"/>
            <w:szCs w:val="24"/>
          </w:rPr>
          <w:t>,</w:t>
        </w:r>
      </w:ins>
      <w:del w:id="68" w:author="Mark Eldridge" w:date="2026-03-23T20:00:00Z" w16du:dateUtc="2026-03-23T20:00:00Z">
        <w:r w:rsidR="00B87882" w:rsidDel="004032F5">
          <w:rPr>
            <w:rFonts w:ascii="Times New Roman" w:eastAsia="Times New Roman" w:hAnsi="Times New Roman" w:cs="Times New Roman"/>
            <w:bCs/>
            <w:sz w:val="24"/>
            <w:szCs w:val="24"/>
          </w:rPr>
          <w:delText>s</w:delText>
        </w:r>
      </w:del>
      <w:r w:rsidR="00B87882">
        <w:rPr>
          <w:rFonts w:ascii="Times New Roman" w:eastAsia="Times New Roman" w:hAnsi="Times New Roman" w:cs="Times New Roman"/>
          <w:bCs/>
          <w:sz w:val="24"/>
          <w:szCs w:val="24"/>
        </w:rPr>
        <w:t xml:space="preserve"> independent of the original offer</w:t>
      </w:r>
      <w:commentRangeEnd w:id="64"/>
      <w:r w:rsidR="004032F5">
        <w:rPr>
          <w:rStyle w:val="CommentReference"/>
          <w:rFonts w:ascii="Times New Roman" w:eastAsia="Times New Roman" w:hAnsi="Times New Roman" w:cs="Times New Roman"/>
          <w:bCs/>
          <w:sz w:val="24"/>
          <w:szCs w:val="24"/>
        </w:rPr>
        <w:commentReference w:id="64"/>
      </w:r>
      <w:r w:rsidR="00B87882">
        <w:rPr>
          <w:rFonts w:ascii="Times New Roman" w:eastAsia="Times New Roman" w:hAnsi="Times New Roman" w:cs="Times New Roman"/>
          <w:bCs/>
          <w:sz w:val="24"/>
          <w:szCs w:val="24"/>
        </w:rPr>
        <w:t xml:space="preserve">. </w:t>
      </w:r>
      <w:del w:id="69" w:author="Rossella Falcone" w:date="2026-03-19T17:13:00Z" w16du:dateUtc="2026-03-19T21:13:00Z">
        <w:r w:rsidR="00B87882">
          <w:rPr>
            <w:rFonts w:ascii="Times New Roman" w:eastAsia="Times New Roman" w:hAnsi="Times New Roman" w:cs="Times New Roman"/>
            <w:bCs/>
            <w:sz w:val="24"/>
            <w:szCs w:val="24"/>
          </w:rPr>
          <w:delText xml:space="preserve"> </w:delText>
        </w:r>
      </w:del>
      <w:r w:rsidR="00D077DD">
        <w:rPr>
          <w:rFonts w:ascii="Times New Roman" w:eastAsia="Times New Roman" w:hAnsi="Times New Roman" w:cs="Times New Roman"/>
          <w:bCs/>
          <w:sz w:val="24"/>
          <w:szCs w:val="24"/>
        </w:rPr>
        <w:t>Although</w:t>
      </w:r>
      <w:r w:rsidR="00D077DD" w:rsidRPr="00A72248">
        <w:rPr>
          <w:rFonts w:ascii="Times New Roman" w:eastAsia="Times New Roman" w:hAnsi="Times New Roman" w:cs="Times New Roman"/>
          <w:bCs/>
          <w:sz w:val="24"/>
          <w:szCs w:val="24"/>
        </w:rPr>
        <w:t xml:space="preserve"> </w:t>
      </w:r>
      <w:ins w:id="70" w:author="Rossella Falcone" w:date="2026-03-19T17:13:00Z" w16du:dateUtc="2026-03-19T21:13:00Z">
        <w:r w:rsidR="0026310E">
          <w:rPr>
            <w:rFonts w:ascii="Times New Roman" w:eastAsia="Times New Roman" w:hAnsi="Times New Roman" w:cs="Times New Roman"/>
            <w:bCs/>
            <w:sz w:val="24"/>
            <w:szCs w:val="24"/>
          </w:rPr>
          <w:t xml:space="preserve">neurons in </w:t>
        </w:r>
      </w:ins>
      <w:r w:rsidR="00F00D6D">
        <w:rPr>
          <w:rFonts w:ascii="Times New Roman" w:eastAsia="Times New Roman" w:hAnsi="Times New Roman" w:cs="Times New Roman"/>
          <w:bCs/>
          <w:sz w:val="24"/>
          <w:szCs w:val="24"/>
        </w:rPr>
        <w:t>the dorsolateral prefrontal cortex (</w:t>
      </w:r>
      <w:r w:rsidR="00CD2140" w:rsidRPr="00A72248">
        <w:rPr>
          <w:rFonts w:ascii="Times New Roman" w:eastAsia="Times New Roman" w:hAnsi="Times New Roman" w:cs="Times New Roman"/>
          <w:bCs/>
          <w:sz w:val="24"/>
          <w:szCs w:val="24"/>
        </w:rPr>
        <w:t>dlPFC</w:t>
      </w:r>
      <w:r w:rsidR="00F00D6D">
        <w:rPr>
          <w:rFonts w:ascii="Times New Roman" w:eastAsia="Times New Roman" w:hAnsi="Times New Roman" w:cs="Times New Roman"/>
          <w:bCs/>
          <w:sz w:val="24"/>
          <w:szCs w:val="24"/>
        </w:rPr>
        <w:t xml:space="preserve">) </w:t>
      </w:r>
      <w:del w:id="71" w:author="Rossella Falcone" w:date="2026-03-19T17:13:00Z" w16du:dateUtc="2026-03-19T21:13:00Z">
        <w:r w:rsidR="00CD2140" w:rsidRPr="00A72248">
          <w:rPr>
            <w:rFonts w:ascii="Times New Roman" w:eastAsia="Times New Roman" w:hAnsi="Times New Roman" w:cs="Times New Roman"/>
            <w:bCs/>
            <w:sz w:val="24"/>
            <w:szCs w:val="24"/>
          </w:rPr>
          <w:delText>neurons in</w:delText>
        </w:r>
      </w:del>
      <w:ins w:id="72" w:author="Rossella Falcone" w:date="2026-03-19T17:13:00Z" w16du:dateUtc="2026-03-19T21:13:00Z">
        <w:r w:rsidR="0026310E">
          <w:rPr>
            <w:rFonts w:ascii="Times New Roman" w:eastAsia="Times New Roman" w:hAnsi="Times New Roman" w:cs="Times New Roman"/>
            <w:bCs/>
            <w:sz w:val="24"/>
            <w:szCs w:val="24"/>
          </w:rPr>
          <w:t>of</w:t>
        </w:r>
      </w:ins>
      <w:r w:rsidR="00CD2140" w:rsidRPr="00A72248">
        <w:rPr>
          <w:rFonts w:ascii="Times New Roman" w:eastAsia="Times New Roman" w:hAnsi="Times New Roman" w:cs="Times New Roman"/>
          <w:bCs/>
          <w:sz w:val="24"/>
          <w:szCs w:val="24"/>
        </w:rPr>
        <w:t xml:space="preserve"> both monkeys </w:t>
      </w:r>
      <w:r w:rsidR="00CD2140" w:rsidRPr="00A72248">
        <w:rPr>
          <w:rFonts w:ascii="Times New Roman" w:eastAsia="Times New Roman" w:hAnsi="Times New Roman" w:cs="Times New Roman"/>
          <w:sz w:val="24"/>
          <w:szCs w:val="24"/>
        </w:rPr>
        <w:t xml:space="preserve">encoded reward and delay, </w:t>
      </w:r>
      <w:r w:rsidR="002C7033">
        <w:rPr>
          <w:rFonts w:ascii="Times New Roman" w:eastAsia="Times New Roman" w:hAnsi="Times New Roman" w:cs="Times New Roman"/>
          <w:sz w:val="24"/>
          <w:szCs w:val="24"/>
        </w:rPr>
        <w:t>we found important differences</w:t>
      </w:r>
      <w:r w:rsidR="003D3AB0">
        <w:rPr>
          <w:rFonts w:ascii="Times New Roman" w:eastAsia="Times New Roman" w:hAnsi="Times New Roman" w:cs="Times New Roman"/>
          <w:sz w:val="24"/>
          <w:szCs w:val="24"/>
        </w:rPr>
        <w:t xml:space="preserve"> </w:t>
      </w:r>
      <w:del w:id="73" w:author="Rossella Falcone" w:date="2026-03-19T17:13:00Z" w16du:dateUtc="2026-03-19T21:13:00Z">
        <w:r w:rsidR="003D3AB0">
          <w:rPr>
            <w:rFonts w:ascii="Times New Roman" w:eastAsia="Times New Roman" w:hAnsi="Times New Roman" w:cs="Times New Roman"/>
            <w:bCs/>
            <w:sz w:val="24"/>
            <w:szCs w:val="24"/>
          </w:rPr>
          <w:delText>between monkeys</w:delText>
        </w:r>
        <w:r w:rsidR="002C7033">
          <w:rPr>
            <w:rFonts w:ascii="Times New Roman" w:eastAsia="Times New Roman" w:hAnsi="Times New Roman" w:cs="Times New Roman"/>
            <w:sz w:val="24"/>
            <w:szCs w:val="24"/>
          </w:rPr>
          <w:delText xml:space="preserve"> </w:delText>
        </w:r>
      </w:del>
      <w:r w:rsidR="002C7033">
        <w:rPr>
          <w:rFonts w:ascii="Times New Roman" w:eastAsia="Times New Roman" w:hAnsi="Times New Roman" w:cs="Times New Roman"/>
          <w:sz w:val="24"/>
          <w:szCs w:val="24"/>
        </w:rPr>
        <w:t xml:space="preserve">in how </w:t>
      </w:r>
      <w:del w:id="74" w:author="Rossella Falcone" w:date="2026-03-19T17:13:00Z" w16du:dateUtc="2026-03-19T21:13:00Z">
        <w:r w:rsidR="00D077DD">
          <w:rPr>
            <w:rFonts w:ascii="Times New Roman" w:eastAsia="Times New Roman" w:hAnsi="Times New Roman" w:cs="Times New Roman"/>
            <w:bCs/>
            <w:sz w:val="24"/>
            <w:szCs w:val="24"/>
          </w:rPr>
          <w:delText>dlPFC</w:delText>
        </w:r>
      </w:del>
      <w:ins w:id="75" w:author="Rossella Falcone" w:date="2026-03-19T17:13:00Z" w16du:dateUtc="2026-03-19T21:13:00Z">
        <w:r w:rsidR="0026310E">
          <w:rPr>
            <w:rFonts w:ascii="Times New Roman" w:eastAsia="Times New Roman" w:hAnsi="Times New Roman" w:cs="Times New Roman"/>
            <w:bCs/>
            <w:sz w:val="24"/>
            <w:szCs w:val="24"/>
          </w:rPr>
          <w:t>these</w:t>
        </w:r>
      </w:ins>
      <w:r w:rsidR="0026310E">
        <w:rPr>
          <w:rFonts w:ascii="Times New Roman" w:eastAsia="Times New Roman" w:hAnsi="Times New Roman" w:cs="Times New Roman"/>
          <w:bCs/>
          <w:sz w:val="24"/>
          <w:szCs w:val="24"/>
        </w:rPr>
        <w:t xml:space="preserve"> </w:t>
      </w:r>
      <w:r w:rsidR="002C7033">
        <w:rPr>
          <w:rFonts w:ascii="Times New Roman" w:eastAsia="Times New Roman" w:hAnsi="Times New Roman" w:cs="Times New Roman"/>
          <w:bCs/>
          <w:sz w:val="24"/>
          <w:szCs w:val="24"/>
        </w:rPr>
        <w:t xml:space="preserve">neurons </w:t>
      </w:r>
      <w:r w:rsidR="009F3BBA">
        <w:rPr>
          <w:rFonts w:ascii="Times New Roman" w:eastAsia="Times New Roman" w:hAnsi="Times New Roman" w:cs="Times New Roman"/>
          <w:bCs/>
          <w:sz w:val="24"/>
          <w:szCs w:val="24"/>
        </w:rPr>
        <w:t>represented</w:t>
      </w:r>
      <w:r w:rsidR="002C7033">
        <w:rPr>
          <w:rFonts w:ascii="Times New Roman" w:eastAsia="Times New Roman" w:hAnsi="Times New Roman" w:cs="Times New Roman"/>
          <w:bCs/>
          <w:sz w:val="24"/>
          <w:szCs w:val="24"/>
        </w:rPr>
        <w:t xml:space="preserve"> </w:t>
      </w:r>
      <w:del w:id="76" w:author="Mark Eldridge" w:date="2026-03-23T20:03:00Z" w16du:dateUtc="2026-03-23T20:03:00Z">
        <w:r w:rsidR="002C7033" w:rsidDel="004032F5">
          <w:rPr>
            <w:rFonts w:ascii="Times New Roman" w:eastAsia="Times New Roman" w:hAnsi="Times New Roman" w:cs="Times New Roman"/>
            <w:bCs/>
            <w:sz w:val="24"/>
            <w:szCs w:val="24"/>
          </w:rPr>
          <w:delText>reward and delay</w:delText>
        </w:r>
      </w:del>
      <w:ins w:id="77" w:author="Mark Eldridge" w:date="2026-03-23T20:03:00Z" w16du:dateUtc="2026-03-23T20:03:00Z">
        <w:r w:rsidR="004032F5">
          <w:rPr>
            <w:rFonts w:ascii="Times New Roman" w:eastAsia="Times New Roman" w:hAnsi="Times New Roman" w:cs="Times New Roman"/>
            <w:bCs/>
            <w:sz w:val="24"/>
            <w:szCs w:val="24"/>
          </w:rPr>
          <w:t>these facto</w:t>
        </w:r>
      </w:ins>
      <w:ins w:id="78" w:author="Mark Eldridge" w:date="2026-03-23T20:04:00Z" w16du:dateUtc="2026-03-23T20:04:00Z">
        <w:r w:rsidR="004032F5">
          <w:rPr>
            <w:rFonts w:ascii="Times New Roman" w:eastAsia="Times New Roman" w:hAnsi="Times New Roman" w:cs="Times New Roman"/>
            <w:bCs/>
            <w:sz w:val="24"/>
            <w:szCs w:val="24"/>
          </w:rPr>
          <w:t>rs</w:t>
        </w:r>
      </w:ins>
      <w:r w:rsidR="002C7033">
        <w:rPr>
          <w:rFonts w:ascii="Times New Roman" w:eastAsia="Times New Roman" w:hAnsi="Times New Roman" w:cs="Times New Roman"/>
          <w:bCs/>
          <w:sz w:val="24"/>
          <w:szCs w:val="24"/>
        </w:rPr>
        <w:t>, which reflect</w:t>
      </w:r>
      <w:r w:rsidR="003D3AB0">
        <w:rPr>
          <w:rFonts w:ascii="Times New Roman" w:eastAsia="Times New Roman" w:hAnsi="Times New Roman" w:cs="Times New Roman"/>
          <w:bCs/>
          <w:sz w:val="24"/>
          <w:szCs w:val="24"/>
        </w:rPr>
        <w:t>ed</w:t>
      </w:r>
      <w:r w:rsidR="002C7033">
        <w:rPr>
          <w:rFonts w:ascii="Times New Roman" w:eastAsia="Times New Roman" w:hAnsi="Times New Roman" w:cs="Times New Roman"/>
          <w:bCs/>
          <w:sz w:val="24"/>
          <w:szCs w:val="24"/>
        </w:rPr>
        <w:t xml:space="preserve"> </w:t>
      </w:r>
      <w:del w:id="79" w:author="Rossella Falcone" w:date="2026-03-19T17:13:00Z" w16du:dateUtc="2026-03-19T21:13:00Z">
        <w:r w:rsidR="002C7033">
          <w:rPr>
            <w:rFonts w:ascii="Times New Roman" w:eastAsia="Times New Roman" w:hAnsi="Times New Roman" w:cs="Times New Roman"/>
            <w:bCs/>
            <w:sz w:val="24"/>
            <w:szCs w:val="24"/>
          </w:rPr>
          <w:delText>their</w:delText>
        </w:r>
      </w:del>
      <w:ins w:id="80" w:author="Rossella Falcone" w:date="2026-03-19T17:13:00Z" w16du:dateUtc="2026-03-19T21:13:00Z">
        <w:r w:rsidR="0026310E">
          <w:rPr>
            <w:rFonts w:ascii="Times New Roman" w:eastAsia="Times New Roman" w:hAnsi="Times New Roman" w:cs="Times New Roman"/>
            <w:bCs/>
            <w:sz w:val="24"/>
            <w:szCs w:val="24"/>
          </w:rPr>
          <w:t>monkeys’</w:t>
        </w:r>
      </w:ins>
      <w:r w:rsidR="0026310E">
        <w:rPr>
          <w:rFonts w:ascii="Times New Roman" w:eastAsia="Times New Roman" w:hAnsi="Times New Roman" w:cs="Times New Roman"/>
          <w:bCs/>
          <w:sz w:val="24"/>
          <w:szCs w:val="24"/>
        </w:rPr>
        <w:t xml:space="preserve"> </w:t>
      </w:r>
      <w:r w:rsidR="002C7033">
        <w:rPr>
          <w:rFonts w:ascii="Times New Roman" w:eastAsia="Times New Roman" w:hAnsi="Times New Roman" w:cs="Times New Roman"/>
          <w:bCs/>
          <w:sz w:val="24"/>
          <w:szCs w:val="24"/>
        </w:rPr>
        <w:t xml:space="preserve">respective behavioral strategies. </w:t>
      </w:r>
    </w:p>
    <w:p w14:paraId="2706F1B7" w14:textId="0D15109D" w:rsidR="00D077DD" w:rsidRPr="004E7B8F" w:rsidDel="00026862" w:rsidRDefault="00772859" w:rsidP="00EF7293">
      <w:pPr>
        <w:spacing w:after="0" w:line="480" w:lineRule="auto"/>
        <w:rPr>
          <w:del w:id="81" w:author="Siyu Wang" w:date="2026-03-21T14:25:00Z" w16du:dateUtc="2026-03-21T18:25:00Z"/>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Our results </w:t>
      </w:r>
      <w:r w:rsidR="00B069A6">
        <w:rPr>
          <w:rFonts w:ascii="Times New Roman" w:eastAsia="Times New Roman" w:hAnsi="Times New Roman" w:cs="Times New Roman"/>
          <w:bCs/>
          <w:sz w:val="24"/>
          <w:szCs w:val="24"/>
        </w:rPr>
        <w:t>revealed</w:t>
      </w:r>
      <w:r>
        <w:rPr>
          <w:rFonts w:ascii="Times New Roman" w:eastAsia="Times New Roman" w:hAnsi="Times New Roman" w:cs="Times New Roman"/>
          <w:bCs/>
          <w:sz w:val="24"/>
          <w:szCs w:val="24"/>
        </w:rPr>
        <w:t xml:space="preserve"> a </w:t>
      </w:r>
      <w:r w:rsidR="001366FF">
        <w:rPr>
          <w:rFonts w:ascii="Times New Roman" w:eastAsia="Times New Roman" w:hAnsi="Times New Roman" w:cs="Times New Roman"/>
          <w:bCs/>
          <w:sz w:val="24"/>
          <w:szCs w:val="24"/>
        </w:rPr>
        <w:t xml:space="preserve">temporal discounting </w:t>
      </w:r>
      <w:r>
        <w:rPr>
          <w:rFonts w:ascii="Times New Roman" w:eastAsia="Times New Roman" w:hAnsi="Times New Roman" w:cs="Times New Roman"/>
          <w:bCs/>
          <w:sz w:val="24"/>
          <w:szCs w:val="24"/>
        </w:rPr>
        <w:t xml:space="preserve">strategy-dependent coding of </w:t>
      </w:r>
      <w:r w:rsidR="001366FF">
        <w:rPr>
          <w:rFonts w:ascii="Times New Roman" w:eastAsia="Times New Roman" w:hAnsi="Times New Roman" w:cs="Times New Roman"/>
          <w:bCs/>
          <w:sz w:val="24"/>
          <w:szCs w:val="24"/>
        </w:rPr>
        <w:t xml:space="preserve">reward and delay </w:t>
      </w:r>
      <w:r>
        <w:rPr>
          <w:rFonts w:ascii="Times New Roman" w:eastAsia="Times New Roman" w:hAnsi="Times New Roman" w:cs="Times New Roman"/>
          <w:bCs/>
          <w:sz w:val="24"/>
          <w:szCs w:val="24"/>
        </w:rPr>
        <w:t xml:space="preserve">in dlPFC.  </w:t>
      </w:r>
    </w:p>
    <w:p w14:paraId="5476616A" w14:textId="5073C29C" w:rsidR="00D077DD" w:rsidDel="00026862" w:rsidRDefault="00D077DD">
      <w:pPr>
        <w:spacing w:after="0" w:line="480" w:lineRule="auto"/>
        <w:rPr>
          <w:del w:id="82" w:author="Siyu Wang" w:date="2026-03-21T14:25:00Z" w16du:dateUtc="2026-03-21T18:25:00Z"/>
          <w:rFonts w:ascii="Times New Roman" w:eastAsia="Times New Roman" w:hAnsi="Times New Roman" w:cs="Times New Roman"/>
          <w:sz w:val="24"/>
          <w:szCs w:val="24"/>
        </w:rPr>
      </w:pPr>
    </w:p>
    <w:p w14:paraId="400B8DF8" w14:textId="77777777" w:rsidR="00D077DD" w:rsidDel="00026862" w:rsidRDefault="00D077DD">
      <w:pPr>
        <w:spacing w:after="0" w:line="480" w:lineRule="auto"/>
        <w:rPr>
          <w:del w:id="83" w:author="Siyu Wang" w:date="2026-03-21T14:25:00Z" w16du:dateUtc="2026-03-21T18:25:00Z"/>
          <w:rFonts w:ascii="Times New Roman" w:eastAsia="Times New Roman" w:hAnsi="Times New Roman" w:cs="Times New Roman"/>
          <w:sz w:val="24"/>
          <w:szCs w:val="24"/>
        </w:rPr>
      </w:pPr>
    </w:p>
    <w:p w14:paraId="75850721" w14:textId="70E8F797" w:rsidR="00807D91" w:rsidDel="00026862" w:rsidRDefault="00807D91">
      <w:pPr>
        <w:spacing w:after="0" w:line="480" w:lineRule="auto"/>
        <w:rPr>
          <w:del w:id="84" w:author="Siyu Wang" w:date="2026-03-21T14:25:00Z" w16du:dateUtc="2026-03-21T18:25:00Z"/>
          <w:rFonts w:ascii="Times New Roman" w:eastAsia="Times New Roman" w:hAnsi="Times New Roman" w:cs="Times New Roman"/>
          <w:bCs/>
          <w:sz w:val="24"/>
          <w:szCs w:val="24"/>
        </w:rPr>
      </w:pPr>
    </w:p>
    <w:p w14:paraId="2B42E42B" w14:textId="77777777" w:rsidR="00F3502F" w:rsidRDefault="00D6535C">
      <w:pPr>
        <w:spacing w:after="0" w:line="480" w:lineRule="auto"/>
        <w:rPr>
          <w:rFonts w:ascii="Times New Roman" w:hAnsi="Times New Roman"/>
          <w:sz w:val="24"/>
          <w:rPrChange w:id="85" w:author="Rossella Falcone" w:date="2026-03-19T17:13:00Z" w16du:dateUtc="2026-03-19T21:13:00Z">
            <w:rPr>
              <w:rFonts w:ascii="Times New Roman" w:hAnsi="Times New Roman"/>
              <w:b/>
              <w:sz w:val="24"/>
            </w:rPr>
          </w:rPrChange>
        </w:rPr>
        <w:pPrChange w:id="86" w:author="Rossella Falcone" w:date="2026-03-19T17:13:00Z" w16du:dateUtc="2026-03-19T21:13:00Z">
          <w:pPr>
            <w:spacing w:after="0" w:line="240" w:lineRule="auto"/>
          </w:pPr>
        </w:pPrChange>
      </w:pPr>
      <w:r>
        <w:rPr>
          <w:rFonts w:ascii="Times New Roman" w:eastAsia="Times New Roman" w:hAnsi="Times New Roman" w:cs="Times New Roman"/>
          <w:b/>
          <w:sz w:val="24"/>
          <w:szCs w:val="24"/>
        </w:rPr>
        <w:br w:type="page"/>
      </w:r>
    </w:p>
    <w:p w14:paraId="5E9D74DA" w14:textId="046D72CC" w:rsidR="00A450CA" w:rsidRDefault="00000000" w:rsidP="00F3502F">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4ACBC49C" w14:textId="670E0B3E" w:rsidR="005D27FF" w:rsidRDefault="00000000" w:rsidP="00F3502F">
      <w:pPr>
        <w:spacing w:after="0" w:line="480" w:lineRule="auto"/>
        <w:ind w:firstLine="360"/>
        <w:rPr>
          <w:rFonts w:ascii="Times New Roman" w:eastAsia="Times New Roman" w:hAnsi="Times New Roman" w:cs="Times New Roman"/>
          <w:bCs/>
          <w:sz w:val="24"/>
          <w:szCs w:val="24"/>
        </w:rPr>
      </w:pPr>
      <w:r w:rsidRPr="00C81301">
        <w:rPr>
          <w:rFonts w:ascii="Times New Roman" w:eastAsia="Times New Roman" w:hAnsi="Times New Roman" w:cs="Times New Roman"/>
          <w:bCs/>
          <w:sz w:val="24"/>
          <w:szCs w:val="24"/>
        </w:rPr>
        <w:t>Temporal discounting</w:t>
      </w:r>
      <w:r w:rsidR="00F848D2" w:rsidRPr="00C81301">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 xml:space="preserve">the tendency to assign less value to </w:t>
      </w:r>
      <w:r w:rsidR="00576C00" w:rsidRPr="00C81301">
        <w:rPr>
          <w:rFonts w:ascii="Times New Roman" w:eastAsia="Times New Roman" w:hAnsi="Times New Roman" w:cs="Times New Roman"/>
          <w:bCs/>
          <w:sz w:val="24"/>
          <w:szCs w:val="24"/>
        </w:rPr>
        <w:t xml:space="preserve">delayed </w:t>
      </w:r>
      <w:r w:rsidRPr="00C81301">
        <w:rPr>
          <w:rFonts w:ascii="Times New Roman" w:eastAsia="Times New Roman" w:hAnsi="Times New Roman" w:cs="Times New Roman"/>
          <w:bCs/>
          <w:sz w:val="24"/>
          <w:szCs w:val="24"/>
        </w:rPr>
        <w:t>rewards (</w:t>
      </w:r>
      <w:r w:rsidR="00F9129A" w:rsidRPr="00C81301">
        <w:rPr>
          <w:rFonts w:ascii="Times New Roman" w:eastAsia="Times New Roman" w:hAnsi="Times New Roman" w:cs="Times New Roman"/>
          <w:bCs/>
          <w:sz w:val="24"/>
          <w:szCs w:val="24"/>
        </w:rPr>
        <w:t>1, 2</w:t>
      </w:r>
      <w:r w:rsidRPr="00C81301">
        <w:rPr>
          <w:rFonts w:ascii="Times New Roman" w:eastAsia="Times New Roman" w:hAnsi="Times New Roman" w:cs="Times New Roman"/>
          <w:bCs/>
          <w:sz w:val="24"/>
          <w:szCs w:val="24"/>
        </w:rPr>
        <w:t>)</w:t>
      </w:r>
      <w:r w:rsidR="00F848D2" w:rsidRPr="00C81301">
        <w:rPr>
          <w:rFonts w:ascii="Times New Roman" w:eastAsia="Times New Roman" w:hAnsi="Times New Roman" w:cs="Times New Roman"/>
          <w:bCs/>
          <w:sz w:val="24"/>
          <w:szCs w:val="24"/>
        </w:rPr>
        <w:t>,</w:t>
      </w:r>
      <w:r w:rsidR="00606C7E" w:rsidRPr="00C81301">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is central to many everyday decisions</w:t>
      </w:r>
      <w:r w:rsidR="00F848D2" w:rsidRPr="00C81301">
        <w:rPr>
          <w:rFonts w:ascii="Times New Roman" w:eastAsia="Times New Roman" w:hAnsi="Times New Roman" w:cs="Times New Roman"/>
          <w:bCs/>
          <w:sz w:val="24"/>
          <w:szCs w:val="24"/>
        </w:rPr>
        <w:t>,</w:t>
      </w:r>
      <w:r w:rsidR="00D02ABC" w:rsidRPr="00C81301">
        <w:rPr>
          <w:rFonts w:ascii="Times New Roman" w:eastAsia="Times New Roman" w:hAnsi="Times New Roman" w:cs="Times New Roman"/>
          <w:bCs/>
          <w:sz w:val="24"/>
          <w:szCs w:val="24"/>
        </w:rPr>
        <w:t xml:space="preserve"> </w:t>
      </w:r>
      <w:r w:rsidR="00D02ABC" w:rsidRPr="00D6162D">
        <w:rPr>
          <w:rFonts w:ascii="Times New Roman" w:eastAsia="Times New Roman" w:hAnsi="Times New Roman" w:cs="Times New Roman"/>
          <w:bCs/>
          <w:sz w:val="24"/>
          <w:szCs w:val="24"/>
        </w:rPr>
        <w:t xml:space="preserve">such as </w:t>
      </w:r>
      <w:r w:rsidR="00FE614E" w:rsidRPr="00D6162D">
        <w:rPr>
          <w:rFonts w:ascii="Times New Roman" w:eastAsia="Times New Roman" w:hAnsi="Times New Roman" w:cs="Times New Roman"/>
          <w:bCs/>
          <w:sz w:val="24"/>
          <w:szCs w:val="24"/>
        </w:rPr>
        <w:t xml:space="preserve">deciding </w:t>
      </w:r>
      <w:r w:rsidR="00282848">
        <w:rPr>
          <w:rFonts w:ascii="Times New Roman" w:eastAsia="Times New Roman" w:hAnsi="Times New Roman" w:cs="Times New Roman"/>
          <w:bCs/>
          <w:sz w:val="24"/>
          <w:szCs w:val="24"/>
        </w:rPr>
        <w:t>whether to wait in line to dine at a restaurant</w:t>
      </w:r>
      <w:r w:rsidR="00D02ABC" w:rsidRPr="001A1E5B">
        <w:rPr>
          <w:rFonts w:ascii="Times New Roman" w:eastAsia="Times New Roman" w:hAnsi="Times New Roman" w:cs="Times New Roman"/>
          <w:bCs/>
          <w:sz w:val="24"/>
          <w:szCs w:val="24"/>
        </w:rPr>
        <w:t>.</w:t>
      </w:r>
      <w:r w:rsidR="00D02ABC" w:rsidRPr="00C81301">
        <w:rPr>
          <w:rFonts w:ascii="Times New Roman" w:eastAsia="Times New Roman" w:hAnsi="Times New Roman" w:cs="Times New Roman"/>
          <w:bCs/>
          <w:sz w:val="24"/>
          <w:szCs w:val="24"/>
        </w:rPr>
        <w:t xml:space="preserve"> </w:t>
      </w:r>
    </w:p>
    <w:p w14:paraId="210F54FC" w14:textId="7EBC5BF3" w:rsidR="007550E6" w:rsidRDefault="00A23842" w:rsidP="009E3A4C">
      <w:pPr>
        <w:spacing w:after="0" w:line="480" w:lineRule="auto"/>
        <w:rPr>
          <w:rFonts w:ascii="Times New Roman" w:eastAsia="Times New Roman" w:hAnsi="Times New Roman" w:cs="Times New Roman"/>
          <w:bCs/>
          <w:sz w:val="24"/>
          <w:szCs w:val="24"/>
          <w:lang w:eastAsia="zh-CN"/>
        </w:rPr>
      </w:pPr>
      <w:del w:id="87" w:author="Rossella Falcone" w:date="2026-03-19T17:13:00Z" w16du:dateUtc="2026-03-19T21:13:00Z">
        <w:r>
          <w:rPr>
            <w:rFonts w:ascii="Times New Roman" w:eastAsia="Times New Roman" w:hAnsi="Times New Roman" w:cs="Times New Roman"/>
            <w:bCs/>
            <w:sz w:val="24"/>
            <w:szCs w:val="24"/>
          </w:rPr>
          <w:delText>Individuals</w:delText>
        </w:r>
      </w:del>
      <w:ins w:id="88" w:author="Rossella Falcone" w:date="2026-03-19T17:13:00Z" w16du:dateUtc="2026-03-19T21:13:00Z">
        <w:r w:rsidR="008D5C6B">
          <w:rPr>
            <w:rFonts w:ascii="Times New Roman" w:eastAsia="Times New Roman" w:hAnsi="Times New Roman" w:cs="Times New Roman"/>
            <w:bCs/>
            <w:sz w:val="24"/>
            <w:szCs w:val="24"/>
          </w:rPr>
          <w:t>People</w:t>
        </w:r>
      </w:ins>
      <w:r w:rsidR="008D5C6B">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differ widely in </w:t>
      </w:r>
      <w:r w:rsidR="00264AD1">
        <w:rPr>
          <w:rFonts w:ascii="Times New Roman" w:eastAsia="Times New Roman" w:hAnsi="Times New Roman" w:cs="Times New Roman"/>
          <w:bCs/>
          <w:sz w:val="24"/>
          <w:szCs w:val="24"/>
        </w:rPr>
        <w:t>their temporal discounting preferences</w:t>
      </w:r>
      <w:del w:id="89" w:author="Siyu Wang" w:date="2026-03-21T14:30:00Z" w16du:dateUtc="2026-03-21T18:30:00Z">
        <w:r w:rsidR="00264AD1" w:rsidDel="00A15BAA">
          <w:rPr>
            <w:rFonts w:ascii="Times New Roman" w:eastAsia="Times New Roman" w:hAnsi="Times New Roman" w:cs="Times New Roman"/>
            <w:bCs/>
            <w:sz w:val="24"/>
            <w:szCs w:val="24"/>
          </w:rPr>
          <w:delText xml:space="preserve"> and </w:delText>
        </w:r>
      </w:del>
      <w:ins w:id="90" w:author="Rossella Falcone" w:date="2026-03-19T17:13:00Z" w16du:dateUtc="2026-03-19T21:13:00Z">
        <w:del w:id="91" w:author="Siyu Wang" w:date="2026-03-21T14:30:00Z" w16du:dateUtc="2026-03-21T18:30:00Z">
          <w:r w:rsidR="008D5C6B" w:rsidDel="00A15BAA">
            <w:rPr>
              <w:rFonts w:ascii="Times New Roman" w:eastAsia="Times New Roman" w:hAnsi="Times New Roman" w:cs="Times New Roman"/>
              <w:bCs/>
              <w:sz w:val="24"/>
              <w:szCs w:val="24"/>
            </w:rPr>
            <w:delText xml:space="preserve">in </w:delText>
          </w:r>
        </w:del>
      </w:ins>
      <w:del w:id="92" w:author="Siyu Wang" w:date="2026-03-21T14:28:00Z" w16du:dateUtc="2026-03-21T18:28:00Z">
        <w:r w:rsidR="00264AD1" w:rsidDel="000F2E68">
          <w:rPr>
            <w:rFonts w:ascii="Times New Roman" w:eastAsia="Times New Roman" w:hAnsi="Times New Roman" w:cs="Times New Roman"/>
            <w:bCs/>
            <w:sz w:val="24"/>
            <w:szCs w:val="24"/>
          </w:rPr>
          <w:delText xml:space="preserve">how they </w:delText>
        </w:r>
      </w:del>
      <w:del w:id="93" w:author="Siyu Wang" w:date="2026-03-21T14:30:00Z" w16du:dateUtc="2026-03-21T18:30:00Z">
        <w:r w:rsidR="00264AD1" w:rsidDel="00A15BAA">
          <w:rPr>
            <w:rFonts w:ascii="Times New Roman" w:eastAsia="Times New Roman" w:hAnsi="Times New Roman" w:cs="Times New Roman"/>
            <w:bCs/>
            <w:sz w:val="24"/>
            <w:szCs w:val="24"/>
          </w:rPr>
          <w:delText>tradeoff</w:delText>
        </w:r>
      </w:del>
      <w:ins w:id="94" w:author="Rossella Falcone" w:date="2026-03-19T17:13:00Z" w16du:dateUtc="2026-03-19T21:13:00Z">
        <w:del w:id="95" w:author="Siyu Wang" w:date="2026-03-21T14:30:00Z" w16du:dateUtc="2026-03-21T18:30:00Z">
          <w:r w:rsidR="00264AD1" w:rsidDel="00A15BAA">
            <w:rPr>
              <w:rFonts w:ascii="Times New Roman" w:eastAsia="Times New Roman" w:hAnsi="Times New Roman" w:cs="Times New Roman"/>
              <w:bCs/>
              <w:sz w:val="24"/>
              <w:szCs w:val="24"/>
            </w:rPr>
            <w:delText>trad</w:delText>
          </w:r>
        </w:del>
        <w:del w:id="96" w:author="Siyu Wang" w:date="2026-03-21T14:28:00Z" w16du:dateUtc="2026-03-21T18:28:00Z">
          <w:r w:rsidR="00264AD1" w:rsidDel="000F2E68">
            <w:rPr>
              <w:rFonts w:ascii="Times New Roman" w:eastAsia="Times New Roman" w:hAnsi="Times New Roman" w:cs="Times New Roman"/>
              <w:bCs/>
              <w:sz w:val="24"/>
              <w:szCs w:val="24"/>
            </w:rPr>
            <w:delText>e</w:delText>
          </w:r>
        </w:del>
        <w:del w:id="97" w:author="Siyu Wang" w:date="2026-03-21T14:30:00Z" w16du:dateUtc="2026-03-21T18:30:00Z">
          <w:r w:rsidR="008D5C6B" w:rsidDel="00A15BAA">
            <w:rPr>
              <w:rFonts w:ascii="Times New Roman" w:eastAsia="Times New Roman" w:hAnsi="Times New Roman" w:cs="Times New Roman"/>
              <w:bCs/>
              <w:sz w:val="24"/>
              <w:szCs w:val="24"/>
            </w:rPr>
            <w:delText xml:space="preserve"> </w:delText>
          </w:r>
          <w:r w:rsidR="00264AD1" w:rsidDel="00A15BAA">
            <w:rPr>
              <w:rFonts w:ascii="Times New Roman" w:eastAsia="Times New Roman" w:hAnsi="Times New Roman" w:cs="Times New Roman"/>
              <w:bCs/>
              <w:sz w:val="24"/>
              <w:szCs w:val="24"/>
            </w:rPr>
            <w:delText>off</w:delText>
          </w:r>
        </w:del>
      </w:ins>
      <w:del w:id="98" w:author="Siyu Wang" w:date="2026-03-21T14:30:00Z" w16du:dateUtc="2026-03-21T18:30:00Z">
        <w:r w:rsidR="00264AD1" w:rsidDel="00A15BAA">
          <w:rPr>
            <w:rFonts w:ascii="Times New Roman" w:eastAsia="Times New Roman" w:hAnsi="Times New Roman" w:cs="Times New Roman"/>
            <w:bCs/>
            <w:sz w:val="24"/>
            <w:szCs w:val="24"/>
          </w:rPr>
          <w:delText xml:space="preserve"> reward and time</w:delText>
        </w:r>
      </w:del>
      <w:r w:rsidR="00264AD1">
        <w:rPr>
          <w:rFonts w:ascii="Times New Roman" w:eastAsia="Times New Roman" w:hAnsi="Times New Roman" w:cs="Times New Roman"/>
          <w:bCs/>
          <w:sz w:val="24"/>
          <w:szCs w:val="24"/>
        </w:rPr>
        <w:t xml:space="preserve">. For </w:t>
      </w:r>
      <w:del w:id="99" w:author="Rossella Falcone" w:date="2026-03-19T17:13:00Z" w16du:dateUtc="2026-03-19T21:13:00Z">
        <w:r w:rsidR="00264AD1">
          <w:rPr>
            <w:rFonts w:ascii="Times New Roman" w:eastAsia="Times New Roman" w:hAnsi="Times New Roman" w:cs="Times New Roman"/>
            <w:bCs/>
            <w:sz w:val="24"/>
            <w:szCs w:val="24"/>
          </w:rPr>
          <w:delText xml:space="preserve">instance, </w:delText>
        </w:r>
        <w:r w:rsidR="00264AD1" w:rsidRPr="00C81301">
          <w:rPr>
            <w:rFonts w:ascii="Times New Roman" w:eastAsia="Times New Roman" w:hAnsi="Times New Roman" w:cs="Times New Roman"/>
            <w:bCs/>
            <w:sz w:val="24"/>
            <w:szCs w:val="24"/>
          </w:rPr>
          <w:delText>as demonstrated by</w:delText>
        </w:r>
      </w:del>
      <w:ins w:id="100" w:author="Rossella Falcone" w:date="2026-03-19T17:13:00Z" w16du:dateUtc="2026-03-19T21:13:00Z">
        <w:r w:rsidR="008D5C6B">
          <w:rPr>
            <w:rFonts w:ascii="Times New Roman" w:eastAsia="Times New Roman" w:hAnsi="Times New Roman" w:cs="Times New Roman"/>
            <w:bCs/>
            <w:sz w:val="24"/>
            <w:szCs w:val="24"/>
          </w:rPr>
          <w:t>example</w:t>
        </w:r>
        <w:r w:rsidR="00264AD1">
          <w:rPr>
            <w:rFonts w:ascii="Times New Roman" w:eastAsia="Times New Roman" w:hAnsi="Times New Roman" w:cs="Times New Roman"/>
            <w:bCs/>
            <w:sz w:val="24"/>
            <w:szCs w:val="24"/>
          </w:rPr>
          <w:t>,</w:t>
        </w:r>
      </w:ins>
      <w:r w:rsidR="00264AD1">
        <w:rPr>
          <w:rFonts w:ascii="Times New Roman" w:eastAsia="Times New Roman" w:hAnsi="Times New Roman" w:cs="Times New Roman"/>
          <w:bCs/>
          <w:sz w:val="24"/>
          <w:szCs w:val="24"/>
        </w:rPr>
        <w:t xml:space="preserve"> </w:t>
      </w:r>
      <w:r w:rsidR="00264AD1" w:rsidRPr="00C81301">
        <w:rPr>
          <w:rFonts w:ascii="Times New Roman" w:eastAsia="Times New Roman" w:hAnsi="Times New Roman" w:cs="Times New Roman"/>
          <w:bCs/>
          <w:sz w:val="24"/>
          <w:szCs w:val="24"/>
        </w:rPr>
        <w:t>the “marshmallow” test (3</w:t>
      </w:r>
      <w:del w:id="101" w:author="Rossella Falcone" w:date="2026-03-19T17:13:00Z" w16du:dateUtc="2026-03-19T21:13:00Z">
        <w:r w:rsidR="00264AD1" w:rsidRPr="00C81301">
          <w:rPr>
            <w:rFonts w:ascii="Times New Roman" w:eastAsia="Times New Roman" w:hAnsi="Times New Roman" w:cs="Times New Roman"/>
            <w:bCs/>
            <w:sz w:val="24"/>
            <w:szCs w:val="24"/>
          </w:rPr>
          <w:delText xml:space="preserve">), where </w:delText>
        </w:r>
      </w:del>
      <w:ins w:id="102" w:author="Rossella Falcone" w:date="2026-03-19T17:13:00Z" w16du:dateUtc="2026-03-19T21:13:00Z">
        <w:r w:rsidR="00264AD1" w:rsidRPr="00C81301">
          <w:rPr>
            <w:rFonts w:ascii="Times New Roman" w:eastAsia="Times New Roman" w:hAnsi="Times New Roman" w:cs="Times New Roman"/>
            <w:bCs/>
            <w:sz w:val="24"/>
            <w:szCs w:val="24"/>
          </w:rPr>
          <w:t>)</w:t>
        </w:r>
        <w:r w:rsidR="008D5C6B">
          <w:rPr>
            <w:rFonts w:ascii="Times New Roman" w:eastAsia="Times New Roman" w:hAnsi="Times New Roman" w:cs="Times New Roman"/>
            <w:bCs/>
            <w:sz w:val="24"/>
            <w:szCs w:val="24"/>
          </w:rPr>
          <w:t xml:space="preserve"> </w:t>
        </w:r>
        <w:del w:id="103" w:author="Mark Eldridge" w:date="2026-03-23T20:05:00Z" w16du:dateUtc="2026-03-23T20:05:00Z">
          <w:r w:rsidR="008D5C6B" w:rsidDel="004032F5">
            <w:rPr>
              <w:rFonts w:ascii="Times New Roman" w:eastAsia="Times New Roman" w:hAnsi="Times New Roman" w:cs="Times New Roman"/>
              <w:bCs/>
              <w:sz w:val="24"/>
              <w:szCs w:val="24"/>
            </w:rPr>
            <w:delText xml:space="preserve">has </w:delText>
          </w:r>
        </w:del>
        <w:r w:rsidR="008D5C6B">
          <w:rPr>
            <w:rFonts w:ascii="Times New Roman" w:eastAsia="Times New Roman" w:hAnsi="Times New Roman" w:cs="Times New Roman"/>
            <w:bCs/>
            <w:sz w:val="24"/>
            <w:szCs w:val="24"/>
          </w:rPr>
          <w:t>show</w:t>
        </w:r>
      </w:ins>
      <w:ins w:id="104" w:author="Mark Eldridge" w:date="2026-03-23T20:05:00Z" w16du:dateUtc="2026-03-23T20:05:00Z">
        <w:r w:rsidR="004032F5">
          <w:rPr>
            <w:rFonts w:ascii="Times New Roman" w:eastAsia="Times New Roman" w:hAnsi="Times New Roman" w:cs="Times New Roman"/>
            <w:bCs/>
            <w:sz w:val="24"/>
            <w:szCs w:val="24"/>
          </w:rPr>
          <w:t>ed</w:t>
        </w:r>
      </w:ins>
      <w:ins w:id="105" w:author="Rossella Falcone" w:date="2026-03-19T17:13:00Z" w16du:dateUtc="2026-03-19T21:13:00Z">
        <w:del w:id="106" w:author="Mark Eldridge" w:date="2026-03-23T20:05:00Z" w16du:dateUtc="2026-03-23T20:05:00Z">
          <w:r w:rsidR="008D5C6B" w:rsidDel="004032F5">
            <w:rPr>
              <w:rFonts w:ascii="Times New Roman" w:eastAsia="Times New Roman" w:hAnsi="Times New Roman" w:cs="Times New Roman"/>
              <w:bCs/>
              <w:sz w:val="24"/>
              <w:szCs w:val="24"/>
            </w:rPr>
            <w:delText>n</w:delText>
          </w:r>
        </w:del>
        <w:r w:rsidR="008D5C6B">
          <w:rPr>
            <w:rFonts w:ascii="Times New Roman" w:eastAsia="Times New Roman" w:hAnsi="Times New Roman" w:cs="Times New Roman"/>
            <w:bCs/>
            <w:sz w:val="24"/>
            <w:szCs w:val="24"/>
          </w:rPr>
          <w:t xml:space="preserve"> that </w:t>
        </w:r>
      </w:ins>
      <w:r w:rsidR="00264AD1" w:rsidRPr="00C81301">
        <w:rPr>
          <w:rFonts w:ascii="Times New Roman" w:eastAsia="Times New Roman" w:hAnsi="Times New Roman" w:cs="Times New Roman"/>
          <w:bCs/>
          <w:sz w:val="24"/>
          <w:szCs w:val="24"/>
        </w:rPr>
        <w:t xml:space="preserve">some children </w:t>
      </w:r>
      <w:ins w:id="107" w:author="Rossella Falcone" w:date="2026-03-19T17:13:00Z" w16du:dateUtc="2026-03-19T21:13:00Z">
        <w:r w:rsidR="008D5C6B">
          <w:rPr>
            <w:rFonts w:ascii="Times New Roman" w:eastAsia="Times New Roman" w:hAnsi="Times New Roman" w:cs="Times New Roman"/>
            <w:bCs/>
            <w:sz w:val="24"/>
            <w:szCs w:val="24"/>
          </w:rPr>
          <w:t xml:space="preserve">can </w:t>
        </w:r>
      </w:ins>
      <w:r w:rsidR="00264AD1" w:rsidRPr="00C81301">
        <w:rPr>
          <w:rFonts w:ascii="Times New Roman" w:eastAsia="Times New Roman" w:hAnsi="Times New Roman" w:cs="Times New Roman"/>
          <w:bCs/>
          <w:sz w:val="24"/>
          <w:szCs w:val="24"/>
        </w:rPr>
        <w:t>resist immediate gratification</w:t>
      </w:r>
      <w:ins w:id="108" w:author="Rossella Falcone" w:date="2026-03-19T17:13:00Z" w16du:dateUtc="2026-03-19T21:13:00Z">
        <w:r w:rsidR="008D5C6B">
          <w:rPr>
            <w:rFonts w:ascii="Times New Roman" w:eastAsia="Times New Roman" w:hAnsi="Times New Roman" w:cs="Times New Roman"/>
            <w:bCs/>
            <w:sz w:val="24"/>
            <w:szCs w:val="24"/>
          </w:rPr>
          <w:t>,</w:t>
        </w:r>
      </w:ins>
      <w:r w:rsidR="00264AD1" w:rsidRPr="00C81301">
        <w:rPr>
          <w:rFonts w:ascii="Times New Roman" w:eastAsia="Times New Roman" w:hAnsi="Times New Roman" w:cs="Times New Roman"/>
          <w:bCs/>
          <w:sz w:val="24"/>
          <w:szCs w:val="24"/>
        </w:rPr>
        <w:t xml:space="preserve"> while others succumb to it.</w:t>
      </w:r>
      <w:r w:rsidR="00264AD1">
        <w:rPr>
          <w:rFonts w:ascii="Times New Roman" w:eastAsia="Times New Roman" w:hAnsi="Times New Roman" w:cs="Times New Roman"/>
          <w:bCs/>
          <w:sz w:val="24"/>
          <w:szCs w:val="24"/>
        </w:rPr>
        <w:t xml:space="preserve"> </w:t>
      </w:r>
      <w:r w:rsidR="00264AD1" w:rsidRPr="00C81301">
        <w:rPr>
          <w:rFonts w:ascii="Times New Roman" w:eastAsia="Times New Roman" w:hAnsi="Times New Roman" w:cs="Times New Roman"/>
          <w:bCs/>
          <w:sz w:val="24"/>
          <w:szCs w:val="24"/>
        </w:rPr>
        <w:t>Similar heterogeneity has been observed in animals</w:t>
      </w:r>
      <w:r w:rsidR="00264AD1">
        <w:rPr>
          <w:rFonts w:ascii="Times New Roman" w:eastAsia="Times New Roman" w:hAnsi="Times New Roman" w:cs="Times New Roman"/>
          <w:bCs/>
          <w:sz w:val="24"/>
          <w:szCs w:val="24"/>
        </w:rPr>
        <w:t xml:space="preserve"> </w:t>
      </w:r>
      <w:r w:rsidR="00264AD1" w:rsidRPr="005D27FF">
        <w:rPr>
          <w:rFonts w:ascii="Times New Roman" w:eastAsia="Times New Roman" w:hAnsi="Times New Roman" w:cs="Times New Roman"/>
          <w:bCs/>
          <w:sz w:val="24"/>
          <w:szCs w:val="24"/>
        </w:rPr>
        <w:t>(4</w:t>
      </w:r>
      <w:del w:id="109" w:author="Rossella Falcone" w:date="2026-03-19T17:13:00Z" w16du:dateUtc="2026-03-19T21:13:00Z">
        <w:r w:rsidR="00264AD1" w:rsidRPr="005D27FF">
          <w:rPr>
            <w:rFonts w:ascii="Times New Roman" w:eastAsia="Times New Roman" w:hAnsi="Times New Roman" w:cs="Times New Roman"/>
            <w:bCs/>
            <w:sz w:val="24"/>
            <w:szCs w:val="24"/>
          </w:rPr>
          <w:delText xml:space="preserve">, 5, </w:delText>
        </w:r>
      </w:del>
      <w:ins w:id="110" w:author="Rossella Falcone" w:date="2026-03-19T17:13:00Z" w16du:dateUtc="2026-03-19T21:13:00Z">
        <w:r w:rsidR="002172CE">
          <w:rPr>
            <w:rFonts w:ascii="Times New Roman" w:eastAsia="Times New Roman" w:hAnsi="Times New Roman" w:cs="Times New Roman"/>
            <w:bCs/>
            <w:sz w:val="24"/>
            <w:szCs w:val="24"/>
          </w:rPr>
          <w:t>-</w:t>
        </w:r>
      </w:ins>
      <w:r w:rsidR="002172CE">
        <w:rPr>
          <w:rFonts w:ascii="Times New Roman" w:eastAsia="Times New Roman" w:hAnsi="Times New Roman" w:cs="Times New Roman"/>
          <w:bCs/>
          <w:sz w:val="24"/>
          <w:szCs w:val="24"/>
        </w:rPr>
        <w:t>6</w:t>
      </w:r>
      <w:r w:rsidR="00264AD1" w:rsidRPr="005D27FF">
        <w:rPr>
          <w:rFonts w:ascii="Times New Roman" w:eastAsia="Times New Roman" w:hAnsi="Times New Roman" w:cs="Times New Roman"/>
          <w:bCs/>
          <w:sz w:val="24"/>
          <w:szCs w:val="24"/>
        </w:rPr>
        <w:t>)</w:t>
      </w:r>
      <w:r w:rsidR="00264AD1" w:rsidRPr="00E20A3E">
        <w:rPr>
          <w:rFonts w:ascii="Times New Roman" w:eastAsia="Times New Roman" w:hAnsi="Times New Roman" w:cs="Times New Roman"/>
          <w:bCs/>
          <w:sz w:val="24"/>
          <w:szCs w:val="24"/>
        </w:rPr>
        <w:t>.</w:t>
      </w:r>
      <w:r w:rsidR="00264AD1" w:rsidRPr="00C81301">
        <w:rPr>
          <w:rFonts w:ascii="Times New Roman" w:eastAsia="Times New Roman" w:hAnsi="Times New Roman" w:cs="Times New Roman"/>
          <w:bCs/>
          <w:sz w:val="24"/>
          <w:szCs w:val="24"/>
        </w:rPr>
        <w:t xml:space="preserve"> </w:t>
      </w:r>
      <w:del w:id="111" w:author="Rossella Falcone" w:date="2026-03-19T17:13:00Z" w16du:dateUtc="2026-03-19T21:13:00Z">
        <w:r w:rsidR="00264AD1">
          <w:rPr>
            <w:rFonts w:ascii="Times New Roman" w:eastAsia="Times New Roman" w:hAnsi="Times New Roman" w:cs="Times New Roman"/>
            <w:bCs/>
            <w:sz w:val="24"/>
            <w:szCs w:val="24"/>
          </w:rPr>
          <w:delText>The</w:delText>
        </w:r>
      </w:del>
      <w:ins w:id="112" w:author="Rossella Falcone" w:date="2026-03-19T17:13:00Z" w16du:dateUtc="2026-03-19T21:13:00Z">
        <w:r w:rsidR="00264AD1">
          <w:rPr>
            <w:rFonts w:ascii="Times New Roman" w:eastAsia="Times New Roman" w:hAnsi="Times New Roman" w:cs="Times New Roman"/>
            <w:bCs/>
            <w:sz w:val="24"/>
            <w:szCs w:val="24"/>
          </w:rPr>
          <w:t>Th</w:t>
        </w:r>
        <w:r w:rsidR="008D5C6B">
          <w:rPr>
            <w:rFonts w:ascii="Times New Roman" w:eastAsia="Times New Roman" w:hAnsi="Times New Roman" w:cs="Times New Roman"/>
            <w:bCs/>
            <w:sz w:val="24"/>
            <w:szCs w:val="24"/>
          </w:rPr>
          <w:t>is</w:t>
        </w:r>
      </w:ins>
      <w:r w:rsidR="00264AD1">
        <w:rPr>
          <w:rFonts w:ascii="Times New Roman" w:eastAsia="Times New Roman" w:hAnsi="Times New Roman" w:cs="Times New Roman"/>
          <w:bCs/>
          <w:sz w:val="24"/>
          <w:szCs w:val="24"/>
        </w:rPr>
        <w:t xml:space="preserve"> diversity in temporal discounting preferences </w:t>
      </w:r>
      <w:del w:id="113" w:author="Rossella Falcone" w:date="2026-03-19T17:13:00Z" w16du:dateUtc="2026-03-19T21:13:00Z">
        <w:r w:rsidR="00264AD1">
          <w:rPr>
            <w:rFonts w:ascii="Times New Roman" w:eastAsia="Times New Roman" w:hAnsi="Times New Roman" w:cs="Times New Roman"/>
            <w:bCs/>
            <w:sz w:val="24"/>
            <w:szCs w:val="24"/>
          </w:rPr>
          <w:delText>also reflect</w:delText>
        </w:r>
      </w:del>
      <w:ins w:id="114" w:author="Rossella Falcone" w:date="2026-03-19T17:13:00Z" w16du:dateUtc="2026-03-19T21:13:00Z">
        <w:r w:rsidR="00264AD1">
          <w:rPr>
            <w:rFonts w:ascii="Times New Roman" w:eastAsia="Times New Roman" w:hAnsi="Times New Roman" w:cs="Times New Roman"/>
            <w:bCs/>
            <w:sz w:val="24"/>
            <w:szCs w:val="24"/>
          </w:rPr>
          <w:t>reflect</w:t>
        </w:r>
        <w:r w:rsidR="001D5F5C">
          <w:rPr>
            <w:rFonts w:ascii="Times New Roman" w:eastAsia="Times New Roman" w:hAnsi="Times New Roman" w:cs="Times New Roman"/>
            <w:bCs/>
            <w:sz w:val="24"/>
            <w:szCs w:val="24"/>
          </w:rPr>
          <w:t>s</w:t>
        </w:r>
      </w:ins>
      <w:r w:rsidR="00264AD1">
        <w:rPr>
          <w:rFonts w:ascii="Times New Roman" w:eastAsia="Times New Roman" w:hAnsi="Times New Roman" w:cs="Times New Roman"/>
          <w:bCs/>
          <w:sz w:val="24"/>
          <w:szCs w:val="24"/>
        </w:rPr>
        <w:t xml:space="preserve"> </w:t>
      </w:r>
      <w:del w:id="115" w:author="Siyu Wang" w:date="2026-03-21T14:30:00Z" w16du:dateUtc="2026-03-21T18:30:00Z">
        <w:r w:rsidR="00264AD1" w:rsidDel="00A15BAA">
          <w:rPr>
            <w:rFonts w:ascii="Times New Roman" w:eastAsia="Times New Roman" w:hAnsi="Times New Roman" w:cs="Times New Roman"/>
            <w:bCs/>
            <w:sz w:val="24"/>
            <w:szCs w:val="24"/>
          </w:rPr>
          <w:delText xml:space="preserve">potentially </w:delText>
        </w:r>
      </w:del>
      <w:ins w:id="116" w:author="Siyu Wang" w:date="2026-03-21T14:30:00Z" w16du:dateUtc="2026-03-21T18:30:00Z">
        <w:del w:id="117" w:author="Mark Eldridge" w:date="2026-03-23T20:06:00Z" w16du:dateUtc="2026-03-23T20:06:00Z">
          <w:r w:rsidR="00A15BAA" w:rsidDel="004032F5">
            <w:rPr>
              <w:rFonts w:ascii="Times New Roman" w:eastAsia="Times New Roman" w:hAnsi="Times New Roman" w:cs="Times New Roman"/>
              <w:bCs/>
              <w:sz w:val="24"/>
              <w:szCs w:val="24"/>
            </w:rPr>
            <w:delText>partially</w:delText>
          </w:r>
        </w:del>
      </w:ins>
      <w:ins w:id="118" w:author="Siyu Wang" w:date="2026-03-21T14:31:00Z" w16du:dateUtc="2026-03-21T18:31:00Z">
        <w:del w:id="119" w:author="Mark Eldridge" w:date="2026-03-23T20:06:00Z" w16du:dateUtc="2026-03-23T20:06:00Z">
          <w:r w:rsidR="00A15BAA" w:rsidDel="004032F5">
            <w:rPr>
              <w:rFonts w:ascii="Times New Roman" w:eastAsia="Times New Roman" w:hAnsi="Times New Roman" w:cs="Times New Roman"/>
              <w:bCs/>
              <w:sz w:val="24"/>
              <w:szCs w:val="24"/>
            </w:rPr>
            <w:delText xml:space="preserve"> </w:delText>
          </w:r>
        </w:del>
        <w:r w:rsidR="00A15BAA">
          <w:rPr>
            <w:rFonts w:ascii="Times New Roman" w:eastAsia="Times New Roman" w:hAnsi="Times New Roman" w:cs="Times New Roman"/>
            <w:bCs/>
            <w:sz w:val="24"/>
            <w:szCs w:val="24"/>
          </w:rPr>
          <w:t>the</w:t>
        </w:r>
      </w:ins>
      <w:ins w:id="120" w:author="Siyu Wang" w:date="2026-03-21T14:30:00Z" w16du:dateUtc="2026-03-21T18:30:00Z">
        <w:r w:rsidR="00A15BAA">
          <w:rPr>
            <w:rFonts w:ascii="Times New Roman" w:eastAsia="Times New Roman" w:hAnsi="Times New Roman" w:cs="Times New Roman"/>
            <w:bCs/>
            <w:sz w:val="24"/>
            <w:szCs w:val="24"/>
          </w:rPr>
          <w:t xml:space="preserve"> </w:t>
        </w:r>
      </w:ins>
      <w:r w:rsidR="00264AD1">
        <w:rPr>
          <w:rFonts w:ascii="Times New Roman" w:eastAsia="Times New Roman" w:hAnsi="Times New Roman" w:cs="Times New Roman"/>
          <w:bCs/>
          <w:sz w:val="24"/>
          <w:szCs w:val="24"/>
        </w:rPr>
        <w:t xml:space="preserve">diverse strategies </w:t>
      </w:r>
      <w:del w:id="121" w:author="Rossella Falcone" w:date="2026-03-19T17:13:00Z" w16du:dateUtc="2026-03-19T21:13:00Z">
        <w:r w:rsidR="00264AD1">
          <w:rPr>
            <w:rFonts w:ascii="Times New Roman" w:eastAsia="Times New Roman" w:hAnsi="Times New Roman" w:cs="Times New Roman"/>
            <w:bCs/>
            <w:sz w:val="24"/>
            <w:szCs w:val="24"/>
          </w:rPr>
          <w:delText xml:space="preserve">adopted by </w:delText>
        </w:r>
      </w:del>
      <w:r w:rsidR="008D5C6B">
        <w:rPr>
          <w:rFonts w:ascii="Times New Roman" w:eastAsia="Times New Roman" w:hAnsi="Times New Roman" w:cs="Times New Roman"/>
          <w:bCs/>
          <w:sz w:val="24"/>
          <w:szCs w:val="24"/>
        </w:rPr>
        <w:t xml:space="preserve">individuals </w:t>
      </w:r>
      <w:ins w:id="122" w:author="Rossella Falcone" w:date="2026-03-19T17:13:00Z" w16du:dateUtc="2026-03-19T21:13:00Z">
        <w:r w:rsidR="00264AD1">
          <w:rPr>
            <w:rFonts w:ascii="Times New Roman" w:eastAsia="Times New Roman" w:hAnsi="Times New Roman" w:cs="Times New Roman"/>
            <w:bCs/>
            <w:sz w:val="24"/>
            <w:szCs w:val="24"/>
          </w:rPr>
          <w:t xml:space="preserve">adopt </w:t>
        </w:r>
      </w:ins>
      <w:del w:id="123" w:author="Siyu Wang" w:date="2026-03-21T14:32:00Z" w16du:dateUtc="2026-03-21T18:32:00Z">
        <w:r w:rsidR="00264AD1" w:rsidDel="006B4702">
          <w:rPr>
            <w:rFonts w:ascii="Times New Roman" w:eastAsia="Times New Roman" w:hAnsi="Times New Roman" w:cs="Times New Roman"/>
            <w:bCs/>
            <w:sz w:val="24"/>
            <w:szCs w:val="24"/>
          </w:rPr>
          <w:delText xml:space="preserve">to </w:delText>
        </w:r>
      </w:del>
      <w:ins w:id="124" w:author="Siyu Wang" w:date="2026-03-21T14:32:00Z" w16du:dateUtc="2026-03-21T18:32:00Z">
        <w:r w:rsidR="006B4702">
          <w:rPr>
            <w:rFonts w:ascii="Times New Roman" w:eastAsia="Times New Roman" w:hAnsi="Times New Roman" w:cs="Times New Roman"/>
            <w:bCs/>
            <w:sz w:val="24"/>
            <w:szCs w:val="24"/>
          </w:rPr>
          <w:t xml:space="preserve">for </w:t>
        </w:r>
      </w:ins>
      <w:del w:id="125" w:author="Siyu Wang" w:date="2026-03-21T14:31:00Z" w16du:dateUtc="2026-03-21T18:31:00Z">
        <w:r w:rsidR="00264AD1" w:rsidDel="00A15BAA">
          <w:rPr>
            <w:rFonts w:ascii="Times New Roman" w:eastAsia="Times New Roman" w:hAnsi="Times New Roman" w:cs="Times New Roman"/>
            <w:bCs/>
            <w:sz w:val="24"/>
            <w:szCs w:val="24"/>
          </w:rPr>
          <w:delText>calculate temporally discounted values</w:delText>
        </w:r>
      </w:del>
      <w:ins w:id="126" w:author="Siyu Wang" w:date="2026-03-21T14:31:00Z" w16du:dateUtc="2026-03-21T18:31:00Z">
        <w:r w:rsidR="00A15BAA">
          <w:rPr>
            <w:rFonts w:ascii="Times New Roman" w:eastAsia="Times New Roman" w:hAnsi="Times New Roman" w:cs="Times New Roman"/>
            <w:bCs/>
            <w:sz w:val="24"/>
            <w:szCs w:val="24"/>
          </w:rPr>
          <w:t>trad</w:t>
        </w:r>
      </w:ins>
      <w:ins w:id="127" w:author="Siyu Wang" w:date="2026-03-21T14:32:00Z" w16du:dateUtc="2026-03-21T18:32:00Z">
        <w:r w:rsidR="006B4702">
          <w:rPr>
            <w:rFonts w:ascii="Times New Roman" w:eastAsia="Times New Roman" w:hAnsi="Times New Roman" w:cs="Times New Roman"/>
            <w:bCs/>
            <w:sz w:val="24"/>
            <w:szCs w:val="24"/>
          </w:rPr>
          <w:t>ing</w:t>
        </w:r>
      </w:ins>
      <w:ins w:id="128" w:author="Siyu Wang" w:date="2026-03-21T14:31:00Z" w16du:dateUtc="2026-03-21T18:31:00Z">
        <w:r w:rsidR="00A15BAA">
          <w:rPr>
            <w:rFonts w:ascii="Times New Roman" w:eastAsia="Times New Roman" w:hAnsi="Times New Roman" w:cs="Times New Roman"/>
            <w:bCs/>
            <w:sz w:val="24"/>
            <w:szCs w:val="24"/>
          </w:rPr>
          <w:t xml:space="preserve"> off reward and time</w:t>
        </w:r>
      </w:ins>
      <w:r w:rsidR="00264AD1">
        <w:rPr>
          <w:rFonts w:ascii="Times New Roman" w:eastAsia="Times New Roman" w:hAnsi="Times New Roman" w:cs="Times New Roman"/>
          <w:bCs/>
          <w:sz w:val="24"/>
          <w:szCs w:val="24"/>
        </w:rPr>
        <w:t xml:space="preserve">.  </w:t>
      </w:r>
    </w:p>
    <w:p w14:paraId="7C2CA4CD" w14:textId="14AD8057" w:rsidR="00AE25E6" w:rsidDel="003F2DBE" w:rsidRDefault="007550E6" w:rsidP="00E83237">
      <w:pPr>
        <w:spacing w:after="0" w:line="480" w:lineRule="auto"/>
        <w:rPr>
          <w:ins w:id="129" w:author="Rossella Falcone" w:date="2026-03-19T17:13:00Z" w16du:dateUtc="2026-03-19T21:13:00Z"/>
          <w:del w:id="130" w:author="Siyu Wang" w:date="2026-03-19T23:07:00Z" w16du:dateUtc="2026-03-20T03:07:00Z"/>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del w:id="131" w:author="Rossella Falcone" w:date="2026-03-19T17:13:00Z" w16du:dateUtc="2026-03-19T21:13:00Z">
        <w:r>
          <w:rPr>
            <w:rFonts w:ascii="Times New Roman" w:eastAsia="Times New Roman" w:hAnsi="Times New Roman" w:cs="Times New Roman"/>
            <w:bCs/>
            <w:sz w:val="24"/>
            <w:szCs w:val="24"/>
          </w:rPr>
          <w:delText xml:space="preserve"> Temporal</w:delText>
        </w:r>
      </w:del>
      <w:ins w:id="132" w:author="Rossella Falcone" w:date="2026-03-19T17:13:00Z" w16du:dateUtc="2026-03-19T21:13:00Z">
        <w:del w:id="133" w:author="Siyu Wang" w:date="2026-03-19T23:06:00Z" w16du:dateUtc="2026-03-20T03:06:00Z">
          <w:r w:rsidR="008D5C6B" w:rsidDel="003F2DBE">
            <w:rPr>
              <w:rFonts w:ascii="Times New Roman" w:eastAsia="Times New Roman" w:hAnsi="Times New Roman" w:cs="Times New Roman"/>
              <w:bCs/>
              <w:sz w:val="24"/>
              <w:szCs w:val="24"/>
            </w:rPr>
            <w:delText xml:space="preserve">Although </w:delText>
          </w:r>
        </w:del>
      </w:ins>
      <w:ins w:id="134" w:author="Siyu Wang" w:date="2026-03-19T23:06:00Z" w16du:dateUtc="2026-03-20T03:06:00Z">
        <w:r w:rsidR="003F2DBE">
          <w:rPr>
            <w:rFonts w:ascii="Times New Roman" w:eastAsia="Times New Roman" w:hAnsi="Times New Roman" w:cs="Times New Roman"/>
            <w:bCs/>
            <w:sz w:val="24"/>
            <w:szCs w:val="24"/>
          </w:rPr>
          <w:t>T</w:t>
        </w:r>
      </w:ins>
      <w:ins w:id="135" w:author="Rossella Falcone" w:date="2026-03-19T17:13:00Z" w16du:dateUtc="2026-03-19T21:13:00Z">
        <w:del w:id="136" w:author="Siyu Wang" w:date="2026-03-19T23:06:00Z" w16du:dateUtc="2026-03-20T03:06:00Z">
          <w:r w:rsidR="00A83354" w:rsidDel="003F2DBE">
            <w:rPr>
              <w:rFonts w:ascii="Times New Roman" w:eastAsia="Times New Roman" w:hAnsi="Times New Roman" w:cs="Times New Roman"/>
              <w:bCs/>
              <w:sz w:val="24"/>
              <w:szCs w:val="24"/>
            </w:rPr>
            <w:delText>t</w:delText>
          </w:r>
        </w:del>
        <w:r>
          <w:rPr>
            <w:rFonts w:ascii="Times New Roman" w:eastAsia="Times New Roman" w:hAnsi="Times New Roman" w:cs="Times New Roman"/>
            <w:bCs/>
            <w:sz w:val="24"/>
            <w:szCs w:val="24"/>
          </w:rPr>
          <w:t>emporal</w:t>
        </w:r>
      </w:ins>
      <w:r>
        <w:rPr>
          <w:rFonts w:ascii="Times New Roman" w:eastAsia="Times New Roman" w:hAnsi="Times New Roman" w:cs="Times New Roman"/>
          <w:bCs/>
          <w:sz w:val="24"/>
          <w:szCs w:val="24"/>
        </w:rPr>
        <w:t xml:space="preserve"> discounting preferences are usually considered </w:t>
      </w:r>
      <w:del w:id="137" w:author="Rossella Falcone" w:date="2026-03-19T17:13:00Z" w16du:dateUtc="2026-03-19T21:13:00Z">
        <w:r>
          <w:rPr>
            <w:rFonts w:ascii="Times New Roman" w:eastAsia="Times New Roman" w:hAnsi="Times New Roman" w:cs="Times New Roman"/>
            <w:bCs/>
            <w:sz w:val="24"/>
            <w:szCs w:val="24"/>
          </w:rPr>
          <w:delText>as</w:delText>
        </w:r>
      </w:del>
      <w:ins w:id="138" w:author="Rossella Falcone" w:date="2026-03-19T17:13:00Z" w16du:dateUtc="2026-03-19T21:13:00Z">
        <w:del w:id="139" w:author="Siyu Wang" w:date="2026-03-22T20:34:00Z" w16du:dateUtc="2026-03-23T00:34:00Z">
          <w:r w:rsidR="008D5C6B" w:rsidDel="00814267">
            <w:rPr>
              <w:rFonts w:ascii="Times New Roman" w:eastAsia="Times New Roman" w:hAnsi="Times New Roman" w:cs="Times New Roman"/>
              <w:bCs/>
              <w:sz w:val="24"/>
              <w:szCs w:val="24"/>
            </w:rPr>
            <w:delText>stable</w:delText>
          </w:r>
        </w:del>
        <w:del w:id="140" w:author="Siyu Wang" w:date="2026-03-19T23:05:00Z" w16du:dateUtc="2026-03-20T03:05:00Z">
          <w:r w:rsidR="008D5C6B" w:rsidDel="003F2DBE">
            <w:rPr>
              <w:rFonts w:ascii="Times New Roman" w:eastAsia="Times New Roman" w:hAnsi="Times New Roman" w:cs="Times New Roman"/>
              <w:bCs/>
              <w:sz w:val="24"/>
              <w:szCs w:val="24"/>
            </w:rPr>
            <w:delText xml:space="preserve"> </w:delText>
          </w:r>
        </w:del>
      </w:ins>
      <w:ins w:id="141" w:author="Siyu Wang" w:date="2026-03-22T20:34:00Z" w16du:dateUtc="2026-03-23T00:34:00Z">
        <w:r w:rsidR="00814267">
          <w:rPr>
            <w:rFonts w:ascii="Times New Roman" w:eastAsia="Times New Roman" w:hAnsi="Times New Roman" w:cs="Times New Roman"/>
            <w:bCs/>
            <w:sz w:val="24"/>
            <w:szCs w:val="24"/>
          </w:rPr>
          <w:t>static</w:t>
        </w:r>
      </w:ins>
      <w:r>
        <w:rPr>
          <w:rFonts w:ascii="Times New Roman" w:eastAsia="Times New Roman" w:hAnsi="Times New Roman" w:cs="Times New Roman"/>
          <w:bCs/>
          <w:sz w:val="24"/>
          <w:szCs w:val="24"/>
        </w:rPr>
        <w:t xml:space="preserve"> traits of an individual</w:t>
      </w:r>
      <w:del w:id="142" w:author="Siyu Wang" w:date="2026-03-19T23:06:00Z" w16du:dateUtc="2026-03-20T03:06:00Z">
        <w:r w:rsidDel="003F2DBE">
          <w:rPr>
            <w:rFonts w:ascii="Times New Roman" w:eastAsia="Times New Roman" w:hAnsi="Times New Roman" w:cs="Times New Roman"/>
            <w:bCs/>
            <w:sz w:val="24"/>
            <w:szCs w:val="24"/>
          </w:rPr>
          <w:delText xml:space="preserve"> which is stable over time</w:delText>
        </w:r>
      </w:del>
      <w:ins w:id="143" w:author="Siyu Wang" w:date="2026-03-19T23:07:00Z" w16du:dateUtc="2026-03-20T03:07:00Z">
        <w:r w:rsidR="003F2DBE">
          <w:rPr>
            <w:rFonts w:ascii="Times New Roman" w:eastAsia="Times New Roman" w:hAnsi="Times New Roman" w:cs="Times New Roman"/>
            <w:bCs/>
            <w:sz w:val="24"/>
            <w:szCs w:val="24"/>
          </w:rPr>
          <w:t xml:space="preserve">. </w:t>
        </w:r>
      </w:ins>
      <w:del w:id="144" w:author="Siyu Wang" w:date="2026-03-19T23:07:00Z" w16du:dateUtc="2026-03-20T03:07:00Z">
        <w:r w:rsidDel="003F2DBE">
          <w:rPr>
            <w:rFonts w:ascii="Times New Roman" w:eastAsia="Times New Roman" w:hAnsi="Times New Roman" w:cs="Times New Roman"/>
            <w:bCs/>
            <w:sz w:val="24"/>
            <w:szCs w:val="24"/>
          </w:rPr>
          <w:delText xml:space="preserve">, </w:delText>
        </w:r>
      </w:del>
      <w:del w:id="145" w:author="Rossella Falcone" w:date="2026-03-19T17:13:00Z" w16du:dateUtc="2026-03-19T21:13:00Z">
        <w:r>
          <w:rPr>
            <w:rFonts w:ascii="Times New Roman" w:eastAsia="Times New Roman" w:hAnsi="Times New Roman" w:cs="Times New Roman"/>
            <w:bCs/>
            <w:sz w:val="24"/>
            <w:szCs w:val="24"/>
          </w:rPr>
          <w:delText xml:space="preserve">and </w:delText>
        </w:r>
      </w:del>
      <w:ins w:id="146" w:author="Siyu Wang" w:date="2026-03-19T23:07:00Z" w16du:dateUtc="2026-03-20T03:07:00Z">
        <w:r w:rsidR="003F2DBE">
          <w:rPr>
            <w:rFonts w:ascii="Times New Roman" w:eastAsia="Times New Roman" w:hAnsi="Times New Roman" w:cs="Times New Roman"/>
            <w:bCs/>
            <w:sz w:val="24"/>
            <w:szCs w:val="24"/>
          </w:rPr>
          <w:t>I</w:t>
        </w:r>
      </w:ins>
      <w:del w:id="147" w:author="Siyu Wang" w:date="2026-03-19T23:07:00Z" w16du:dateUtc="2026-03-20T03:07:00Z">
        <w:r w:rsidDel="003F2DBE">
          <w:rPr>
            <w:rFonts w:ascii="Times New Roman" w:eastAsia="Times New Roman" w:hAnsi="Times New Roman" w:cs="Times New Roman"/>
            <w:bCs/>
            <w:sz w:val="24"/>
            <w:szCs w:val="24"/>
          </w:rPr>
          <w:delText>i</w:delText>
        </w:r>
      </w:del>
      <w:r>
        <w:rPr>
          <w:rFonts w:ascii="Times New Roman" w:eastAsia="Times New Roman" w:hAnsi="Times New Roman" w:cs="Times New Roman"/>
          <w:bCs/>
          <w:sz w:val="24"/>
          <w:szCs w:val="24"/>
        </w:rPr>
        <w:t xml:space="preserve">ndividual differences in temporal discounting behavior </w:t>
      </w:r>
      <w:del w:id="148" w:author="Rossella Falcone" w:date="2026-03-19T17:13:00Z" w16du:dateUtc="2026-03-19T21:13:00Z">
        <w:r>
          <w:rPr>
            <w:rFonts w:ascii="Times New Roman" w:eastAsia="Times New Roman" w:hAnsi="Times New Roman" w:cs="Times New Roman"/>
            <w:bCs/>
            <w:sz w:val="24"/>
            <w:szCs w:val="24"/>
          </w:rPr>
          <w:delText>has</w:delText>
        </w:r>
      </w:del>
      <w:ins w:id="149" w:author="Rossella Falcone" w:date="2026-03-19T17:13:00Z" w16du:dateUtc="2026-03-19T21:13:00Z">
        <w:r>
          <w:rPr>
            <w:rFonts w:ascii="Times New Roman" w:eastAsia="Times New Roman" w:hAnsi="Times New Roman" w:cs="Times New Roman"/>
            <w:bCs/>
            <w:sz w:val="24"/>
            <w:szCs w:val="24"/>
          </w:rPr>
          <w:t>ha</w:t>
        </w:r>
        <w:r w:rsidR="00B63790">
          <w:rPr>
            <w:rFonts w:ascii="Times New Roman" w:eastAsia="Times New Roman" w:hAnsi="Times New Roman" w:cs="Times New Roman"/>
            <w:bCs/>
            <w:sz w:val="24"/>
            <w:szCs w:val="24"/>
          </w:rPr>
          <w:t>ve</w:t>
        </w:r>
      </w:ins>
      <w:r>
        <w:rPr>
          <w:rFonts w:ascii="Times New Roman" w:eastAsia="Times New Roman" w:hAnsi="Times New Roman" w:cs="Times New Roman"/>
          <w:bCs/>
          <w:sz w:val="24"/>
          <w:szCs w:val="24"/>
        </w:rPr>
        <w:t xml:space="preserve"> been associated with a wide range of </w:t>
      </w:r>
      <w:del w:id="150" w:author="Rossella Falcone" w:date="2026-03-19T17:13:00Z" w16du:dateUtc="2026-03-19T21:13:00Z">
        <w:r>
          <w:rPr>
            <w:rFonts w:ascii="Times New Roman" w:eastAsia="Times New Roman" w:hAnsi="Times New Roman" w:cs="Times New Roman"/>
            <w:bCs/>
            <w:sz w:val="24"/>
            <w:szCs w:val="24"/>
          </w:rPr>
          <w:delText xml:space="preserve">other </w:delText>
        </w:r>
      </w:del>
      <w:r w:rsidR="00A83354">
        <w:rPr>
          <w:rFonts w:ascii="Times New Roman" w:eastAsia="Times New Roman" w:hAnsi="Times New Roman" w:cs="Times New Roman"/>
          <w:bCs/>
          <w:sz w:val="24"/>
          <w:szCs w:val="24"/>
        </w:rPr>
        <w:t xml:space="preserve">cognitive </w:t>
      </w:r>
      <w:del w:id="151" w:author="Rossella Falcone" w:date="2026-03-19T17:13:00Z" w16du:dateUtc="2026-03-19T21:13:00Z">
        <w:r>
          <w:rPr>
            <w:rFonts w:ascii="Times New Roman" w:eastAsia="Times New Roman" w:hAnsi="Times New Roman" w:cs="Times New Roman"/>
            <w:bCs/>
            <w:sz w:val="24"/>
            <w:szCs w:val="24"/>
          </w:rPr>
          <w:delText>abilities (</w:delText>
        </w:r>
        <w:commentRangeStart w:id="152"/>
        <w:r>
          <w:rPr>
            <w:rFonts w:ascii="Times New Roman" w:eastAsia="Times New Roman" w:hAnsi="Times New Roman" w:cs="Times New Roman"/>
            <w:bCs/>
            <w:sz w:val="24"/>
            <w:szCs w:val="24"/>
          </w:rPr>
          <w:delText>CITE</w:delText>
        </w:r>
        <w:commentRangeEnd w:id="152"/>
        <w:r>
          <w:rPr>
            <w:rStyle w:val="CommentReference"/>
            <w:rFonts w:ascii="Times New Roman" w:eastAsia="Times New Roman" w:hAnsi="Times New Roman" w:cs="Times New Roman"/>
            <w:bCs/>
            <w:sz w:val="24"/>
            <w:szCs w:val="24"/>
          </w:rPr>
          <w:commentReference w:id="152"/>
        </w:r>
        <w:r>
          <w:rPr>
            <w:rFonts w:ascii="Times New Roman" w:eastAsia="Times New Roman" w:hAnsi="Times New Roman" w:cs="Times New Roman"/>
            <w:bCs/>
            <w:sz w:val="24"/>
            <w:szCs w:val="24"/>
          </w:rPr>
          <w:delText>). Other research has shown that these temporal discounting preferences can change as the</w:delText>
        </w:r>
      </w:del>
      <w:ins w:id="153" w:author="Rossella Falcone" w:date="2026-03-19T17:13:00Z" w16du:dateUtc="2026-03-19T21:13:00Z">
        <w:r w:rsidR="00A83354">
          <w:rPr>
            <w:rFonts w:ascii="Times New Roman" w:eastAsia="Times New Roman" w:hAnsi="Times New Roman" w:cs="Times New Roman"/>
            <w:bCs/>
            <w:sz w:val="24"/>
            <w:szCs w:val="24"/>
          </w:rPr>
          <w:t>factors (</w:t>
        </w:r>
        <w:r w:rsidR="002172CE">
          <w:rPr>
            <w:rFonts w:ascii="Times New Roman" w:eastAsia="Times New Roman" w:hAnsi="Times New Roman" w:cs="Times New Roman"/>
            <w:bCs/>
            <w:sz w:val="24"/>
            <w:szCs w:val="24"/>
          </w:rPr>
          <w:t>7-9</w:t>
        </w:r>
        <w:r w:rsidR="00A83354">
          <w:rPr>
            <w:rFonts w:ascii="Times New Roman" w:eastAsia="Times New Roman" w:hAnsi="Times New Roman" w:cs="Times New Roman"/>
            <w:bCs/>
            <w:sz w:val="24"/>
            <w:szCs w:val="24"/>
          </w:rPr>
          <w:t>)</w:t>
        </w:r>
        <w:r w:rsidR="00AE25E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00A83354">
          <w:rPr>
            <w:rFonts w:ascii="Times New Roman" w:eastAsia="Times New Roman" w:hAnsi="Times New Roman" w:cs="Times New Roman"/>
            <w:bCs/>
            <w:sz w:val="24"/>
            <w:szCs w:val="24"/>
          </w:rPr>
          <w:t>changes in</w:t>
        </w:r>
      </w:ins>
      <w:r w:rsidR="00A83354">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environmental conditions</w:t>
      </w:r>
      <w:r w:rsidR="00A83354">
        <w:rPr>
          <w:rFonts w:ascii="Times New Roman" w:eastAsia="Times New Roman" w:hAnsi="Times New Roman" w:cs="Times New Roman"/>
          <w:bCs/>
          <w:sz w:val="24"/>
          <w:szCs w:val="24"/>
        </w:rPr>
        <w:t xml:space="preserve"> </w:t>
      </w:r>
      <w:del w:id="154" w:author="Rossella Falcone" w:date="2026-03-19T17:13:00Z" w16du:dateUtc="2026-03-19T21:13:00Z">
        <w:r>
          <w:rPr>
            <w:rFonts w:ascii="Times New Roman" w:eastAsia="Times New Roman" w:hAnsi="Times New Roman" w:cs="Times New Roman"/>
            <w:bCs/>
            <w:sz w:val="24"/>
            <w:szCs w:val="24"/>
          </w:rPr>
          <w:delText xml:space="preserve">change (CITE). </w:delText>
        </w:r>
      </w:del>
      <w:ins w:id="155" w:author="Rossella Falcone" w:date="2026-03-19T17:13:00Z" w16du:dateUtc="2026-03-19T21:13:00Z">
        <w:r w:rsidR="00FD4692">
          <w:rPr>
            <w:rFonts w:ascii="Times New Roman" w:eastAsia="Times New Roman" w:hAnsi="Times New Roman" w:cs="Times New Roman"/>
            <w:bCs/>
            <w:sz w:val="24"/>
            <w:szCs w:val="24"/>
          </w:rPr>
          <w:t>(</w:t>
        </w:r>
        <w:r w:rsidR="00711F03">
          <w:rPr>
            <w:rFonts w:ascii="Times New Roman" w:eastAsia="Times New Roman" w:hAnsi="Times New Roman" w:cs="Times New Roman"/>
            <w:bCs/>
            <w:sz w:val="24"/>
            <w:szCs w:val="24"/>
          </w:rPr>
          <w:t>10-12</w:t>
        </w:r>
        <w:r w:rsidR="00FD4692">
          <w:rPr>
            <w:rFonts w:ascii="Times New Roman" w:eastAsia="Times New Roman" w:hAnsi="Times New Roman" w:cs="Times New Roman"/>
            <w:bCs/>
            <w:sz w:val="24"/>
            <w:szCs w:val="24"/>
          </w:rPr>
          <w:t>)</w:t>
        </w:r>
        <w:r w:rsidR="00A063A3">
          <w:rPr>
            <w:rFonts w:ascii="Times New Roman" w:eastAsia="Times New Roman" w:hAnsi="Times New Roman" w:cs="Times New Roman"/>
            <w:bCs/>
            <w:sz w:val="24"/>
            <w:szCs w:val="24"/>
          </w:rPr>
          <w:t>,</w:t>
        </w:r>
        <w:r w:rsidR="00FD4692">
          <w:rPr>
            <w:rFonts w:ascii="Times New Roman" w:eastAsia="Times New Roman" w:hAnsi="Times New Roman" w:cs="Times New Roman"/>
            <w:bCs/>
            <w:sz w:val="24"/>
            <w:szCs w:val="24"/>
          </w:rPr>
          <w:t xml:space="preserve"> and </w:t>
        </w:r>
        <w:del w:id="156" w:author="Siyu Wang" w:date="2026-03-22T20:31:00Z" w16du:dateUtc="2026-03-23T00:31:00Z">
          <w:r w:rsidR="00FD4692" w:rsidDel="003E3926">
            <w:rPr>
              <w:rFonts w:ascii="Times New Roman" w:eastAsia="Times New Roman" w:hAnsi="Times New Roman" w:cs="Times New Roman"/>
              <w:bCs/>
              <w:sz w:val="24"/>
              <w:szCs w:val="24"/>
            </w:rPr>
            <w:delText>problematic</w:delText>
          </w:r>
        </w:del>
      </w:ins>
      <w:ins w:id="157" w:author="Siyu Wang" w:date="2026-03-22T20:31:00Z" w16du:dateUtc="2026-03-23T00:31:00Z">
        <w:r w:rsidR="003E3926">
          <w:rPr>
            <w:rFonts w:ascii="Times New Roman" w:eastAsia="Times New Roman" w:hAnsi="Times New Roman" w:cs="Times New Roman"/>
            <w:bCs/>
            <w:sz w:val="24"/>
            <w:szCs w:val="24"/>
          </w:rPr>
          <w:t>abnormal</w:t>
        </w:r>
      </w:ins>
      <w:ins w:id="158" w:author="Rossella Falcone" w:date="2026-03-19T17:13:00Z" w16du:dateUtc="2026-03-19T21:13:00Z">
        <w:r w:rsidR="00FD4692">
          <w:rPr>
            <w:rFonts w:ascii="Times New Roman" w:eastAsia="Times New Roman" w:hAnsi="Times New Roman" w:cs="Times New Roman"/>
            <w:bCs/>
            <w:sz w:val="24"/>
            <w:szCs w:val="24"/>
          </w:rPr>
          <w:t xml:space="preserve"> behaviors (</w:t>
        </w:r>
        <w:r w:rsidR="00AE25E6">
          <w:rPr>
            <w:rFonts w:ascii="Times New Roman" w:eastAsia="Times New Roman" w:hAnsi="Times New Roman" w:cs="Times New Roman"/>
            <w:bCs/>
            <w:sz w:val="24"/>
            <w:szCs w:val="24"/>
          </w:rPr>
          <w:t>13-16</w:t>
        </w:r>
        <w:r w:rsidR="00FD4692">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ins>
    </w:p>
    <w:p w14:paraId="2CB8DB58" w14:textId="4C429668" w:rsidR="00EF27EC" w:rsidRDefault="00EF27EC" w:rsidP="00E83237">
      <w:pPr>
        <w:spacing w:after="0" w:line="480" w:lineRule="auto"/>
        <w:rPr>
          <w:rFonts w:ascii="Times New Roman" w:eastAsia="Times New Roman" w:hAnsi="Times New Roman" w:cs="Times New Roman"/>
          <w:bCs/>
          <w:sz w:val="24"/>
          <w:szCs w:val="24"/>
        </w:rPr>
      </w:pPr>
      <w:del w:id="159" w:author="Mark Eldridge" w:date="2026-03-23T20:07:00Z" w16du:dateUtc="2026-03-23T20:07:00Z">
        <w:r w:rsidDel="00004B43">
          <w:rPr>
            <w:rFonts w:ascii="Times New Roman" w:eastAsia="Times New Roman" w:hAnsi="Times New Roman" w:cs="Times New Roman"/>
            <w:bCs/>
            <w:sz w:val="24"/>
            <w:szCs w:val="24"/>
          </w:rPr>
          <w:delText xml:space="preserve">It is less studied </w:delText>
        </w:r>
      </w:del>
      <w:ins w:id="160" w:author="Mark Eldridge" w:date="2026-03-23T20:07:00Z" w16du:dateUtc="2026-03-23T20:07:00Z">
        <w:r w:rsidR="00004B43">
          <w:rPr>
            <w:rFonts w:ascii="Times New Roman" w:eastAsia="Times New Roman" w:hAnsi="Times New Roman" w:cs="Times New Roman"/>
            <w:bCs/>
            <w:sz w:val="24"/>
            <w:szCs w:val="24"/>
          </w:rPr>
          <w:t>H</w:t>
        </w:r>
      </w:ins>
      <w:del w:id="161" w:author="Mark Eldridge" w:date="2026-03-23T20:07:00Z" w16du:dateUtc="2026-03-23T20:07:00Z">
        <w:r w:rsidDel="00004B43">
          <w:rPr>
            <w:rFonts w:ascii="Times New Roman" w:eastAsia="Times New Roman" w:hAnsi="Times New Roman" w:cs="Times New Roman"/>
            <w:bCs/>
            <w:sz w:val="24"/>
            <w:szCs w:val="24"/>
          </w:rPr>
          <w:delText>h</w:delText>
        </w:r>
      </w:del>
      <w:r>
        <w:rPr>
          <w:rFonts w:ascii="Times New Roman" w:eastAsia="Times New Roman" w:hAnsi="Times New Roman" w:cs="Times New Roman"/>
          <w:bCs/>
          <w:sz w:val="24"/>
          <w:szCs w:val="24"/>
        </w:rPr>
        <w:t>ow individuals adjust their temporal discounting behavior</w:t>
      </w:r>
      <w:r w:rsidR="00A063A3">
        <w:rPr>
          <w:rFonts w:ascii="Times New Roman" w:eastAsia="Times New Roman" w:hAnsi="Times New Roman" w:cs="Times New Roman"/>
          <w:bCs/>
          <w:sz w:val="24"/>
          <w:szCs w:val="24"/>
        </w:rPr>
        <w:t xml:space="preserve"> </w:t>
      </w:r>
      <w:del w:id="162" w:author="Rossella Falcone" w:date="2026-03-19T17:13:00Z" w16du:dateUtc="2026-03-19T21:13:00Z">
        <w:r>
          <w:rPr>
            <w:rFonts w:ascii="Times New Roman" w:eastAsia="Times New Roman" w:hAnsi="Times New Roman" w:cs="Times New Roman"/>
            <w:bCs/>
            <w:sz w:val="24"/>
            <w:szCs w:val="24"/>
          </w:rPr>
          <w:delText xml:space="preserve">as the expectation for </w:delText>
        </w:r>
        <w:r w:rsidR="00E31914">
          <w:rPr>
            <w:rFonts w:ascii="Times New Roman" w:eastAsia="Times New Roman" w:hAnsi="Times New Roman" w:cs="Times New Roman"/>
            <w:bCs/>
            <w:sz w:val="24"/>
            <w:szCs w:val="24"/>
          </w:rPr>
          <w:delText xml:space="preserve">the </w:delText>
        </w:r>
      </w:del>
      <w:ins w:id="163" w:author="Rossella Falcone" w:date="2026-03-19T17:13:00Z" w16du:dateUtc="2026-03-19T21:13:00Z">
        <w:del w:id="164" w:author="Siyu Wang" w:date="2026-03-19T23:12:00Z" w16du:dateUtc="2026-03-20T03:12:00Z">
          <w:r w:rsidR="00A063A3" w:rsidDel="00C50440">
            <w:rPr>
              <w:rFonts w:ascii="Times New Roman" w:eastAsia="Times New Roman" w:hAnsi="Times New Roman" w:cs="Times New Roman"/>
              <w:bCs/>
              <w:sz w:val="24"/>
              <w:szCs w:val="24"/>
            </w:rPr>
            <w:delText>in response to changes in</w:delText>
          </w:r>
        </w:del>
      </w:ins>
      <w:ins w:id="165" w:author="Siyu Wang" w:date="2026-03-19T23:12:00Z" w16du:dateUtc="2026-03-20T03:12:00Z">
        <w:r w:rsidR="00C50440">
          <w:rPr>
            <w:rFonts w:ascii="Times New Roman" w:eastAsia="Times New Roman" w:hAnsi="Times New Roman" w:cs="Times New Roman"/>
            <w:bCs/>
            <w:sz w:val="24"/>
            <w:szCs w:val="24"/>
          </w:rPr>
          <w:t>when the expectations for the</w:t>
        </w:r>
      </w:ins>
      <w:ins w:id="166" w:author="Rossella Falcone" w:date="2026-03-19T17:13:00Z" w16du:dateUtc="2026-03-19T21:13:00Z">
        <w:r>
          <w:rPr>
            <w:rFonts w:ascii="Times New Roman" w:eastAsia="Times New Roman" w:hAnsi="Times New Roman" w:cs="Times New Roman"/>
            <w:bCs/>
            <w:sz w:val="24"/>
            <w:szCs w:val="24"/>
          </w:rPr>
          <w:t xml:space="preserve"> </w:t>
        </w:r>
      </w:ins>
      <w:r w:rsidR="00A063A3">
        <w:rPr>
          <w:rFonts w:ascii="Times New Roman" w:eastAsia="Times New Roman" w:hAnsi="Times New Roman" w:cs="Times New Roman"/>
          <w:bCs/>
          <w:sz w:val="24"/>
          <w:szCs w:val="24"/>
        </w:rPr>
        <w:t xml:space="preserve">delay or the reward </w:t>
      </w:r>
      <w:ins w:id="167" w:author="Rossella Falcone" w:date="2026-03-19T17:13:00Z" w16du:dateUtc="2026-03-19T21:13:00Z">
        <w:del w:id="168" w:author="Siyu Wang" w:date="2026-03-19T23:13:00Z" w16du:dateUtc="2026-03-20T03:13:00Z">
          <w:r w:rsidDel="00C50440">
            <w:rPr>
              <w:rFonts w:ascii="Times New Roman" w:eastAsia="Times New Roman" w:hAnsi="Times New Roman" w:cs="Times New Roman"/>
              <w:bCs/>
              <w:sz w:val="24"/>
              <w:szCs w:val="24"/>
            </w:rPr>
            <w:delText>expectation</w:delText>
          </w:r>
          <w:r w:rsidR="00A063A3" w:rsidDel="00C50440">
            <w:rPr>
              <w:rFonts w:ascii="Times New Roman" w:eastAsia="Times New Roman" w:hAnsi="Times New Roman" w:cs="Times New Roman"/>
              <w:bCs/>
              <w:sz w:val="24"/>
              <w:szCs w:val="24"/>
            </w:rPr>
            <w:delText>s</w:delText>
          </w:r>
          <w:r w:rsidDel="00C50440">
            <w:rPr>
              <w:rFonts w:ascii="Times New Roman" w:eastAsia="Times New Roman" w:hAnsi="Times New Roman" w:cs="Times New Roman"/>
              <w:bCs/>
              <w:sz w:val="24"/>
              <w:szCs w:val="24"/>
            </w:rPr>
            <w:delText xml:space="preserve"> for </w:delText>
          </w:r>
          <w:r w:rsidR="00E31914" w:rsidDel="00C50440">
            <w:rPr>
              <w:rFonts w:ascii="Times New Roman" w:eastAsia="Times New Roman" w:hAnsi="Times New Roman" w:cs="Times New Roman"/>
              <w:bCs/>
              <w:sz w:val="24"/>
              <w:szCs w:val="24"/>
            </w:rPr>
            <w:delText xml:space="preserve">the </w:delText>
          </w:r>
        </w:del>
      </w:ins>
      <w:r>
        <w:rPr>
          <w:rFonts w:ascii="Times New Roman" w:eastAsia="Times New Roman" w:hAnsi="Times New Roman" w:cs="Times New Roman"/>
          <w:bCs/>
          <w:sz w:val="24"/>
          <w:szCs w:val="24"/>
        </w:rPr>
        <w:t xml:space="preserve">changes (e.g., a person’s </w:t>
      </w:r>
      <w:ins w:id="169" w:author="Rossella Falcone" w:date="2026-03-19T17:13:00Z" w16du:dateUtc="2026-03-19T21:13:00Z">
        <w:r w:rsidR="00A063A3">
          <w:rPr>
            <w:rFonts w:ascii="Times New Roman" w:eastAsia="Times New Roman" w:hAnsi="Times New Roman" w:cs="Times New Roman"/>
            <w:bCs/>
            <w:sz w:val="24"/>
            <w:szCs w:val="24"/>
          </w:rPr>
          <w:t>decision to wait in line for</w:t>
        </w:r>
      </w:ins>
      <w:ins w:id="170" w:author="Siyu Wang" w:date="2026-03-22T20:31:00Z" w16du:dateUtc="2026-03-23T00:31:00Z">
        <w:r w:rsidR="00FE00BC">
          <w:rPr>
            <w:rFonts w:ascii="Times New Roman" w:eastAsia="Times New Roman" w:hAnsi="Times New Roman" w:cs="Times New Roman"/>
            <w:bCs/>
            <w:sz w:val="24"/>
            <w:szCs w:val="24"/>
          </w:rPr>
          <w:t xml:space="preserve"> a </w:t>
        </w:r>
      </w:ins>
      <w:ins w:id="171" w:author="Rossella Falcone" w:date="2026-03-19T17:13:00Z" w16du:dateUtc="2026-03-19T21:13:00Z">
        <w:del w:id="172" w:author="Siyu Wang" w:date="2026-03-22T20:31:00Z" w16du:dateUtc="2026-03-23T00:31:00Z">
          <w:r w:rsidR="00A063A3" w:rsidDel="00FE00BC">
            <w:rPr>
              <w:rFonts w:ascii="Times New Roman" w:eastAsia="Times New Roman" w:hAnsi="Times New Roman" w:cs="Times New Roman"/>
              <w:bCs/>
              <w:sz w:val="24"/>
              <w:szCs w:val="24"/>
            </w:rPr>
            <w:delText xml:space="preserve"> </w:delText>
          </w:r>
        </w:del>
      </w:ins>
      <w:r w:rsidR="00E31914">
        <w:rPr>
          <w:rFonts w:ascii="Times New Roman" w:eastAsia="Times New Roman" w:hAnsi="Times New Roman" w:cs="Times New Roman"/>
          <w:bCs/>
          <w:sz w:val="24"/>
          <w:szCs w:val="24"/>
        </w:rPr>
        <w:t>restaurant</w:t>
      </w:r>
      <w:del w:id="173" w:author="Rossella Falcone" w:date="2026-03-19T17:13:00Z" w16du:dateUtc="2026-03-19T21:13:00Z">
        <w:r w:rsidR="00E31914">
          <w:rPr>
            <w:rFonts w:ascii="Times New Roman" w:eastAsia="Times New Roman" w:hAnsi="Times New Roman" w:cs="Times New Roman"/>
            <w:bCs/>
            <w:sz w:val="24"/>
            <w:szCs w:val="24"/>
          </w:rPr>
          <w:delText xml:space="preserve">-line </w:delText>
        </w:r>
        <w:r>
          <w:rPr>
            <w:rFonts w:ascii="Times New Roman" w:eastAsia="Times New Roman" w:hAnsi="Times New Roman" w:cs="Times New Roman"/>
            <w:bCs/>
            <w:sz w:val="24"/>
            <w:szCs w:val="24"/>
          </w:rPr>
          <w:delText>waiting decision might</w:delText>
        </w:r>
      </w:del>
      <w:ins w:id="174" w:author="Rossella Falcone" w:date="2026-03-19T17:13:00Z" w16du:dateUtc="2026-03-19T21:13:00Z">
        <w:r w:rsidR="00A063A3">
          <w:rPr>
            <w:rFonts w:ascii="Times New Roman" w:eastAsia="Times New Roman" w:hAnsi="Times New Roman" w:cs="Times New Roman"/>
            <w:bCs/>
            <w:sz w:val="24"/>
            <w:szCs w:val="24"/>
          </w:rPr>
          <w:t xml:space="preserve"> table</w:t>
        </w:r>
        <w:r>
          <w:rPr>
            <w:rFonts w:ascii="Times New Roman" w:eastAsia="Times New Roman" w:hAnsi="Times New Roman" w:cs="Times New Roman"/>
            <w:bCs/>
            <w:sz w:val="24"/>
            <w:szCs w:val="24"/>
          </w:rPr>
          <w:t xml:space="preserve"> </w:t>
        </w:r>
        <w:r w:rsidR="00A063A3">
          <w:rPr>
            <w:rFonts w:ascii="Times New Roman" w:eastAsia="Times New Roman" w:hAnsi="Times New Roman" w:cs="Times New Roman"/>
            <w:bCs/>
            <w:sz w:val="24"/>
            <w:szCs w:val="24"/>
          </w:rPr>
          <w:t>may</w:t>
        </w:r>
      </w:ins>
      <w:r w:rsidR="00A063A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change if a large group of people </w:t>
      </w:r>
      <w:r w:rsidR="007A3B97">
        <w:rPr>
          <w:rFonts w:ascii="Times New Roman" w:eastAsia="Times New Roman" w:hAnsi="Times New Roman" w:cs="Times New Roman"/>
          <w:bCs/>
          <w:sz w:val="24"/>
          <w:szCs w:val="24"/>
        </w:rPr>
        <w:t>in front of them suddenly decided to leave</w:t>
      </w:r>
      <w:r>
        <w:rPr>
          <w:rFonts w:ascii="Times New Roman" w:eastAsia="Times New Roman" w:hAnsi="Times New Roman" w:cs="Times New Roman"/>
          <w:bCs/>
          <w:sz w:val="24"/>
          <w:szCs w:val="24"/>
        </w:rPr>
        <w:t xml:space="preserve"> the </w:t>
      </w:r>
      <w:del w:id="175" w:author="Rossella Falcone" w:date="2026-03-19T17:13:00Z" w16du:dateUtc="2026-03-19T21:13:00Z">
        <w:r>
          <w:rPr>
            <w:rFonts w:ascii="Times New Roman" w:eastAsia="Times New Roman" w:hAnsi="Times New Roman" w:cs="Times New Roman"/>
            <w:bCs/>
            <w:sz w:val="24"/>
            <w:szCs w:val="24"/>
          </w:rPr>
          <w:delText xml:space="preserve">waiting </w:delText>
        </w:r>
      </w:del>
      <w:r>
        <w:rPr>
          <w:rFonts w:ascii="Times New Roman" w:eastAsia="Times New Roman" w:hAnsi="Times New Roman" w:cs="Times New Roman"/>
          <w:bCs/>
          <w:sz w:val="24"/>
          <w:szCs w:val="24"/>
        </w:rPr>
        <w:t>line)</w:t>
      </w:r>
      <w:ins w:id="176" w:author="Mark Eldridge" w:date="2026-03-23T20:07:00Z" w16du:dateUtc="2026-03-23T20:07:00Z">
        <w:r w:rsidR="00004B43">
          <w:rPr>
            <w:rFonts w:ascii="Times New Roman" w:eastAsia="Times New Roman" w:hAnsi="Times New Roman" w:cs="Times New Roman"/>
            <w:bCs/>
            <w:sz w:val="24"/>
            <w:szCs w:val="24"/>
          </w:rPr>
          <w:t xml:space="preserve"> </w:t>
        </w:r>
        <w:r w:rsidR="00004B43">
          <w:rPr>
            <w:rFonts w:ascii="Times New Roman" w:eastAsia="Times New Roman" w:hAnsi="Times New Roman" w:cs="Times New Roman"/>
            <w:bCs/>
            <w:sz w:val="24"/>
            <w:szCs w:val="24"/>
          </w:rPr>
          <w:t xml:space="preserve">is less </w:t>
        </w:r>
        <w:r w:rsidR="00004B43">
          <w:rPr>
            <w:rFonts w:ascii="Times New Roman" w:eastAsia="Times New Roman" w:hAnsi="Times New Roman" w:cs="Times New Roman"/>
            <w:bCs/>
            <w:sz w:val="24"/>
            <w:szCs w:val="24"/>
          </w:rPr>
          <w:t xml:space="preserve">well </w:t>
        </w:r>
        <w:r w:rsidR="00004B43">
          <w:rPr>
            <w:rFonts w:ascii="Times New Roman" w:eastAsia="Times New Roman" w:hAnsi="Times New Roman" w:cs="Times New Roman"/>
            <w:bCs/>
            <w:sz w:val="24"/>
            <w:szCs w:val="24"/>
          </w:rPr>
          <w:t>studied</w:t>
        </w:r>
      </w:ins>
      <w:r>
        <w:rPr>
          <w:rFonts w:ascii="Times New Roman" w:eastAsia="Times New Roman" w:hAnsi="Times New Roman" w:cs="Times New Roman"/>
          <w:bCs/>
          <w:sz w:val="24"/>
          <w:szCs w:val="24"/>
        </w:rPr>
        <w:t xml:space="preserve">. </w:t>
      </w:r>
    </w:p>
    <w:p w14:paraId="47606293" w14:textId="1C8C45C7" w:rsidR="00F87D8C" w:rsidRPr="00885DD8" w:rsidRDefault="009E3A4C" w:rsidP="00885DD8">
      <w:pPr>
        <w:spacing w:after="0" w:line="480" w:lineRule="auto"/>
        <w:ind w:firstLine="360"/>
        <w:rPr>
          <w:rFonts w:ascii="Times New Roman" w:eastAsia="Times New Roman" w:hAnsi="Times New Roman" w:cs="Times New Roman"/>
          <w:bCs/>
          <w:sz w:val="24"/>
          <w:szCs w:val="24"/>
          <w:rPrChange w:id="177" w:author="Siyu Wang" w:date="2026-03-22T20:41:00Z" w16du:dateUtc="2026-03-23T00:41:00Z">
            <w:rPr>
              <w:rFonts w:ascii="Times New Roman" w:hAnsi="Times New Roman" w:cs="Times New Roman"/>
              <w:bCs/>
              <w:sz w:val="24"/>
              <w:szCs w:val="24"/>
              <w:shd w:val="clear" w:color="auto" w:fill="FFFFFF"/>
            </w:rPr>
          </w:rPrChange>
        </w:rPr>
      </w:pPr>
      <w:r w:rsidRPr="00C81301">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dorsal lateral prefrontal cortex (</w:t>
      </w:r>
      <w:r w:rsidRPr="00C81301">
        <w:rPr>
          <w:rFonts w:ascii="Times New Roman" w:eastAsia="Times New Roman" w:hAnsi="Times New Roman" w:cs="Times New Roman"/>
          <w:bCs/>
          <w:sz w:val="24"/>
          <w:szCs w:val="24"/>
        </w:rPr>
        <w:t>dlPFC</w:t>
      </w:r>
      <w:r>
        <w:rPr>
          <w:rFonts w:ascii="Times New Roman" w:eastAsia="Times New Roman" w:hAnsi="Times New Roman" w:cs="Times New Roman"/>
          <w:bCs/>
          <w:sz w:val="24"/>
          <w:szCs w:val="24"/>
        </w:rPr>
        <w:t>)</w:t>
      </w:r>
      <w:r w:rsidRPr="00C81301">
        <w:rPr>
          <w:rFonts w:ascii="Times New Roman" w:eastAsia="Times New Roman" w:hAnsi="Times New Roman" w:cs="Times New Roman"/>
          <w:bCs/>
          <w:sz w:val="24"/>
          <w:szCs w:val="24"/>
        </w:rPr>
        <w:t xml:space="preserve"> </w:t>
      </w:r>
      <w:del w:id="178" w:author="Mark Eldridge" w:date="2026-03-23T20:08:00Z" w16du:dateUtc="2026-03-23T20:08:00Z">
        <w:r w:rsidRPr="00C81301" w:rsidDel="00004B43">
          <w:rPr>
            <w:rFonts w:ascii="Times New Roman" w:eastAsia="Times New Roman" w:hAnsi="Times New Roman" w:cs="Times New Roman"/>
            <w:bCs/>
            <w:sz w:val="24"/>
            <w:szCs w:val="24"/>
          </w:rPr>
          <w:delText xml:space="preserve">has been </w:delText>
        </w:r>
        <w:r w:rsidDel="00004B43">
          <w:rPr>
            <w:rFonts w:ascii="Times New Roman" w:eastAsia="Times New Roman" w:hAnsi="Times New Roman" w:cs="Times New Roman"/>
            <w:bCs/>
            <w:sz w:val="24"/>
            <w:szCs w:val="24"/>
          </w:rPr>
          <w:delText>shown to</w:delText>
        </w:r>
        <w:r w:rsidRPr="00C81301" w:rsidDel="00004B43">
          <w:rPr>
            <w:rFonts w:ascii="Times New Roman" w:eastAsia="Times New Roman" w:hAnsi="Times New Roman" w:cs="Times New Roman"/>
            <w:bCs/>
            <w:sz w:val="24"/>
            <w:szCs w:val="24"/>
          </w:rPr>
          <w:delText xml:space="preserve"> </w:delText>
        </w:r>
      </w:del>
      <w:r w:rsidRPr="00C81301">
        <w:rPr>
          <w:rFonts w:ascii="Times New Roman" w:eastAsia="Times New Roman" w:hAnsi="Times New Roman" w:cs="Times New Roman"/>
          <w:bCs/>
          <w:sz w:val="24"/>
          <w:szCs w:val="24"/>
        </w:rPr>
        <w:t>encod</w:t>
      </w:r>
      <w:r>
        <w:rPr>
          <w:rFonts w:ascii="Times New Roman" w:eastAsia="Times New Roman" w:hAnsi="Times New Roman" w:cs="Times New Roman"/>
          <w:bCs/>
          <w:sz w:val="24"/>
          <w:szCs w:val="24"/>
        </w:rPr>
        <w:t>e</w:t>
      </w:r>
      <w:ins w:id="179" w:author="Mark Eldridge" w:date="2026-03-23T20:08:00Z" w16du:dateUtc="2026-03-23T20:08:00Z">
        <w:r w:rsidR="00004B43">
          <w:rPr>
            <w:rFonts w:ascii="Times New Roman" w:eastAsia="Times New Roman" w:hAnsi="Times New Roman" w:cs="Times New Roman"/>
            <w:bCs/>
            <w:sz w:val="24"/>
            <w:szCs w:val="24"/>
          </w:rPr>
          <w:t>s</w:t>
        </w:r>
      </w:ins>
      <w:r w:rsidRPr="00C8130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variables important for making temporal discounting calculations, </w:t>
      </w:r>
      <w:del w:id="180" w:author="Rossella Falcone" w:date="2026-03-19T17:13:00Z" w16du:dateUtc="2026-03-19T21:13:00Z">
        <w:r>
          <w:rPr>
            <w:rFonts w:ascii="Times New Roman" w:eastAsia="Times New Roman" w:hAnsi="Times New Roman" w:cs="Times New Roman"/>
            <w:bCs/>
            <w:sz w:val="24"/>
            <w:szCs w:val="24"/>
          </w:rPr>
          <w:delText>namely</w:delText>
        </w:r>
      </w:del>
      <w:ins w:id="181" w:author="Rossella Falcone" w:date="2026-03-19T17:13:00Z" w16du:dateUtc="2026-03-19T21:13:00Z">
        <w:r w:rsidR="00DC25A7">
          <w:rPr>
            <w:rFonts w:ascii="Times New Roman" w:eastAsia="Times New Roman" w:hAnsi="Times New Roman" w:cs="Times New Roman"/>
            <w:bCs/>
            <w:sz w:val="24"/>
            <w:szCs w:val="24"/>
          </w:rPr>
          <w:t>such as</w:t>
        </w:r>
      </w:ins>
      <w:r w:rsidR="00DC25A7">
        <w:rPr>
          <w:rFonts w:ascii="Times New Roman" w:eastAsia="Times New Roman" w:hAnsi="Times New Roman" w:cs="Times New Roman"/>
          <w:bCs/>
          <w:sz w:val="24"/>
          <w:szCs w:val="24"/>
        </w:rPr>
        <w:t xml:space="preserve"> </w:t>
      </w:r>
      <w:r w:rsidRPr="00C81301">
        <w:rPr>
          <w:rFonts w:ascii="Times New Roman" w:eastAsia="Times New Roman" w:hAnsi="Times New Roman" w:cs="Times New Roman"/>
          <w:bCs/>
          <w:sz w:val="24"/>
          <w:szCs w:val="24"/>
        </w:rPr>
        <w:t xml:space="preserve">reward </w:t>
      </w:r>
      <w:r>
        <w:rPr>
          <w:rFonts w:ascii="Times New Roman" w:eastAsia="Times New Roman" w:hAnsi="Times New Roman" w:cs="Times New Roman"/>
          <w:bCs/>
          <w:sz w:val="24"/>
          <w:szCs w:val="24"/>
        </w:rPr>
        <w:t xml:space="preserve">size and </w:t>
      </w:r>
      <w:r w:rsidRPr="00C81301">
        <w:rPr>
          <w:rFonts w:ascii="Times New Roman" w:eastAsia="Times New Roman" w:hAnsi="Times New Roman" w:cs="Times New Roman"/>
          <w:bCs/>
          <w:sz w:val="24"/>
          <w:szCs w:val="24"/>
        </w:rPr>
        <w:t>delay</w:t>
      </w:r>
      <w:del w:id="182" w:author="Rossella Falcone" w:date="2026-03-19T17:13:00Z" w16du:dateUtc="2026-03-19T21:13:00Z">
        <w:r>
          <w:rPr>
            <w:rFonts w:ascii="Times New Roman" w:eastAsia="Times New Roman" w:hAnsi="Times New Roman" w:cs="Times New Roman"/>
            <w:bCs/>
            <w:sz w:val="24"/>
            <w:szCs w:val="24"/>
          </w:rPr>
          <w:delText>, and</w:delText>
        </w:r>
      </w:del>
      <w:ins w:id="183" w:author="Rossella Falcone" w:date="2026-03-19T17:13:00Z" w16du:dateUtc="2026-03-19T21:13:00Z">
        <w:r w:rsidR="00DC25A7">
          <w:rPr>
            <w:rFonts w:ascii="Times New Roman" w:eastAsia="Times New Roman" w:hAnsi="Times New Roman" w:cs="Times New Roman"/>
            <w:bCs/>
            <w:sz w:val="24"/>
            <w:szCs w:val="24"/>
          </w:rPr>
          <w:t xml:space="preserve">. </w:t>
        </w:r>
        <w:del w:id="184" w:author="Siyu Wang" w:date="2026-03-22T20:40:00Z" w16du:dateUtc="2026-03-23T00:40:00Z">
          <w:r w:rsidR="00DC25A7" w:rsidDel="008F7D7F">
            <w:rPr>
              <w:rFonts w:ascii="Times New Roman" w:eastAsia="Times New Roman" w:hAnsi="Times New Roman" w:cs="Times New Roman"/>
              <w:bCs/>
              <w:sz w:val="24"/>
              <w:szCs w:val="24"/>
            </w:rPr>
            <w:delText>It</w:delText>
          </w:r>
        </w:del>
      </w:ins>
      <w:del w:id="185" w:author="Siyu Wang" w:date="2026-03-22T20:40:00Z" w16du:dateUtc="2026-03-23T00:40:00Z">
        <w:r w:rsidDel="008F7D7F">
          <w:rPr>
            <w:rFonts w:ascii="Times New Roman" w:eastAsia="Times New Roman" w:hAnsi="Times New Roman" w:cs="Times New Roman"/>
            <w:bCs/>
            <w:sz w:val="24"/>
            <w:szCs w:val="24"/>
          </w:rPr>
          <w:delText xml:space="preserve"> has </w:delText>
        </w:r>
      </w:del>
      <w:ins w:id="186" w:author="Rossella Falcone" w:date="2026-03-19T17:13:00Z" w16du:dateUtc="2026-03-19T21:13:00Z">
        <w:del w:id="187" w:author="Siyu Wang" w:date="2026-03-22T20:40:00Z" w16du:dateUtc="2026-03-23T00:40:00Z">
          <w:r w:rsidR="00DC25A7" w:rsidDel="008F7D7F">
            <w:rPr>
              <w:rFonts w:ascii="Times New Roman" w:eastAsia="Times New Roman" w:hAnsi="Times New Roman" w:cs="Times New Roman"/>
              <w:bCs/>
              <w:sz w:val="24"/>
              <w:szCs w:val="24"/>
            </w:rPr>
            <w:delText xml:space="preserve">also </w:delText>
          </w:r>
        </w:del>
      </w:ins>
      <w:del w:id="188" w:author="Siyu Wang" w:date="2026-03-22T20:40:00Z" w16du:dateUtc="2026-03-23T00:40:00Z">
        <w:r w:rsidDel="008F7D7F">
          <w:rPr>
            <w:rFonts w:ascii="Times New Roman" w:eastAsia="Times New Roman" w:hAnsi="Times New Roman" w:cs="Times New Roman"/>
            <w:bCs/>
            <w:sz w:val="24"/>
            <w:szCs w:val="24"/>
          </w:rPr>
          <w:delText>been</w:delText>
        </w:r>
      </w:del>
      <w:ins w:id="189" w:author="Siyu Wang" w:date="2026-03-22T20:40:00Z" w16du:dateUtc="2026-03-23T00:40:00Z">
        <w:r w:rsidR="008F7D7F">
          <w:rPr>
            <w:rFonts w:ascii="Times New Roman" w:eastAsia="Times New Roman" w:hAnsi="Times New Roman" w:cs="Times New Roman"/>
            <w:bCs/>
            <w:sz w:val="24"/>
            <w:szCs w:val="24"/>
          </w:rPr>
          <w:t>In animals</w:t>
        </w:r>
      </w:ins>
      <w:ins w:id="190" w:author="Siyu Wang" w:date="2026-03-22T20:41:00Z" w16du:dateUtc="2026-03-23T00:41:00Z">
        <w:r w:rsidR="008F7D7F">
          <w:rPr>
            <w:rFonts w:ascii="Times New Roman" w:eastAsia="Times New Roman" w:hAnsi="Times New Roman" w:cs="Times New Roman"/>
            <w:bCs/>
            <w:sz w:val="24"/>
            <w:szCs w:val="24"/>
          </w:rPr>
          <w:t xml:space="preserve"> studies,</w:t>
        </w:r>
        <w:del w:id="191" w:author="Mark Eldridge" w:date="2026-03-23T20:08:00Z" w16du:dateUtc="2026-03-23T20:08:00Z">
          <w:r w:rsidR="008F7D7F" w:rsidDel="00004B43">
            <w:rPr>
              <w:rFonts w:ascii="Times New Roman" w:eastAsia="Times New Roman" w:hAnsi="Times New Roman" w:cs="Times New Roman"/>
              <w:bCs/>
              <w:sz w:val="24"/>
              <w:szCs w:val="24"/>
            </w:rPr>
            <w:delText xml:space="preserve"> </w:delText>
          </w:r>
        </w:del>
      </w:ins>
      <w:r>
        <w:rPr>
          <w:rFonts w:ascii="Times New Roman" w:eastAsia="Times New Roman" w:hAnsi="Times New Roman" w:cs="Times New Roman"/>
          <w:bCs/>
          <w:sz w:val="24"/>
          <w:szCs w:val="24"/>
        </w:rPr>
        <w:t xml:space="preserve"> </w:t>
      </w:r>
      <w:ins w:id="192" w:author="Siyu Wang" w:date="2026-03-22T20:41:00Z" w16du:dateUtc="2026-03-23T00:41:00Z">
        <w:r w:rsidR="008F7D7F">
          <w:rPr>
            <w:rFonts w:ascii="Times New Roman" w:eastAsia="Times New Roman" w:hAnsi="Times New Roman" w:cs="Times New Roman"/>
            <w:bCs/>
            <w:sz w:val="24"/>
            <w:szCs w:val="24"/>
          </w:rPr>
          <w:t xml:space="preserve">it has been </w:t>
        </w:r>
      </w:ins>
      <w:r>
        <w:rPr>
          <w:rFonts w:ascii="Times New Roman" w:eastAsia="Times New Roman" w:hAnsi="Times New Roman" w:cs="Times New Roman"/>
          <w:bCs/>
          <w:sz w:val="24"/>
          <w:szCs w:val="24"/>
        </w:rPr>
        <w:t xml:space="preserve">suggested </w:t>
      </w:r>
      <w:del w:id="193" w:author="Rossella Falcone" w:date="2026-03-19T17:13:00Z" w16du:dateUtc="2026-03-19T21:13:00Z">
        <w:r>
          <w:rPr>
            <w:rFonts w:ascii="Times New Roman" w:eastAsia="Times New Roman" w:hAnsi="Times New Roman" w:cs="Times New Roman"/>
            <w:bCs/>
            <w:sz w:val="24"/>
            <w:szCs w:val="24"/>
          </w:rPr>
          <w:delText>to support</w:delText>
        </w:r>
      </w:del>
      <w:ins w:id="194" w:author="Rossella Falcone" w:date="2026-03-19T17:13:00Z" w16du:dateUtc="2026-03-19T21:13:00Z">
        <w:r>
          <w:rPr>
            <w:rFonts w:ascii="Times New Roman" w:eastAsia="Times New Roman" w:hAnsi="Times New Roman" w:cs="Times New Roman"/>
            <w:bCs/>
            <w:sz w:val="24"/>
            <w:szCs w:val="24"/>
          </w:rPr>
          <w:t>t</w:t>
        </w:r>
        <w:r w:rsidR="00DC25A7">
          <w:rPr>
            <w:rFonts w:ascii="Times New Roman" w:eastAsia="Times New Roman" w:hAnsi="Times New Roman" w:cs="Times New Roman"/>
            <w:bCs/>
            <w:sz w:val="24"/>
            <w:szCs w:val="24"/>
          </w:rPr>
          <w:t>hat dlPFC</w:t>
        </w:r>
        <w:r>
          <w:rPr>
            <w:rFonts w:ascii="Times New Roman" w:eastAsia="Times New Roman" w:hAnsi="Times New Roman" w:cs="Times New Roman"/>
            <w:bCs/>
            <w:sz w:val="24"/>
            <w:szCs w:val="24"/>
          </w:rPr>
          <w:t xml:space="preserve"> </w:t>
        </w:r>
      </w:ins>
      <w:ins w:id="195" w:author="Siyu Wang" w:date="2026-03-22T20:37:00Z" w16du:dateUtc="2026-03-23T00:37:00Z">
        <w:r w:rsidR="00EB0B9E">
          <w:rPr>
            <w:rFonts w:ascii="Times New Roman" w:eastAsia="Times New Roman" w:hAnsi="Times New Roman" w:cs="Times New Roman"/>
            <w:bCs/>
            <w:sz w:val="24"/>
            <w:szCs w:val="24"/>
          </w:rPr>
          <w:t xml:space="preserve">explicitly </w:t>
        </w:r>
      </w:ins>
      <w:ins w:id="196" w:author="Rossella Falcone" w:date="2026-03-19T17:13:00Z" w16du:dateUtc="2026-03-19T21:13:00Z">
        <w:r>
          <w:rPr>
            <w:rFonts w:ascii="Times New Roman" w:eastAsia="Times New Roman" w:hAnsi="Times New Roman" w:cs="Times New Roman"/>
            <w:bCs/>
            <w:sz w:val="24"/>
            <w:szCs w:val="24"/>
          </w:rPr>
          <w:t>support</w:t>
        </w:r>
        <w:r w:rsidR="00DC25A7">
          <w:rPr>
            <w:rFonts w:ascii="Times New Roman" w:eastAsia="Times New Roman" w:hAnsi="Times New Roman" w:cs="Times New Roman"/>
            <w:bCs/>
            <w:sz w:val="24"/>
            <w:szCs w:val="24"/>
          </w:rPr>
          <w:t>s</w:t>
        </w:r>
      </w:ins>
      <w:r w:rsidRPr="00C81301">
        <w:rPr>
          <w:rFonts w:ascii="Times New Roman" w:eastAsia="Times New Roman" w:hAnsi="Times New Roman" w:cs="Times New Roman"/>
          <w:bCs/>
          <w:sz w:val="24"/>
          <w:szCs w:val="24"/>
        </w:rPr>
        <w:t xml:space="preserve"> temporally discounted value computations </w:t>
      </w:r>
      <w:ins w:id="197" w:author="Siyu Wang" w:date="2026-03-22T20:37:00Z" w16du:dateUtc="2026-03-23T00:37:00Z">
        <w:r w:rsidR="00EB0B9E">
          <w:rPr>
            <w:rFonts w:ascii="Times New Roman" w:eastAsia="Times New Roman" w:hAnsi="Times New Roman" w:cs="Times New Roman"/>
            <w:bCs/>
            <w:sz w:val="24"/>
            <w:szCs w:val="24"/>
          </w:rPr>
          <w:t xml:space="preserve">via a shared value coding dimension </w:t>
        </w:r>
      </w:ins>
      <w:ins w:id="198" w:author="Siyu Wang" w:date="2026-03-22T20:38:00Z" w16du:dateUtc="2026-03-23T00:38:00Z">
        <w:r w:rsidR="009C5DF2">
          <w:rPr>
            <w:rFonts w:ascii="Times New Roman" w:eastAsia="Times New Roman" w:hAnsi="Times New Roman" w:cs="Times New Roman"/>
            <w:bCs/>
            <w:sz w:val="24"/>
            <w:szCs w:val="24"/>
          </w:rPr>
          <w:t>across</w:t>
        </w:r>
      </w:ins>
      <w:ins w:id="199" w:author="Siyu Wang" w:date="2026-03-22T20:37:00Z" w16du:dateUtc="2026-03-23T00:37:00Z">
        <w:r w:rsidR="00EB0B9E">
          <w:rPr>
            <w:rFonts w:ascii="Times New Roman" w:eastAsia="Times New Roman" w:hAnsi="Times New Roman" w:cs="Times New Roman"/>
            <w:bCs/>
            <w:sz w:val="24"/>
            <w:szCs w:val="24"/>
          </w:rPr>
          <w:t xml:space="preserve"> magnitude and</w:t>
        </w:r>
      </w:ins>
      <w:ins w:id="200" w:author="Siyu Wang" w:date="2026-03-22T20:38:00Z" w16du:dateUtc="2026-03-23T00:38:00Z">
        <w:r w:rsidR="00EB0B9E">
          <w:rPr>
            <w:rFonts w:ascii="Times New Roman" w:eastAsia="Times New Roman" w:hAnsi="Times New Roman" w:cs="Times New Roman"/>
            <w:bCs/>
            <w:sz w:val="24"/>
            <w:szCs w:val="24"/>
          </w:rPr>
          <w:t xml:space="preserve"> delay </w:t>
        </w:r>
      </w:ins>
      <w:r w:rsidRPr="00C81301">
        <w:rPr>
          <w:rFonts w:ascii="Times New Roman" w:eastAsia="Times New Roman" w:hAnsi="Times New Roman" w:cs="Times New Roman"/>
          <w:bCs/>
          <w:sz w:val="24"/>
          <w:szCs w:val="24"/>
        </w:rPr>
        <w:t>(</w:t>
      </w:r>
      <w:del w:id="201" w:author="Rossella Falcone" w:date="2026-03-19T17:13:00Z" w16du:dateUtc="2026-03-19T21:13:00Z">
        <w:r w:rsidRPr="00C81301">
          <w:rPr>
            <w:rFonts w:ascii="Times New Roman" w:eastAsia="Times New Roman" w:hAnsi="Times New Roman" w:cs="Times New Roman"/>
            <w:bCs/>
            <w:sz w:val="24"/>
            <w:szCs w:val="24"/>
          </w:rPr>
          <w:delText>13, 14</w:delText>
        </w:r>
      </w:del>
      <w:ins w:id="202" w:author="Rossella Falcone" w:date="2026-03-19T17:13:00Z" w16du:dateUtc="2026-03-19T21:13:00Z">
        <w:r w:rsidRPr="00C81301">
          <w:rPr>
            <w:rFonts w:ascii="Times New Roman" w:eastAsia="Times New Roman" w:hAnsi="Times New Roman" w:cs="Times New Roman"/>
            <w:bCs/>
            <w:sz w:val="24"/>
            <w:szCs w:val="24"/>
          </w:rPr>
          <w:t>1</w:t>
        </w:r>
        <w:r w:rsidR="008C200D">
          <w:rPr>
            <w:rFonts w:ascii="Times New Roman" w:eastAsia="Times New Roman" w:hAnsi="Times New Roman" w:cs="Times New Roman"/>
            <w:bCs/>
            <w:sz w:val="24"/>
            <w:szCs w:val="24"/>
          </w:rPr>
          <w:t>7</w:t>
        </w:r>
        <w:r w:rsidRPr="00C81301">
          <w:rPr>
            <w:rFonts w:ascii="Times New Roman" w:eastAsia="Times New Roman" w:hAnsi="Times New Roman" w:cs="Times New Roman"/>
            <w:bCs/>
            <w:sz w:val="24"/>
            <w:szCs w:val="24"/>
          </w:rPr>
          <w:t>, 1</w:t>
        </w:r>
        <w:r w:rsidR="008C200D">
          <w:rPr>
            <w:rFonts w:ascii="Times New Roman" w:eastAsia="Times New Roman" w:hAnsi="Times New Roman" w:cs="Times New Roman"/>
            <w:bCs/>
            <w:sz w:val="24"/>
            <w:szCs w:val="24"/>
          </w:rPr>
          <w:t>8</w:t>
        </w:r>
      </w:ins>
      <w:r w:rsidRPr="00C81301">
        <w:rPr>
          <w:rFonts w:ascii="Times New Roman" w:eastAsia="Times New Roman" w:hAnsi="Times New Roman" w:cs="Times New Roman"/>
          <w:bCs/>
          <w:sz w:val="24"/>
          <w:szCs w:val="24"/>
        </w:rPr>
        <w:t xml:space="preserve">). </w:t>
      </w:r>
      <w:r w:rsidRPr="00C81301">
        <w:rPr>
          <w:rFonts w:ascii="Times New Roman" w:hAnsi="Times New Roman" w:cs="Times New Roman"/>
          <w:bCs/>
          <w:sz w:val="24"/>
          <w:szCs w:val="24"/>
          <w:shd w:val="clear" w:color="auto" w:fill="FFFFFF"/>
        </w:rPr>
        <w:t>In</w:t>
      </w:r>
      <w:r w:rsidRPr="00C81301">
        <w:rPr>
          <w:rFonts w:ascii="Times New Roman" w:eastAsia="Times New Roman" w:hAnsi="Times New Roman" w:cs="Times New Roman"/>
          <w:bCs/>
          <w:sz w:val="24"/>
          <w:szCs w:val="24"/>
        </w:rPr>
        <w:t xml:space="preserve"> humans,</w:t>
      </w:r>
      <w:r w:rsidRPr="00C81301">
        <w:rPr>
          <w:rFonts w:ascii="Times New Roman" w:hAnsi="Times New Roman" w:cs="Times New Roman"/>
          <w:bCs/>
          <w:sz w:val="24"/>
          <w:szCs w:val="24"/>
          <w:shd w:val="clear" w:color="auto" w:fill="FFFFFF"/>
        </w:rPr>
        <w:t xml:space="preserve"> </w:t>
      </w:r>
      <w:ins w:id="203" w:author="Siyu Wang" w:date="2026-03-22T20:41:00Z" w16du:dateUtc="2026-03-23T00:41:00Z">
        <w:r w:rsidR="00D7723C">
          <w:rPr>
            <w:rFonts w:ascii="Times New Roman" w:hAnsi="Times New Roman" w:cs="Times New Roman"/>
            <w:bCs/>
            <w:sz w:val="24"/>
            <w:szCs w:val="24"/>
            <w:shd w:val="clear" w:color="auto" w:fill="FFFFFF"/>
          </w:rPr>
          <w:t xml:space="preserve">the involvement of </w:t>
        </w:r>
      </w:ins>
      <w:r w:rsidRPr="00C81301">
        <w:rPr>
          <w:rFonts w:ascii="Times New Roman" w:hAnsi="Times New Roman" w:cs="Times New Roman"/>
          <w:bCs/>
          <w:sz w:val="24"/>
          <w:szCs w:val="24"/>
          <w:shd w:val="clear" w:color="auto" w:fill="FFFFFF"/>
        </w:rPr>
        <w:t xml:space="preserve">dlPFC </w:t>
      </w:r>
      <w:del w:id="204" w:author="Siyu Wang" w:date="2026-03-22T20:41:00Z" w16du:dateUtc="2026-03-23T00:41:00Z">
        <w:r w:rsidRPr="00C81301" w:rsidDel="00D7723C">
          <w:rPr>
            <w:rFonts w:ascii="Times New Roman" w:hAnsi="Times New Roman" w:cs="Times New Roman"/>
            <w:bCs/>
            <w:sz w:val="24"/>
            <w:szCs w:val="24"/>
            <w:shd w:val="clear" w:color="auto" w:fill="FFFFFF"/>
          </w:rPr>
          <w:delText>activity is</w:delText>
        </w:r>
      </w:del>
      <w:ins w:id="205" w:author="Rossella Falcone" w:date="2026-03-19T17:13:00Z" w16du:dateUtc="2026-03-19T21:13:00Z">
        <w:del w:id="206" w:author="Siyu Wang" w:date="2026-03-22T20:41:00Z" w16du:dateUtc="2026-03-23T00:41:00Z">
          <w:r w:rsidR="00DC25A7" w:rsidDel="00D7723C">
            <w:rPr>
              <w:rFonts w:ascii="Times New Roman" w:hAnsi="Times New Roman" w:cs="Times New Roman"/>
              <w:bCs/>
              <w:sz w:val="24"/>
              <w:szCs w:val="24"/>
              <w:shd w:val="clear" w:color="auto" w:fill="FFFFFF"/>
            </w:rPr>
            <w:delText>has been</w:delText>
          </w:r>
        </w:del>
      </w:ins>
      <w:del w:id="207" w:author="Siyu Wang" w:date="2026-03-22T20:41:00Z" w16du:dateUtc="2026-03-23T00:41:00Z">
        <w:r w:rsidR="00DC25A7" w:rsidRPr="00C81301" w:rsidDel="00D7723C">
          <w:rPr>
            <w:rFonts w:ascii="Times New Roman" w:hAnsi="Times New Roman" w:cs="Times New Roman"/>
            <w:bCs/>
            <w:sz w:val="24"/>
            <w:szCs w:val="24"/>
            <w:shd w:val="clear" w:color="auto" w:fill="FFFFFF"/>
          </w:rPr>
          <w:delText xml:space="preserve"> </w:delText>
        </w:r>
        <w:r w:rsidRPr="00C81301" w:rsidDel="00D7723C">
          <w:rPr>
            <w:rFonts w:ascii="Times New Roman" w:hAnsi="Times New Roman" w:cs="Times New Roman"/>
            <w:bCs/>
            <w:sz w:val="24"/>
            <w:szCs w:val="24"/>
            <w:shd w:val="clear" w:color="auto" w:fill="FFFFFF"/>
          </w:rPr>
          <w:delText xml:space="preserve">observed </w:delText>
        </w:r>
      </w:del>
      <w:r w:rsidRPr="00C81301">
        <w:rPr>
          <w:rFonts w:ascii="Times New Roman" w:hAnsi="Times New Roman" w:cs="Times New Roman"/>
          <w:bCs/>
          <w:sz w:val="24"/>
          <w:szCs w:val="24"/>
          <w:shd w:val="clear" w:color="auto" w:fill="FFFFFF"/>
        </w:rPr>
        <w:t>during intertemporal choice</w:t>
      </w:r>
      <w:ins w:id="208" w:author="Siyu Wang" w:date="2026-03-22T20:41:00Z" w16du:dateUtc="2026-03-23T00:41:00Z">
        <w:r w:rsidR="00D7723C">
          <w:rPr>
            <w:rFonts w:ascii="Times New Roman" w:hAnsi="Times New Roman" w:cs="Times New Roman"/>
            <w:bCs/>
            <w:sz w:val="24"/>
            <w:szCs w:val="24"/>
            <w:shd w:val="clear" w:color="auto" w:fill="FFFFFF"/>
          </w:rPr>
          <w:t xml:space="preserve"> </w:t>
        </w:r>
      </w:ins>
      <w:ins w:id="209" w:author="Siyu Wang" w:date="2026-03-22T20:42:00Z" w16du:dateUtc="2026-03-23T00:42:00Z">
        <w:r w:rsidR="00D7723C">
          <w:rPr>
            <w:rFonts w:ascii="Times New Roman" w:hAnsi="Times New Roman" w:cs="Times New Roman"/>
            <w:bCs/>
            <w:sz w:val="24"/>
            <w:szCs w:val="24"/>
            <w:shd w:val="clear" w:color="auto" w:fill="FFFFFF"/>
          </w:rPr>
          <w:t>is also well documented</w:t>
        </w:r>
      </w:ins>
      <w:r w:rsidRPr="00C81301">
        <w:rPr>
          <w:rFonts w:ascii="Times New Roman" w:hAnsi="Times New Roman" w:cs="Times New Roman"/>
          <w:bCs/>
          <w:sz w:val="24"/>
          <w:szCs w:val="24"/>
          <w:shd w:val="clear" w:color="auto" w:fill="FFFFFF"/>
        </w:rPr>
        <w:t xml:space="preserve"> (</w:t>
      </w:r>
      <w:del w:id="210" w:author="Rossella Falcone" w:date="2026-03-19T17:13:00Z" w16du:dateUtc="2026-03-19T21:13:00Z">
        <w:r w:rsidRPr="00C81301">
          <w:rPr>
            <w:rFonts w:ascii="Times New Roman" w:hAnsi="Times New Roman" w:cs="Times New Roman"/>
            <w:bCs/>
            <w:sz w:val="24"/>
            <w:szCs w:val="24"/>
            <w:shd w:val="clear" w:color="auto" w:fill="FFFFFF"/>
          </w:rPr>
          <w:delText>15</w:delText>
        </w:r>
      </w:del>
      <w:ins w:id="211" w:author="Rossella Falcone" w:date="2026-03-19T17:13:00Z" w16du:dateUtc="2026-03-19T21:13:00Z">
        <w:r w:rsidRPr="00C81301">
          <w:rPr>
            <w:rFonts w:ascii="Times New Roman" w:hAnsi="Times New Roman" w:cs="Times New Roman"/>
            <w:bCs/>
            <w:sz w:val="24"/>
            <w:szCs w:val="24"/>
            <w:shd w:val="clear" w:color="auto" w:fill="FFFFFF"/>
          </w:rPr>
          <w:t>1</w:t>
        </w:r>
        <w:r w:rsidR="00A20203">
          <w:rPr>
            <w:rFonts w:ascii="Times New Roman" w:hAnsi="Times New Roman" w:cs="Times New Roman"/>
            <w:bCs/>
            <w:sz w:val="24"/>
            <w:szCs w:val="24"/>
            <w:shd w:val="clear" w:color="auto" w:fill="FFFFFF"/>
          </w:rPr>
          <w:t>9</w:t>
        </w:r>
      </w:ins>
      <w:del w:id="212" w:author="Siyu Wang" w:date="2026-03-22T20:42:00Z" w16du:dateUtc="2026-03-23T00:42:00Z">
        <w:r w:rsidRPr="00C81301" w:rsidDel="00B601A6">
          <w:rPr>
            <w:rFonts w:ascii="Times New Roman" w:hAnsi="Times New Roman" w:cs="Times New Roman"/>
            <w:bCs/>
            <w:sz w:val="24"/>
            <w:szCs w:val="24"/>
            <w:shd w:val="clear" w:color="auto" w:fill="FFFFFF"/>
          </w:rPr>
          <w:delText xml:space="preserve">), and when learning actions that </w:delText>
        </w:r>
        <w:r w:rsidDel="00B601A6">
          <w:rPr>
            <w:rFonts w:ascii="Times New Roman" w:hAnsi="Times New Roman" w:cs="Times New Roman"/>
            <w:bCs/>
            <w:sz w:val="24"/>
            <w:szCs w:val="24"/>
            <w:shd w:val="clear" w:color="auto" w:fill="FFFFFF"/>
          </w:rPr>
          <w:delText>lead to</w:delText>
        </w:r>
        <w:r w:rsidRPr="00C81301" w:rsidDel="00B601A6">
          <w:rPr>
            <w:rFonts w:ascii="Times New Roman" w:hAnsi="Times New Roman" w:cs="Times New Roman"/>
            <w:bCs/>
            <w:sz w:val="24"/>
            <w:szCs w:val="24"/>
            <w:shd w:val="clear" w:color="auto" w:fill="FFFFFF"/>
          </w:rPr>
          <w:delText xml:space="preserve"> substantial future rewards despite minor immediate losses (</w:delText>
        </w:r>
      </w:del>
      <w:ins w:id="213" w:author="Siyu Wang" w:date="2026-03-22T20:42:00Z" w16du:dateUtc="2026-03-23T00:42:00Z">
        <w:r w:rsidR="00B601A6">
          <w:rPr>
            <w:rFonts w:ascii="Times New Roman" w:hAnsi="Times New Roman" w:cs="Times New Roman"/>
            <w:bCs/>
            <w:sz w:val="24"/>
            <w:szCs w:val="24"/>
            <w:shd w:val="clear" w:color="auto" w:fill="FFFFFF"/>
          </w:rPr>
          <w:t xml:space="preserve">, </w:t>
        </w:r>
      </w:ins>
      <w:del w:id="214" w:author="Rossella Falcone" w:date="2026-03-19T17:13:00Z" w16du:dateUtc="2026-03-19T21:13:00Z">
        <w:r w:rsidRPr="00C81301">
          <w:rPr>
            <w:rFonts w:ascii="Times New Roman" w:hAnsi="Times New Roman" w:cs="Times New Roman"/>
            <w:bCs/>
            <w:sz w:val="24"/>
            <w:szCs w:val="24"/>
            <w:shd w:val="clear" w:color="auto" w:fill="FFFFFF"/>
          </w:rPr>
          <w:delText>16</w:delText>
        </w:r>
      </w:del>
      <w:ins w:id="215" w:author="Rossella Falcone" w:date="2026-03-19T17:13:00Z" w16du:dateUtc="2026-03-19T21:13:00Z">
        <w:r w:rsidR="00A20203">
          <w:rPr>
            <w:rFonts w:ascii="Times New Roman" w:hAnsi="Times New Roman" w:cs="Times New Roman"/>
            <w:bCs/>
            <w:sz w:val="24"/>
            <w:szCs w:val="24"/>
            <w:shd w:val="clear" w:color="auto" w:fill="FFFFFF"/>
          </w:rPr>
          <w:t>2</w:t>
        </w:r>
        <w:r w:rsidR="00091F5B">
          <w:rPr>
            <w:rFonts w:ascii="Times New Roman" w:hAnsi="Times New Roman" w:cs="Times New Roman"/>
            <w:bCs/>
            <w:sz w:val="24"/>
            <w:szCs w:val="24"/>
            <w:shd w:val="clear" w:color="auto" w:fill="FFFFFF"/>
          </w:rPr>
          <w:t>0</w:t>
        </w:r>
      </w:ins>
      <w:r w:rsidRPr="00C81301">
        <w:rPr>
          <w:rFonts w:ascii="Times New Roman" w:hAnsi="Times New Roman" w:cs="Times New Roman"/>
          <w:bCs/>
          <w:sz w:val="24"/>
          <w:szCs w:val="24"/>
          <w:shd w:val="clear" w:color="auto" w:fill="FFFFFF"/>
        </w:rPr>
        <w:t>).</w:t>
      </w:r>
      <w:r>
        <w:rPr>
          <w:rFonts w:ascii="Times New Roman" w:hAnsi="Times New Roman" w:cs="Times New Roman"/>
          <w:bCs/>
          <w:sz w:val="24"/>
          <w:szCs w:val="24"/>
          <w:shd w:val="clear" w:color="auto" w:fill="FFFFFF"/>
        </w:rPr>
        <w:t xml:space="preserve"> </w:t>
      </w:r>
      <w:r w:rsidR="00C75B4C">
        <w:rPr>
          <w:rFonts w:ascii="Times New Roman" w:hAnsi="Times New Roman" w:cs="Times New Roman"/>
          <w:bCs/>
          <w:sz w:val="24"/>
          <w:szCs w:val="24"/>
          <w:shd w:val="clear" w:color="auto" w:fill="FFFFFF"/>
        </w:rPr>
        <w:t xml:space="preserve">However, it remains unclear whether the dlPFC coding of reward and time </w:t>
      </w:r>
      <w:ins w:id="216" w:author="Siyu Wang" w:date="2026-03-19T23:13:00Z" w16du:dateUtc="2026-03-20T03:13:00Z">
        <w:r w:rsidR="0070298F">
          <w:rPr>
            <w:rFonts w:ascii="Times New Roman" w:hAnsi="Times New Roman" w:cs="Times New Roman"/>
            <w:bCs/>
            <w:sz w:val="24"/>
            <w:szCs w:val="24"/>
            <w:shd w:val="clear" w:color="auto" w:fill="FFFFFF"/>
          </w:rPr>
          <w:t>reflects</w:t>
        </w:r>
      </w:ins>
      <w:del w:id="217" w:author="Siyu Wang" w:date="2026-03-19T23:13:00Z" w16du:dateUtc="2026-03-20T03:13:00Z">
        <w:r w:rsidR="00C75B4C" w:rsidDel="0070298F">
          <w:rPr>
            <w:rFonts w:ascii="Times New Roman" w:hAnsi="Times New Roman" w:cs="Times New Roman"/>
            <w:bCs/>
            <w:sz w:val="24"/>
            <w:szCs w:val="24"/>
            <w:shd w:val="clear" w:color="auto" w:fill="FFFFFF"/>
          </w:rPr>
          <w:delText>is</w:delText>
        </w:r>
      </w:del>
      <w:r w:rsidR="00C75B4C">
        <w:rPr>
          <w:rFonts w:ascii="Times New Roman" w:hAnsi="Times New Roman" w:cs="Times New Roman"/>
          <w:bCs/>
          <w:sz w:val="24"/>
          <w:szCs w:val="24"/>
          <w:shd w:val="clear" w:color="auto" w:fill="FFFFFF"/>
        </w:rPr>
        <w:t xml:space="preserve"> a universal temporal discounting process shared across individuals, or </w:t>
      </w:r>
      <w:del w:id="218" w:author="Rossella Falcone" w:date="2026-03-19T17:13:00Z" w16du:dateUtc="2026-03-19T21:13:00Z">
        <w:r w:rsidR="00C75B4C">
          <w:rPr>
            <w:rFonts w:ascii="Times New Roman" w:hAnsi="Times New Roman" w:cs="Times New Roman"/>
            <w:bCs/>
            <w:sz w:val="24"/>
            <w:szCs w:val="24"/>
            <w:shd w:val="clear" w:color="auto" w:fill="FFFFFF"/>
          </w:rPr>
          <w:delText>instead is dependent</w:delText>
        </w:r>
      </w:del>
      <w:ins w:id="219" w:author="Rossella Falcone" w:date="2026-03-19T17:13:00Z" w16du:dateUtc="2026-03-19T21:13:00Z">
        <w:r w:rsidR="00DC25A7">
          <w:rPr>
            <w:rFonts w:ascii="Times New Roman" w:hAnsi="Times New Roman" w:cs="Times New Roman"/>
            <w:bCs/>
            <w:sz w:val="24"/>
            <w:szCs w:val="24"/>
            <w:shd w:val="clear" w:color="auto" w:fill="FFFFFF"/>
          </w:rPr>
          <w:t xml:space="preserve">whether it </w:t>
        </w:r>
        <w:r w:rsidR="00C75B4C">
          <w:rPr>
            <w:rFonts w:ascii="Times New Roman" w:hAnsi="Times New Roman" w:cs="Times New Roman"/>
            <w:bCs/>
            <w:sz w:val="24"/>
            <w:szCs w:val="24"/>
            <w:shd w:val="clear" w:color="auto" w:fill="FFFFFF"/>
          </w:rPr>
          <w:t>depend</w:t>
        </w:r>
        <w:r w:rsidR="00DC25A7">
          <w:rPr>
            <w:rFonts w:ascii="Times New Roman" w:hAnsi="Times New Roman" w:cs="Times New Roman"/>
            <w:bCs/>
            <w:sz w:val="24"/>
            <w:szCs w:val="24"/>
            <w:shd w:val="clear" w:color="auto" w:fill="FFFFFF"/>
          </w:rPr>
          <w:t>s</w:t>
        </w:r>
      </w:ins>
      <w:r w:rsidR="00C75B4C">
        <w:rPr>
          <w:rFonts w:ascii="Times New Roman" w:hAnsi="Times New Roman" w:cs="Times New Roman"/>
          <w:bCs/>
          <w:sz w:val="24"/>
          <w:szCs w:val="24"/>
          <w:shd w:val="clear" w:color="auto" w:fill="FFFFFF"/>
        </w:rPr>
        <w:t xml:space="preserve"> on the specific strategies used </w:t>
      </w:r>
      <w:del w:id="220" w:author="Rossella Falcone" w:date="2026-03-19T17:13:00Z" w16du:dateUtc="2026-03-19T21:13:00Z">
        <w:r w:rsidR="00C75B4C">
          <w:rPr>
            <w:rFonts w:ascii="Times New Roman" w:hAnsi="Times New Roman" w:cs="Times New Roman"/>
            <w:bCs/>
            <w:sz w:val="24"/>
            <w:szCs w:val="24"/>
            <w:shd w:val="clear" w:color="auto" w:fill="FFFFFF"/>
          </w:rPr>
          <w:delText xml:space="preserve">for </w:delText>
        </w:r>
        <w:r w:rsidR="008C7E91">
          <w:rPr>
            <w:rFonts w:ascii="Times New Roman" w:hAnsi="Times New Roman" w:cs="Times New Roman"/>
            <w:bCs/>
            <w:sz w:val="24"/>
            <w:szCs w:val="24"/>
            <w:shd w:val="clear" w:color="auto" w:fill="FFFFFF"/>
          </w:rPr>
          <w:delText>computing</w:delText>
        </w:r>
      </w:del>
      <w:ins w:id="221" w:author="Rossella Falcone" w:date="2026-03-19T17:13:00Z" w16du:dateUtc="2026-03-19T21:13:00Z">
        <w:r w:rsidR="00DC25A7">
          <w:rPr>
            <w:rFonts w:ascii="Times New Roman" w:hAnsi="Times New Roman" w:cs="Times New Roman"/>
            <w:bCs/>
            <w:sz w:val="24"/>
            <w:szCs w:val="24"/>
            <w:shd w:val="clear" w:color="auto" w:fill="FFFFFF"/>
          </w:rPr>
          <w:t>to</w:t>
        </w:r>
        <w:r w:rsidR="00C75B4C">
          <w:rPr>
            <w:rFonts w:ascii="Times New Roman" w:hAnsi="Times New Roman" w:cs="Times New Roman"/>
            <w:bCs/>
            <w:sz w:val="24"/>
            <w:szCs w:val="24"/>
            <w:shd w:val="clear" w:color="auto" w:fill="FFFFFF"/>
          </w:rPr>
          <w:t xml:space="preserve"> </w:t>
        </w:r>
        <w:r w:rsidR="008C7E91">
          <w:rPr>
            <w:rFonts w:ascii="Times New Roman" w:hAnsi="Times New Roman" w:cs="Times New Roman"/>
            <w:bCs/>
            <w:sz w:val="24"/>
            <w:szCs w:val="24"/>
            <w:shd w:val="clear" w:color="auto" w:fill="FFFFFF"/>
          </w:rPr>
          <w:t>comput</w:t>
        </w:r>
        <w:r w:rsidR="00DC25A7">
          <w:rPr>
            <w:rFonts w:ascii="Times New Roman" w:hAnsi="Times New Roman" w:cs="Times New Roman"/>
            <w:bCs/>
            <w:sz w:val="24"/>
            <w:szCs w:val="24"/>
            <w:shd w:val="clear" w:color="auto" w:fill="FFFFFF"/>
          </w:rPr>
          <w:t>e</w:t>
        </w:r>
      </w:ins>
      <w:r w:rsidR="008C7E91">
        <w:rPr>
          <w:rFonts w:ascii="Times New Roman" w:hAnsi="Times New Roman" w:cs="Times New Roman"/>
          <w:bCs/>
          <w:sz w:val="24"/>
          <w:szCs w:val="24"/>
          <w:shd w:val="clear" w:color="auto" w:fill="FFFFFF"/>
        </w:rPr>
        <w:t xml:space="preserve"> discounted values. </w:t>
      </w:r>
      <w:commentRangeStart w:id="222"/>
    </w:p>
    <w:p w14:paraId="5DF9740B" w14:textId="075272F9" w:rsidR="00471A6D" w:rsidRDefault="00425216" w:rsidP="006D12AB">
      <w:pPr>
        <w:spacing w:after="0" w:line="480" w:lineRule="auto"/>
        <w:ind w:firstLine="360"/>
        <w:rPr>
          <w:ins w:id="223" w:author="Rossella Falcone" w:date="2026-03-19T17:13:00Z" w16du:dateUtc="2026-03-19T21:13:00Z"/>
          <w:rFonts w:ascii="Times New Roman" w:eastAsia="Times New Roman" w:hAnsi="Times New Roman" w:cs="Times New Roman"/>
          <w:bCs/>
          <w:sz w:val="24"/>
          <w:szCs w:val="24"/>
        </w:rPr>
      </w:pPr>
      <w:r>
        <w:rPr>
          <w:rFonts w:ascii="Times New Roman" w:hAnsi="Times New Roman" w:cs="Times New Roman"/>
          <w:bCs/>
          <w:sz w:val="24"/>
          <w:szCs w:val="24"/>
          <w:shd w:val="clear" w:color="auto" w:fill="FFFFFF"/>
          <w:lang w:eastAsia="zh-CN"/>
        </w:rPr>
        <w:lastRenderedPageBreak/>
        <w:t xml:space="preserve">In this work, </w:t>
      </w:r>
      <w:r w:rsidR="009E10F7">
        <w:rPr>
          <w:rFonts w:ascii="Times New Roman" w:hAnsi="Times New Roman" w:cs="Times New Roman"/>
          <w:bCs/>
          <w:sz w:val="24"/>
          <w:szCs w:val="24"/>
          <w:shd w:val="clear" w:color="auto" w:fill="FFFFFF"/>
          <w:lang w:eastAsia="zh-CN"/>
        </w:rPr>
        <w:t>we</w:t>
      </w:r>
      <w:r w:rsidR="00F87D8C">
        <w:rPr>
          <w:rFonts w:ascii="Times New Roman" w:hAnsi="Times New Roman" w:cs="Times New Roman"/>
          <w:bCs/>
          <w:sz w:val="24"/>
          <w:szCs w:val="24"/>
          <w:shd w:val="clear" w:color="auto" w:fill="FFFFFF"/>
          <w:lang w:eastAsia="zh-CN"/>
        </w:rPr>
        <w:t xml:space="preserve"> </w:t>
      </w:r>
      <w:r w:rsidR="00CF59A5">
        <w:rPr>
          <w:rFonts w:ascii="Times New Roman" w:hAnsi="Times New Roman" w:cs="Times New Roman"/>
          <w:bCs/>
          <w:sz w:val="24"/>
          <w:szCs w:val="24"/>
          <w:shd w:val="clear" w:color="auto" w:fill="FFFFFF"/>
          <w:lang w:eastAsia="zh-CN"/>
        </w:rPr>
        <w:t xml:space="preserve">trained two </w:t>
      </w:r>
      <w:del w:id="224" w:author="Rossella Falcone" w:date="2026-03-19T17:13:00Z" w16du:dateUtc="2026-03-19T21:13:00Z">
        <w:r w:rsidR="00CF59A5">
          <w:rPr>
            <w:rFonts w:ascii="Times New Roman" w:hAnsi="Times New Roman" w:cs="Times New Roman"/>
            <w:bCs/>
            <w:sz w:val="24"/>
            <w:szCs w:val="24"/>
            <w:shd w:val="clear" w:color="auto" w:fill="FFFFFF"/>
            <w:lang w:eastAsia="zh-CN"/>
          </w:rPr>
          <w:delText>monkey</w:delText>
        </w:r>
      </w:del>
      <w:ins w:id="225" w:author="Rossella Falcone" w:date="2026-03-19T17:13:00Z" w16du:dateUtc="2026-03-19T21:13:00Z">
        <w:r w:rsidR="00CF59A5">
          <w:rPr>
            <w:rFonts w:ascii="Times New Roman" w:hAnsi="Times New Roman" w:cs="Times New Roman"/>
            <w:bCs/>
            <w:sz w:val="24"/>
            <w:szCs w:val="24"/>
            <w:shd w:val="clear" w:color="auto" w:fill="FFFFFF"/>
            <w:lang w:eastAsia="zh-CN"/>
          </w:rPr>
          <w:t>monkey</w:t>
        </w:r>
        <w:r w:rsidR="00DC25A7">
          <w:rPr>
            <w:rFonts w:ascii="Times New Roman" w:hAnsi="Times New Roman" w:cs="Times New Roman"/>
            <w:bCs/>
            <w:sz w:val="24"/>
            <w:szCs w:val="24"/>
            <w:shd w:val="clear" w:color="auto" w:fill="FFFFFF"/>
            <w:lang w:eastAsia="zh-CN"/>
          </w:rPr>
          <w:t>s</w:t>
        </w:r>
      </w:ins>
      <w:r w:rsidR="00CF59A5">
        <w:rPr>
          <w:rFonts w:ascii="Times New Roman" w:hAnsi="Times New Roman" w:cs="Times New Roman"/>
          <w:bCs/>
          <w:sz w:val="24"/>
          <w:szCs w:val="24"/>
          <w:shd w:val="clear" w:color="auto" w:fill="FFFFFF"/>
          <w:lang w:eastAsia="zh-CN"/>
        </w:rPr>
        <w:t xml:space="preserve"> to </w:t>
      </w:r>
      <w:del w:id="226" w:author="Rossella Falcone" w:date="2026-03-19T17:13:00Z" w16du:dateUtc="2026-03-19T21:13:00Z">
        <w:r w:rsidR="00CF59A5">
          <w:rPr>
            <w:rFonts w:ascii="Times New Roman" w:hAnsi="Times New Roman" w:cs="Times New Roman"/>
            <w:bCs/>
            <w:sz w:val="24"/>
            <w:szCs w:val="24"/>
            <w:shd w:val="clear" w:color="auto" w:fill="FFFFFF"/>
            <w:lang w:eastAsia="zh-CN"/>
          </w:rPr>
          <w:delText>do</w:delText>
        </w:r>
      </w:del>
      <w:ins w:id="227" w:author="Rossella Falcone" w:date="2026-03-19T17:13:00Z" w16du:dateUtc="2026-03-19T21:13:00Z">
        <w:r w:rsidR="00DC25A7">
          <w:rPr>
            <w:rFonts w:ascii="Times New Roman" w:hAnsi="Times New Roman" w:cs="Times New Roman"/>
            <w:bCs/>
            <w:sz w:val="24"/>
            <w:szCs w:val="24"/>
            <w:shd w:val="clear" w:color="auto" w:fill="FFFFFF"/>
            <w:lang w:eastAsia="zh-CN"/>
          </w:rPr>
          <w:t>perform</w:t>
        </w:r>
      </w:ins>
      <w:r w:rsidR="00DC25A7">
        <w:rPr>
          <w:rFonts w:ascii="Times New Roman" w:hAnsi="Times New Roman"/>
          <w:sz w:val="24"/>
          <w:shd w:val="clear" w:color="auto" w:fill="FFFFFF"/>
          <w:rPrChange w:id="228" w:author="Rossella Falcone" w:date="2026-03-19T17:13:00Z" w16du:dateUtc="2026-03-19T21:13:00Z">
            <w:rPr>
              <w:rFonts w:ascii="Times New Roman" w:hAnsi="Times New Roman"/>
              <w:sz w:val="24"/>
            </w:rPr>
          </w:rPrChange>
        </w:rPr>
        <w:t xml:space="preserve"> </w:t>
      </w:r>
      <w:r w:rsidR="009E3A4C">
        <w:rPr>
          <w:rFonts w:ascii="Times New Roman" w:eastAsia="Times New Roman" w:hAnsi="Times New Roman" w:cs="Times New Roman"/>
          <w:bCs/>
          <w:sz w:val="24"/>
          <w:szCs w:val="24"/>
        </w:rPr>
        <w:t>a two-step temporal discounting task</w:t>
      </w:r>
      <w:del w:id="229" w:author="Siyu Wang" w:date="2026-03-22T20:44:00Z" w16du:dateUtc="2026-03-23T00:44:00Z">
        <w:r w:rsidR="009E3A4C" w:rsidDel="00EE7A86">
          <w:rPr>
            <w:rFonts w:ascii="Times New Roman" w:eastAsia="Times New Roman" w:hAnsi="Times New Roman" w:cs="Times New Roman"/>
            <w:bCs/>
            <w:sz w:val="24"/>
            <w:szCs w:val="24"/>
          </w:rPr>
          <w:delText xml:space="preserve"> </w:delText>
        </w:r>
      </w:del>
      <w:ins w:id="230" w:author="Rossella Falcone" w:date="2026-03-19T17:13:00Z" w16du:dateUtc="2026-03-19T21:13:00Z">
        <w:r w:rsidR="00DC25A7">
          <w:rPr>
            <w:rFonts w:ascii="Times New Roman" w:eastAsia="Times New Roman" w:hAnsi="Times New Roman" w:cs="Times New Roman"/>
            <w:bCs/>
            <w:sz w:val="24"/>
            <w:szCs w:val="24"/>
          </w:rPr>
          <w:t>,</w:t>
        </w:r>
      </w:ins>
      <w:ins w:id="231" w:author="Siyu Wang" w:date="2026-03-22T20:44:00Z" w16du:dateUtc="2026-03-23T00:44:00Z">
        <w:r w:rsidR="00EE7A86">
          <w:rPr>
            <w:rFonts w:ascii="Times New Roman" w:eastAsia="Times New Roman" w:hAnsi="Times New Roman" w:cs="Times New Roman"/>
            <w:bCs/>
            <w:sz w:val="24"/>
            <w:szCs w:val="24"/>
          </w:rPr>
          <w:t xml:space="preserve"> </w:t>
        </w:r>
      </w:ins>
      <w:r w:rsidR="009E3A4C">
        <w:rPr>
          <w:rFonts w:ascii="Times New Roman" w:eastAsia="Times New Roman" w:hAnsi="Times New Roman" w:cs="Times New Roman"/>
          <w:bCs/>
          <w:sz w:val="24"/>
          <w:szCs w:val="24"/>
        </w:rPr>
        <w:t xml:space="preserve">in which </w:t>
      </w:r>
      <w:r w:rsidR="00065FB3">
        <w:rPr>
          <w:rFonts w:ascii="Times New Roman" w:eastAsia="Times New Roman" w:hAnsi="Times New Roman" w:cs="Times New Roman"/>
          <w:bCs/>
          <w:sz w:val="24"/>
          <w:szCs w:val="24"/>
        </w:rPr>
        <w:t>they</w:t>
      </w:r>
      <w:r w:rsidR="009E3A4C">
        <w:rPr>
          <w:rFonts w:ascii="Times New Roman" w:eastAsia="Times New Roman" w:hAnsi="Times New Roman" w:cs="Times New Roman"/>
          <w:bCs/>
          <w:sz w:val="24"/>
          <w:szCs w:val="24"/>
        </w:rPr>
        <w:t xml:space="preserve"> chose between accepting or refusing a delayed reward offer. </w:t>
      </w:r>
      <w:r w:rsidR="009E3A4C" w:rsidRPr="006B3FBE">
        <w:rPr>
          <w:rFonts w:ascii="Times New Roman" w:eastAsia="Times New Roman" w:hAnsi="Times New Roman" w:cs="Times New Roman"/>
          <w:bCs/>
          <w:sz w:val="24"/>
          <w:szCs w:val="24"/>
        </w:rPr>
        <w:t xml:space="preserve">Crucially, to indicate an accept vs reject choice, monkeys had to release a </w:t>
      </w:r>
      <w:r w:rsidR="009E3A4C">
        <w:rPr>
          <w:rFonts w:ascii="Times New Roman" w:eastAsia="Times New Roman" w:hAnsi="Times New Roman" w:cs="Times New Roman"/>
          <w:bCs/>
          <w:sz w:val="24"/>
          <w:szCs w:val="24"/>
        </w:rPr>
        <w:t>lever</w:t>
      </w:r>
      <w:r w:rsidR="009E3A4C" w:rsidRPr="006B3FBE">
        <w:rPr>
          <w:rFonts w:ascii="Times New Roman" w:eastAsia="Times New Roman" w:hAnsi="Times New Roman" w:cs="Times New Roman"/>
          <w:bCs/>
          <w:sz w:val="24"/>
          <w:szCs w:val="24"/>
        </w:rPr>
        <w:t xml:space="preserve"> </w:t>
      </w:r>
      <w:ins w:id="232" w:author="Mark Eldridge" w:date="2026-03-23T20:15:00Z" w16du:dateUtc="2026-03-23T20:15:00Z">
        <w:r w:rsidR="00004B43">
          <w:rPr>
            <w:rFonts w:ascii="Times New Roman" w:eastAsia="Times New Roman" w:hAnsi="Times New Roman" w:cs="Times New Roman"/>
            <w:bCs/>
            <w:sz w:val="24"/>
            <w:szCs w:val="24"/>
          </w:rPr>
          <w:t>in one of two</w:t>
        </w:r>
      </w:ins>
      <w:del w:id="233" w:author="Mark Eldridge" w:date="2026-03-23T20:15:00Z" w16du:dateUtc="2026-03-23T20:15:00Z">
        <w:r w:rsidR="009E3A4C" w:rsidRPr="006B3FBE" w:rsidDel="00004B43">
          <w:rPr>
            <w:rFonts w:ascii="Times New Roman" w:eastAsia="Times New Roman" w:hAnsi="Times New Roman" w:cs="Times New Roman"/>
            <w:bCs/>
            <w:sz w:val="24"/>
            <w:szCs w:val="24"/>
          </w:rPr>
          <w:delText>at</w:delText>
        </w:r>
      </w:del>
      <w:r w:rsidR="009E3A4C" w:rsidRPr="006B3FBE">
        <w:rPr>
          <w:rFonts w:ascii="Times New Roman" w:eastAsia="Times New Roman" w:hAnsi="Times New Roman" w:cs="Times New Roman"/>
          <w:bCs/>
          <w:sz w:val="24"/>
          <w:szCs w:val="24"/>
        </w:rPr>
        <w:t xml:space="preserve"> different time</w:t>
      </w:r>
      <w:ins w:id="234" w:author="Mark Eldridge" w:date="2026-03-23T20:15:00Z" w16du:dateUtc="2026-03-23T20:15:00Z">
        <w:r w:rsidR="00004B43">
          <w:rPr>
            <w:rFonts w:ascii="Times New Roman" w:eastAsia="Times New Roman" w:hAnsi="Times New Roman" w:cs="Times New Roman"/>
            <w:bCs/>
            <w:sz w:val="24"/>
            <w:szCs w:val="24"/>
          </w:rPr>
          <w:t xml:space="preserve"> w</w:t>
        </w:r>
      </w:ins>
      <w:ins w:id="235" w:author="Mark Eldridge" w:date="2026-03-23T20:16:00Z" w16du:dateUtc="2026-03-23T20:16:00Z">
        <w:r w:rsidR="00004B43">
          <w:rPr>
            <w:rFonts w:ascii="Times New Roman" w:eastAsia="Times New Roman" w:hAnsi="Times New Roman" w:cs="Times New Roman"/>
            <w:bCs/>
            <w:sz w:val="24"/>
            <w:szCs w:val="24"/>
          </w:rPr>
          <w:t>indows,</w:t>
        </w:r>
      </w:ins>
      <w:del w:id="236" w:author="Mark Eldridge" w:date="2026-03-23T20:15:00Z" w16du:dateUtc="2026-03-23T20:15:00Z">
        <w:r w:rsidR="009E3A4C" w:rsidRPr="006B3FBE" w:rsidDel="00004B43">
          <w:rPr>
            <w:rFonts w:ascii="Times New Roman" w:eastAsia="Times New Roman" w:hAnsi="Times New Roman" w:cs="Times New Roman"/>
            <w:bCs/>
            <w:sz w:val="24"/>
            <w:szCs w:val="24"/>
          </w:rPr>
          <w:delText>s</w:delText>
        </w:r>
      </w:del>
      <w:r w:rsidR="009E3A4C" w:rsidRPr="006B3FBE">
        <w:rPr>
          <w:rFonts w:ascii="Times New Roman" w:eastAsia="Times New Roman" w:hAnsi="Times New Roman" w:cs="Times New Roman"/>
          <w:bCs/>
          <w:sz w:val="24"/>
          <w:szCs w:val="24"/>
        </w:rPr>
        <w:t xml:space="preserve"> </w:t>
      </w:r>
      <w:del w:id="237" w:author="Mark Eldridge" w:date="2026-03-23T20:16:00Z" w16du:dateUtc="2026-03-23T20:16:00Z">
        <w:r w:rsidR="009E3A4C" w:rsidRPr="006B3FBE" w:rsidDel="00004B43">
          <w:rPr>
            <w:rFonts w:ascii="Times New Roman" w:eastAsia="Times New Roman" w:hAnsi="Times New Roman" w:cs="Times New Roman"/>
            <w:bCs/>
            <w:sz w:val="24"/>
            <w:szCs w:val="24"/>
          </w:rPr>
          <w:delText xml:space="preserve">that were </w:delText>
        </w:r>
      </w:del>
      <w:r w:rsidR="009E3A4C" w:rsidRPr="006B3FBE">
        <w:rPr>
          <w:rFonts w:ascii="Times New Roman" w:eastAsia="Times New Roman" w:hAnsi="Times New Roman" w:cs="Times New Roman"/>
          <w:bCs/>
          <w:sz w:val="24"/>
          <w:szCs w:val="24"/>
        </w:rPr>
        <w:t xml:space="preserve">contingent on </w:t>
      </w:r>
      <w:r w:rsidR="004267D0">
        <w:rPr>
          <w:rFonts w:ascii="Times New Roman" w:eastAsia="Times New Roman" w:hAnsi="Times New Roman" w:cs="Times New Roman"/>
          <w:bCs/>
          <w:sz w:val="24"/>
          <w:szCs w:val="24"/>
        </w:rPr>
        <w:t xml:space="preserve">a </w:t>
      </w:r>
      <w:r w:rsidR="009E3A4C" w:rsidRPr="006B3FBE">
        <w:rPr>
          <w:rFonts w:ascii="Times New Roman" w:eastAsia="Times New Roman" w:hAnsi="Times New Roman" w:cs="Times New Roman"/>
          <w:bCs/>
          <w:sz w:val="24"/>
          <w:szCs w:val="24"/>
        </w:rPr>
        <w:t xml:space="preserve">go signal. </w:t>
      </w:r>
      <w:del w:id="238" w:author="Rossella Falcone" w:date="2026-03-19T17:13:00Z" w16du:dateUtc="2026-03-19T21:13:00Z">
        <w:r w:rsidR="009D1DD8">
          <w:rPr>
            <w:rFonts w:ascii="Times New Roman" w:eastAsia="Times New Roman" w:hAnsi="Times New Roman" w:cs="Times New Roman"/>
            <w:bCs/>
            <w:sz w:val="24"/>
            <w:szCs w:val="24"/>
          </w:rPr>
          <w:delText>The</w:delText>
        </w:r>
      </w:del>
      <w:ins w:id="239" w:author="Rossella Falcone" w:date="2026-03-19T17:13:00Z" w16du:dateUtc="2026-03-19T21:13:00Z">
        <w:r w:rsidR="00DC25A7">
          <w:rPr>
            <w:rFonts w:ascii="Times New Roman" w:eastAsia="Times New Roman" w:hAnsi="Times New Roman" w:cs="Times New Roman"/>
            <w:bCs/>
            <w:sz w:val="24"/>
            <w:szCs w:val="24"/>
          </w:rPr>
          <w:t>In theory, t</w:t>
        </w:r>
        <w:r w:rsidR="009D1DD8">
          <w:rPr>
            <w:rFonts w:ascii="Times New Roman" w:eastAsia="Times New Roman" w:hAnsi="Times New Roman" w:cs="Times New Roman"/>
            <w:bCs/>
            <w:sz w:val="24"/>
            <w:szCs w:val="24"/>
          </w:rPr>
          <w:t>he</w:t>
        </w:r>
      </w:ins>
      <w:r w:rsidR="009D1DD8">
        <w:rPr>
          <w:rFonts w:ascii="Times New Roman" w:eastAsia="Times New Roman" w:hAnsi="Times New Roman" w:cs="Times New Roman"/>
          <w:bCs/>
          <w:sz w:val="24"/>
          <w:szCs w:val="24"/>
        </w:rPr>
        <w:t xml:space="preserve"> additional delay associated with different go signals</w:t>
      </w:r>
      <w:del w:id="240" w:author="Rossella Falcone" w:date="2026-03-19T17:13:00Z" w16du:dateUtc="2026-03-19T21:13:00Z">
        <w:r w:rsidR="009D1DD8">
          <w:rPr>
            <w:rFonts w:ascii="Times New Roman" w:eastAsia="Times New Roman" w:hAnsi="Times New Roman" w:cs="Times New Roman"/>
            <w:bCs/>
            <w:sz w:val="24"/>
            <w:szCs w:val="24"/>
          </w:rPr>
          <w:delText xml:space="preserve"> in theory</w:delText>
        </w:r>
      </w:del>
      <w:r w:rsidR="009D1DD8">
        <w:rPr>
          <w:rFonts w:ascii="Times New Roman" w:eastAsia="Times New Roman" w:hAnsi="Times New Roman" w:cs="Times New Roman"/>
          <w:bCs/>
          <w:sz w:val="24"/>
          <w:szCs w:val="24"/>
        </w:rPr>
        <w:t xml:space="preserve"> modifies the discounted value of the original delayed reward offer. </w:t>
      </w:r>
      <w:r w:rsidR="007F1538">
        <w:rPr>
          <w:rFonts w:ascii="Times New Roman" w:eastAsia="Times New Roman" w:hAnsi="Times New Roman" w:cs="Times New Roman"/>
          <w:bCs/>
          <w:sz w:val="24"/>
          <w:szCs w:val="24"/>
        </w:rPr>
        <w:t>This allowed us to stud</w:t>
      </w:r>
      <w:r w:rsidR="00CF5B7B">
        <w:rPr>
          <w:rFonts w:ascii="Times New Roman" w:eastAsia="Times New Roman" w:hAnsi="Times New Roman" w:cs="Times New Roman"/>
          <w:bCs/>
          <w:sz w:val="24"/>
          <w:szCs w:val="24"/>
        </w:rPr>
        <w:t>y</w:t>
      </w:r>
      <w:commentRangeEnd w:id="222"/>
      <w:r w:rsidR="008C7E91">
        <w:rPr>
          <w:rStyle w:val="CommentReference"/>
          <w:rFonts w:ascii="Times New Roman" w:eastAsia="Times New Roman" w:hAnsi="Times New Roman" w:cs="Times New Roman"/>
          <w:bCs/>
          <w:sz w:val="24"/>
          <w:szCs w:val="24"/>
        </w:rPr>
        <w:commentReference w:id="222"/>
      </w:r>
      <w:r w:rsidR="00CF5B7B">
        <w:rPr>
          <w:rFonts w:ascii="Times New Roman" w:eastAsia="Times New Roman" w:hAnsi="Times New Roman" w:cs="Times New Roman"/>
          <w:bCs/>
          <w:sz w:val="24"/>
          <w:szCs w:val="24"/>
        </w:rPr>
        <w:t xml:space="preserve"> </w:t>
      </w:r>
      <w:r w:rsidR="007F1538">
        <w:rPr>
          <w:rFonts w:ascii="Times New Roman" w:eastAsia="Times New Roman" w:hAnsi="Times New Roman" w:cs="Times New Roman"/>
          <w:bCs/>
          <w:sz w:val="24"/>
          <w:szCs w:val="24"/>
        </w:rPr>
        <w:t>how</w:t>
      </w:r>
      <w:r w:rsidR="00E4159C" w:rsidRPr="00C81301">
        <w:rPr>
          <w:rFonts w:ascii="Times New Roman" w:eastAsia="Times New Roman" w:hAnsi="Times New Roman" w:cs="Times New Roman"/>
          <w:bCs/>
          <w:sz w:val="24"/>
          <w:szCs w:val="24"/>
        </w:rPr>
        <w:t xml:space="preserve"> </w:t>
      </w:r>
      <w:r w:rsidR="007F1538">
        <w:rPr>
          <w:rFonts w:ascii="Times New Roman" w:eastAsia="Times New Roman" w:hAnsi="Times New Roman" w:cs="Times New Roman"/>
          <w:bCs/>
          <w:sz w:val="24"/>
          <w:szCs w:val="24"/>
        </w:rPr>
        <w:t>animals re-</w:t>
      </w:r>
      <w:del w:id="241" w:author="Rossella Falcone" w:date="2026-03-19T17:13:00Z" w16du:dateUtc="2026-03-19T21:13:00Z">
        <w:r w:rsidR="007F1538">
          <w:rPr>
            <w:rFonts w:ascii="Times New Roman" w:eastAsia="Times New Roman" w:hAnsi="Times New Roman" w:cs="Times New Roman"/>
            <w:bCs/>
            <w:sz w:val="24"/>
            <w:szCs w:val="24"/>
          </w:rPr>
          <w:delText>evaluate</w:delText>
        </w:r>
      </w:del>
      <w:ins w:id="242" w:author="Rossella Falcone" w:date="2026-03-19T17:13:00Z" w16du:dateUtc="2026-03-19T21:13:00Z">
        <w:r w:rsidR="007F1538">
          <w:rPr>
            <w:rFonts w:ascii="Times New Roman" w:eastAsia="Times New Roman" w:hAnsi="Times New Roman" w:cs="Times New Roman"/>
            <w:bCs/>
            <w:sz w:val="24"/>
            <w:szCs w:val="24"/>
          </w:rPr>
          <w:t>evaluate</w:t>
        </w:r>
        <w:r w:rsidR="00DC25A7">
          <w:rPr>
            <w:rFonts w:ascii="Times New Roman" w:eastAsia="Times New Roman" w:hAnsi="Times New Roman" w:cs="Times New Roman"/>
            <w:bCs/>
            <w:sz w:val="24"/>
            <w:szCs w:val="24"/>
          </w:rPr>
          <w:t>d</w:t>
        </w:r>
      </w:ins>
      <w:r w:rsidR="007F1538">
        <w:rPr>
          <w:rFonts w:ascii="Times New Roman" w:eastAsia="Times New Roman" w:hAnsi="Times New Roman" w:cs="Times New Roman"/>
          <w:bCs/>
          <w:sz w:val="24"/>
          <w:szCs w:val="24"/>
        </w:rPr>
        <w:t xml:space="preserve"> a delayed reward offer when </w:t>
      </w:r>
      <w:r w:rsidR="0088516F">
        <w:rPr>
          <w:rFonts w:ascii="Times New Roman" w:eastAsia="Times New Roman" w:hAnsi="Times New Roman" w:cs="Times New Roman"/>
          <w:bCs/>
          <w:sz w:val="24"/>
          <w:szCs w:val="24"/>
        </w:rPr>
        <w:t>a</w:t>
      </w:r>
      <w:r w:rsidR="001E73FA">
        <w:rPr>
          <w:rFonts w:ascii="Times New Roman" w:eastAsia="Times New Roman" w:hAnsi="Times New Roman" w:cs="Times New Roman"/>
          <w:bCs/>
          <w:sz w:val="24"/>
          <w:szCs w:val="24"/>
        </w:rPr>
        <w:t xml:space="preserve">n </w:t>
      </w:r>
      <w:r w:rsidR="007F1538">
        <w:rPr>
          <w:rFonts w:ascii="Times New Roman" w:eastAsia="Times New Roman" w:hAnsi="Times New Roman" w:cs="Times New Roman"/>
          <w:bCs/>
          <w:sz w:val="24"/>
          <w:szCs w:val="24"/>
        </w:rPr>
        <w:t xml:space="preserve">additional delay </w:t>
      </w:r>
      <w:ins w:id="243" w:author="Siyu Wang" w:date="2026-03-19T23:14:00Z" w16du:dateUtc="2026-03-20T03:14:00Z">
        <w:r w:rsidR="00270704">
          <w:rPr>
            <w:rFonts w:ascii="Times New Roman" w:eastAsia="Times New Roman" w:hAnsi="Times New Roman" w:cs="Times New Roman"/>
            <w:bCs/>
            <w:sz w:val="24"/>
            <w:szCs w:val="24"/>
          </w:rPr>
          <w:t>wa</w:t>
        </w:r>
      </w:ins>
      <w:del w:id="244" w:author="Siyu Wang" w:date="2026-03-19T23:14:00Z" w16du:dateUtc="2026-03-20T03:14:00Z">
        <w:r w:rsidR="007F1538" w:rsidDel="00270704">
          <w:rPr>
            <w:rFonts w:ascii="Times New Roman" w:eastAsia="Times New Roman" w:hAnsi="Times New Roman" w:cs="Times New Roman"/>
            <w:bCs/>
            <w:sz w:val="24"/>
            <w:szCs w:val="24"/>
          </w:rPr>
          <w:delText>i</w:delText>
        </w:r>
      </w:del>
      <w:r w:rsidR="007F1538">
        <w:rPr>
          <w:rFonts w:ascii="Times New Roman" w:eastAsia="Times New Roman" w:hAnsi="Times New Roman" w:cs="Times New Roman"/>
          <w:bCs/>
          <w:sz w:val="24"/>
          <w:szCs w:val="24"/>
        </w:rPr>
        <w:t>s introduced</w:t>
      </w:r>
      <w:r w:rsidR="004267D0">
        <w:rPr>
          <w:rFonts w:ascii="Times New Roman" w:eastAsia="Times New Roman" w:hAnsi="Times New Roman" w:cs="Times New Roman"/>
          <w:bCs/>
          <w:sz w:val="24"/>
          <w:szCs w:val="24"/>
        </w:rPr>
        <w:t xml:space="preserve"> by </w:t>
      </w:r>
      <w:r w:rsidR="00E630F1">
        <w:rPr>
          <w:rFonts w:ascii="Times New Roman" w:eastAsia="Times New Roman" w:hAnsi="Times New Roman" w:cs="Times New Roman"/>
          <w:bCs/>
          <w:sz w:val="24"/>
          <w:szCs w:val="24"/>
        </w:rPr>
        <w:t>the</w:t>
      </w:r>
      <w:r w:rsidR="004267D0">
        <w:rPr>
          <w:rFonts w:ascii="Times New Roman" w:eastAsia="Times New Roman" w:hAnsi="Times New Roman" w:cs="Times New Roman"/>
          <w:bCs/>
          <w:sz w:val="24"/>
          <w:szCs w:val="24"/>
        </w:rPr>
        <w:t xml:space="preserve"> go signal</w:t>
      </w:r>
      <w:r w:rsidR="007F1538">
        <w:rPr>
          <w:rFonts w:ascii="Times New Roman" w:eastAsia="Times New Roman" w:hAnsi="Times New Roman" w:cs="Times New Roman"/>
          <w:bCs/>
          <w:sz w:val="24"/>
          <w:szCs w:val="24"/>
        </w:rPr>
        <w:t>.</w:t>
      </w:r>
      <w:r w:rsidR="00C42CE5">
        <w:rPr>
          <w:rFonts w:ascii="Times New Roman" w:eastAsia="Times New Roman" w:hAnsi="Times New Roman" w:cs="Times New Roman"/>
          <w:bCs/>
          <w:sz w:val="24"/>
          <w:szCs w:val="24"/>
        </w:rPr>
        <w:t xml:space="preserve"> </w:t>
      </w:r>
      <w:r w:rsidR="00FA3197">
        <w:rPr>
          <w:rFonts w:ascii="Times New Roman" w:eastAsia="Times New Roman" w:hAnsi="Times New Roman" w:cs="Times New Roman"/>
          <w:bCs/>
          <w:sz w:val="24"/>
          <w:szCs w:val="24"/>
        </w:rPr>
        <w:t xml:space="preserve">Behavioral modeling showed </w:t>
      </w:r>
      <w:r w:rsidR="002F5BC8">
        <w:rPr>
          <w:rFonts w:ascii="Times New Roman" w:eastAsia="Times New Roman" w:hAnsi="Times New Roman" w:cs="Times New Roman"/>
          <w:bCs/>
          <w:sz w:val="24"/>
          <w:szCs w:val="24"/>
        </w:rPr>
        <w:t xml:space="preserve">that </w:t>
      </w:r>
      <w:r w:rsidR="00B15983">
        <w:rPr>
          <w:rFonts w:ascii="Times New Roman" w:eastAsia="Times New Roman" w:hAnsi="Times New Roman" w:cs="Times New Roman"/>
          <w:bCs/>
          <w:sz w:val="24"/>
          <w:szCs w:val="24"/>
        </w:rPr>
        <w:t xml:space="preserve">our monkeys </w:t>
      </w:r>
      <w:r w:rsidR="002F5BC8">
        <w:rPr>
          <w:rFonts w:ascii="Times New Roman" w:eastAsia="Times New Roman" w:hAnsi="Times New Roman" w:cs="Times New Roman"/>
          <w:bCs/>
          <w:sz w:val="24"/>
          <w:szCs w:val="24"/>
        </w:rPr>
        <w:t xml:space="preserve">adopted </w:t>
      </w:r>
      <w:r w:rsidR="00FA3197">
        <w:rPr>
          <w:rFonts w:ascii="Times New Roman" w:eastAsia="Times New Roman" w:hAnsi="Times New Roman" w:cs="Times New Roman"/>
          <w:bCs/>
          <w:sz w:val="24"/>
          <w:szCs w:val="24"/>
        </w:rPr>
        <w:t>different strategies</w:t>
      </w:r>
      <w:r w:rsidR="00C42CE5">
        <w:rPr>
          <w:rFonts w:ascii="Times New Roman" w:eastAsia="Times New Roman" w:hAnsi="Times New Roman" w:cs="Times New Roman"/>
          <w:bCs/>
          <w:sz w:val="24"/>
          <w:szCs w:val="24"/>
        </w:rPr>
        <w:t>.</w:t>
      </w:r>
      <w:r w:rsidR="006D12AB">
        <w:rPr>
          <w:rFonts w:ascii="Times New Roman" w:eastAsia="Times New Roman" w:hAnsi="Times New Roman" w:cs="Times New Roman"/>
          <w:bCs/>
          <w:sz w:val="24"/>
          <w:szCs w:val="24"/>
        </w:rPr>
        <w:t xml:space="preserve"> Neural analysis showed that</w:t>
      </w:r>
      <w:ins w:id="245" w:author="Rossella Falcone" w:date="2026-03-19T17:13:00Z" w16du:dateUtc="2026-03-19T21:13:00Z">
        <w:r w:rsidR="00DC25A7">
          <w:rPr>
            <w:rFonts w:ascii="Times New Roman" w:eastAsia="Times New Roman" w:hAnsi="Times New Roman" w:cs="Times New Roman"/>
            <w:bCs/>
            <w:sz w:val="24"/>
            <w:szCs w:val="24"/>
          </w:rPr>
          <w:t>,</w:t>
        </w:r>
      </w:ins>
      <w:r w:rsidR="00DC25A7">
        <w:rPr>
          <w:rFonts w:ascii="Times New Roman" w:eastAsia="Times New Roman" w:hAnsi="Times New Roman" w:cs="Times New Roman"/>
          <w:bCs/>
          <w:sz w:val="24"/>
          <w:szCs w:val="24"/>
        </w:rPr>
        <w:t xml:space="preserve"> </w:t>
      </w:r>
      <w:r w:rsidR="00CF5B7B">
        <w:rPr>
          <w:rFonts w:ascii="Times New Roman" w:eastAsia="Times New Roman" w:hAnsi="Times New Roman" w:cs="Times New Roman"/>
          <w:bCs/>
          <w:sz w:val="24"/>
          <w:szCs w:val="24"/>
        </w:rPr>
        <w:t>a</w:t>
      </w:r>
      <w:r w:rsidR="001918C8">
        <w:rPr>
          <w:rFonts w:ascii="Times New Roman" w:eastAsia="Times New Roman" w:hAnsi="Times New Roman" w:cs="Times New Roman"/>
          <w:bCs/>
          <w:sz w:val="24"/>
          <w:szCs w:val="24"/>
        </w:rPr>
        <w:t xml:space="preserve">lthough </w:t>
      </w:r>
      <w:r w:rsidR="006D12AB">
        <w:rPr>
          <w:rFonts w:ascii="Times New Roman" w:eastAsia="Times New Roman" w:hAnsi="Times New Roman" w:cs="Times New Roman"/>
          <w:bCs/>
          <w:sz w:val="24"/>
          <w:szCs w:val="24"/>
        </w:rPr>
        <w:t>dlPFC</w:t>
      </w:r>
      <w:r w:rsidR="000F7EDD" w:rsidRPr="00C81301">
        <w:rPr>
          <w:rFonts w:ascii="Times New Roman" w:eastAsia="Times New Roman" w:hAnsi="Times New Roman" w:cs="Times New Roman"/>
          <w:bCs/>
          <w:sz w:val="24"/>
          <w:szCs w:val="24"/>
        </w:rPr>
        <w:t xml:space="preserve"> neurons </w:t>
      </w:r>
      <w:r w:rsidR="006862C9">
        <w:rPr>
          <w:rFonts w:ascii="Times New Roman" w:eastAsia="Times New Roman" w:hAnsi="Times New Roman" w:cs="Times New Roman"/>
          <w:bCs/>
          <w:sz w:val="24"/>
          <w:szCs w:val="24"/>
        </w:rPr>
        <w:t>of</w:t>
      </w:r>
      <w:r w:rsidR="00C81301" w:rsidRPr="00C81301">
        <w:rPr>
          <w:rFonts w:ascii="Times New Roman" w:eastAsia="Times New Roman" w:hAnsi="Times New Roman" w:cs="Times New Roman"/>
          <w:bCs/>
          <w:sz w:val="24"/>
          <w:szCs w:val="24"/>
        </w:rPr>
        <w:t xml:space="preserve"> both animals </w:t>
      </w:r>
      <w:r w:rsidR="000F7EDD" w:rsidRPr="00C81301">
        <w:rPr>
          <w:rFonts w:ascii="Times New Roman" w:eastAsia="Times New Roman" w:hAnsi="Times New Roman" w:cs="Times New Roman"/>
          <w:bCs/>
          <w:sz w:val="24"/>
          <w:szCs w:val="24"/>
        </w:rPr>
        <w:t>encode</w:t>
      </w:r>
      <w:r w:rsidR="00C81301" w:rsidRPr="00C81301">
        <w:rPr>
          <w:rFonts w:ascii="Times New Roman" w:eastAsia="Times New Roman" w:hAnsi="Times New Roman" w:cs="Times New Roman"/>
          <w:bCs/>
          <w:sz w:val="24"/>
          <w:szCs w:val="24"/>
        </w:rPr>
        <w:t>d</w:t>
      </w:r>
      <w:r w:rsidR="000F7EDD" w:rsidRPr="00C81301">
        <w:rPr>
          <w:rFonts w:ascii="Times New Roman" w:eastAsia="Times New Roman" w:hAnsi="Times New Roman" w:cs="Times New Roman"/>
          <w:bCs/>
          <w:sz w:val="24"/>
          <w:szCs w:val="24"/>
        </w:rPr>
        <w:t xml:space="preserve"> reward </w:t>
      </w:r>
      <w:r w:rsidR="006D12AB">
        <w:rPr>
          <w:rFonts w:ascii="Times New Roman" w:eastAsia="Times New Roman" w:hAnsi="Times New Roman" w:cs="Times New Roman"/>
          <w:bCs/>
          <w:sz w:val="24"/>
          <w:szCs w:val="24"/>
        </w:rPr>
        <w:t>size</w:t>
      </w:r>
      <w:r w:rsidR="006D12AB" w:rsidRPr="00C81301">
        <w:rPr>
          <w:rFonts w:ascii="Times New Roman" w:eastAsia="Times New Roman" w:hAnsi="Times New Roman" w:cs="Times New Roman"/>
          <w:bCs/>
          <w:sz w:val="24"/>
          <w:szCs w:val="24"/>
        </w:rPr>
        <w:t xml:space="preserve"> </w:t>
      </w:r>
      <w:r w:rsidR="000F7EDD" w:rsidRPr="00C81301">
        <w:rPr>
          <w:rFonts w:ascii="Times New Roman" w:eastAsia="Times New Roman" w:hAnsi="Times New Roman" w:cs="Times New Roman"/>
          <w:bCs/>
          <w:sz w:val="24"/>
          <w:szCs w:val="24"/>
        </w:rPr>
        <w:t>and delay</w:t>
      </w:r>
      <w:r w:rsidR="006D12AB">
        <w:rPr>
          <w:rFonts w:ascii="Times New Roman" w:eastAsia="Times New Roman" w:hAnsi="Times New Roman" w:cs="Times New Roman"/>
          <w:bCs/>
          <w:sz w:val="24"/>
          <w:szCs w:val="24"/>
        </w:rPr>
        <w:t xml:space="preserve">, </w:t>
      </w:r>
      <w:del w:id="246" w:author="Rossella Falcone" w:date="2026-03-19T17:13:00Z" w16du:dateUtc="2026-03-19T21:13:00Z">
        <w:r w:rsidR="006D12AB">
          <w:rPr>
            <w:rFonts w:ascii="Times New Roman" w:eastAsia="Times New Roman" w:hAnsi="Times New Roman" w:cs="Times New Roman"/>
            <w:bCs/>
            <w:sz w:val="24"/>
            <w:szCs w:val="24"/>
          </w:rPr>
          <w:delText>the</w:delText>
        </w:r>
      </w:del>
      <w:ins w:id="247" w:author="Rossella Falcone" w:date="2026-03-19T17:13:00Z" w16du:dateUtc="2026-03-19T21:13:00Z">
        <w:r w:rsidR="006D12AB">
          <w:rPr>
            <w:rFonts w:ascii="Times New Roman" w:eastAsia="Times New Roman" w:hAnsi="Times New Roman" w:cs="Times New Roman"/>
            <w:bCs/>
            <w:sz w:val="24"/>
            <w:szCs w:val="24"/>
          </w:rPr>
          <w:t>the</w:t>
        </w:r>
        <w:r w:rsidR="00DC25A7">
          <w:rPr>
            <w:rFonts w:ascii="Times New Roman" w:eastAsia="Times New Roman" w:hAnsi="Times New Roman" w:cs="Times New Roman"/>
            <w:bCs/>
            <w:sz w:val="24"/>
            <w:szCs w:val="24"/>
          </w:rPr>
          <w:t>ir</w:t>
        </w:r>
      </w:ins>
      <w:r w:rsidR="006D12AB">
        <w:rPr>
          <w:rFonts w:ascii="Times New Roman" w:eastAsia="Times New Roman" w:hAnsi="Times New Roman" w:cs="Times New Roman"/>
          <w:bCs/>
          <w:sz w:val="24"/>
          <w:szCs w:val="24"/>
        </w:rPr>
        <w:t xml:space="preserve"> neural coding reflected the </w:t>
      </w:r>
      <w:r w:rsidR="000F7EDD" w:rsidRPr="00C81301">
        <w:rPr>
          <w:rFonts w:ascii="Times New Roman" w:eastAsia="Times New Roman" w:hAnsi="Times New Roman" w:cs="Times New Roman"/>
          <w:bCs/>
          <w:sz w:val="24"/>
          <w:szCs w:val="24"/>
        </w:rPr>
        <w:t>distinct behavioral strategies</w:t>
      </w:r>
      <w:r w:rsidR="0061129E" w:rsidRPr="00C81301">
        <w:rPr>
          <w:rFonts w:ascii="Times New Roman" w:eastAsia="Times New Roman" w:hAnsi="Times New Roman" w:cs="Times New Roman"/>
          <w:bCs/>
          <w:sz w:val="24"/>
          <w:szCs w:val="24"/>
        </w:rPr>
        <w:t xml:space="preserve"> adopted </w:t>
      </w:r>
      <w:r w:rsidR="006D12AB">
        <w:rPr>
          <w:rFonts w:ascii="Times New Roman" w:eastAsia="Times New Roman" w:hAnsi="Times New Roman" w:cs="Times New Roman"/>
          <w:bCs/>
          <w:sz w:val="24"/>
          <w:szCs w:val="24"/>
        </w:rPr>
        <w:t xml:space="preserve">by </w:t>
      </w:r>
      <w:del w:id="248" w:author="Rossella Falcone" w:date="2026-03-19T17:13:00Z" w16du:dateUtc="2026-03-19T21:13:00Z">
        <w:r w:rsidR="006D12AB">
          <w:rPr>
            <w:rFonts w:ascii="Times New Roman" w:eastAsia="Times New Roman" w:hAnsi="Times New Roman" w:cs="Times New Roman"/>
            <w:bCs/>
            <w:sz w:val="24"/>
            <w:szCs w:val="24"/>
          </w:rPr>
          <w:delText>the</w:delText>
        </w:r>
      </w:del>
      <w:ins w:id="249" w:author="Rossella Falcone" w:date="2026-03-19T17:13:00Z" w16du:dateUtc="2026-03-19T21:13:00Z">
        <w:r w:rsidR="00DC25A7">
          <w:rPr>
            <w:rFonts w:ascii="Times New Roman" w:eastAsia="Times New Roman" w:hAnsi="Times New Roman" w:cs="Times New Roman"/>
            <w:bCs/>
            <w:sz w:val="24"/>
            <w:szCs w:val="24"/>
          </w:rPr>
          <w:t>each</w:t>
        </w:r>
      </w:ins>
      <w:r w:rsidR="00DC25A7">
        <w:rPr>
          <w:rFonts w:ascii="Times New Roman" w:eastAsia="Times New Roman" w:hAnsi="Times New Roman" w:cs="Times New Roman"/>
          <w:bCs/>
          <w:sz w:val="24"/>
          <w:szCs w:val="24"/>
        </w:rPr>
        <w:t xml:space="preserve"> </w:t>
      </w:r>
      <w:r w:rsidR="006D12AB">
        <w:rPr>
          <w:rFonts w:ascii="Times New Roman" w:eastAsia="Times New Roman" w:hAnsi="Times New Roman" w:cs="Times New Roman"/>
          <w:bCs/>
          <w:sz w:val="24"/>
          <w:szCs w:val="24"/>
        </w:rPr>
        <w:t>animal</w:t>
      </w:r>
      <w:r w:rsidR="00DE5DD5" w:rsidRPr="00C81301">
        <w:rPr>
          <w:rFonts w:ascii="Times New Roman" w:eastAsia="Times New Roman" w:hAnsi="Times New Roman" w:cs="Times New Roman"/>
          <w:bCs/>
          <w:sz w:val="24"/>
          <w:szCs w:val="24"/>
        </w:rPr>
        <w:t>.</w:t>
      </w:r>
      <w:r w:rsidR="000F7EDD" w:rsidRPr="00C81301">
        <w:rPr>
          <w:rFonts w:ascii="Times New Roman" w:eastAsia="Times New Roman" w:hAnsi="Times New Roman" w:cs="Times New Roman"/>
          <w:bCs/>
          <w:sz w:val="24"/>
          <w:szCs w:val="24"/>
        </w:rPr>
        <w:t xml:space="preserve"> </w:t>
      </w:r>
    </w:p>
    <w:p w14:paraId="4BA58A14" w14:textId="77777777" w:rsidR="0008175E" w:rsidRDefault="0008175E" w:rsidP="006D12AB">
      <w:pPr>
        <w:spacing w:after="0" w:line="480" w:lineRule="auto"/>
        <w:ind w:firstLine="360"/>
        <w:rPr>
          <w:rFonts w:ascii="Times New Roman" w:eastAsia="Times New Roman" w:hAnsi="Times New Roman" w:cs="Times New Roman"/>
          <w:bCs/>
          <w:sz w:val="24"/>
          <w:szCs w:val="24"/>
        </w:rPr>
      </w:pPr>
    </w:p>
    <w:p w14:paraId="02986B82" w14:textId="3CDF7515" w:rsidR="005C1A09" w:rsidRDefault="0000000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2EC4D3BC" w14:textId="7B22366C" w:rsidR="00E11918" w:rsidRDefault="00E11918" w:rsidP="0008175E">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3C5EC1">
        <w:rPr>
          <w:rFonts w:ascii="Times New Roman" w:eastAsia="Times New Roman" w:hAnsi="Times New Roman" w:cs="Times New Roman"/>
          <w:sz w:val="24"/>
          <w:szCs w:val="24"/>
        </w:rPr>
        <w:t xml:space="preserve">two-step </w:t>
      </w:r>
      <w:r>
        <w:rPr>
          <w:rFonts w:ascii="Times New Roman" w:eastAsia="Times New Roman" w:hAnsi="Times New Roman" w:cs="Times New Roman"/>
          <w:sz w:val="24"/>
          <w:szCs w:val="24"/>
        </w:rPr>
        <w:t>temporal discounting task (</w:t>
      </w:r>
      <w:r w:rsidR="00327EAF">
        <w:rPr>
          <w:rFonts w:ascii="Times New Roman" w:eastAsia="Times New Roman" w:hAnsi="Times New Roman" w:cs="Times New Roman"/>
          <w:sz w:val="24"/>
          <w:szCs w:val="24"/>
        </w:rPr>
        <w:t xml:space="preserve">see </w:t>
      </w:r>
      <w:r>
        <w:rPr>
          <w:rFonts w:ascii="Times New Roman" w:eastAsia="Times New Roman" w:hAnsi="Times New Roman" w:cs="Times New Roman"/>
          <w:sz w:val="24"/>
          <w:szCs w:val="24"/>
        </w:rPr>
        <w:t>Fig. 1A</w:t>
      </w:r>
      <w:r w:rsidR="00327EAF">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Methods), in which </w:t>
      </w:r>
      <w:del w:id="250" w:author="Rossella Falcone" w:date="2026-03-19T17:13:00Z" w16du:dateUtc="2026-03-19T21:13:00Z">
        <w:r w:rsidR="00F049FD">
          <w:rPr>
            <w:rFonts w:ascii="Times New Roman" w:eastAsia="Times New Roman" w:hAnsi="Times New Roman" w:cs="Times New Roman"/>
            <w:sz w:val="24"/>
            <w:szCs w:val="24"/>
          </w:rPr>
          <w:delText>monkeys</w:delText>
        </w:r>
      </w:del>
      <w:ins w:id="251" w:author="Rossella Falcone" w:date="2026-03-19T17:13:00Z" w16du:dateUtc="2026-03-19T21:13:00Z">
        <w:r w:rsidR="0008175E">
          <w:rPr>
            <w:rFonts w:ascii="Times New Roman" w:eastAsia="Times New Roman" w:hAnsi="Times New Roman" w:cs="Times New Roman"/>
            <w:sz w:val="24"/>
            <w:szCs w:val="24"/>
          </w:rPr>
          <w:t>they</w:t>
        </w:r>
      </w:ins>
      <w:r w:rsidR="00F049FD">
        <w:rPr>
          <w:rFonts w:ascii="Times New Roman" w:eastAsia="Times New Roman" w:hAnsi="Times New Roman" w:cs="Times New Roman"/>
          <w:sz w:val="24"/>
          <w:szCs w:val="24"/>
        </w:rPr>
        <w:t xml:space="preserve"> chose whether to accept or reject an offer of a delayed reward. Animals were pretrained on </w:t>
      </w:r>
      <w:del w:id="252" w:author="Rossella Falcone" w:date="2026-03-19T17:13:00Z" w16du:dateUtc="2026-03-19T21:13:00Z">
        <w:r w:rsidR="00F049FD">
          <w:rPr>
            <w:rFonts w:ascii="Times New Roman" w:eastAsia="Times New Roman" w:hAnsi="Times New Roman" w:cs="Times New Roman"/>
            <w:sz w:val="24"/>
            <w:szCs w:val="24"/>
          </w:rPr>
          <w:delText>the 9</w:delText>
        </w:r>
      </w:del>
      <w:ins w:id="253" w:author="Rossella Falcone" w:date="2026-03-19T17:13:00Z" w16du:dateUtc="2026-03-19T21:13:00Z">
        <w:r w:rsidR="00DC25A7">
          <w:rPr>
            <w:rFonts w:ascii="Times New Roman" w:eastAsia="Times New Roman" w:hAnsi="Times New Roman" w:cs="Times New Roman"/>
            <w:sz w:val="24"/>
            <w:szCs w:val="24"/>
          </w:rPr>
          <w:t>nine</w:t>
        </w:r>
      </w:ins>
      <w:r w:rsidR="00F049FD">
        <w:rPr>
          <w:rFonts w:ascii="Times New Roman" w:eastAsia="Times New Roman" w:hAnsi="Times New Roman" w:cs="Times New Roman"/>
          <w:sz w:val="24"/>
          <w:szCs w:val="24"/>
        </w:rPr>
        <w:t xml:space="preserve"> visual cues </w:t>
      </w:r>
      <w:ins w:id="254" w:author="Rossella Falcone" w:date="2026-03-19T17:13:00Z" w16du:dateUtc="2026-03-19T21:13:00Z">
        <w:r w:rsidR="00A20203">
          <w:rPr>
            <w:rFonts w:ascii="Times New Roman" w:eastAsia="Times New Roman" w:hAnsi="Times New Roman" w:cs="Times New Roman"/>
            <w:sz w:val="24"/>
            <w:szCs w:val="24"/>
          </w:rPr>
          <w:t xml:space="preserve">(Fig. 1B) </w:t>
        </w:r>
      </w:ins>
      <w:r w:rsidR="00F049FD">
        <w:rPr>
          <w:rFonts w:ascii="Times New Roman" w:eastAsia="Times New Roman" w:hAnsi="Times New Roman" w:cs="Times New Roman"/>
          <w:sz w:val="24"/>
          <w:szCs w:val="24"/>
        </w:rPr>
        <w:t xml:space="preserve">that signaled different combinations of </w:t>
      </w:r>
      <w:r>
        <w:rPr>
          <w:rFonts w:ascii="Times New Roman" w:eastAsia="Times New Roman" w:hAnsi="Times New Roman" w:cs="Times New Roman"/>
          <w:sz w:val="24"/>
          <w:szCs w:val="24"/>
        </w:rPr>
        <w:t xml:space="preserve">reward </w:t>
      </w:r>
      <w:del w:id="255" w:author="Rossella Falcone" w:date="2026-03-19T17:13:00Z" w16du:dateUtc="2026-03-19T21:13:00Z">
        <w:r>
          <w:rPr>
            <w:rFonts w:ascii="Times New Roman" w:eastAsia="Times New Roman" w:hAnsi="Times New Roman" w:cs="Times New Roman"/>
            <w:sz w:val="24"/>
            <w:szCs w:val="24"/>
          </w:rPr>
          <w:delText>magnitude</w:delText>
        </w:r>
        <w:r w:rsidR="00F049FD">
          <w:rPr>
            <w:rFonts w:ascii="Times New Roman" w:eastAsia="Times New Roman" w:hAnsi="Times New Roman" w:cs="Times New Roman"/>
            <w:sz w:val="24"/>
            <w:szCs w:val="24"/>
          </w:rPr>
          <w:delText>s</w:delText>
        </w:r>
      </w:del>
      <w:ins w:id="256" w:author="Rossella Falcone" w:date="2026-03-19T17:13:00Z" w16du:dateUtc="2026-03-19T21:13:00Z">
        <w:r w:rsidR="00775BF3">
          <w:rPr>
            <w:rFonts w:ascii="Times New Roman" w:eastAsia="Times New Roman" w:hAnsi="Times New Roman" w:cs="Times New Roman"/>
            <w:sz w:val="24"/>
            <w:szCs w:val="24"/>
          </w:rPr>
          <w:t>size</w:t>
        </w:r>
      </w:ins>
      <w:r w:rsidR="00775BF3">
        <w:rPr>
          <w:rFonts w:ascii="Times New Roman" w:eastAsia="Times New Roman" w:hAnsi="Times New Roman" w:cs="Times New Roman"/>
          <w:sz w:val="24"/>
          <w:szCs w:val="24"/>
        </w:rPr>
        <w:t xml:space="preserve"> </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2, 4, or 6 drops of liquid reward</w:t>
      </w:r>
      <w:r w:rsidR="00F049F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delay</w:t>
      </w:r>
      <w:del w:id="257" w:author="Mark Eldridge" w:date="2026-03-23T20:18:00Z" w16du:dateUtc="2026-03-23T20:18:00Z">
        <w:r w:rsidR="00D774B1" w:rsidDel="00CA781C">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1, 5, or 10 seconds</w:t>
      </w:r>
      <w:r w:rsidR="00F049F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83759E">
        <w:rPr>
          <w:rFonts w:ascii="Times New Roman" w:eastAsia="Times New Roman" w:hAnsi="Times New Roman" w:cs="Times New Roman"/>
          <w:sz w:val="24"/>
          <w:szCs w:val="24"/>
        </w:rPr>
        <w:t xml:space="preserve"> </w:t>
      </w:r>
      <w:r w:rsidR="002E298B">
        <w:rPr>
          <w:rFonts w:ascii="Times New Roman" w:eastAsia="Times New Roman" w:hAnsi="Times New Roman" w:cs="Times New Roman"/>
          <w:sz w:val="24"/>
          <w:szCs w:val="24"/>
        </w:rPr>
        <w:t>Animals indicate</w:t>
      </w:r>
      <w:r w:rsidR="004B72E3">
        <w:rPr>
          <w:rFonts w:ascii="Times New Roman" w:eastAsia="Times New Roman" w:hAnsi="Times New Roman" w:cs="Times New Roman"/>
          <w:sz w:val="24"/>
          <w:szCs w:val="24"/>
        </w:rPr>
        <w:t>d</w:t>
      </w:r>
      <w:r w:rsidR="002E298B">
        <w:rPr>
          <w:rFonts w:ascii="Times New Roman" w:eastAsia="Times New Roman" w:hAnsi="Times New Roman" w:cs="Times New Roman"/>
          <w:sz w:val="24"/>
          <w:szCs w:val="24"/>
        </w:rPr>
        <w:t xml:space="preserve"> their </w:t>
      </w:r>
      <w:ins w:id="258" w:author="Mark Eldridge" w:date="2026-03-23T20:18:00Z" w16du:dateUtc="2026-03-23T20:18:00Z">
        <w:r w:rsidR="00CA781C">
          <w:rPr>
            <w:rFonts w:ascii="Times New Roman" w:eastAsia="Times New Roman" w:hAnsi="Times New Roman" w:cs="Times New Roman"/>
            <w:sz w:val="24"/>
            <w:szCs w:val="24"/>
          </w:rPr>
          <w:t xml:space="preserve">choice - </w:t>
        </w:r>
      </w:ins>
      <w:r w:rsidR="002E298B">
        <w:rPr>
          <w:rFonts w:ascii="Times New Roman" w:eastAsia="Times New Roman" w:hAnsi="Times New Roman" w:cs="Times New Roman"/>
          <w:sz w:val="24"/>
          <w:szCs w:val="24"/>
        </w:rPr>
        <w:t xml:space="preserve">accept </w:t>
      </w:r>
      <w:ins w:id="259" w:author="Siyu Wang" w:date="2026-03-22T20:48:00Z" w16du:dateUtc="2026-03-23T00:48:00Z">
        <w:del w:id="260" w:author="Mark Eldridge" w:date="2026-03-23T20:18:00Z" w16du:dateUtc="2026-03-23T20:18:00Z">
          <w:r w:rsidR="004B5F23" w:rsidDel="00CA781C">
            <w:rPr>
              <w:rFonts w:ascii="Times New Roman" w:eastAsia="Times New Roman" w:hAnsi="Times New Roman" w:cs="Times New Roman"/>
              <w:sz w:val="24"/>
              <w:szCs w:val="24"/>
            </w:rPr>
            <w:delText>(</w:delText>
          </w:r>
        </w:del>
      </w:ins>
      <w:del w:id="261" w:author="Rossella Falcone" w:date="2026-03-19T17:13:00Z" w16du:dateUtc="2026-03-19T21:13:00Z">
        <w:r w:rsidR="00802506">
          <w:rPr>
            <w:rFonts w:ascii="Times New Roman" w:eastAsia="Times New Roman" w:hAnsi="Times New Roman" w:cs="Times New Roman"/>
            <w:sz w:val="24"/>
            <w:szCs w:val="24"/>
          </w:rPr>
          <w:delText>vs</w:delText>
        </w:r>
      </w:del>
      <w:ins w:id="262" w:author="Rossella Falcone" w:date="2026-03-19T17:13:00Z" w16du:dateUtc="2026-03-19T21:13:00Z">
        <w:r w:rsidR="00DC25A7">
          <w:rPr>
            <w:rFonts w:ascii="Times New Roman" w:eastAsia="Times New Roman" w:hAnsi="Times New Roman" w:cs="Times New Roman"/>
            <w:sz w:val="24"/>
            <w:szCs w:val="24"/>
          </w:rPr>
          <w:t>or</w:t>
        </w:r>
      </w:ins>
      <w:r w:rsidR="00DC25A7">
        <w:rPr>
          <w:rFonts w:ascii="Times New Roman" w:eastAsia="Times New Roman" w:hAnsi="Times New Roman" w:cs="Times New Roman"/>
          <w:sz w:val="24"/>
          <w:szCs w:val="24"/>
        </w:rPr>
        <w:t xml:space="preserve"> </w:t>
      </w:r>
      <w:r w:rsidR="002E298B">
        <w:rPr>
          <w:rFonts w:ascii="Times New Roman" w:eastAsia="Times New Roman" w:hAnsi="Times New Roman" w:cs="Times New Roman"/>
          <w:sz w:val="24"/>
          <w:szCs w:val="24"/>
        </w:rPr>
        <w:t>reject</w:t>
      </w:r>
      <w:ins w:id="263" w:author="Mark Eldridge" w:date="2026-03-23T20:18:00Z" w16du:dateUtc="2026-03-23T20:18:00Z">
        <w:r w:rsidR="00CA781C">
          <w:rPr>
            <w:rFonts w:ascii="Times New Roman" w:eastAsia="Times New Roman" w:hAnsi="Times New Roman" w:cs="Times New Roman"/>
            <w:sz w:val="24"/>
            <w:szCs w:val="24"/>
          </w:rPr>
          <w:t xml:space="preserve"> - </w:t>
        </w:r>
      </w:ins>
      <w:ins w:id="264" w:author="Siyu Wang" w:date="2026-03-22T20:48:00Z" w16du:dateUtc="2026-03-23T00:48:00Z">
        <w:del w:id="265" w:author="Mark Eldridge" w:date="2026-03-23T20:18:00Z" w16du:dateUtc="2026-03-23T20:18:00Z">
          <w:r w:rsidR="004B5F23" w:rsidDel="00CA781C">
            <w:rPr>
              <w:rFonts w:ascii="Times New Roman" w:eastAsia="Times New Roman" w:hAnsi="Times New Roman" w:cs="Times New Roman"/>
              <w:sz w:val="24"/>
              <w:szCs w:val="24"/>
            </w:rPr>
            <w:delText>)</w:delText>
          </w:r>
        </w:del>
      </w:ins>
      <w:del w:id="266" w:author="Mark Eldridge" w:date="2026-03-23T20:18:00Z" w16du:dateUtc="2026-03-23T20:18:00Z">
        <w:r w:rsidR="002E298B" w:rsidDel="00CA781C">
          <w:rPr>
            <w:rFonts w:ascii="Times New Roman" w:eastAsia="Times New Roman" w:hAnsi="Times New Roman" w:cs="Times New Roman"/>
            <w:sz w:val="24"/>
            <w:szCs w:val="24"/>
          </w:rPr>
          <w:delText xml:space="preserve"> choices </w:delText>
        </w:r>
      </w:del>
      <w:r w:rsidR="002E298B">
        <w:rPr>
          <w:rFonts w:ascii="Times New Roman" w:eastAsia="Times New Roman" w:hAnsi="Times New Roman" w:cs="Times New Roman"/>
          <w:sz w:val="24"/>
          <w:szCs w:val="24"/>
        </w:rPr>
        <w:t xml:space="preserve">by </w:t>
      </w:r>
      <w:ins w:id="267" w:author="Siyu Wang" w:date="2026-03-22T20:48:00Z" w16du:dateUtc="2026-03-23T00:48:00Z">
        <w:del w:id="268" w:author="Mark Eldridge" w:date="2026-03-23T20:18:00Z" w16du:dateUtc="2026-03-23T20:18:00Z">
          <w:r w:rsidR="004645E5" w:rsidDel="00CA781C">
            <w:rPr>
              <w:rFonts w:ascii="Times New Roman" w:eastAsia="Times New Roman" w:hAnsi="Times New Roman" w:cs="Times New Roman"/>
              <w:sz w:val="24"/>
              <w:szCs w:val="24"/>
            </w:rPr>
            <w:delText xml:space="preserve">respectively </w:delText>
          </w:r>
        </w:del>
      </w:ins>
      <w:del w:id="269" w:author="Siyu Wang" w:date="2026-03-22T20:47:00Z" w16du:dateUtc="2026-03-23T00:47:00Z">
        <w:r w:rsidR="002E298B" w:rsidDel="004B5F23">
          <w:rPr>
            <w:rFonts w:ascii="Times New Roman" w:eastAsia="Times New Roman" w:hAnsi="Times New Roman" w:cs="Times New Roman"/>
            <w:sz w:val="24"/>
            <w:szCs w:val="24"/>
          </w:rPr>
          <w:delText xml:space="preserve">responding </w:delText>
        </w:r>
      </w:del>
      <w:ins w:id="270" w:author="Siyu Wang" w:date="2026-03-22T20:47:00Z" w16du:dateUtc="2026-03-23T00:47:00Z">
        <w:r w:rsidR="004B5F23">
          <w:rPr>
            <w:rFonts w:ascii="Times New Roman" w:eastAsia="Times New Roman" w:hAnsi="Times New Roman" w:cs="Times New Roman"/>
            <w:sz w:val="24"/>
            <w:szCs w:val="24"/>
          </w:rPr>
          <w:t xml:space="preserve">releasing a lever when a </w:t>
        </w:r>
      </w:ins>
      <w:del w:id="271" w:author="Siyu Wang" w:date="2026-03-22T20:47:00Z" w16du:dateUtc="2026-03-23T00:47:00Z">
        <w:r w:rsidR="002E298B" w:rsidDel="004B5F23">
          <w:rPr>
            <w:rFonts w:ascii="Times New Roman" w:eastAsia="Times New Roman" w:hAnsi="Times New Roman" w:cs="Times New Roman"/>
            <w:sz w:val="24"/>
            <w:szCs w:val="24"/>
          </w:rPr>
          <w:delText xml:space="preserve">to </w:delText>
        </w:r>
        <w:r w:rsidR="00ED1738" w:rsidDel="004B5F23">
          <w:rPr>
            <w:rFonts w:ascii="Times New Roman" w:eastAsia="Times New Roman" w:hAnsi="Times New Roman" w:cs="Times New Roman"/>
            <w:sz w:val="24"/>
            <w:szCs w:val="24"/>
          </w:rPr>
          <w:delText>a</w:delText>
        </w:r>
        <w:r w:rsidR="002E298B" w:rsidDel="004B5F23">
          <w:rPr>
            <w:rFonts w:ascii="Times New Roman" w:eastAsia="Times New Roman" w:hAnsi="Times New Roman" w:cs="Times New Roman"/>
            <w:sz w:val="24"/>
            <w:szCs w:val="24"/>
          </w:rPr>
          <w:delText xml:space="preserve"> </w:delText>
        </w:r>
      </w:del>
      <w:r w:rsidR="002E298B">
        <w:rPr>
          <w:rFonts w:ascii="Times New Roman" w:eastAsia="Times New Roman" w:hAnsi="Times New Roman" w:cs="Times New Roman"/>
          <w:sz w:val="24"/>
          <w:szCs w:val="24"/>
        </w:rPr>
        <w:t xml:space="preserve">purple </w:t>
      </w:r>
      <w:ins w:id="272" w:author="Siyu Wang" w:date="2026-03-22T20:48:00Z" w16du:dateUtc="2026-03-23T00:48:00Z">
        <w:del w:id="273" w:author="Mark Eldridge" w:date="2026-03-23T20:18:00Z" w16du:dateUtc="2026-03-23T20:18:00Z">
          <w:r w:rsidR="004B5F23" w:rsidDel="00CA781C">
            <w:rPr>
              <w:rFonts w:ascii="Times New Roman" w:eastAsia="Times New Roman" w:hAnsi="Times New Roman" w:cs="Times New Roman"/>
              <w:sz w:val="24"/>
              <w:szCs w:val="24"/>
            </w:rPr>
            <w:delText>(</w:delText>
          </w:r>
        </w:del>
      </w:ins>
      <w:del w:id="274" w:author="Rossella Falcone" w:date="2026-03-19T17:13:00Z" w16du:dateUtc="2026-03-19T21:13:00Z">
        <w:r w:rsidR="004860BB">
          <w:rPr>
            <w:rFonts w:ascii="Times New Roman" w:eastAsia="Times New Roman" w:hAnsi="Times New Roman" w:cs="Times New Roman"/>
            <w:sz w:val="24"/>
            <w:szCs w:val="24"/>
          </w:rPr>
          <w:delText>vs</w:delText>
        </w:r>
      </w:del>
      <w:ins w:id="275" w:author="Rossella Falcone" w:date="2026-03-19T17:13:00Z" w16du:dateUtc="2026-03-19T21:13:00Z">
        <w:r w:rsidR="00DC25A7">
          <w:rPr>
            <w:rFonts w:ascii="Times New Roman" w:eastAsia="Times New Roman" w:hAnsi="Times New Roman" w:cs="Times New Roman"/>
            <w:sz w:val="24"/>
            <w:szCs w:val="24"/>
          </w:rPr>
          <w:t>or</w:t>
        </w:r>
      </w:ins>
      <w:r w:rsidR="00DC25A7">
        <w:rPr>
          <w:rFonts w:ascii="Times New Roman" w:eastAsia="Times New Roman" w:hAnsi="Times New Roman" w:cs="Times New Roman"/>
          <w:sz w:val="24"/>
          <w:szCs w:val="24"/>
        </w:rPr>
        <w:t xml:space="preserve"> </w:t>
      </w:r>
      <w:r w:rsidR="002E298B">
        <w:rPr>
          <w:rFonts w:ascii="Times New Roman" w:eastAsia="Times New Roman" w:hAnsi="Times New Roman" w:cs="Times New Roman"/>
          <w:sz w:val="24"/>
          <w:szCs w:val="24"/>
        </w:rPr>
        <w:t>yellow</w:t>
      </w:r>
      <w:ins w:id="276" w:author="Siyu Wang" w:date="2026-03-22T20:48:00Z" w16du:dateUtc="2026-03-23T00:48:00Z">
        <w:del w:id="277" w:author="Mark Eldridge" w:date="2026-03-23T20:19:00Z" w16du:dateUtc="2026-03-23T20:19:00Z">
          <w:r w:rsidR="004B5F23" w:rsidDel="00CA781C">
            <w:rPr>
              <w:rFonts w:ascii="Times New Roman" w:eastAsia="Times New Roman" w:hAnsi="Times New Roman" w:cs="Times New Roman"/>
              <w:sz w:val="24"/>
              <w:szCs w:val="24"/>
            </w:rPr>
            <w:delText>)</w:delText>
          </w:r>
        </w:del>
      </w:ins>
      <w:r w:rsidR="002E298B">
        <w:rPr>
          <w:rFonts w:ascii="Times New Roman" w:eastAsia="Times New Roman" w:hAnsi="Times New Roman" w:cs="Times New Roman"/>
          <w:sz w:val="24"/>
          <w:szCs w:val="24"/>
        </w:rPr>
        <w:t xml:space="preserve"> go signal</w:t>
      </w:r>
      <w:ins w:id="278" w:author="Mark Eldridge" w:date="2026-03-23T20:19:00Z" w16du:dateUtc="2026-03-23T20:19:00Z">
        <w:r w:rsidR="00CA781C">
          <w:rPr>
            <w:rFonts w:ascii="Times New Roman" w:eastAsia="Times New Roman" w:hAnsi="Times New Roman" w:cs="Times New Roman"/>
            <w:sz w:val="24"/>
            <w:szCs w:val="24"/>
          </w:rPr>
          <w:t xml:space="preserve">, respectively, </w:t>
        </w:r>
      </w:ins>
      <w:ins w:id="279" w:author="Siyu Wang" w:date="2026-03-22T20:48:00Z" w16du:dateUtc="2026-03-23T00:48:00Z">
        <w:r w:rsidR="004B5F23">
          <w:rPr>
            <w:rFonts w:ascii="Times New Roman" w:eastAsia="Times New Roman" w:hAnsi="Times New Roman" w:cs="Times New Roman"/>
            <w:sz w:val="24"/>
            <w:szCs w:val="24"/>
          </w:rPr>
          <w:t xml:space="preserve"> appear</w:t>
        </w:r>
      </w:ins>
      <w:ins w:id="280" w:author="Mark Eldridge" w:date="2026-03-23T20:19:00Z" w16du:dateUtc="2026-03-23T20:19:00Z">
        <w:r w:rsidR="00CA781C">
          <w:rPr>
            <w:rFonts w:ascii="Times New Roman" w:eastAsia="Times New Roman" w:hAnsi="Times New Roman" w:cs="Times New Roman"/>
            <w:sz w:val="24"/>
            <w:szCs w:val="24"/>
          </w:rPr>
          <w:t>ed</w:t>
        </w:r>
      </w:ins>
      <w:ins w:id="281" w:author="Siyu Wang" w:date="2026-03-22T20:48:00Z" w16du:dateUtc="2026-03-23T00:48:00Z">
        <w:del w:id="282" w:author="Mark Eldridge" w:date="2026-03-23T20:19:00Z" w16du:dateUtc="2026-03-23T20:19:00Z">
          <w:r w:rsidR="004B5F23" w:rsidDel="00CA781C">
            <w:rPr>
              <w:rFonts w:ascii="Times New Roman" w:eastAsia="Times New Roman" w:hAnsi="Times New Roman" w:cs="Times New Roman"/>
              <w:sz w:val="24"/>
              <w:szCs w:val="24"/>
            </w:rPr>
            <w:delText>s</w:delText>
          </w:r>
        </w:del>
      </w:ins>
      <w:ins w:id="283" w:author="Rossella Falcone" w:date="2026-03-19T17:13:00Z" w16du:dateUtc="2026-03-19T21:13:00Z">
        <w:del w:id="284" w:author="Siyu Wang" w:date="2026-03-22T20:48:00Z" w16du:dateUtc="2026-03-23T00:48:00Z">
          <w:r w:rsidR="00DC25A7" w:rsidDel="004645E5">
            <w:rPr>
              <w:rFonts w:ascii="Times New Roman" w:eastAsia="Times New Roman" w:hAnsi="Times New Roman" w:cs="Times New Roman"/>
              <w:sz w:val="24"/>
              <w:szCs w:val="24"/>
            </w:rPr>
            <w:delText>,</w:delText>
          </w:r>
        </w:del>
      </w:ins>
      <w:del w:id="285" w:author="Siyu Wang" w:date="2026-03-22T20:48:00Z" w16du:dateUtc="2026-03-23T00:48:00Z">
        <w:r w:rsidR="00EA665C" w:rsidDel="004645E5">
          <w:rPr>
            <w:rFonts w:ascii="Times New Roman" w:eastAsia="Times New Roman" w:hAnsi="Times New Roman" w:cs="Times New Roman"/>
            <w:sz w:val="24"/>
            <w:szCs w:val="24"/>
          </w:rPr>
          <w:delText xml:space="preserve"> respectively</w:delText>
        </w:r>
      </w:del>
      <w:r w:rsidR="002E298B">
        <w:rPr>
          <w:rFonts w:ascii="Times New Roman" w:eastAsia="Times New Roman" w:hAnsi="Times New Roman" w:cs="Times New Roman"/>
          <w:sz w:val="24"/>
          <w:szCs w:val="24"/>
        </w:rPr>
        <w:t>.</w:t>
      </w:r>
      <w:r w:rsidR="00C0674A">
        <w:rPr>
          <w:rFonts w:ascii="Times New Roman" w:eastAsia="Times New Roman" w:hAnsi="Times New Roman" w:cs="Times New Roman"/>
          <w:sz w:val="24"/>
          <w:szCs w:val="24"/>
        </w:rPr>
        <w:t xml:space="preserve"> </w:t>
      </w:r>
      <w:r w:rsidR="00822610">
        <w:rPr>
          <w:rFonts w:ascii="Times New Roman" w:eastAsia="Times New Roman" w:hAnsi="Times New Roman" w:cs="Times New Roman"/>
          <w:sz w:val="24"/>
          <w:szCs w:val="24"/>
        </w:rPr>
        <w:t xml:space="preserve">In each trial, </w:t>
      </w:r>
      <w:r w:rsidR="000F230D">
        <w:rPr>
          <w:rFonts w:ascii="Times New Roman" w:eastAsia="Times New Roman" w:hAnsi="Times New Roman" w:cs="Times New Roman"/>
          <w:sz w:val="24"/>
          <w:szCs w:val="24"/>
        </w:rPr>
        <w:t>after the reward offer was presented, one of the yellow/purple go signals</w:t>
      </w:r>
      <w:ins w:id="286" w:author="Siyu Wang" w:date="2026-03-22T20:49:00Z" w16du:dateUtc="2026-03-23T00:49:00Z">
        <w:r w:rsidR="00201782">
          <w:rPr>
            <w:rFonts w:ascii="Times New Roman" w:eastAsia="Times New Roman" w:hAnsi="Times New Roman" w:cs="Times New Roman"/>
            <w:sz w:val="24"/>
            <w:szCs w:val="24"/>
          </w:rPr>
          <w:t xml:space="preserve"> (randomly drawn)</w:t>
        </w:r>
      </w:ins>
      <w:r w:rsidR="000F230D">
        <w:rPr>
          <w:rFonts w:ascii="Times New Roman" w:eastAsia="Times New Roman" w:hAnsi="Times New Roman" w:cs="Times New Roman"/>
          <w:sz w:val="24"/>
          <w:szCs w:val="24"/>
        </w:rPr>
        <w:t xml:space="preserve"> was presented </w:t>
      </w:r>
      <w:del w:id="287" w:author="Siyu Wang" w:date="2026-03-22T20:49:00Z" w16du:dateUtc="2026-03-23T00:49:00Z">
        <w:r w:rsidR="000F230D" w:rsidDel="00201782">
          <w:rPr>
            <w:rFonts w:ascii="Times New Roman" w:eastAsia="Times New Roman" w:hAnsi="Times New Roman" w:cs="Times New Roman"/>
            <w:sz w:val="24"/>
            <w:szCs w:val="24"/>
          </w:rPr>
          <w:delText>at random</w:delText>
        </w:r>
      </w:del>
      <w:ins w:id="288" w:author="Siyu Wang" w:date="2026-03-22T20:49:00Z" w16du:dateUtc="2026-03-23T00:49:00Z">
        <w:del w:id="289" w:author="Mark Eldridge" w:date="2026-03-23T20:19:00Z" w16du:dateUtc="2026-03-23T20:19:00Z">
          <w:r w:rsidR="00201782" w:rsidDel="00CA781C">
            <w:rPr>
              <w:rFonts w:ascii="Times New Roman" w:eastAsia="Times New Roman" w:hAnsi="Times New Roman" w:cs="Times New Roman"/>
              <w:sz w:val="24"/>
              <w:szCs w:val="24"/>
            </w:rPr>
            <w:delText xml:space="preserve">at </w:delText>
          </w:r>
        </w:del>
        <w:r w:rsidR="00201782">
          <w:rPr>
            <w:rFonts w:ascii="Times New Roman" w:eastAsia="Times New Roman" w:hAnsi="Times New Roman" w:cs="Times New Roman"/>
            <w:sz w:val="24"/>
            <w:szCs w:val="24"/>
          </w:rPr>
          <w:t>first</w:t>
        </w:r>
      </w:ins>
      <w:del w:id="290" w:author="Rossella Falcone" w:date="2026-03-19T17:13:00Z" w16du:dateUtc="2026-03-19T21:13:00Z">
        <w:r w:rsidR="000F230D">
          <w:rPr>
            <w:rFonts w:ascii="Times New Roman" w:eastAsia="Times New Roman" w:hAnsi="Times New Roman" w:cs="Times New Roman"/>
            <w:sz w:val="24"/>
            <w:szCs w:val="24"/>
          </w:rPr>
          <w:delText xml:space="preserve">, </w:delText>
        </w:r>
        <w:r w:rsidR="00776C56">
          <w:rPr>
            <w:rFonts w:ascii="Times New Roman" w:eastAsia="Times New Roman" w:hAnsi="Times New Roman" w:cs="Times New Roman"/>
            <w:sz w:val="24"/>
            <w:szCs w:val="24"/>
          </w:rPr>
          <w:delText xml:space="preserve">and </w:delText>
        </w:r>
        <w:r w:rsidR="00F80AD9">
          <w:rPr>
            <w:rFonts w:ascii="Times New Roman" w:eastAsia="Times New Roman" w:hAnsi="Times New Roman" w:cs="Times New Roman"/>
            <w:sz w:val="24"/>
            <w:szCs w:val="24"/>
          </w:rPr>
          <w:delText>if</w:delText>
        </w:r>
      </w:del>
      <w:ins w:id="291" w:author="Rossella Falcone" w:date="2026-03-19T17:13:00Z" w16du:dateUtc="2026-03-19T21:13:00Z">
        <w:r w:rsidR="00765999">
          <w:rPr>
            <w:rFonts w:ascii="Times New Roman" w:eastAsia="Times New Roman" w:hAnsi="Times New Roman" w:cs="Times New Roman"/>
            <w:sz w:val="24"/>
            <w:szCs w:val="24"/>
          </w:rPr>
          <w:t>. I</w:t>
        </w:r>
        <w:r w:rsidR="00F80AD9">
          <w:rPr>
            <w:rFonts w:ascii="Times New Roman" w:eastAsia="Times New Roman" w:hAnsi="Times New Roman" w:cs="Times New Roman"/>
            <w:sz w:val="24"/>
            <w:szCs w:val="24"/>
          </w:rPr>
          <w:t>f</w:t>
        </w:r>
      </w:ins>
      <w:r w:rsidR="00F80AD9">
        <w:rPr>
          <w:rFonts w:ascii="Times New Roman" w:eastAsia="Times New Roman" w:hAnsi="Times New Roman" w:cs="Times New Roman"/>
          <w:sz w:val="24"/>
          <w:szCs w:val="24"/>
        </w:rPr>
        <w:t xml:space="preserve"> monkey did not respond to the first go signal, </w:t>
      </w:r>
      <w:r w:rsidR="00776C56">
        <w:rPr>
          <w:rFonts w:ascii="Times New Roman" w:eastAsia="Times New Roman" w:hAnsi="Times New Roman" w:cs="Times New Roman"/>
          <w:sz w:val="24"/>
          <w:szCs w:val="24"/>
        </w:rPr>
        <w:t>the other go signal was presented after a fixed delay</w:t>
      </w:r>
      <w:r w:rsidR="00B77C18">
        <w:rPr>
          <w:rFonts w:ascii="Times New Roman" w:eastAsia="Times New Roman" w:hAnsi="Times New Roman" w:cs="Times New Roman"/>
          <w:sz w:val="24"/>
          <w:szCs w:val="24"/>
        </w:rPr>
        <w:t xml:space="preserve"> (1100ms</w:t>
      </w:r>
      <w:r w:rsidR="00F80AD9">
        <w:rPr>
          <w:rFonts w:ascii="Times New Roman" w:eastAsia="Times New Roman" w:hAnsi="Times New Roman" w:cs="Times New Roman"/>
          <w:sz w:val="24"/>
          <w:szCs w:val="24"/>
        </w:rPr>
        <w:t>).</w:t>
      </w:r>
      <w:r w:rsidR="00776C5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w:t>
      </w:r>
      <w:r w:rsidR="00327EAF">
        <w:rPr>
          <w:rFonts w:ascii="Times New Roman" w:eastAsia="Times New Roman" w:hAnsi="Times New Roman" w:cs="Times New Roman"/>
          <w:sz w:val="24"/>
          <w:szCs w:val="24"/>
        </w:rPr>
        <w:t>instance</w:t>
      </w:r>
      <w:r>
        <w:rPr>
          <w:rFonts w:ascii="Times New Roman" w:eastAsia="Times New Roman" w:hAnsi="Times New Roman" w:cs="Times New Roman"/>
          <w:sz w:val="24"/>
          <w:szCs w:val="24"/>
        </w:rPr>
        <w:t xml:space="preserve">, if the purple </w:t>
      </w:r>
      <w:r w:rsidR="00327EAF">
        <w:rPr>
          <w:rFonts w:ascii="Times New Roman" w:eastAsia="Times New Roman" w:hAnsi="Times New Roman" w:cs="Times New Roman"/>
          <w:sz w:val="24"/>
          <w:szCs w:val="24"/>
        </w:rPr>
        <w:t xml:space="preserve">go signal </w:t>
      </w:r>
      <w:r w:rsidR="00EF3F57">
        <w:rPr>
          <w:rFonts w:ascii="Times New Roman" w:eastAsia="Times New Roman" w:hAnsi="Times New Roman" w:cs="Times New Roman"/>
          <w:sz w:val="24"/>
          <w:szCs w:val="24"/>
        </w:rPr>
        <w:t xml:space="preserve">appeared </w:t>
      </w:r>
      <w:r>
        <w:rPr>
          <w:rFonts w:ascii="Times New Roman" w:eastAsia="Times New Roman" w:hAnsi="Times New Roman" w:cs="Times New Roman"/>
          <w:sz w:val="24"/>
          <w:szCs w:val="24"/>
        </w:rPr>
        <w:t xml:space="preserve">first, the animal could </w:t>
      </w:r>
      <w:r w:rsidR="0017163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release the </w:t>
      </w:r>
      <w:r w:rsidR="00327EAF">
        <w:rPr>
          <w:rFonts w:ascii="Times New Roman" w:eastAsia="Times New Roman" w:hAnsi="Times New Roman" w:cs="Times New Roman"/>
          <w:sz w:val="24"/>
          <w:szCs w:val="24"/>
        </w:rPr>
        <w:t>lever</w:t>
      </w:r>
      <w:r>
        <w:rPr>
          <w:rFonts w:ascii="Times New Roman" w:eastAsia="Times New Roman" w:hAnsi="Times New Roman" w:cs="Times New Roman"/>
          <w:sz w:val="24"/>
          <w:szCs w:val="24"/>
        </w:rPr>
        <w:t xml:space="preserve"> immediately to accept the offer</w:t>
      </w:r>
      <w:r w:rsidR="00327E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w:t>
      </w:r>
      <w:del w:id="292" w:author="Rossella Falcone" w:date="2026-03-19T17:13:00Z" w16du:dateUtc="2026-03-19T21:13:00Z">
        <w:r w:rsidR="000659FC">
          <w:rPr>
            <w:rFonts w:ascii="Times New Roman" w:eastAsia="Times New Roman" w:hAnsi="Times New Roman" w:cs="Times New Roman"/>
            <w:sz w:val="24"/>
            <w:szCs w:val="24"/>
          </w:rPr>
          <w:delText>held and</w:delText>
        </w:r>
      </w:del>
      <w:ins w:id="293" w:author="Rossella Falcone" w:date="2026-03-19T17:13:00Z" w16du:dateUtc="2026-03-19T21:13:00Z">
        <w:r w:rsidR="00034D1D">
          <w:rPr>
            <w:rFonts w:ascii="Times New Roman" w:eastAsia="Times New Roman" w:hAnsi="Times New Roman" w:cs="Times New Roman"/>
            <w:sz w:val="24"/>
            <w:szCs w:val="24"/>
          </w:rPr>
          <w:t>hold</w:t>
        </w:r>
        <w:r w:rsidR="000659FC">
          <w:rPr>
            <w:rFonts w:ascii="Times New Roman" w:eastAsia="Times New Roman" w:hAnsi="Times New Roman" w:cs="Times New Roman"/>
            <w:sz w:val="24"/>
            <w:szCs w:val="24"/>
          </w:rPr>
          <w:t xml:space="preserve"> </w:t>
        </w:r>
        <w:r w:rsidR="0008175E">
          <w:rPr>
            <w:rFonts w:ascii="Times New Roman" w:eastAsia="Times New Roman" w:hAnsi="Times New Roman" w:cs="Times New Roman"/>
            <w:sz w:val="24"/>
            <w:szCs w:val="24"/>
          </w:rPr>
          <w:t>the</w:t>
        </w:r>
      </w:ins>
      <w:r w:rsidR="0008175E">
        <w:rPr>
          <w:rFonts w:ascii="Times New Roman" w:eastAsia="Times New Roman" w:hAnsi="Times New Roman" w:cs="Times New Roman"/>
          <w:sz w:val="24"/>
          <w:szCs w:val="24"/>
        </w:rPr>
        <w:t xml:space="preserve"> </w:t>
      </w:r>
      <w:r w:rsidR="000659FC">
        <w:rPr>
          <w:rFonts w:ascii="Times New Roman" w:eastAsia="Times New Roman" w:hAnsi="Times New Roman" w:cs="Times New Roman"/>
          <w:sz w:val="24"/>
          <w:szCs w:val="24"/>
        </w:rPr>
        <w:t xml:space="preserve">lever and </w:t>
      </w:r>
      <w:r>
        <w:rPr>
          <w:rFonts w:ascii="Times New Roman" w:eastAsia="Times New Roman" w:hAnsi="Times New Roman" w:cs="Times New Roman"/>
          <w:sz w:val="24"/>
          <w:szCs w:val="24"/>
        </w:rPr>
        <w:t xml:space="preserve">wait for the </w:t>
      </w:r>
      <w:r w:rsidR="0017163E">
        <w:rPr>
          <w:rFonts w:ascii="Times New Roman" w:eastAsia="Times New Roman" w:hAnsi="Times New Roman" w:cs="Times New Roman"/>
          <w:sz w:val="24"/>
          <w:szCs w:val="24"/>
        </w:rPr>
        <w:t>yellow go signal</w:t>
      </w:r>
      <w:r>
        <w:rPr>
          <w:rFonts w:ascii="Times New Roman" w:eastAsia="Times New Roman" w:hAnsi="Times New Roman" w:cs="Times New Roman"/>
          <w:sz w:val="24"/>
          <w:szCs w:val="24"/>
        </w:rPr>
        <w:t xml:space="preserve"> </w:t>
      </w:r>
      <w:r w:rsidR="00657226">
        <w:rPr>
          <w:rFonts w:ascii="Times New Roman" w:eastAsia="Times New Roman" w:hAnsi="Times New Roman" w:cs="Times New Roman"/>
          <w:sz w:val="24"/>
          <w:szCs w:val="24"/>
        </w:rPr>
        <w:t>and then</w:t>
      </w:r>
      <w:r>
        <w:rPr>
          <w:rFonts w:ascii="Times New Roman" w:eastAsia="Times New Roman" w:hAnsi="Times New Roman" w:cs="Times New Roman"/>
          <w:sz w:val="24"/>
          <w:szCs w:val="24"/>
        </w:rPr>
        <w:t xml:space="preserve"> </w:t>
      </w:r>
      <w:r w:rsidR="000659FC">
        <w:rPr>
          <w:rFonts w:ascii="Times New Roman" w:eastAsia="Times New Roman" w:hAnsi="Times New Roman" w:cs="Times New Roman"/>
          <w:sz w:val="24"/>
          <w:szCs w:val="24"/>
        </w:rPr>
        <w:t xml:space="preserve">release the </w:t>
      </w:r>
      <w:r w:rsidR="00657226">
        <w:rPr>
          <w:rFonts w:ascii="Times New Roman" w:eastAsia="Times New Roman" w:hAnsi="Times New Roman" w:cs="Times New Roman"/>
          <w:sz w:val="24"/>
          <w:szCs w:val="24"/>
        </w:rPr>
        <w:t>lever to</w:t>
      </w:r>
      <w:r w:rsidR="000659F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refuse the offer. Conversely, if the yellow </w:t>
      </w:r>
      <w:r w:rsidR="00327EAF">
        <w:rPr>
          <w:rFonts w:ascii="Times New Roman" w:eastAsia="Times New Roman" w:hAnsi="Times New Roman" w:cs="Times New Roman"/>
          <w:sz w:val="24"/>
          <w:szCs w:val="24"/>
        </w:rPr>
        <w:t xml:space="preserve">go signal </w:t>
      </w:r>
      <w:r>
        <w:rPr>
          <w:rFonts w:ascii="Times New Roman" w:eastAsia="Times New Roman" w:hAnsi="Times New Roman" w:cs="Times New Roman"/>
          <w:sz w:val="24"/>
          <w:szCs w:val="24"/>
        </w:rPr>
        <w:t xml:space="preserve">appeared first, the animal could </w:t>
      </w:r>
      <w:r w:rsidR="009D1DA6">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release the </w:t>
      </w:r>
      <w:r w:rsidR="00327EAF">
        <w:rPr>
          <w:rFonts w:ascii="Times New Roman" w:eastAsia="Times New Roman" w:hAnsi="Times New Roman" w:cs="Times New Roman"/>
          <w:sz w:val="24"/>
          <w:szCs w:val="24"/>
        </w:rPr>
        <w:t xml:space="preserve">lever </w:t>
      </w:r>
      <w:r>
        <w:rPr>
          <w:rFonts w:ascii="Times New Roman" w:eastAsia="Times New Roman" w:hAnsi="Times New Roman" w:cs="Times New Roman"/>
          <w:sz w:val="24"/>
          <w:szCs w:val="24"/>
        </w:rPr>
        <w:t>immediately to refuse the offer</w:t>
      </w:r>
      <w:r w:rsidR="00327EA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wait for </w:t>
      </w:r>
      <w:ins w:id="294" w:author="Rossella Falcone" w:date="2026-03-19T17:13:00Z" w16du:dateUtc="2026-03-19T21:13:00Z">
        <w:r w:rsidR="00765999">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purple </w:t>
      </w:r>
      <w:r w:rsidR="009D1DA6">
        <w:rPr>
          <w:rFonts w:ascii="Times New Roman" w:eastAsia="Times New Roman" w:hAnsi="Times New Roman" w:cs="Times New Roman"/>
          <w:sz w:val="24"/>
          <w:szCs w:val="24"/>
        </w:rPr>
        <w:t xml:space="preserve">go </w:t>
      </w:r>
      <w:del w:id="295" w:author="Rossella Falcone" w:date="2026-03-19T17:13:00Z" w16du:dateUtc="2026-03-19T21:13:00Z">
        <w:r w:rsidR="009D1DA6">
          <w:rPr>
            <w:rFonts w:ascii="Times New Roman" w:eastAsia="Times New Roman" w:hAnsi="Times New Roman" w:cs="Times New Roman"/>
            <w:sz w:val="24"/>
            <w:szCs w:val="24"/>
          </w:rPr>
          <w:delText>cue</w:delText>
        </w:r>
      </w:del>
      <w:ins w:id="296" w:author="Rossella Falcone" w:date="2026-03-19T17:13:00Z" w16du:dateUtc="2026-03-19T21:13:00Z">
        <w:r w:rsidR="00034D1D">
          <w:rPr>
            <w:rFonts w:ascii="Times New Roman" w:eastAsia="Times New Roman" w:hAnsi="Times New Roman" w:cs="Times New Roman"/>
            <w:sz w:val="24"/>
            <w:szCs w:val="24"/>
          </w:rPr>
          <w:t>signal</w:t>
        </w:r>
      </w:ins>
      <w:r w:rsidR="009D1D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accept the offer</w:t>
      </w:r>
      <w:del w:id="297" w:author="Rossella Falcone" w:date="2026-03-19T17:13:00Z" w16du:dateUtc="2026-03-19T21:13:00Z">
        <w:r>
          <w:rPr>
            <w:rFonts w:ascii="Times New Roman" w:eastAsia="Times New Roman" w:hAnsi="Times New Roman" w:cs="Times New Roman"/>
            <w:sz w:val="24"/>
            <w:szCs w:val="24"/>
          </w:rPr>
          <w:delText>.</w:delText>
        </w:r>
      </w:del>
      <w:ins w:id="298" w:author="Rossella Falcone" w:date="2026-03-19T17:13:00Z" w16du:dateUtc="2026-03-19T21:13:00Z">
        <w:r w:rsidR="00034D1D">
          <w:rPr>
            <w:rFonts w:ascii="Times New Roman" w:eastAsia="Times New Roman" w:hAnsi="Times New Roman" w:cs="Times New Roman"/>
            <w:sz w:val="24"/>
            <w:szCs w:val="24"/>
          </w:rPr>
          <w:t xml:space="preserve"> (Fig. 1A)</w:t>
        </w:r>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If the animal accepted the</w:t>
      </w:r>
      <w:r w:rsidR="00AB3AEC">
        <w:rPr>
          <w:rFonts w:ascii="Times New Roman" w:eastAsia="Times New Roman" w:hAnsi="Times New Roman" w:cs="Times New Roman"/>
          <w:sz w:val="24"/>
          <w:szCs w:val="24"/>
        </w:rPr>
        <w:t xml:space="preserve"> </w:t>
      </w:r>
      <w:r w:rsidR="00AB3AEC">
        <w:rPr>
          <w:rFonts w:ascii="Times New Roman" w:eastAsia="Times New Roman" w:hAnsi="Times New Roman" w:cs="Times New Roman"/>
          <w:sz w:val="24"/>
          <w:szCs w:val="24"/>
        </w:rPr>
        <w:lastRenderedPageBreak/>
        <w:t>offer</w:t>
      </w:r>
      <w:r>
        <w:rPr>
          <w:rFonts w:ascii="Times New Roman" w:eastAsia="Times New Roman" w:hAnsi="Times New Roman" w:cs="Times New Roman"/>
          <w:sz w:val="24"/>
          <w:szCs w:val="24"/>
        </w:rPr>
        <w:t xml:space="preserve">, the cue-defined drops were delivered after the corresponding delay. If </w:t>
      </w:r>
      <w:r w:rsidR="005D540E">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 xml:space="preserve">offer was rejected, </w:t>
      </w:r>
      <w:r w:rsidR="000A4EEA">
        <w:rPr>
          <w:rFonts w:ascii="Times New Roman" w:eastAsia="Times New Roman" w:hAnsi="Times New Roman" w:cs="Times New Roman"/>
          <w:sz w:val="24"/>
          <w:szCs w:val="24"/>
        </w:rPr>
        <w:t>the next</w:t>
      </w:r>
      <w:r>
        <w:rPr>
          <w:rFonts w:ascii="Times New Roman" w:eastAsia="Times New Roman" w:hAnsi="Times New Roman" w:cs="Times New Roman"/>
          <w:sz w:val="24"/>
          <w:szCs w:val="24"/>
        </w:rPr>
        <w:t xml:space="preserve"> trial began immediately</w:t>
      </w:r>
      <w:r w:rsidR="000A4EEA">
        <w:rPr>
          <w:rFonts w:ascii="Times New Roman" w:eastAsia="Times New Roman" w:hAnsi="Times New Roman" w:cs="Times New Roman"/>
          <w:sz w:val="24"/>
          <w:szCs w:val="24"/>
        </w:rPr>
        <w:t xml:space="preserve"> with a new offer </w:t>
      </w:r>
      <w:ins w:id="299" w:author="Rossella Falcone" w:date="2026-03-19T17:13:00Z" w16du:dateUtc="2026-03-19T21:13:00Z">
        <w:r w:rsidR="00765999">
          <w:rPr>
            <w:rFonts w:ascii="Times New Roman" w:eastAsia="Times New Roman" w:hAnsi="Times New Roman" w:cs="Times New Roman"/>
            <w:sz w:val="24"/>
            <w:szCs w:val="24"/>
          </w:rPr>
          <w:t xml:space="preserve">chosen </w:t>
        </w:r>
      </w:ins>
      <w:r w:rsidR="000A4EEA">
        <w:rPr>
          <w:rFonts w:ascii="Times New Roman" w:eastAsia="Times New Roman" w:hAnsi="Times New Roman" w:cs="Times New Roman"/>
          <w:sz w:val="24"/>
          <w:szCs w:val="24"/>
        </w:rPr>
        <w:t xml:space="preserve">randomly </w:t>
      </w:r>
      <w:del w:id="300" w:author="Rossella Falcone" w:date="2026-03-19T17:13:00Z" w16du:dateUtc="2026-03-19T21:13:00Z">
        <w:r w:rsidR="000A4EEA">
          <w:rPr>
            <w:rFonts w:ascii="Times New Roman" w:eastAsia="Times New Roman" w:hAnsi="Times New Roman" w:cs="Times New Roman"/>
            <w:sz w:val="24"/>
            <w:szCs w:val="24"/>
          </w:rPr>
          <w:delText>chosen</w:delText>
        </w:r>
        <w:r w:rsidR="006F7B8A">
          <w:rPr>
            <w:rFonts w:ascii="Times New Roman" w:eastAsia="Times New Roman" w:hAnsi="Times New Roman" w:cs="Times New Roman"/>
            <w:sz w:val="24"/>
            <w:szCs w:val="24"/>
          </w:rPr>
          <w:delText xml:space="preserve"> </w:delText>
        </w:r>
      </w:del>
      <w:r w:rsidR="006F7B8A">
        <w:rPr>
          <w:rFonts w:ascii="Times New Roman" w:eastAsia="Times New Roman" w:hAnsi="Times New Roman" w:cs="Times New Roman"/>
          <w:sz w:val="24"/>
          <w:szCs w:val="24"/>
        </w:rPr>
        <w:t>among the nine</w:t>
      </w:r>
      <w:ins w:id="301" w:author="Rossella Falcone" w:date="2026-03-19T17:13:00Z" w16du:dateUtc="2026-03-19T21:13:00Z">
        <w:r w:rsidR="00765999">
          <w:rPr>
            <w:rFonts w:ascii="Times New Roman" w:eastAsia="Times New Roman" w:hAnsi="Times New Roman" w:cs="Times New Roman"/>
            <w:sz w:val="24"/>
            <w:szCs w:val="24"/>
          </w:rPr>
          <w:t xml:space="preserve"> available</w:t>
        </w:r>
      </w:ins>
      <w:r>
        <w:rPr>
          <w:rFonts w:ascii="Times New Roman" w:eastAsia="Times New Roman" w:hAnsi="Times New Roman" w:cs="Times New Roman"/>
          <w:sz w:val="24"/>
          <w:szCs w:val="24"/>
        </w:rPr>
        <w:t>.</w:t>
      </w:r>
    </w:p>
    <w:p w14:paraId="5624EA14" w14:textId="77777777" w:rsidR="00807C42" w:rsidRDefault="00807C42">
      <w:pPr>
        <w:shd w:val="clear" w:color="auto" w:fill="FFFFFF"/>
        <w:spacing w:after="0" w:line="480" w:lineRule="auto"/>
        <w:ind w:firstLine="360"/>
        <w:rPr>
          <w:rFonts w:ascii="Times New Roman" w:hAnsi="Times New Roman"/>
          <w:sz w:val="24"/>
          <w:rPrChange w:id="302" w:author="Rossella Falcone" w:date="2026-03-19T17:13:00Z" w16du:dateUtc="2026-03-19T21:13:00Z">
            <w:rPr>
              <w:rFonts w:ascii="Times New Roman" w:hAnsi="Times New Roman"/>
              <w:b/>
              <w:sz w:val="24"/>
            </w:rPr>
          </w:rPrChange>
        </w:rPr>
        <w:pPrChange w:id="303" w:author="Rossella Falcone" w:date="2026-03-19T17:13:00Z" w16du:dateUtc="2026-03-19T21:13:00Z">
          <w:pPr>
            <w:spacing w:after="0" w:line="480" w:lineRule="auto"/>
          </w:pPr>
        </w:pPrChange>
      </w:pPr>
    </w:p>
    <w:p w14:paraId="3B26519F" w14:textId="24E33AAD" w:rsidR="00807C42" w:rsidRPr="00A20203" w:rsidRDefault="00925E77">
      <w:pPr>
        <w:pStyle w:val="ListParagraph"/>
        <w:numPr>
          <w:ilvl w:val="0"/>
          <w:numId w:val="5"/>
        </w:numPr>
        <w:shd w:val="clear" w:color="auto" w:fill="FFFFFF"/>
        <w:tabs>
          <w:tab w:val="left" w:pos="270"/>
        </w:tabs>
        <w:spacing w:after="0" w:line="480" w:lineRule="auto"/>
        <w:ind w:left="0" w:firstLine="0"/>
        <w:rPr>
          <w:rFonts w:ascii="Times New Roman" w:hAnsi="Times New Roman"/>
          <w:b/>
          <w:rPrChange w:id="304" w:author="Rossella Falcone" w:date="2026-03-19T17:13:00Z" w16du:dateUtc="2026-03-19T21:13:00Z">
            <w:rPr>
              <w:rFonts w:ascii="Times New Roman" w:hAnsi="Times New Roman"/>
              <w:b/>
              <w:i/>
            </w:rPr>
          </w:rPrChange>
        </w:rPr>
        <w:pPrChange w:id="305" w:author="Rossella Falcone" w:date="2026-03-19T17:13:00Z" w16du:dateUtc="2026-03-19T21:13:00Z">
          <w:pPr>
            <w:pStyle w:val="ListParagraph"/>
            <w:numPr>
              <w:numId w:val="4"/>
            </w:numPr>
            <w:shd w:val="clear" w:color="auto" w:fill="FFFFFF"/>
            <w:spacing w:after="0" w:line="480" w:lineRule="auto"/>
            <w:ind w:hanging="360"/>
          </w:pPr>
        </w:pPrChange>
      </w:pPr>
      <w:del w:id="306" w:author="Rossella Falcone" w:date="2026-03-19T17:13:00Z" w16du:dateUtc="2026-03-19T21:13:00Z">
        <w:r w:rsidRPr="005515E1">
          <w:rPr>
            <w:rFonts w:ascii="Times New Roman" w:eastAsia="Times New Roman" w:hAnsi="Times New Roman" w:cs="Times New Roman"/>
            <w:b/>
            <w:bCs/>
            <w:i/>
            <w:iCs/>
          </w:rPr>
          <w:delText>Go</w:delText>
        </w:r>
      </w:del>
      <w:ins w:id="307" w:author="Rossella Falcone" w:date="2026-03-19T17:13:00Z" w16du:dateUtc="2026-03-19T21:13:00Z">
        <w:r w:rsidR="00765999">
          <w:rPr>
            <w:rFonts w:ascii="Times New Roman" w:eastAsia="Times New Roman" w:hAnsi="Times New Roman" w:cs="Times New Roman"/>
            <w:b/>
            <w:bCs/>
          </w:rPr>
          <w:t>The g</w:t>
        </w:r>
        <w:r w:rsidRPr="00A20203">
          <w:rPr>
            <w:rFonts w:ascii="Times New Roman" w:eastAsia="Times New Roman" w:hAnsi="Times New Roman" w:cs="Times New Roman"/>
            <w:b/>
            <w:bCs/>
          </w:rPr>
          <w:t>o</w:t>
        </w:r>
      </w:ins>
      <w:r w:rsidRPr="00A20203">
        <w:rPr>
          <w:rFonts w:ascii="Times New Roman" w:hAnsi="Times New Roman"/>
          <w:b/>
          <w:rPrChange w:id="308" w:author="Rossella Falcone" w:date="2026-03-19T17:13:00Z" w16du:dateUtc="2026-03-19T21:13:00Z">
            <w:rPr>
              <w:rFonts w:ascii="Times New Roman" w:hAnsi="Times New Roman"/>
              <w:b/>
              <w:i/>
            </w:rPr>
          </w:rPrChange>
        </w:rPr>
        <w:t xml:space="preserve"> signal </w:t>
      </w:r>
      <w:del w:id="309" w:author="Siyu Wang" w:date="2026-03-22T20:54:00Z" w16du:dateUtc="2026-03-23T00:54:00Z">
        <w:r w:rsidRPr="00A20203" w:rsidDel="008758D9">
          <w:rPr>
            <w:rFonts w:ascii="Times New Roman" w:hAnsi="Times New Roman"/>
            <w:b/>
            <w:rPrChange w:id="310" w:author="Rossella Falcone" w:date="2026-03-19T17:13:00Z" w16du:dateUtc="2026-03-19T21:13:00Z">
              <w:rPr>
                <w:rFonts w:ascii="Times New Roman" w:hAnsi="Times New Roman"/>
                <w:b/>
                <w:i/>
              </w:rPr>
            </w:rPrChange>
          </w:rPr>
          <w:delText xml:space="preserve">modifies </w:delText>
        </w:r>
      </w:del>
      <w:ins w:id="311" w:author="Siyu Wang" w:date="2026-03-22T20:54:00Z" w16du:dateUtc="2026-03-23T00:54:00Z">
        <w:r w:rsidR="008758D9">
          <w:rPr>
            <w:rFonts w:ascii="Times New Roman" w:hAnsi="Times New Roman"/>
            <w:b/>
          </w:rPr>
          <w:t>alters</w:t>
        </w:r>
        <w:r w:rsidR="008758D9" w:rsidRPr="00A20203">
          <w:rPr>
            <w:rFonts w:ascii="Times New Roman" w:hAnsi="Times New Roman"/>
            <w:b/>
            <w:rPrChange w:id="312" w:author="Rossella Falcone" w:date="2026-03-19T17:13:00Z" w16du:dateUtc="2026-03-19T21:13:00Z">
              <w:rPr>
                <w:rFonts w:ascii="Times New Roman" w:hAnsi="Times New Roman"/>
                <w:b/>
                <w:i/>
              </w:rPr>
            </w:rPrChange>
          </w:rPr>
          <w:t xml:space="preserve"> </w:t>
        </w:r>
      </w:ins>
      <w:ins w:id="313" w:author="Rossella Falcone" w:date="2026-03-19T17:13:00Z" w16du:dateUtc="2026-03-19T21:13:00Z">
        <w:r w:rsidR="00765999">
          <w:rPr>
            <w:rFonts w:ascii="Times New Roman" w:eastAsia="Times New Roman" w:hAnsi="Times New Roman" w:cs="Times New Roman"/>
            <w:b/>
            <w:bCs/>
          </w:rPr>
          <w:t xml:space="preserve">the </w:t>
        </w:r>
      </w:ins>
      <w:r w:rsidRPr="00A20203">
        <w:rPr>
          <w:rFonts w:ascii="Times New Roman" w:hAnsi="Times New Roman"/>
          <w:b/>
          <w:rPrChange w:id="314" w:author="Rossella Falcone" w:date="2026-03-19T17:13:00Z" w16du:dateUtc="2026-03-19T21:13:00Z">
            <w:rPr>
              <w:rFonts w:ascii="Times New Roman" w:hAnsi="Times New Roman"/>
              <w:b/>
              <w:i/>
            </w:rPr>
          </w:rPrChange>
        </w:rPr>
        <w:t>temporal discounting behavior</w:t>
      </w:r>
      <w:ins w:id="315" w:author="Rossella Falcone" w:date="2026-03-19T17:13:00Z" w16du:dateUtc="2026-03-19T21:13:00Z">
        <w:r w:rsidR="00765999">
          <w:rPr>
            <w:rFonts w:ascii="Times New Roman" w:eastAsia="Times New Roman" w:hAnsi="Times New Roman" w:cs="Times New Roman"/>
            <w:b/>
            <w:bCs/>
          </w:rPr>
          <w:t>.</w:t>
        </w:r>
      </w:ins>
    </w:p>
    <w:p w14:paraId="4BE98C79" w14:textId="23E855B7" w:rsidR="00401787" w:rsidRDefault="00E11918" w:rsidP="00925E7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w:t>
      </w:r>
      <w:ins w:id="316" w:author="Rossella Falcone" w:date="2026-03-19T17:13:00Z" w16du:dateUtc="2026-03-19T21:13:00Z">
        <w:r w:rsidR="00765999">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neural recording days (7 for Monkey </w:t>
      </w:r>
      <w:r w:rsidR="00211422">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16 for Monkey </w:t>
      </w:r>
      <w:r w:rsidR="00211422">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ins w:id="317" w:author="Siyu Wang" w:date="2026-03-19T23:17:00Z" w16du:dateUtc="2026-03-20T03:17:00Z">
        <w:r w:rsidR="00603A13">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both </w:t>
      </w:r>
      <w:r w:rsidR="00F43C04">
        <w:rPr>
          <w:rFonts w:ascii="Times New Roman" w:eastAsia="Times New Roman" w:hAnsi="Times New Roman" w:cs="Times New Roman"/>
          <w:sz w:val="24"/>
          <w:szCs w:val="24"/>
        </w:rPr>
        <w:t xml:space="preserve">monkeys </w:t>
      </w:r>
      <w:r>
        <w:rPr>
          <w:rFonts w:ascii="Times New Roman" w:eastAsia="Times New Roman" w:hAnsi="Times New Roman" w:cs="Times New Roman"/>
          <w:sz w:val="24"/>
          <w:szCs w:val="24"/>
        </w:rPr>
        <w:t xml:space="preserve">showed </w:t>
      </w:r>
      <w:del w:id="318" w:author="Siyu Wang" w:date="2026-03-19T23:17:00Z" w16du:dateUtc="2026-03-20T03:17:00Z">
        <w:r w:rsidDel="00603A13">
          <w:rPr>
            <w:rFonts w:ascii="Times New Roman" w:eastAsia="Times New Roman" w:hAnsi="Times New Roman" w:cs="Times New Roman"/>
            <w:sz w:val="24"/>
            <w:szCs w:val="24"/>
          </w:rPr>
          <w:delText xml:space="preserve">a </w:delText>
        </w:r>
      </w:del>
      <w:r>
        <w:rPr>
          <w:rFonts w:ascii="Times New Roman" w:eastAsia="Times New Roman" w:hAnsi="Times New Roman" w:cs="Times New Roman"/>
          <w:sz w:val="24"/>
          <w:szCs w:val="24"/>
        </w:rPr>
        <w:t xml:space="preserve">similar </w:t>
      </w:r>
      <w:del w:id="319" w:author="Rossella Falcone" w:date="2026-03-19T17:13:00Z" w16du:dateUtc="2026-03-19T21:13:00Z">
        <w:r>
          <w:rPr>
            <w:rFonts w:ascii="Times New Roman" w:eastAsia="Times New Roman" w:hAnsi="Times New Roman" w:cs="Times New Roman"/>
            <w:sz w:val="24"/>
            <w:szCs w:val="24"/>
          </w:rPr>
          <w:delText>pattern</w:delText>
        </w:r>
      </w:del>
      <w:ins w:id="320" w:author="Rossella Falcone" w:date="2026-03-19T17:13:00Z" w16du:dateUtc="2026-03-19T21:13:00Z">
        <w:r>
          <w:rPr>
            <w:rFonts w:ascii="Times New Roman" w:eastAsia="Times New Roman" w:hAnsi="Times New Roman" w:cs="Times New Roman"/>
            <w:sz w:val="24"/>
            <w:szCs w:val="24"/>
          </w:rPr>
          <w:t>pattern</w:t>
        </w:r>
        <w:r w:rsidR="00765999">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of </w:t>
      </w:r>
      <w:del w:id="321" w:author="Rossella Falcone" w:date="2026-03-19T17:13:00Z" w16du:dateUtc="2026-03-19T21:13:00Z">
        <w:r>
          <w:rPr>
            <w:rFonts w:ascii="Times New Roman" w:eastAsia="Times New Roman" w:hAnsi="Times New Roman" w:cs="Times New Roman"/>
            <w:sz w:val="24"/>
            <w:szCs w:val="24"/>
          </w:rPr>
          <w:delText>choices</w:delText>
        </w:r>
      </w:del>
      <w:ins w:id="322" w:author="Rossella Falcone" w:date="2026-03-19T17:13:00Z" w16du:dateUtc="2026-03-19T21:13:00Z">
        <w:r>
          <w:rPr>
            <w:rFonts w:ascii="Times New Roman" w:eastAsia="Times New Roman" w:hAnsi="Times New Roman" w:cs="Times New Roman"/>
            <w:sz w:val="24"/>
            <w:szCs w:val="24"/>
          </w:rPr>
          <w:t>choice</w:t>
        </w:r>
      </w:ins>
      <w:r>
        <w:rPr>
          <w:rFonts w:ascii="Times New Roman" w:eastAsia="Times New Roman" w:hAnsi="Times New Roman" w:cs="Times New Roman"/>
          <w:sz w:val="24"/>
          <w:szCs w:val="24"/>
        </w:rPr>
        <w:t xml:space="preserve"> consistent with temporal discounting. They were more likely to accept </w:t>
      </w:r>
      <w:r w:rsidR="0054682C">
        <w:rPr>
          <w:rFonts w:ascii="Times New Roman" w:eastAsia="Times New Roman" w:hAnsi="Times New Roman" w:cs="Times New Roman"/>
          <w:sz w:val="24"/>
          <w:szCs w:val="24"/>
        </w:rPr>
        <w:t xml:space="preserve">offers </w:t>
      </w:r>
      <w:del w:id="323" w:author="Rossella Falcone" w:date="2026-03-19T17:13:00Z" w16du:dateUtc="2026-03-19T21:13:00Z">
        <w:r w:rsidR="0054682C">
          <w:rPr>
            <w:rFonts w:ascii="Times New Roman" w:eastAsia="Times New Roman" w:hAnsi="Times New Roman" w:cs="Times New Roman"/>
            <w:sz w:val="24"/>
            <w:szCs w:val="24"/>
          </w:rPr>
          <w:delText>with</w:delText>
        </w:r>
      </w:del>
      <w:ins w:id="324" w:author="Rossella Falcone" w:date="2026-03-19T17:13:00Z" w16du:dateUtc="2026-03-19T21:13:00Z">
        <w:r w:rsidR="00765999">
          <w:rPr>
            <w:rFonts w:ascii="Times New Roman" w:eastAsia="Times New Roman" w:hAnsi="Times New Roman" w:cs="Times New Roman"/>
            <w:sz w:val="24"/>
            <w:szCs w:val="24"/>
          </w:rPr>
          <w:t>of</w:t>
        </w:r>
      </w:ins>
      <w:r w:rsidR="007659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larger rewards</w:t>
      </w:r>
      <w:r w:rsidR="0054682C">
        <w:rPr>
          <w:rFonts w:ascii="Times New Roman" w:eastAsia="Times New Roman" w:hAnsi="Times New Roman" w:cs="Times New Roman"/>
          <w:sz w:val="24"/>
          <w:szCs w:val="24"/>
        </w:rPr>
        <w:t xml:space="preserve"> </w:t>
      </w:r>
      <w:r w:rsidR="003465AF">
        <w:rPr>
          <w:rFonts w:ascii="Times New Roman" w:eastAsia="Times New Roman" w:hAnsi="Times New Roman" w:cs="Times New Roman"/>
          <w:sz w:val="24"/>
          <w:szCs w:val="24"/>
        </w:rPr>
        <w:t>with</w:t>
      </w:r>
      <w:del w:id="325" w:author="Siyu Wang" w:date="2026-03-19T23:17:00Z" w16du:dateUtc="2026-03-20T03:17:00Z">
        <w:r w:rsidR="00755587" w:rsidDel="00603A13">
          <w:rPr>
            <w:rFonts w:ascii="Times New Roman" w:eastAsia="Times New Roman" w:hAnsi="Times New Roman" w:cs="Times New Roman"/>
            <w:sz w:val="24"/>
            <w:szCs w:val="24"/>
          </w:rPr>
          <w:delText xml:space="preserve"> </w:delText>
        </w:r>
      </w:del>
      <w:ins w:id="326" w:author="Rossella Falcone" w:date="2026-03-19T17:13:00Z" w16du:dateUtc="2026-03-19T21:13:00Z">
        <w:del w:id="327" w:author="Siyu Wang" w:date="2026-03-19T23:17:00Z" w16du:dateUtc="2026-03-20T03:17:00Z">
          <w:r w:rsidR="00765999" w:rsidDel="00603A13">
            <w:rPr>
              <w:rFonts w:ascii="Times New Roman" w:eastAsia="Times New Roman" w:hAnsi="Times New Roman" w:cs="Times New Roman"/>
              <w:sz w:val="24"/>
              <w:szCs w:val="24"/>
            </w:rPr>
            <w:delText>a</w:delText>
          </w:r>
        </w:del>
        <w:r w:rsidR="00765999">
          <w:rPr>
            <w:rFonts w:ascii="Times New Roman" w:eastAsia="Times New Roman" w:hAnsi="Times New Roman" w:cs="Times New Roman"/>
            <w:sz w:val="24"/>
            <w:szCs w:val="24"/>
          </w:rPr>
          <w:t xml:space="preserve"> </w:t>
        </w:r>
      </w:ins>
      <w:r w:rsidR="00755587">
        <w:rPr>
          <w:rFonts w:ascii="Times New Roman" w:eastAsia="Times New Roman" w:hAnsi="Times New Roman" w:cs="Times New Roman"/>
          <w:sz w:val="24"/>
          <w:szCs w:val="24"/>
        </w:rPr>
        <w:t>short delay</w:t>
      </w:r>
      <w:ins w:id="328" w:author="Siyu Wang" w:date="2026-03-22T20:56:00Z" w16du:dateUtc="2026-03-23T00:56:00Z">
        <w:r w:rsidR="00EF4A06">
          <w:rPr>
            <w:rFonts w:ascii="Times New Roman" w:eastAsia="Times New Roman" w:hAnsi="Times New Roman" w:cs="Times New Roman"/>
            <w:sz w:val="24"/>
            <w:szCs w:val="24"/>
          </w:rPr>
          <w:t>s</w:t>
        </w:r>
      </w:ins>
      <w:r w:rsidR="0054682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less likely to accept smaller</w:t>
      </w:r>
      <w:r w:rsidR="00DE7323">
        <w:rPr>
          <w:rFonts w:ascii="Times New Roman" w:eastAsia="Times New Roman" w:hAnsi="Times New Roman" w:cs="Times New Roman"/>
          <w:sz w:val="24"/>
          <w:szCs w:val="24"/>
        </w:rPr>
        <w:t xml:space="preserve"> rewards with</w:t>
      </w:r>
      <w:del w:id="329" w:author="Siyu Wang" w:date="2026-03-19T23:17:00Z" w16du:dateUtc="2026-03-20T03:17:00Z">
        <w:r w:rsidR="00DE7323" w:rsidDel="00603A13">
          <w:rPr>
            <w:rFonts w:ascii="Times New Roman" w:eastAsia="Times New Roman" w:hAnsi="Times New Roman" w:cs="Times New Roman"/>
            <w:sz w:val="24"/>
            <w:szCs w:val="24"/>
          </w:rPr>
          <w:delText xml:space="preserve"> </w:delText>
        </w:r>
      </w:del>
      <w:ins w:id="330" w:author="Rossella Falcone" w:date="2026-03-19T17:13:00Z" w16du:dateUtc="2026-03-19T21:13:00Z">
        <w:del w:id="331" w:author="Siyu Wang" w:date="2026-03-19T23:17:00Z" w16du:dateUtc="2026-03-20T03:17:00Z">
          <w:r w:rsidR="00765999" w:rsidDel="00603A13">
            <w:rPr>
              <w:rFonts w:ascii="Times New Roman" w:eastAsia="Times New Roman" w:hAnsi="Times New Roman" w:cs="Times New Roman"/>
              <w:sz w:val="24"/>
              <w:szCs w:val="24"/>
            </w:rPr>
            <w:delText>a</w:delText>
          </w:r>
        </w:del>
        <w:r w:rsidR="00765999">
          <w:rPr>
            <w:rFonts w:ascii="Times New Roman" w:eastAsia="Times New Roman" w:hAnsi="Times New Roman" w:cs="Times New Roman"/>
            <w:sz w:val="24"/>
            <w:szCs w:val="24"/>
          </w:rPr>
          <w:t xml:space="preserve"> </w:t>
        </w:r>
      </w:ins>
      <w:r w:rsidR="00DE7323">
        <w:rPr>
          <w:rFonts w:ascii="Times New Roman" w:eastAsia="Times New Roman" w:hAnsi="Times New Roman" w:cs="Times New Roman"/>
          <w:sz w:val="24"/>
          <w:szCs w:val="24"/>
        </w:rPr>
        <w:t>long delay</w:t>
      </w:r>
      <w:ins w:id="332" w:author="Siyu Wang" w:date="2026-03-22T20:56:00Z" w16du:dateUtc="2026-03-23T00:56:00Z">
        <w:r w:rsidR="00EF4A06">
          <w:rPr>
            <w:rFonts w:ascii="Times New Roman" w:eastAsia="Times New Roman" w:hAnsi="Times New Roman" w:cs="Times New Roman"/>
            <w:sz w:val="24"/>
            <w:szCs w:val="24"/>
          </w:rPr>
          <w:t>s</w:t>
        </w:r>
      </w:ins>
      <w:r w:rsidR="000C4CDA">
        <w:rPr>
          <w:rFonts w:ascii="Times New Roman" w:eastAsia="Times New Roman" w:hAnsi="Times New Roman" w:cs="Times New Roman"/>
          <w:sz w:val="24"/>
          <w:szCs w:val="24"/>
        </w:rPr>
        <w:t xml:space="preserve"> </w:t>
      </w:r>
      <w:r w:rsidR="00F43C0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Fig. 2A-B). </w:t>
      </w:r>
      <w:del w:id="333" w:author="Rossella Falcone" w:date="2026-03-19T17:13:00Z" w16du:dateUtc="2026-03-19T21:13:00Z">
        <w:r w:rsidR="00FD4DEB">
          <w:rPr>
            <w:rFonts w:ascii="Times New Roman" w:eastAsia="Times New Roman" w:hAnsi="Times New Roman" w:cs="Times New Roman"/>
            <w:sz w:val="24"/>
            <w:szCs w:val="24"/>
          </w:rPr>
          <w:delText>Temporal</w:delText>
        </w:r>
      </w:del>
      <w:ins w:id="334" w:author="Rossella Falcone" w:date="2026-03-19T17:13:00Z" w16du:dateUtc="2026-03-19T21:13:00Z">
        <w:r w:rsidR="00765999">
          <w:rPr>
            <w:rFonts w:ascii="Times New Roman" w:eastAsia="Times New Roman" w:hAnsi="Times New Roman" w:cs="Times New Roman"/>
            <w:sz w:val="24"/>
            <w:szCs w:val="24"/>
          </w:rPr>
          <w:t>This t</w:t>
        </w:r>
        <w:r w:rsidR="00FD4DEB">
          <w:rPr>
            <w:rFonts w:ascii="Times New Roman" w:eastAsia="Times New Roman" w:hAnsi="Times New Roman" w:cs="Times New Roman"/>
            <w:sz w:val="24"/>
            <w:szCs w:val="24"/>
          </w:rPr>
          <w:t>emporal</w:t>
        </w:r>
      </w:ins>
      <w:r w:rsidR="00FD4DEB">
        <w:rPr>
          <w:rFonts w:ascii="Times New Roman" w:eastAsia="Times New Roman" w:hAnsi="Times New Roman" w:cs="Times New Roman"/>
          <w:sz w:val="24"/>
          <w:szCs w:val="24"/>
        </w:rPr>
        <w:t xml:space="preserve"> discounting behavior was modelled </w:t>
      </w:r>
      <w:del w:id="335" w:author="Rossella Falcone" w:date="2026-03-19T17:13:00Z" w16du:dateUtc="2026-03-19T21:13:00Z">
        <w:r w:rsidR="00FD4DEB">
          <w:rPr>
            <w:rFonts w:ascii="Times New Roman" w:eastAsia="Times New Roman" w:hAnsi="Times New Roman" w:cs="Times New Roman"/>
            <w:sz w:val="24"/>
            <w:szCs w:val="24"/>
          </w:rPr>
          <w:delText>with</w:delText>
        </w:r>
      </w:del>
      <w:ins w:id="336" w:author="Rossella Falcone" w:date="2026-03-19T17:13:00Z" w16du:dateUtc="2026-03-19T21:13:00Z">
        <w:r w:rsidR="00765999">
          <w:rPr>
            <w:rFonts w:ascii="Times New Roman" w:eastAsia="Times New Roman" w:hAnsi="Times New Roman" w:cs="Times New Roman"/>
            <w:sz w:val="24"/>
            <w:szCs w:val="24"/>
          </w:rPr>
          <w:t>using</w:t>
        </w:r>
      </w:ins>
      <w:r w:rsidR="007659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hyperbolic discounting function to </w:t>
      </w:r>
      <w:r w:rsidR="00FD4DEB">
        <w:rPr>
          <w:rFonts w:ascii="Times New Roman" w:eastAsia="Times New Roman" w:hAnsi="Times New Roman" w:cs="Times New Roman"/>
          <w:sz w:val="24"/>
          <w:szCs w:val="24"/>
        </w:rPr>
        <w:t>compute</w:t>
      </w:r>
      <w:ins w:id="337" w:author="Rossella Falcone" w:date="2026-03-19T17:13:00Z" w16du:dateUtc="2026-03-19T21:13:00Z">
        <w:r w:rsidR="00FD4DEB">
          <w:rPr>
            <w:rFonts w:ascii="Times New Roman" w:eastAsia="Times New Roman" w:hAnsi="Times New Roman" w:cs="Times New Roman"/>
            <w:sz w:val="24"/>
            <w:szCs w:val="24"/>
          </w:rPr>
          <w:t xml:space="preserve"> </w:t>
        </w:r>
        <w:r w:rsidR="00765999">
          <w:rPr>
            <w:rFonts w:ascii="Times New Roman" w:eastAsia="Times New Roman" w:hAnsi="Times New Roman" w:cs="Times New Roman"/>
            <w:sz w:val="24"/>
            <w:szCs w:val="24"/>
          </w:rPr>
          <w:t>the</w:t>
        </w:r>
      </w:ins>
      <w:r w:rsidR="007659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discounted value, and a logistic function </w:t>
      </w:r>
      <w:r w:rsidR="00FD4DEB">
        <w:rPr>
          <w:rFonts w:ascii="Times New Roman" w:eastAsia="Times New Roman" w:hAnsi="Times New Roman" w:cs="Times New Roman"/>
          <w:sz w:val="24"/>
          <w:szCs w:val="24"/>
        </w:rPr>
        <w:t xml:space="preserve">to </w:t>
      </w:r>
      <w:r w:rsidR="004B500F">
        <w:rPr>
          <w:rFonts w:ascii="Times New Roman" w:eastAsia="Times New Roman" w:hAnsi="Times New Roman" w:cs="Times New Roman"/>
          <w:sz w:val="24"/>
          <w:szCs w:val="24"/>
        </w:rPr>
        <w:t>compute</w:t>
      </w:r>
      <w:r w:rsidR="00FD4DE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acceptance probability as a function of </w:t>
      </w:r>
      <w:r w:rsidR="00F43C0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discounted value (Fig. 2A-B; see Methods). </w:t>
      </w:r>
    </w:p>
    <w:p w14:paraId="3A1352DF" w14:textId="0F558402" w:rsidR="0054682C" w:rsidRDefault="00143989" w:rsidP="007757BE">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w:t>
      </w:r>
      <w:r w:rsidR="00775BF3">
        <w:rPr>
          <w:rFonts w:ascii="Times New Roman" w:eastAsia="Times New Roman" w:hAnsi="Times New Roman" w:cs="Times New Roman"/>
          <w:sz w:val="24"/>
          <w:szCs w:val="24"/>
        </w:rPr>
        <w:t>the</w:t>
      </w:r>
      <w:ins w:id="338" w:author="Siyu Wang" w:date="2026-03-22T20:58:00Z" w16du:dateUtc="2026-03-23T00:58:00Z">
        <w:r w:rsidR="009752F1">
          <w:rPr>
            <w:rFonts w:ascii="Times New Roman" w:eastAsia="Times New Roman" w:hAnsi="Times New Roman" w:cs="Times New Roman"/>
            <w:sz w:val="24"/>
            <w:szCs w:val="24"/>
          </w:rPr>
          <w:t xml:space="preserve"> purple</w:t>
        </w:r>
      </w:ins>
      <w:r w:rsidR="00775BF3">
        <w:rPr>
          <w:rFonts w:ascii="Times New Roman" w:eastAsia="Times New Roman" w:hAnsi="Times New Roman" w:cs="Times New Roman"/>
          <w:sz w:val="24"/>
          <w:szCs w:val="24"/>
        </w:rPr>
        <w:t xml:space="preserve"> </w:t>
      </w:r>
      <w:del w:id="339" w:author="Rossella Falcone" w:date="2026-03-19T17:13:00Z" w16du:dateUtc="2026-03-19T21:13:00Z">
        <w:r>
          <w:rPr>
            <w:rFonts w:ascii="Times New Roman" w:eastAsia="Times New Roman" w:hAnsi="Times New Roman" w:cs="Times New Roman"/>
            <w:sz w:val="24"/>
            <w:szCs w:val="24"/>
          </w:rPr>
          <w:delText xml:space="preserve">purple </w:delText>
        </w:r>
      </w:del>
      <w:r>
        <w:rPr>
          <w:rFonts w:ascii="Times New Roman" w:eastAsia="Times New Roman" w:hAnsi="Times New Roman" w:cs="Times New Roman"/>
          <w:sz w:val="24"/>
          <w:szCs w:val="24"/>
        </w:rPr>
        <w:t xml:space="preserve">go </w:t>
      </w:r>
      <w:del w:id="340" w:author="Rossella Falcone" w:date="2026-03-19T17:13:00Z" w16du:dateUtc="2026-03-19T21:13:00Z">
        <w:r>
          <w:rPr>
            <w:rFonts w:ascii="Times New Roman" w:eastAsia="Times New Roman" w:hAnsi="Times New Roman" w:cs="Times New Roman"/>
            <w:sz w:val="24"/>
            <w:szCs w:val="24"/>
          </w:rPr>
          <w:delText>cue</w:delText>
        </w:r>
      </w:del>
      <w:ins w:id="341" w:author="Rossella Falcone" w:date="2026-03-19T17:13:00Z" w16du:dateUtc="2026-03-19T21:13:00Z">
        <w:r w:rsidR="00CF31E9">
          <w:rPr>
            <w:rFonts w:ascii="Times New Roman" w:eastAsia="Times New Roman" w:hAnsi="Times New Roman" w:cs="Times New Roman"/>
            <w:sz w:val="24"/>
            <w:szCs w:val="24"/>
          </w:rPr>
          <w:t>signal</w:t>
        </w:r>
      </w:ins>
      <w:r>
        <w:rPr>
          <w:rFonts w:ascii="Times New Roman" w:eastAsia="Times New Roman" w:hAnsi="Times New Roman" w:cs="Times New Roman"/>
          <w:sz w:val="24"/>
          <w:szCs w:val="24"/>
        </w:rPr>
        <w:t xml:space="preserve"> appears. If the first go </w:t>
      </w:r>
      <w:del w:id="342" w:author="Rossella Falcone" w:date="2026-03-19T17:13:00Z" w16du:dateUtc="2026-03-19T21:13:00Z">
        <w:r>
          <w:rPr>
            <w:rFonts w:ascii="Times New Roman" w:eastAsia="Times New Roman" w:hAnsi="Times New Roman" w:cs="Times New Roman"/>
            <w:sz w:val="24"/>
            <w:szCs w:val="24"/>
          </w:rPr>
          <w:delText>cue</w:delText>
        </w:r>
      </w:del>
      <w:ins w:id="343" w:author="Rossella Falcone" w:date="2026-03-19T17:13:00Z" w16du:dateUtc="2026-03-19T21:13:00Z">
        <w:r w:rsidR="00807C42">
          <w:rPr>
            <w:rFonts w:ascii="Times New Roman" w:eastAsia="Times New Roman" w:hAnsi="Times New Roman" w:cs="Times New Roman"/>
            <w:sz w:val="24"/>
            <w:szCs w:val="24"/>
          </w:rPr>
          <w:t>signal</w:t>
        </w:r>
      </w:ins>
      <w:r>
        <w:rPr>
          <w:rFonts w:ascii="Times New Roman" w:eastAsia="Times New Roman" w:hAnsi="Times New Roman" w:cs="Times New Roman"/>
          <w:sz w:val="24"/>
          <w:szCs w:val="24"/>
        </w:rPr>
        <w:t xml:space="preserve"> is purple, animals can release the lever and </w:t>
      </w:r>
      <w:r w:rsidR="00423944">
        <w:rPr>
          <w:rFonts w:ascii="Times New Roman" w:eastAsia="Times New Roman" w:hAnsi="Times New Roman" w:cs="Times New Roman"/>
          <w:sz w:val="24"/>
          <w:szCs w:val="24"/>
        </w:rPr>
        <w:t>accept</w:t>
      </w:r>
      <w:r>
        <w:rPr>
          <w:rFonts w:ascii="Times New Roman" w:eastAsia="Times New Roman" w:hAnsi="Times New Roman" w:cs="Times New Roman"/>
          <w:sz w:val="24"/>
          <w:szCs w:val="24"/>
        </w:rPr>
        <w:t xml:space="preserve"> the offer </w:t>
      </w:r>
      <w:del w:id="344" w:author="Rossella Falcone" w:date="2026-03-19T17:13:00Z" w16du:dateUtc="2026-03-19T21:13:00Z">
        <w:r>
          <w:rPr>
            <w:rFonts w:ascii="Times New Roman" w:eastAsia="Times New Roman" w:hAnsi="Times New Roman" w:cs="Times New Roman"/>
            <w:sz w:val="24"/>
            <w:szCs w:val="24"/>
          </w:rPr>
          <w:delText>right away, whereas</w:delText>
        </w:r>
      </w:del>
      <w:ins w:id="345" w:author="Rossella Falcone" w:date="2026-03-19T17:13:00Z" w16du:dateUtc="2026-03-19T21:13:00Z">
        <w:r w:rsidR="00765999">
          <w:rPr>
            <w:rFonts w:ascii="Times New Roman" w:eastAsia="Times New Roman" w:hAnsi="Times New Roman" w:cs="Times New Roman"/>
            <w:sz w:val="24"/>
            <w:szCs w:val="24"/>
          </w:rPr>
          <w:t>immediately.</w:t>
        </w:r>
        <w:r>
          <w:rPr>
            <w:rFonts w:ascii="Times New Roman" w:eastAsia="Times New Roman" w:hAnsi="Times New Roman" w:cs="Times New Roman"/>
            <w:sz w:val="24"/>
            <w:szCs w:val="24"/>
          </w:rPr>
          <w:t xml:space="preserve"> </w:t>
        </w:r>
        <w:r w:rsidR="00765999">
          <w:rPr>
            <w:rFonts w:ascii="Times New Roman" w:eastAsia="Times New Roman" w:hAnsi="Times New Roman" w:cs="Times New Roman"/>
            <w:sz w:val="24"/>
            <w:szCs w:val="24"/>
          </w:rPr>
          <w:t>However,</w:t>
        </w:r>
      </w:ins>
      <w:r w:rsidR="007659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if the first go </w:t>
      </w:r>
      <w:del w:id="346" w:author="Rossella Falcone" w:date="2026-03-19T17:13:00Z" w16du:dateUtc="2026-03-19T21:13:00Z">
        <w:r>
          <w:rPr>
            <w:rFonts w:ascii="Times New Roman" w:eastAsia="Times New Roman" w:hAnsi="Times New Roman" w:cs="Times New Roman"/>
            <w:sz w:val="24"/>
            <w:szCs w:val="24"/>
          </w:rPr>
          <w:delText>cue</w:delText>
        </w:r>
      </w:del>
      <w:ins w:id="347" w:author="Rossella Falcone" w:date="2026-03-19T17:13:00Z" w16du:dateUtc="2026-03-19T21:13:00Z">
        <w:r w:rsidR="00807C42">
          <w:rPr>
            <w:rFonts w:ascii="Times New Roman" w:eastAsia="Times New Roman" w:hAnsi="Times New Roman" w:cs="Times New Roman"/>
            <w:sz w:val="24"/>
            <w:szCs w:val="24"/>
          </w:rPr>
          <w:t>signal</w:t>
        </w:r>
      </w:ins>
      <w:r>
        <w:rPr>
          <w:rFonts w:ascii="Times New Roman" w:eastAsia="Times New Roman" w:hAnsi="Times New Roman" w:cs="Times New Roman"/>
          <w:sz w:val="24"/>
          <w:szCs w:val="24"/>
        </w:rPr>
        <w:t xml:space="preserve"> is yellow, animals have to wait </w:t>
      </w:r>
      <w:del w:id="348" w:author="Rossella Falcone" w:date="2026-03-19T17:13:00Z" w16du:dateUtc="2026-03-19T21:13:00Z">
        <w:r>
          <w:rPr>
            <w:rFonts w:ascii="Times New Roman" w:eastAsia="Times New Roman" w:hAnsi="Times New Roman" w:cs="Times New Roman"/>
            <w:sz w:val="24"/>
            <w:szCs w:val="24"/>
          </w:rPr>
          <w:delText xml:space="preserve">for </w:delText>
        </w:r>
      </w:del>
      <w:r>
        <w:rPr>
          <w:rFonts w:ascii="Times New Roman" w:eastAsia="Times New Roman" w:hAnsi="Times New Roman" w:cs="Times New Roman"/>
          <w:sz w:val="24"/>
          <w:szCs w:val="24"/>
        </w:rPr>
        <w:t xml:space="preserve">an additional delay (1100ms) until the purple go </w:t>
      </w:r>
      <w:del w:id="349" w:author="Rossella Falcone" w:date="2026-03-19T17:13:00Z" w16du:dateUtc="2026-03-19T21:13:00Z">
        <w:r>
          <w:rPr>
            <w:rFonts w:ascii="Times New Roman" w:eastAsia="Times New Roman" w:hAnsi="Times New Roman" w:cs="Times New Roman"/>
            <w:sz w:val="24"/>
            <w:szCs w:val="24"/>
          </w:rPr>
          <w:delText>cue</w:delText>
        </w:r>
      </w:del>
      <w:ins w:id="350" w:author="Rossella Falcone" w:date="2026-03-19T17:13:00Z" w16du:dateUtc="2026-03-19T21:13:00Z">
        <w:r w:rsidR="00333C22">
          <w:rPr>
            <w:rFonts w:ascii="Times New Roman" w:eastAsia="Times New Roman" w:hAnsi="Times New Roman" w:cs="Times New Roman"/>
            <w:sz w:val="24"/>
            <w:szCs w:val="24"/>
          </w:rPr>
          <w:t>signal</w:t>
        </w:r>
      </w:ins>
      <w:r w:rsidR="00333C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appears to </w:t>
      </w:r>
      <w:r w:rsidR="000A3602">
        <w:rPr>
          <w:rFonts w:ascii="Times New Roman" w:eastAsia="Times New Roman" w:hAnsi="Times New Roman" w:cs="Times New Roman"/>
          <w:sz w:val="24"/>
          <w:szCs w:val="24"/>
        </w:rPr>
        <w:t>accept</w:t>
      </w:r>
      <w:r>
        <w:rPr>
          <w:rFonts w:ascii="Times New Roman" w:eastAsia="Times New Roman" w:hAnsi="Times New Roman" w:cs="Times New Roman"/>
          <w:sz w:val="24"/>
          <w:szCs w:val="24"/>
        </w:rPr>
        <w:t xml:space="preserve"> the offer. </w:t>
      </w:r>
      <w:r w:rsidR="00C6619C">
        <w:rPr>
          <w:rFonts w:ascii="Times New Roman" w:eastAsia="Times New Roman" w:hAnsi="Times New Roman" w:cs="Times New Roman"/>
          <w:sz w:val="24"/>
          <w:szCs w:val="24"/>
        </w:rPr>
        <w:t>This additional delay</w:t>
      </w:r>
      <w:ins w:id="351" w:author="Rossella Falcone" w:date="2026-03-19T17:13:00Z" w16du:dateUtc="2026-03-19T21:13:00Z">
        <w:r w:rsidR="00333C22">
          <w:rPr>
            <w:rFonts w:ascii="Times New Roman" w:eastAsia="Times New Roman" w:hAnsi="Times New Roman" w:cs="Times New Roman"/>
            <w:sz w:val="24"/>
            <w:szCs w:val="24"/>
          </w:rPr>
          <w:t>,</w:t>
        </w:r>
      </w:ins>
      <w:r w:rsidR="00333C22">
        <w:rPr>
          <w:rFonts w:ascii="Times New Roman" w:eastAsia="Times New Roman" w:hAnsi="Times New Roman" w:cs="Times New Roman"/>
          <w:sz w:val="24"/>
          <w:szCs w:val="24"/>
        </w:rPr>
        <w:t xml:space="preserve"> </w:t>
      </w:r>
      <w:r w:rsidR="00C6619C">
        <w:rPr>
          <w:rFonts w:ascii="Times New Roman" w:eastAsia="Times New Roman" w:hAnsi="Times New Roman" w:cs="Times New Roman"/>
          <w:sz w:val="24"/>
          <w:szCs w:val="24"/>
        </w:rPr>
        <w:t xml:space="preserve">when </w:t>
      </w:r>
      <w:ins w:id="352" w:author="Rossella Falcone" w:date="2026-03-19T17:13:00Z" w16du:dateUtc="2026-03-19T21:13:00Z">
        <w:r w:rsidR="00333C22">
          <w:rPr>
            <w:rFonts w:ascii="Times New Roman" w:eastAsia="Times New Roman" w:hAnsi="Times New Roman" w:cs="Times New Roman"/>
            <w:sz w:val="24"/>
            <w:szCs w:val="24"/>
          </w:rPr>
          <w:t xml:space="preserve">the </w:t>
        </w:r>
      </w:ins>
      <w:r w:rsidR="00C6619C">
        <w:rPr>
          <w:rFonts w:ascii="Times New Roman" w:eastAsia="Times New Roman" w:hAnsi="Times New Roman" w:cs="Times New Roman"/>
          <w:sz w:val="24"/>
          <w:szCs w:val="24"/>
        </w:rPr>
        <w:t xml:space="preserve">yellow go </w:t>
      </w:r>
      <w:del w:id="353" w:author="Siyu Wang" w:date="2026-03-19T23:18:00Z" w16du:dateUtc="2026-03-20T03:18:00Z">
        <w:r w:rsidR="00C6619C" w:rsidDel="00E06029">
          <w:rPr>
            <w:rFonts w:ascii="Times New Roman" w:eastAsia="Times New Roman" w:hAnsi="Times New Roman" w:cs="Times New Roman"/>
            <w:sz w:val="24"/>
            <w:szCs w:val="24"/>
          </w:rPr>
          <w:delText xml:space="preserve">cue </w:delText>
        </w:r>
      </w:del>
      <w:ins w:id="354" w:author="Siyu Wang" w:date="2026-03-19T23:18:00Z" w16du:dateUtc="2026-03-20T03:18:00Z">
        <w:r w:rsidR="00E06029">
          <w:rPr>
            <w:rFonts w:ascii="Times New Roman" w:eastAsia="Times New Roman" w:hAnsi="Times New Roman" w:cs="Times New Roman"/>
            <w:sz w:val="24"/>
            <w:szCs w:val="24"/>
          </w:rPr>
          <w:t xml:space="preserve">signal </w:t>
        </w:r>
      </w:ins>
      <w:del w:id="355" w:author="Rossella Falcone" w:date="2026-03-19T17:13:00Z" w16du:dateUtc="2026-03-19T21:13:00Z">
        <w:r w:rsidR="00C6619C">
          <w:rPr>
            <w:rFonts w:ascii="Times New Roman" w:eastAsia="Times New Roman" w:hAnsi="Times New Roman" w:cs="Times New Roman"/>
            <w:sz w:val="24"/>
            <w:szCs w:val="24"/>
          </w:rPr>
          <w:delText>shows</w:delText>
        </w:r>
      </w:del>
      <w:ins w:id="356" w:author="Rossella Falcone" w:date="2026-03-19T17:13:00Z" w16du:dateUtc="2026-03-19T21:13:00Z">
        <w:r w:rsidR="00333C22">
          <w:rPr>
            <w:rFonts w:ascii="Times New Roman" w:eastAsia="Times New Roman" w:hAnsi="Times New Roman" w:cs="Times New Roman"/>
            <w:sz w:val="24"/>
            <w:szCs w:val="24"/>
          </w:rPr>
          <w:t>appears</w:t>
        </w:r>
      </w:ins>
      <w:r w:rsidR="00333C22">
        <w:rPr>
          <w:rFonts w:ascii="Times New Roman" w:eastAsia="Times New Roman" w:hAnsi="Times New Roman" w:cs="Times New Roman"/>
          <w:sz w:val="24"/>
          <w:szCs w:val="24"/>
        </w:rPr>
        <w:t xml:space="preserve"> </w:t>
      </w:r>
      <w:r w:rsidR="00C6619C">
        <w:rPr>
          <w:rFonts w:ascii="Times New Roman" w:eastAsia="Times New Roman" w:hAnsi="Times New Roman" w:cs="Times New Roman"/>
          <w:sz w:val="24"/>
          <w:szCs w:val="24"/>
        </w:rPr>
        <w:t xml:space="preserve">first, effectively increases the </w:t>
      </w:r>
      <w:del w:id="357" w:author="Rossella Falcone" w:date="2026-03-19T17:13:00Z" w16du:dateUtc="2026-03-19T21:13:00Z">
        <w:r w:rsidR="00C6619C">
          <w:rPr>
            <w:rFonts w:ascii="Times New Roman" w:eastAsia="Times New Roman" w:hAnsi="Times New Roman" w:cs="Times New Roman"/>
            <w:sz w:val="24"/>
            <w:szCs w:val="24"/>
          </w:rPr>
          <w:delText>wait</w:delText>
        </w:r>
      </w:del>
      <w:ins w:id="358" w:author="Rossella Falcone" w:date="2026-03-19T17:13:00Z" w16du:dateUtc="2026-03-19T21:13:00Z">
        <w:r w:rsidR="00C6619C">
          <w:rPr>
            <w:rFonts w:ascii="Times New Roman" w:eastAsia="Times New Roman" w:hAnsi="Times New Roman" w:cs="Times New Roman"/>
            <w:sz w:val="24"/>
            <w:szCs w:val="24"/>
          </w:rPr>
          <w:t>wait</w:t>
        </w:r>
        <w:r w:rsidR="00333C22">
          <w:rPr>
            <w:rFonts w:ascii="Times New Roman" w:eastAsia="Times New Roman" w:hAnsi="Times New Roman" w:cs="Times New Roman"/>
            <w:sz w:val="24"/>
            <w:szCs w:val="24"/>
          </w:rPr>
          <w:t>ing</w:t>
        </w:r>
      </w:ins>
      <w:r w:rsidR="00C6619C">
        <w:rPr>
          <w:rFonts w:ascii="Times New Roman" w:eastAsia="Times New Roman" w:hAnsi="Times New Roman" w:cs="Times New Roman"/>
          <w:sz w:val="24"/>
          <w:szCs w:val="24"/>
        </w:rPr>
        <w:t xml:space="preserve"> time and reduces the offer value. </w:t>
      </w:r>
      <w:del w:id="359" w:author="Rossella Falcone" w:date="2026-03-19T17:13:00Z" w16du:dateUtc="2026-03-19T21:13:00Z">
        <w:r w:rsidR="00765623">
          <w:rPr>
            <w:rFonts w:ascii="Times New Roman" w:eastAsia="Times New Roman" w:hAnsi="Times New Roman" w:cs="Times New Roman"/>
            <w:sz w:val="24"/>
            <w:szCs w:val="24"/>
          </w:rPr>
          <w:delText>As a result</w:delText>
        </w:r>
      </w:del>
      <w:ins w:id="360" w:author="Rossella Falcone" w:date="2026-03-19T17:13:00Z" w16du:dateUtc="2026-03-19T21:13:00Z">
        <w:r w:rsidR="00333C22">
          <w:rPr>
            <w:rFonts w:ascii="Times New Roman" w:eastAsia="Times New Roman" w:hAnsi="Times New Roman" w:cs="Times New Roman"/>
            <w:sz w:val="24"/>
            <w:szCs w:val="24"/>
          </w:rPr>
          <w:t>Consequently</w:t>
        </w:r>
      </w:ins>
      <w:r w:rsidR="00765623">
        <w:rPr>
          <w:rFonts w:ascii="Times New Roman" w:eastAsia="Times New Roman" w:hAnsi="Times New Roman" w:cs="Times New Roman"/>
          <w:sz w:val="24"/>
          <w:szCs w:val="24"/>
        </w:rPr>
        <w:t xml:space="preserve">, we </w:t>
      </w:r>
      <w:del w:id="361" w:author="Rossella Falcone" w:date="2026-03-19T17:13:00Z" w16du:dateUtc="2026-03-19T21:13:00Z">
        <w:r w:rsidR="00765623">
          <w:rPr>
            <w:rFonts w:ascii="Times New Roman" w:eastAsia="Times New Roman" w:hAnsi="Times New Roman" w:cs="Times New Roman"/>
            <w:sz w:val="24"/>
            <w:szCs w:val="24"/>
          </w:rPr>
          <w:delText>expect</w:delText>
        </w:r>
      </w:del>
      <w:ins w:id="362" w:author="Rossella Falcone" w:date="2026-03-19T17:13:00Z" w16du:dateUtc="2026-03-19T21:13:00Z">
        <w:r w:rsidR="00765623">
          <w:rPr>
            <w:rFonts w:ascii="Times New Roman" w:eastAsia="Times New Roman" w:hAnsi="Times New Roman" w:cs="Times New Roman"/>
            <w:sz w:val="24"/>
            <w:szCs w:val="24"/>
          </w:rPr>
          <w:t>expect</w:t>
        </w:r>
        <w:r w:rsidR="00333C22">
          <w:rPr>
            <w:rFonts w:ascii="Times New Roman" w:eastAsia="Times New Roman" w:hAnsi="Times New Roman" w:cs="Times New Roman"/>
            <w:sz w:val="24"/>
            <w:szCs w:val="24"/>
          </w:rPr>
          <w:t>ed</w:t>
        </w:r>
      </w:ins>
      <w:r w:rsidR="00765623">
        <w:rPr>
          <w:rFonts w:ascii="Times New Roman" w:eastAsia="Times New Roman" w:hAnsi="Times New Roman" w:cs="Times New Roman"/>
          <w:sz w:val="24"/>
          <w:szCs w:val="24"/>
        </w:rPr>
        <w:t xml:space="preserve"> that animals </w:t>
      </w:r>
      <w:ins w:id="363" w:author="Rossella Falcone" w:date="2026-03-19T17:13:00Z" w16du:dateUtc="2026-03-19T21:13:00Z">
        <w:r w:rsidR="00333C22">
          <w:rPr>
            <w:rFonts w:ascii="Times New Roman" w:eastAsia="Times New Roman" w:hAnsi="Times New Roman" w:cs="Times New Roman"/>
            <w:sz w:val="24"/>
            <w:szCs w:val="24"/>
          </w:rPr>
          <w:t xml:space="preserve">would </w:t>
        </w:r>
      </w:ins>
      <w:r w:rsidR="00765623">
        <w:rPr>
          <w:rFonts w:ascii="Times New Roman" w:eastAsia="Times New Roman" w:hAnsi="Times New Roman" w:cs="Times New Roman"/>
          <w:sz w:val="24"/>
          <w:szCs w:val="24"/>
        </w:rPr>
        <w:t xml:space="preserve">have a lower </w:t>
      </w:r>
      <w:r w:rsidR="008918E1">
        <w:rPr>
          <w:rFonts w:ascii="Times New Roman" w:eastAsia="Times New Roman" w:hAnsi="Times New Roman" w:cs="Times New Roman"/>
          <w:sz w:val="24"/>
          <w:szCs w:val="24"/>
        </w:rPr>
        <w:t>probability</w:t>
      </w:r>
      <w:r w:rsidR="00765623">
        <w:rPr>
          <w:rFonts w:ascii="Times New Roman" w:eastAsia="Times New Roman" w:hAnsi="Times New Roman" w:cs="Times New Roman"/>
          <w:sz w:val="24"/>
          <w:szCs w:val="24"/>
        </w:rPr>
        <w:t xml:space="preserve"> of accepting the offer when yellow go</w:t>
      </w:r>
      <w:r w:rsidR="00135A30">
        <w:rPr>
          <w:rFonts w:ascii="Times New Roman" w:eastAsia="Times New Roman" w:hAnsi="Times New Roman" w:cs="Times New Roman"/>
          <w:sz w:val="24"/>
          <w:szCs w:val="24"/>
        </w:rPr>
        <w:t xml:space="preserve"> </w:t>
      </w:r>
      <w:del w:id="364" w:author="Rossella Falcone" w:date="2026-03-19T17:13:00Z" w16du:dateUtc="2026-03-19T21:13:00Z">
        <w:r w:rsidR="00765623">
          <w:rPr>
            <w:rFonts w:ascii="Times New Roman" w:eastAsia="Times New Roman" w:hAnsi="Times New Roman" w:cs="Times New Roman"/>
            <w:sz w:val="24"/>
            <w:szCs w:val="24"/>
          </w:rPr>
          <w:delText>cue</w:delText>
        </w:r>
      </w:del>
      <w:ins w:id="365" w:author="Rossella Falcone" w:date="2026-03-19T17:13:00Z" w16du:dateUtc="2026-03-19T21:13:00Z">
        <w:r w:rsidR="00725136">
          <w:rPr>
            <w:rFonts w:ascii="Times New Roman" w:eastAsia="Times New Roman" w:hAnsi="Times New Roman" w:cs="Times New Roman"/>
            <w:sz w:val="24"/>
            <w:szCs w:val="24"/>
          </w:rPr>
          <w:t>signal</w:t>
        </w:r>
      </w:ins>
      <w:r w:rsidR="00765623">
        <w:rPr>
          <w:rFonts w:ascii="Times New Roman" w:eastAsia="Times New Roman" w:hAnsi="Times New Roman" w:cs="Times New Roman"/>
          <w:sz w:val="24"/>
          <w:szCs w:val="24"/>
        </w:rPr>
        <w:t xml:space="preserve"> shows first.</w:t>
      </w:r>
      <w:r w:rsidR="008918E1">
        <w:rPr>
          <w:rFonts w:ascii="Times New Roman" w:eastAsia="Times New Roman" w:hAnsi="Times New Roman" w:cs="Times New Roman"/>
          <w:sz w:val="24"/>
          <w:szCs w:val="24"/>
        </w:rPr>
        <w:t xml:space="preserve"> </w:t>
      </w:r>
      <w:r w:rsidR="00AE4862">
        <w:rPr>
          <w:rFonts w:ascii="Times New Roman" w:eastAsia="Times New Roman" w:hAnsi="Times New Roman" w:cs="Times New Roman"/>
          <w:sz w:val="24"/>
          <w:szCs w:val="24"/>
        </w:rPr>
        <w:t>Indeed</w:t>
      </w:r>
      <w:r w:rsidR="008918E1">
        <w:rPr>
          <w:rFonts w:ascii="Times New Roman" w:eastAsia="Times New Roman" w:hAnsi="Times New Roman" w:cs="Times New Roman"/>
          <w:sz w:val="24"/>
          <w:szCs w:val="24"/>
        </w:rPr>
        <w:t xml:space="preserve">, both animals showed </w:t>
      </w:r>
      <w:r w:rsidR="0070315D">
        <w:rPr>
          <w:rFonts w:ascii="Times New Roman" w:eastAsia="Times New Roman" w:hAnsi="Times New Roman" w:cs="Times New Roman"/>
          <w:sz w:val="24"/>
          <w:szCs w:val="24"/>
        </w:rPr>
        <w:t>lower</w:t>
      </w:r>
      <w:r w:rsidR="008918E1">
        <w:rPr>
          <w:rFonts w:ascii="Times New Roman" w:eastAsia="Times New Roman" w:hAnsi="Times New Roman" w:cs="Times New Roman"/>
          <w:sz w:val="24"/>
          <w:szCs w:val="24"/>
        </w:rPr>
        <w:t xml:space="preserve"> probability of accepting an offer when the first go cue </w:t>
      </w:r>
      <w:ins w:id="366" w:author="Siyu Wang" w:date="2026-03-19T23:19:00Z" w16du:dateUtc="2026-03-20T03:19:00Z">
        <w:r w:rsidR="00E06029">
          <w:rPr>
            <w:rFonts w:ascii="Times New Roman" w:eastAsia="Times New Roman" w:hAnsi="Times New Roman" w:cs="Times New Roman"/>
            <w:sz w:val="24"/>
            <w:szCs w:val="24"/>
          </w:rPr>
          <w:t>wa</w:t>
        </w:r>
      </w:ins>
      <w:del w:id="367" w:author="Siyu Wang" w:date="2026-03-19T23:19:00Z" w16du:dateUtc="2026-03-20T03:19:00Z">
        <w:r w:rsidR="008918E1" w:rsidDel="00E06029">
          <w:rPr>
            <w:rFonts w:ascii="Times New Roman" w:eastAsia="Times New Roman" w:hAnsi="Times New Roman" w:cs="Times New Roman"/>
            <w:sz w:val="24"/>
            <w:szCs w:val="24"/>
          </w:rPr>
          <w:delText>i</w:delText>
        </w:r>
      </w:del>
      <w:r w:rsidR="008918E1">
        <w:rPr>
          <w:rFonts w:ascii="Times New Roman" w:eastAsia="Times New Roman" w:hAnsi="Times New Roman" w:cs="Times New Roman"/>
          <w:sz w:val="24"/>
          <w:szCs w:val="24"/>
        </w:rPr>
        <w:t xml:space="preserve">s </w:t>
      </w:r>
      <w:r w:rsidR="00FD529A">
        <w:rPr>
          <w:rFonts w:ascii="Times New Roman" w:eastAsia="Times New Roman" w:hAnsi="Times New Roman" w:cs="Times New Roman"/>
          <w:sz w:val="24"/>
          <w:szCs w:val="24"/>
        </w:rPr>
        <w:t>yellow compared to purple (Fig</w:t>
      </w:r>
      <w:del w:id="368" w:author="Rossella Falcone" w:date="2026-03-19T17:13:00Z" w16du:dateUtc="2026-03-19T21:13:00Z">
        <w:r w:rsidR="00FD529A">
          <w:rPr>
            <w:rFonts w:ascii="Times New Roman" w:eastAsia="Times New Roman" w:hAnsi="Times New Roman" w:cs="Times New Roman"/>
            <w:sz w:val="24"/>
            <w:szCs w:val="24"/>
          </w:rPr>
          <w:delText xml:space="preserve"> 3</w:delText>
        </w:r>
        <w:r w:rsidR="0083038B">
          <w:rPr>
            <w:rFonts w:ascii="Times New Roman" w:eastAsia="Times New Roman" w:hAnsi="Times New Roman" w:cs="Times New Roman"/>
            <w:sz w:val="24"/>
            <w:szCs w:val="24"/>
          </w:rPr>
          <w:delText>.</w:delText>
        </w:r>
        <w:r w:rsidR="00FD529A">
          <w:rPr>
            <w:rFonts w:ascii="Times New Roman" w:eastAsia="Times New Roman" w:hAnsi="Times New Roman" w:cs="Times New Roman"/>
            <w:sz w:val="24"/>
            <w:szCs w:val="24"/>
          </w:rPr>
          <w:delText xml:space="preserve"> A, </w:delText>
        </w:r>
      </w:del>
      <w:ins w:id="369" w:author="Rossella Falcone" w:date="2026-03-19T17:13:00Z" w16du:dateUtc="2026-03-19T21:13:00Z">
        <w:r w:rsidR="00AE3205">
          <w:rPr>
            <w:rFonts w:ascii="Times New Roman" w:eastAsia="Times New Roman" w:hAnsi="Times New Roman" w:cs="Times New Roman"/>
            <w:sz w:val="24"/>
            <w:szCs w:val="24"/>
          </w:rPr>
          <w:t>.</w:t>
        </w:r>
        <w:r w:rsidR="00FD529A">
          <w:rPr>
            <w:rFonts w:ascii="Times New Roman" w:eastAsia="Times New Roman" w:hAnsi="Times New Roman" w:cs="Times New Roman"/>
            <w:sz w:val="24"/>
            <w:szCs w:val="24"/>
          </w:rPr>
          <w:t xml:space="preserve"> 3A</w:t>
        </w:r>
        <w:r w:rsidR="00397299">
          <w:rPr>
            <w:rFonts w:ascii="Times New Roman" w:eastAsia="Times New Roman" w:hAnsi="Times New Roman" w:cs="Times New Roman"/>
            <w:sz w:val="24"/>
            <w:szCs w:val="24"/>
          </w:rPr>
          <w:t>-</w:t>
        </w:r>
      </w:ins>
      <w:r w:rsidR="00FD529A">
        <w:rPr>
          <w:rFonts w:ascii="Times New Roman" w:eastAsia="Times New Roman" w:hAnsi="Times New Roman" w:cs="Times New Roman"/>
          <w:sz w:val="24"/>
          <w:szCs w:val="24"/>
        </w:rPr>
        <w:t>B)</w:t>
      </w:r>
      <w:r w:rsidR="008918E1">
        <w:rPr>
          <w:rFonts w:ascii="Times New Roman" w:eastAsia="Times New Roman" w:hAnsi="Times New Roman" w:cs="Times New Roman"/>
          <w:sz w:val="24"/>
          <w:szCs w:val="24"/>
        </w:rPr>
        <w:t xml:space="preserve">.  </w:t>
      </w:r>
    </w:p>
    <w:p w14:paraId="23CBB082" w14:textId="77777777" w:rsidR="00807C42" w:rsidRDefault="00807C42" w:rsidP="007757BE">
      <w:pPr>
        <w:shd w:val="clear" w:color="auto" w:fill="FFFFFF"/>
        <w:spacing w:after="0" w:line="480" w:lineRule="auto"/>
        <w:ind w:firstLine="360"/>
        <w:rPr>
          <w:ins w:id="370" w:author="Rossella Falcone" w:date="2026-03-19T17:13:00Z" w16du:dateUtc="2026-03-19T21:13:00Z"/>
          <w:rFonts w:ascii="Times New Roman" w:eastAsia="Times New Roman" w:hAnsi="Times New Roman" w:cs="Times New Roman"/>
          <w:sz w:val="24"/>
          <w:szCs w:val="24"/>
        </w:rPr>
      </w:pPr>
    </w:p>
    <w:p w14:paraId="1797B5AB" w14:textId="50BB6835" w:rsidR="00981A3E" w:rsidRPr="00807C42" w:rsidRDefault="00A46B37">
      <w:pPr>
        <w:pStyle w:val="ListParagraph"/>
        <w:numPr>
          <w:ilvl w:val="0"/>
          <w:numId w:val="5"/>
        </w:numPr>
        <w:shd w:val="clear" w:color="auto" w:fill="FFFFFF"/>
        <w:tabs>
          <w:tab w:val="left" w:pos="180"/>
          <w:tab w:val="left" w:pos="360"/>
        </w:tabs>
        <w:spacing w:after="0" w:line="480" w:lineRule="auto"/>
        <w:ind w:left="0" w:firstLine="0"/>
        <w:rPr>
          <w:rFonts w:ascii="Times New Roman" w:hAnsi="Times New Roman"/>
          <w:b/>
          <w:rPrChange w:id="371" w:author="Rossella Falcone" w:date="2026-03-19T17:13:00Z" w16du:dateUtc="2026-03-19T21:13:00Z">
            <w:rPr>
              <w:rFonts w:ascii="Times New Roman" w:hAnsi="Times New Roman"/>
            </w:rPr>
          </w:rPrChange>
        </w:rPr>
        <w:pPrChange w:id="372" w:author="Rossella Falcone" w:date="2026-03-19T17:13:00Z" w16du:dateUtc="2026-03-19T21:13:00Z">
          <w:pPr>
            <w:pStyle w:val="ListParagraph"/>
            <w:numPr>
              <w:numId w:val="4"/>
            </w:numPr>
            <w:shd w:val="clear" w:color="auto" w:fill="FFFFFF"/>
            <w:spacing w:after="0" w:line="480" w:lineRule="auto"/>
            <w:ind w:hanging="360"/>
          </w:pPr>
        </w:pPrChange>
      </w:pPr>
      <w:ins w:id="373" w:author="Rossella Falcone" w:date="2026-03-19T17:13:00Z" w16du:dateUtc="2026-03-19T21:13:00Z">
        <w:r>
          <w:rPr>
            <w:rFonts w:ascii="Times New Roman" w:eastAsia="Times New Roman" w:hAnsi="Times New Roman" w:cs="Times New Roman"/>
            <w:b/>
            <w:bCs/>
          </w:rPr>
          <w:t xml:space="preserve"> </w:t>
        </w:r>
      </w:ins>
      <w:r w:rsidR="004B22FD" w:rsidRPr="00807C42">
        <w:rPr>
          <w:rFonts w:ascii="Times New Roman" w:hAnsi="Times New Roman"/>
          <w:b/>
          <w:rPrChange w:id="374" w:author="Rossella Falcone" w:date="2026-03-19T17:13:00Z" w16du:dateUtc="2026-03-19T21:13:00Z">
            <w:rPr>
              <w:rFonts w:ascii="Times New Roman" w:hAnsi="Times New Roman"/>
            </w:rPr>
          </w:rPrChange>
        </w:rPr>
        <w:t xml:space="preserve">Animals show distinct strategies for </w:t>
      </w:r>
      <w:r w:rsidR="004C3B65" w:rsidRPr="00807C42">
        <w:rPr>
          <w:rFonts w:ascii="Times New Roman" w:hAnsi="Times New Roman"/>
          <w:b/>
          <w:rPrChange w:id="375" w:author="Rossella Falcone" w:date="2026-03-19T17:13:00Z" w16du:dateUtc="2026-03-19T21:13:00Z">
            <w:rPr>
              <w:rFonts w:ascii="Times New Roman" w:hAnsi="Times New Roman"/>
            </w:rPr>
          </w:rPrChange>
        </w:rPr>
        <w:t>adjusting</w:t>
      </w:r>
      <w:r w:rsidR="004B22FD" w:rsidRPr="00807C42">
        <w:rPr>
          <w:rFonts w:ascii="Times New Roman" w:hAnsi="Times New Roman"/>
          <w:b/>
          <w:rPrChange w:id="376" w:author="Rossella Falcone" w:date="2026-03-19T17:13:00Z" w16du:dateUtc="2026-03-19T21:13:00Z">
            <w:rPr>
              <w:rFonts w:ascii="Times New Roman" w:hAnsi="Times New Roman"/>
            </w:rPr>
          </w:rPrChange>
        </w:rPr>
        <w:t xml:space="preserve"> </w:t>
      </w:r>
      <w:r w:rsidR="00D4706C" w:rsidRPr="00807C42">
        <w:rPr>
          <w:rFonts w:ascii="Times New Roman" w:hAnsi="Times New Roman"/>
          <w:b/>
          <w:rPrChange w:id="377" w:author="Rossella Falcone" w:date="2026-03-19T17:13:00Z" w16du:dateUtc="2026-03-19T21:13:00Z">
            <w:rPr>
              <w:rFonts w:ascii="Times New Roman" w:hAnsi="Times New Roman"/>
            </w:rPr>
          </w:rPrChange>
        </w:rPr>
        <w:t xml:space="preserve">temporal discounting behavior </w:t>
      </w:r>
      <w:ins w:id="378" w:author="Rossella Falcone" w:date="2026-03-19T17:13:00Z" w16du:dateUtc="2026-03-19T21:13:00Z">
        <w:r w:rsidR="00333C22">
          <w:rPr>
            <w:rFonts w:ascii="Times New Roman" w:eastAsia="Times New Roman" w:hAnsi="Times New Roman" w:cs="Times New Roman"/>
            <w:b/>
            <w:bCs/>
          </w:rPr>
          <w:t xml:space="preserve">in response </w:t>
        </w:r>
      </w:ins>
      <w:r w:rsidR="00E673C8" w:rsidRPr="00807C42">
        <w:rPr>
          <w:rFonts w:ascii="Times New Roman" w:hAnsi="Times New Roman"/>
          <w:b/>
          <w:rPrChange w:id="379" w:author="Rossella Falcone" w:date="2026-03-19T17:13:00Z" w16du:dateUtc="2026-03-19T21:13:00Z">
            <w:rPr>
              <w:rFonts w:ascii="Times New Roman" w:hAnsi="Times New Roman"/>
            </w:rPr>
          </w:rPrChange>
        </w:rPr>
        <w:t xml:space="preserve">to </w:t>
      </w:r>
      <w:r w:rsidR="004B22FD" w:rsidRPr="00807C42">
        <w:rPr>
          <w:rFonts w:ascii="Times New Roman" w:hAnsi="Times New Roman"/>
          <w:b/>
          <w:rPrChange w:id="380" w:author="Rossella Falcone" w:date="2026-03-19T17:13:00Z" w16du:dateUtc="2026-03-19T21:13:00Z">
            <w:rPr>
              <w:rFonts w:ascii="Times New Roman" w:hAnsi="Times New Roman"/>
            </w:rPr>
          </w:rPrChange>
        </w:rPr>
        <w:t>the go</w:t>
      </w:r>
      <w:r w:rsidR="0083749C" w:rsidRPr="00807C42">
        <w:rPr>
          <w:rFonts w:ascii="Times New Roman" w:hAnsi="Times New Roman"/>
          <w:b/>
          <w:rPrChange w:id="381" w:author="Rossella Falcone" w:date="2026-03-19T17:13:00Z" w16du:dateUtc="2026-03-19T21:13:00Z">
            <w:rPr>
              <w:rFonts w:ascii="Times New Roman" w:hAnsi="Times New Roman"/>
            </w:rPr>
          </w:rPrChange>
        </w:rPr>
        <w:t xml:space="preserve"> </w:t>
      </w:r>
      <w:r w:rsidR="004B22FD" w:rsidRPr="00807C42">
        <w:rPr>
          <w:rFonts w:ascii="Times New Roman" w:hAnsi="Times New Roman"/>
          <w:b/>
          <w:rPrChange w:id="382" w:author="Rossella Falcone" w:date="2026-03-19T17:13:00Z" w16du:dateUtc="2026-03-19T21:13:00Z">
            <w:rPr>
              <w:rFonts w:ascii="Times New Roman" w:hAnsi="Times New Roman"/>
            </w:rPr>
          </w:rPrChange>
        </w:rPr>
        <w:t xml:space="preserve">signal.  </w:t>
      </w:r>
    </w:p>
    <w:p w14:paraId="44E35451" w14:textId="19518109" w:rsidR="00335BA6" w:rsidRDefault="00335BA6" w:rsidP="00503925">
      <w:pPr>
        <w:shd w:val="clear" w:color="auto" w:fill="FFFFFF"/>
        <w:spacing w:after="0" w:line="480" w:lineRule="auto"/>
        <w:rPr>
          <w:rFonts w:ascii="Times New Roman" w:eastAsia="Times New Roman" w:hAnsi="Times New Roman" w:cs="Times New Roman"/>
          <w:sz w:val="24"/>
          <w:szCs w:val="24"/>
        </w:rPr>
      </w:pPr>
      <w:del w:id="383" w:author="Mark Eldridge" w:date="2026-03-23T20:21:00Z" w16du:dateUtc="2026-03-23T20:21:00Z">
        <w:r w:rsidDel="00CA781C">
          <w:rPr>
            <w:rFonts w:ascii="Times New Roman" w:eastAsia="Times New Roman" w:hAnsi="Times New Roman" w:cs="Times New Roman"/>
            <w:sz w:val="24"/>
            <w:szCs w:val="24"/>
          </w:rPr>
          <w:lastRenderedPageBreak/>
          <w:delText xml:space="preserve">While </w:delText>
        </w:r>
      </w:del>
      <w:ins w:id="384" w:author="Mark Eldridge" w:date="2026-03-23T20:21:00Z" w16du:dateUtc="2026-03-23T20:21:00Z">
        <w:r w:rsidR="00CA781C">
          <w:rPr>
            <w:rFonts w:ascii="Times New Roman" w:eastAsia="Times New Roman" w:hAnsi="Times New Roman" w:cs="Times New Roman"/>
            <w:sz w:val="24"/>
            <w:szCs w:val="24"/>
          </w:rPr>
          <w:t>Although</w:t>
        </w:r>
        <w:r w:rsidR="00CA781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Monkey S </w:t>
      </w:r>
      <w:del w:id="385" w:author="Mark Eldridge" w:date="2026-03-23T20:22:00Z" w16du:dateUtc="2026-03-23T20:22:00Z">
        <w:r w:rsidR="00DF5BD3" w:rsidDel="00CA781C">
          <w:rPr>
            <w:rFonts w:ascii="Times New Roman" w:eastAsia="Times New Roman" w:hAnsi="Times New Roman" w:cs="Times New Roman"/>
            <w:sz w:val="24"/>
            <w:szCs w:val="24"/>
          </w:rPr>
          <w:delText xml:space="preserve">showed </w:delText>
        </w:r>
      </w:del>
      <w:ins w:id="386" w:author="Rossella Falcone" w:date="2026-03-19T17:13:00Z" w16du:dateUtc="2026-03-19T21:13:00Z">
        <w:del w:id="387" w:author="Mark Eldridge" w:date="2026-03-23T20:22:00Z" w16du:dateUtc="2026-03-23T20:22:00Z">
          <w:r w:rsidR="00333C22" w:rsidDel="00CA781C">
            <w:rPr>
              <w:rFonts w:ascii="Times New Roman" w:eastAsia="Times New Roman" w:hAnsi="Times New Roman" w:cs="Times New Roman"/>
              <w:sz w:val="24"/>
              <w:szCs w:val="24"/>
            </w:rPr>
            <w:delText xml:space="preserve">a </w:delText>
          </w:r>
        </w:del>
      </w:ins>
      <w:del w:id="388" w:author="Mark Eldridge" w:date="2026-03-23T20:22:00Z" w16du:dateUtc="2026-03-23T20:22:00Z">
        <w:r w:rsidR="00DF5BD3" w:rsidDel="00CA781C">
          <w:rPr>
            <w:rFonts w:ascii="Times New Roman" w:eastAsia="Times New Roman" w:hAnsi="Times New Roman" w:cs="Times New Roman"/>
            <w:sz w:val="24"/>
            <w:szCs w:val="24"/>
          </w:rPr>
          <w:delText>low probabilit</w:delText>
        </w:r>
      </w:del>
      <w:ins w:id="389" w:author="Siyu Wang" w:date="2026-03-22T21:03:00Z" w16du:dateUtc="2026-03-23T01:03:00Z">
        <w:del w:id="390" w:author="Mark Eldridge" w:date="2026-03-23T20:22:00Z" w16du:dateUtc="2026-03-23T20:22:00Z">
          <w:r w:rsidR="006840B2" w:rsidDel="00CA781C">
            <w:rPr>
              <w:rFonts w:ascii="Times New Roman" w:eastAsia="Times New Roman" w:hAnsi="Times New Roman" w:cs="Times New Roman"/>
              <w:sz w:val="24"/>
              <w:szCs w:val="24"/>
            </w:rPr>
            <w:delText>ies</w:delText>
          </w:r>
        </w:del>
      </w:ins>
      <w:del w:id="391" w:author="Mark Eldridge" w:date="2026-03-23T20:22:00Z" w16du:dateUtc="2026-03-23T20:22:00Z">
        <w:r w:rsidR="00DF5BD3" w:rsidDel="00CA781C">
          <w:rPr>
            <w:rFonts w:ascii="Times New Roman" w:eastAsia="Times New Roman" w:hAnsi="Times New Roman" w:cs="Times New Roman"/>
            <w:sz w:val="24"/>
            <w:szCs w:val="24"/>
          </w:rPr>
          <w:delText>y of</w:delText>
        </w:r>
      </w:del>
      <w:ins w:id="392" w:author="Mark Eldridge" w:date="2026-03-23T20:22:00Z" w16du:dateUtc="2026-03-23T20:22:00Z">
        <w:r w:rsidR="00CA781C">
          <w:rPr>
            <w:rFonts w:ascii="Times New Roman" w:eastAsia="Times New Roman" w:hAnsi="Times New Roman" w:cs="Times New Roman"/>
            <w:sz w:val="24"/>
            <w:szCs w:val="24"/>
          </w:rPr>
          <w:t>rarely</w:t>
        </w:r>
      </w:ins>
      <w:r w:rsidR="00DF5BD3">
        <w:rPr>
          <w:rFonts w:ascii="Times New Roman" w:eastAsia="Times New Roman" w:hAnsi="Times New Roman" w:cs="Times New Roman"/>
          <w:sz w:val="24"/>
          <w:szCs w:val="24"/>
        </w:rPr>
        <w:t xml:space="preserve"> accept</w:t>
      </w:r>
      <w:ins w:id="393" w:author="Mark Eldridge" w:date="2026-03-23T20:22:00Z" w16du:dateUtc="2026-03-23T20:22:00Z">
        <w:r w:rsidR="00CA781C">
          <w:rPr>
            <w:rFonts w:ascii="Times New Roman" w:eastAsia="Times New Roman" w:hAnsi="Times New Roman" w:cs="Times New Roman"/>
            <w:sz w:val="24"/>
            <w:szCs w:val="24"/>
          </w:rPr>
          <w:t>ed</w:t>
        </w:r>
      </w:ins>
      <w:del w:id="394" w:author="Mark Eldridge" w:date="2026-03-23T20:22:00Z" w16du:dateUtc="2026-03-23T20:22:00Z">
        <w:r w:rsidR="00DF5BD3" w:rsidDel="00CA781C">
          <w:rPr>
            <w:rFonts w:ascii="Times New Roman" w:eastAsia="Times New Roman" w:hAnsi="Times New Roman" w:cs="Times New Roman"/>
            <w:sz w:val="24"/>
            <w:szCs w:val="24"/>
          </w:rPr>
          <w:delText>ing</w:delText>
        </w:r>
      </w:del>
      <w:r w:rsidR="00DF5BD3">
        <w:rPr>
          <w:rFonts w:ascii="Times New Roman" w:eastAsia="Times New Roman" w:hAnsi="Times New Roman" w:cs="Times New Roman"/>
          <w:sz w:val="24"/>
          <w:szCs w:val="24"/>
        </w:rPr>
        <w:t xml:space="preserve"> the worst offer</w:t>
      </w:r>
      <w:ins w:id="395" w:author="Siyu Wang" w:date="2026-03-22T21:02:00Z" w16du:dateUtc="2026-03-23T01:02:00Z">
        <w:r w:rsidR="00F90119">
          <w:rPr>
            <w:rFonts w:ascii="Times New Roman" w:eastAsia="Times New Roman" w:hAnsi="Times New Roman" w:cs="Times New Roman"/>
            <w:sz w:val="24"/>
            <w:szCs w:val="24"/>
          </w:rPr>
          <w:t>s</w:t>
        </w:r>
      </w:ins>
      <w:r w:rsidR="00DF5BD3">
        <w:rPr>
          <w:rFonts w:ascii="Times New Roman" w:eastAsia="Times New Roman" w:hAnsi="Times New Roman" w:cs="Times New Roman"/>
          <w:sz w:val="24"/>
          <w:szCs w:val="24"/>
        </w:rPr>
        <w:t xml:space="preserve"> (</w:t>
      </w:r>
      <w:ins w:id="396" w:author="Siyu Wang" w:date="2026-03-22T21:02:00Z" w16du:dateUtc="2026-03-23T01:02:00Z">
        <w:r w:rsidR="00F90119">
          <w:rPr>
            <w:rFonts w:ascii="Times New Roman" w:eastAsia="Times New Roman" w:hAnsi="Times New Roman" w:cs="Times New Roman"/>
            <w:sz w:val="24"/>
            <w:szCs w:val="24"/>
          </w:rPr>
          <w:t xml:space="preserve">e.g., </w:t>
        </w:r>
      </w:ins>
      <w:r w:rsidR="00DF5BD3">
        <w:rPr>
          <w:rFonts w:ascii="Times New Roman" w:eastAsia="Times New Roman" w:hAnsi="Times New Roman" w:cs="Times New Roman"/>
          <w:sz w:val="24"/>
          <w:szCs w:val="24"/>
        </w:rPr>
        <w:t>2 drops</w:t>
      </w:r>
      <w:del w:id="397" w:author="Rossella Falcone" w:date="2026-03-19T17:13:00Z" w16du:dateUtc="2026-03-19T21:13:00Z">
        <w:r w:rsidR="00DF5BD3">
          <w:rPr>
            <w:rFonts w:ascii="Times New Roman" w:eastAsia="Times New Roman" w:hAnsi="Times New Roman" w:cs="Times New Roman"/>
            <w:sz w:val="24"/>
            <w:szCs w:val="24"/>
          </w:rPr>
          <w:delText>,</w:delText>
        </w:r>
      </w:del>
      <w:ins w:id="398" w:author="Rossella Falcone" w:date="2026-03-19T17:13:00Z" w16du:dateUtc="2026-03-19T21:13:00Z">
        <w:r w:rsidR="00333C22">
          <w:rPr>
            <w:rFonts w:ascii="Times New Roman" w:eastAsia="Times New Roman" w:hAnsi="Times New Roman" w:cs="Times New Roman"/>
            <w:sz w:val="24"/>
            <w:szCs w:val="24"/>
          </w:rPr>
          <w:t xml:space="preserve"> </w:t>
        </w:r>
        <w:del w:id="399" w:author="Mark Eldridge" w:date="2026-03-23T20:22:00Z" w16du:dateUtc="2026-03-23T20:22:00Z">
          <w:r w:rsidR="00333C22" w:rsidDel="00CA781C">
            <w:rPr>
              <w:rFonts w:ascii="Times New Roman" w:eastAsia="Times New Roman" w:hAnsi="Times New Roman" w:cs="Times New Roman"/>
              <w:sz w:val="24"/>
              <w:szCs w:val="24"/>
            </w:rPr>
            <w:delText>in</w:delText>
          </w:r>
        </w:del>
      </w:ins>
      <w:ins w:id="400" w:author="Mark Eldridge" w:date="2026-03-23T20:22:00Z" w16du:dateUtc="2026-03-23T20:22:00Z">
        <w:r w:rsidR="00CA781C">
          <w:rPr>
            <w:rFonts w:ascii="Times New Roman" w:eastAsia="Times New Roman" w:hAnsi="Times New Roman" w:cs="Times New Roman"/>
            <w:sz w:val="24"/>
            <w:szCs w:val="24"/>
          </w:rPr>
          <w:t>after</w:t>
        </w:r>
      </w:ins>
      <w:r w:rsidR="00DF5BD3">
        <w:rPr>
          <w:rFonts w:ascii="Times New Roman" w:eastAsia="Times New Roman" w:hAnsi="Times New Roman" w:cs="Times New Roman"/>
          <w:sz w:val="24"/>
          <w:szCs w:val="24"/>
        </w:rPr>
        <w:t xml:space="preserve"> 10 seconds) regardless of whether the first go </w:t>
      </w:r>
      <w:del w:id="401" w:author="Rossella Falcone" w:date="2026-03-19T17:13:00Z" w16du:dateUtc="2026-03-19T21:13:00Z">
        <w:r w:rsidR="00DF5BD3">
          <w:rPr>
            <w:rFonts w:ascii="Times New Roman" w:eastAsia="Times New Roman" w:hAnsi="Times New Roman" w:cs="Times New Roman"/>
            <w:sz w:val="24"/>
            <w:szCs w:val="24"/>
          </w:rPr>
          <w:delText>cue</w:delText>
        </w:r>
      </w:del>
      <w:ins w:id="402" w:author="Rossella Falcone" w:date="2026-03-19T17:13:00Z" w16du:dateUtc="2026-03-19T21:13:00Z">
        <w:r w:rsidR="00807C42">
          <w:rPr>
            <w:rFonts w:ascii="Times New Roman" w:eastAsia="Times New Roman" w:hAnsi="Times New Roman" w:cs="Times New Roman"/>
            <w:sz w:val="24"/>
            <w:szCs w:val="24"/>
          </w:rPr>
          <w:t>signal</w:t>
        </w:r>
      </w:ins>
      <w:r w:rsidR="00DF5BD3">
        <w:rPr>
          <w:rFonts w:ascii="Times New Roman" w:eastAsia="Times New Roman" w:hAnsi="Times New Roman" w:cs="Times New Roman"/>
          <w:sz w:val="24"/>
          <w:szCs w:val="24"/>
        </w:rPr>
        <w:t xml:space="preserve"> </w:t>
      </w:r>
      <w:r w:rsidR="00E048AE">
        <w:rPr>
          <w:rFonts w:ascii="Times New Roman" w:eastAsia="Times New Roman" w:hAnsi="Times New Roman" w:cs="Times New Roman"/>
          <w:sz w:val="24"/>
          <w:szCs w:val="24"/>
        </w:rPr>
        <w:t>wa</w:t>
      </w:r>
      <w:r w:rsidR="00DF5BD3">
        <w:rPr>
          <w:rFonts w:ascii="Times New Roman" w:eastAsia="Times New Roman" w:hAnsi="Times New Roman" w:cs="Times New Roman"/>
          <w:sz w:val="24"/>
          <w:szCs w:val="24"/>
        </w:rPr>
        <w:t>s yellow or purple</w:t>
      </w:r>
      <w:r w:rsidR="0093400C">
        <w:rPr>
          <w:rFonts w:ascii="Times New Roman" w:eastAsia="Times New Roman" w:hAnsi="Times New Roman" w:cs="Times New Roman"/>
          <w:sz w:val="24"/>
          <w:szCs w:val="24"/>
        </w:rPr>
        <w:t xml:space="preserve"> (Fig. 3A)</w:t>
      </w:r>
      <w:r w:rsidR="00DF5BD3">
        <w:rPr>
          <w:rFonts w:ascii="Times New Roman" w:eastAsia="Times New Roman" w:hAnsi="Times New Roman" w:cs="Times New Roman"/>
          <w:sz w:val="24"/>
          <w:szCs w:val="24"/>
        </w:rPr>
        <w:t xml:space="preserve">, Monkey T only showed </w:t>
      </w:r>
      <w:ins w:id="403" w:author="Rossella Falcone" w:date="2026-03-19T17:13:00Z" w16du:dateUtc="2026-03-19T21:13:00Z">
        <w:del w:id="404" w:author="Siyu Wang" w:date="2026-03-22T21:02:00Z" w16du:dateUtc="2026-03-23T01:02:00Z">
          <w:r w:rsidR="00333C22" w:rsidDel="006840B2">
            <w:rPr>
              <w:rFonts w:ascii="Times New Roman" w:eastAsia="Times New Roman" w:hAnsi="Times New Roman" w:cs="Times New Roman"/>
              <w:sz w:val="24"/>
              <w:szCs w:val="24"/>
            </w:rPr>
            <w:delText xml:space="preserve">a </w:delText>
          </w:r>
        </w:del>
      </w:ins>
      <w:r w:rsidR="00DF5BD3">
        <w:rPr>
          <w:rFonts w:ascii="Times New Roman" w:eastAsia="Times New Roman" w:hAnsi="Times New Roman" w:cs="Times New Roman"/>
          <w:sz w:val="24"/>
          <w:szCs w:val="24"/>
        </w:rPr>
        <w:t>low probabilit</w:t>
      </w:r>
      <w:ins w:id="405" w:author="Siyu Wang" w:date="2026-03-22T21:03:00Z" w16du:dateUtc="2026-03-23T01:03:00Z">
        <w:r w:rsidR="006840B2">
          <w:rPr>
            <w:rFonts w:ascii="Times New Roman" w:eastAsia="Times New Roman" w:hAnsi="Times New Roman" w:cs="Times New Roman"/>
            <w:sz w:val="24"/>
            <w:szCs w:val="24"/>
          </w:rPr>
          <w:t>ies</w:t>
        </w:r>
      </w:ins>
      <w:del w:id="406" w:author="Siyu Wang" w:date="2026-03-22T21:03:00Z" w16du:dateUtc="2026-03-23T01:03:00Z">
        <w:r w:rsidR="00DF5BD3" w:rsidDel="006840B2">
          <w:rPr>
            <w:rFonts w:ascii="Times New Roman" w:eastAsia="Times New Roman" w:hAnsi="Times New Roman" w:cs="Times New Roman"/>
            <w:sz w:val="24"/>
            <w:szCs w:val="24"/>
          </w:rPr>
          <w:delText>y</w:delText>
        </w:r>
      </w:del>
      <w:r w:rsidR="00DF5BD3">
        <w:rPr>
          <w:rFonts w:ascii="Times New Roman" w:eastAsia="Times New Roman" w:hAnsi="Times New Roman" w:cs="Times New Roman"/>
          <w:sz w:val="24"/>
          <w:szCs w:val="24"/>
        </w:rPr>
        <w:t xml:space="preserve"> of accepting the worst offer</w:t>
      </w:r>
      <w:ins w:id="407" w:author="Siyu Wang" w:date="2026-03-22T21:03:00Z" w16du:dateUtc="2026-03-23T01:03:00Z">
        <w:r w:rsidR="006840B2">
          <w:rPr>
            <w:rFonts w:ascii="Times New Roman" w:eastAsia="Times New Roman" w:hAnsi="Times New Roman" w:cs="Times New Roman"/>
            <w:sz w:val="24"/>
            <w:szCs w:val="24"/>
          </w:rPr>
          <w:t>s</w:t>
        </w:r>
      </w:ins>
      <w:r w:rsidR="00DF5BD3">
        <w:rPr>
          <w:rFonts w:ascii="Times New Roman" w:eastAsia="Times New Roman" w:hAnsi="Times New Roman" w:cs="Times New Roman"/>
          <w:sz w:val="24"/>
          <w:szCs w:val="24"/>
        </w:rPr>
        <w:t xml:space="preserve"> when the first go </w:t>
      </w:r>
      <w:del w:id="408" w:author="Rossella Falcone" w:date="2026-03-19T17:13:00Z" w16du:dateUtc="2026-03-19T21:13:00Z">
        <w:r w:rsidR="00DF5BD3">
          <w:rPr>
            <w:rFonts w:ascii="Times New Roman" w:eastAsia="Times New Roman" w:hAnsi="Times New Roman" w:cs="Times New Roman"/>
            <w:sz w:val="24"/>
            <w:szCs w:val="24"/>
          </w:rPr>
          <w:delText>cue</w:delText>
        </w:r>
      </w:del>
      <w:ins w:id="409" w:author="Rossella Falcone" w:date="2026-03-19T17:13:00Z" w16du:dateUtc="2026-03-19T21:13:00Z">
        <w:r w:rsidR="00D33859">
          <w:rPr>
            <w:rFonts w:ascii="Times New Roman" w:eastAsia="Times New Roman" w:hAnsi="Times New Roman" w:cs="Times New Roman"/>
            <w:sz w:val="24"/>
            <w:szCs w:val="24"/>
          </w:rPr>
          <w:t>signal</w:t>
        </w:r>
      </w:ins>
      <w:r w:rsidR="00DF5BD3">
        <w:rPr>
          <w:rFonts w:ascii="Times New Roman" w:eastAsia="Times New Roman" w:hAnsi="Times New Roman" w:cs="Times New Roman"/>
          <w:sz w:val="24"/>
          <w:szCs w:val="24"/>
        </w:rPr>
        <w:t xml:space="preserve"> </w:t>
      </w:r>
      <w:r w:rsidR="00696514">
        <w:rPr>
          <w:rFonts w:ascii="Times New Roman" w:eastAsia="Times New Roman" w:hAnsi="Times New Roman" w:cs="Times New Roman"/>
          <w:sz w:val="24"/>
          <w:szCs w:val="24"/>
        </w:rPr>
        <w:t>was</w:t>
      </w:r>
      <w:r w:rsidR="00DF5BD3">
        <w:rPr>
          <w:rFonts w:ascii="Times New Roman" w:eastAsia="Times New Roman" w:hAnsi="Times New Roman" w:cs="Times New Roman"/>
          <w:sz w:val="24"/>
          <w:szCs w:val="24"/>
        </w:rPr>
        <w:t xml:space="preserve"> yellow (Fig. 3B)</w:t>
      </w:r>
      <w:r w:rsidR="006B0605">
        <w:rPr>
          <w:rFonts w:ascii="Times New Roman" w:eastAsia="Times New Roman" w:hAnsi="Times New Roman" w:cs="Times New Roman"/>
          <w:sz w:val="24"/>
          <w:szCs w:val="24"/>
        </w:rPr>
        <w:t>. Interestingly, Monkey T</w:t>
      </w:r>
      <w:del w:id="410" w:author="Mark Eldridge" w:date="2026-03-23T20:23:00Z" w16du:dateUtc="2026-03-23T20:23:00Z">
        <w:r w:rsidR="006B0605" w:rsidDel="00CA781C">
          <w:rPr>
            <w:rFonts w:ascii="Times New Roman" w:eastAsia="Times New Roman" w:hAnsi="Times New Roman" w:cs="Times New Roman"/>
            <w:sz w:val="24"/>
            <w:szCs w:val="24"/>
          </w:rPr>
          <w:delText xml:space="preserve"> seemed to</w:delText>
        </w:r>
      </w:del>
      <w:r w:rsidR="006B0605">
        <w:rPr>
          <w:rFonts w:ascii="Times New Roman" w:eastAsia="Times New Roman" w:hAnsi="Times New Roman" w:cs="Times New Roman"/>
          <w:sz w:val="24"/>
          <w:szCs w:val="24"/>
        </w:rPr>
        <w:t xml:space="preserve"> accept</w:t>
      </w:r>
      <w:ins w:id="411" w:author="Mark Eldridge" w:date="2026-03-23T20:23:00Z" w16du:dateUtc="2026-03-23T20:23:00Z">
        <w:r w:rsidR="00CA781C">
          <w:rPr>
            <w:rFonts w:ascii="Times New Roman" w:eastAsia="Times New Roman" w:hAnsi="Times New Roman" w:cs="Times New Roman"/>
            <w:sz w:val="24"/>
            <w:szCs w:val="24"/>
          </w:rPr>
          <w:t>ed</w:t>
        </w:r>
      </w:ins>
      <w:r w:rsidR="006B0605">
        <w:rPr>
          <w:rFonts w:ascii="Times New Roman" w:eastAsia="Times New Roman" w:hAnsi="Times New Roman" w:cs="Times New Roman"/>
          <w:sz w:val="24"/>
          <w:szCs w:val="24"/>
        </w:rPr>
        <w:t xml:space="preserve"> all offers at rates above 80% when the first go </w:t>
      </w:r>
      <w:del w:id="412" w:author="Rossella Falcone" w:date="2026-03-19T17:13:00Z" w16du:dateUtc="2026-03-19T21:13:00Z">
        <w:r w:rsidR="006B0605">
          <w:rPr>
            <w:rFonts w:ascii="Times New Roman" w:eastAsia="Times New Roman" w:hAnsi="Times New Roman" w:cs="Times New Roman"/>
            <w:sz w:val="24"/>
            <w:szCs w:val="24"/>
          </w:rPr>
          <w:delText>cue</w:delText>
        </w:r>
      </w:del>
      <w:ins w:id="413" w:author="Rossella Falcone" w:date="2026-03-19T17:13:00Z" w16du:dateUtc="2026-03-19T21:13:00Z">
        <w:r w:rsidR="00D33859">
          <w:rPr>
            <w:rFonts w:ascii="Times New Roman" w:eastAsia="Times New Roman" w:hAnsi="Times New Roman" w:cs="Times New Roman"/>
            <w:sz w:val="24"/>
            <w:szCs w:val="24"/>
          </w:rPr>
          <w:t>signal</w:t>
        </w:r>
      </w:ins>
      <w:r w:rsidR="006B0605">
        <w:rPr>
          <w:rFonts w:ascii="Times New Roman" w:eastAsia="Times New Roman" w:hAnsi="Times New Roman" w:cs="Times New Roman"/>
          <w:sz w:val="24"/>
          <w:szCs w:val="24"/>
        </w:rPr>
        <w:t xml:space="preserve"> </w:t>
      </w:r>
      <w:r w:rsidR="005B4925">
        <w:rPr>
          <w:rFonts w:ascii="Times New Roman" w:eastAsia="Times New Roman" w:hAnsi="Times New Roman" w:cs="Times New Roman"/>
          <w:sz w:val="24"/>
          <w:szCs w:val="24"/>
        </w:rPr>
        <w:t>wa</w:t>
      </w:r>
      <w:r w:rsidR="006B0605">
        <w:rPr>
          <w:rFonts w:ascii="Times New Roman" w:eastAsia="Times New Roman" w:hAnsi="Times New Roman" w:cs="Times New Roman"/>
          <w:sz w:val="24"/>
          <w:szCs w:val="24"/>
        </w:rPr>
        <w:t>s purple</w:t>
      </w:r>
      <w:r w:rsidR="00780BFC">
        <w:rPr>
          <w:rFonts w:ascii="Times New Roman" w:eastAsia="Times New Roman" w:hAnsi="Times New Roman" w:cs="Times New Roman"/>
          <w:sz w:val="24"/>
          <w:szCs w:val="24"/>
        </w:rPr>
        <w:t xml:space="preserve"> </w:t>
      </w:r>
      <w:r w:rsidR="00474B16">
        <w:rPr>
          <w:rFonts w:ascii="Times New Roman" w:eastAsia="Times New Roman" w:hAnsi="Times New Roman" w:cs="Times New Roman"/>
          <w:sz w:val="24"/>
          <w:szCs w:val="24"/>
        </w:rPr>
        <w:t>(Fig. 3B).</w:t>
      </w:r>
      <w:r w:rsidR="006B0605">
        <w:rPr>
          <w:rFonts w:ascii="Times New Roman" w:eastAsia="Times New Roman" w:hAnsi="Times New Roman" w:cs="Times New Roman"/>
          <w:sz w:val="24"/>
          <w:szCs w:val="24"/>
        </w:rPr>
        <w:t xml:space="preserve"> </w:t>
      </w:r>
    </w:p>
    <w:p w14:paraId="69B2B98A" w14:textId="52EA7D33" w:rsidR="00515414" w:rsidDel="009505A0" w:rsidRDefault="00E739F7" w:rsidP="00503925">
      <w:pPr>
        <w:shd w:val="clear" w:color="auto" w:fill="FFFFFF"/>
        <w:spacing w:after="0" w:line="480" w:lineRule="auto"/>
        <w:rPr>
          <w:del w:id="414" w:author="Siyu Wang" w:date="2026-03-19T23:22:00Z" w16du:dateUtc="2026-03-20T03:22: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ins w:id="415" w:author="Siyu Wang" w:date="2026-03-22T21:05:00Z" w16du:dateUtc="2026-03-23T01:05:00Z">
        <w:r w:rsidR="00F66170">
          <w:rPr>
            <w:rFonts w:ascii="Times New Roman" w:eastAsia="Times New Roman" w:hAnsi="Times New Roman" w:cs="Times New Roman"/>
            <w:sz w:val="24"/>
            <w:szCs w:val="24"/>
          </w:rPr>
          <w:t xml:space="preserve">behavioral </w:t>
        </w:r>
      </w:ins>
      <w:r>
        <w:rPr>
          <w:rFonts w:ascii="Times New Roman" w:eastAsia="Times New Roman" w:hAnsi="Times New Roman" w:cs="Times New Roman"/>
          <w:sz w:val="24"/>
          <w:szCs w:val="24"/>
        </w:rPr>
        <w:t xml:space="preserve">differences between monkeys prompted us to investigate the different strategies that can be used to adjust temporal discounting </w:t>
      </w:r>
      <w:ins w:id="416" w:author="Siyu Wang" w:date="2026-03-22T21:05:00Z" w16du:dateUtc="2026-03-23T01:05:00Z">
        <w:r w:rsidR="00A4401C">
          <w:rPr>
            <w:rFonts w:ascii="Times New Roman" w:eastAsia="Times New Roman" w:hAnsi="Times New Roman" w:cs="Times New Roman"/>
            <w:sz w:val="24"/>
            <w:szCs w:val="24"/>
          </w:rPr>
          <w:t xml:space="preserve">behavior </w:t>
        </w:r>
      </w:ins>
      <w:r>
        <w:rPr>
          <w:rFonts w:ascii="Times New Roman" w:eastAsia="Times New Roman" w:hAnsi="Times New Roman" w:cs="Times New Roman"/>
          <w:sz w:val="24"/>
          <w:szCs w:val="24"/>
        </w:rPr>
        <w:t xml:space="preserve">based on the go </w:t>
      </w:r>
      <w:del w:id="417" w:author="Siyu Wang" w:date="2026-03-22T21:04:00Z" w16du:dateUtc="2026-03-23T01:04:00Z">
        <w:r w:rsidDel="005C42E9">
          <w:rPr>
            <w:rFonts w:ascii="Times New Roman" w:eastAsia="Times New Roman" w:hAnsi="Times New Roman" w:cs="Times New Roman"/>
            <w:sz w:val="24"/>
            <w:szCs w:val="24"/>
          </w:rPr>
          <w:delText>cue</w:delText>
        </w:r>
      </w:del>
      <w:ins w:id="418" w:author="Siyu Wang" w:date="2026-03-22T21:04:00Z" w16du:dateUtc="2026-03-23T01:04:00Z">
        <w:r w:rsidR="005C42E9">
          <w:rPr>
            <w:rFonts w:ascii="Times New Roman" w:eastAsia="Times New Roman" w:hAnsi="Times New Roman" w:cs="Times New Roman"/>
            <w:sz w:val="24"/>
            <w:szCs w:val="24"/>
          </w:rPr>
          <w:t>signal</w:t>
        </w:r>
      </w:ins>
      <w:r>
        <w:rPr>
          <w:rFonts w:ascii="Times New Roman" w:eastAsia="Times New Roman" w:hAnsi="Times New Roman" w:cs="Times New Roman"/>
          <w:sz w:val="24"/>
          <w:szCs w:val="24"/>
        </w:rPr>
        <w:t xml:space="preserve">. </w:t>
      </w:r>
      <w:r w:rsidR="00EF544E">
        <w:rPr>
          <w:rFonts w:ascii="Times New Roman" w:eastAsia="Times New Roman" w:hAnsi="Times New Roman" w:cs="Times New Roman"/>
          <w:sz w:val="24"/>
          <w:szCs w:val="24"/>
        </w:rPr>
        <w:t>The baseline strategy</w:t>
      </w:r>
      <w:r w:rsidR="00193E13">
        <w:rPr>
          <w:rFonts w:ascii="Times New Roman" w:eastAsia="Times New Roman" w:hAnsi="Times New Roman" w:cs="Times New Roman"/>
          <w:sz w:val="24"/>
          <w:szCs w:val="24"/>
        </w:rPr>
        <w:t xml:space="preserve"> </w:t>
      </w:r>
      <w:ins w:id="419" w:author="Siyu Wang" w:date="2026-03-19T23:32:00Z" w16du:dateUtc="2026-03-20T03:32:00Z">
        <w:r w:rsidR="003C2903">
          <w:rPr>
            <w:rFonts w:ascii="Times New Roman" w:eastAsia="Times New Roman" w:hAnsi="Times New Roman" w:cs="Times New Roman"/>
            <w:sz w:val="24"/>
            <w:szCs w:val="24"/>
          </w:rPr>
          <w:t xml:space="preserve">(Model 1; see Methods) </w:t>
        </w:r>
      </w:ins>
      <w:del w:id="420" w:author="Siyu Wang" w:date="2026-03-19T23:32:00Z" w16du:dateUtc="2026-03-20T03:32:00Z">
        <w:r w:rsidR="00193E13" w:rsidDel="003C2903">
          <w:rPr>
            <w:rFonts w:ascii="Times New Roman" w:eastAsia="Times New Roman" w:hAnsi="Times New Roman" w:cs="Times New Roman"/>
            <w:sz w:val="24"/>
            <w:szCs w:val="24"/>
          </w:rPr>
          <w:delText>(</w:delText>
        </w:r>
        <w:r w:rsidR="00E71E48" w:rsidDel="003C2903">
          <w:rPr>
            <w:rFonts w:ascii="Times New Roman" w:eastAsia="Times New Roman" w:hAnsi="Times New Roman" w:cs="Times New Roman"/>
            <w:sz w:val="24"/>
            <w:szCs w:val="24"/>
          </w:rPr>
          <w:delText>model 1</w:delText>
        </w:r>
        <w:r w:rsidR="00193E13" w:rsidDel="003C2903">
          <w:rPr>
            <w:rFonts w:ascii="Times New Roman" w:eastAsia="Times New Roman" w:hAnsi="Times New Roman" w:cs="Times New Roman"/>
            <w:sz w:val="24"/>
            <w:szCs w:val="24"/>
          </w:rPr>
          <w:delText>)</w:delText>
        </w:r>
        <w:r w:rsidR="00EF544E" w:rsidDel="003C2903">
          <w:rPr>
            <w:rFonts w:ascii="Times New Roman" w:eastAsia="Times New Roman" w:hAnsi="Times New Roman" w:cs="Times New Roman"/>
            <w:sz w:val="24"/>
            <w:szCs w:val="24"/>
          </w:rPr>
          <w:delText xml:space="preserve"> </w:delText>
        </w:r>
      </w:del>
      <w:del w:id="421" w:author="Siyu Wang" w:date="2026-03-19T23:30:00Z" w16du:dateUtc="2026-03-20T03:30:00Z">
        <w:r w:rsidR="00EF544E" w:rsidDel="009505A0">
          <w:rPr>
            <w:rFonts w:ascii="Times New Roman" w:eastAsia="Times New Roman" w:hAnsi="Times New Roman" w:cs="Times New Roman"/>
            <w:sz w:val="24"/>
            <w:szCs w:val="24"/>
          </w:rPr>
          <w:delText xml:space="preserve">is to </w:delText>
        </w:r>
      </w:del>
      <w:r w:rsidR="00EF544E">
        <w:rPr>
          <w:rFonts w:ascii="Times New Roman" w:eastAsia="Times New Roman" w:hAnsi="Times New Roman" w:cs="Times New Roman"/>
          <w:sz w:val="24"/>
          <w:szCs w:val="24"/>
        </w:rPr>
        <w:t>ignore</w:t>
      </w:r>
      <w:ins w:id="422" w:author="Siyu Wang" w:date="2026-03-19T23:30:00Z" w16du:dateUtc="2026-03-20T03:30:00Z">
        <w:r w:rsidR="009505A0">
          <w:rPr>
            <w:rFonts w:ascii="Times New Roman" w:eastAsia="Times New Roman" w:hAnsi="Times New Roman" w:cs="Times New Roman"/>
            <w:sz w:val="24"/>
            <w:szCs w:val="24"/>
          </w:rPr>
          <w:t>s</w:t>
        </w:r>
      </w:ins>
      <w:r w:rsidR="00EF544E">
        <w:rPr>
          <w:rFonts w:ascii="Times New Roman" w:eastAsia="Times New Roman" w:hAnsi="Times New Roman" w:cs="Times New Roman"/>
          <w:sz w:val="24"/>
          <w:szCs w:val="24"/>
        </w:rPr>
        <w:t xml:space="preserve"> the go </w:t>
      </w:r>
      <w:del w:id="423" w:author="Siyu Wang" w:date="2026-03-22T21:06:00Z" w16du:dateUtc="2026-03-23T01:06:00Z">
        <w:r w:rsidR="00EF544E" w:rsidDel="009C5232">
          <w:rPr>
            <w:rFonts w:ascii="Times New Roman" w:eastAsia="Times New Roman" w:hAnsi="Times New Roman" w:cs="Times New Roman"/>
            <w:sz w:val="24"/>
            <w:szCs w:val="24"/>
          </w:rPr>
          <w:delText>cue</w:delText>
        </w:r>
      </w:del>
      <w:ins w:id="424" w:author="Siyu Wang" w:date="2026-03-22T21:06:00Z" w16du:dateUtc="2026-03-23T01:06:00Z">
        <w:r w:rsidR="009C5232">
          <w:rPr>
            <w:rFonts w:ascii="Times New Roman" w:eastAsia="Times New Roman" w:hAnsi="Times New Roman" w:cs="Times New Roman"/>
            <w:sz w:val="24"/>
            <w:szCs w:val="24"/>
          </w:rPr>
          <w:t>signal</w:t>
        </w:r>
      </w:ins>
      <w:r w:rsidR="00EF544E">
        <w:rPr>
          <w:rFonts w:ascii="Times New Roman" w:eastAsia="Times New Roman" w:hAnsi="Times New Roman" w:cs="Times New Roman"/>
          <w:sz w:val="24"/>
          <w:szCs w:val="24"/>
        </w:rPr>
        <w:t xml:space="preserve"> and </w:t>
      </w:r>
      <w:del w:id="425" w:author="Siyu Wang" w:date="2026-03-19T23:30:00Z" w16du:dateUtc="2026-03-20T03:30:00Z">
        <w:r w:rsidR="00EF544E" w:rsidDel="009505A0">
          <w:rPr>
            <w:rFonts w:ascii="Times New Roman" w:eastAsia="Times New Roman" w:hAnsi="Times New Roman" w:cs="Times New Roman"/>
            <w:sz w:val="24"/>
            <w:szCs w:val="24"/>
          </w:rPr>
          <w:delText xml:space="preserve">have </w:delText>
        </w:r>
      </w:del>
      <w:ins w:id="426" w:author="Siyu Wang" w:date="2026-03-19T23:30:00Z" w16du:dateUtc="2026-03-20T03:30:00Z">
        <w:r w:rsidR="009505A0">
          <w:rPr>
            <w:rFonts w:ascii="Times New Roman" w:eastAsia="Times New Roman" w:hAnsi="Times New Roman" w:cs="Times New Roman"/>
            <w:sz w:val="24"/>
            <w:szCs w:val="24"/>
          </w:rPr>
          <w:t xml:space="preserve">maintains </w:t>
        </w:r>
      </w:ins>
      <w:r w:rsidR="00EF544E">
        <w:rPr>
          <w:rFonts w:ascii="Times New Roman" w:eastAsia="Times New Roman" w:hAnsi="Times New Roman" w:cs="Times New Roman"/>
          <w:sz w:val="24"/>
          <w:szCs w:val="24"/>
        </w:rPr>
        <w:t xml:space="preserve">a fixed </w:t>
      </w:r>
      <w:r w:rsidR="00523084">
        <w:rPr>
          <w:rFonts w:ascii="Times New Roman" w:eastAsia="Times New Roman" w:hAnsi="Times New Roman" w:cs="Times New Roman"/>
          <w:sz w:val="24"/>
          <w:szCs w:val="24"/>
        </w:rPr>
        <w:t xml:space="preserve">acceptance </w:t>
      </w:r>
      <w:r w:rsidR="00EF544E">
        <w:rPr>
          <w:rFonts w:ascii="Times New Roman" w:eastAsia="Times New Roman" w:hAnsi="Times New Roman" w:cs="Times New Roman"/>
          <w:sz w:val="24"/>
          <w:szCs w:val="24"/>
        </w:rPr>
        <w:t xml:space="preserve">preference for each of the </w:t>
      </w:r>
      <w:ins w:id="427" w:author="Siyu Wang" w:date="2026-03-19T23:30:00Z" w16du:dateUtc="2026-03-20T03:30:00Z">
        <w:r w:rsidR="009505A0">
          <w:rPr>
            <w:rFonts w:ascii="Times New Roman" w:eastAsia="Times New Roman" w:hAnsi="Times New Roman" w:cs="Times New Roman"/>
            <w:sz w:val="24"/>
            <w:szCs w:val="24"/>
          </w:rPr>
          <w:t>nine</w:t>
        </w:r>
      </w:ins>
      <w:del w:id="428" w:author="Siyu Wang" w:date="2026-03-19T23:30:00Z" w16du:dateUtc="2026-03-20T03:30:00Z">
        <w:r w:rsidR="00EF544E" w:rsidDel="009505A0">
          <w:rPr>
            <w:rFonts w:ascii="Times New Roman" w:eastAsia="Times New Roman" w:hAnsi="Times New Roman" w:cs="Times New Roman"/>
            <w:sz w:val="24"/>
            <w:szCs w:val="24"/>
          </w:rPr>
          <w:delText>9</w:delText>
        </w:r>
      </w:del>
      <w:r w:rsidR="00EF544E">
        <w:rPr>
          <w:rFonts w:ascii="Times New Roman" w:eastAsia="Times New Roman" w:hAnsi="Times New Roman" w:cs="Times New Roman"/>
          <w:sz w:val="24"/>
          <w:szCs w:val="24"/>
        </w:rPr>
        <w:t xml:space="preserve"> offers</w:t>
      </w:r>
      <w:ins w:id="429" w:author="Siyu Wang" w:date="2026-03-19T23:30:00Z" w16du:dateUtc="2026-03-20T03:30:00Z">
        <w:r w:rsidR="009505A0">
          <w:rPr>
            <w:rFonts w:ascii="Times New Roman" w:eastAsia="Times New Roman" w:hAnsi="Times New Roman" w:cs="Times New Roman"/>
            <w:sz w:val="24"/>
            <w:szCs w:val="24"/>
          </w:rPr>
          <w:t>.</w:t>
        </w:r>
      </w:ins>
      <w:del w:id="430" w:author="Siyu Wang" w:date="2026-03-19T23:30:00Z" w16du:dateUtc="2026-03-20T03:30:00Z">
        <w:r w:rsidR="00EF544E" w:rsidDel="009505A0">
          <w:rPr>
            <w:rFonts w:ascii="Times New Roman" w:eastAsia="Times New Roman" w:hAnsi="Times New Roman" w:cs="Times New Roman"/>
            <w:sz w:val="24"/>
            <w:szCs w:val="24"/>
          </w:rPr>
          <w:delText>,</w:delText>
        </w:r>
      </w:del>
      <w:r w:rsidR="00EF544E">
        <w:rPr>
          <w:rFonts w:ascii="Times New Roman" w:eastAsia="Times New Roman" w:hAnsi="Times New Roman" w:cs="Times New Roman"/>
          <w:sz w:val="24"/>
          <w:szCs w:val="24"/>
        </w:rPr>
        <w:t xml:space="preserve"> </w:t>
      </w:r>
      <w:moveToRangeStart w:id="431" w:author="Siyu Wang" w:date="2026-03-19T23:30:00Z" w:name="move224855458"/>
      <w:moveTo w:id="432" w:author="Siyu Wang" w:date="2026-03-19T23:30:00Z" w16du:dateUtc="2026-03-20T03:30:00Z">
        <w:r w:rsidR="009505A0">
          <w:rPr>
            <w:rFonts w:ascii="Times New Roman" w:eastAsia="Times New Roman" w:hAnsi="Times New Roman" w:cs="Times New Roman"/>
            <w:sz w:val="24"/>
            <w:szCs w:val="24"/>
          </w:rPr>
          <w:t xml:space="preserve">Clearly, neither of our monkeys used this strategy, but we included it as a control. </w:t>
        </w:r>
      </w:moveTo>
      <w:moveToRangeEnd w:id="431"/>
      <w:del w:id="433" w:author="Siyu Wang" w:date="2026-03-19T23:30:00Z" w16du:dateUtc="2026-03-20T03:30:00Z">
        <w:r w:rsidR="00EF544E" w:rsidDel="009505A0">
          <w:rPr>
            <w:rFonts w:ascii="Times New Roman" w:eastAsia="Times New Roman" w:hAnsi="Times New Roman" w:cs="Times New Roman"/>
            <w:sz w:val="24"/>
            <w:szCs w:val="24"/>
          </w:rPr>
          <w:delText xml:space="preserve">this is clearly not the strategy used by both of our monkeys, but we included this </w:delText>
        </w:r>
        <w:r w:rsidR="00A66ED5" w:rsidDel="009505A0">
          <w:rPr>
            <w:rFonts w:ascii="Times New Roman" w:eastAsia="Times New Roman" w:hAnsi="Times New Roman" w:cs="Times New Roman"/>
            <w:sz w:val="24"/>
            <w:szCs w:val="24"/>
          </w:rPr>
          <w:delText xml:space="preserve">null </w:delText>
        </w:r>
        <w:r w:rsidR="00EF544E" w:rsidDel="009505A0">
          <w:rPr>
            <w:rFonts w:ascii="Times New Roman" w:eastAsia="Times New Roman" w:hAnsi="Times New Roman" w:cs="Times New Roman"/>
            <w:sz w:val="24"/>
            <w:szCs w:val="24"/>
          </w:rPr>
          <w:delText xml:space="preserve">strategy as a control. </w:delText>
        </w:r>
      </w:del>
      <w:r w:rsidR="008A4061">
        <w:rPr>
          <w:rFonts w:ascii="Times New Roman" w:eastAsia="Times New Roman" w:hAnsi="Times New Roman" w:cs="Times New Roman"/>
          <w:sz w:val="24"/>
          <w:szCs w:val="24"/>
        </w:rPr>
        <w:t xml:space="preserve">The </w:t>
      </w:r>
      <w:r w:rsidR="00584F5F">
        <w:rPr>
          <w:rFonts w:ascii="Times New Roman" w:eastAsia="Times New Roman" w:hAnsi="Times New Roman" w:cs="Times New Roman"/>
          <w:sz w:val="24"/>
          <w:szCs w:val="24"/>
        </w:rPr>
        <w:t>second simplistic strategy</w:t>
      </w:r>
      <w:r w:rsidR="003D0CC3">
        <w:rPr>
          <w:rFonts w:ascii="Times New Roman" w:eastAsia="Times New Roman" w:hAnsi="Times New Roman" w:cs="Times New Roman"/>
          <w:sz w:val="24"/>
          <w:szCs w:val="24"/>
        </w:rPr>
        <w:t xml:space="preserve"> </w:t>
      </w:r>
      <w:ins w:id="434" w:author="Siyu Wang" w:date="2026-03-19T23:32:00Z" w16du:dateUtc="2026-03-20T03:32:00Z">
        <w:r w:rsidR="003C2903">
          <w:rPr>
            <w:rFonts w:ascii="Times New Roman" w:eastAsia="Times New Roman" w:hAnsi="Times New Roman" w:cs="Times New Roman"/>
            <w:sz w:val="24"/>
            <w:szCs w:val="24"/>
          </w:rPr>
          <w:t xml:space="preserve">(Model 2; see Methods) </w:t>
        </w:r>
      </w:ins>
      <w:del w:id="435" w:author="Siyu Wang" w:date="2026-03-19T23:32:00Z" w16du:dateUtc="2026-03-20T03:32:00Z">
        <w:r w:rsidR="003D0CC3" w:rsidDel="003C2903">
          <w:rPr>
            <w:rFonts w:ascii="Times New Roman" w:eastAsia="Times New Roman" w:hAnsi="Times New Roman" w:cs="Times New Roman"/>
            <w:sz w:val="24"/>
            <w:szCs w:val="24"/>
          </w:rPr>
          <w:delText>(model</w:delText>
        </w:r>
        <w:r w:rsidR="00E71E48" w:rsidDel="003C2903">
          <w:rPr>
            <w:rFonts w:ascii="Times New Roman" w:eastAsia="Times New Roman" w:hAnsi="Times New Roman" w:cs="Times New Roman"/>
            <w:sz w:val="24"/>
            <w:szCs w:val="24"/>
          </w:rPr>
          <w:delText xml:space="preserve"> 2</w:delText>
        </w:r>
        <w:r w:rsidR="003D0CC3" w:rsidDel="003C2903">
          <w:rPr>
            <w:rFonts w:ascii="Times New Roman" w:eastAsia="Times New Roman" w:hAnsi="Times New Roman" w:cs="Times New Roman"/>
            <w:sz w:val="24"/>
            <w:szCs w:val="24"/>
          </w:rPr>
          <w:delText>)</w:delText>
        </w:r>
      </w:del>
      <w:del w:id="436" w:author="Siyu Wang" w:date="2026-03-19T23:30:00Z" w16du:dateUtc="2026-03-20T03:30:00Z">
        <w:r w:rsidR="00584F5F" w:rsidDel="009505A0">
          <w:rPr>
            <w:rFonts w:ascii="Times New Roman" w:eastAsia="Times New Roman" w:hAnsi="Times New Roman" w:cs="Times New Roman"/>
            <w:sz w:val="24"/>
            <w:szCs w:val="24"/>
          </w:rPr>
          <w:delText xml:space="preserve"> is to</w:delText>
        </w:r>
      </w:del>
      <w:del w:id="437" w:author="Siyu Wang" w:date="2026-03-19T23:32:00Z" w16du:dateUtc="2026-03-20T03:32:00Z">
        <w:r w:rsidR="00584F5F" w:rsidDel="003C2903">
          <w:rPr>
            <w:rFonts w:ascii="Times New Roman" w:eastAsia="Times New Roman" w:hAnsi="Times New Roman" w:cs="Times New Roman"/>
            <w:sz w:val="24"/>
            <w:szCs w:val="24"/>
          </w:rPr>
          <w:delText xml:space="preserve"> </w:delText>
        </w:r>
      </w:del>
      <w:r w:rsidR="002B3ECB">
        <w:rPr>
          <w:rFonts w:ascii="Times New Roman" w:eastAsia="Times New Roman" w:hAnsi="Times New Roman" w:cs="Times New Roman"/>
          <w:sz w:val="24"/>
          <w:szCs w:val="24"/>
        </w:rPr>
        <w:t>assign</w:t>
      </w:r>
      <w:ins w:id="438" w:author="Siyu Wang" w:date="2026-03-19T23:30:00Z" w16du:dateUtc="2026-03-20T03:30:00Z">
        <w:r w:rsidR="009505A0">
          <w:rPr>
            <w:rFonts w:ascii="Times New Roman" w:eastAsia="Times New Roman" w:hAnsi="Times New Roman" w:cs="Times New Roman"/>
            <w:sz w:val="24"/>
            <w:szCs w:val="24"/>
          </w:rPr>
          <w:t>s</w:t>
        </w:r>
      </w:ins>
      <w:r w:rsidR="00584F5F">
        <w:rPr>
          <w:rFonts w:ascii="Times New Roman" w:eastAsia="Times New Roman" w:hAnsi="Times New Roman" w:cs="Times New Roman"/>
          <w:sz w:val="24"/>
          <w:szCs w:val="24"/>
        </w:rPr>
        <w:t xml:space="preserve"> values directly </w:t>
      </w:r>
      <w:del w:id="439" w:author="Siyu Wang" w:date="2026-03-19T23:31:00Z" w16du:dateUtc="2026-03-20T03:31:00Z">
        <w:r w:rsidR="00584F5F" w:rsidDel="009505A0">
          <w:rPr>
            <w:rFonts w:ascii="Times New Roman" w:eastAsia="Times New Roman" w:hAnsi="Times New Roman" w:cs="Times New Roman"/>
            <w:sz w:val="24"/>
            <w:szCs w:val="24"/>
          </w:rPr>
          <w:delText xml:space="preserve">with </w:delText>
        </w:r>
      </w:del>
      <w:ins w:id="440" w:author="Siyu Wang" w:date="2026-03-19T23:31:00Z" w16du:dateUtc="2026-03-20T03:31:00Z">
        <w:r w:rsidR="009505A0">
          <w:rPr>
            <w:rFonts w:ascii="Times New Roman" w:eastAsia="Times New Roman" w:hAnsi="Times New Roman" w:cs="Times New Roman"/>
            <w:sz w:val="24"/>
            <w:szCs w:val="24"/>
          </w:rPr>
          <w:t xml:space="preserve">to </w:t>
        </w:r>
      </w:ins>
      <w:r w:rsidR="00584F5F">
        <w:rPr>
          <w:rFonts w:ascii="Times New Roman" w:eastAsia="Times New Roman" w:hAnsi="Times New Roman" w:cs="Times New Roman"/>
          <w:sz w:val="24"/>
          <w:szCs w:val="24"/>
        </w:rPr>
        <w:t xml:space="preserve">the go </w:t>
      </w:r>
      <w:del w:id="441" w:author="Siyu Wang" w:date="2026-03-19T23:31:00Z" w16du:dateUtc="2026-03-20T03:31:00Z">
        <w:r w:rsidR="00584F5F" w:rsidDel="009505A0">
          <w:rPr>
            <w:rFonts w:ascii="Times New Roman" w:eastAsia="Times New Roman" w:hAnsi="Times New Roman" w:cs="Times New Roman"/>
            <w:sz w:val="24"/>
            <w:szCs w:val="24"/>
          </w:rPr>
          <w:delText>cue</w:delText>
        </w:r>
      </w:del>
      <w:ins w:id="442" w:author="Siyu Wang" w:date="2026-03-19T23:31:00Z" w16du:dateUtc="2026-03-20T03:31:00Z">
        <w:r w:rsidR="009505A0">
          <w:rPr>
            <w:rFonts w:ascii="Times New Roman" w:eastAsia="Times New Roman" w:hAnsi="Times New Roman" w:cs="Times New Roman"/>
            <w:sz w:val="24"/>
            <w:szCs w:val="24"/>
          </w:rPr>
          <w:t>signal</w:t>
        </w:r>
      </w:ins>
      <w:r w:rsidR="00584F5F">
        <w:rPr>
          <w:rFonts w:ascii="Times New Roman" w:eastAsia="Times New Roman" w:hAnsi="Times New Roman" w:cs="Times New Roman"/>
          <w:sz w:val="24"/>
          <w:szCs w:val="24"/>
        </w:rPr>
        <w:t xml:space="preserve">, </w:t>
      </w:r>
      <w:r w:rsidR="00765BB3">
        <w:rPr>
          <w:rFonts w:ascii="Times New Roman" w:eastAsia="Times New Roman" w:hAnsi="Times New Roman" w:cs="Times New Roman"/>
          <w:sz w:val="24"/>
          <w:szCs w:val="24"/>
        </w:rPr>
        <w:t>and choose</w:t>
      </w:r>
      <w:ins w:id="443" w:author="Siyu Wang" w:date="2026-03-19T23:31:00Z" w16du:dateUtc="2026-03-20T03:31:00Z">
        <w:r w:rsidR="009505A0">
          <w:rPr>
            <w:rFonts w:ascii="Times New Roman" w:eastAsia="Times New Roman" w:hAnsi="Times New Roman" w:cs="Times New Roman"/>
            <w:sz w:val="24"/>
            <w:szCs w:val="24"/>
          </w:rPr>
          <w:t>s</w:t>
        </w:r>
      </w:ins>
      <w:r w:rsidR="00765BB3">
        <w:rPr>
          <w:rFonts w:ascii="Times New Roman" w:eastAsia="Times New Roman" w:hAnsi="Times New Roman" w:cs="Times New Roman"/>
          <w:sz w:val="24"/>
          <w:szCs w:val="24"/>
        </w:rPr>
        <w:t xml:space="preserve"> to accept if </w:t>
      </w:r>
      <w:ins w:id="444" w:author="Siyu Wang" w:date="2026-03-19T23:31:00Z" w16du:dateUtc="2026-03-20T03:31:00Z">
        <w:r w:rsidR="009505A0">
          <w:rPr>
            <w:rFonts w:ascii="Times New Roman" w:eastAsia="Times New Roman" w:hAnsi="Times New Roman" w:cs="Times New Roman"/>
            <w:sz w:val="24"/>
            <w:szCs w:val="24"/>
          </w:rPr>
          <w:t xml:space="preserve">the sum of </w:t>
        </w:r>
      </w:ins>
      <w:r w:rsidR="00765BB3">
        <w:rPr>
          <w:rFonts w:ascii="Times New Roman" w:eastAsia="Times New Roman" w:hAnsi="Times New Roman" w:cs="Times New Roman"/>
          <w:sz w:val="24"/>
          <w:szCs w:val="24"/>
        </w:rPr>
        <w:t xml:space="preserve">the </w:t>
      </w:r>
      <w:ins w:id="445" w:author="Siyu Wang" w:date="2026-03-19T23:31:00Z" w16du:dateUtc="2026-03-20T03:31:00Z">
        <w:r w:rsidR="009505A0">
          <w:rPr>
            <w:rFonts w:ascii="Times New Roman" w:eastAsia="Times New Roman" w:hAnsi="Times New Roman" w:cs="Times New Roman"/>
            <w:sz w:val="24"/>
            <w:szCs w:val="24"/>
          </w:rPr>
          <w:t xml:space="preserve">delayed reward </w:t>
        </w:r>
      </w:ins>
      <w:r w:rsidR="00765BB3">
        <w:rPr>
          <w:rFonts w:ascii="Times New Roman" w:eastAsia="Times New Roman" w:hAnsi="Times New Roman" w:cs="Times New Roman"/>
          <w:sz w:val="24"/>
          <w:szCs w:val="24"/>
        </w:rPr>
        <w:t xml:space="preserve">offer value </w:t>
      </w:r>
      <w:del w:id="446" w:author="Siyu Wang" w:date="2026-03-19T23:31:00Z" w16du:dateUtc="2026-03-20T03:31:00Z">
        <w:r w:rsidR="00765BB3" w:rsidDel="009505A0">
          <w:rPr>
            <w:rFonts w:ascii="Times New Roman" w:eastAsia="Times New Roman" w:hAnsi="Times New Roman" w:cs="Times New Roman"/>
            <w:sz w:val="24"/>
            <w:szCs w:val="24"/>
          </w:rPr>
          <w:delText xml:space="preserve">plus </w:delText>
        </w:r>
      </w:del>
      <w:ins w:id="447" w:author="Siyu Wang" w:date="2026-03-19T23:31:00Z" w16du:dateUtc="2026-03-20T03:31:00Z">
        <w:r w:rsidR="009505A0">
          <w:rPr>
            <w:rFonts w:ascii="Times New Roman" w:eastAsia="Times New Roman" w:hAnsi="Times New Roman" w:cs="Times New Roman"/>
            <w:sz w:val="24"/>
            <w:szCs w:val="24"/>
          </w:rPr>
          <w:t xml:space="preserve">and </w:t>
        </w:r>
      </w:ins>
      <w:r w:rsidR="00765BB3">
        <w:rPr>
          <w:rFonts w:ascii="Times New Roman" w:eastAsia="Times New Roman" w:hAnsi="Times New Roman" w:cs="Times New Roman"/>
          <w:sz w:val="24"/>
          <w:szCs w:val="24"/>
        </w:rPr>
        <w:t xml:space="preserve">the go </w:t>
      </w:r>
      <w:del w:id="448" w:author="Siyu Wang" w:date="2026-03-19T23:31:00Z" w16du:dateUtc="2026-03-20T03:31:00Z">
        <w:r w:rsidR="00765BB3" w:rsidDel="009505A0">
          <w:rPr>
            <w:rFonts w:ascii="Times New Roman" w:eastAsia="Times New Roman" w:hAnsi="Times New Roman" w:cs="Times New Roman"/>
            <w:sz w:val="24"/>
            <w:szCs w:val="24"/>
          </w:rPr>
          <w:delText xml:space="preserve">cue </w:delText>
        </w:r>
      </w:del>
      <w:ins w:id="449" w:author="Siyu Wang" w:date="2026-03-19T23:31:00Z" w16du:dateUtc="2026-03-20T03:31:00Z">
        <w:r w:rsidR="009505A0">
          <w:rPr>
            <w:rFonts w:ascii="Times New Roman" w:eastAsia="Times New Roman" w:hAnsi="Times New Roman" w:cs="Times New Roman"/>
            <w:sz w:val="24"/>
            <w:szCs w:val="24"/>
          </w:rPr>
          <w:t xml:space="preserve">signal </w:t>
        </w:r>
      </w:ins>
      <w:r w:rsidR="00765BB3">
        <w:rPr>
          <w:rFonts w:ascii="Times New Roman" w:eastAsia="Times New Roman" w:hAnsi="Times New Roman" w:cs="Times New Roman"/>
          <w:sz w:val="24"/>
          <w:szCs w:val="24"/>
        </w:rPr>
        <w:t>value exceeds a threshold</w:t>
      </w:r>
      <w:ins w:id="450" w:author="Siyu Wang" w:date="2026-03-19T23:31:00Z" w16du:dateUtc="2026-03-20T03:31:00Z">
        <w:r w:rsidR="009505A0">
          <w:rPr>
            <w:rFonts w:ascii="Times New Roman" w:eastAsia="Times New Roman" w:hAnsi="Times New Roman" w:cs="Times New Roman"/>
            <w:sz w:val="24"/>
            <w:szCs w:val="24"/>
          </w:rPr>
          <w:t xml:space="preserve">, </w:t>
        </w:r>
      </w:ins>
      <w:del w:id="451" w:author="Siyu Wang" w:date="2026-03-19T23:31:00Z" w16du:dateUtc="2026-03-20T03:31:00Z">
        <w:r w:rsidR="00765BB3" w:rsidDel="009505A0">
          <w:rPr>
            <w:rFonts w:ascii="Times New Roman" w:eastAsia="Times New Roman" w:hAnsi="Times New Roman" w:cs="Times New Roman"/>
            <w:sz w:val="24"/>
            <w:szCs w:val="24"/>
          </w:rPr>
          <w:delText xml:space="preserve"> </w:delText>
        </w:r>
      </w:del>
      <w:r w:rsidR="00765BB3">
        <w:rPr>
          <w:rFonts w:ascii="Times New Roman" w:eastAsia="Times New Roman" w:hAnsi="Times New Roman" w:cs="Times New Roman"/>
          <w:sz w:val="24"/>
          <w:szCs w:val="24"/>
        </w:rPr>
        <w:t>and choose</w:t>
      </w:r>
      <w:ins w:id="452" w:author="Siyu Wang" w:date="2026-03-19T23:31:00Z" w16du:dateUtc="2026-03-20T03:31:00Z">
        <w:r w:rsidR="009505A0">
          <w:rPr>
            <w:rFonts w:ascii="Times New Roman" w:eastAsia="Times New Roman" w:hAnsi="Times New Roman" w:cs="Times New Roman"/>
            <w:sz w:val="24"/>
            <w:szCs w:val="24"/>
          </w:rPr>
          <w:t>s</w:t>
        </w:r>
      </w:ins>
      <w:r w:rsidR="00765BB3">
        <w:rPr>
          <w:rFonts w:ascii="Times New Roman" w:eastAsia="Times New Roman" w:hAnsi="Times New Roman" w:cs="Times New Roman"/>
          <w:sz w:val="24"/>
          <w:szCs w:val="24"/>
        </w:rPr>
        <w:t xml:space="preserve"> to reject otherwise. </w:t>
      </w:r>
      <w:r w:rsidR="000D75E4">
        <w:rPr>
          <w:rFonts w:ascii="Times New Roman" w:eastAsia="Times New Roman" w:hAnsi="Times New Roman" w:cs="Times New Roman"/>
          <w:sz w:val="24"/>
          <w:szCs w:val="24"/>
        </w:rPr>
        <w:t xml:space="preserve">The go </w:t>
      </w:r>
      <w:del w:id="453" w:author="Siyu Wang" w:date="2026-03-19T23:32:00Z" w16du:dateUtc="2026-03-20T03:32:00Z">
        <w:r w:rsidR="000D75E4" w:rsidDel="009505A0">
          <w:rPr>
            <w:rFonts w:ascii="Times New Roman" w:eastAsia="Times New Roman" w:hAnsi="Times New Roman" w:cs="Times New Roman"/>
            <w:sz w:val="24"/>
            <w:szCs w:val="24"/>
          </w:rPr>
          <w:delText xml:space="preserve">cue </w:delText>
        </w:r>
      </w:del>
      <w:ins w:id="454" w:author="Siyu Wang" w:date="2026-03-19T23:32:00Z" w16du:dateUtc="2026-03-20T03:32:00Z">
        <w:r w:rsidR="009505A0">
          <w:rPr>
            <w:rFonts w:ascii="Times New Roman" w:eastAsia="Times New Roman" w:hAnsi="Times New Roman" w:cs="Times New Roman"/>
            <w:sz w:val="24"/>
            <w:szCs w:val="24"/>
          </w:rPr>
          <w:t xml:space="preserve">signal </w:t>
        </w:r>
      </w:ins>
      <w:r w:rsidR="000D75E4">
        <w:rPr>
          <w:rFonts w:ascii="Times New Roman" w:eastAsia="Times New Roman" w:hAnsi="Times New Roman" w:cs="Times New Roman"/>
          <w:sz w:val="24"/>
          <w:szCs w:val="24"/>
        </w:rPr>
        <w:t xml:space="preserve">value is </w:t>
      </w:r>
      <w:commentRangeStart w:id="455"/>
      <w:r w:rsidR="000D75E4">
        <w:rPr>
          <w:rFonts w:ascii="Times New Roman" w:eastAsia="Times New Roman" w:hAnsi="Times New Roman" w:cs="Times New Roman"/>
          <w:sz w:val="24"/>
          <w:szCs w:val="24"/>
        </w:rPr>
        <w:t>an approximat</w:t>
      </w:r>
      <w:ins w:id="456" w:author="Mark Eldridge" w:date="2026-03-23T20:26:00Z" w16du:dateUtc="2026-03-23T20:26:00Z">
        <w:r w:rsidR="00CA781C">
          <w:rPr>
            <w:rFonts w:ascii="Times New Roman" w:eastAsia="Times New Roman" w:hAnsi="Times New Roman" w:cs="Times New Roman"/>
            <w:sz w:val="24"/>
            <w:szCs w:val="24"/>
          </w:rPr>
          <w:t>ion</w:t>
        </w:r>
      </w:ins>
      <w:del w:id="457" w:author="Mark Eldridge" w:date="2026-03-23T20:26:00Z" w16du:dateUtc="2026-03-23T20:26:00Z">
        <w:r w:rsidR="000D75E4" w:rsidDel="00CA781C">
          <w:rPr>
            <w:rFonts w:ascii="Times New Roman" w:eastAsia="Times New Roman" w:hAnsi="Times New Roman" w:cs="Times New Roman"/>
            <w:sz w:val="24"/>
            <w:szCs w:val="24"/>
          </w:rPr>
          <w:delText>e</w:delText>
        </w:r>
      </w:del>
      <w:commentRangeEnd w:id="455"/>
      <w:r w:rsidR="009B174B">
        <w:rPr>
          <w:rStyle w:val="CommentReference"/>
          <w:rFonts w:ascii="Times New Roman" w:eastAsia="Times New Roman" w:hAnsi="Times New Roman" w:cs="Times New Roman"/>
          <w:sz w:val="24"/>
          <w:szCs w:val="24"/>
        </w:rPr>
        <w:commentReference w:id="455"/>
      </w:r>
      <w:r w:rsidR="000D75E4">
        <w:rPr>
          <w:rFonts w:ascii="Times New Roman" w:eastAsia="Times New Roman" w:hAnsi="Times New Roman" w:cs="Times New Roman"/>
          <w:sz w:val="24"/>
          <w:szCs w:val="24"/>
        </w:rPr>
        <w:t xml:space="preserve"> of how much the go </w:t>
      </w:r>
      <w:del w:id="458" w:author="Siyu Wang" w:date="2026-03-22T21:06:00Z" w16du:dateUtc="2026-03-23T01:06:00Z">
        <w:r w:rsidR="000D75E4" w:rsidDel="009C5232">
          <w:rPr>
            <w:rFonts w:ascii="Times New Roman" w:eastAsia="Times New Roman" w:hAnsi="Times New Roman" w:cs="Times New Roman"/>
            <w:sz w:val="24"/>
            <w:szCs w:val="24"/>
          </w:rPr>
          <w:delText>cue</w:delText>
        </w:r>
      </w:del>
      <w:ins w:id="459" w:author="Siyu Wang" w:date="2026-03-22T21:06:00Z" w16du:dateUtc="2026-03-23T01:06:00Z">
        <w:r w:rsidR="009C5232">
          <w:rPr>
            <w:rFonts w:ascii="Times New Roman" w:eastAsia="Times New Roman" w:hAnsi="Times New Roman" w:cs="Times New Roman"/>
            <w:sz w:val="24"/>
            <w:szCs w:val="24"/>
          </w:rPr>
          <w:t>signal</w:t>
        </w:r>
      </w:ins>
      <w:r w:rsidR="000D75E4">
        <w:rPr>
          <w:rFonts w:ascii="Times New Roman" w:eastAsia="Times New Roman" w:hAnsi="Times New Roman" w:cs="Times New Roman"/>
          <w:sz w:val="24"/>
          <w:szCs w:val="24"/>
        </w:rPr>
        <w:t xml:space="preserve"> increases or decreases the offer value, and assumes that this increase </w:t>
      </w:r>
      <w:del w:id="460" w:author="Siyu Wang" w:date="2026-03-22T21:09:00Z" w16du:dateUtc="2026-03-23T01:09:00Z">
        <w:r w:rsidR="000D75E4" w:rsidDel="00CC2103">
          <w:rPr>
            <w:rFonts w:ascii="Times New Roman" w:eastAsia="Times New Roman" w:hAnsi="Times New Roman" w:cs="Times New Roman"/>
            <w:sz w:val="24"/>
            <w:szCs w:val="24"/>
          </w:rPr>
          <w:delText xml:space="preserve">and </w:delText>
        </w:r>
      </w:del>
      <w:ins w:id="461" w:author="Siyu Wang" w:date="2026-03-22T21:09:00Z" w16du:dateUtc="2026-03-23T01:09:00Z">
        <w:r w:rsidR="00CC2103">
          <w:rPr>
            <w:rFonts w:ascii="Times New Roman" w:eastAsia="Times New Roman" w:hAnsi="Times New Roman" w:cs="Times New Roman"/>
            <w:sz w:val="24"/>
            <w:szCs w:val="24"/>
          </w:rPr>
          <w:t xml:space="preserve">or </w:t>
        </w:r>
      </w:ins>
      <w:r w:rsidR="000D75E4">
        <w:rPr>
          <w:rFonts w:ascii="Times New Roman" w:eastAsia="Times New Roman" w:hAnsi="Times New Roman" w:cs="Times New Roman"/>
          <w:sz w:val="24"/>
          <w:szCs w:val="24"/>
        </w:rPr>
        <w:t xml:space="preserve">decrease is independent of the offer. In other words, </w:t>
      </w:r>
      <w:ins w:id="462" w:author="Siyu Wang" w:date="2026-03-19T23:33:00Z" w16du:dateUtc="2026-03-20T03:33:00Z">
        <w:r w:rsidR="00865EB0">
          <w:rPr>
            <w:rFonts w:ascii="Times New Roman" w:eastAsia="Times New Roman" w:hAnsi="Times New Roman" w:cs="Times New Roman"/>
            <w:sz w:val="24"/>
            <w:szCs w:val="24"/>
          </w:rPr>
          <w:t xml:space="preserve">the </w:t>
        </w:r>
      </w:ins>
      <w:r w:rsidR="000D75E4">
        <w:rPr>
          <w:rFonts w:ascii="Times New Roman" w:eastAsia="Times New Roman" w:hAnsi="Times New Roman" w:cs="Times New Roman"/>
          <w:sz w:val="24"/>
          <w:szCs w:val="24"/>
        </w:rPr>
        <w:t xml:space="preserve">values of good and bad offers are increased or decreased by the same amount associated with the go </w:t>
      </w:r>
      <w:del w:id="463" w:author="Siyu Wang" w:date="2026-03-19T23:34:00Z" w16du:dateUtc="2026-03-20T03:34:00Z">
        <w:r w:rsidR="000D75E4" w:rsidDel="00865EB0">
          <w:rPr>
            <w:rFonts w:ascii="Times New Roman" w:eastAsia="Times New Roman" w:hAnsi="Times New Roman" w:cs="Times New Roman"/>
            <w:sz w:val="24"/>
            <w:szCs w:val="24"/>
          </w:rPr>
          <w:delText>cue</w:delText>
        </w:r>
      </w:del>
      <w:ins w:id="464" w:author="Siyu Wang" w:date="2026-03-19T23:34:00Z" w16du:dateUtc="2026-03-20T03:34:00Z">
        <w:r w:rsidR="00865EB0">
          <w:rPr>
            <w:rFonts w:ascii="Times New Roman" w:eastAsia="Times New Roman" w:hAnsi="Times New Roman" w:cs="Times New Roman"/>
            <w:sz w:val="24"/>
            <w:szCs w:val="24"/>
          </w:rPr>
          <w:t>signal</w:t>
        </w:r>
      </w:ins>
      <w:r w:rsidR="000D75E4">
        <w:rPr>
          <w:rFonts w:ascii="Times New Roman" w:eastAsia="Times New Roman" w:hAnsi="Times New Roman" w:cs="Times New Roman"/>
          <w:sz w:val="24"/>
          <w:szCs w:val="24"/>
        </w:rPr>
        <w:t xml:space="preserve">. </w:t>
      </w:r>
      <w:r w:rsidR="00CF1FC1">
        <w:rPr>
          <w:rFonts w:ascii="Times New Roman" w:eastAsia="Times New Roman" w:hAnsi="Times New Roman" w:cs="Times New Roman"/>
          <w:sz w:val="24"/>
          <w:szCs w:val="24"/>
        </w:rPr>
        <w:t>The third, optimal strategy</w:t>
      </w:r>
      <w:r w:rsidR="00E35F8D">
        <w:rPr>
          <w:rFonts w:ascii="Times New Roman" w:eastAsia="Times New Roman" w:hAnsi="Times New Roman" w:cs="Times New Roman"/>
          <w:sz w:val="24"/>
          <w:szCs w:val="24"/>
        </w:rPr>
        <w:t xml:space="preserve"> </w:t>
      </w:r>
      <w:ins w:id="465" w:author="Siyu Wang" w:date="2026-03-19T23:32:00Z" w16du:dateUtc="2026-03-20T03:32:00Z">
        <w:r w:rsidR="003C2903">
          <w:rPr>
            <w:rFonts w:ascii="Times New Roman" w:eastAsia="Times New Roman" w:hAnsi="Times New Roman" w:cs="Times New Roman"/>
            <w:sz w:val="24"/>
            <w:szCs w:val="24"/>
          </w:rPr>
          <w:t xml:space="preserve">(Model </w:t>
        </w:r>
      </w:ins>
      <w:ins w:id="466" w:author="Siyu Wang" w:date="2026-03-19T23:33:00Z" w16du:dateUtc="2026-03-20T03:33:00Z">
        <w:r w:rsidR="003C2903">
          <w:rPr>
            <w:rFonts w:ascii="Times New Roman" w:eastAsia="Times New Roman" w:hAnsi="Times New Roman" w:cs="Times New Roman"/>
            <w:sz w:val="24"/>
            <w:szCs w:val="24"/>
          </w:rPr>
          <w:t>3</w:t>
        </w:r>
      </w:ins>
      <w:ins w:id="467" w:author="Siyu Wang" w:date="2026-03-19T23:32:00Z" w16du:dateUtc="2026-03-20T03:32:00Z">
        <w:r w:rsidR="003C2903">
          <w:rPr>
            <w:rFonts w:ascii="Times New Roman" w:eastAsia="Times New Roman" w:hAnsi="Times New Roman" w:cs="Times New Roman"/>
            <w:sz w:val="24"/>
            <w:szCs w:val="24"/>
          </w:rPr>
          <w:t>; see Methods)</w:t>
        </w:r>
      </w:ins>
      <w:del w:id="468" w:author="Siyu Wang" w:date="2026-03-19T23:32:00Z" w16du:dateUtc="2026-03-20T03:32:00Z">
        <w:r w:rsidR="00E35F8D" w:rsidDel="003C2903">
          <w:rPr>
            <w:rFonts w:ascii="Times New Roman" w:eastAsia="Times New Roman" w:hAnsi="Times New Roman" w:cs="Times New Roman"/>
            <w:sz w:val="24"/>
            <w:szCs w:val="24"/>
          </w:rPr>
          <w:delText>(model 3)</w:delText>
        </w:r>
      </w:del>
      <w:r w:rsidR="00CF1FC1">
        <w:rPr>
          <w:rFonts w:ascii="Times New Roman" w:eastAsia="Times New Roman" w:hAnsi="Times New Roman" w:cs="Times New Roman"/>
          <w:sz w:val="24"/>
          <w:szCs w:val="24"/>
        </w:rPr>
        <w:t>,</w:t>
      </w:r>
      <w:ins w:id="469" w:author="Siyu Wang" w:date="2026-03-19T23:34:00Z" w16du:dateUtc="2026-03-20T03:34:00Z">
        <w:r w:rsidR="00326CC8">
          <w:rPr>
            <w:rFonts w:ascii="Times New Roman" w:eastAsia="Times New Roman" w:hAnsi="Times New Roman" w:cs="Times New Roman"/>
            <w:sz w:val="24"/>
            <w:szCs w:val="24"/>
          </w:rPr>
          <w:t xml:space="preserve"> accounts </w:t>
        </w:r>
      </w:ins>
      <w:del w:id="470" w:author="Siyu Wang" w:date="2026-03-19T23:34:00Z" w16du:dateUtc="2026-03-20T03:34:00Z">
        <w:r w:rsidR="00CF1FC1" w:rsidDel="00326CC8">
          <w:rPr>
            <w:rFonts w:ascii="Times New Roman" w:eastAsia="Times New Roman" w:hAnsi="Times New Roman" w:cs="Times New Roman"/>
            <w:sz w:val="24"/>
            <w:szCs w:val="24"/>
          </w:rPr>
          <w:delText xml:space="preserve"> is instead to account </w:delText>
        </w:r>
      </w:del>
      <w:r w:rsidR="00CF1FC1">
        <w:rPr>
          <w:rFonts w:ascii="Times New Roman" w:eastAsia="Times New Roman" w:hAnsi="Times New Roman" w:cs="Times New Roman"/>
          <w:sz w:val="24"/>
          <w:szCs w:val="24"/>
        </w:rPr>
        <w:t xml:space="preserve">for the delay associated with the go </w:t>
      </w:r>
      <w:del w:id="471" w:author="Siyu Wang" w:date="2026-03-19T23:34:00Z" w16du:dateUtc="2026-03-20T03:34:00Z">
        <w:r w:rsidR="00CF1FC1" w:rsidDel="00326CC8">
          <w:rPr>
            <w:rFonts w:ascii="Times New Roman" w:eastAsia="Times New Roman" w:hAnsi="Times New Roman" w:cs="Times New Roman"/>
            <w:sz w:val="24"/>
            <w:szCs w:val="24"/>
          </w:rPr>
          <w:delText xml:space="preserve">cue </w:delText>
        </w:r>
      </w:del>
      <w:ins w:id="472" w:author="Siyu Wang" w:date="2026-03-19T23:34:00Z" w16du:dateUtc="2026-03-20T03:34:00Z">
        <w:r w:rsidR="00326CC8">
          <w:rPr>
            <w:rFonts w:ascii="Times New Roman" w:eastAsia="Times New Roman" w:hAnsi="Times New Roman" w:cs="Times New Roman"/>
            <w:sz w:val="24"/>
            <w:szCs w:val="24"/>
          </w:rPr>
          <w:t xml:space="preserve">signal </w:t>
        </w:r>
      </w:ins>
      <w:r w:rsidR="00CF1FC1">
        <w:rPr>
          <w:rFonts w:ascii="Times New Roman" w:eastAsia="Times New Roman" w:hAnsi="Times New Roman" w:cs="Times New Roman"/>
          <w:sz w:val="24"/>
          <w:szCs w:val="24"/>
        </w:rPr>
        <w:t xml:space="preserve">when </w:t>
      </w:r>
      <w:ins w:id="473" w:author="Siyu Wang" w:date="2026-03-22T21:10:00Z" w16du:dateUtc="2026-03-23T01:10:00Z">
        <w:r w:rsidR="006A086E">
          <w:rPr>
            <w:rFonts w:ascii="Times New Roman" w:eastAsia="Times New Roman" w:hAnsi="Times New Roman" w:cs="Times New Roman"/>
            <w:sz w:val="24"/>
            <w:szCs w:val="24"/>
          </w:rPr>
          <w:t>re-</w:t>
        </w:r>
      </w:ins>
      <w:r w:rsidR="00CF1FC1">
        <w:rPr>
          <w:rFonts w:ascii="Times New Roman" w:eastAsia="Times New Roman" w:hAnsi="Times New Roman" w:cs="Times New Roman"/>
          <w:sz w:val="24"/>
          <w:szCs w:val="24"/>
        </w:rPr>
        <w:t xml:space="preserve">calculating </w:t>
      </w:r>
      <w:ins w:id="474" w:author="Siyu Wang" w:date="2026-03-19T23:34:00Z" w16du:dateUtc="2026-03-20T03:34:00Z">
        <w:r w:rsidR="00F36F21">
          <w:rPr>
            <w:rFonts w:ascii="Times New Roman" w:eastAsia="Times New Roman" w:hAnsi="Times New Roman" w:cs="Times New Roman"/>
            <w:sz w:val="24"/>
            <w:szCs w:val="24"/>
          </w:rPr>
          <w:t xml:space="preserve">the </w:t>
        </w:r>
      </w:ins>
      <w:r w:rsidR="00CF1FC1">
        <w:rPr>
          <w:rFonts w:ascii="Times New Roman" w:eastAsia="Times New Roman" w:hAnsi="Times New Roman" w:cs="Times New Roman"/>
          <w:sz w:val="24"/>
          <w:szCs w:val="24"/>
        </w:rPr>
        <w:t>temporally discounted value</w:t>
      </w:r>
      <w:ins w:id="475" w:author="Siyu Wang" w:date="2026-03-19T23:34:00Z" w16du:dateUtc="2026-03-20T03:34:00Z">
        <w:r w:rsidR="00F36F21">
          <w:rPr>
            <w:rFonts w:ascii="Times New Roman" w:eastAsia="Times New Roman" w:hAnsi="Times New Roman" w:cs="Times New Roman"/>
            <w:sz w:val="24"/>
            <w:szCs w:val="24"/>
          </w:rPr>
          <w:t>.</w:t>
        </w:r>
      </w:ins>
      <w:del w:id="476" w:author="Siyu Wang" w:date="2026-03-19T23:34:00Z" w16du:dateUtc="2026-03-20T03:34:00Z">
        <w:r w:rsidR="00C24960" w:rsidDel="00F36F21">
          <w:rPr>
            <w:rFonts w:ascii="Times New Roman" w:eastAsia="Times New Roman" w:hAnsi="Times New Roman" w:cs="Times New Roman"/>
            <w:sz w:val="24"/>
            <w:szCs w:val="24"/>
          </w:rPr>
          <w:delText>,</w:delText>
        </w:r>
      </w:del>
      <w:r w:rsidR="00C24960">
        <w:rPr>
          <w:rFonts w:ascii="Times New Roman" w:eastAsia="Times New Roman" w:hAnsi="Times New Roman" w:cs="Times New Roman"/>
          <w:sz w:val="24"/>
          <w:szCs w:val="24"/>
        </w:rPr>
        <w:t xml:space="preserve"> </w:t>
      </w:r>
      <w:del w:id="477" w:author="Siyu Wang" w:date="2026-03-19T23:35:00Z" w16du:dateUtc="2026-03-20T03:35:00Z">
        <w:r w:rsidR="00C24960" w:rsidDel="00F36F21">
          <w:rPr>
            <w:rFonts w:ascii="Times New Roman" w:eastAsia="Times New Roman" w:hAnsi="Times New Roman" w:cs="Times New Roman"/>
            <w:sz w:val="24"/>
            <w:szCs w:val="24"/>
          </w:rPr>
          <w:delText xml:space="preserve">and </w:delText>
        </w:r>
      </w:del>
      <w:ins w:id="478" w:author="Siyu Wang" w:date="2026-03-19T23:35:00Z" w16du:dateUtc="2026-03-20T03:35:00Z">
        <w:r w:rsidR="00F36F21">
          <w:rPr>
            <w:rFonts w:ascii="Times New Roman" w:eastAsia="Times New Roman" w:hAnsi="Times New Roman" w:cs="Times New Roman"/>
            <w:sz w:val="24"/>
            <w:szCs w:val="24"/>
          </w:rPr>
          <w:t xml:space="preserve">The </w:t>
        </w:r>
      </w:ins>
      <w:r w:rsidR="007B0AFC">
        <w:rPr>
          <w:rFonts w:ascii="Times New Roman" w:eastAsia="Times New Roman" w:hAnsi="Times New Roman" w:cs="Times New Roman"/>
          <w:sz w:val="24"/>
          <w:szCs w:val="24"/>
        </w:rPr>
        <w:t xml:space="preserve">yellow and purple go </w:t>
      </w:r>
      <w:del w:id="479" w:author="Siyu Wang" w:date="2026-03-19T23:35:00Z" w16du:dateUtc="2026-03-20T03:35:00Z">
        <w:r w:rsidR="007B0AFC" w:rsidDel="00F36F21">
          <w:rPr>
            <w:rFonts w:ascii="Times New Roman" w:eastAsia="Times New Roman" w:hAnsi="Times New Roman" w:cs="Times New Roman"/>
            <w:sz w:val="24"/>
            <w:szCs w:val="24"/>
          </w:rPr>
          <w:delText xml:space="preserve">cue </w:delText>
        </w:r>
      </w:del>
      <w:ins w:id="480" w:author="Siyu Wang" w:date="2026-03-19T23:35:00Z" w16du:dateUtc="2026-03-20T03:35:00Z">
        <w:r w:rsidR="00F36F21">
          <w:rPr>
            <w:rFonts w:ascii="Times New Roman" w:eastAsia="Times New Roman" w:hAnsi="Times New Roman" w:cs="Times New Roman"/>
            <w:sz w:val="24"/>
            <w:szCs w:val="24"/>
          </w:rPr>
          <w:t>signal</w:t>
        </w:r>
      </w:ins>
      <w:ins w:id="481" w:author="Mark Eldridge" w:date="2026-03-23T20:27:00Z" w16du:dateUtc="2026-03-23T20:27:00Z">
        <w:r w:rsidR="00CA781C">
          <w:rPr>
            <w:rFonts w:ascii="Times New Roman" w:eastAsia="Times New Roman" w:hAnsi="Times New Roman" w:cs="Times New Roman"/>
            <w:sz w:val="24"/>
            <w:szCs w:val="24"/>
          </w:rPr>
          <w:t>s</w:t>
        </w:r>
      </w:ins>
      <w:ins w:id="482" w:author="Siyu Wang" w:date="2026-03-19T23:35:00Z" w16du:dateUtc="2026-03-20T03:35:00Z">
        <w:r w:rsidR="00F36F21">
          <w:rPr>
            <w:rFonts w:ascii="Times New Roman" w:eastAsia="Times New Roman" w:hAnsi="Times New Roman" w:cs="Times New Roman"/>
            <w:sz w:val="24"/>
            <w:szCs w:val="24"/>
          </w:rPr>
          <w:t xml:space="preserve"> </w:t>
        </w:r>
      </w:ins>
      <w:r w:rsidR="007B0AFC">
        <w:rPr>
          <w:rFonts w:ascii="Times New Roman" w:eastAsia="Times New Roman" w:hAnsi="Times New Roman" w:cs="Times New Roman"/>
          <w:sz w:val="24"/>
          <w:szCs w:val="24"/>
        </w:rPr>
        <w:t>modif</w:t>
      </w:r>
      <w:ins w:id="483" w:author="Mark Eldridge" w:date="2026-03-23T20:27:00Z" w16du:dateUtc="2026-03-23T20:27:00Z">
        <w:r w:rsidR="00CA781C">
          <w:rPr>
            <w:rFonts w:ascii="Times New Roman" w:eastAsia="Times New Roman" w:hAnsi="Times New Roman" w:cs="Times New Roman"/>
            <w:sz w:val="24"/>
            <w:szCs w:val="24"/>
          </w:rPr>
          <w:t>y</w:t>
        </w:r>
      </w:ins>
      <w:del w:id="484" w:author="Mark Eldridge" w:date="2026-03-23T20:27:00Z" w16du:dateUtc="2026-03-23T20:27:00Z">
        <w:r w:rsidR="007B0AFC" w:rsidDel="00CA781C">
          <w:rPr>
            <w:rFonts w:ascii="Times New Roman" w:eastAsia="Times New Roman" w:hAnsi="Times New Roman" w:cs="Times New Roman"/>
            <w:sz w:val="24"/>
            <w:szCs w:val="24"/>
          </w:rPr>
          <w:delText>ies</w:delText>
        </w:r>
      </w:del>
      <w:r w:rsidR="007B0AFC">
        <w:rPr>
          <w:rFonts w:ascii="Times New Roman" w:eastAsia="Times New Roman" w:hAnsi="Times New Roman" w:cs="Times New Roman"/>
          <w:sz w:val="24"/>
          <w:szCs w:val="24"/>
        </w:rPr>
        <w:t xml:space="preserve"> the offer value based on the additional delay introduced by each go </w:t>
      </w:r>
      <w:del w:id="485" w:author="Siyu Wang" w:date="2026-03-19T23:32:00Z" w16du:dateUtc="2026-03-20T03:32:00Z">
        <w:r w:rsidR="007B0AFC" w:rsidDel="003C2903">
          <w:rPr>
            <w:rFonts w:ascii="Times New Roman" w:eastAsia="Times New Roman" w:hAnsi="Times New Roman" w:cs="Times New Roman"/>
            <w:sz w:val="24"/>
            <w:szCs w:val="24"/>
          </w:rPr>
          <w:delText>cue</w:delText>
        </w:r>
      </w:del>
      <w:ins w:id="486" w:author="Rossella Falcone" w:date="2026-03-19T17:13:00Z" w16du:dateUtc="2026-03-19T21:13:00Z">
        <w:r w:rsidR="00515414">
          <w:rPr>
            <w:rFonts w:ascii="Times New Roman" w:eastAsia="Times New Roman" w:hAnsi="Times New Roman" w:cs="Times New Roman"/>
            <w:sz w:val="24"/>
            <w:szCs w:val="24"/>
          </w:rPr>
          <w:t>signal</w:t>
        </w:r>
      </w:ins>
      <w:r>
        <w:rPr>
          <w:rFonts w:ascii="Times New Roman" w:eastAsia="Times New Roman" w:hAnsi="Times New Roman" w:cs="Times New Roman"/>
          <w:sz w:val="24"/>
          <w:szCs w:val="24"/>
        </w:rPr>
        <w:t xml:space="preserve">. </w:t>
      </w:r>
    </w:p>
    <w:p w14:paraId="623E1539" w14:textId="624F6BC3" w:rsidR="00515414" w:rsidDel="009505A0" w:rsidRDefault="00EF544E" w:rsidP="00503925">
      <w:pPr>
        <w:shd w:val="clear" w:color="auto" w:fill="FFFFFF"/>
        <w:spacing w:after="0" w:line="480" w:lineRule="auto"/>
        <w:rPr>
          <w:ins w:id="487" w:author="Rossella Falcone" w:date="2026-03-19T17:13:00Z" w16du:dateUtc="2026-03-19T21:13:00Z"/>
          <w:del w:id="488" w:author="Siyu Wang" w:date="2026-03-19T23:22:00Z" w16du:dateUtc="2026-03-20T03:22:00Z"/>
          <w:rFonts w:ascii="Times New Roman" w:eastAsia="Times New Roman" w:hAnsi="Times New Roman" w:cs="Times New Roman"/>
          <w:sz w:val="24"/>
          <w:szCs w:val="24"/>
        </w:rPr>
      </w:pPr>
      <w:ins w:id="489" w:author="Rossella Falcone" w:date="2026-03-19T17:13:00Z" w16du:dateUtc="2026-03-19T21:13:00Z">
        <w:del w:id="490" w:author="Siyu Wang" w:date="2026-03-19T23:33:00Z" w16du:dateUtc="2026-03-20T03:33:00Z">
          <w:r w:rsidDel="00865EB0">
            <w:rPr>
              <w:rFonts w:ascii="Times New Roman" w:eastAsia="Times New Roman" w:hAnsi="Times New Roman" w:cs="Times New Roman"/>
              <w:sz w:val="24"/>
              <w:szCs w:val="24"/>
            </w:rPr>
            <w:delText>The baseline strategy</w:delText>
          </w:r>
          <w:r w:rsidR="00193E13" w:rsidDel="00865EB0">
            <w:rPr>
              <w:rFonts w:ascii="Times New Roman" w:eastAsia="Times New Roman" w:hAnsi="Times New Roman" w:cs="Times New Roman"/>
              <w:sz w:val="24"/>
              <w:szCs w:val="24"/>
            </w:rPr>
            <w:delText xml:space="preserve"> </w:delText>
          </w:r>
        </w:del>
        <w:del w:id="491" w:author="Siyu Wang" w:date="2026-03-19T23:32:00Z" w16du:dateUtc="2026-03-20T03:32:00Z">
          <w:r w:rsidR="00193E13" w:rsidDel="003C2903">
            <w:rPr>
              <w:rFonts w:ascii="Times New Roman" w:eastAsia="Times New Roman" w:hAnsi="Times New Roman" w:cs="Times New Roman"/>
              <w:sz w:val="24"/>
              <w:szCs w:val="24"/>
            </w:rPr>
            <w:delText>(</w:delText>
          </w:r>
          <w:r w:rsidR="00515414" w:rsidDel="003C2903">
            <w:rPr>
              <w:rFonts w:ascii="Times New Roman" w:eastAsia="Times New Roman" w:hAnsi="Times New Roman" w:cs="Times New Roman"/>
              <w:sz w:val="24"/>
              <w:szCs w:val="24"/>
            </w:rPr>
            <w:delText>M</w:delText>
          </w:r>
          <w:r w:rsidR="00E71E48" w:rsidDel="003C2903">
            <w:rPr>
              <w:rFonts w:ascii="Times New Roman" w:eastAsia="Times New Roman" w:hAnsi="Times New Roman" w:cs="Times New Roman"/>
              <w:sz w:val="24"/>
              <w:szCs w:val="24"/>
            </w:rPr>
            <w:delText>odel 1</w:delText>
          </w:r>
          <w:r w:rsidR="00265755" w:rsidDel="003C2903">
            <w:rPr>
              <w:rFonts w:ascii="Times New Roman" w:eastAsia="Times New Roman" w:hAnsi="Times New Roman" w:cs="Times New Roman"/>
              <w:sz w:val="24"/>
              <w:szCs w:val="24"/>
            </w:rPr>
            <w:delText>;</w:delText>
          </w:r>
          <w:r w:rsidR="00515414" w:rsidDel="003C2903">
            <w:rPr>
              <w:rFonts w:ascii="Times New Roman" w:eastAsia="Times New Roman" w:hAnsi="Times New Roman" w:cs="Times New Roman"/>
              <w:sz w:val="24"/>
              <w:szCs w:val="24"/>
            </w:rPr>
            <w:delText xml:space="preserve"> see Methods</w:delText>
          </w:r>
          <w:r w:rsidR="00193E13" w:rsidDel="003C2903">
            <w:rPr>
              <w:rFonts w:ascii="Times New Roman" w:eastAsia="Times New Roman" w:hAnsi="Times New Roman" w:cs="Times New Roman"/>
              <w:sz w:val="24"/>
              <w:szCs w:val="24"/>
            </w:rPr>
            <w:delText>)</w:delText>
          </w:r>
          <w:r w:rsidDel="003C2903">
            <w:rPr>
              <w:rFonts w:ascii="Times New Roman" w:eastAsia="Times New Roman" w:hAnsi="Times New Roman" w:cs="Times New Roman"/>
              <w:sz w:val="24"/>
              <w:szCs w:val="24"/>
            </w:rPr>
            <w:delText xml:space="preserve"> </w:delText>
          </w:r>
        </w:del>
        <w:del w:id="492" w:author="Siyu Wang" w:date="2026-03-19T23:33:00Z" w16du:dateUtc="2026-03-20T03:33:00Z">
          <w:r w:rsidDel="00865EB0">
            <w:rPr>
              <w:rFonts w:ascii="Times New Roman" w:eastAsia="Times New Roman" w:hAnsi="Times New Roman" w:cs="Times New Roman"/>
              <w:sz w:val="24"/>
              <w:szCs w:val="24"/>
            </w:rPr>
            <w:delText>i</w:delText>
          </w:r>
          <w:r w:rsidR="00EA3DB4" w:rsidDel="00865EB0">
            <w:rPr>
              <w:rFonts w:ascii="Times New Roman" w:eastAsia="Times New Roman" w:hAnsi="Times New Roman" w:cs="Times New Roman"/>
              <w:sz w:val="24"/>
              <w:szCs w:val="24"/>
            </w:rPr>
            <w:delText>nvolves</w:delText>
          </w:r>
          <w:r w:rsidDel="00865EB0">
            <w:rPr>
              <w:rFonts w:ascii="Times New Roman" w:eastAsia="Times New Roman" w:hAnsi="Times New Roman" w:cs="Times New Roman"/>
              <w:sz w:val="24"/>
              <w:szCs w:val="24"/>
            </w:rPr>
            <w:delText xml:space="preserve"> ignor</w:delText>
          </w:r>
          <w:r w:rsidR="00EA3DB4" w:rsidDel="00865EB0">
            <w:rPr>
              <w:rFonts w:ascii="Times New Roman" w:eastAsia="Times New Roman" w:hAnsi="Times New Roman" w:cs="Times New Roman"/>
              <w:sz w:val="24"/>
              <w:szCs w:val="24"/>
            </w:rPr>
            <w:delText>ing</w:delText>
          </w:r>
          <w:r w:rsidDel="00865EB0">
            <w:rPr>
              <w:rFonts w:ascii="Times New Roman" w:eastAsia="Times New Roman" w:hAnsi="Times New Roman" w:cs="Times New Roman"/>
              <w:sz w:val="24"/>
              <w:szCs w:val="24"/>
            </w:rPr>
            <w:delText xml:space="preserve"> the go </w:delText>
          </w:r>
          <w:r w:rsidR="00515414" w:rsidDel="00865EB0">
            <w:rPr>
              <w:rFonts w:ascii="Times New Roman" w:eastAsia="Times New Roman" w:hAnsi="Times New Roman" w:cs="Times New Roman"/>
              <w:sz w:val="24"/>
              <w:szCs w:val="24"/>
            </w:rPr>
            <w:delText>signal</w:delText>
          </w:r>
          <w:r w:rsidDel="00865EB0">
            <w:rPr>
              <w:rFonts w:ascii="Times New Roman" w:eastAsia="Times New Roman" w:hAnsi="Times New Roman" w:cs="Times New Roman"/>
              <w:sz w:val="24"/>
              <w:szCs w:val="24"/>
            </w:rPr>
            <w:delText xml:space="preserve"> and </w:delText>
          </w:r>
          <w:r w:rsidR="00EA3DB4" w:rsidDel="00865EB0">
            <w:rPr>
              <w:rFonts w:ascii="Times New Roman" w:eastAsia="Times New Roman" w:hAnsi="Times New Roman" w:cs="Times New Roman"/>
              <w:sz w:val="24"/>
              <w:szCs w:val="24"/>
            </w:rPr>
            <w:delText xml:space="preserve">maintaining </w:delText>
          </w:r>
          <w:r w:rsidDel="00865EB0">
            <w:rPr>
              <w:rFonts w:ascii="Times New Roman" w:eastAsia="Times New Roman" w:hAnsi="Times New Roman" w:cs="Times New Roman"/>
              <w:sz w:val="24"/>
              <w:szCs w:val="24"/>
            </w:rPr>
            <w:delText xml:space="preserve">a fixed </w:delText>
          </w:r>
          <w:r w:rsidR="00523084" w:rsidDel="00865EB0">
            <w:rPr>
              <w:rFonts w:ascii="Times New Roman" w:eastAsia="Times New Roman" w:hAnsi="Times New Roman" w:cs="Times New Roman"/>
              <w:sz w:val="24"/>
              <w:szCs w:val="24"/>
            </w:rPr>
            <w:delText xml:space="preserve">acceptance </w:delText>
          </w:r>
          <w:r w:rsidDel="00865EB0">
            <w:rPr>
              <w:rFonts w:ascii="Times New Roman" w:eastAsia="Times New Roman" w:hAnsi="Times New Roman" w:cs="Times New Roman"/>
              <w:sz w:val="24"/>
              <w:szCs w:val="24"/>
            </w:rPr>
            <w:delText xml:space="preserve">preference for each of the </w:delText>
          </w:r>
          <w:r w:rsidR="00333C22" w:rsidDel="00865EB0">
            <w:rPr>
              <w:rFonts w:ascii="Times New Roman" w:eastAsia="Times New Roman" w:hAnsi="Times New Roman" w:cs="Times New Roman"/>
              <w:sz w:val="24"/>
              <w:szCs w:val="24"/>
            </w:rPr>
            <w:delText xml:space="preserve">nine </w:delText>
          </w:r>
          <w:r w:rsidDel="00865EB0">
            <w:rPr>
              <w:rFonts w:ascii="Times New Roman" w:eastAsia="Times New Roman" w:hAnsi="Times New Roman" w:cs="Times New Roman"/>
              <w:sz w:val="24"/>
              <w:szCs w:val="24"/>
            </w:rPr>
            <w:delText>offers</w:delText>
          </w:r>
          <w:r w:rsidR="00515414" w:rsidDel="00865EB0">
            <w:rPr>
              <w:rFonts w:ascii="Times New Roman" w:eastAsia="Times New Roman" w:hAnsi="Times New Roman" w:cs="Times New Roman"/>
              <w:sz w:val="24"/>
              <w:szCs w:val="24"/>
            </w:rPr>
            <w:delText xml:space="preserve">. </w:delText>
          </w:r>
        </w:del>
      </w:ins>
      <w:moveFromRangeStart w:id="493" w:author="Siyu Wang" w:date="2026-03-19T23:30:00Z" w:name="move224855458"/>
      <w:moveFrom w:id="494" w:author="Siyu Wang" w:date="2026-03-19T23:30:00Z" w16du:dateUtc="2026-03-20T03:30:00Z">
        <w:ins w:id="495" w:author="Rossella Falcone" w:date="2026-03-19T17:13:00Z" w16du:dateUtc="2026-03-19T21:13:00Z">
          <w:del w:id="496" w:author="Siyu Wang" w:date="2026-03-19T23:33:00Z" w16du:dateUtc="2026-03-20T03:33:00Z">
            <w:r w:rsidR="00EA3DB4" w:rsidDel="00865EB0">
              <w:rPr>
                <w:rFonts w:ascii="Times New Roman" w:eastAsia="Times New Roman" w:hAnsi="Times New Roman" w:cs="Times New Roman"/>
                <w:sz w:val="24"/>
                <w:szCs w:val="24"/>
              </w:rPr>
              <w:delText>C</w:delText>
            </w:r>
            <w:r w:rsidDel="00865EB0">
              <w:rPr>
                <w:rFonts w:ascii="Times New Roman" w:eastAsia="Times New Roman" w:hAnsi="Times New Roman" w:cs="Times New Roman"/>
                <w:sz w:val="24"/>
                <w:szCs w:val="24"/>
              </w:rPr>
              <w:delText>learly</w:delText>
            </w:r>
            <w:r w:rsidR="00EA3DB4" w:rsidDel="00865EB0">
              <w:rPr>
                <w:rFonts w:ascii="Times New Roman" w:eastAsia="Times New Roman" w:hAnsi="Times New Roman" w:cs="Times New Roman"/>
                <w:sz w:val="24"/>
                <w:szCs w:val="24"/>
              </w:rPr>
              <w:delText xml:space="preserve">, </w:delText>
            </w:r>
            <w:r w:rsidR="00333C22" w:rsidDel="00865EB0">
              <w:rPr>
                <w:rFonts w:ascii="Times New Roman" w:eastAsia="Times New Roman" w:hAnsi="Times New Roman" w:cs="Times New Roman"/>
                <w:sz w:val="24"/>
                <w:szCs w:val="24"/>
              </w:rPr>
              <w:delText xml:space="preserve">neither of our monkeys used this </w:delText>
            </w:r>
            <w:r w:rsidDel="00865EB0">
              <w:rPr>
                <w:rFonts w:ascii="Times New Roman" w:eastAsia="Times New Roman" w:hAnsi="Times New Roman" w:cs="Times New Roman"/>
                <w:sz w:val="24"/>
                <w:szCs w:val="24"/>
              </w:rPr>
              <w:delText xml:space="preserve">strategy, but we included </w:delText>
            </w:r>
            <w:r w:rsidR="006F7088" w:rsidDel="00865EB0">
              <w:rPr>
                <w:rFonts w:ascii="Times New Roman" w:eastAsia="Times New Roman" w:hAnsi="Times New Roman" w:cs="Times New Roman"/>
                <w:sz w:val="24"/>
                <w:szCs w:val="24"/>
              </w:rPr>
              <w:delText xml:space="preserve">it </w:delText>
            </w:r>
            <w:r w:rsidDel="00865EB0">
              <w:rPr>
                <w:rFonts w:ascii="Times New Roman" w:eastAsia="Times New Roman" w:hAnsi="Times New Roman" w:cs="Times New Roman"/>
                <w:sz w:val="24"/>
                <w:szCs w:val="24"/>
              </w:rPr>
              <w:delText xml:space="preserve">as a control. </w:delText>
            </w:r>
          </w:del>
        </w:ins>
      </w:moveFrom>
      <w:moveFromRangeEnd w:id="493"/>
      <w:commentRangeStart w:id="497"/>
    </w:p>
    <w:p w14:paraId="3945A69A" w14:textId="6C933B2D" w:rsidR="002142E9" w:rsidDel="00326CC8" w:rsidRDefault="008A4061" w:rsidP="00503925">
      <w:pPr>
        <w:shd w:val="clear" w:color="auto" w:fill="FFFFFF"/>
        <w:spacing w:after="0" w:line="480" w:lineRule="auto"/>
        <w:rPr>
          <w:ins w:id="498" w:author="Rossella Falcone" w:date="2026-03-19T17:13:00Z" w16du:dateUtc="2026-03-19T21:13:00Z"/>
          <w:del w:id="499" w:author="Siyu Wang" w:date="2026-03-19T23:34:00Z" w16du:dateUtc="2026-03-20T03:34:00Z"/>
          <w:rFonts w:ascii="Times New Roman" w:eastAsia="Times New Roman" w:hAnsi="Times New Roman" w:cs="Times New Roman"/>
          <w:sz w:val="24"/>
          <w:szCs w:val="24"/>
        </w:rPr>
      </w:pPr>
      <w:ins w:id="500" w:author="Rossella Falcone" w:date="2026-03-19T17:13:00Z" w16du:dateUtc="2026-03-19T21:13:00Z">
        <w:del w:id="501" w:author="Siyu Wang" w:date="2026-03-19T23:33:00Z" w16du:dateUtc="2026-03-20T03:33:00Z">
          <w:r w:rsidDel="00865EB0">
            <w:rPr>
              <w:rFonts w:ascii="Times New Roman" w:eastAsia="Times New Roman" w:hAnsi="Times New Roman" w:cs="Times New Roman"/>
              <w:sz w:val="24"/>
              <w:szCs w:val="24"/>
            </w:rPr>
            <w:delText xml:space="preserve">The </w:delText>
          </w:r>
          <w:r w:rsidR="00584F5F" w:rsidDel="00865EB0">
            <w:rPr>
              <w:rFonts w:ascii="Times New Roman" w:eastAsia="Times New Roman" w:hAnsi="Times New Roman" w:cs="Times New Roman"/>
              <w:sz w:val="24"/>
              <w:szCs w:val="24"/>
            </w:rPr>
            <w:delText xml:space="preserve">second simplistic </w:delText>
          </w:r>
        </w:del>
      </w:ins>
      <w:commentRangeEnd w:id="497"/>
      <w:del w:id="502" w:author="Siyu Wang" w:date="2026-03-19T23:33:00Z" w16du:dateUtc="2026-03-20T03:33:00Z">
        <w:r w:rsidR="00F36F21" w:rsidDel="00865EB0">
          <w:rPr>
            <w:rStyle w:val="CommentReference"/>
            <w:rFonts w:ascii="Times New Roman" w:eastAsia="Times New Roman" w:hAnsi="Times New Roman" w:cs="Times New Roman"/>
            <w:sz w:val="24"/>
            <w:szCs w:val="24"/>
          </w:rPr>
          <w:commentReference w:id="497"/>
        </w:r>
      </w:del>
      <w:ins w:id="503" w:author="Rossella Falcone" w:date="2026-03-19T17:13:00Z" w16du:dateUtc="2026-03-19T21:13:00Z">
        <w:del w:id="504" w:author="Siyu Wang" w:date="2026-03-19T23:33:00Z" w16du:dateUtc="2026-03-20T03:33:00Z">
          <w:r w:rsidR="00584F5F" w:rsidDel="00865EB0">
            <w:rPr>
              <w:rFonts w:ascii="Times New Roman" w:eastAsia="Times New Roman" w:hAnsi="Times New Roman" w:cs="Times New Roman"/>
              <w:sz w:val="24"/>
              <w:szCs w:val="24"/>
            </w:rPr>
            <w:delText>strategy</w:delText>
          </w:r>
          <w:r w:rsidR="003D0CC3" w:rsidDel="00865EB0">
            <w:rPr>
              <w:rFonts w:ascii="Times New Roman" w:eastAsia="Times New Roman" w:hAnsi="Times New Roman" w:cs="Times New Roman"/>
              <w:sz w:val="24"/>
              <w:szCs w:val="24"/>
            </w:rPr>
            <w:delText xml:space="preserve"> (</w:delText>
          </w:r>
          <w:r w:rsidR="003A75D2" w:rsidDel="00865EB0">
            <w:rPr>
              <w:rFonts w:ascii="Times New Roman" w:eastAsia="Times New Roman" w:hAnsi="Times New Roman" w:cs="Times New Roman"/>
              <w:sz w:val="24"/>
              <w:szCs w:val="24"/>
            </w:rPr>
            <w:delText>M</w:delText>
          </w:r>
          <w:r w:rsidR="003D0CC3" w:rsidDel="00865EB0">
            <w:rPr>
              <w:rFonts w:ascii="Times New Roman" w:eastAsia="Times New Roman" w:hAnsi="Times New Roman" w:cs="Times New Roman"/>
              <w:sz w:val="24"/>
              <w:szCs w:val="24"/>
            </w:rPr>
            <w:delText>odel</w:delText>
          </w:r>
          <w:r w:rsidR="00E71E48" w:rsidDel="00865EB0">
            <w:rPr>
              <w:rFonts w:ascii="Times New Roman" w:eastAsia="Times New Roman" w:hAnsi="Times New Roman" w:cs="Times New Roman"/>
              <w:sz w:val="24"/>
              <w:szCs w:val="24"/>
            </w:rPr>
            <w:delText xml:space="preserve"> 2</w:delText>
          </w:r>
          <w:r w:rsidR="00333C22" w:rsidDel="00865EB0">
            <w:rPr>
              <w:rFonts w:ascii="Times New Roman" w:eastAsia="Times New Roman" w:hAnsi="Times New Roman" w:cs="Times New Roman"/>
              <w:sz w:val="24"/>
              <w:szCs w:val="24"/>
            </w:rPr>
            <w:delText>;</w:delText>
          </w:r>
          <w:r w:rsidR="003A75D2" w:rsidDel="00865EB0">
            <w:rPr>
              <w:rFonts w:ascii="Times New Roman" w:eastAsia="Times New Roman" w:hAnsi="Times New Roman" w:cs="Times New Roman"/>
              <w:sz w:val="24"/>
              <w:szCs w:val="24"/>
            </w:rPr>
            <w:delText xml:space="preserve"> see Methods</w:delText>
          </w:r>
          <w:r w:rsidR="003D0CC3" w:rsidDel="00865EB0">
            <w:rPr>
              <w:rFonts w:ascii="Times New Roman" w:eastAsia="Times New Roman" w:hAnsi="Times New Roman" w:cs="Times New Roman"/>
              <w:sz w:val="24"/>
              <w:szCs w:val="24"/>
            </w:rPr>
            <w:delText>)</w:delText>
          </w:r>
          <w:r w:rsidR="00584F5F" w:rsidDel="00865EB0">
            <w:rPr>
              <w:rFonts w:ascii="Times New Roman" w:eastAsia="Times New Roman" w:hAnsi="Times New Roman" w:cs="Times New Roman"/>
              <w:sz w:val="24"/>
              <w:szCs w:val="24"/>
            </w:rPr>
            <w:delText xml:space="preserve"> i</w:delText>
          </w:r>
          <w:r w:rsidR="00265755" w:rsidDel="00865EB0">
            <w:rPr>
              <w:rFonts w:ascii="Times New Roman" w:eastAsia="Times New Roman" w:hAnsi="Times New Roman" w:cs="Times New Roman"/>
              <w:sz w:val="24"/>
              <w:szCs w:val="24"/>
            </w:rPr>
            <w:delText>nvolves</w:delText>
          </w:r>
          <w:r w:rsidR="00584F5F" w:rsidDel="00865EB0">
            <w:rPr>
              <w:rFonts w:ascii="Times New Roman" w:eastAsia="Times New Roman" w:hAnsi="Times New Roman" w:cs="Times New Roman"/>
              <w:sz w:val="24"/>
              <w:szCs w:val="24"/>
            </w:rPr>
            <w:delText xml:space="preserve"> </w:delText>
          </w:r>
          <w:r w:rsidR="0071325E" w:rsidDel="00865EB0">
            <w:rPr>
              <w:rFonts w:ascii="Times New Roman" w:eastAsia="Times New Roman" w:hAnsi="Times New Roman" w:cs="Times New Roman"/>
              <w:sz w:val="24"/>
              <w:szCs w:val="24"/>
            </w:rPr>
            <w:delText>assigning</w:delText>
          </w:r>
          <w:r w:rsidR="00584F5F" w:rsidDel="00865EB0">
            <w:rPr>
              <w:rFonts w:ascii="Times New Roman" w:eastAsia="Times New Roman" w:hAnsi="Times New Roman" w:cs="Times New Roman"/>
              <w:sz w:val="24"/>
              <w:szCs w:val="24"/>
            </w:rPr>
            <w:delText xml:space="preserve"> values directly </w:delText>
          </w:r>
          <w:r w:rsidR="00265755" w:rsidDel="00865EB0">
            <w:rPr>
              <w:rFonts w:ascii="Times New Roman" w:eastAsia="Times New Roman" w:hAnsi="Times New Roman" w:cs="Times New Roman"/>
              <w:sz w:val="24"/>
              <w:szCs w:val="24"/>
            </w:rPr>
            <w:delText xml:space="preserve">using </w:delText>
          </w:r>
          <w:r w:rsidR="00584F5F" w:rsidDel="00865EB0">
            <w:rPr>
              <w:rFonts w:ascii="Times New Roman" w:eastAsia="Times New Roman" w:hAnsi="Times New Roman" w:cs="Times New Roman"/>
              <w:sz w:val="24"/>
              <w:szCs w:val="24"/>
            </w:rPr>
            <w:delText xml:space="preserve">the go </w:delText>
          </w:r>
          <w:r w:rsidR="003A75D2" w:rsidDel="00865EB0">
            <w:rPr>
              <w:rFonts w:ascii="Times New Roman" w:eastAsia="Times New Roman" w:hAnsi="Times New Roman" w:cs="Times New Roman"/>
              <w:sz w:val="24"/>
              <w:szCs w:val="24"/>
            </w:rPr>
            <w:delText>signal</w:delText>
          </w:r>
          <w:r w:rsidR="00584F5F" w:rsidDel="00865EB0">
            <w:rPr>
              <w:rFonts w:ascii="Times New Roman" w:eastAsia="Times New Roman" w:hAnsi="Times New Roman" w:cs="Times New Roman"/>
              <w:sz w:val="24"/>
              <w:szCs w:val="24"/>
            </w:rPr>
            <w:delText xml:space="preserve">, </w:delText>
          </w:r>
          <w:r w:rsidR="00765BB3" w:rsidDel="00865EB0">
            <w:rPr>
              <w:rFonts w:ascii="Times New Roman" w:eastAsia="Times New Roman" w:hAnsi="Times New Roman" w:cs="Times New Roman"/>
              <w:sz w:val="24"/>
              <w:szCs w:val="24"/>
            </w:rPr>
            <w:delText xml:space="preserve">and </w:delText>
          </w:r>
          <w:r w:rsidR="0071325E" w:rsidDel="00865EB0">
            <w:rPr>
              <w:rFonts w:ascii="Times New Roman" w:eastAsia="Times New Roman" w:hAnsi="Times New Roman" w:cs="Times New Roman"/>
              <w:sz w:val="24"/>
              <w:szCs w:val="24"/>
            </w:rPr>
            <w:delText>choosing</w:delText>
          </w:r>
          <w:r w:rsidR="00765BB3" w:rsidDel="00865EB0">
            <w:rPr>
              <w:rFonts w:ascii="Times New Roman" w:eastAsia="Times New Roman" w:hAnsi="Times New Roman" w:cs="Times New Roman"/>
              <w:sz w:val="24"/>
              <w:szCs w:val="24"/>
            </w:rPr>
            <w:delText xml:space="preserve"> to accept if the </w:delText>
          </w:r>
          <w:r w:rsidR="00333C22" w:rsidDel="00865EB0">
            <w:rPr>
              <w:rFonts w:ascii="Times New Roman" w:eastAsia="Times New Roman" w:hAnsi="Times New Roman" w:cs="Times New Roman"/>
              <w:sz w:val="24"/>
              <w:szCs w:val="24"/>
            </w:rPr>
            <w:delText xml:space="preserve">sum of the </w:delText>
          </w:r>
          <w:r w:rsidR="00765BB3" w:rsidDel="00865EB0">
            <w:rPr>
              <w:rFonts w:ascii="Times New Roman" w:eastAsia="Times New Roman" w:hAnsi="Times New Roman" w:cs="Times New Roman"/>
              <w:sz w:val="24"/>
              <w:szCs w:val="24"/>
            </w:rPr>
            <w:delText xml:space="preserve">offer value </w:delText>
          </w:r>
          <w:r w:rsidR="00333C22" w:rsidDel="00865EB0">
            <w:rPr>
              <w:rFonts w:ascii="Times New Roman" w:eastAsia="Times New Roman" w:hAnsi="Times New Roman" w:cs="Times New Roman"/>
              <w:sz w:val="24"/>
              <w:szCs w:val="24"/>
            </w:rPr>
            <w:delText xml:space="preserve">and </w:delText>
          </w:r>
          <w:r w:rsidR="00765BB3" w:rsidDel="00865EB0">
            <w:rPr>
              <w:rFonts w:ascii="Times New Roman" w:eastAsia="Times New Roman" w:hAnsi="Times New Roman" w:cs="Times New Roman"/>
              <w:sz w:val="24"/>
              <w:szCs w:val="24"/>
            </w:rPr>
            <w:delText xml:space="preserve">the go </w:delText>
          </w:r>
          <w:r w:rsidR="003A75D2" w:rsidDel="00865EB0">
            <w:rPr>
              <w:rFonts w:ascii="Times New Roman" w:eastAsia="Times New Roman" w:hAnsi="Times New Roman" w:cs="Times New Roman"/>
              <w:sz w:val="24"/>
              <w:szCs w:val="24"/>
            </w:rPr>
            <w:delText>signal</w:delText>
          </w:r>
          <w:r w:rsidR="00765BB3" w:rsidDel="00865EB0">
            <w:rPr>
              <w:rFonts w:ascii="Times New Roman" w:eastAsia="Times New Roman" w:hAnsi="Times New Roman" w:cs="Times New Roman"/>
              <w:sz w:val="24"/>
              <w:szCs w:val="24"/>
            </w:rPr>
            <w:delText xml:space="preserve"> value exceeds a threshold</w:delText>
          </w:r>
          <w:r w:rsidR="00265755" w:rsidDel="00865EB0">
            <w:rPr>
              <w:rFonts w:ascii="Times New Roman" w:eastAsia="Times New Roman" w:hAnsi="Times New Roman" w:cs="Times New Roman"/>
              <w:sz w:val="24"/>
              <w:szCs w:val="24"/>
            </w:rPr>
            <w:delText xml:space="preserve">, </w:delText>
          </w:r>
        </w:del>
        <w:del w:id="505" w:author="Siyu Wang" w:date="2026-03-19T23:26:00Z" w16du:dateUtc="2026-03-20T03:26:00Z">
          <w:r w:rsidR="00265755" w:rsidDel="009505A0">
            <w:rPr>
              <w:rFonts w:ascii="Times New Roman" w:eastAsia="Times New Roman" w:hAnsi="Times New Roman" w:cs="Times New Roman"/>
              <w:sz w:val="24"/>
              <w:szCs w:val="24"/>
            </w:rPr>
            <w:delText>or</w:delText>
          </w:r>
        </w:del>
        <w:del w:id="506" w:author="Siyu Wang" w:date="2026-03-19T23:33:00Z" w16du:dateUtc="2026-03-20T03:33:00Z">
          <w:r w:rsidR="00265755" w:rsidDel="00865EB0">
            <w:rPr>
              <w:rFonts w:ascii="Times New Roman" w:eastAsia="Times New Roman" w:hAnsi="Times New Roman" w:cs="Times New Roman"/>
              <w:sz w:val="24"/>
              <w:szCs w:val="24"/>
            </w:rPr>
            <w:delText xml:space="preserve"> </w:delText>
          </w:r>
          <w:r w:rsidR="00765BB3" w:rsidDel="00865EB0">
            <w:rPr>
              <w:rFonts w:ascii="Times New Roman" w:eastAsia="Times New Roman" w:hAnsi="Times New Roman" w:cs="Times New Roman"/>
              <w:sz w:val="24"/>
              <w:szCs w:val="24"/>
            </w:rPr>
            <w:delText xml:space="preserve">reject otherwise. </w:delText>
          </w:r>
          <w:r w:rsidR="000D75E4" w:rsidDel="00865EB0">
            <w:rPr>
              <w:rFonts w:ascii="Times New Roman" w:eastAsia="Times New Roman" w:hAnsi="Times New Roman" w:cs="Times New Roman"/>
              <w:sz w:val="24"/>
              <w:szCs w:val="24"/>
            </w:rPr>
            <w:delText xml:space="preserve">The go </w:delText>
          </w:r>
          <w:r w:rsidR="003A75D2" w:rsidDel="00865EB0">
            <w:rPr>
              <w:rFonts w:ascii="Times New Roman" w:eastAsia="Times New Roman" w:hAnsi="Times New Roman" w:cs="Times New Roman"/>
              <w:sz w:val="24"/>
              <w:szCs w:val="24"/>
            </w:rPr>
            <w:delText>signal</w:delText>
          </w:r>
          <w:r w:rsidR="000D75E4" w:rsidDel="00865EB0">
            <w:rPr>
              <w:rFonts w:ascii="Times New Roman" w:eastAsia="Times New Roman" w:hAnsi="Times New Roman" w:cs="Times New Roman"/>
              <w:sz w:val="24"/>
              <w:szCs w:val="24"/>
            </w:rPr>
            <w:delText xml:space="preserve"> value </w:delText>
          </w:r>
          <w:r w:rsidR="00265755" w:rsidDel="00865EB0">
            <w:rPr>
              <w:rFonts w:ascii="Times New Roman" w:eastAsia="Times New Roman" w:hAnsi="Times New Roman" w:cs="Times New Roman"/>
              <w:sz w:val="24"/>
              <w:szCs w:val="24"/>
            </w:rPr>
            <w:delText>estimate</w:delText>
          </w:r>
          <w:r w:rsidR="00333C22" w:rsidDel="00865EB0">
            <w:rPr>
              <w:rFonts w:ascii="Times New Roman" w:eastAsia="Times New Roman" w:hAnsi="Times New Roman" w:cs="Times New Roman"/>
              <w:sz w:val="24"/>
              <w:szCs w:val="24"/>
            </w:rPr>
            <w:delText>s</w:delText>
          </w:r>
          <w:r w:rsidR="000D75E4" w:rsidDel="00865EB0">
            <w:rPr>
              <w:rFonts w:ascii="Times New Roman" w:eastAsia="Times New Roman" w:hAnsi="Times New Roman" w:cs="Times New Roman"/>
              <w:sz w:val="24"/>
              <w:szCs w:val="24"/>
            </w:rPr>
            <w:delText xml:space="preserve"> </w:delText>
          </w:r>
          <w:r w:rsidR="00265755" w:rsidDel="00865EB0">
            <w:rPr>
              <w:rFonts w:ascii="Times New Roman" w:eastAsia="Times New Roman" w:hAnsi="Times New Roman" w:cs="Times New Roman"/>
              <w:sz w:val="24"/>
              <w:szCs w:val="24"/>
            </w:rPr>
            <w:delText>the extent to which</w:delText>
          </w:r>
          <w:r w:rsidR="000D75E4" w:rsidDel="00865EB0">
            <w:rPr>
              <w:rFonts w:ascii="Times New Roman" w:eastAsia="Times New Roman" w:hAnsi="Times New Roman" w:cs="Times New Roman"/>
              <w:sz w:val="24"/>
              <w:szCs w:val="24"/>
            </w:rPr>
            <w:delText xml:space="preserve"> the go </w:delText>
          </w:r>
          <w:r w:rsidR="003A75D2" w:rsidDel="00865EB0">
            <w:rPr>
              <w:rFonts w:ascii="Times New Roman" w:eastAsia="Times New Roman" w:hAnsi="Times New Roman" w:cs="Times New Roman"/>
              <w:sz w:val="24"/>
              <w:szCs w:val="24"/>
            </w:rPr>
            <w:delText>signal</w:delText>
          </w:r>
          <w:r w:rsidR="000D75E4" w:rsidDel="00865EB0">
            <w:rPr>
              <w:rFonts w:ascii="Times New Roman" w:eastAsia="Times New Roman" w:hAnsi="Times New Roman" w:cs="Times New Roman"/>
              <w:sz w:val="24"/>
              <w:szCs w:val="24"/>
            </w:rPr>
            <w:delText xml:space="preserve"> increases or decreases the offer value, and assumes that this increase </w:delText>
          </w:r>
          <w:r w:rsidR="00265755" w:rsidDel="00865EB0">
            <w:rPr>
              <w:rFonts w:ascii="Times New Roman" w:eastAsia="Times New Roman" w:hAnsi="Times New Roman" w:cs="Times New Roman"/>
              <w:sz w:val="24"/>
              <w:szCs w:val="24"/>
            </w:rPr>
            <w:delText>or</w:delText>
          </w:r>
          <w:r w:rsidR="000D75E4" w:rsidDel="00865EB0">
            <w:rPr>
              <w:rFonts w:ascii="Times New Roman" w:eastAsia="Times New Roman" w:hAnsi="Times New Roman" w:cs="Times New Roman"/>
              <w:sz w:val="24"/>
              <w:szCs w:val="24"/>
            </w:rPr>
            <w:delText xml:space="preserve"> decrease is independent of the offer. </w:delText>
          </w:r>
        </w:del>
        <w:del w:id="507" w:author="Siyu Wang" w:date="2026-03-19T23:34:00Z" w16du:dateUtc="2026-03-20T03:34:00Z">
          <w:r w:rsidR="000D75E4" w:rsidDel="00326CC8">
            <w:rPr>
              <w:rFonts w:ascii="Times New Roman" w:eastAsia="Times New Roman" w:hAnsi="Times New Roman" w:cs="Times New Roman"/>
              <w:sz w:val="24"/>
              <w:szCs w:val="24"/>
            </w:rPr>
            <w:delText xml:space="preserve">In other words, </w:delText>
          </w:r>
          <w:r w:rsidR="00265755" w:rsidDel="00326CC8">
            <w:rPr>
              <w:rFonts w:ascii="Times New Roman" w:eastAsia="Times New Roman" w:hAnsi="Times New Roman" w:cs="Times New Roman"/>
              <w:sz w:val="24"/>
              <w:szCs w:val="24"/>
            </w:rPr>
            <w:delText xml:space="preserve">the </w:delText>
          </w:r>
          <w:r w:rsidR="000D75E4" w:rsidDel="00326CC8">
            <w:rPr>
              <w:rFonts w:ascii="Times New Roman" w:eastAsia="Times New Roman" w:hAnsi="Times New Roman" w:cs="Times New Roman"/>
              <w:sz w:val="24"/>
              <w:szCs w:val="24"/>
            </w:rPr>
            <w:delText>values of good and bad offers increase or decreas</w:delText>
          </w:r>
          <w:r w:rsidR="00265755" w:rsidDel="00326CC8">
            <w:rPr>
              <w:rFonts w:ascii="Times New Roman" w:eastAsia="Times New Roman" w:hAnsi="Times New Roman" w:cs="Times New Roman"/>
              <w:sz w:val="24"/>
              <w:szCs w:val="24"/>
            </w:rPr>
            <w:delText>e</w:delText>
          </w:r>
          <w:r w:rsidR="000D75E4" w:rsidDel="00326CC8">
            <w:rPr>
              <w:rFonts w:ascii="Times New Roman" w:eastAsia="Times New Roman" w:hAnsi="Times New Roman" w:cs="Times New Roman"/>
              <w:sz w:val="24"/>
              <w:szCs w:val="24"/>
            </w:rPr>
            <w:delText xml:space="preserve"> by the same amount associated with the go </w:delText>
          </w:r>
          <w:r w:rsidR="002142E9" w:rsidDel="00326CC8">
            <w:rPr>
              <w:rFonts w:ascii="Times New Roman" w:eastAsia="Times New Roman" w:hAnsi="Times New Roman" w:cs="Times New Roman"/>
              <w:sz w:val="24"/>
              <w:szCs w:val="24"/>
            </w:rPr>
            <w:delText>signal</w:delText>
          </w:r>
          <w:r w:rsidR="000D75E4" w:rsidDel="00326CC8">
            <w:rPr>
              <w:rFonts w:ascii="Times New Roman" w:eastAsia="Times New Roman" w:hAnsi="Times New Roman" w:cs="Times New Roman"/>
              <w:sz w:val="24"/>
              <w:szCs w:val="24"/>
            </w:rPr>
            <w:delText xml:space="preserve">. </w:delText>
          </w:r>
        </w:del>
      </w:ins>
    </w:p>
    <w:p w14:paraId="38FC17D0" w14:textId="2E67399A" w:rsidR="00E739F7" w:rsidDel="00F36F21" w:rsidRDefault="00CF1FC1">
      <w:pPr>
        <w:shd w:val="clear" w:color="auto" w:fill="FFFFFF"/>
        <w:spacing w:after="0" w:line="480" w:lineRule="auto"/>
        <w:rPr>
          <w:del w:id="508" w:author="Siyu Wang" w:date="2026-03-19T23:36:00Z" w16du:dateUtc="2026-03-20T03:36:00Z"/>
          <w:rFonts w:ascii="Times New Roman" w:eastAsia="Times New Roman" w:hAnsi="Times New Roman" w:cs="Times New Roman"/>
          <w:sz w:val="24"/>
          <w:szCs w:val="24"/>
        </w:rPr>
      </w:pPr>
      <w:ins w:id="509" w:author="Rossella Falcone" w:date="2026-03-19T17:13:00Z" w16du:dateUtc="2026-03-19T21:13:00Z">
        <w:del w:id="510" w:author="Siyu Wang" w:date="2026-03-19T23:36:00Z" w16du:dateUtc="2026-03-20T03:36:00Z">
          <w:r w:rsidDel="00F36F21">
            <w:rPr>
              <w:rFonts w:ascii="Times New Roman" w:eastAsia="Times New Roman" w:hAnsi="Times New Roman" w:cs="Times New Roman"/>
              <w:sz w:val="24"/>
              <w:szCs w:val="24"/>
            </w:rPr>
            <w:delText>The third</w:delText>
          </w:r>
          <w:r w:rsidR="003A6A4C" w:rsidDel="00F36F21">
            <w:rPr>
              <w:rFonts w:ascii="Times New Roman" w:eastAsia="Times New Roman" w:hAnsi="Times New Roman" w:cs="Times New Roman"/>
              <w:sz w:val="24"/>
              <w:szCs w:val="24"/>
            </w:rPr>
            <w:delText xml:space="preserve"> </w:delText>
          </w:r>
          <w:r w:rsidDel="00F36F21">
            <w:rPr>
              <w:rFonts w:ascii="Times New Roman" w:eastAsia="Times New Roman" w:hAnsi="Times New Roman" w:cs="Times New Roman"/>
              <w:sz w:val="24"/>
              <w:szCs w:val="24"/>
            </w:rPr>
            <w:delText>optimal strategy</w:delText>
          </w:r>
          <w:r w:rsidR="00E35F8D" w:rsidDel="00F36F21">
            <w:rPr>
              <w:rFonts w:ascii="Times New Roman" w:eastAsia="Times New Roman" w:hAnsi="Times New Roman" w:cs="Times New Roman"/>
              <w:sz w:val="24"/>
              <w:szCs w:val="24"/>
            </w:rPr>
            <w:delText xml:space="preserve"> (</w:delText>
          </w:r>
          <w:r w:rsidR="002142E9" w:rsidDel="00F36F21">
            <w:rPr>
              <w:rFonts w:ascii="Times New Roman" w:eastAsia="Times New Roman" w:hAnsi="Times New Roman" w:cs="Times New Roman"/>
              <w:sz w:val="24"/>
              <w:szCs w:val="24"/>
            </w:rPr>
            <w:delText>M</w:delText>
          </w:r>
          <w:r w:rsidR="00E35F8D" w:rsidDel="00F36F21">
            <w:rPr>
              <w:rFonts w:ascii="Times New Roman" w:eastAsia="Times New Roman" w:hAnsi="Times New Roman" w:cs="Times New Roman"/>
              <w:sz w:val="24"/>
              <w:szCs w:val="24"/>
            </w:rPr>
            <w:delText>odel 3</w:delText>
          </w:r>
          <w:r w:rsidR="0071325E" w:rsidDel="00F36F21">
            <w:rPr>
              <w:rFonts w:ascii="Times New Roman" w:eastAsia="Times New Roman" w:hAnsi="Times New Roman" w:cs="Times New Roman"/>
              <w:sz w:val="24"/>
              <w:szCs w:val="24"/>
            </w:rPr>
            <w:delText xml:space="preserve">; </w:delText>
          </w:r>
          <w:r w:rsidR="002142E9" w:rsidDel="00F36F21">
            <w:rPr>
              <w:rFonts w:ascii="Times New Roman" w:eastAsia="Times New Roman" w:hAnsi="Times New Roman" w:cs="Times New Roman"/>
              <w:sz w:val="24"/>
              <w:szCs w:val="24"/>
            </w:rPr>
            <w:delText>see Methods</w:delText>
          </w:r>
          <w:r w:rsidR="00E35F8D" w:rsidDel="00F36F21">
            <w:rPr>
              <w:rFonts w:ascii="Times New Roman" w:eastAsia="Times New Roman" w:hAnsi="Times New Roman" w:cs="Times New Roman"/>
              <w:sz w:val="24"/>
              <w:szCs w:val="24"/>
            </w:rPr>
            <w:delText>)</w:delText>
          </w:r>
          <w:r w:rsidDel="00F36F21">
            <w:rPr>
              <w:rFonts w:ascii="Times New Roman" w:eastAsia="Times New Roman" w:hAnsi="Times New Roman" w:cs="Times New Roman"/>
              <w:sz w:val="24"/>
              <w:szCs w:val="24"/>
            </w:rPr>
            <w:delText>, account</w:delText>
          </w:r>
          <w:r w:rsidR="0071325E" w:rsidDel="00F36F21">
            <w:rPr>
              <w:rFonts w:ascii="Times New Roman" w:eastAsia="Times New Roman" w:hAnsi="Times New Roman" w:cs="Times New Roman"/>
              <w:sz w:val="24"/>
              <w:szCs w:val="24"/>
            </w:rPr>
            <w:delText>s</w:delText>
          </w:r>
          <w:r w:rsidDel="00F36F21">
            <w:rPr>
              <w:rFonts w:ascii="Times New Roman" w:eastAsia="Times New Roman" w:hAnsi="Times New Roman" w:cs="Times New Roman"/>
              <w:sz w:val="24"/>
              <w:szCs w:val="24"/>
            </w:rPr>
            <w:delText xml:space="preserve"> for the delay associated with the go </w:delText>
          </w:r>
          <w:r w:rsidR="002142E9" w:rsidDel="00F36F21">
            <w:rPr>
              <w:rFonts w:ascii="Times New Roman" w:eastAsia="Times New Roman" w:hAnsi="Times New Roman" w:cs="Times New Roman"/>
              <w:sz w:val="24"/>
              <w:szCs w:val="24"/>
            </w:rPr>
            <w:delText>signal</w:delText>
          </w:r>
          <w:r w:rsidDel="00F36F21">
            <w:rPr>
              <w:rFonts w:ascii="Times New Roman" w:eastAsia="Times New Roman" w:hAnsi="Times New Roman" w:cs="Times New Roman"/>
              <w:sz w:val="24"/>
              <w:szCs w:val="24"/>
            </w:rPr>
            <w:delText xml:space="preserve"> when calculating </w:delText>
          </w:r>
          <w:r w:rsidR="0071325E" w:rsidDel="00F36F21">
            <w:rPr>
              <w:rFonts w:ascii="Times New Roman" w:eastAsia="Times New Roman" w:hAnsi="Times New Roman" w:cs="Times New Roman"/>
              <w:sz w:val="24"/>
              <w:szCs w:val="24"/>
            </w:rPr>
            <w:delText xml:space="preserve">the </w:delText>
          </w:r>
          <w:r w:rsidDel="00F36F21">
            <w:rPr>
              <w:rFonts w:ascii="Times New Roman" w:eastAsia="Times New Roman" w:hAnsi="Times New Roman" w:cs="Times New Roman"/>
              <w:sz w:val="24"/>
              <w:szCs w:val="24"/>
            </w:rPr>
            <w:delText>temporally discounted value</w:delText>
          </w:r>
          <w:r w:rsidR="0071325E" w:rsidDel="00F36F21">
            <w:rPr>
              <w:rFonts w:ascii="Times New Roman" w:eastAsia="Times New Roman" w:hAnsi="Times New Roman" w:cs="Times New Roman"/>
              <w:sz w:val="24"/>
              <w:szCs w:val="24"/>
            </w:rPr>
            <w:delText>. The offer value is</w:delText>
          </w:r>
          <w:r w:rsidR="00C24960" w:rsidDel="00F36F21">
            <w:rPr>
              <w:rFonts w:ascii="Times New Roman" w:eastAsia="Times New Roman" w:hAnsi="Times New Roman" w:cs="Times New Roman"/>
              <w:sz w:val="24"/>
              <w:szCs w:val="24"/>
            </w:rPr>
            <w:delText xml:space="preserve"> </w:delText>
          </w:r>
          <w:r w:rsidR="0071325E" w:rsidDel="00F36F21">
            <w:rPr>
              <w:rFonts w:ascii="Times New Roman" w:eastAsia="Times New Roman" w:hAnsi="Times New Roman" w:cs="Times New Roman"/>
              <w:sz w:val="24"/>
              <w:szCs w:val="24"/>
            </w:rPr>
            <w:delText xml:space="preserve">modified by the </w:delText>
          </w:r>
          <w:r w:rsidR="007B0AFC" w:rsidDel="00F36F21">
            <w:rPr>
              <w:rFonts w:ascii="Times New Roman" w:eastAsia="Times New Roman" w:hAnsi="Times New Roman" w:cs="Times New Roman"/>
              <w:sz w:val="24"/>
              <w:szCs w:val="24"/>
            </w:rPr>
            <w:delText xml:space="preserve">yellow and purple go </w:delText>
          </w:r>
          <w:r w:rsidR="002142E9" w:rsidDel="00F36F21">
            <w:rPr>
              <w:rFonts w:ascii="Times New Roman" w:eastAsia="Times New Roman" w:hAnsi="Times New Roman" w:cs="Times New Roman"/>
              <w:sz w:val="24"/>
              <w:szCs w:val="24"/>
            </w:rPr>
            <w:delText>signal</w:delText>
          </w:r>
          <w:r w:rsidR="0071325E" w:rsidDel="00F36F21">
            <w:rPr>
              <w:rFonts w:ascii="Times New Roman" w:eastAsia="Times New Roman" w:hAnsi="Times New Roman" w:cs="Times New Roman"/>
              <w:sz w:val="24"/>
              <w:szCs w:val="24"/>
            </w:rPr>
            <w:delText>s</w:delText>
          </w:r>
          <w:r w:rsidR="00333C22" w:rsidDel="00F36F21">
            <w:rPr>
              <w:rFonts w:ascii="Times New Roman" w:eastAsia="Times New Roman" w:hAnsi="Times New Roman" w:cs="Times New Roman"/>
              <w:sz w:val="24"/>
              <w:szCs w:val="24"/>
            </w:rPr>
            <w:delText xml:space="preserve">, depending </w:delText>
          </w:r>
          <w:r w:rsidR="007B0AFC" w:rsidDel="00F36F21">
            <w:rPr>
              <w:rFonts w:ascii="Times New Roman" w:eastAsia="Times New Roman" w:hAnsi="Times New Roman" w:cs="Times New Roman"/>
              <w:sz w:val="24"/>
              <w:szCs w:val="24"/>
            </w:rPr>
            <w:delText xml:space="preserve">on the additional delay introduced by each go </w:delText>
          </w:r>
          <w:r w:rsidR="00333C22" w:rsidDel="00F36F21">
            <w:rPr>
              <w:rFonts w:ascii="Times New Roman" w:eastAsia="Times New Roman" w:hAnsi="Times New Roman" w:cs="Times New Roman"/>
              <w:sz w:val="24"/>
              <w:szCs w:val="24"/>
            </w:rPr>
            <w:delText>signal</w:delText>
          </w:r>
          <w:r w:rsidR="00274A95" w:rsidDel="00F36F21">
            <w:rPr>
              <w:rFonts w:ascii="Times New Roman" w:eastAsia="Times New Roman" w:hAnsi="Times New Roman" w:cs="Times New Roman"/>
              <w:sz w:val="24"/>
              <w:szCs w:val="24"/>
            </w:rPr>
            <w:delText>.</w:delText>
          </w:r>
          <w:r w:rsidDel="00F36F21">
            <w:rPr>
              <w:rFonts w:ascii="Times New Roman" w:eastAsia="Times New Roman" w:hAnsi="Times New Roman" w:cs="Times New Roman"/>
              <w:sz w:val="24"/>
              <w:szCs w:val="24"/>
            </w:rPr>
            <w:delText xml:space="preserve"> </w:delText>
          </w:r>
        </w:del>
      </w:ins>
    </w:p>
    <w:p w14:paraId="558B879B" w14:textId="77777777" w:rsidR="00F36F21" w:rsidRDefault="00F36F21" w:rsidP="00503925">
      <w:pPr>
        <w:shd w:val="clear" w:color="auto" w:fill="FFFFFF"/>
        <w:spacing w:after="0" w:line="480" w:lineRule="auto"/>
        <w:rPr>
          <w:ins w:id="511" w:author="Siyu Wang" w:date="2026-03-19T23:36:00Z" w16du:dateUtc="2026-03-20T03:36:00Z"/>
          <w:rFonts w:ascii="Times New Roman" w:eastAsia="Times New Roman" w:hAnsi="Times New Roman" w:cs="Times New Roman"/>
          <w:sz w:val="24"/>
          <w:szCs w:val="24"/>
        </w:rPr>
      </w:pPr>
    </w:p>
    <w:p w14:paraId="51D6536F" w14:textId="0E28809D" w:rsidR="002142E9" w:rsidDel="00284630" w:rsidRDefault="00D013CD">
      <w:pPr>
        <w:shd w:val="clear" w:color="auto" w:fill="FFFFFF"/>
        <w:spacing w:after="0" w:line="480" w:lineRule="auto"/>
        <w:rPr>
          <w:ins w:id="512" w:author="Rossella Falcone" w:date="2026-03-19T17:13:00Z" w16du:dateUtc="2026-03-19T21:13:00Z"/>
          <w:del w:id="513" w:author="Siyu Wang" w:date="2026-03-19T23:40:00Z" w16du:dateUtc="2026-03-20T03:40: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del w:id="514" w:author="Rossella Falcone" w:date="2026-03-19T17:13:00Z" w16du:dateUtc="2026-03-19T21:13:00Z">
        <w:r>
          <w:rPr>
            <w:rFonts w:ascii="Times New Roman" w:eastAsia="Times New Roman" w:hAnsi="Times New Roman" w:cs="Times New Roman"/>
            <w:sz w:val="24"/>
            <w:szCs w:val="24"/>
          </w:rPr>
          <w:delText>fit</w:delText>
        </w:r>
      </w:del>
      <w:ins w:id="515" w:author="Rossella Falcone" w:date="2026-03-19T17:13:00Z" w16du:dateUtc="2026-03-19T21:13:00Z">
        <w:r>
          <w:rPr>
            <w:rFonts w:ascii="Times New Roman" w:eastAsia="Times New Roman" w:hAnsi="Times New Roman" w:cs="Times New Roman"/>
            <w:sz w:val="24"/>
            <w:szCs w:val="24"/>
          </w:rPr>
          <w:t>fit</w:t>
        </w:r>
        <w:r w:rsidR="0071325E">
          <w:rPr>
            <w:rFonts w:ascii="Times New Roman" w:eastAsia="Times New Roman" w:hAnsi="Times New Roman" w:cs="Times New Roman"/>
            <w:sz w:val="24"/>
            <w:szCs w:val="24"/>
          </w:rPr>
          <w:t>ted</w:t>
        </w:r>
      </w:ins>
      <w:r>
        <w:rPr>
          <w:rFonts w:ascii="Times New Roman" w:eastAsia="Times New Roman" w:hAnsi="Times New Roman" w:cs="Times New Roman"/>
          <w:sz w:val="24"/>
          <w:szCs w:val="24"/>
        </w:rPr>
        <w:t xml:space="preserve"> all three models to </w:t>
      </w:r>
      <w:r w:rsidR="00AB254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monkey behavior</w:t>
      </w:r>
      <w:r w:rsidR="00AB2540">
        <w:rPr>
          <w:rFonts w:ascii="Times New Roman" w:eastAsia="Times New Roman" w:hAnsi="Times New Roman" w:cs="Times New Roman"/>
          <w:sz w:val="24"/>
          <w:szCs w:val="24"/>
        </w:rPr>
        <w:t xml:space="preserve">. </w:t>
      </w:r>
      <w:ins w:id="516" w:author="Siyu Wang" w:date="2026-03-22T21:11:00Z" w16du:dateUtc="2026-03-23T01:11:00Z">
        <w:r w:rsidR="00BA54A9">
          <w:rPr>
            <w:rFonts w:ascii="Times New Roman" w:eastAsia="Times New Roman" w:hAnsi="Times New Roman" w:cs="Times New Roman"/>
            <w:sz w:val="24"/>
            <w:szCs w:val="24"/>
          </w:rPr>
          <w:t>As expected, m</w:t>
        </w:r>
      </w:ins>
      <w:del w:id="517" w:author="Siyu Wang" w:date="2026-03-22T21:11:00Z" w16du:dateUtc="2026-03-23T01:11:00Z">
        <w:r w:rsidR="00503925" w:rsidDel="00BA54A9">
          <w:rPr>
            <w:rFonts w:ascii="Times New Roman" w:eastAsia="Times New Roman" w:hAnsi="Times New Roman" w:cs="Times New Roman"/>
            <w:sz w:val="24"/>
            <w:szCs w:val="24"/>
          </w:rPr>
          <w:delText>M</w:delText>
        </w:r>
      </w:del>
      <w:r w:rsidR="00503925">
        <w:rPr>
          <w:rFonts w:ascii="Times New Roman" w:eastAsia="Times New Roman" w:hAnsi="Times New Roman" w:cs="Times New Roman"/>
          <w:sz w:val="24"/>
          <w:szCs w:val="24"/>
        </w:rPr>
        <w:t xml:space="preserve">odel comparison showed that </w:t>
      </w:r>
      <w:del w:id="518" w:author="Rossella Falcone" w:date="2026-03-19T17:13:00Z" w16du:dateUtc="2026-03-19T21:13:00Z">
        <w:r w:rsidR="00503925">
          <w:rPr>
            <w:rFonts w:ascii="Times New Roman" w:eastAsia="Times New Roman" w:hAnsi="Times New Roman" w:cs="Times New Roman"/>
            <w:sz w:val="24"/>
            <w:szCs w:val="24"/>
          </w:rPr>
          <w:delText>model</w:delText>
        </w:r>
      </w:del>
      <w:ins w:id="519" w:author="Rossella Falcone" w:date="2026-03-19T17:13:00Z" w16du:dateUtc="2026-03-19T21:13:00Z">
        <w:r w:rsidR="002142E9">
          <w:rPr>
            <w:rFonts w:ascii="Times New Roman" w:eastAsia="Times New Roman" w:hAnsi="Times New Roman" w:cs="Times New Roman"/>
            <w:sz w:val="24"/>
            <w:szCs w:val="24"/>
          </w:rPr>
          <w:t>M</w:t>
        </w:r>
        <w:r w:rsidR="00503925">
          <w:rPr>
            <w:rFonts w:ascii="Times New Roman" w:eastAsia="Times New Roman" w:hAnsi="Times New Roman" w:cs="Times New Roman"/>
            <w:sz w:val="24"/>
            <w:szCs w:val="24"/>
          </w:rPr>
          <w:t>odel</w:t>
        </w:r>
      </w:ins>
      <w:r w:rsidR="00E46A84">
        <w:rPr>
          <w:rFonts w:ascii="Times New Roman" w:eastAsia="Times New Roman" w:hAnsi="Times New Roman" w:cs="Times New Roman"/>
          <w:sz w:val="24"/>
          <w:szCs w:val="24"/>
        </w:rPr>
        <w:t xml:space="preserve"> 1</w:t>
      </w:r>
      <w:r w:rsidR="00503925">
        <w:rPr>
          <w:rFonts w:ascii="Times New Roman" w:eastAsia="Times New Roman" w:hAnsi="Times New Roman" w:cs="Times New Roman"/>
          <w:sz w:val="24"/>
          <w:szCs w:val="24"/>
        </w:rPr>
        <w:t xml:space="preserve">, which </w:t>
      </w:r>
      <w:r w:rsidR="003F6268">
        <w:rPr>
          <w:rFonts w:ascii="Times New Roman" w:eastAsia="Times New Roman" w:hAnsi="Times New Roman" w:cs="Times New Roman"/>
          <w:sz w:val="24"/>
          <w:szCs w:val="24"/>
        </w:rPr>
        <w:t xml:space="preserve">assumed </w:t>
      </w:r>
      <w:del w:id="520" w:author="Rossella Falcone" w:date="2026-03-19T17:13:00Z" w16du:dateUtc="2026-03-19T21:13:00Z">
        <w:r w:rsidR="003F6268">
          <w:rPr>
            <w:rFonts w:ascii="Times New Roman" w:eastAsia="Times New Roman" w:hAnsi="Times New Roman" w:cs="Times New Roman"/>
            <w:sz w:val="24"/>
            <w:szCs w:val="24"/>
          </w:rPr>
          <w:delText>a go-cue</w:delText>
        </w:r>
      </w:del>
      <w:ins w:id="521" w:author="Rossella Falcone" w:date="2026-03-19T17:13:00Z" w16du:dateUtc="2026-03-19T21:13:00Z">
        <w:del w:id="522" w:author="Siyu Wang" w:date="2026-03-19T23:40:00Z" w16du:dateUtc="2026-03-20T03:40:00Z">
          <w:r w:rsidR="00333C22" w:rsidDel="00E2716C">
            <w:rPr>
              <w:rFonts w:ascii="Times New Roman" w:eastAsia="Times New Roman" w:hAnsi="Times New Roman" w:cs="Times New Roman"/>
              <w:sz w:val="24"/>
              <w:szCs w:val="24"/>
            </w:rPr>
            <w:delText>an</w:delText>
          </w:r>
        </w:del>
      </w:ins>
      <w:del w:id="523" w:author="Siyu Wang" w:date="2026-03-19T23:40:00Z" w16du:dateUtc="2026-03-20T03:40:00Z">
        <w:r w:rsidR="00333C22" w:rsidDel="00E2716C">
          <w:rPr>
            <w:rFonts w:ascii="Times New Roman" w:eastAsia="Times New Roman" w:hAnsi="Times New Roman" w:cs="Times New Roman"/>
            <w:sz w:val="24"/>
            <w:szCs w:val="24"/>
          </w:rPr>
          <w:delText xml:space="preserve"> </w:delText>
        </w:r>
      </w:del>
      <w:r w:rsidR="00333C22">
        <w:rPr>
          <w:rFonts w:ascii="Times New Roman" w:eastAsia="Times New Roman" w:hAnsi="Times New Roman" w:cs="Times New Roman"/>
          <w:sz w:val="24"/>
          <w:szCs w:val="24"/>
        </w:rPr>
        <w:t>independent preference for each offer</w:t>
      </w:r>
      <w:del w:id="524" w:author="Rossella Falcone" w:date="2026-03-19T17:13:00Z" w16du:dateUtc="2026-03-19T21:13:00Z">
        <w:r w:rsidR="00503925">
          <w:rPr>
            <w:rFonts w:ascii="Times New Roman" w:eastAsia="Times New Roman" w:hAnsi="Times New Roman" w:cs="Times New Roman"/>
            <w:sz w:val="24"/>
            <w:szCs w:val="24"/>
          </w:rPr>
          <w:delText>, fit</w:delText>
        </w:r>
      </w:del>
      <w:ins w:id="525" w:author="Rossella Falcone" w:date="2026-03-19T17:13:00Z" w16du:dateUtc="2026-03-19T21:13:00Z">
        <w:r w:rsidR="00333C22">
          <w:rPr>
            <w:rFonts w:ascii="Times New Roman" w:eastAsia="Times New Roman" w:hAnsi="Times New Roman" w:cs="Times New Roman"/>
            <w:sz w:val="24"/>
            <w:szCs w:val="24"/>
          </w:rPr>
          <w:t xml:space="preserve"> </w:t>
        </w:r>
      </w:ins>
      <w:ins w:id="526" w:author="Siyu Wang" w:date="2026-03-19T23:40:00Z" w16du:dateUtc="2026-03-20T03:40:00Z">
        <w:r w:rsidR="00E2716C">
          <w:rPr>
            <w:rFonts w:ascii="Times New Roman" w:eastAsia="Times New Roman" w:hAnsi="Times New Roman" w:cs="Times New Roman"/>
            <w:sz w:val="24"/>
            <w:szCs w:val="24"/>
          </w:rPr>
          <w:t xml:space="preserve">regardless of the go signal, </w:t>
        </w:r>
      </w:ins>
      <w:ins w:id="527" w:author="Rossella Falcone" w:date="2026-03-19T17:13:00Z" w16du:dateUtc="2026-03-19T21:13:00Z">
        <w:del w:id="528" w:author="Siyu Wang" w:date="2026-03-19T23:40:00Z" w16du:dateUtc="2026-03-20T03:40:00Z">
          <w:r w:rsidR="00333C22" w:rsidDel="00E2716C">
            <w:rPr>
              <w:rFonts w:ascii="Times New Roman" w:eastAsia="Times New Roman" w:hAnsi="Times New Roman" w:cs="Times New Roman"/>
              <w:sz w:val="24"/>
              <w:szCs w:val="24"/>
            </w:rPr>
            <w:delText xml:space="preserve">and </w:delText>
          </w:r>
          <w:r w:rsidR="003F6268" w:rsidDel="00E2716C">
            <w:rPr>
              <w:rFonts w:ascii="Times New Roman" w:eastAsia="Times New Roman" w:hAnsi="Times New Roman" w:cs="Times New Roman"/>
              <w:sz w:val="24"/>
              <w:szCs w:val="24"/>
            </w:rPr>
            <w:delText>a go</w:delText>
          </w:r>
          <w:r w:rsidR="002142E9" w:rsidDel="00E2716C">
            <w:rPr>
              <w:rFonts w:ascii="Times New Roman" w:eastAsia="Times New Roman" w:hAnsi="Times New Roman" w:cs="Times New Roman"/>
              <w:sz w:val="24"/>
              <w:szCs w:val="24"/>
            </w:rPr>
            <w:delText xml:space="preserve"> signal</w:delText>
          </w:r>
          <w:r w:rsidR="00503925" w:rsidDel="00E2716C">
            <w:rPr>
              <w:rFonts w:ascii="Times New Roman" w:eastAsia="Times New Roman" w:hAnsi="Times New Roman" w:cs="Times New Roman"/>
              <w:sz w:val="24"/>
              <w:szCs w:val="24"/>
            </w:rPr>
            <w:delText xml:space="preserve">, </w:delText>
          </w:r>
        </w:del>
        <w:r w:rsidR="00333C22">
          <w:rPr>
            <w:rFonts w:ascii="Times New Roman" w:eastAsia="Times New Roman" w:hAnsi="Times New Roman" w:cs="Times New Roman"/>
            <w:sz w:val="24"/>
            <w:szCs w:val="24"/>
          </w:rPr>
          <w:t>was the</w:t>
        </w:r>
      </w:ins>
      <w:r w:rsidR="00333C22">
        <w:rPr>
          <w:rFonts w:ascii="Times New Roman" w:eastAsia="Times New Roman" w:hAnsi="Times New Roman" w:cs="Times New Roman"/>
          <w:sz w:val="24"/>
          <w:szCs w:val="24"/>
        </w:rPr>
        <w:t xml:space="preserve"> </w:t>
      </w:r>
      <w:r w:rsidR="00503925">
        <w:rPr>
          <w:rFonts w:ascii="Times New Roman" w:eastAsia="Times New Roman" w:hAnsi="Times New Roman" w:cs="Times New Roman"/>
          <w:sz w:val="24"/>
          <w:szCs w:val="24"/>
        </w:rPr>
        <w:t xml:space="preserve">worst </w:t>
      </w:r>
      <w:ins w:id="529" w:author="Rossella Falcone" w:date="2026-03-19T17:13:00Z" w16du:dateUtc="2026-03-19T21:13:00Z">
        <w:r w:rsidR="00333C22">
          <w:rPr>
            <w:rFonts w:ascii="Times New Roman" w:eastAsia="Times New Roman" w:hAnsi="Times New Roman" w:cs="Times New Roman"/>
            <w:sz w:val="24"/>
            <w:szCs w:val="24"/>
          </w:rPr>
          <w:t xml:space="preserve">fit </w:t>
        </w:r>
      </w:ins>
      <w:r w:rsidR="00503925">
        <w:rPr>
          <w:rFonts w:ascii="Times New Roman" w:eastAsia="Times New Roman" w:hAnsi="Times New Roman" w:cs="Times New Roman"/>
          <w:sz w:val="24"/>
          <w:szCs w:val="24"/>
        </w:rPr>
        <w:t>for both animals.</w:t>
      </w:r>
      <w:del w:id="530" w:author="Rossella Falcone" w:date="2026-03-19T17:13:00Z" w16du:dateUtc="2026-03-19T21:13:00Z">
        <w:r w:rsidR="00510543">
          <w:rPr>
            <w:rFonts w:ascii="Times New Roman" w:eastAsia="Times New Roman" w:hAnsi="Times New Roman" w:cs="Times New Roman"/>
            <w:sz w:val="24"/>
            <w:szCs w:val="24"/>
          </w:rPr>
          <w:delText xml:space="preserve"> </w:delText>
        </w:r>
      </w:del>
      <w:ins w:id="531" w:author="Siyu Wang" w:date="2026-03-19T23:41:00Z" w16du:dateUtc="2026-03-20T03:41:00Z">
        <w:r w:rsidR="00284630">
          <w:rPr>
            <w:rFonts w:ascii="Times New Roman" w:eastAsia="Times New Roman" w:hAnsi="Times New Roman" w:cs="Times New Roman"/>
            <w:sz w:val="24"/>
            <w:szCs w:val="24"/>
          </w:rPr>
          <w:t xml:space="preserve"> </w:t>
        </w:r>
      </w:ins>
    </w:p>
    <w:p w14:paraId="4FD95C50" w14:textId="7E512E25" w:rsidR="00503925" w:rsidDel="009A45BC" w:rsidRDefault="0071325E">
      <w:pPr>
        <w:shd w:val="clear" w:color="auto" w:fill="FFFFFF"/>
        <w:spacing w:after="0" w:line="480" w:lineRule="auto"/>
        <w:rPr>
          <w:ins w:id="532" w:author="Rossella Falcone" w:date="2026-03-19T17:13:00Z" w16du:dateUtc="2026-03-19T21:13:00Z"/>
          <w:del w:id="533" w:author="Siyu Wang" w:date="2026-03-19T23:41:00Z" w16du:dateUtc="2026-03-20T03:41:00Z"/>
          <w:rFonts w:ascii="Times New Roman" w:eastAsia="Times New Roman" w:hAnsi="Times New Roman" w:cs="Times New Roman"/>
          <w:sz w:val="24"/>
          <w:szCs w:val="24"/>
        </w:rPr>
      </w:pPr>
      <w:ins w:id="534" w:author="Rossella Falcone" w:date="2026-03-19T17:13:00Z" w16du:dateUtc="2026-03-19T21:13:00Z">
        <w:r>
          <w:rPr>
            <w:rFonts w:ascii="Times New Roman" w:eastAsia="Times New Roman" w:hAnsi="Times New Roman" w:cs="Times New Roman"/>
            <w:sz w:val="24"/>
            <w:szCs w:val="24"/>
          </w:rPr>
          <w:t xml:space="preserve">Model 3 best explained </w:t>
        </w:r>
      </w:ins>
      <w:r w:rsidR="00503925">
        <w:rPr>
          <w:rFonts w:ascii="Times New Roman" w:eastAsia="Times New Roman" w:hAnsi="Times New Roman" w:cs="Times New Roman"/>
          <w:sz w:val="24"/>
          <w:szCs w:val="24"/>
        </w:rPr>
        <w:t>Monkey S’s behavior</w:t>
      </w:r>
      <w:del w:id="535" w:author="Rossella Falcone" w:date="2026-03-19T17:13:00Z" w16du:dateUtc="2026-03-19T21:13:00Z">
        <w:r w:rsidR="00503925">
          <w:rPr>
            <w:rFonts w:ascii="Times New Roman" w:eastAsia="Times New Roman" w:hAnsi="Times New Roman" w:cs="Times New Roman"/>
            <w:sz w:val="24"/>
            <w:szCs w:val="24"/>
          </w:rPr>
          <w:delText xml:space="preserve"> was best explained by </w:delText>
        </w:r>
        <w:r w:rsidR="00503925" w:rsidRPr="00DF4594">
          <w:rPr>
            <w:rFonts w:ascii="Times New Roman" w:eastAsia="Times New Roman" w:hAnsi="Times New Roman" w:cs="Times New Roman"/>
            <w:sz w:val="24"/>
            <w:szCs w:val="24"/>
          </w:rPr>
          <w:delText>model</w:delText>
        </w:r>
        <w:r w:rsidR="006D1490">
          <w:rPr>
            <w:rFonts w:ascii="Times New Roman" w:eastAsia="Times New Roman" w:hAnsi="Times New Roman" w:cs="Times New Roman"/>
            <w:sz w:val="24"/>
            <w:szCs w:val="24"/>
          </w:rPr>
          <w:delText xml:space="preserve"> 3</w:delText>
        </w:r>
      </w:del>
      <w:r>
        <w:rPr>
          <w:rFonts w:ascii="Times New Roman" w:eastAsia="Times New Roman" w:hAnsi="Times New Roman" w:cs="Times New Roman"/>
          <w:sz w:val="24"/>
          <w:szCs w:val="24"/>
        </w:rPr>
        <w:t xml:space="preserve">, </w:t>
      </w:r>
      <w:r w:rsidR="00AF660C">
        <w:rPr>
          <w:rFonts w:ascii="Times New Roman" w:eastAsia="Times New Roman" w:hAnsi="Times New Roman" w:cs="Times New Roman"/>
          <w:sz w:val="24"/>
          <w:szCs w:val="24"/>
        </w:rPr>
        <w:t xml:space="preserve">suggesting a recalculation of </w:t>
      </w:r>
      <w:ins w:id="536" w:author="Rossella Falcone" w:date="2026-03-19T17:13:00Z" w16du:dateUtc="2026-03-19T21:13:00Z">
        <w:r>
          <w:rPr>
            <w:rFonts w:ascii="Times New Roman" w:eastAsia="Times New Roman" w:hAnsi="Times New Roman" w:cs="Times New Roman"/>
            <w:sz w:val="24"/>
            <w:szCs w:val="24"/>
          </w:rPr>
          <w:t xml:space="preserve">the </w:t>
        </w:r>
      </w:ins>
      <w:r w:rsidR="00AF660C">
        <w:rPr>
          <w:rFonts w:ascii="Times New Roman" w:eastAsia="Times New Roman" w:hAnsi="Times New Roman" w:cs="Times New Roman"/>
          <w:sz w:val="24"/>
          <w:szCs w:val="24"/>
        </w:rPr>
        <w:t xml:space="preserve">discounted value </w:t>
      </w:r>
      <w:del w:id="537" w:author="Rossella Falcone" w:date="2026-03-19T17:13:00Z" w16du:dateUtc="2026-03-19T21:13:00Z">
        <w:r w:rsidR="00AF660C">
          <w:rPr>
            <w:rFonts w:ascii="Times New Roman" w:eastAsia="Times New Roman" w:hAnsi="Times New Roman" w:cs="Times New Roman"/>
            <w:sz w:val="24"/>
            <w:szCs w:val="24"/>
          </w:rPr>
          <w:delText>by</w:delText>
        </w:r>
      </w:del>
      <w:ins w:id="538" w:author="Rossella Falcone" w:date="2026-03-19T17:13:00Z" w16du:dateUtc="2026-03-19T21:13:00Z">
        <w:r>
          <w:rPr>
            <w:rFonts w:ascii="Times New Roman" w:eastAsia="Times New Roman" w:hAnsi="Times New Roman" w:cs="Times New Roman"/>
            <w:sz w:val="24"/>
            <w:szCs w:val="24"/>
          </w:rPr>
          <w:t>when</w:t>
        </w:r>
      </w:ins>
      <w:r>
        <w:rPr>
          <w:rFonts w:ascii="Times New Roman" w:eastAsia="Times New Roman" w:hAnsi="Times New Roman" w:cs="Times New Roman"/>
          <w:sz w:val="24"/>
          <w:szCs w:val="24"/>
        </w:rPr>
        <w:t xml:space="preserve"> </w:t>
      </w:r>
      <w:r w:rsidR="00AF660C">
        <w:rPr>
          <w:rFonts w:ascii="Times New Roman" w:eastAsia="Times New Roman" w:hAnsi="Times New Roman" w:cs="Times New Roman"/>
          <w:sz w:val="24"/>
          <w:szCs w:val="24"/>
        </w:rPr>
        <w:t>accounting for the go</w:t>
      </w:r>
      <w:del w:id="539" w:author="Rossella Falcone" w:date="2026-03-19T17:13:00Z" w16du:dateUtc="2026-03-19T21:13:00Z">
        <w:r w:rsidR="00AF660C">
          <w:rPr>
            <w:rFonts w:ascii="Times New Roman" w:eastAsia="Times New Roman" w:hAnsi="Times New Roman" w:cs="Times New Roman"/>
            <w:sz w:val="24"/>
            <w:szCs w:val="24"/>
          </w:rPr>
          <w:delText>-cue</w:delText>
        </w:r>
      </w:del>
      <w:ins w:id="540" w:author="Rossella Falcone" w:date="2026-03-19T17:13:00Z" w16du:dateUtc="2026-03-19T21:13:00Z">
        <w:r>
          <w:rPr>
            <w:rFonts w:ascii="Times New Roman" w:eastAsia="Times New Roman" w:hAnsi="Times New Roman" w:cs="Times New Roman"/>
            <w:sz w:val="24"/>
            <w:szCs w:val="24"/>
          </w:rPr>
          <w:t xml:space="preserve"> signal</w:t>
        </w:r>
      </w:ins>
      <w:r w:rsidR="00AF660C">
        <w:rPr>
          <w:rFonts w:ascii="Times New Roman" w:eastAsia="Times New Roman" w:hAnsi="Times New Roman" w:cs="Times New Roman"/>
          <w:sz w:val="24"/>
          <w:szCs w:val="24"/>
        </w:rPr>
        <w:t xml:space="preserve"> induced delay</w:t>
      </w:r>
      <w:r w:rsidR="00503925">
        <w:rPr>
          <w:rFonts w:ascii="Times New Roman" w:eastAsia="Times New Roman" w:hAnsi="Times New Roman" w:cs="Times New Roman"/>
          <w:sz w:val="24"/>
          <w:szCs w:val="24"/>
        </w:rPr>
        <w:t xml:space="preserve"> (Fig. </w:t>
      </w:r>
      <w:r w:rsidR="00893992">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 xml:space="preserve">A and </w:t>
      </w:r>
      <w:del w:id="541" w:author="Rossella Falcone" w:date="2026-03-19T17:13:00Z" w16du:dateUtc="2026-03-19T21:13:00Z">
        <w:r w:rsidR="00503925">
          <w:rPr>
            <w:rFonts w:ascii="Times New Roman" w:eastAsia="Times New Roman" w:hAnsi="Times New Roman" w:cs="Times New Roman"/>
            <w:sz w:val="24"/>
            <w:szCs w:val="24"/>
          </w:rPr>
          <w:delText>C</w:delText>
        </w:r>
      </w:del>
      <w:ins w:id="542" w:author="Rossella Falcone" w:date="2026-03-19T17:13:00Z" w16du:dateUtc="2026-03-19T21:13:00Z">
        <w:r>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C</w:t>
        </w:r>
      </w:ins>
      <w:r w:rsidR="00503925">
        <w:rPr>
          <w:rFonts w:ascii="Times New Roman" w:eastAsia="Times New Roman" w:hAnsi="Times New Roman" w:cs="Times New Roman"/>
          <w:sz w:val="24"/>
          <w:szCs w:val="24"/>
        </w:rPr>
        <w:t>).</w:t>
      </w:r>
      <w:r w:rsidR="00503925">
        <w:rPr>
          <w:rFonts w:ascii="Times New Roman" w:eastAsia="Times New Roman" w:hAnsi="Times New Roman" w:cs="Times New Roman"/>
          <w:color w:val="FF0000"/>
          <w:sz w:val="24"/>
          <w:szCs w:val="24"/>
        </w:rPr>
        <w:t xml:space="preserve"> </w:t>
      </w:r>
      <w:r w:rsidR="00503925">
        <w:rPr>
          <w:rFonts w:ascii="Times New Roman" w:eastAsia="Times New Roman" w:hAnsi="Times New Roman" w:cs="Times New Roman"/>
          <w:sz w:val="24"/>
          <w:szCs w:val="24"/>
        </w:rPr>
        <w:t xml:space="preserve">In contrast, Monkey T’s behavior </w:t>
      </w:r>
      <w:r w:rsidR="00D7607E">
        <w:rPr>
          <w:rFonts w:ascii="Times New Roman" w:eastAsia="Times New Roman" w:hAnsi="Times New Roman" w:cs="Times New Roman"/>
          <w:sz w:val="24"/>
          <w:szCs w:val="24"/>
        </w:rPr>
        <w:t xml:space="preserve">was best explained by </w:t>
      </w:r>
      <w:ins w:id="543" w:author="Siyu Wang" w:date="2026-03-22T21:12:00Z" w16du:dateUtc="2026-03-23T01:12:00Z">
        <w:r w:rsidR="00025CE3">
          <w:rPr>
            <w:rFonts w:ascii="Times New Roman" w:eastAsia="Times New Roman" w:hAnsi="Times New Roman" w:cs="Times New Roman"/>
            <w:sz w:val="24"/>
            <w:szCs w:val="24"/>
          </w:rPr>
          <w:t>M</w:t>
        </w:r>
      </w:ins>
      <w:del w:id="544" w:author="Siyu Wang" w:date="2026-03-22T21:12:00Z" w16du:dateUtc="2026-03-23T01:12:00Z">
        <w:r w:rsidR="00333C22" w:rsidDel="00025CE3">
          <w:rPr>
            <w:rFonts w:ascii="Times New Roman" w:eastAsia="Times New Roman" w:hAnsi="Times New Roman" w:cs="Times New Roman"/>
            <w:sz w:val="24"/>
            <w:szCs w:val="24"/>
          </w:rPr>
          <w:delText>m</w:delText>
        </w:r>
      </w:del>
      <w:r w:rsidR="00D7607E">
        <w:rPr>
          <w:rFonts w:ascii="Times New Roman" w:eastAsia="Times New Roman" w:hAnsi="Times New Roman" w:cs="Times New Roman"/>
          <w:sz w:val="24"/>
          <w:szCs w:val="24"/>
        </w:rPr>
        <w:t>odel 2</w:t>
      </w:r>
      <w:r w:rsidR="00503925">
        <w:rPr>
          <w:rFonts w:ascii="Times New Roman" w:eastAsia="Times New Roman" w:hAnsi="Times New Roman" w:cs="Times New Roman"/>
          <w:sz w:val="24"/>
          <w:szCs w:val="24"/>
        </w:rPr>
        <w:t xml:space="preserve"> (Fig. </w:t>
      </w:r>
      <w:r w:rsidR="00893992">
        <w:rPr>
          <w:rFonts w:ascii="Times New Roman" w:eastAsia="Times New Roman" w:hAnsi="Times New Roman" w:cs="Times New Roman"/>
          <w:sz w:val="24"/>
          <w:szCs w:val="24"/>
        </w:rPr>
        <w:t>4</w:t>
      </w:r>
      <w:r w:rsidR="00503925">
        <w:rPr>
          <w:rFonts w:ascii="Times New Roman" w:eastAsia="Times New Roman" w:hAnsi="Times New Roman" w:cs="Times New Roman"/>
          <w:sz w:val="24"/>
          <w:szCs w:val="24"/>
        </w:rPr>
        <w:t xml:space="preserve">B and D), </w:t>
      </w:r>
      <w:r w:rsidR="00AF660C">
        <w:rPr>
          <w:rFonts w:ascii="Times New Roman" w:eastAsia="Times New Roman" w:hAnsi="Times New Roman" w:cs="Times New Roman"/>
          <w:sz w:val="24"/>
          <w:szCs w:val="24"/>
        </w:rPr>
        <w:lastRenderedPageBreak/>
        <w:t>suggesting</w:t>
      </w:r>
      <w:r w:rsidR="00566017">
        <w:rPr>
          <w:rFonts w:ascii="Times New Roman" w:eastAsia="Times New Roman" w:hAnsi="Times New Roman" w:cs="Times New Roman"/>
          <w:sz w:val="24"/>
          <w:szCs w:val="24"/>
        </w:rPr>
        <w:t xml:space="preserve"> </w:t>
      </w:r>
      <w:del w:id="545" w:author="Rossella Falcone" w:date="2026-03-19T17:13:00Z" w16du:dateUtc="2026-03-19T21:13:00Z">
        <w:r w:rsidR="00566017">
          <w:rPr>
            <w:rFonts w:ascii="Times New Roman" w:eastAsia="Times New Roman" w:hAnsi="Times New Roman" w:cs="Times New Roman"/>
            <w:sz w:val="24"/>
            <w:szCs w:val="24"/>
          </w:rPr>
          <w:delText>using</w:delText>
        </w:r>
      </w:del>
      <w:ins w:id="546" w:author="Rossella Falcone" w:date="2026-03-19T17:13:00Z" w16du:dateUtc="2026-03-19T21:13:00Z">
        <w:r>
          <w:rPr>
            <w:rFonts w:ascii="Times New Roman" w:eastAsia="Times New Roman" w:hAnsi="Times New Roman" w:cs="Times New Roman"/>
            <w:sz w:val="24"/>
            <w:szCs w:val="24"/>
          </w:rPr>
          <w:t xml:space="preserve">the </w:t>
        </w:r>
        <w:r w:rsidR="00566017">
          <w:rPr>
            <w:rFonts w:ascii="Times New Roman" w:eastAsia="Times New Roman" w:hAnsi="Times New Roman" w:cs="Times New Roman"/>
            <w:sz w:val="24"/>
            <w:szCs w:val="24"/>
          </w:rPr>
          <w:t>us</w:t>
        </w:r>
        <w:r>
          <w:rPr>
            <w:rFonts w:ascii="Times New Roman" w:eastAsia="Times New Roman" w:hAnsi="Times New Roman" w:cs="Times New Roman"/>
            <w:sz w:val="24"/>
            <w:szCs w:val="24"/>
          </w:rPr>
          <w:t>e</w:t>
        </w:r>
        <w:r w:rsidR="00AF66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of</w:t>
        </w:r>
      </w:ins>
      <w:r>
        <w:rPr>
          <w:rFonts w:ascii="Times New Roman" w:eastAsia="Times New Roman" w:hAnsi="Times New Roman" w:cs="Times New Roman"/>
          <w:sz w:val="24"/>
          <w:szCs w:val="24"/>
        </w:rPr>
        <w:t xml:space="preserve"> </w:t>
      </w:r>
      <w:r w:rsidR="00AF660C">
        <w:rPr>
          <w:rFonts w:ascii="Times New Roman" w:eastAsia="Times New Roman" w:hAnsi="Times New Roman" w:cs="Times New Roman"/>
          <w:sz w:val="24"/>
          <w:szCs w:val="24"/>
        </w:rPr>
        <w:t>a simpler heuristi</w:t>
      </w:r>
      <w:r w:rsidR="0015069A">
        <w:rPr>
          <w:rFonts w:ascii="Times New Roman" w:eastAsia="Times New Roman" w:hAnsi="Times New Roman" w:cs="Times New Roman"/>
          <w:sz w:val="24"/>
          <w:szCs w:val="24"/>
        </w:rPr>
        <w:t>c</w:t>
      </w:r>
      <w:r w:rsidR="00AF07AC">
        <w:rPr>
          <w:rFonts w:ascii="Times New Roman" w:eastAsia="Times New Roman" w:hAnsi="Times New Roman" w:cs="Times New Roman"/>
          <w:sz w:val="24"/>
          <w:szCs w:val="24"/>
        </w:rPr>
        <w:t>.</w:t>
      </w:r>
      <w:r w:rsidR="00784973">
        <w:rPr>
          <w:rFonts w:ascii="Times New Roman" w:eastAsia="Times New Roman" w:hAnsi="Times New Roman" w:cs="Times New Roman"/>
          <w:sz w:val="24"/>
          <w:szCs w:val="24"/>
        </w:rPr>
        <w:t xml:space="preserve"> </w:t>
      </w:r>
    </w:p>
    <w:p w14:paraId="4522A39D" w14:textId="3F680402" w:rsidR="0019213C" w:rsidRDefault="00503925" w:rsidP="003A6A4C">
      <w:pPr>
        <w:shd w:val="clear" w:color="auto" w:fill="FFFFFF"/>
        <w:spacing w:after="0" w:line="480" w:lineRule="auto"/>
        <w:rPr>
          <w:rFonts w:ascii="Times New Roman" w:eastAsia="Times New Roman" w:hAnsi="Times New Roman" w:cs="Times New Roman"/>
          <w:sz w:val="24"/>
          <w:szCs w:val="24"/>
          <w:lang w:eastAsia="zh-CN"/>
        </w:rPr>
      </w:pPr>
      <w:r w:rsidRPr="007D4BA1">
        <w:rPr>
          <w:rFonts w:ascii="Times New Roman" w:eastAsia="Times New Roman" w:hAnsi="Times New Roman" w:cs="Times New Roman"/>
          <w:sz w:val="24"/>
          <w:szCs w:val="24"/>
        </w:rPr>
        <w:t xml:space="preserve">These </w:t>
      </w:r>
      <w:del w:id="547" w:author="Rossella Falcone" w:date="2026-03-19T17:13:00Z" w16du:dateUtc="2026-03-19T21:13:00Z">
        <w:r w:rsidR="00784973">
          <w:rPr>
            <w:rFonts w:ascii="Times New Roman" w:eastAsia="Times New Roman" w:hAnsi="Times New Roman" w:cs="Times New Roman"/>
            <w:sz w:val="24"/>
            <w:szCs w:val="24"/>
          </w:rPr>
          <w:delText>results suggested</w:delText>
        </w:r>
      </w:del>
      <w:ins w:id="548" w:author="Rossella Falcone" w:date="2026-03-19T17:13:00Z" w16du:dateUtc="2026-03-19T21:13:00Z">
        <w:r w:rsidRPr="007D4BA1">
          <w:rPr>
            <w:rFonts w:ascii="Times New Roman" w:eastAsia="Times New Roman" w:hAnsi="Times New Roman" w:cs="Times New Roman"/>
            <w:sz w:val="24"/>
            <w:szCs w:val="24"/>
          </w:rPr>
          <w:t xml:space="preserve">models </w:t>
        </w:r>
        <w:del w:id="549" w:author="Mark Eldridge" w:date="2026-03-23T20:28:00Z" w16du:dateUtc="2026-03-23T20:28:00Z">
          <w:r w:rsidRPr="007D4BA1" w:rsidDel="007C3CDB">
            <w:rPr>
              <w:rFonts w:ascii="Times New Roman" w:eastAsia="Times New Roman" w:hAnsi="Times New Roman" w:cs="Times New Roman"/>
              <w:sz w:val="24"/>
              <w:szCs w:val="24"/>
            </w:rPr>
            <w:delText>show</w:delText>
          </w:r>
          <w:r w:rsidR="00345F4B" w:rsidDel="007C3CDB">
            <w:rPr>
              <w:rFonts w:ascii="Times New Roman" w:eastAsia="Times New Roman" w:hAnsi="Times New Roman" w:cs="Times New Roman"/>
              <w:sz w:val="24"/>
              <w:szCs w:val="24"/>
            </w:rPr>
            <w:delText>ed</w:delText>
          </w:r>
        </w:del>
      </w:ins>
      <w:ins w:id="550" w:author="Mark Eldridge" w:date="2026-03-23T20:28:00Z" w16du:dateUtc="2026-03-23T20:28:00Z">
        <w:r w:rsidR="007C3CDB">
          <w:rPr>
            <w:rFonts w:ascii="Times New Roman" w:eastAsia="Times New Roman" w:hAnsi="Times New Roman" w:cs="Times New Roman"/>
            <w:sz w:val="24"/>
            <w:szCs w:val="24"/>
          </w:rPr>
          <w:t>suggest</w:t>
        </w:r>
      </w:ins>
      <w:r w:rsidRPr="007D4BA1">
        <w:rPr>
          <w:rFonts w:ascii="Times New Roman" w:eastAsia="Times New Roman" w:hAnsi="Times New Roman" w:cs="Times New Roman"/>
          <w:sz w:val="24"/>
          <w:szCs w:val="24"/>
        </w:rPr>
        <w:t xml:space="preserve"> </w:t>
      </w:r>
      <w:r w:rsidR="006B6242">
        <w:rPr>
          <w:rFonts w:ascii="Times New Roman" w:eastAsia="Times New Roman" w:hAnsi="Times New Roman" w:cs="Times New Roman"/>
          <w:sz w:val="24"/>
          <w:szCs w:val="24"/>
        </w:rPr>
        <w:t xml:space="preserve">that the two animals </w:t>
      </w:r>
      <w:del w:id="551" w:author="Rossella Falcone" w:date="2026-03-19T17:13:00Z" w16du:dateUtc="2026-03-19T21:13:00Z">
        <w:r w:rsidR="006B6242">
          <w:rPr>
            <w:rFonts w:ascii="Times New Roman" w:eastAsia="Times New Roman" w:hAnsi="Times New Roman" w:cs="Times New Roman"/>
            <w:sz w:val="24"/>
            <w:szCs w:val="24"/>
          </w:rPr>
          <w:delText xml:space="preserve">rely </w:delText>
        </w:r>
        <w:r w:rsidR="006F4FCD">
          <w:rPr>
            <w:rFonts w:ascii="Times New Roman" w:eastAsia="Times New Roman" w:hAnsi="Times New Roman" w:cs="Times New Roman"/>
            <w:sz w:val="24"/>
            <w:szCs w:val="24"/>
          </w:rPr>
          <w:delText>o</w:delText>
        </w:r>
        <w:r w:rsidR="006B6242">
          <w:rPr>
            <w:rFonts w:ascii="Times New Roman" w:eastAsia="Times New Roman" w:hAnsi="Times New Roman" w:cs="Times New Roman"/>
            <w:sz w:val="24"/>
            <w:szCs w:val="24"/>
          </w:rPr>
          <w:delText>n</w:delText>
        </w:r>
      </w:del>
      <w:ins w:id="552" w:author="Rossella Falcone" w:date="2026-03-19T17:13:00Z" w16du:dateUtc="2026-03-19T21:13:00Z">
        <w:del w:id="553" w:author="Siyu Wang" w:date="2026-03-19T23:41:00Z" w16du:dateUtc="2026-03-20T03:41:00Z">
          <w:r w:rsidR="0071325E" w:rsidDel="009A45BC">
            <w:rPr>
              <w:rFonts w:ascii="Times New Roman" w:eastAsia="Times New Roman" w:hAnsi="Times New Roman" w:cs="Times New Roman"/>
              <w:sz w:val="24"/>
              <w:szCs w:val="24"/>
            </w:rPr>
            <w:delText>employ</w:delText>
          </w:r>
        </w:del>
      </w:ins>
      <w:ins w:id="554" w:author="Siyu Wang" w:date="2026-03-19T23:41:00Z" w16du:dateUtc="2026-03-20T03:41:00Z">
        <w:r w:rsidR="009A45BC">
          <w:rPr>
            <w:rFonts w:ascii="Times New Roman" w:eastAsia="Times New Roman" w:hAnsi="Times New Roman" w:cs="Times New Roman"/>
            <w:sz w:val="24"/>
            <w:szCs w:val="24"/>
          </w:rPr>
          <w:t>employed</w:t>
        </w:r>
      </w:ins>
      <w:r w:rsidR="0071325E">
        <w:rPr>
          <w:rFonts w:ascii="Times New Roman" w:eastAsia="Times New Roman" w:hAnsi="Times New Roman" w:cs="Times New Roman"/>
          <w:sz w:val="24"/>
          <w:szCs w:val="24"/>
        </w:rPr>
        <w:t xml:space="preserve"> </w:t>
      </w:r>
      <w:r w:rsidR="006B6242">
        <w:rPr>
          <w:rFonts w:ascii="Times New Roman" w:eastAsia="Times New Roman" w:hAnsi="Times New Roman" w:cs="Times New Roman"/>
          <w:sz w:val="24"/>
          <w:szCs w:val="24"/>
        </w:rPr>
        <w:t xml:space="preserve">distinct strategies to </w:t>
      </w:r>
      <w:r w:rsidR="00784973">
        <w:rPr>
          <w:rFonts w:ascii="Times New Roman" w:eastAsia="Times New Roman" w:hAnsi="Times New Roman" w:cs="Times New Roman"/>
          <w:sz w:val="24"/>
          <w:szCs w:val="24"/>
        </w:rPr>
        <w:t xml:space="preserve">adjust </w:t>
      </w:r>
      <w:ins w:id="555" w:author="Rossella Falcone" w:date="2026-03-19T17:13:00Z" w16du:dateUtc="2026-03-19T21:13:00Z">
        <w:del w:id="556" w:author="Siyu Wang" w:date="2026-03-19T23:41:00Z" w16du:dateUtc="2026-03-20T03:41:00Z">
          <w:r w:rsidR="00333C22" w:rsidDel="006F663E">
            <w:rPr>
              <w:rFonts w:ascii="Times New Roman" w:eastAsia="Times New Roman" w:hAnsi="Times New Roman" w:cs="Times New Roman"/>
              <w:sz w:val="24"/>
              <w:szCs w:val="24"/>
            </w:rPr>
            <w:delText xml:space="preserve">the </w:delText>
          </w:r>
        </w:del>
      </w:ins>
      <w:del w:id="557" w:author="Siyu Wang" w:date="2026-03-19T23:42:00Z" w16du:dateUtc="2026-03-20T03:42:00Z">
        <w:r w:rsidR="00784973" w:rsidDel="006F663E">
          <w:rPr>
            <w:rFonts w:ascii="Times New Roman" w:eastAsia="Times New Roman" w:hAnsi="Times New Roman" w:cs="Times New Roman"/>
            <w:sz w:val="24"/>
            <w:szCs w:val="24"/>
          </w:rPr>
          <w:delText>temporally discounted value</w:delText>
        </w:r>
      </w:del>
      <w:ins w:id="558" w:author="Siyu Wang" w:date="2026-03-19T23:42:00Z" w16du:dateUtc="2026-03-20T03:42:00Z">
        <w:r w:rsidR="006F663E">
          <w:rPr>
            <w:rFonts w:ascii="Times New Roman" w:eastAsia="Times New Roman" w:hAnsi="Times New Roman" w:cs="Times New Roman"/>
            <w:sz w:val="24"/>
            <w:szCs w:val="24"/>
          </w:rPr>
          <w:t>temporal discounting behavior</w:t>
        </w:r>
      </w:ins>
      <w:r w:rsidR="00784973">
        <w:rPr>
          <w:rFonts w:ascii="Times New Roman" w:eastAsia="Times New Roman" w:hAnsi="Times New Roman" w:cs="Times New Roman"/>
          <w:sz w:val="24"/>
          <w:szCs w:val="24"/>
        </w:rPr>
        <w:t xml:space="preserve"> based on the go </w:t>
      </w:r>
      <w:del w:id="559" w:author="Rossella Falcone" w:date="2026-03-19T17:13:00Z" w16du:dateUtc="2026-03-19T21:13:00Z">
        <w:r w:rsidR="00784973">
          <w:rPr>
            <w:rFonts w:ascii="Times New Roman" w:eastAsia="Times New Roman" w:hAnsi="Times New Roman" w:cs="Times New Roman"/>
            <w:sz w:val="24"/>
            <w:szCs w:val="24"/>
          </w:rPr>
          <w:delText>cue</w:delText>
        </w:r>
      </w:del>
      <w:ins w:id="560" w:author="Rossella Falcone" w:date="2026-03-19T17:13:00Z" w16du:dateUtc="2026-03-19T21:13:00Z">
        <w:r w:rsidR="003A6A4C">
          <w:rPr>
            <w:rFonts w:ascii="Times New Roman" w:eastAsia="Times New Roman" w:hAnsi="Times New Roman" w:cs="Times New Roman"/>
            <w:sz w:val="24"/>
            <w:szCs w:val="24"/>
          </w:rPr>
          <w:t>signal</w:t>
        </w:r>
      </w:ins>
      <w:r w:rsidR="006B6242">
        <w:rPr>
          <w:rFonts w:ascii="Times New Roman" w:eastAsia="Times New Roman" w:hAnsi="Times New Roman" w:cs="Times New Roman"/>
          <w:sz w:val="24"/>
          <w:szCs w:val="24"/>
        </w:rPr>
        <w:t xml:space="preserve">. </w:t>
      </w:r>
    </w:p>
    <w:p w14:paraId="63C1C940" w14:textId="77777777" w:rsidR="00C141EA" w:rsidRDefault="00C141EA">
      <w:pPr>
        <w:shd w:val="clear" w:color="auto" w:fill="FFFFFF"/>
        <w:spacing w:after="0" w:line="480" w:lineRule="auto"/>
        <w:rPr>
          <w:rFonts w:ascii="Times New Roman" w:eastAsia="Times New Roman" w:hAnsi="Times New Roman" w:cs="Times New Roman"/>
          <w:sz w:val="24"/>
          <w:szCs w:val="24"/>
        </w:rPr>
      </w:pPr>
    </w:p>
    <w:p w14:paraId="18314D5A" w14:textId="756E4EC6" w:rsidR="00A450CA" w:rsidRPr="00D1150D" w:rsidRDefault="00185121">
      <w:pPr>
        <w:shd w:val="clear" w:color="auto" w:fill="FFFFFF"/>
        <w:spacing w:after="0" w:line="480" w:lineRule="auto"/>
        <w:rPr>
          <w:rFonts w:ascii="Times New Roman" w:hAnsi="Times New Roman"/>
          <w:b/>
          <w:sz w:val="24"/>
          <w:rPrChange w:id="561" w:author="Rossella Falcone" w:date="2026-03-19T17:13:00Z" w16du:dateUtc="2026-03-19T21:13:00Z">
            <w:rPr>
              <w:rFonts w:ascii="Times New Roman" w:hAnsi="Times New Roman"/>
              <w:b/>
              <w:i/>
              <w:sz w:val="24"/>
            </w:rPr>
          </w:rPrChange>
        </w:rPr>
      </w:pPr>
      <w:r w:rsidRPr="00D1150D">
        <w:rPr>
          <w:rFonts w:ascii="Times New Roman" w:hAnsi="Times New Roman"/>
          <w:b/>
          <w:sz w:val="24"/>
          <w:rPrChange w:id="562" w:author="Rossella Falcone" w:date="2026-03-19T17:13:00Z" w16du:dateUtc="2026-03-19T21:13:00Z">
            <w:rPr>
              <w:rFonts w:ascii="Times New Roman" w:hAnsi="Times New Roman"/>
              <w:b/>
              <w:i/>
              <w:sz w:val="24"/>
            </w:rPr>
          </w:rPrChange>
        </w:rPr>
        <w:t xml:space="preserve">3. </w:t>
      </w:r>
      <w:r w:rsidR="00766BC8" w:rsidRPr="00D1150D">
        <w:rPr>
          <w:rFonts w:ascii="Times New Roman" w:hAnsi="Times New Roman"/>
          <w:b/>
          <w:sz w:val="24"/>
          <w:rPrChange w:id="563" w:author="Rossella Falcone" w:date="2026-03-19T17:13:00Z" w16du:dateUtc="2026-03-19T21:13:00Z">
            <w:rPr>
              <w:rFonts w:ascii="Times New Roman" w:hAnsi="Times New Roman"/>
              <w:b/>
              <w:i/>
              <w:sz w:val="24"/>
            </w:rPr>
          </w:rPrChange>
        </w:rPr>
        <w:t>The i</w:t>
      </w:r>
      <w:r w:rsidRPr="00D1150D">
        <w:rPr>
          <w:rFonts w:ascii="Times New Roman" w:hAnsi="Times New Roman"/>
          <w:b/>
          <w:sz w:val="24"/>
          <w:rPrChange w:id="564" w:author="Rossella Falcone" w:date="2026-03-19T17:13:00Z" w16du:dateUtc="2026-03-19T21:13:00Z">
            <w:rPr>
              <w:rFonts w:ascii="Times New Roman" w:hAnsi="Times New Roman"/>
              <w:b/>
              <w:i/>
              <w:sz w:val="24"/>
            </w:rPr>
          </w:rPrChange>
        </w:rPr>
        <w:t>nverse</w:t>
      </w:r>
      <w:r w:rsidR="005F3687" w:rsidRPr="00D1150D">
        <w:rPr>
          <w:rFonts w:ascii="Times New Roman" w:hAnsi="Times New Roman"/>
          <w:b/>
          <w:sz w:val="24"/>
          <w:rPrChange w:id="565" w:author="Rossella Falcone" w:date="2026-03-19T17:13:00Z" w16du:dateUtc="2026-03-19T21:13:00Z">
            <w:rPr>
              <w:rFonts w:ascii="Times New Roman" w:hAnsi="Times New Roman"/>
              <w:b/>
              <w:i/>
              <w:sz w:val="24"/>
            </w:rPr>
          </w:rPrChange>
        </w:rPr>
        <w:t xml:space="preserve"> </w:t>
      </w:r>
      <w:r w:rsidRPr="00D1150D">
        <w:rPr>
          <w:rFonts w:ascii="Times New Roman" w:hAnsi="Times New Roman"/>
          <w:b/>
          <w:sz w:val="24"/>
          <w:rPrChange w:id="566" w:author="Rossella Falcone" w:date="2026-03-19T17:13:00Z" w16du:dateUtc="2026-03-19T21:13:00Z">
            <w:rPr>
              <w:rFonts w:ascii="Times New Roman" w:hAnsi="Times New Roman"/>
              <w:b/>
              <w:i/>
              <w:sz w:val="24"/>
            </w:rPr>
          </w:rPrChange>
        </w:rPr>
        <w:t xml:space="preserve">coding of reward and delay in dlPFC reflects the temporal discounting computation. </w:t>
      </w:r>
    </w:p>
    <w:p w14:paraId="2F3F6368" w14:textId="6094FDB5" w:rsidR="00A450CA" w:rsidRDefault="00DF2711">
      <w:pPr>
        <w:shd w:val="clear" w:color="auto" w:fill="FFFFFF"/>
        <w:spacing w:after="0" w:line="480" w:lineRule="auto"/>
        <w:rPr>
          <w:rFonts w:ascii="Times New Roman" w:eastAsia="Times New Roman" w:hAnsi="Times New Roman" w:cs="Times New Roman"/>
          <w:color w:val="000000"/>
          <w:sz w:val="24"/>
          <w:szCs w:val="24"/>
        </w:rPr>
        <w:pPrChange w:id="567" w:author="Rossella Falcone" w:date="2026-03-19T17:13:00Z" w16du:dateUtc="2026-03-19T21:13:00Z">
          <w:pPr>
            <w:shd w:val="clear" w:color="auto" w:fill="FFFFFF"/>
            <w:spacing w:after="0" w:line="480" w:lineRule="auto"/>
            <w:ind w:firstLine="360"/>
          </w:pPr>
        </w:pPrChange>
      </w:pPr>
      <w:del w:id="568" w:author="Rossella Falcone" w:date="2026-03-19T17:13:00Z" w16du:dateUtc="2026-03-19T21:13:00Z">
        <w:r>
          <w:rPr>
            <w:rFonts w:ascii="Times New Roman" w:eastAsia="Times New Roman" w:hAnsi="Times New Roman" w:cs="Times New Roman"/>
            <w:sz w:val="24"/>
            <w:szCs w:val="24"/>
          </w:rPr>
          <w:delText>We first exampled</w:delText>
        </w:r>
      </w:del>
      <w:ins w:id="569" w:author="Rossella Falcone" w:date="2026-03-19T17:13:00Z" w16du:dateUtc="2026-03-19T21:13:00Z">
        <w:r w:rsidR="00CA74C1">
          <w:rPr>
            <w:rFonts w:ascii="Times New Roman" w:eastAsia="Times New Roman" w:hAnsi="Times New Roman" w:cs="Times New Roman"/>
            <w:sz w:val="24"/>
            <w:szCs w:val="24"/>
          </w:rPr>
          <w:t>F</w:t>
        </w:r>
        <w:r>
          <w:rPr>
            <w:rFonts w:ascii="Times New Roman" w:eastAsia="Times New Roman" w:hAnsi="Times New Roman" w:cs="Times New Roman"/>
            <w:sz w:val="24"/>
            <w:szCs w:val="24"/>
          </w:rPr>
          <w:t>irst</w:t>
        </w:r>
        <w:r w:rsidR="00CA74C1">
          <w:rPr>
            <w:rFonts w:ascii="Times New Roman" w:eastAsia="Times New Roman" w:hAnsi="Times New Roman" w:cs="Times New Roman"/>
            <w:sz w:val="24"/>
            <w:szCs w:val="24"/>
          </w:rPr>
          <w:t>, we</w:t>
        </w:r>
        <w:r>
          <w:rPr>
            <w:rFonts w:ascii="Times New Roman" w:eastAsia="Times New Roman" w:hAnsi="Times New Roman" w:cs="Times New Roman"/>
            <w:sz w:val="24"/>
            <w:szCs w:val="24"/>
          </w:rPr>
          <w:t xml:space="preserve"> </w:t>
        </w:r>
        <w:r w:rsidR="00CA74C1">
          <w:rPr>
            <w:rFonts w:ascii="Times New Roman" w:eastAsia="Times New Roman" w:hAnsi="Times New Roman" w:cs="Times New Roman"/>
            <w:sz w:val="24"/>
            <w:szCs w:val="24"/>
          </w:rPr>
          <w:t>examined</w:t>
        </w:r>
      </w:ins>
      <w:r w:rsidR="00CA74C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single neuron</w:t>
      </w:r>
      <w:del w:id="570" w:author="Mark Eldridge" w:date="2026-03-23T20:29:00Z" w16du:dateUtc="2026-03-23T20:29:00Z">
        <w:r w:rsidDel="007C3CDB">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responses to reward and delay</w:t>
      </w:r>
      <w:r w:rsidR="00CA2A53">
        <w:rPr>
          <w:rFonts w:ascii="Times New Roman" w:eastAsia="Times New Roman" w:hAnsi="Times New Roman" w:cs="Times New Roman"/>
          <w:sz w:val="24"/>
          <w:szCs w:val="24"/>
        </w:rPr>
        <w:t xml:space="preserve">. </w:t>
      </w:r>
      <w:commentRangeStart w:id="571"/>
      <w:r>
        <w:rPr>
          <w:rFonts w:ascii="Times New Roman" w:eastAsia="Times New Roman" w:hAnsi="Times New Roman" w:cs="Times New Roman"/>
          <w:sz w:val="24"/>
          <w:szCs w:val="24"/>
        </w:rPr>
        <w:t>We recorded 170 neurons in dlPFC</w:t>
      </w:r>
      <w:r w:rsidR="003D3CD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(107 neurons in Monkey </w:t>
      </w:r>
      <w:r w:rsidR="00971448">
        <w:rPr>
          <w:rFonts w:ascii="Times New Roman" w:eastAsia="Times New Roman" w:hAnsi="Times New Roman" w:cs="Times New Roman"/>
          <w:sz w:val="24"/>
          <w:szCs w:val="24"/>
        </w:rPr>
        <w:t xml:space="preserve">T </w:t>
      </w:r>
      <w:r>
        <w:rPr>
          <w:rFonts w:ascii="Times New Roman" w:eastAsia="Times New Roman" w:hAnsi="Times New Roman" w:cs="Times New Roman"/>
          <w:sz w:val="24"/>
          <w:szCs w:val="24"/>
        </w:rPr>
        <w:t xml:space="preserve">and 63 neurons in Monkey </w:t>
      </w:r>
      <w:r w:rsidR="0097144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Fig. </w:t>
      </w:r>
      <w:r w:rsidR="00614CCC">
        <w:rPr>
          <w:rFonts w:ascii="Times New Roman" w:eastAsia="Times New Roman" w:hAnsi="Times New Roman" w:cs="Times New Roman"/>
          <w:sz w:val="24"/>
          <w:szCs w:val="24"/>
        </w:rPr>
        <w:t>S1A</w:t>
      </w:r>
      <w:r>
        <w:rPr>
          <w:rFonts w:ascii="Times New Roman" w:eastAsia="Times New Roman" w:hAnsi="Times New Roman" w:cs="Times New Roman"/>
          <w:sz w:val="24"/>
          <w:szCs w:val="24"/>
        </w:rPr>
        <w:t xml:space="preserve">) while the animals performed the task. </w:t>
      </w:r>
      <w:r w:rsidR="003D3CD9">
        <w:rPr>
          <w:rFonts w:ascii="Times New Roman" w:eastAsia="Times New Roman" w:hAnsi="Times New Roman" w:cs="Times New Roman"/>
          <w:sz w:val="24"/>
          <w:szCs w:val="24"/>
        </w:rPr>
        <w:t>During the offer period</w:t>
      </w:r>
      <w:r>
        <w:rPr>
          <w:rFonts w:ascii="Times New Roman" w:eastAsia="Times New Roman" w:hAnsi="Times New Roman" w:cs="Times New Roman"/>
          <w:sz w:val="24"/>
          <w:szCs w:val="24"/>
        </w:rPr>
        <w:t xml:space="preserve">, 121 out of 170 neurons were significantly modulated by reward magnitude and/or delay (2-way ANOVA, p &lt; 0.05; Fig. </w:t>
      </w:r>
      <w:r w:rsidR="00614CCC">
        <w:rPr>
          <w:rFonts w:ascii="Times New Roman" w:eastAsia="Times New Roman" w:hAnsi="Times New Roman" w:cs="Times New Roman"/>
          <w:sz w:val="24"/>
          <w:szCs w:val="24"/>
        </w:rPr>
        <w:t>S1B</w:t>
      </w:r>
      <w:r>
        <w:rPr>
          <w:rFonts w:ascii="Times New Roman" w:eastAsia="Times New Roman" w:hAnsi="Times New Roman" w:cs="Times New Roman"/>
          <w:sz w:val="24"/>
          <w:szCs w:val="24"/>
        </w:rPr>
        <w:t xml:space="preserve">). </w:t>
      </w:r>
      <w:r w:rsidR="00BF25B6">
        <w:rPr>
          <w:rFonts w:ascii="Times New Roman" w:eastAsia="Times New Roman" w:hAnsi="Times New Roman" w:cs="Times New Roman"/>
          <w:sz w:val="24"/>
          <w:szCs w:val="24"/>
        </w:rPr>
        <w:t>S</w:t>
      </w:r>
      <w:r>
        <w:rPr>
          <w:rFonts w:ascii="Times New Roman" w:eastAsia="Times New Roman" w:hAnsi="Times New Roman" w:cs="Times New Roman"/>
          <w:sz w:val="24"/>
          <w:szCs w:val="24"/>
        </w:rPr>
        <w:t>liding</w:t>
      </w:r>
      <w:r w:rsidR="003D3CD9">
        <w:rPr>
          <w:rFonts w:ascii="Times New Roman" w:eastAsia="Times New Roman" w:hAnsi="Times New Roman" w:cs="Times New Roman"/>
          <w:sz w:val="24"/>
          <w:szCs w:val="24"/>
        </w:rPr>
        <w:t>-</w:t>
      </w:r>
      <w:r>
        <w:rPr>
          <w:rFonts w:ascii="Times New Roman" w:eastAsia="Times New Roman" w:hAnsi="Times New Roman" w:cs="Times New Roman"/>
          <w:sz w:val="24"/>
          <w:szCs w:val="24"/>
        </w:rPr>
        <w:t>window ANOVA analysis showed that t</w:t>
      </w:r>
      <w:r>
        <w:rPr>
          <w:rFonts w:ascii="Times New Roman" w:eastAsia="Times New Roman" w:hAnsi="Times New Roman" w:cs="Times New Roman"/>
          <w:color w:val="000000"/>
          <w:sz w:val="24"/>
          <w:szCs w:val="24"/>
        </w:rPr>
        <w:t xml:space="preserve">he proportion of neurons modulated by each factor </w:t>
      </w:r>
      <w:r w:rsidR="00BF25B6">
        <w:rPr>
          <w:rFonts w:ascii="Times New Roman" w:eastAsia="Times New Roman" w:hAnsi="Times New Roman" w:cs="Times New Roman"/>
          <w:color w:val="000000"/>
          <w:sz w:val="24"/>
          <w:szCs w:val="24"/>
        </w:rPr>
        <w:t>increased</w:t>
      </w:r>
      <w:r>
        <w:rPr>
          <w:rFonts w:ascii="Times New Roman" w:eastAsia="Times New Roman" w:hAnsi="Times New Roman" w:cs="Times New Roman"/>
          <w:color w:val="000000"/>
          <w:sz w:val="24"/>
          <w:szCs w:val="24"/>
        </w:rPr>
        <w:t xml:space="preserve"> </w:t>
      </w:r>
      <w:commentRangeStart w:id="572"/>
      <w:r>
        <w:rPr>
          <w:rFonts w:ascii="Times New Roman" w:eastAsia="Times New Roman" w:hAnsi="Times New Roman" w:cs="Times New Roman"/>
          <w:color w:val="000000"/>
          <w:sz w:val="24"/>
          <w:szCs w:val="24"/>
        </w:rPr>
        <w:t>shortly after cue presentation</w:t>
      </w:r>
      <w:commentRangeEnd w:id="572"/>
      <w:r w:rsidR="007C3CDB">
        <w:rPr>
          <w:rStyle w:val="CommentReference"/>
          <w:rFonts w:ascii="Times New Roman" w:eastAsia="Times New Roman" w:hAnsi="Times New Roman" w:cs="Times New Roman"/>
          <w:color w:val="000000"/>
          <w:sz w:val="24"/>
          <w:szCs w:val="24"/>
        </w:rPr>
        <w:commentReference w:id="572"/>
      </w:r>
      <w:r>
        <w:rPr>
          <w:rFonts w:ascii="Times New Roman" w:eastAsia="Times New Roman" w:hAnsi="Times New Roman" w:cs="Times New Roman"/>
          <w:color w:val="000000"/>
          <w:sz w:val="24"/>
          <w:szCs w:val="24"/>
        </w:rPr>
        <w:t xml:space="preserve"> (Fig. </w:t>
      </w:r>
      <w:r w:rsidR="00614CCC">
        <w:rPr>
          <w:rFonts w:ascii="Times New Roman" w:eastAsia="Times New Roman" w:hAnsi="Times New Roman" w:cs="Times New Roman"/>
          <w:color w:val="000000"/>
          <w:sz w:val="24"/>
          <w:szCs w:val="24"/>
        </w:rPr>
        <w:t>S1</w:t>
      </w:r>
      <w:r>
        <w:rPr>
          <w:rFonts w:ascii="Times New Roman" w:eastAsia="Times New Roman" w:hAnsi="Times New Roman" w:cs="Times New Roman"/>
          <w:color w:val="000000"/>
          <w:sz w:val="24"/>
          <w:szCs w:val="24"/>
        </w:rPr>
        <w:t xml:space="preserve">C-D). </w:t>
      </w:r>
      <w:r w:rsidR="003D3CD9">
        <w:rPr>
          <w:rFonts w:ascii="Times New Roman" w:eastAsia="Times New Roman" w:hAnsi="Times New Roman" w:cs="Times New Roman"/>
          <w:color w:val="000000"/>
          <w:sz w:val="24"/>
          <w:szCs w:val="24"/>
        </w:rPr>
        <w:t>To quantify the strength of encoding for each variable (reward magnitude, delay, and their interaction), we computed omega squared (ω</w:t>
      </w:r>
      <w:del w:id="573" w:author="Rossella Falcone" w:date="2026-03-19T17:13:00Z" w16du:dateUtc="2026-03-19T21:13:00Z">
        <w:r w:rsidR="003D3CD9">
          <w:rPr>
            <w:rFonts w:ascii="Times New Roman" w:eastAsia="Times New Roman" w:hAnsi="Times New Roman" w:cs="Times New Roman"/>
            <w:color w:val="000000"/>
            <w:sz w:val="24"/>
            <w:szCs w:val="24"/>
          </w:rPr>
          <w:delText>²)</w:delText>
        </w:r>
      </w:del>
      <w:ins w:id="574" w:author="Rossella Falcone" w:date="2026-03-19T17:13:00Z" w16du:dateUtc="2026-03-19T21:13:00Z">
        <w:r w:rsidR="003D3CD9">
          <w:rPr>
            <w:rFonts w:ascii="Times New Roman" w:eastAsia="Times New Roman" w:hAnsi="Times New Roman" w:cs="Times New Roman"/>
            <w:color w:val="000000"/>
            <w:sz w:val="24"/>
            <w:szCs w:val="24"/>
          </w:rPr>
          <w:t>²)</w:t>
        </w:r>
        <w:r w:rsidR="00CA74C1">
          <w:rPr>
            <w:rFonts w:ascii="Times New Roman" w:eastAsia="Times New Roman" w:hAnsi="Times New Roman" w:cs="Times New Roman"/>
            <w:color w:val="000000"/>
            <w:sz w:val="24"/>
            <w:szCs w:val="24"/>
          </w:rPr>
          <w:t>,</w:t>
        </w:r>
      </w:ins>
      <w:r w:rsidR="00CA74C1">
        <w:rPr>
          <w:rFonts w:ascii="Times New Roman" w:eastAsia="Times New Roman" w:hAnsi="Times New Roman" w:cs="Times New Roman"/>
          <w:color w:val="000000"/>
          <w:sz w:val="24"/>
          <w:szCs w:val="24"/>
        </w:rPr>
        <w:t xml:space="preserve"> </w:t>
      </w:r>
      <w:r w:rsidR="005307BB">
        <w:rPr>
          <w:rFonts w:ascii="Times New Roman" w:eastAsia="Times New Roman" w:hAnsi="Times New Roman" w:cs="Times New Roman"/>
          <w:color w:val="000000"/>
          <w:sz w:val="24"/>
          <w:szCs w:val="24"/>
        </w:rPr>
        <w:t>w</w:t>
      </w:r>
      <w:r w:rsidR="003D3CD9">
        <w:rPr>
          <w:rFonts w:ascii="Times New Roman" w:eastAsia="Times New Roman" w:hAnsi="Times New Roman" w:cs="Times New Roman"/>
          <w:color w:val="000000"/>
          <w:sz w:val="24"/>
          <w:szCs w:val="24"/>
        </w:rPr>
        <w:t>hich estimates the proportion of variance in neural activity explained by each factor (see Methods).</w:t>
      </w:r>
      <w:r w:rsidR="0019133F" w:rsidRPr="0019133F">
        <w:rPr>
          <w:rFonts w:ascii="Times New Roman" w:eastAsia="Times New Roman" w:hAnsi="Times New Roman" w:cs="Times New Roman"/>
          <w:color w:val="000000"/>
          <w:sz w:val="24"/>
          <w:szCs w:val="24"/>
        </w:rPr>
        <w:t xml:space="preserve"> </w:t>
      </w:r>
      <w:commentRangeStart w:id="575"/>
      <w:del w:id="576" w:author="Rossella Falcone" w:date="2026-03-19T17:13:00Z" w16du:dateUtc="2026-03-19T21:13:00Z">
        <w:r w:rsidR="0019133F" w:rsidRPr="005515E1">
          <w:rPr>
            <w:rFonts w:ascii="Times New Roman" w:eastAsia="Times New Roman" w:hAnsi="Times New Roman" w:cs="Times New Roman"/>
            <w:strike/>
            <w:color w:val="000000"/>
            <w:sz w:val="24"/>
            <w:szCs w:val="24"/>
          </w:rPr>
          <w:delText xml:space="preserve">In Monkey S, reward modulation appeared earlier and was stronger than delay modulation during the first 500 ms of the offer period. Monkey T showed stronger delay-related modulation (Fig. S2A-B). </w:delText>
        </w:r>
        <w:commentRangeEnd w:id="575"/>
        <w:r w:rsidR="005579F1">
          <w:rPr>
            <w:rStyle w:val="CommentReference"/>
            <w:rFonts w:ascii="Times New Roman" w:eastAsia="Times New Roman" w:hAnsi="Times New Roman" w:cs="Times New Roman"/>
            <w:color w:val="000000"/>
            <w:sz w:val="24"/>
            <w:szCs w:val="24"/>
          </w:rPr>
          <w:commentReference w:id="575"/>
        </w:r>
        <w:r w:rsidR="005579F1">
          <w:rPr>
            <w:rFonts w:ascii="Times New Roman" w:eastAsia="Times New Roman" w:hAnsi="Times New Roman" w:cs="Times New Roman"/>
            <w:color w:val="000000"/>
            <w:sz w:val="24"/>
            <w:szCs w:val="24"/>
          </w:rPr>
          <w:delText>Notably</w:delText>
        </w:r>
      </w:del>
      <w:ins w:id="577" w:author="Rossella Falcone" w:date="2026-03-19T17:13:00Z" w16du:dateUtc="2026-03-19T21:13:00Z">
        <w:del w:id="578" w:author="Mark Eldridge" w:date="2026-03-23T20:38:00Z" w16du:dateUtc="2026-03-23T20:38:00Z">
          <w:r w:rsidR="00333C22" w:rsidDel="00DB0E62">
            <w:rPr>
              <w:rFonts w:ascii="Times New Roman" w:eastAsia="Times New Roman" w:hAnsi="Times New Roman" w:cs="Times New Roman"/>
              <w:color w:val="000000"/>
              <w:sz w:val="24"/>
              <w:szCs w:val="24"/>
            </w:rPr>
            <w:delText>Interestingly</w:delText>
          </w:r>
        </w:del>
      </w:ins>
      <w:del w:id="579" w:author="Mark Eldridge" w:date="2026-03-23T20:39:00Z" w16du:dateUtc="2026-03-23T20:39:00Z">
        <w:r w:rsidR="0019133F" w:rsidDel="00DB0E62">
          <w:rPr>
            <w:rFonts w:ascii="Times New Roman" w:eastAsia="Times New Roman" w:hAnsi="Times New Roman" w:cs="Times New Roman"/>
            <w:color w:val="000000"/>
            <w:sz w:val="24"/>
            <w:szCs w:val="24"/>
          </w:rPr>
          <w:delText>,</w:delText>
        </w:r>
      </w:del>
      <w:r w:rsidR="0019133F">
        <w:rPr>
          <w:rFonts w:ascii="Times New Roman" w:eastAsia="Times New Roman" w:hAnsi="Times New Roman" w:cs="Times New Roman"/>
          <w:color w:val="000000"/>
          <w:sz w:val="24"/>
          <w:szCs w:val="24"/>
        </w:rPr>
        <w:t xml:space="preserve"> </w:t>
      </w:r>
      <w:ins w:id="580" w:author="Mark Eldridge" w:date="2026-03-23T20:39:00Z" w16du:dateUtc="2026-03-23T20:39:00Z">
        <w:r w:rsidR="00DB0E62">
          <w:rPr>
            <w:rFonts w:ascii="Times New Roman" w:eastAsia="Times New Roman" w:hAnsi="Times New Roman" w:cs="Times New Roman"/>
            <w:color w:val="000000"/>
            <w:sz w:val="24"/>
            <w:szCs w:val="24"/>
          </w:rPr>
          <w:t>N</w:t>
        </w:r>
      </w:ins>
      <w:del w:id="581" w:author="Mark Eldridge" w:date="2026-03-23T20:39:00Z" w16du:dateUtc="2026-03-23T20:39:00Z">
        <w:r w:rsidR="0019133F" w:rsidDel="00DB0E62">
          <w:rPr>
            <w:rFonts w:ascii="Times New Roman" w:eastAsia="Times New Roman" w:hAnsi="Times New Roman" w:cs="Times New Roman"/>
            <w:color w:val="000000"/>
            <w:sz w:val="24"/>
            <w:szCs w:val="24"/>
          </w:rPr>
          <w:delText>n</w:delText>
        </w:r>
      </w:del>
      <w:r w:rsidR="0019133F">
        <w:rPr>
          <w:rFonts w:ascii="Times New Roman" w:eastAsia="Times New Roman" w:hAnsi="Times New Roman" w:cs="Times New Roman"/>
          <w:color w:val="000000"/>
          <w:sz w:val="24"/>
          <w:szCs w:val="24"/>
        </w:rPr>
        <w:t xml:space="preserve">either monkey showed </w:t>
      </w:r>
      <w:ins w:id="582" w:author="Rossella Falcone" w:date="2026-03-19T17:13:00Z" w16du:dateUtc="2026-03-19T21:13:00Z">
        <w:r w:rsidR="00CA74C1">
          <w:rPr>
            <w:rFonts w:ascii="Times New Roman" w:eastAsia="Times New Roman" w:hAnsi="Times New Roman" w:cs="Times New Roman"/>
            <w:color w:val="000000"/>
            <w:sz w:val="24"/>
            <w:szCs w:val="24"/>
          </w:rPr>
          <w:t xml:space="preserve">a </w:t>
        </w:r>
      </w:ins>
      <w:r w:rsidR="00BF25B6">
        <w:rPr>
          <w:rFonts w:ascii="Times New Roman" w:eastAsia="Times New Roman" w:hAnsi="Times New Roman" w:cs="Times New Roman"/>
          <w:color w:val="000000"/>
          <w:sz w:val="24"/>
          <w:szCs w:val="24"/>
        </w:rPr>
        <w:t xml:space="preserve">significant </w:t>
      </w:r>
      <w:r w:rsidR="003D3CD9">
        <w:rPr>
          <w:rFonts w:ascii="Times New Roman" w:eastAsia="Times New Roman" w:hAnsi="Times New Roman" w:cs="Times New Roman"/>
          <w:color w:val="000000"/>
          <w:sz w:val="24"/>
          <w:szCs w:val="24"/>
        </w:rPr>
        <w:t>representation of</w:t>
      </w:r>
      <w:r w:rsidR="00BF25B6">
        <w:rPr>
          <w:rFonts w:ascii="Times New Roman" w:eastAsia="Times New Roman" w:hAnsi="Times New Roman" w:cs="Times New Roman"/>
          <w:color w:val="000000"/>
          <w:sz w:val="24"/>
          <w:szCs w:val="24"/>
        </w:rPr>
        <w:t xml:space="preserve"> the upcoming choice </w:t>
      </w:r>
      <w:del w:id="583" w:author="Siyu Wang" w:date="2026-03-22T21:13:00Z" w16du:dateUtc="2026-03-23T01:13:00Z">
        <w:r w:rsidR="00BF25B6" w:rsidDel="00D50B4A">
          <w:rPr>
            <w:rFonts w:ascii="Times New Roman" w:eastAsia="Times New Roman" w:hAnsi="Times New Roman" w:cs="Times New Roman"/>
            <w:color w:val="000000"/>
            <w:sz w:val="24"/>
            <w:szCs w:val="24"/>
          </w:rPr>
          <w:delText xml:space="preserve">outcome </w:delText>
        </w:r>
      </w:del>
      <w:r w:rsidR="00BF25B6">
        <w:rPr>
          <w:rFonts w:ascii="Times New Roman" w:eastAsia="Times New Roman" w:hAnsi="Times New Roman" w:cs="Times New Roman"/>
          <w:color w:val="000000"/>
          <w:sz w:val="24"/>
          <w:szCs w:val="24"/>
        </w:rPr>
        <w:t xml:space="preserve">(accept vs. refuse) </w:t>
      </w:r>
      <w:del w:id="584" w:author="Rossella Falcone" w:date="2026-03-19T17:13:00Z" w16du:dateUtc="2026-03-19T21:13:00Z">
        <w:r w:rsidR="0019133F">
          <w:rPr>
            <w:rFonts w:ascii="Times New Roman" w:eastAsia="Times New Roman" w:hAnsi="Times New Roman" w:cs="Times New Roman"/>
            <w:color w:val="000000"/>
            <w:sz w:val="24"/>
            <w:szCs w:val="24"/>
          </w:rPr>
          <w:delText>after</w:delText>
        </w:r>
      </w:del>
      <w:ins w:id="585" w:author="Rossella Falcone" w:date="2026-03-19T17:13:00Z" w16du:dateUtc="2026-03-19T21:13:00Z">
        <w:r w:rsidR="00A90F08">
          <w:rPr>
            <w:rFonts w:ascii="Times New Roman" w:eastAsia="Times New Roman" w:hAnsi="Times New Roman" w:cs="Times New Roman"/>
            <w:color w:val="000000"/>
            <w:sz w:val="24"/>
            <w:szCs w:val="24"/>
          </w:rPr>
          <w:t>following</w:t>
        </w:r>
      </w:ins>
      <w:r w:rsidR="00A90F08">
        <w:rPr>
          <w:rFonts w:ascii="Times New Roman" w:eastAsia="Times New Roman" w:hAnsi="Times New Roman" w:cs="Times New Roman"/>
          <w:color w:val="000000"/>
          <w:sz w:val="24"/>
          <w:szCs w:val="24"/>
        </w:rPr>
        <w:t xml:space="preserve"> </w:t>
      </w:r>
      <w:r w:rsidR="0019133F">
        <w:rPr>
          <w:rFonts w:ascii="Times New Roman" w:eastAsia="Times New Roman" w:hAnsi="Times New Roman" w:cs="Times New Roman"/>
          <w:color w:val="000000"/>
          <w:sz w:val="24"/>
          <w:szCs w:val="24"/>
        </w:rPr>
        <w:t>the</w:t>
      </w:r>
      <w:r w:rsidR="00BF25B6">
        <w:rPr>
          <w:rFonts w:ascii="Times New Roman" w:eastAsia="Times New Roman" w:hAnsi="Times New Roman" w:cs="Times New Roman"/>
          <w:color w:val="000000"/>
          <w:sz w:val="24"/>
          <w:szCs w:val="24"/>
        </w:rPr>
        <w:t xml:space="preserve"> offer </w:t>
      </w:r>
      <w:r w:rsidR="0019133F">
        <w:rPr>
          <w:rFonts w:ascii="Times New Roman" w:eastAsia="Times New Roman" w:hAnsi="Times New Roman" w:cs="Times New Roman"/>
          <w:color w:val="000000"/>
          <w:sz w:val="24"/>
          <w:szCs w:val="24"/>
        </w:rPr>
        <w:t>onset (Fig. S1C-D</w:t>
      </w:r>
      <w:ins w:id="586" w:author="Rossella Falcone" w:date="2026-03-19T17:13:00Z" w16du:dateUtc="2026-03-19T21:13:00Z">
        <w:r w:rsidR="0019133F">
          <w:rPr>
            <w:rFonts w:ascii="Times New Roman" w:eastAsia="Times New Roman" w:hAnsi="Times New Roman" w:cs="Times New Roman"/>
            <w:color w:val="000000"/>
            <w:sz w:val="24"/>
            <w:szCs w:val="24"/>
          </w:rPr>
          <w:t xml:space="preserve"> and Fig. S2A-B</w:t>
        </w:r>
      </w:ins>
      <w:r w:rsidR="0019133F">
        <w:rPr>
          <w:rFonts w:ascii="Times New Roman" w:eastAsia="Times New Roman" w:hAnsi="Times New Roman" w:cs="Times New Roman"/>
          <w:color w:val="000000"/>
          <w:sz w:val="24"/>
          <w:szCs w:val="24"/>
        </w:rPr>
        <w:t xml:space="preserve">, yellow </w:t>
      </w:r>
      <w:del w:id="587" w:author="Rossella Falcone" w:date="2026-03-19T17:13:00Z" w16du:dateUtc="2026-03-19T21:13:00Z">
        <w:r w:rsidR="0019133F">
          <w:rPr>
            <w:rFonts w:ascii="Times New Roman" w:eastAsia="Times New Roman" w:hAnsi="Times New Roman" w:cs="Times New Roman"/>
            <w:color w:val="000000"/>
            <w:sz w:val="24"/>
            <w:szCs w:val="24"/>
          </w:rPr>
          <w:delText>line and Fig. S2A-B, yellow line), indicating</w:delText>
        </w:r>
      </w:del>
      <w:ins w:id="588" w:author="Rossella Falcone" w:date="2026-03-19T17:13:00Z" w16du:dateUtc="2026-03-19T21:13:00Z">
        <w:r w:rsidR="0019133F">
          <w:rPr>
            <w:rFonts w:ascii="Times New Roman" w:eastAsia="Times New Roman" w:hAnsi="Times New Roman" w:cs="Times New Roman"/>
            <w:color w:val="000000"/>
            <w:sz w:val="24"/>
            <w:szCs w:val="24"/>
          </w:rPr>
          <w:t>line</w:t>
        </w:r>
        <w:r w:rsidR="00737A1E">
          <w:rPr>
            <w:rFonts w:ascii="Times New Roman" w:eastAsia="Times New Roman" w:hAnsi="Times New Roman" w:cs="Times New Roman"/>
            <w:color w:val="000000"/>
            <w:sz w:val="24"/>
            <w:szCs w:val="24"/>
          </w:rPr>
          <w:t>s</w:t>
        </w:r>
        <w:r w:rsidR="0019133F">
          <w:rPr>
            <w:rFonts w:ascii="Times New Roman" w:eastAsia="Times New Roman" w:hAnsi="Times New Roman" w:cs="Times New Roman"/>
            <w:color w:val="000000"/>
            <w:sz w:val="24"/>
            <w:szCs w:val="24"/>
          </w:rPr>
          <w:t xml:space="preserve">), </w:t>
        </w:r>
        <w:r w:rsidR="00737A1E">
          <w:rPr>
            <w:rFonts w:ascii="Times New Roman" w:eastAsia="Times New Roman" w:hAnsi="Times New Roman" w:cs="Times New Roman"/>
            <w:color w:val="000000"/>
            <w:sz w:val="24"/>
            <w:szCs w:val="24"/>
          </w:rPr>
          <w:t>suggesting</w:t>
        </w:r>
      </w:ins>
      <w:r w:rsidR="0019133F">
        <w:rPr>
          <w:rFonts w:ascii="Times New Roman" w:eastAsia="Times New Roman" w:hAnsi="Times New Roman" w:cs="Times New Roman"/>
          <w:color w:val="000000"/>
          <w:sz w:val="24"/>
          <w:szCs w:val="24"/>
        </w:rPr>
        <w:t xml:space="preserve"> that dlPFC activity during this epoch </w:t>
      </w:r>
      <w:ins w:id="589" w:author="Mark Eldridge" w:date="2026-03-23T20:40:00Z" w16du:dateUtc="2026-03-23T20:40:00Z">
        <w:r w:rsidR="00DB0E62">
          <w:rPr>
            <w:rFonts w:ascii="Times New Roman" w:eastAsia="Times New Roman" w:hAnsi="Times New Roman" w:cs="Times New Roman"/>
            <w:color w:val="000000"/>
            <w:sz w:val="24"/>
            <w:szCs w:val="24"/>
          </w:rPr>
          <w:t>– during which choice order was still unk</w:t>
        </w:r>
      </w:ins>
      <w:ins w:id="590" w:author="Mark Eldridge" w:date="2026-03-23T20:41:00Z" w16du:dateUtc="2026-03-23T20:41:00Z">
        <w:r w:rsidR="00DB0E62">
          <w:rPr>
            <w:rFonts w:ascii="Times New Roman" w:eastAsia="Times New Roman" w:hAnsi="Times New Roman" w:cs="Times New Roman"/>
            <w:color w:val="000000"/>
            <w:sz w:val="24"/>
            <w:szCs w:val="24"/>
          </w:rPr>
          <w:t>n</w:t>
        </w:r>
      </w:ins>
      <w:ins w:id="591" w:author="Mark Eldridge" w:date="2026-03-23T20:40:00Z" w16du:dateUtc="2026-03-23T20:40:00Z">
        <w:r w:rsidR="00DB0E62">
          <w:rPr>
            <w:rFonts w:ascii="Times New Roman" w:eastAsia="Times New Roman" w:hAnsi="Times New Roman" w:cs="Times New Roman"/>
            <w:color w:val="000000"/>
            <w:sz w:val="24"/>
            <w:szCs w:val="24"/>
          </w:rPr>
          <w:t xml:space="preserve">own - </w:t>
        </w:r>
      </w:ins>
      <w:r w:rsidR="0019133F">
        <w:rPr>
          <w:rFonts w:ascii="Times New Roman" w:eastAsia="Times New Roman" w:hAnsi="Times New Roman" w:cs="Times New Roman"/>
          <w:color w:val="000000"/>
          <w:sz w:val="24"/>
          <w:szCs w:val="24"/>
        </w:rPr>
        <w:t xml:space="preserve">primarily reflected </w:t>
      </w:r>
      <w:ins w:id="592" w:author="Rossella Falcone" w:date="2026-03-19T17:13:00Z" w16du:dateUtc="2026-03-19T21:13:00Z">
        <w:r w:rsidR="00737A1E">
          <w:rPr>
            <w:rFonts w:ascii="Times New Roman" w:eastAsia="Times New Roman" w:hAnsi="Times New Roman" w:cs="Times New Roman"/>
            <w:color w:val="000000"/>
            <w:sz w:val="24"/>
            <w:szCs w:val="24"/>
          </w:rPr>
          <w:t xml:space="preserve">the </w:t>
        </w:r>
      </w:ins>
      <w:r w:rsidR="0019133F">
        <w:rPr>
          <w:rFonts w:ascii="Times New Roman" w:eastAsia="Times New Roman" w:hAnsi="Times New Roman" w:cs="Times New Roman"/>
          <w:color w:val="000000"/>
          <w:sz w:val="24"/>
          <w:szCs w:val="24"/>
        </w:rPr>
        <w:t>offer evaluation rather than</w:t>
      </w:r>
      <w:ins w:id="593" w:author="Rossella Falcone" w:date="2026-03-19T17:13:00Z" w16du:dateUtc="2026-03-19T21:13:00Z">
        <w:r w:rsidR="0019133F">
          <w:rPr>
            <w:rFonts w:ascii="Times New Roman" w:eastAsia="Times New Roman" w:hAnsi="Times New Roman" w:cs="Times New Roman"/>
            <w:color w:val="000000"/>
            <w:sz w:val="24"/>
            <w:szCs w:val="24"/>
          </w:rPr>
          <w:t xml:space="preserve"> </w:t>
        </w:r>
        <w:r w:rsidR="00737A1E">
          <w:rPr>
            <w:rFonts w:ascii="Times New Roman" w:eastAsia="Times New Roman" w:hAnsi="Times New Roman" w:cs="Times New Roman"/>
            <w:color w:val="000000"/>
            <w:sz w:val="24"/>
            <w:szCs w:val="24"/>
          </w:rPr>
          <w:t>the</w:t>
        </w:r>
      </w:ins>
      <w:r w:rsidR="00737A1E">
        <w:rPr>
          <w:rFonts w:ascii="Times New Roman" w:eastAsia="Times New Roman" w:hAnsi="Times New Roman" w:cs="Times New Roman"/>
          <w:color w:val="000000"/>
          <w:sz w:val="24"/>
          <w:szCs w:val="24"/>
        </w:rPr>
        <w:t xml:space="preserve"> </w:t>
      </w:r>
      <w:r w:rsidR="0019133F">
        <w:rPr>
          <w:rFonts w:ascii="Times New Roman" w:eastAsia="Times New Roman" w:hAnsi="Times New Roman" w:cs="Times New Roman"/>
          <w:color w:val="000000"/>
          <w:sz w:val="24"/>
          <w:szCs w:val="24"/>
        </w:rPr>
        <w:t>commitment to a choice.</w:t>
      </w:r>
      <w:commentRangeEnd w:id="571"/>
      <w:r w:rsidR="00013D75">
        <w:rPr>
          <w:rStyle w:val="CommentReference"/>
          <w:rFonts w:ascii="Times New Roman" w:eastAsia="Times New Roman" w:hAnsi="Times New Roman" w:cs="Times New Roman"/>
          <w:color w:val="000000"/>
          <w:sz w:val="24"/>
          <w:szCs w:val="24"/>
        </w:rPr>
        <w:commentReference w:id="571"/>
      </w:r>
    </w:p>
    <w:p w14:paraId="42B46F0A" w14:textId="06DD258C" w:rsidR="00A450CA" w:rsidRDefault="00017AE1" w:rsidP="00EA47A9">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Next, we defined the population coding </w:t>
      </w:r>
      <w:del w:id="594" w:author="Rossella Falcone" w:date="2026-03-19T17:13:00Z" w16du:dateUtc="2026-03-19T21:13:00Z">
        <w:r>
          <w:rPr>
            <w:rFonts w:ascii="Times New Roman" w:eastAsia="Times New Roman" w:hAnsi="Times New Roman" w:cs="Times New Roman"/>
            <w:sz w:val="24"/>
            <w:szCs w:val="24"/>
          </w:rPr>
          <w:delText>dimension</w:delText>
        </w:r>
      </w:del>
      <w:ins w:id="595" w:author="Rossella Falcone" w:date="2026-03-19T17:13:00Z" w16du:dateUtc="2026-03-19T21:13:00Z">
        <w:r>
          <w:rPr>
            <w:rFonts w:ascii="Times New Roman" w:eastAsia="Times New Roman" w:hAnsi="Times New Roman" w:cs="Times New Roman"/>
            <w:sz w:val="24"/>
            <w:szCs w:val="24"/>
          </w:rPr>
          <w:t>dimension</w:t>
        </w:r>
        <w:r w:rsidR="00737A1E">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of reward and delay based on the beta coefficients </w:t>
      </w:r>
      <w:del w:id="596" w:author="Rossella Falcone" w:date="2026-03-19T17:13:00Z" w16du:dateUtc="2026-03-19T21:13:00Z">
        <w:r>
          <w:rPr>
            <w:rFonts w:ascii="Times New Roman" w:eastAsia="Times New Roman" w:hAnsi="Times New Roman" w:cs="Times New Roman"/>
            <w:sz w:val="24"/>
            <w:szCs w:val="24"/>
          </w:rPr>
          <w:delText>of</w:delText>
        </w:r>
      </w:del>
      <w:ins w:id="597" w:author="Rossella Falcone" w:date="2026-03-19T17:13:00Z" w16du:dateUtc="2026-03-19T21:13:00Z">
        <w:r w:rsidR="00A90F08">
          <w:rPr>
            <w:rFonts w:ascii="Times New Roman" w:eastAsia="Times New Roman" w:hAnsi="Times New Roman" w:cs="Times New Roman"/>
            <w:sz w:val="24"/>
            <w:szCs w:val="24"/>
          </w:rPr>
          <w:t xml:space="preserve">obtained from </w:t>
        </w:r>
        <w:r w:rsidR="00737A1E">
          <w:rPr>
            <w:rFonts w:ascii="Times New Roman" w:eastAsia="Times New Roman" w:hAnsi="Times New Roman" w:cs="Times New Roman"/>
            <w:sz w:val="24"/>
            <w:szCs w:val="24"/>
          </w:rPr>
          <w:t>the</w:t>
        </w:r>
      </w:ins>
      <w:r w:rsidR="00737A1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sliding-window </w:t>
      </w:r>
      <w:del w:id="598" w:author="Mark Eldridge" w:date="2026-03-23T20:44:00Z" w16du:dateUtc="2026-03-23T20:44:00Z">
        <w:r w:rsidDel="00DB0E62">
          <w:rPr>
            <w:rFonts w:ascii="Times New Roman" w:eastAsia="Times New Roman" w:hAnsi="Times New Roman" w:cs="Times New Roman"/>
            <w:sz w:val="24"/>
            <w:szCs w:val="24"/>
          </w:rPr>
          <w:delText xml:space="preserve">the </w:delText>
        </w:r>
      </w:del>
      <w:r>
        <w:rPr>
          <w:rFonts w:ascii="Times New Roman" w:eastAsia="Times New Roman" w:hAnsi="Times New Roman" w:cs="Times New Roman"/>
          <w:sz w:val="24"/>
          <w:szCs w:val="24"/>
        </w:rPr>
        <w:t xml:space="preserve">ANOVA analysis. </w:t>
      </w:r>
      <w:r w:rsidR="00B9640C">
        <w:rPr>
          <w:rFonts w:ascii="Times New Roman" w:eastAsia="Times New Roman" w:hAnsi="Times New Roman" w:cs="Times New Roman"/>
          <w:sz w:val="24"/>
          <w:szCs w:val="24"/>
        </w:rPr>
        <w:t>For both animals, prefrontal neurons showed an inverse correlation between the encoding of reward and delay</w:t>
      </w:r>
      <w:del w:id="599" w:author="Rossella Falcone" w:date="2026-03-19T17:13:00Z" w16du:dateUtc="2026-03-19T21:13:00Z">
        <w:r w:rsidR="0026174E">
          <w:rPr>
            <w:rFonts w:ascii="Times New Roman" w:eastAsia="Times New Roman" w:hAnsi="Times New Roman" w:cs="Times New Roman"/>
            <w:sz w:val="24"/>
            <w:szCs w:val="24"/>
          </w:rPr>
          <w:delText>, which reflects</w:delText>
        </w:r>
      </w:del>
      <w:ins w:id="600" w:author="Rossella Falcone" w:date="2026-03-19T17:13:00Z" w16du:dateUtc="2026-03-19T21:13:00Z">
        <w:del w:id="601" w:author="Siyu Wang" w:date="2026-03-19T23:57:00Z" w16du:dateUtc="2026-03-20T03:57:00Z">
          <w:r w:rsidR="00737A1E" w:rsidDel="00034FF0">
            <w:rPr>
              <w:rFonts w:ascii="Times New Roman" w:eastAsia="Times New Roman" w:hAnsi="Times New Roman" w:cs="Times New Roman"/>
              <w:sz w:val="24"/>
              <w:szCs w:val="24"/>
            </w:rPr>
            <w:delText xml:space="preserve"> encoding</w:delText>
          </w:r>
        </w:del>
        <w:r w:rsidR="0026174E">
          <w:rPr>
            <w:rFonts w:ascii="Times New Roman" w:eastAsia="Times New Roman" w:hAnsi="Times New Roman" w:cs="Times New Roman"/>
            <w:sz w:val="24"/>
            <w:szCs w:val="24"/>
          </w:rPr>
          <w:t>, reflect</w:t>
        </w:r>
        <w:r w:rsidR="00A90F08">
          <w:rPr>
            <w:rFonts w:ascii="Times New Roman" w:eastAsia="Times New Roman" w:hAnsi="Times New Roman" w:cs="Times New Roman"/>
            <w:sz w:val="24"/>
            <w:szCs w:val="24"/>
          </w:rPr>
          <w:t>ing</w:t>
        </w:r>
      </w:ins>
      <w:r w:rsidR="0026174E">
        <w:rPr>
          <w:rFonts w:ascii="Times New Roman" w:eastAsia="Times New Roman" w:hAnsi="Times New Roman" w:cs="Times New Roman"/>
          <w:sz w:val="24"/>
          <w:szCs w:val="24"/>
        </w:rPr>
        <w:t xml:space="preserve"> temporal discounting computation</w:t>
      </w:r>
      <w:ins w:id="602" w:author="Siyu Wang" w:date="2026-03-22T21:15:00Z" w16du:dateUtc="2026-03-23T01:15:00Z">
        <w:r w:rsidR="005C55BA">
          <w:rPr>
            <w:rFonts w:ascii="Times New Roman" w:eastAsia="Times New Roman" w:hAnsi="Times New Roman" w:cs="Times New Roman"/>
            <w:sz w:val="24"/>
            <w:szCs w:val="24"/>
          </w:rPr>
          <w:t xml:space="preserve"> (Fig. 5A-B)</w:t>
        </w:r>
      </w:ins>
      <w:del w:id="603" w:author="Rossella Falcone" w:date="2026-03-19T17:13:00Z" w16du:dateUtc="2026-03-19T21:13:00Z">
        <w:r w:rsidR="00685ACE">
          <w:rPr>
            <w:rFonts w:ascii="Times New Roman" w:eastAsia="Times New Roman" w:hAnsi="Times New Roman" w:cs="Times New Roman"/>
            <w:sz w:val="24"/>
            <w:szCs w:val="24"/>
          </w:rPr>
          <w:delText xml:space="preserve"> (Fig. </w:delText>
        </w:r>
      </w:del>
      <w:ins w:id="604" w:author="Rossella Falcone" w:date="2026-03-19T17:13:00Z" w16du:dateUtc="2026-03-19T21:13:00Z">
        <w:r w:rsidR="00A90F08">
          <w:rPr>
            <w:rFonts w:ascii="Times New Roman" w:eastAsia="Times New Roman" w:hAnsi="Times New Roman" w:cs="Times New Roman"/>
            <w:sz w:val="24"/>
            <w:szCs w:val="24"/>
          </w:rPr>
          <w:t>.</w:t>
        </w:r>
        <w:r w:rsidR="00685ACE">
          <w:rPr>
            <w:rFonts w:ascii="Times New Roman" w:eastAsia="Times New Roman" w:hAnsi="Times New Roman" w:cs="Times New Roman"/>
            <w:sz w:val="24"/>
            <w:szCs w:val="24"/>
          </w:rPr>
          <w:t xml:space="preserve"> </w:t>
        </w:r>
      </w:ins>
      <w:moveFromRangeStart w:id="605" w:author="Rossella Falcone" w:date="2026-03-19T17:13:00Z" w:name="move224832829"/>
      <w:moveFrom w:id="606" w:author="Rossella Falcone" w:date="2026-03-19T17:13:00Z" w16du:dateUtc="2026-03-19T21:13:00Z">
        <w:r w:rsidR="00701DF6">
          <w:rPr>
            <w:rFonts w:ascii="Times New Roman" w:eastAsia="Times New Roman" w:hAnsi="Times New Roman" w:cs="Times New Roman"/>
            <w:sz w:val="24"/>
            <w:szCs w:val="24"/>
          </w:rPr>
          <w:t xml:space="preserve">5A-B). </w:t>
        </w:r>
      </w:moveFrom>
      <w:moveFromRangeEnd w:id="605"/>
      <w:r w:rsidR="00185121">
        <w:rPr>
          <w:rFonts w:ascii="Times New Roman" w:eastAsia="Times New Roman" w:hAnsi="Times New Roman" w:cs="Times New Roman"/>
          <w:color w:val="000000"/>
          <w:sz w:val="24"/>
          <w:szCs w:val="24"/>
        </w:rPr>
        <w:t xml:space="preserve">This relationship </w:t>
      </w:r>
      <w:del w:id="607" w:author="Rossella Falcone" w:date="2026-03-19T17:13:00Z" w16du:dateUtc="2026-03-19T21:13:00Z">
        <w:r w:rsidR="00DA32DE">
          <w:rPr>
            <w:rFonts w:ascii="Times New Roman" w:eastAsia="Times New Roman" w:hAnsi="Times New Roman" w:cs="Times New Roman"/>
            <w:color w:val="000000"/>
            <w:sz w:val="24"/>
            <w:szCs w:val="24"/>
          </w:rPr>
          <w:delText>appeared</w:delText>
        </w:r>
      </w:del>
      <w:ins w:id="608" w:author="Rossella Falcone" w:date="2026-03-19T17:13:00Z" w16du:dateUtc="2026-03-19T21:13:00Z">
        <w:r w:rsidR="00A90F08">
          <w:rPr>
            <w:rFonts w:ascii="Times New Roman" w:eastAsia="Times New Roman" w:hAnsi="Times New Roman" w:cs="Times New Roman"/>
            <w:color w:val="000000"/>
            <w:sz w:val="24"/>
            <w:szCs w:val="24"/>
          </w:rPr>
          <w:t>became</w:t>
        </w:r>
      </w:ins>
      <w:r w:rsidR="00A90F08">
        <w:rPr>
          <w:rFonts w:ascii="Times New Roman" w:eastAsia="Times New Roman" w:hAnsi="Times New Roman" w:cs="Times New Roman"/>
          <w:color w:val="000000"/>
          <w:sz w:val="24"/>
          <w:szCs w:val="24"/>
        </w:rPr>
        <w:t xml:space="preserve"> </w:t>
      </w:r>
      <w:r w:rsidR="00DA32DE">
        <w:rPr>
          <w:rFonts w:ascii="Times New Roman" w:eastAsia="Times New Roman" w:hAnsi="Times New Roman" w:cs="Times New Roman"/>
          <w:color w:val="000000"/>
          <w:sz w:val="24"/>
          <w:szCs w:val="24"/>
        </w:rPr>
        <w:t>stronger</w:t>
      </w:r>
      <w:r w:rsidR="00185121">
        <w:rPr>
          <w:rFonts w:ascii="Times New Roman" w:eastAsia="Times New Roman" w:hAnsi="Times New Roman" w:cs="Times New Roman"/>
          <w:color w:val="000000"/>
          <w:sz w:val="24"/>
          <w:szCs w:val="24"/>
        </w:rPr>
        <w:t xml:space="preserve"> </w:t>
      </w:r>
      <w:del w:id="609" w:author="Rossella Falcone" w:date="2026-03-19T17:13:00Z" w16du:dateUtc="2026-03-19T21:13:00Z">
        <w:r w:rsidR="003820EB">
          <w:rPr>
            <w:rFonts w:ascii="Times New Roman" w:eastAsia="Times New Roman" w:hAnsi="Times New Roman" w:cs="Times New Roman"/>
            <w:color w:val="000000"/>
            <w:sz w:val="24"/>
            <w:szCs w:val="24"/>
          </w:rPr>
          <w:delText>later in</w:delText>
        </w:r>
      </w:del>
      <w:ins w:id="610" w:author="Rossella Falcone" w:date="2026-03-19T17:13:00Z" w16du:dateUtc="2026-03-19T21:13:00Z">
        <w:r w:rsidR="00A90F08">
          <w:rPr>
            <w:rFonts w:ascii="Times New Roman" w:eastAsia="Times New Roman" w:hAnsi="Times New Roman" w:cs="Times New Roman"/>
            <w:color w:val="000000"/>
            <w:sz w:val="24"/>
            <w:szCs w:val="24"/>
          </w:rPr>
          <w:t>as</w:t>
        </w:r>
      </w:ins>
      <w:r w:rsidR="00A90F08">
        <w:rPr>
          <w:rFonts w:ascii="Times New Roman" w:eastAsia="Times New Roman" w:hAnsi="Times New Roman" w:cs="Times New Roman"/>
          <w:color w:val="000000"/>
          <w:sz w:val="24"/>
          <w:szCs w:val="24"/>
        </w:rPr>
        <w:t xml:space="preserve"> the offer epoch </w:t>
      </w:r>
      <w:ins w:id="611" w:author="Rossella Falcone" w:date="2026-03-19T17:13:00Z" w16du:dateUtc="2026-03-19T21:13:00Z">
        <w:r w:rsidR="00A90F08">
          <w:rPr>
            <w:rFonts w:ascii="Times New Roman" w:eastAsia="Times New Roman" w:hAnsi="Times New Roman" w:cs="Times New Roman"/>
            <w:color w:val="000000"/>
            <w:sz w:val="24"/>
            <w:szCs w:val="24"/>
          </w:rPr>
          <w:t xml:space="preserve">progressed </w:t>
        </w:r>
        <w:r w:rsidR="00701DF6">
          <w:rPr>
            <w:rFonts w:ascii="Times New Roman" w:eastAsia="Times New Roman" w:hAnsi="Times New Roman" w:cs="Times New Roman"/>
            <w:sz w:val="24"/>
            <w:szCs w:val="24"/>
          </w:rPr>
          <w:t xml:space="preserve">(Fig. </w:t>
        </w:r>
      </w:ins>
      <w:moveToRangeStart w:id="612" w:author="Rossella Falcone" w:date="2026-03-19T17:13:00Z" w:name="move224832829"/>
      <w:moveTo w:id="613" w:author="Rossella Falcone" w:date="2026-03-19T17:13:00Z" w16du:dateUtc="2026-03-19T21:13:00Z">
        <w:del w:id="614" w:author="Siyu Wang" w:date="2026-03-22T21:18:00Z" w16du:dateUtc="2026-03-23T01:18:00Z">
          <w:r w:rsidR="00701DF6" w:rsidDel="00621402">
            <w:rPr>
              <w:rFonts w:ascii="Times New Roman" w:eastAsia="Times New Roman" w:hAnsi="Times New Roman" w:cs="Times New Roman"/>
              <w:sz w:val="24"/>
              <w:szCs w:val="24"/>
            </w:rPr>
            <w:delText>5A-B</w:delText>
          </w:r>
        </w:del>
      </w:moveTo>
      <w:ins w:id="615" w:author="Siyu Wang" w:date="2026-03-22T21:18:00Z" w16du:dateUtc="2026-03-23T01:18:00Z">
        <w:r w:rsidR="00621402">
          <w:rPr>
            <w:rFonts w:ascii="Times New Roman" w:eastAsia="Times New Roman" w:hAnsi="Times New Roman" w:cs="Times New Roman"/>
            <w:sz w:val="24"/>
            <w:szCs w:val="24"/>
          </w:rPr>
          <w:t>S3</w:t>
        </w:r>
      </w:ins>
      <w:moveTo w:id="616" w:author="Rossella Falcone" w:date="2026-03-19T17:13:00Z" w16du:dateUtc="2026-03-19T21:13:00Z">
        <w:r w:rsidR="00701DF6">
          <w:rPr>
            <w:rFonts w:ascii="Times New Roman" w:eastAsia="Times New Roman" w:hAnsi="Times New Roman" w:cs="Times New Roman"/>
            <w:sz w:val="24"/>
            <w:szCs w:val="24"/>
          </w:rPr>
          <w:t>).</w:t>
        </w:r>
        <w:del w:id="617" w:author="Siyu Wang" w:date="2026-03-20T00:00:00Z" w16du:dateUtc="2026-03-20T04:00:00Z">
          <w:r w:rsidR="00701DF6" w:rsidDel="00034FF0">
            <w:rPr>
              <w:rFonts w:ascii="Times New Roman" w:eastAsia="Times New Roman" w:hAnsi="Times New Roman" w:cs="Times New Roman"/>
              <w:sz w:val="24"/>
              <w:szCs w:val="24"/>
            </w:rPr>
            <w:delText xml:space="preserve"> </w:delText>
          </w:r>
        </w:del>
      </w:moveTo>
      <w:moveToRangeEnd w:id="612"/>
      <w:del w:id="618" w:author="Siyu Wang" w:date="2026-03-20T00:00:00Z" w16du:dateUtc="2026-03-20T04:00:00Z">
        <w:r w:rsidR="00DA32DE" w:rsidDel="00034FF0">
          <w:rPr>
            <w:rFonts w:ascii="Times New Roman" w:eastAsia="Times New Roman" w:hAnsi="Times New Roman" w:cs="Times New Roman"/>
            <w:color w:val="000000"/>
            <w:sz w:val="24"/>
            <w:szCs w:val="24"/>
          </w:rPr>
          <w:delText>(Fig. S4)</w:delText>
        </w:r>
        <w:r w:rsidR="003820EB" w:rsidDel="00034FF0">
          <w:rPr>
            <w:rFonts w:ascii="Times New Roman" w:eastAsia="Times New Roman" w:hAnsi="Times New Roman" w:cs="Times New Roman"/>
            <w:color w:val="000000"/>
            <w:sz w:val="24"/>
            <w:szCs w:val="24"/>
          </w:rPr>
          <w:delText>,</w:delText>
        </w:r>
      </w:del>
      <w:r w:rsidR="003820EB">
        <w:rPr>
          <w:rFonts w:ascii="Times New Roman" w:eastAsia="Times New Roman" w:hAnsi="Times New Roman" w:cs="Times New Roman"/>
          <w:color w:val="000000"/>
          <w:sz w:val="24"/>
          <w:szCs w:val="24"/>
        </w:rPr>
        <w:t xml:space="preserve"> </w:t>
      </w:r>
      <w:commentRangeStart w:id="619"/>
      <w:r w:rsidR="00A973FC">
        <w:rPr>
          <w:rFonts w:ascii="Times New Roman" w:eastAsia="Times New Roman" w:hAnsi="Times New Roman" w:cs="Times New Roman"/>
          <w:color w:val="000000"/>
          <w:sz w:val="24"/>
          <w:szCs w:val="24"/>
        </w:rPr>
        <w:t xml:space="preserve">As a negative control, we performed the same analysis in the 250 ms </w:t>
      </w:r>
      <w:r w:rsidR="00086114">
        <w:rPr>
          <w:rFonts w:ascii="Times New Roman" w:eastAsia="Times New Roman" w:hAnsi="Times New Roman" w:cs="Times New Roman"/>
          <w:color w:val="000000"/>
          <w:sz w:val="24"/>
          <w:szCs w:val="24"/>
        </w:rPr>
        <w:lastRenderedPageBreak/>
        <w:t xml:space="preserve">window </w:t>
      </w:r>
      <w:r w:rsidR="00A973FC">
        <w:rPr>
          <w:rFonts w:ascii="Times New Roman" w:eastAsia="Times New Roman" w:hAnsi="Times New Roman" w:cs="Times New Roman"/>
          <w:color w:val="000000"/>
          <w:sz w:val="24"/>
          <w:szCs w:val="24"/>
        </w:rPr>
        <w:t xml:space="preserve">before cue onset </w:t>
      </w:r>
      <w:r w:rsidR="00725BF6">
        <w:rPr>
          <w:rFonts w:ascii="Times New Roman" w:eastAsia="Times New Roman" w:hAnsi="Times New Roman" w:cs="Times New Roman"/>
          <w:color w:val="000000"/>
          <w:sz w:val="24"/>
          <w:szCs w:val="24"/>
        </w:rPr>
        <w:t>, and no significance was found (Fig. S</w:t>
      </w:r>
      <w:ins w:id="620" w:author="Siyu Wang" w:date="2026-03-22T21:19:00Z" w16du:dateUtc="2026-03-23T01:19:00Z">
        <w:r w:rsidR="00621402">
          <w:rPr>
            <w:rFonts w:ascii="Times New Roman" w:eastAsia="Times New Roman" w:hAnsi="Times New Roman" w:cs="Times New Roman"/>
            <w:color w:val="000000"/>
            <w:sz w:val="24"/>
            <w:szCs w:val="24"/>
          </w:rPr>
          <w:t>3</w:t>
        </w:r>
      </w:ins>
      <w:del w:id="621" w:author="Siyu Wang" w:date="2026-03-22T21:19:00Z" w16du:dateUtc="2026-03-23T01:19:00Z">
        <w:r w:rsidR="00725BF6" w:rsidDel="00621402">
          <w:rPr>
            <w:rFonts w:ascii="Times New Roman" w:eastAsia="Times New Roman" w:hAnsi="Times New Roman" w:cs="Times New Roman"/>
            <w:color w:val="000000"/>
            <w:sz w:val="24"/>
            <w:szCs w:val="24"/>
          </w:rPr>
          <w:delText>4</w:delText>
        </w:r>
      </w:del>
      <w:r w:rsidR="00725BF6">
        <w:rPr>
          <w:rFonts w:ascii="Times New Roman" w:eastAsia="Times New Roman" w:hAnsi="Times New Roman" w:cs="Times New Roman"/>
          <w:color w:val="000000"/>
          <w:sz w:val="24"/>
          <w:szCs w:val="24"/>
        </w:rPr>
        <w:t xml:space="preserve">A, E), </w:t>
      </w:r>
      <w:r w:rsidR="00A973FC">
        <w:rPr>
          <w:rFonts w:ascii="Times New Roman" w:eastAsia="Times New Roman" w:hAnsi="Times New Roman" w:cs="Times New Roman"/>
          <w:color w:val="000000"/>
          <w:sz w:val="24"/>
          <w:szCs w:val="24"/>
        </w:rPr>
        <w:t>suggesting that these relationships were unique to the evaluation period.</w:t>
      </w:r>
      <w:commentRangeEnd w:id="619"/>
      <w:r w:rsidR="00A750A9">
        <w:rPr>
          <w:rStyle w:val="CommentReference"/>
          <w:rFonts w:ascii="Times New Roman" w:eastAsia="Times New Roman" w:hAnsi="Times New Roman" w:cs="Times New Roman"/>
          <w:color w:val="000000"/>
          <w:sz w:val="24"/>
          <w:szCs w:val="24"/>
        </w:rPr>
        <w:commentReference w:id="619"/>
      </w:r>
    </w:p>
    <w:p w14:paraId="7A4ABCE8" w14:textId="41037431" w:rsidR="00701DF6" w:rsidRDefault="00483BFA" w:rsidP="0008664D">
      <w:pPr>
        <w:spacing w:after="0" w:line="480" w:lineRule="auto"/>
        <w:ind w:firstLine="270"/>
        <w:rPr>
          <w:rFonts w:ascii="Times New Roman" w:eastAsia="Times New Roman" w:hAnsi="Times New Roman" w:cs="Times New Roman"/>
          <w:color w:val="000000"/>
          <w:sz w:val="24"/>
          <w:szCs w:val="24"/>
        </w:rPr>
      </w:pPr>
      <w:del w:id="622" w:author="Siyu Wang" w:date="2026-03-20T00:00:00Z" w16du:dateUtc="2026-03-20T04:00:00Z">
        <w:r w:rsidDel="0008664D">
          <w:rPr>
            <w:rFonts w:ascii="Times New Roman" w:eastAsia="Times New Roman" w:hAnsi="Times New Roman" w:cs="Times New Roman"/>
            <w:color w:val="000000"/>
            <w:sz w:val="24"/>
            <w:szCs w:val="24"/>
          </w:rPr>
          <w:delText>Despite that</w:delText>
        </w:r>
      </w:del>
      <w:ins w:id="623" w:author="Rossella Falcone" w:date="2026-03-19T17:13:00Z" w16du:dateUtc="2026-03-19T21:13:00Z">
        <w:r w:rsidR="00701DF6">
          <w:rPr>
            <w:rFonts w:ascii="Times New Roman" w:eastAsia="Times New Roman" w:hAnsi="Times New Roman" w:cs="Times New Roman"/>
            <w:color w:val="000000"/>
            <w:sz w:val="24"/>
            <w:szCs w:val="24"/>
          </w:rPr>
          <w:t>Although</w:t>
        </w:r>
      </w:ins>
      <w:r w:rsidR="00701DF6">
        <w:rPr>
          <w:rFonts w:ascii="Times New Roman" w:eastAsia="Times New Roman" w:hAnsi="Times New Roman" w:cs="Times New Roman"/>
          <w:color w:val="000000"/>
          <w:sz w:val="24"/>
          <w:szCs w:val="24"/>
        </w:rPr>
        <w:t xml:space="preserve"> the inverse coding </w:t>
      </w:r>
      <w:del w:id="624" w:author="Rossella Falcone" w:date="2026-03-19T17:13:00Z" w16du:dateUtc="2026-03-19T21:13:00Z">
        <w:r>
          <w:rPr>
            <w:rFonts w:ascii="Times New Roman" w:eastAsia="Times New Roman" w:hAnsi="Times New Roman" w:cs="Times New Roman"/>
            <w:color w:val="000000"/>
            <w:sz w:val="24"/>
            <w:szCs w:val="24"/>
          </w:rPr>
          <w:delText>exists</w:delText>
        </w:r>
      </w:del>
      <w:ins w:id="625" w:author="Rossella Falcone" w:date="2026-03-19T17:13:00Z" w16du:dateUtc="2026-03-19T21:13:00Z">
        <w:r w:rsidR="00701DF6">
          <w:rPr>
            <w:rFonts w:ascii="Times New Roman" w:eastAsia="Times New Roman" w:hAnsi="Times New Roman" w:cs="Times New Roman"/>
            <w:color w:val="000000"/>
            <w:sz w:val="24"/>
            <w:szCs w:val="24"/>
          </w:rPr>
          <w:t>was present</w:t>
        </w:r>
      </w:ins>
      <w:r w:rsidR="00701DF6">
        <w:rPr>
          <w:rFonts w:ascii="Times New Roman" w:eastAsia="Times New Roman" w:hAnsi="Times New Roman" w:cs="Times New Roman"/>
          <w:color w:val="000000"/>
          <w:sz w:val="24"/>
          <w:szCs w:val="24"/>
        </w:rPr>
        <w:t xml:space="preserve"> in both monkeys, we observed differences </w:t>
      </w:r>
      <w:del w:id="626" w:author="Rossella Falcone" w:date="2026-03-19T17:13:00Z" w16du:dateUtc="2026-03-19T21:13:00Z">
        <w:r w:rsidR="000A30DB">
          <w:rPr>
            <w:rFonts w:ascii="Times New Roman" w:eastAsia="Times New Roman" w:hAnsi="Times New Roman" w:cs="Times New Roman"/>
            <w:color w:val="000000"/>
            <w:sz w:val="24"/>
            <w:szCs w:val="24"/>
          </w:rPr>
          <w:delText xml:space="preserve">between monkeys </w:delText>
        </w:r>
        <w:r>
          <w:rPr>
            <w:rFonts w:ascii="Times New Roman" w:eastAsia="Times New Roman" w:hAnsi="Times New Roman" w:cs="Times New Roman"/>
            <w:color w:val="000000"/>
            <w:sz w:val="24"/>
            <w:szCs w:val="24"/>
          </w:rPr>
          <w:delText xml:space="preserve">in when this </w:delText>
        </w:r>
      </w:del>
      <w:ins w:id="627" w:author="Rossella Falcone" w:date="2026-03-19T17:13:00Z" w16du:dateUtc="2026-03-19T21:13:00Z">
        <w:r w:rsidR="00701DF6">
          <w:rPr>
            <w:rFonts w:ascii="Times New Roman" w:eastAsia="Times New Roman" w:hAnsi="Times New Roman" w:cs="Times New Roman"/>
            <w:color w:val="000000"/>
            <w:sz w:val="24"/>
            <w:szCs w:val="24"/>
          </w:rPr>
          <w:t xml:space="preserve">in the timing </w:t>
        </w:r>
        <w:r w:rsidR="00A90F08">
          <w:rPr>
            <w:rFonts w:ascii="Times New Roman" w:eastAsia="Times New Roman" w:hAnsi="Times New Roman" w:cs="Times New Roman"/>
            <w:color w:val="000000"/>
            <w:sz w:val="24"/>
            <w:szCs w:val="24"/>
          </w:rPr>
          <w:t xml:space="preserve">and duration </w:t>
        </w:r>
        <w:r w:rsidR="00701DF6">
          <w:rPr>
            <w:rFonts w:ascii="Times New Roman" w:eastAsia="Times New Roman" w:hAnsi="Times New Roman" w:cs="Times New Roman"/>
            <w:color w:val="000000"/>
            <w:sz w:val="24"/>
            <w:szCs w:val="24"/>
          </w:rPr>
          <w:t xml:space="preserve">of the </w:t>
        </w:r>
      </w:ins>
      <w:r w:rsidR="00701DF6">
        <w:rPr>
          <w:rFonts w:ascii="Times New Roman" w:eastAsia="Times New Roman" w:hAnsi="Times New Roman" w:cs="Times New Roman"/>
          <w:color w:val="000000"/>
          <w:sz w:val="24"/>
          <w:szCs w:val="24"/>
        </w:rPr>
        <w:t xml:space="preserve">inverse relationship </w:t>
      </w:r>
      <w:del w:id="628" w:author="Rossella Falcone" w:date="2026-03-19T17:13:00Z" w16du:dateUtc="2026-03-19T21:13:00Z">
        <w:r>
          <w:rPr>
            <w:rFonts w:ascii="Times New Roman" w:eastAsia="Times New Roman" w:hAnsi="Times New Roman" w:cs="Times New Roman"/>
            <w:color w:val="000000"/>
            <w:sz w:val="24"/>
            <w:szCs w:val="24"/>
          </w:rPr>
          <w:delText>appeared and for how long it lasted. For</w:delText>
        </w:r>
      </w:del>
      <w:ins w:id="629" w:author="Rossella Falcone" w:date="2026-03-19T17:13:00Z" w16du:dateUtc="2026-03-19T21:13:00Z">
        <w:r w:rsidR="00701DF6">
          <w:rPr>
            <w:rFonts w:ascii="Times New Roman" w:eastAsia="Times New Roman" w:hAnsi="Times New Roman" w:cs="Times New Roman"/>
            <w:color w:val="000000"/>
            <w:sz w:val="24"/>
            <w:szCs w:val="24"/>
          </w:rPr>
          <w:t>between the two monkeys. In</w:t>
        </w:r>
      </w:ins>
      <w:r w:rsidR="00701DF6">
        <w:rPr>
          <w:rFonts w:ascii="Times New Roman" w:eastAsia="Times New Roman" w:hAnsi="Times New Roman" w:cs="Times New Roman"/>
          <w:color w:val="000000"/>
          <w:sz w:val="24"/>
          <w:szCs w:val="24"/>
        </w:rPr>
        <w:t xml:space="preserve"> Monkey S, the</w:t>
      </w:r>
      <w:r w:rsidR="00701DF6" w:rsidDel="00483BFA">
        <w:rPr>
          <w:rFonts w:ascii="Times New Roman" w:eastAsia="Times New Roman" w:hAnsi="Times New Roman" w:cs="Times New Roman"/>
          <w:color w:val="000000"/>
          <w:sz w:val="24"/>
          <w:szCs w:val="24"/>
        </w:rPr>
        <w:t xml:space="preserve"> </w:t>
      </w:r>
      <w:r w:rsidR="00701DF6">
        <w:rPr>
          <w:rFonts w:ascii="Times New Roman" w:eastAsia="Times New Roman" w:hAnsi="Times New Roman" w:cs="Times New Roman"/>
          <w:color w:val="000000"/>
          <w:sz w:val="24"/>
          <w:szCs w:val="24"/>
        </w:rPr>
        <w:t xml:space="preserve">inverse relationship emerged rapidly within 250ms after cue onset, and persisted throughout cue presentation (Fig. </w:t>
      </w:r>
      <w:del w:id="630" w:author="Rossella Falcone" w:date="2026-03-19T17:13:00Z" w16du:dateUtc="2026-03-19T21:13:00Z">
        <w:r>
          <w:rPr>
            <w:rFonts w:ascii="Times New Roman" w:eastAsia="Times New Roman" w:hAnsi="Times New Roman" w:cs="Times New Roman"/>
            <w:color w:val="000000"/>
            <w:sz w:val="24"/>
            <w:szCs w:val="24"/>
          </w:rPr>
          <w:delText>S</w:delText>
        </w:r>
        <w:r w:rsidR="00A16EEC">
          <w:rPr>
            <w:rFonts w:ascii="Times New Roman" w:eastAsia="Times New Roman" w:hAnsi="Times New Roman" w:cs="Times New Roman"/>
            <w:color w:val="000000"/>
            <w:sz w:val="24"/>
            <w:szCs w:val="24"/>
          </w:rPr>
          <w:delText>4</w:delText>
        </w:r>
        <w:r>
          <w:rPr>
            <w:rFonts w:ascii="Times New Roman" w:eastAsia="Times New Roman" w:hAnsi="Times New Roman" w:cs="Times New Roman"/>
            <w:color w:val="000000"/>
            <w:sz w:val="24"/>
            <w:szCs w:val="24"/>
          </w:rPr>
          <w:delText>B</w:delText>
        </w:r>
      </w:del>
      <w:ins w:id="631" w:author="Rossella Falcone" w:date="2026-03-19T17:13:00Z" w16du:dateUtc="2026-03-19T21:13:00Z">
        <w:r w:rsidR="00701DF6">
          <w:rPr>
            <w:rFonts w:ascii="Times New Roman" w:eastAsia="Times New Roman" w:hAnsi="Times New Roman" w:cs="Times New Roman"/>
            <w:color w:val="000000"/>
            <w:sz w:val="24"/>
            <w:szCs w:val="24"/>
          </w:rPr>
          <w:t>S</w:t>
        </w:r>
        <w:r w:rsidR="00562775">
          <w:rPr>
            <w:rFonts w:ascii="Times New Roman" w:eastAsia="Times New Roman" w:hAnsi="Times New Roman" w:cs="Times New Roman"/>
            <w:color w:val="000000"/>
            <w:sz w:val="24"/>
            <w:szCs w:val="24"/>
          </w:rPr>
          <w:t>3</w:t>
        </w:r>
        <w:r w:rsidR="00701DF6">
          <w:rPr>
            <w:rFonts w:ascii="Times New Roman" w:eastAsia="Times New Roman" w:hAnsi="Times New Roman" w:cs="Times New Roman"/>
            <w:color w:val="000000"/>
            <w:sz w:val="24"/>
            <w:szCs w:val="24"/>
          </w:rPr>
          <w:t>B</w:t>
        </w:r>
      </w:ins>
      <w:r w:rsidR="00701DF6">
        <w:rPr>
          <w:rFonts w:ascii="Times New Roman" w:eastAsia="Times New Roman" w:hAnsi="Times New Roman" w:cs="Times New Roman"/>
          <w:color w:val="000000"/>
          <w:sz w:val="24"/>
          <w:szCs w:val="24"/>
        </w:rPr>
        <w:t>–D). In Monkey T, a similar trend was observed</w:t>
      </w:r>
      <w:ins w:id="632" w:author="Mark Eldridge" w:date="2026-03-23T20:47:00Z" w16du:dateUtc="2026-03-23T20:47:00Z">
        <w:r w:rsidR="00DB0E62">
          <w:rPr>
            <w:rFonts w:ascii="Times New Roman" w:eastAsia="Times New Roman" w:hAnsi="Times New Roman" w:cs="Times New Roman"/>
            <w:color w:val="000000"/>
            <w:sz w:val="24"/>
            <w:szCs w:val="24"/>
          </w:rPr>
          <w:t>,</w:t>
        </w:r>
      </w:ins>
      <w:r w:rsidR="00701DF6">
        <w:rPr>
          <w:rFonts w:ascii="Times New Roman" w:eastAsia="Times New Roman" w:hAnsi="Times New Roman" w:cs="Times New Roman"/>
          <w:color w:val="000000"/>
          <w:sz w:val="24"/>
          <w:szCs w:val="24"/>
        </w:rPr>
        <w:t xml:space="preserve"> but it did not reach statistical significance during the early epochs (Fig. S</w:t>
      </w:r>
      <w:ins w:id="633" w:author="Siyu Wang" w:date="2026-03-22T21:24:00Z" w16du:dateUtc="2026-03-23T01:24:00Z">
        <w:r w:rsidR="00F473B5">
          <w:rPr>
            <w:rFonts w:ascii="Times New Roman" w:eastAsia="Times New Roman" w:hAnsi="Times New Roman" w:cs="Times New Roman"/>
            <w:color w:val="000000"/>
            <w:sz w:val="24"/>
            <w:szCs w:val="24"/>
          </w:rPr>
          <w:t>3</w:t>
        </w:r>
      </w:ins>
      <w:del w:id="634" w:author="Siyu Wang" w:date="2026-03-22T21:24:00Z" w16du:dateUtc="2026-03-23T01:24:00Z">
        <w:r w:rsidR="00701DF6" w:rsidDel="00F473B5">
          <w:rPr>
            <w:rFonts w:ascii="Times New Roman" w:eastAsia="Times New Roman" w:hAnsi="Times New Roman" w:cs="Times New Roman"/>
            <w:color w:val="000000"/>
            <w:sz w:val="24"/>
            <w:szCs w:val="24"/>
          </w:rPr>
          <w:delText>4</w:delText>
        </w:r>
      </w:del>
      <w:r w:rsidR="00701DF6">
        <w:rPr>
          <w:rFonts w:ascii="Times New Roman" w:eastAsia="Times New Roman" w:hAnsi="Times New Roman" w:cs="Times New Roman"/>
          <w:color w:val="000000"/>
          <w:sz w:val="24"/>
          <w:szCs w:val="24"/>
        </w:rPr>
        <w:t xml:space="preserve">G–I). </w:t>
      </w:r>
    </w:p>
    <w:p w14:paraId="748B0F6D" w14:textId="77777777" w:rsidR="00CC297F" w:rsidRDefault="00CC297F" w:rsidP="00467765">
      <w:pPr>
        <w:shd w:val="clear" w:color="auto" w:fill="FFFFFF"/>
        <w:spacing w:after="0" w:line="480" w:lineRule="auto"/>
        <w:ind w:firstLine="360"/>
        <w:rPr>
          <w:rFonts w:ascii="Times New Roman" w:eastAsia="Times New Roman" w:hAnsi="Times New Roman" w:cs="Times New Roman"/>
          <w:b/>
          <w:bCs/>
          <w:sz w:val="24"/>
          <w:szCs w:val="24"/>
        </w:rPr>
      </w:pPr>
    </w:p>
    <w:p w14:paraId="52A4B083" w14:textId="54F97A7E" w:rsidR="00A450CA" w:rsidRPr="00D1150D" w:rsidRDefault="009820D5">
      <w:pPr>
        <w:shd w:val="clear" w:color="auto" w:fill="FFFFFF"/>
        <w:spacing w:after="0" w:line="480" w:lineRule="auto"/>
        <w:rPr>
          <w:rFonts w:ascii="Times New Roman" w:hAnsi="Times New Roman"/>
          <w:b/>
          <w:sz w:val="24"/>
          <w:rPrChange w:id="635" w:author="Rossella Falcone" w:date="2026-03-19T17:13:00Z" w16du:dateUtc="2026-03-19T21:13:00Z">
            <w:rPr>
              <w:rFonts w:ascii="Times New Roman" w:hAnsi="Times New Roman"/>
              <w:b/>
              <w:i/>
              <w:sz w:val="24"/>
            </w:rPr>
          </w:rPrChange>
        </w:rPr>
      </w:pPr>
      <w:r w:rsidRPr="00D1150D">
        <w:rPr>
          <w:rFonts w:ascii="Times New Roman" w:hAnsi="Times New Roman"/>
          <w:b/>
          <w:sz w:val="24"/>
          <w:rPrChange w:id="636" w:author="Rossella Falcone" w:date="2026-03-19T17:13:00Z" w16du:dateUtc="2026-03-19T21:13:00Z">
            <w:rPr>
              <w:rFonts w:ascii="Times New Roman" w:hAnsi="Times New Roman"/>
              <w:b/>
              <w:i/>
              <w:sz w:val="24"/>
            </w:rPr>
          </w:rPrChange>
        </w:rPr>
        <w:t>4. Neural signatures of</w:t>
      </w:r>
      <w:r w:rsidR="00EF6F3D" w:rsidRPr="00D1150D">
        <w:rPr>
          <w:rFonts w:ascii="Times New Roman" w:hAnsi="Times New Roman"/>
          <w:b/>
          <w:sz w:val="24"/>
          <w:rPrChange w:id="637" w:author="Rossella Falcone" w:date="2026-03-19T17:13:00Z" w16du:dateUtc="2026-03-19T21:13:00Z">
            <w:rPr>
              <w:rFonts w:ascii="Times New Roman" w:hAnsi="Times New Roman"/>
              <w:b/>
              <w:i/>
              <w:sz w:val="24"/>
            </w:rPr>
          </w:rPrChange>
        </w:rPr>
        <w:t xml:space="preserve"> the</w:t>
      </w:r>
      <w:r w:rsidRPr="00D1150D">
        <w:rPr>
          <w:rFonts w:ascii="Times New Roman" w:hAnsi="Times New Roman"/>
          <w:b/>
          <w:sz w:val="24"/>
          <w:rPrChange w:id="638" w:author="Rossella Falcone" w:date="2026-03-19T17:13:00Z" w16du:dateUtc="2026-03-19T21:13:00Z">
            <w:rPr>
              <w:rFonts w:ascii="Times New Roman" w:hAnsi="Times New Roman"/>
              <w:b/>
              <w:i/>
              <w:sz w:val="24"/>
            </w:rPr>
          </w:rPrChange>
        </w:rPr>
        <w:t xml:space="preserve"> go</w:t>
      </w:r>
      <w:del w:id="639" w:author="Rossella Falcone" w:date="2026-03-19T17:13:00Z" w16du:dateUtc="2026-03-19T21:13:00Z">
        <w:r>
          <w:rPr>
            <w:rFonts w:ascii="Times New Roman" w:eastAsia="Times New Roman" w:hAnsi="Times New Roman" w:cs="Times New Roman"/>
            <w:b/>
            <w:i/>
            <w:iCs/>
            <w:sz w:val="24"/>
            <w:szCs w:val="24"/>
          </w:rPr>
          <w:delText>-</w:delText>
        </w:r>
      </w:del>
      <w:ins w:id="640" w:author="Rossella Falcone" w:date="2026-03-19T17:13:00Z" w16du:dateUtc="2026-03-19T21:13:00Z">
        <w:r w:rsidR="00D1150D">
          <w:rPr>
            <w:rFonts w:ascii="Times New Roman" w:eastAsia="Times New Roman" w:hAnsi="Times New Roman" w:cs="Times New Roman"/>
            <w:b/>
            <w:sz w:val="24"/>
            <w:szCs w:val="24"/>
          </w:rPr>
          <w:t xml:space="preserve"> </w:t>
        </w:r>
      </w:ins>
      <w:r w:rsidRPr="00D1150D">
        <w:rPr>
          <w:rFonts w:ascii="Times New Roman" w:hAnsi="Times New Roman"/>
          <w:b/>
          <w:sz w:val="24"/>
          <w:rPrChange w:id="641" w:author="Rossella Falcone" w:date="2026-03-19T17:13:00Z" w16du:dateUtc="2026-03-19T21:13:00Z">
            <w:rPr>
              <w:rFonts w:ascii="Times New Roman" w:hAnsi="Times New Roman"/>
              <w:b/>
              <w:i/>
              <w:sz w:val="24"/>
            </w:rPr>
          </w:rPrChange>
        </w:rPr>
        <w:t xml:space="preserve">signal </w:t>
      </w:r>
      <w:r w:rsidR="00EF6F3D" w:rsidRPr="00D1150D">
        <w:rPr>
          <w:rFonts w:ascii="Times New Roman" w:hAnsi="Times New Roman"/>
          <w:b/>
          <w:sz w:val="24"/>
          <w:rPrChange w:id="642" w:author="Rossella Falcone" w:date="2026-03-19T17:13:00Z" w16du:dateUtc="2026-03-19T21:13:00Z">
            <w:rPr>
              <w:rFonts w:ascii="Times New Roman" w:hAnsi="Times New Roman"/>
              <w:b/>
              <w:i/>
              <w:sz w:val="24"/>
            </w:rPr>
          </w:rPrChange>
        </w:rPr>
        <w:t>modulation of value encoding.</w:t>
      </w:r>
    </w:p>
    <w:p w14:paraId="3E9736F2" w14:textId="06284EE9" w:rsidR="00712D24" w:rsidRDefault="00712D24" w:rsidP="00A32BDC">
      <w:pPr>
        <w:shd w:val="clear" w:color="auto" w:fill="FFFFFF"/>
        <w:spacing w:after="0" w:line="480" w:lineRule="auto"/>
        <w:ind w:firstLine="360"/>
        <w:rPr>
          <w:rFonts w:ascii="Times New Roman" w:eastAsia="Times New Roman" w:hAnsi="Times New Roman" w:cs="Times New Roman"/>
          <w:sz w:val="24"/>
          <w:szCs w:val="24"/>
          <w:lang w:eastAsia="zh-CN"/>
        </w:rPr>
      </w:pPr>
      <w:r>
        <w:rPr>
          <w:rFonts w:ascii="Times New Roman" w:eastAsia="Times New Roman" w:hAnsi="Times New Roman" w:cs="Times New Roman" w:hint="eastAsia"/>
          <w:sz w:val="24"/>
          <w:szCs w:val="24"/>
          <w:lang w:eastAsia="zh-CN"/>
        </w:rPr>
        <w:t xml:space="preserve">Behaviorally, </w:t>
      </w:r>
      <w:r>
        <w:rPr>
          <w:rFonts w:ascii="Times New Roman" w:eastAsia="Times New Roman" w:hAnsi="Times New Roman" w:cs="Times New Roman"/>
          <w:sz w:val="24"/>
          <w:szCs w:val="24"/>
          <w:lang w:eastAsia="zh-CN"/>
        </w:rPr>
        <w:t xml:space="preserve">we observed that monkeys’ acceptance rate for offers </w:t>
      </w:r>
      <w:ins w:id="643" w:author="Siyu Wang" w:date="2026-03-22T21:24:00Z" w16du:dateUtc="2026-03-23T01:24:00Z">
        <w:r w:rsidR="002E537B">
          <w:rPr>
            <w:rFonts w:ascii="Times New Roman" w:eastAsia="Times New Roman" w:hAnsi="Times New Roman" w:cs="Times New Roman"/>
            <w:sz w:val="24"/>
            <w:szCs w:val="24"/>
            <w:lang w:eastAsia="zh-CN"/>
          </w:rPr>
          <w:t>wa</w:t>
        </w:r>
      </w:ins>
      <w:del w:id="644" w:author="Siyu Wang" w:date="2026-03-22T21:24:00Z" w16du:dateUtc="2026-03-23T01:24:00Z">
        <w:r w:rsidDel="002E537B">
          <w:rPr>
            <w:rFonts w:ascii="Times New Roman" w:eastAsia="Times New Roman" w:hAnsi="Times New Roman" w:cs="Times New Roman"/>
            <w:sz w:val="24"/>
            <w:szCs w:val="24"/>
            <w:lang w:eastAsia="zh-CN"/>
          </w:rPr>
          <w:delText>i</w:delText>
        </w:r>
      </w:del>
      <w:r>
        <w:rPr>
          <w:rFonts w:ascii="Times New Roman" w:eastAsia="Times New Roman" w:hAnsi="Times New Roman" w:cs="Times New Roman"/>
          <w:sz w:val="24"/>
          <w:szCs w:val="24"/>
          <w:lang w:eastAsia="zh-CN"/>
        </w:rPr>
        <w:t xml:space="preserve">s modulated by the go </w:t>
      </w:r>
      <w:del w:id="645" w:author="Rossella Falcone" w:date="2026-03-19T17:13:00Z" w16du:dateUtc="2026-03-19T21:13:00Z">
        <w:r>
          <w:rPr>
            <w:rFonts w:ascii="Times New Roman" w:eastAsia="Times New Roman" w:hAnsi="Times New Roman" w:cs="Times New Roman"/>
            <w:sz w:val="24"/>
            <w:szCs w:val="24"/>
            <w:lang w:eastAsia="zh-CN"/>
          </w:rPr>
          <w:delText>cue</w:delText>
        </w:r>
      </w:del>
      <w:ins w:id="646" w:author="Rossella Falcone" w:date="2026-03-19T17:13:00Z" w16du:dateUtc="2026-03-19T21:13:00Z">
        <w:r w:rsidR="003A6A4C">
          <w:rPr>
            <w:rFonts w:ascii="Times New Roman" w:eastAsia="Times New Roman" w:hAnsi="Times New Roman" w:cs="Times New Roman"/>
            <w:sz w:val="24"/>
            <w:szCs w:val="24"/>
            <w:lang w:eastAsia="zh-CN"/>
          </w:rPr>
          <w:t>signal</w:t>
        </w:r>
      </w:ins>
      <w:r w:rsidR="00F80078">
        <w:rPr>
          <w:rFonts w:ascii="Times New Roman" w:eastAsia="Times New Roman" w:hAnsi="Times New Roman" w:cs="Times New Roman"/>
          <w:sz w:val="24"/>
          <w:szCs w:val="24"/>
          <w:lang w:eastAsia="zh-CN"/>
        </w:rPr>
        <w:t>. Specifically,</w:t>
      </w:r>
      <w:r w:rsidR="00562775">
        <w:rPr>
          <w:rFonts w:ascii="Times New Roman" w:eastAsia="Times New Roman" w:hAnsi="Times New Roman" w:cs="Times New Roman"/>
          <w:sz w:val="24"/>
          <w:szCs w:val="24"/>
          <w:lang w:eastAsia="zh-CN"/>
        </w:rPr>
        <w:t xml:space="preserve"> </w:t>
      </w:r>
      <w:ins w:id="647" w:author="Rossella Falcone" w:date="2026-03-19T17:13:00Z" w16du:dateUtc="2026-03-19T21:13:00Z">
        <w:r w:rsidR="00562775">
          <w:rPr>
            <w:rFonts w:ascii="Times New Roman" w:eastAsia="Times New Roman" w:hAnsi="Times New Roman" w:cs="Times New Roman"/>
            <w:sz w:val="24"/>
            <w:szCs w:val="24"/>
            <w:lang w:eastAsia="zh-CN"/>
          </w:rPr>
          <w:t>the</w:t>
        </w:r>
        <w:r w:rsidR="00F80078">
          <w:rPr>
            <w:rFonts w:ascii="Times New Roman" w:eastAsia="Times New Roman" w:hAnsi="Times New Roman" w:cs="Times New Roman"/>
            <w:sz w:val="24"/>
            <w:szCs w:val="24"/>
            <w:lang w:eastAsia="zh-CN"/>
          </w:rPr>
          <w:t xml:space="preserve"> </w:t>
        </w:r>
      </w:ins>
      <w:r w:rsidR="00F80078">
        <w:rPr>
          <w:rFonts w:ascii="Times New Roman" w:eastAsia="Times New Roman" w:hAnsi="Times New Roman" w:cs="Times New Roman"/>
          <w:sz w:val="24"/>
          <w:szCs w:val="24"/>
          <w:lang w:eastAsia="zh-CN"/>
        </w:rPr>
        <w:t xml:space="preserve">animals </w:t>
      </w:r>
      <w:del w:id="648" w:author="Rossella Falcone" w:date="2026-03-19T17:13:00Z" w16du:dateUtc="2026-03-19T21:13:00Z">
        <w:r w:rsidR="00F80078">
          <w:rPr>
            <w:rFonts w:ascii="Times New Roman" w:eastAsia="Times New Roman" w:hAnsi="Times New Roman" w:cs="Times New Roman"/>
            <w:sz w:val="24"/>
            <w:szCs w:val="24"/>
            <w:lang w:eastAsia="zh-CN"/>
          </w:rPr>
          <w:delText>are</w:delText>
        </w:r>
      </w:del>
      <w:ins w:id="649" w:author="Rossella Falcone" w:date="2026-03-19T17:13:00Z" w16du:dateUtc="2026-03-19T21:13:00Z">
        <w:r w:rsidR="00562775">
          <w:rPr>
            <w:rFonts w:ascii="Times New Roman" w:eastAsia="Times New Roman" w:hAnsi="Times New Roman" w:cs="Times New Roman"/>
            <w:sz w:val="24"/>
            <w:szCs w:val="24"/>
            <w:lang w:eastAsia="zh-CN"/>
          </w:rPr>
          <w:t>we</w:t>
        </w:r>
        <w:r w:rsidR="00F80078">
          <w:rPr>
            <w:rFonts w:ascii="Times New Roman" w:eastAsia="Times New Roman" w:hAnsi="Times New Roman" w:cs="Times New Roman"/>
            <w:sz w:val="24"/>
            <w:szCs w:val="24"/>
            <w:lang w:eastAsia="zh-CN"/>
          </w:rPr>
          <w:t>re</w:t>
        </w:r>
      </w:ins>
      <w:r w:rsidR="00F80078">
        <w:rPr>
          <w:rFonts w:ascii="Times New Roman" w:eastAsia="Times New Roman" w:hAnsi="Times New Roman" w:cs="Times New Roman"/>
          <w:sz w:val="24"/>
          <w:szCs w:val="24"/>
          <w:lang w:eastAsia="zh-CN"/>
        </w:rPr>
        <w:t xml:space="preserve"> more likely to accept an offer if the first go </w:t>
      </w:r>
      <w:del w:id="650" w:author="Rossella Falcone" w:date="2026-03-19T17:13:00Z" w16du:dateUtc="2026-03-19T21:13:00Z">
        <w:r w:rsidR="00F80078">
          <w:rPr>
            <w:rFonts w:ascii="Times New Roman" w:eastAsia="Times New Roman" w:hAnsi="Times New Roman" w:cs="Times New Roman"/>
            <w:sz w:val="24"/>
            <w:szCs w:val="24"/>
            <w:lang w:eastAsia="zh-CN"/>
          </w:rPr>
          <w:delText>cue is</w:delText>
        </w:r>
      </w:del>
      <w:ins w:id="651" w:author="Rossella Falcone" w:date="2026-03-19T17:13:00Z" w16du:dateUtc="2026-03-19T21:13:00Z">
        <w:r w:rsidR="003A6A4C">
          <w:rPr>
            <w:rFonts w:ascii="Times New Roman" w:eastAsia="Times New Roman" w:hAnsi="Times New Roman" w:cs="Times New Roman"/>
            <w:sz w:val="24"/>
            <w:szCs w:val="24"/>
            <w:lang w:eastAsia="zh-CN"/>
          </w:rPr>
          <w:t>signal</w:t>
        </w:r>
        <w:r w:rsidR="00F80078">
          <w:rPr>
            <w:rFonts w:ascii="Times New Roman" w:eastAsia="Times New Roman" w:hAnsi="Times New Roman" w:cs="Times New Roman"/>
            <w:sz w:val="24"/>
            <w:szCs w:val="24"/>
            <w:lang w:eastAsia="zh-CN"/>
          </w:rPr>
          <w:t xml:space="preserve"> </w:t>
        </w:r>
        <w:r w:rsidR="00562775">
          <w:rPr>
            <w:rFonts w:ascii="Times New Roman" w:eastAsia="Times New Roman" w:hAnsi="Times New Roman" w:cs="Times New Roman"/>
            <w:sz w:val="24"/>
            <w:szCs w:val="24"/>
            <w:lang w:eastAsia="zh-CN"/>
          </w:rPr>
          <w:t>wa</w:t>
        </w:r>
        <w:r w:rsidR="00F80078">
          <w:rPr>
            <w:rFonts w:ascii="Times New Roman" w:eastAsia="Times New Roman" w:hAnsi="Times New Roman" w:cs="Times New Roman"/>
            <w:sz w:val="24"/>
            <w:szCs w:val="24"/>
            <w:lang w:eastAsia="zh-CN"/>
          </w:rPr>
          <w:t>s</w:t>
        </w:r>
      </w:ins>
      <w:r w:rsidR="00F80078">
        <w:rPr>
          <w:rFonts w:ascii="Times New Roman" w:eastAsia="Times New Roman" w:hAnsi="Times New Roman" w:cs="Times New Roman"/>
          <w:sz w:val="24"/>
          <w:szCs w:val="24"/>
          <w:lang w:eastAsia="zh-CN"/>
        </w:rPr>
        <w:t xml:space="preserve"> purple. </w:t>
      </w:r>
      <w:del w:id="652" w:author="Rossella Falcone" w:date="2026-03-19T17:13:00Z" w16du:dateUtc="2026-03-19T21:13:00Z">
        <w:r w:rsidR="00F4001A">
          <w:rPr>
            <w:rFonts w:ascii="Times New Roman" w:eastAsia="Times New Roman" w:hAnsi="Times New Roman" w:cs="Times New Roman"/>
            <w:sz w:val="24"/>
            <w:szCs w:val="24"/>
            <w:lang w:eastAsia="zh-CN"/>
          </w:rPr>
          <w:delText>Now we look</w:delText>
        </w:r>
      </w:del>
      <w:ins w:id="653" w:author="Rossella Falcone" w:date="2026-03-19T17:13:00Z" w16du:dateUtc="2026-03-19T21:13:00Z">
        <w:r w:rsidR="00A90F08">
          <w:rPr>
            <w:rFonts w:ascii="Times New Roman" w:eastAsia="Times New Roman" w:hAnsi="Times New Roman" w:cs="Times New Roman"/>
            <w:sz w:val="24"/>
            <w:szCs w:val="24"/>
            <w:lang w:eastAsia="zh-CN"/>
          </w:rPr>
          <w:t xml:space="preserve">We then </w:t>
        </w:r>
        <w:r w:rsidR="00F4001A">
          <w:rPr>
            <w:rFonts w:ascii="Times New Roman" w:eastAsia="Times New Roman" w:hAnsi="Times New Roman" w:cs="Times New Roman"/>
            <w:sz w:val="24"/>
            <w:szCs w:val="24"/>
            <w:lang w:eastAsia="zh-CN"/>
          </w:rPr>
          <w:t>look</w:t>
        </w:r>
        <w:r w:rsidR="00A90F08">
          <w:rPr>
            <w:rFonts w:ascii="Times New Roman" w:eastAsia="Times New Roman" w:hAnsi="Times New Roman" w:cs="Times New Roman"/>
            <w:sz w:val="24"/>
            <w:szCs w:val="24"/>
            <w:lang w:eastAsia="zh-CN"/>
          </w:rPr>
          <w:t>ed</w:t>
        </w:r>
      </w:ins>
      <w:r w:rsidR="00F4001A">
        <w:rPr>
          <w:rFonts w:ascii="Times New Roman" w:eastAsia="Times New Roman" w:hAnsi="Times New Roman" w:cs="Times New Roman"/>
          <w:sz w:val="24"/>
          <w:szCs w:val="24"/>
          <w:lang w:eastAsia="zh-CN"/>
        </w:rPr>
        <w:t xml:space="preserve"> for neural signatures of the go </w:t>
      </w:r>
      <w:del w:id="654" w:author="Rossella Falcone" w:date="2026-03-19T17:13:00Z" w16du:dateUtc="2026-03-19T21:13:00Z">
        <w:r w:rsidR="00F4001A">
          <w:rPr>
            <w:rFonts w:ascii="Times New Roman" w:eastAsia="Times New Roman" w:hAnsi="Times New Roman" w:cs="Times New Roman"/>
            <w:sz w:val="24"/>
            <w:szCs w:val="24"/>
            <w:lang w:eastAsia="zh-CN"/>
          </w:rPr>
          <w:delText>cue</w:delText>
        </w:r>
      </w:del>
      <w:ins w:id="655" w:author="Rossella Falcone" w:date="2026-03-19T17:13:00Z" w16du:dateUtc="2026-03-19T21:13:00Z">
        <w:r w:rsidR="003A6A4C">
          <w:rPr>
            <w:rFonts w:ascii="Times New Roman" w:eastAsia="Times New Roman" w:hAnsi="Times New Roman" w:cs="Times New Roman"/>
            <w:sz w:val="24"/>
            <w:szCs w:val="24"/>
            <w:lang w:eastAsia="zh-CN"/>
          </w:rPr>
          <w:t>signal</w:t>
        </w:r>
      </w:ins>
      <w:r w:rsidR="00F4001A">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 xml:space="preserve">  </w:t>
      </w:r>
    </w:p>
    <w:p w14:paraId="4A0FDBD4" w14:textId="3F49A01C" w:rsidR="00E00225" w:rsidRDefault="00E161C6" w:rsidP="0026616A">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r w:rsidR="00147CA6">
        <w:rPr>
          <w:rFonts w:ascii="Times New Roman" w:eastAsia="Times New Roman" w:hAnsi="Times New Roman" w:cs="Times New Roman"/>
          <w:sz w:val="24"/>
          <w:szCs w:val="24"/>
        </w:rPr>
        <w:t xml:space="preserve">the temporally discounted value is adjusted based on the additional delay introduced by the go </w:t>
      </w:r>
      <w:del w:id="656" w:author="Rossella Falcone" w:date="2026-03-19T17:13:00Z" w16du:dateUtc="2026-03-19T21:13:00Z">
        <w:r w:rsidR="00147CA6">
          <w:rPr>
            <w:rFonts w:ascii="Times New Roman" w:eastAsia="Times New Roman" w:hAnsi="Times New Roman" w:cs="Times New Roman"/>
            <w:sz w:val="24"/>
            <w:szCs w:val="24"/>
          </w:rPr>
          <w:delText>cue</w:delText>
        </w:r>
      </w:del>
      <w:ins w:id="657" w:author="Rossella Falcone" w:date="2026-03-19T17:13:00Z" w16du:dateUtc="2026-03-19T21:13:00Z">
        <w:r w:rsidR="003A6A4C">
          <w:rPr>
            <w:rFonts w:ascii="Times New Roman" w:eastAsia="Times New Roman" w:hAnsi="Times New Roman" w:cs="Times New Roman"/>
            <w:sz w:val="24"/>
            <w:szCs w:val="24"/>
          </w:rPr>
          <w:t>signal</w:t>
        </w:r>
      </w:ins>
      <w:r w:rsidR="00DF161D">
        <w:rPr>
          <w:rFonts w:ascii="Times New Roman" w:eastAsia="Times New Roman" w:hAnsi="Times New Roman" w:cs="Times New Roman"/>
          <w:sz w:val="24"/>
          <w:szCs w:val="24"/>
        </w:rPr>
        <w:t xml:space="preserve"> (see behavioral </w:t>
      </w:r>
      <w:del w:id="658" w:author="Rossella Falcone" w:date="2026-03-19T17:13:00Z" w16du:dateUtc="2026-03-19T21:13:00Z">
        <w:r w:rsidR="00DF161D">
          <w:rPr>
            <w:rFonts w:ascii="Times New Roman" w:eastAsia="Times New Roman" w:hAnsi="Times New Roman" w:cs="Times New Roman"/>
            <w:sz w:val="24"/>
            <w:szCs w:val="24"/>
          </w:rPr>
          <w:delText>model</w:delText>
        </w:r>
      </w:del>
      <w:ins w:id="659" w:author="Rossella Falcone" w:date="2026-03-19T17:13:00Z" w16du:dateUtc="2026-03-19T21:13:00Z">
        <w:r w:rsidR="003A6A4C">
          <w:rPr>
            <w:rFonts w:ascii="Times New Roman" w:eastAsia="Times New Roman" w:hAnsi="Times New Roman" w:cs="Times New Roman"/>
            <w:sz w:val="24"/>
            <w:szCs w:val="24"/>
          </w:rPr>
          <w:t>M</w:t>
        </w:r>
        <w:r w:rsidR="00DF161D">
          <w:rPr>
            <w:rFonts w:ascii="Times New Roman" w:eastAsia="Times New Roman" w:hAnsi="Times New Roman" w:cs="Times New Roman"/>
            <w:sz w:val="24"/>
            <w:szCs w:val="24"/>
          </w:rPr>
          <w:t>odel</w:t>
        </w:r>
      </w:ins>
      <w:r w:rsidR="00DF161D">
        <w:rPr>
          <w:rFonts w:ascii="Times New Roman" w:eastAsia="Times New Roman" w:hAnsi="Times New Roman" w:cs="Times New Roman"/>
          <w:sz w:val="24"/>
          <w:szCs w:val="24"/>
        </w:rPr>
        <w:t xml:space="preserve"> 3</w:t>
      </w:r>
      <w:ins w:id="660" w:author="Rossella Falcone" w:date="2026-03-19T17:13:00Z" w16du:dateUtc="2026-03-19T21:13:00Z">
        <w:r w:rsidR="003A6A4C">
          <w:rPr>
            <w:rFonts w:ascii="Times New Roman" w:eastAsia="Times New Roman" w:hAnsi="Times New Roman" w:cs="Times New Roman"/>
            <w:sz w:val="24"/>
            <w:szCs w:val="24"/>
          </w:rPr>
          <w:t xml:space="preserve"> in the Methods</w:t>
        </w:r>
      </w:ins>
      <w:r w:rsidR="00DF161D">
        <w:rPr>
          <w:rFonts w:ascii="Times New Roman" w:eastAsia="Times New Roman" w:hAnsi="Times New Roman" w:cs="Times New Roman"/>
          <w:sz w:val="24"/>
          <w:szCs w:val="24"/>
        </w:rPr>
        <w:t>), the</w:t>
      </w:r>
      <w:r w:rsidR="00147CA6">
        <w:rPr>
          <w:rFonts w:ascii="Times New Roman" w:eastAsia="Times New Roman" w:hAnsi="Times New Roman" w:cs="Times New Roman"/>
          <w:sz w:val="24"/>
          <w:szCs w:val="24"/>
        </w:rPr>
        <w:t>n</w:t>
      </w:r>
      <w:r w:rsidR="00DF161D">
        <w:rPr>
          <w:rFonts w:ascii="Times New Roman" w:eastAsia="Times New Roman" w:hAnsi="Times New Roman" w:cs="Times New Roman"/>
          <w:sz w:val="24"/>
          <w:szCs w:val="24"/>
        </w:rPr>
        <w:t xml:space="preserve"> </w:t>
      </w:r>
      <w:r w:rsidR="00C90FD7">
        <w:rPr>
          <w:rFonts w:ascii="Times New Roman" w:eastAsia="Times New Roman" w:hAnsi="Times New Roman" w:cs="Times New Roman"/>
          <w:sz w:val="24"/>
          <w:szCs w:val="24"/>
        </w:rPr>
        <w:t xml:space="preserve">compared to the purple go </w:t>
      </w:r>
      <w:del w:id="661" w:author="Rossella Falcone" w:date="2026-03-19T17:13:00Z" w16du:dateUtc="2026-03-19T21:13:00Z">
        <w:r w:rsidR="00C90FD7">
          <w:rPr>
            <w:rFonts w:ascii="Times New Roman" w:eastAsia="Times New Roman" w:hAnsi="Times New Roman" w:cs="Times New Roman"/>
            <w:sz w:val="24"/>
            <w:szCs w:val="24"/>
          </w:rPr>
          <w:delText>cue</w:delText>
        </w:r>
      </w:del>
      <w:ins w:id="662" w:author="Rossella Falcone" w:date="2026-03-19T17:13:00Z" w16du:dateUtc="2026-03-19T21:13:00Z">
        <w:r w:rsidR="0035258B">
          <w:rPr>
            <w:rFonts w:ascii="Times New Roman" w:eastAsia="Times New Roman" w:hAnsi="Times New Roman" w:cs="Times New Roman"/>
            <w:sz w:val="24"/>
            <w:szCs w:val="24"/>
          </w:rPr>
          <w:t>signal,</w:t>
        </w:r>
      </w:ins>
      <w:r w:rsidR="0035258B">
        <w:rPr>
          <w:rFonts w:ascii="Times New Roman" w:eastAsia="Times New Roman" w:hAnsi="Times New Roman" w:cs="Times New Roman"/>
          <w:sz w:val="24"/>
          <w:szCs w:val="24"/>
        </w:rPr>
        <w:t xml:space="preserve"> </w:t>
      </w:r>
      <w:r w:rsidR="00C90FD7">
        <w:rPr>
          <w:rFonts w:ascii="Times New Roman" w:eastAsia="Times New Roman" w:hAnsi="Times New Roman" w:cs="Times New Roman"/>
          <w:sz w:val="24"/>
          <w:szCs w:val="24"/>
        </w:rPr>
        <w:t xml:space="preserve">which allows </w:t>
      </w:r>
      <w:del w:id="663" w:author="Rossella Falcone" w:date="2026-03-19T17:13:00Z" w16du:dateUtc="2026-03-19T21:13:00Z">
        <w:r w:rsidR="00C90FD7">
          <w:rPr>
            <w:rFonts w:ascii="Times New Roman" w:eastAsia="Times New Roman" w:hAnsi="Times New Roman" w:cs="Times New Roman"/>
            <w:sz w:val="24"/>
            <w:szCs w:val="24"/>
          </w:rPr>
          <w:delText>accepting</w:delText>
        </w:r>
      </w:del>
      <w:ins w:id="664" w:author="Rossella Falcone" w:date="2026-03-19T17:13:00Z" w16du:dateUtc="2026-03-19T21:13:00Z">
        <w:r w:rsidR="00A90F08">
          <w:rPr>
            <w:rFonts w:ascii="Times New Roman" w:eastAsia="Times New Roman" w:hAnsi="Times New Roman" w:cs="Times New Roman"/>
            <w:sz w:val="24"/>
            <w:szCs w:val="24"/>
          </w:rPr>
          <w:t xml:space="preserve">immediate </w:t>
        </w:r>
        <w:r w:rsidR="00C90FD7">
          <w:rPr>
            <w:rFonts w:ascii="Times New Roman" w:eastAsia="Times New Roman" w:hAnsi="Times New Roman" w:cs="Times New Roman"/>
            <w:sz w:val="24"/>
            <w:szCs w:val="24"/>
          </w:rPr>
          <w:t>accept</w:t>
        </w:r>
        <w:r w:rsidR="00A90F08">
          <w:rPr>
            <w:rFonts w:ascii="Times New Roman" w:eastAsia="Times New Roman" w:hAnsi="Times New Roman" w:cs="Times New Roman"/>
            <w:sz w:val="24"/>
            <w:szCs w:val="24"/>
          </w:rPr>
          <w:t>ance</w:t>
        </w:r>
        <w:r w:rsidR="00C90FD7">
          <w:rPr>
            <w:rFonts w:ascii="Times New Roman" w:eastAsia="Times New Roman" w:hAnsi="Times New Roman" w:cs="Times New Roman"/>
            <w:sz w:val="24"/>
            <w:szCs w:val="24"/>
          </w:rPr>
          <w:t xml:space="preserve"> </w:t>
        </w:r>
        <w:r w:rsidR="00A90F08">
          <w:rPr>
            <w:rFonts w:ascii="Times New Roman" w:eastAsia="Times New Roman" w:hAnsi="Times New Roman" w:cs="Times New Roman"/>
            <w:sz w:val="24"/>
            <w:szCs w:val="24"/>
          </w:rPr>
          <w:t>of</w:t>
        </w:r>
      </w:ins>
      <w:r w:rsidR="00A90F08">
        <w:rPr>
          <w:rFonts w:ascii="Times New Roman" w:eastAsia="Times New Roman" w:hAnsi="Times New Roman" w:cs="Times New Roman"/>
          <w:sz w:val="24"/>
          <w:szCs w:val="24"/>
        </w:rPr>
        <w:t xml:space="preserve"> the </w:t>
      </w:r>
      <w:r w:rsidR="00C90FD7">
        <w:rPr>
          <w:rFonts w:ascii="Times New Roman" w:eastAsia="Times New Roman" w:hAnsi="Times New Roman" w:cs="Times New Roman"/>
          <w:sz w:val="24"/>
          <w:szCs w:val="24"/>
        </w:rPr>
        <w:t>offer</w:t>
      </w:r>
      <w:del w:id="665" w:author="Rossella Falcone" w:date="2026-03-19T17:13:00Z" w16du:dateUtc="2026-03-19T21:13:00Z">
        <w:r w:rsidR="00C90FD7">
          <w:rPr>
            <w:rFonts w:ascii="Times New Roman" w:eastAsia="Times New Roman" w:hAnsi="Times New Roman" w:cs="Times New Roman"/>
            <w:sz w:val="24"/>
            <w:szCs w:val="24"/>
          </w:rPr>
          <w:delText xml:space="preserve"> immediately</w:delText>
        </w:r>
      </w:del>
      <w:r w:rsidR="00C90FD7">
        <w:rPr>
          <w:rFonts w:ascii="Times New Roman" w:eastAsia="Times New Roman" w:hAnsi="Times New Roman" w:cs="Times New Roman"/>
          <w:sz w:val="24"/>
          <w:szCs w:val="24"/>
        </w:rPr>
        <w:t xml:space="preserve">, the </w:t>
      </w:r>
      <w:r w:rsidR="00DF161D">
        <w:rPr>
          <w:rFonts w:ascii="Times New Roman" w:eastAsia="Times New Roman" w:hAnsi="Times New Roman" w:cs="Times New Roman"/>
          <w:sz w:val="24"/>
          <w:szCs w:val="24"/>
        </w:rPr>
        <w:t xml:space="preserve">yellow go </w:t>
      </w:r>
      <w:del w:id="666" w:author="Rossella Falcone" w:date="2026-03-19T17:13:00Z" w16du:dateUtc="2026-03-19T21:13:00Z">
        <w:r w:rsidR="00DF161D">
          <w:rPr>
            <w:rFonts w:ascii="Times New Roman" w:eastAsia="Times New Roman" w:hAnsi="Times New Roman" w:cs="Times New Roman"/>
            <w:sz w:val="24"/>
            <w:szCs w:val="24"/>
          </w:rPr>
          <w:delText>cue</w:delText>
        </w:r>
      </w:del>
      <w:ins w:id="667" w:author="Rossella Falcone" w:date="2026-03-19T17:13:00Z" w16du:dateUtc="2026-03-19T21:13:00Z">
        <w:r w:rsidR="0035258B">
          <w:rPr>
            <w:rFonts w:ascii="Times New Roman" w:eastAsia="Times New Roman" w:hAnsi="Times New Roman" w:cs="Times New Roman"/>
            <w:sz w:val="24"/>
            <w:szCs w:val="24"/>
          </w:rPr>
          <w:t>signal</w:t>
        </w:r>
        <w:r w:rsidR="00562775">
          <w:rPr>
            <w:rFonts w:ascii="Times New Roman" w:eastAsia="Times New Roman" w:hAnsi="Times New Roman" w:cs="Times New Roman"/>
            <w:sz w:val="24"/>
            <w:szCs w:val="24"/>
          </w:rPr>
          <w:t>,</w:t>
        </w:r>
      </w:ins>
      <w:r w:rsidR="00DF161D">
        <w:rPr>
          <w:rFonts w:ascii="Times New Roman" w:eastAsia="Times New Roman" w:hAnsi="Times New Roman" w:cs="Times New Roman"/>
          <w:sz w:val="24"/>
          <w:szCs w:val="24"/>
        </w:rPr>
        <w:t xml:space="preserve"> </w:t>
      </w:r>
      <w:r w:rsidR="00C90FD7">
        <w:rPr>
          <w:rFonts w:ascii="Times New Roman" w:eastAsia="Times New Roman" w:hAnsi="Times New Roman" w:cs="Times New Roman"/>
          <w:sz w:val="24"/>
          <w:szCs w:val="24"/>
        </w:rPr>
        <w:t>which requires an additional delay</w:t>
      </w:r>
      <w:ins w:id="668" w:author="Rossella Falcone" w:date="2026-03-19T17:13:00Z" w16du:dateUtc="2026-03-19T21:13:00Z">
        <w:r w:rsidR="00562775">
          <w:rPr>
            <w:rFonts w:ascii="Times New Roman" w:eastAsia="Times New Roman" w:hAnsi="Times New Roman" w:cs="Times New Roman"/>
            <w:sz w:val="24"/>
            <w:szCs w:val="24"/>
          </w:rPr>
          <w:t>,</w:t>
        </w:r>
      </w:ins>
      <w:r w:rsidR="00C90FD7">
        <w:rPr>
          <w:rFonts w:ascii="Times New Roman" w:eastAsia="Times New Roman" w:hAnsi="Times New Roman" w:cs="Times New Roman"/>
          <w:sz w:val="24"/>
          <w:szCs w:val="24"/>
        </w:rPr>
        <w:t xml:space="preserve"> </w:t>
      </w:r>
      <w:r w:rsidR="00147CA6">
        <w:rPr>
          <w:rFonts w:ascii="Times New Roman" w:eastAsia="Times New Roman" w:hAnsi="Times New Roman" w:cs="Times New Roman"/>
          <w:sz w:val="24"/>
          <w:szCs w:val="24"/>
        </w:rPr>
        <w:t>should</w:t>
      </w:r>
      <w:r w:rsidR="00DF161D">
        <w:rPr>
          <w:rFonts w:ascii="Times New Roman" w:eastAsia="Times New Roman" w:hAnsi="Times New Roman" w:cs="Times New Roman"/>
          <w:sz w:val="24"/>
          <w:szCs w:val="24"/>
        </w:rPr>
        <w:t xml:space="preserve"> decrease the discounted value of the original offer</w:t>
      </w:r>
      <w:r w:rsidR="00C3224D">
        <w:rPr>
          <w:rFonts w:ascii="Times New Roman" w:eastAsia="Times New Roman" w:hAnsi="Times New Roman" w:cs="Times New Roman"/>
          <w:sz w:val="24"/>
          <w:szCs w:val="24"/>
        </w:rPr>
        <w:t xml:space="preserve">. </w:t>
      </w:r>
      <w:del w:id="669" w:author="Rossella Falcone" w:date="2026-03-19T17:13:00Z" w16du:dateUtc="2026-03-19T21:13:00Z">
        <w:r w:rsidR="0015070E">
          <w:rPr>
            <w:rFonts w:ascii="Times New Roman" w:eastAsia="Times New Roman" w:hAnsi="Times New Roman" w:cs="Times New Roman"/>
            <w:sz w:val="24"/>
            <w:szCs w:val="24"/>
          </w:rPr>
          <w:delText xml:space="preserve"> Thus</w:delText>
        </w:r>
      </w:del>
      <w:ins w:id="670" w:author="Rossella Falcone" w:date="2026-03-19T17:13:00Z" w16du:dateUtc="2026-03-19T21:13:00Z">
        <w:r w:rsidR="0015070E">
          <w:rPr>
            <w:rFonts w:ascii="Times New Roman" w:eastAsia="Times New Roman" w:hAnsi="Times New Roman" w:cs="Times New Roman"/>
            <w:sz w:val="24"/>
            <w:szCs w:val="24"/>
          </w:rPr>
          <w:t>Th</w:t>
        </w:r>
        <w:r w:rsidR="00A90F08">
          <w:rPr>
            <w:rFonts w:ascii="Times New Roman" w:eastAsia="Times New Roman" w:hAnsi="Times New Roman" w:cs="Times New Roman"/>
            <w:sz w:val="24"/>
            <w:szCs w:val="24"/>
          </w:rPr>
          <w:t>erefore</w:t>
        </w:r>
      </w:ins>
      <w:r w:rsidR="0015070E">
        <w:rPr>
          <w:rFonts w:ascii="Times New Roman" w:eastAsia="Times New Roman" w:hAnsi="Times New Roman" w:cs="Times New Roman"/>
          <w:sz w:val="24"/>
          <w:szCs w:val="24"/>
        </w:rPr>
        <w:t xml:space="preserve">, we </w:t>
      </w:r>
      <w:del w:id="671" w:author="Rossella Falcone" w:date="2026-03-19T17:13:00Z" w16du:dateUtc="2026-03-19T21:13:00Z">
        <w:r w:rsidR="0015070E">
          <w:rPr>
            <w:rFonts w:ascii="Times New Roman" w:eastAsia="Times New Roman" w:hAnsi="Times New Roman" w:cs="Times New Roman"/>
            <w:sz w:val="24"/>
            <w:szCs w:val="24"/>
          </w:rPr>
          <w:delText>would predict</w:delText>
        </w:r>
      </w:del>
      <w:ins w:id="672" w:author="Rossella Falcone" w:date="2026-03-19T17:13:00Z" w16du:dateUtc="2026-03-19T21:13:00Z">
        <w:r w:rsidR="0015070E">
          <w:rPr>
            <w:rFonts w:ascii="Times New Roman" w:eastAsia="Times New Roman" w:hAnsi="Times New Roman" w:cs="Times New Roman"/>
            <w:sz w:val="24"/>
            <w:szCs w:val="24"/>
          </w:rPr>
          <w:t>predict</w:t>
        </w:r>
        <w:r w:rsidR="00A90F08">
          <w:rPr>
            <w:rFonts w:ascii="Times New Roman" w:eastAsia="Times New Roman" w:hAnsi="Times New Roman" w:cs="Times New Roman"/>
            <w:sz w:val="24"/>
            <w:szCs w:val="24"/>
          </w:rPr>
          <w:t>ed</w:t>
        </w:r>
      </w:ins>
      <w:r w:rsidR="0015070E">
        <w:rPr>
          <w:rFonts w:ascii="Times New Roman" w:eastAsia="Times New Roman" w:hAnsi="Times New Roman" w:cs="Times New Roman"/>
          <w:sz w:val="24"/>
          <w:szCs w:val="24"/>
        </w:rPr>
        <w:t xml:space="preserve"> that</w:t>
      </w:r>
      <w:r w:rsidR="00A90F08">
        <w:rPr>
          <w:rFonts w:ascii="Times New Roman" w:eastAsia="Times New Roman" w:hAnsi="Times New Roman" w:cs="Times New Roman"/>
          <w:sz w:val="24"/>
          <w:szCs w:val="24"/>
        </w:rPr>
        <w:t xml:space="preserve"> </w:t>
      </w:r>
      <w:ins w:id="673" w:author="Rossella Falcone" w:date="2026-03-19T17:13:00Z" w16du:dateUtc="2026-03-19T21:13:00Z">
        <w:r w:rsidR="00A90F08">
          <w:rPr>
            <w:rFonts w:ascii="Times New Roman" w:eastAsia="Times New Roman" w:hAnsi="Times New Roman" w:cs="Times New Roman"/>
            <w:sz w:val="24"/>
            <w:szCs w:val="24"/>
          </w:rPr>
          <w:t>the</w:t>
        </w:r>
        <w:r w:rsidR="0015070E">
          <w:rPr>
            <w:rFonts w:ascii="Times New Roman" w:eastAsia="Times New Roman" w:hAnsi="Times New Roman" w:cs="Times New Roman"/>
            <w:sz w:val="24"/>
            <w:szCs w:val="24"/>
          </w:rPr>
          <w:t xml:space="preserve"> </w:t>
        </w:r>
      </w:ins>
      <w:r w:rsidR="00552B0C">
        <w:rPr>
          <w:rFonts w:ascii="Times New Roman" w:eastAsia="Times New Roman" w:hAnsi="Times New Roman" w:cs="Times New Roman"/>
          <w:sz w:val="24"/>
          <w:szCs w:val="24"/>
        </w:rPr>
        <w:t xml:space="preserve">population </w:t>
      </w:r>
      <w:del w:id="674" w:author="Siyu Wang" w:date="2026-03-22T21:25:00Z" w16du:dateUtc="2026-03-23T01:25:00Z">
        <w:r w:rsidR="00552B0C" w:rsidDel="002E537B">
          <w:rPr>
            <w:rFonts w:ascii="Times New Roman" w:eastAsia="Times New Roman" w:hAnsi="Times New Roman" w:cs="Times New Roman"/>
            <w:sz w:val="24"/>
            <w:szCs w:val="24"/>
          </w:rPr>
          <w:delText xml:space="preserve">activity </w:delText>
        </w:r>
      </w:del>
      <w:ins w:id="675" w:author="Siyu Wang" w:date="2026-03-22T21:25:00Z" w16du:dateUtc="2026-03-23T01:25:00Z">
        <w:r w:rsidR="002E537B">
          <w:rPr>
            <w:rFonts w:ascii="Times New Roman" w:eastAsia="Times New Roman" w:hAnsi="Times New Roman" w:cs="Times New Roman"/>
            <w:sz w:val="24"/>
            <w:szCs w:val="24"/>
          </w:rPr>
          <w:t xml:space="preserve">encoding dimension </w:t>
        </w:r>
      </w:ins>
      <w:r w:rsidR="00552B0C">
        <w:rPr>
          <w:rFonts w:ascii="Times New Roman" w:eastAsia="Times New Roman" w:hAnsi="Times New Roman" w:cs="Times New Roman"/>
          <w:sz w:val="24"/>
          <w:szCs w:val="24"/>
        </w:rPr>
        <w:t xml:space="preserve">for </w:t>
      </w:r>
      <w:ins w:id="676" w:author="Rossella Falcone" w:date="2026-03-19T17:13:00Z" w16du:dateUtc="2026-03-19T21:13:00Z">
        <w:r w:rsidR="0035258B">
          <w:rPr>
            <w:rFonts w:ascii="Times New Roman" w:eastAsia="Times New Roman" w:hAnsi="Times New Roman" w:cs="Times New Roman"/>
            <w:sz w:val="24"/>
            <w:szCs w:val="24"/>
          </w:rPr>
          <w:t xml:space="preserve">the </w:t>
        </w:r>
      </w:ins>
      <w:r w:rsidR="00552B0C">
        <w:rPr>
          <w:rFonts w:ascii="Times New Roman" w:eastAsia="Times New Roman" w:hAnsi="Times New Roman" w:cs="Times New Roman"/>
          <w:sz w:val="24"/>
          <w:szCs w:val="24"/>
        </w:rPr>
        <w:t>yellow versus purple g</w:t>
      </w:r>
      <w:r w:rsidR="0035258B">
        <w:rPr>
          <w:rFonts w:ascii="Times New Roman" w:eastAsia="Times New Roman" w:hAnsi="Times New Roman" w:cs="Times New Roman"/>
          <w:sz w:val="24"/>
          <w:szCs w:val="24"/>
        </w:rPr>
        <w:t>o</w:t>
      </w:r>
      <w:del w:id="677" w:author="Rossella Falcone" w:date="2026-03-19T17:13:00Z" w16du:dateUtc="2026-03-19T21:13:00Z">
        <w:r w:rsidR="00552B0C">
          <w:rPr>
            <w:rFonts w:ascii="Times New Roman" w:eastAsia="Times New Roman" w:hAnsi="Times New Roman" w:cs="Times New Roman"/>
            <w:sz w:val="24"/>
            <w:szCs w:val="24"/>
          </w:rPr>
          <w:delText>-cue,</w:delText>
        </w:r>
      </w:del>
      <w:ins w:id="678" w:author="Rossella Falcone" w:date="2026-03-19T17:13:00Z" w16du:dateUtc="2026-03-19T21:13:00Z">
        <w:r w:rsidR="0035258B">
          <w:rPr>
            <w:rFonts w:ascii="Times New Roman" w:eastAsia="Times New Roman" w:hAnsi="Times New Roman" w:cs="Times New Roman"/>
            <w:sz w:val="24"/>
            <w:szCs w:val="24"/>
          </w:rPr>
          <w:t xml:space="preserve"> signal</w:t>
        </w:r>
      </w:ins>
      <w:r w:rsidR="0035258B">
        <w:rPr>
          <w:rFonts w:ascii="Times New Roman" w:eastAsia="Times New Roman" w:hAnsi="Times New Roman" w:cs="Times New Roman"/>
          <w:sz w:val="24"/>
          <w:szCs w:val="24"/>
        </w:rPr>
        <w:t xml:space="preserve"> </w:t>
      </w:r>
      <w:r w:rsidR="00552B0C">
        <w:rPr>
          <w:rFonts w:ascii="Times New Roman" w:eastAsia="Times New Roman" w:hAnsi="Times New Roman" w:cs="Times New Roman"/>
          <w:sz w:val="24"/>
          <w:szCs w:val="24"/>
        </w:rPr>
        <w:t xml:space="preserve">should </w:t>
      </w:r>
      <w:ins w:id="679" w:author="Rossella Falcone" w:date="2026-03-19T17:13:00Z" w16du:dateUtc="2026-03-19T21:13:00Z">
        <w:r w:rsidR="0035258B">
          <w:rPr>
            <w:rFonts w:ascii="Times New Roman" w:eastAsia="Times New Roman" w:hAnsi="Times New Roman" w:cs="Times New Roman"/>
            <w:sz w:val="24"/>
            <w:szCs w:val="24"/>
          </w:rPr>
          <w:t xml:space="preserve">be </w:t>
        </w:r>
      </w:ins>
      <w:r w:rsidR="00552B0C">
        <w:rPr>
          <w:rFonts w:ascii="Times New Roman" w:eastAsia="Times New Roman" w:hAnsi="Times New Roman" w:cs="Times New Roman"/>
          <w:sz w:val="24"/>
          <w:szCs w:val="24"/>
        </w:rPr>
        <w:t xml:space="preserve">negatively </w:t>
      </w:r>
      <w:del w:id="680" w:author="Rossella Falcone" w:date="2026-03-19T17:13:00Z" w16du:dateUtc="2026-03-19T21:13:00Z">
        <w:r w:rsidR="00552B0C">
          <w:rPr>
            <w:rFonts w:ascii="Times New Roman" w:eastAsia="Times New Roman" w:hAnsi="Times New Roman" w:cs="Times New Roman"/>
            <w:sz w:val="24"/>
            <w:szCs w:val="24"/>
          </w:rPr>
          <w:delText>align</w:delText>
        </w:r>
      </w:del>
      <w:ins w:id="681" w:author="Rossella Falcone" w:date="2026-03-19T17:13:00Z" w16du:dateUtc="2026-03-19T21:13:00Z">
        <w:r w:rsidR="00552B0C">
          <w:rPr>
            <w:rFonts w:ascii="Times New Roman" w:eastAsia="Times New Roman" w:hAnsi="Times New Roman" w:cs="Times New Roman"/>
            <w:sz w:val="24"/>
            <w:szCs w:val="24"/>
          </w:rPr>
          <w:t>align</w:t>
        </w:r>
        <w:r w:rsidR="0035258B">
          <w:rPr>
            <w:rFonts w:ascii="Times New Roman" w:eastAsia="Times New Roman" w:hAnsi="Times New Roman" w:cs="Times New Roman"/>
            <w:sz w:val="24"/>
            <w:szCs w:val="24"/>
          </w:rPr>
          <w:t>ed</w:t>
        </w:r>
      </w:ins>
      <w:r w:rsidR="00552B0C">
        <w:rPr>
          <w:rFonts w:ascii="Times New Roman" w:eastAsia="Times New Roman" w:hAnsi="Times New Roman" w:cs="Times New Roman"/>
          <w:sz w:val="24"/>
          <w:szCs w:val="24"/>
        </w:rPr>
        <w:t xml:space="preserve"> with the </w:t>
      </w:r>
      <w:ins w:id="682" w:author="Rossella Falcone" w:date="2026-03-19T17:13:00Z" w16du:dateUtc="2026-03-19T21:13:00Z">
        <w:r w:rsidR="00A90F08">
          <w:rPr>
            <w:rFonts w:ascii="Times New Roman" w:eastAsia="Times New Roman" w:hAnsi="Times New Roman" w:cs="Times New Roman"/>
            <w:sz w:val="24"/>
            <w:szCs w:val="24"/>
          </w:rPr>
          <w:t xml:space="preserve">discounted value </w:t>
        </w:r>
      </w:ins>
      <w:r w:rsidR="00552B0C">
        <w:rPr>
          <w:rFonts w:ascii="Times New Roman" w:eastAsia="Times New Roman" w:hAnsi="Times New Roman" w:cs="Times New Roman"/>
          <w:sz w:val="24"/>
          <w:szCs w:val="24"/>
        </w:rPr>
        <w:t xml:space="preserve">coding dimension </w:t>
      </w:r>
      <w:del w:id="683" w:author="Rossella Falcone" w:date="2026-03-19T17:13:00Z" w16du:dateUtc="2026-03-19T21:13:00Z">
        <w:r w:rsidR="00552B0C">
          <w:rPr>
            <w:rFonts w:ascii="Times New Roman" w:eastAsia="Times New Roman" w:hAnsi="Times New Roman" w:cs="Times New Roman"/>
            <w:sz w:val="24"/>
            <w:szCs w:val="24"/>
          </w:rPr>
          <w:delText xml:space="preserve">of discounted value </w:delText>
        </w:r>
      </w:del>
      <w:r w:rsidR="00552B0C">
        <w:rPr>
          <w:rFonts w:ascii="Times New Roman" w:eastAsia="Times New Roman" w:hAnsi="Times New Roman" w:cs="Times New Roman"/>
          <w:sz w:val="24"/>
          <w:szCs w:val="24"/>
        </w:rPr>
        <w:t xml:space="preserve">(i.e., positively </w:t>
      </w:r>
      <w:del w:id="684" w:author="Rossella Falcone" w:date="2026-03-19T17:13:00Z" w16du:dateUtc="2026-03-19T21:13:00Z">
        <w:r w:rsidR="00552B0C">
          <w:rPr>
            <w:rFonts w:ascii="Times New Roman" w:eastAsia="Times New Roman" w:hAnsi="Times New Roman" w:cs="Times New Roman"/>
            <w:sz w:val="24"/>
            <w:szCs w:val="24"/>
          </w:rPr>
          <w:delText>align</w:delText>
        </w:r>
      </w:del>
      <w:ins w:id="685" w:author="Rossella Falcone" w:date="2026-03-19T17:13:00Z" w16du:dateUtc="2026-03-19T21:13:00Z">
        <w:r w:rsidR="00552B0C">
          <w:rPr>
            <w:rFonts w:ascii="Times New Roman" w:eastAsia="Times New Roman" w:hAnsi="Times New Roman" w:cs="Times New Roman"/>
            <w:sz w:val="24"/>
            <w:szCs w:val="24"/>
          </w:rPr>
          <w:t>align</w:t>
        </w:r>
        <w:r w:rsidR="0035258B">
          <w:rPr>
            <w:rFonts w:ascii="Times New Roman" w:eastAsia="Times New Roman" w:hAnsi="Times New Roman" w:cs="Times New Roman"/>
            <w:sz w:val="24"/>
            <w:szCs w:val="24"/>
          </w:rPr>
          <w:t>ed</w:t>
        </w:r>
      </w:ins>
      <w:r w:rsidR="00552B0C">
        <w:rPr>
          <w:rFonts w:ascii="Times New Roman" w:eastAsia="Times New Roman" w:hAnsi="Times New Roman" w:cs="Times New Roman"/>
          <w:sz w:val="24"/>
          <w:szCs w:val="24"/>
        </w:rPr>
        <w:t xml:space="preserve"> with </w:t>
      </w:r>
      <w:r w:rsidR="009F350F">
        <w:rPr>
          <w:rFonts w:ascii="Times New Roman" w:eastAsia="Times New Roman" w:hAnsi="Times New Roman" w:cs="Times New Roman"/>
          <w:sz w:val="24"/>
          <w:szCs w:val="24"/>
        </w:rPr>
        <w:t xml:space="preserve">the </w:t>
      </w:r>
      <w:ins w:id="686" w:author="Rossella Falcone" w:date="2026-03-19T17:13:00Z" w16du:dateUtc="2026-03-19T21:13:00Z">
        <w:r w:rsidR="00562775">
          <w:rPr>
            <w:rFonts w:ascii="Times New Roman" w:eastAsia="Times New Roman" w:hAnsi="Times New Roman" w:cs="Times New Roman"/>
            <w:sz w:val="24"/>
            <w:szCs w:val="24"/>
          </w:rPr>
          <w:t xml:space="preserve">reward size </w:t>
        </w:r>
      </w:ins>
      <w:del w:id="687" w:author="Siyu Wang" w:date="2026-03-20T00:02:00Z" w16du:dateUtc="2026-03-20T04:02:00Z">
        <w:r w:rsidR="009F350F" w:rsidDel="00281433">
          <w:rPr>
            <w:rFonts w:ascii="Times New Roman" w:eastAsia="Times New Roman" w:hAnsi="Times New Roman" w:cs="Times New Roman"/>
            <w:sz w:val="24"/>
            <w:szCs w:val="24"/>
          </w:rPr>
          <w:delText xml:space="preserve">population </w:delText>
        </w:r>
      </w:del>
      <w:r w:rsidR="009F350F">
        <w:rPr>
          <w:rFonts w:ascii="Times New Roman" w:eastAsia="Times New Roman" w:hAnsi="Times New Roman" w:cs="Times New Roman"/>
          <w:sz w:val="24"/>
          <w:szCs w:val="24"/>
        </w:rPr>
        <w:t>coding dimension</w:t>
      </w:r>
      <w:del w:id="688" w:author="Rossella Falcone" w:date="2026-03-19T17:13:00Z" w16du:dateUtc="2026-03-19T21:13:00Z">
        <w:r w:rsidR="009F350F">
          <w:rPr>
            <w:rFonts w:ascii="Times New Roman" w:eastAsia="Times New Roman" w:hAnsi="Times New Roman" w:cs="Times New Roman"/>
            <w:sz w:val="24"/>
            <w:szCs w:val="24"/>
          </w:rPr>
          <w:delText xml:space="preserve"> for </w:delText>
        </w:r>
        <w:r w:rsidR="00552B0C">
          <w:rPr>
            <w:rFonts w:ascii="Times New Roman" w:eastAsia="Times New Roman" w:hAnsi="Times New Roman" w:cs="Times New Roman"/>
            <w:sz w:val="24"/>
            <w:szCs w:val="24"/>
          </w:rPr>
          <w:delText>reward size</w:delText>
        </w:r>
      </w:del>
      <w:r w:rsidR="00552B0C">
        <w:rPr>
          <w:rFonts w:ascii="Times New Roman" w:eastAsia="Times New Roman" w:hAnsi="Times New Roman" w:cs="Times New Roman"/>
          <w:sz w:val="24"/>
          <w:szCs w:val="24"/>
        </w:rPr>
        <w:t xml:space="preserve">, and negatively </w:t>
      </w:r>
      <w:del w:id="689" w:author="Rossella Falcone" w:date="2026-03-19T17:13:00Z" w16du:dateUtc="2026-03-19T21:13:00Z">
        <w:r w:rsidR="00552B0C">
          <w:rPr>
            <w:rFonts w:ascii="Times New Roman" w:eastAsia="Times New Roman" w:hAnsi="Times New Roman" w:cs="Times New Roman"/>
            <w:sz w:val="24"/>
            <w:szCs w:val="24"/>
          </w:rPr>
          <w:delText>align</w:delText>
        </w:r>
      </w:del>
      <w:ins w:id="690" w:author="Rossella Falcone" w:date="2026-03-19T17:13:00Z" w16du:dateUtc="2026-03-19T21:13:00Z">
        <w:r w:rsidR="00552B0C">
          <w:rPr>
            <w:rFonts w:ascii="Times New Roman" w:eastAsia="Times New Roman" w:hAnsi="Times New Roman" w:cs="Times New Roman"/>
            <w:sz w:val="24"/>
            <w:szCs w:val="24"/>
          </w:rPr>
          <w:t>align</w:t>
        </w:r>
        <w:r w:rsidR="0035258B">
          <w:rPr>
            <w:rFonts w:ascii="Times New Roman" w:eastAsia="Times New Roman" w:hAnsi="Times New Roman" w:cs="Times New Roman"/>
            <w:sz w:val="24"/>
            <w:szCs w:val="24"/>
          </w:rPr>
          <w:t>ed</w:t>
        </w:r>
      </w:ins>
      <w:r w:rsidR="00552B0C">
        <w:rPr>
          <w:rFonts w:ascii="Times New Roman" w:eastAsia="Times New Roman" w:hAnsi="Times New Roman" w:cs="Times New Roman"/>
          <w:sz w:val="24"/>
          <w:szCs w:val="24"/>
        </w:rPr>
        <w:t xml:space="preserve"> with </w:t>
      </w:r>
      <w:r w:rsidR="009F350F">
        <w:rPr>
          <w:rFonts w:ascii="Times New Roman" w:eastAsia="Times New Roman" w:hAnsi="Times New Roman" w:cs="Times New Roman"/>
          <w:sz w:val="24"/>
          <w:szCs w:val="24"/>
        </w:rPr>
        <w:t xml:space="preserve">the </w:t>
      </w:r>
      <w:ins w:id="691" w:author="Rossella Falcone" w:date="2026-03-19T17:13:00Z" w16du:dateUtc="2026-03-19T21:13:00Z">
        <w:r w:rsidR="00562775">
          <w:rPr>
            <w:rFonts w:ascii="Times New Roman" w:eastAsia="Times New Roman" w:hAnsi="Times New Roman" w:cs="Times New Roman"/>
            <w:sz w:val="24"/>
            <w:szCs w:val="24"/>
          </w:rPr>
          <w:t xml:space="preserve">delay </w:t>
        </w:r>
      </w:ins>
      <w:r w:rsidR="009F350F">
        <w:rPr>
          <w:rFonts w:ascii="Times New Roman" w:eastAsia="Times New Roman" w:hAnsi="Times New Roman" w:cs="Times New Roman"/>
          <w:sz w:val="24"/>
          <w:szCs w:val="24"/>
        </w:rPr>
        <w:t>coding dimension</w:t>
      </w:r>
      <w:del w:id="692" w:author="Rossella Falcone" w:date="2026-03-19T17:13:00Z" w16du:dateUtc="2026-03-19T21:13:00Z">
        <w:r w:rsidR="009F350F">
          <w:rPr>
            <w:rFonts w:ascii="Times New Roman" w:eastAsia="Times New Roman" w:hAnsi="Times New Roman" w:cs="Times New Roman"/>
            <w:sz w:val="24"/>
            <w:szCs w:val="24"/>
          </w:rPr>
          <w:delText xml:space="preserve"> for </w:delText>
        </w:r>
        <w:r w:rsidR="00552B0C">
          <w:rPr>
            <w:rFonts w:ascii="Times New Roman" w:eastAsia="Times New Roman" w:hAnsi="Times New Roman" w:cs="Times New Roman"/>
            <w:sz w:val="24"/>
            <w:szCs w:val="24"/>
          </w:rPr>
          <w:delText>delay</w:delText>
        </w:r>
      </w:del>
      <w:r w:rsidR="00A90F08">
        <w:rPr>
          <w:rFonts w:ascii="Times New Roman" w:eastAsia="Times New Roman" w:hAnsi="Times New Roman" w:cs="Times New Roman"/>
          <w:sz w:val="24"/>
          <w:szCs w:val="24"/>
        </w:rPr>
        <w:t>)</w:t>
      </w:r>
      <w:r w:rsidR="00552B0C">
        <w:rPr>
          <w:rFonts w:ascii="Times New Roman" w:eastAsia="Times New Roman" w:hAnsi="Times New Roman" w:cs="Times New Roman"/>
          <w:sz w:val="24"/>
          <w:szCs w:val="24"/>
        </w:rPr>
        <w:t xml:space="preserve">. </w:t>
      </w:r>
      <w:r w:rsidR="00AC615F">
        <w:rPr>
          <w:rFonts w:ascii="Times New Roman" w:eastAsia="Times New Roman" w:hAnsi="Times New Roman" w:cs="Times New Roman"/>
          <w:sz w:val="24"/>
          <w:szCs w:val="24"/>
        </w:rPr>
        <w:t>We</w:t>
      </w:r>
      <w:r w:rsidR="00E00225">
        <w:rPr>
          <w:rFonts w:ascii="Times New Roman" w:eastAsia="Times New Roman" w:hAnsi="Times New Roman" w:cs="Times New Roman"/>
          <w:sz w:val="24"/>
          <w:szCs w:val="24"/>
        </w:rPr>
        <w:t xml:space="preserve"> observed this pattern</w:t>
      </w:r>
      <w:r w:rsidR="00AC615F">
        <w:rPr>
          <w:rFonts w:ascii="Times New Roman" w:eastAsia="Times New Roman" w:hAnsi="Times New Roman" w:cs="Times New Roman"/>
          <w:sz w:val="24"/>
          <w:szCs w:val="24"/>
        </w:rPr>
        <w:t xml:space="preserve"> in Monkey S</w:t>
      </w:r>
      <w:r w:rsidR="00D83A15">
        <w:rPr>
          <w:rFonts w:ascii="Times New Roman" w:eastAsia="Times New Roman" w:hAnsi="Times New Roman" w:cs="Times New Roman"/>
          <w:sz w:val="24"/>
          <w:szCs w:val="24"/>
        </w:rPr>
        <w:t xml:space="preserve"> (Fig. </w:t>
      </w:r>
      <w:r w:rsidR="00F42C43">
        <w:rPr>
          <w:rFonts w:ascii="Times New Roman" w:eastAsia="Times New Roman" w:hAnsi="Times New Roman" w:cs="Times New Roman"/>
          <w:sz w:val="24"/>
          <w:szCs w:val="24"/>
        </w:rPr>
        <w:t>6A</w:t>
      </w:r>
      <w:r w:rsidR="00562775">
        <w:rPr>
          <w:rFonts w:ascii="Times New Roman" w:eastAsia="Times New Roman" w:hAnsi="Times New Roman" w:cs="Times New Roman"/>
          <w:sz w:val="24"/>
          <w:szCs w:val="24"/>
        </w:rPr>
        <w:t xml:space="preserve"> and</w:t>
      </w:r>
      <w:r w:rsidR="00D83A15">
        <w:rPr>
          <w:rFonts w:ascii="Times New Roman" w:eastAsia="Times New Roman" w:hAnsi="Times New Roman" w:cs="Times New Roman"/>
          <w:sz w:val="24"/>
          <w:szCs w:val="24"/>
        </w:rPr>
        <w:t xml:space="preserve"> </w:t>
      </w:r>
      <w:del w:id="693" w:author="Rossella Falcone" w:date="2026-03-19T17:13:00Z" w16du:dateUtc="2026-03-19T21:13:00Z">
        <w:r w:rsidR="00D83A15">
          <w:rPr>
            <w:rFonts w:ascii="Times New Roman" w:eastAsia="Times New Roman" w:hAnsi="Times New Roman" w:cs="Times New Roman"/>
            <w:sz w:val="24"/>
            <w:szCs w:val="24"/>
          </w:rPr>
          <w:delText>C</w:delText>
        </w:r>
      </w:del>
      <w:ins w:id="694" w:author="Rossella Falcone" w:date="2026-03-19T17:13:00Z" w16du:dateUtc="2026-03-19T21:13:00Z">
        <w:r w:rsidR="00562775">
          <w:rPr>
            <w:rFonts w:ascii="Times New Roman" w:eastAsia="Times New Roman" w:hAnsi="Times New Roman" w:cs="Times New Roman"/>
            <w:sz w:val="24"/>
            <w:szCs w:val="24"/>
          </w:rPr>
          <w:t>6</w:t>
        </w:r>
        <w:r w:rsidR="00D83A15">
          <w:rPr>
            <w:rFonts w:ascii="Times New Roman" w:eastAsia="Times New Roman" w:hAnsi="Times New Roman" w:cs="Times New Roman"/>
            <w:sz w:val="24"/>
            <w:szCs w:val="24"/>
          </w:rPr>
          <w:t>C</w:t>
        </w:r>
      </w:ins>
      <w:r w:rsidR="00D83A15">
        <w:rPr>
          <w:rFonts w:ascii="Times New Roman" w:eastAsia="Times New Roman" w:hAnsi="Times New Roman" w:cs="Times New Roman"/>
          <w:sz w:val="24"/>
          <w:szCs w:val="24"/>
        </w:rPr>
        <w:t>)</w:t>
      </w:r>
      <w:r w:rsidR="0026616A">
        <w:rPr>
          <w:rFonts w:ascii="Times New Roman" w:eastAsia="Times New Roman" w:hAnsi="Times New Roman" w:cs="Times New Roman"/>
          <w:sz w:val="24"/>
          <w:szCs w:val="24"/>
        </w:rPr>
        <w:t>,</w:t>
      </w:r>
      <w:r w:rsidR="004255AA">
        <w:rPr>
          <w:rFonts w:ascii="Times New Roman" w:eastAsia="Times New Roman" w:hAnsi="Times New Roman" w:cs="Times New Roman"/>
          <w:sz w:val="24"/>
          <w:szCs w:val="24"/>
        </w:rPr>
        <w:t xml:space="preserve"> but not in Monkey T (Fig. </w:t>
      </w:r>
      <w:del w:id="695" w:author="Rossella Falcone" w:date="2026-03-19T17:13:00Z" w16du:dateUtc="2026-03-19T21:13:00Z">
        <w:r w:rsidR="004255AA">
          <w:rPr>
            <w:rFonts w:ascii="Times New Roman" w:eastAsia="Times New Roman" w:hAnsi="Times New Roman" w:cs="Times New Roman"/>
            <w:sz w:val="24"/>
            <w:szCs w:val="24"/>
          </w:rPr>
          <w:delText>6 B-D</w:delText>
        </w:r>
      </w:del>
      <w:ins w:id="696" w:author="Rossella Falcone" w:date="2026-03-19T17:13:00Z" w16du:dateUtc="2026-03-19T21:13:00Z">
        <w:r w:rsidR="004255AA">
          <w:rPr>
            <w:rFonts w:ascii="Times New Roman" w:eastAsia="Times New Roman" w:hAnsi="Times New Roman" w:cs="Times New Roman"/>
            <w:sz w:val="24"/>
            <w:szCs w:val="24"/>
          </w:rPr>
          <w:t>6B</w:t>
        </w:r>
        <w:r w:rsidR="00562775">
          <w:rPr>
            <w:rFonts w:ascii="Times New Roman" w:eastAsia="Times New Roman" w:hAnsi="Times New Roman" w:cs="Times New Roman"/>
            <w:sz w:val="24"/>
            <w:szCs w:val="24"/>
          </w:rPr>
          <w:t xml:space="preserve"> and 6</w:t>
        </w:r>
        <w:r w:rsidR="004255AA">
          <w:rPr>
            <w:rFonts w:ascii="Times New Roman" w:eastAsia="Times New Roman" w:hAnsi="Times New Roman" w:cs="Times New Roman"/>
            <w:sz w:val="24"/>
            <w:szCs w:val="24"/>
          </w:rPr>
          <w:t>D</w:t>
        </w:r>
      </w:ins>
      <w:r w:rsidR="004255AA">
        <w:rPr>
          <w:rFonts w:ascii="Times New Roman" w:eastAsia="Times New Roman" w:hAnsi="Times New Roman" w:cs="Times New Roman"/>
          <w:sz w:val="24"/>
          <w:szCs w:val="24"/>
        </w:rPr>
        <w:t xml:space="preserve">). </w:t>
      </w:r>
    </w:p>
    <w:p w14:paraId="2100F446" w14:textId="412C050D" w:rsidR="00E00225" w:rsidDel="00A00933" w:rsidRDefault="00E00225" w:rsidP="00B30F37">
      <w:pPr>
        <w:shd w:val="clear" w:color="auto" w:fill="FFFFFF"/>
        <w:spacing w:after="0" w:line="480" w:lineRule="auto"/>
        <w:ind w:firstLine="360"/>
        <w:rPr>
          <w:del w:id="697" w:author="Siyu Wang" w:date="2026-03-22T21:26:00Z" w16du:dateUtc="2026-03-23T01:26:00Z"/>
          <w:rFonts w:ascii="Times New Roman" w:eastAsia="Times New Roman" w:hAnsi="Times New Roman" w:cs="Times New Roman"/>
          <w:sz w:val="24"/>
          <w:szCs w:val="24"/>
        </w:rPr>
      </w:pPr>
      <w:r>
        <w:rPr>
          <w:rFonts w:ascii="Times New Roman" w:eastAsia="Times New Roman" w:hAnsi="Times New Roman" w:cs="Times New Roman"/>
          <w:sz w:val="24"/>
          <w:szCs w:val="24"/>
        </w:rPr>
        <w:t>This difference in neural encoding</w:t>
      </w:r>
      <w:r w:rsidR="0035258B">
        <w:rPr>
          <w:rFonts w:ascii="Times New Roman" w:eastAsia="Times New Roman" w:hAnsi="Times New Roman" w:cs="Times New Roman"/>
          <w:sz w:val="24"/>
          <w:szCs w:val="24"/>
        </w:rPr>
        <w:t xml:space="preserve"> </w:t>
      </w:r>
      <w:del w:id="698" w:author="Rossella Falcone" w:date="2026-03-19T17:13:00Z" w16du:dateUtc="2026-03-19T21:13:00Z">
        <w:r>
          <w:rPr>
            <w:rFonts w:ascii="Times New Roman" w:eastAsia="Times New Roman" w:hAnsi="Times New Roman" w:cs="Times New Roman"/>
            <w:sz w:val="24"/>
            <w:szCs w:val="24"/>
          </w:rPr>
          <w:delText>mirrors</w:delText>
        </w:r>
      </w:del>
      <w:ins w:id="699" w:author="Rossella Falcone" w:date="2026-03-19T17:13:00Z" w16du:dateUtc="2026-03-19T21:13:00Z">
        <w:r w:rsidR="0035258B">
          <w:rPr>
            <w:rFonts w:ascii="Times New Roman" w:eastAsia="Times New Roman" w:hAnsi="Times New Roman" w:cs="Times New Roman"/>
            <w:sz w:val="24"/>
            <w:szCs w:val="24"/>
          </w:rPr>
          <w:t>reflect</w:t>
        </w:r>
      </w:ins>
      <w:ins w:id="700" w:author="Siyu Wang" w:date="2026-03-20T00:02:00Z" w16du:dateUtc="2026-03-20T04:02:00Z">
        <w:r w:rsidR="00281433">
          <w:rPr>
            <w:rFonts w:ascii="Times New Roman" w:eastAsia="Times New Roman" w:hAnsi="Times New Roman" w:cs="Times New Roman"/>
            <w:sz w:val="24"/>
            <w:szCs w:val="24"/>
          </w:rPr>
          <w:t>ed</w:t>
        </w:r>
      </w:ins>
      <w:ins w:id="701" w:author="Rossella Falcone" w:date="2026-03-19T17:13:00Z" w16du:dateUtc="2026-03-19T21:13:00Z">
        <w:del w:id="702" w:author="Siyu Wang" w:date="2026-03-20T00:02:00Z" w16du:dateUtc="2026-03-20T04:02:00Z">
          <w:r w:rsidR="0035258B" w:rsidDel="00281433">
            <w:rPr>
              <w:rFonts w:ascii="Times New Roman" w:eastAsia="Times New Roman" w:hAnsi="Times New Roman" w:cs="Times New Roman"/>
              <w:sz w:val="24"/>
              <w:szCs w:val="24"/>
            </w:rPr>
            <w:delText>s</w:delText>
          </w:r>
        </w:del>
      </w:ins>
      <w:r>
        <w:rPr>
          <w:rFonts w:ascii="Times New Roman" w:eastAsia="Times New Roman" w:hAnsi="Times New Roman" w:cs="Times New Roman"/>
          <w:sz w:val="24"/>
          <w:szCs w:val="24"/>
        </w:rPr>
        <w:t xml:space="preserve"> the distinct behavioral strategies employed by the two monkeys, </w:t>
      </w:r>
      <w:r w:rsidR="0009641C">
        <w:rPr>
          <w:rFonts w:ascii="Times New Roman" w:eastAsia="Times New Roman" w:hAnsi="Times New Roman" w:cs="Times New Roman"/>
          <w:sz w:val="24"/>
          <w:szCs w:val="24"/>
        </w:rPr>
        <w:t xml:space="preserve">that only </w:t>
      </w:r>
      <w:r>
        <w:rPr>
          <w:rFonts w:ascii="Times New Roman" w:eastAsia="Times New Roman" w:hAnsi="Times New Roman" w:cs="Times New Roman"/>
          <w:sz w:val="24"/>
          <w:szCs w:val="24"/>
        </w:rPr>
        <w:t xml:space="preserve">Monkey S </w:t>
      </w:r>
      <w:r w:rsidR="0009641C">
        <w:rPr>
          <w:rFonts w:ascii="Times New Roman" w:eastAsia="Times New Roman" w:hAnsi="Times New Roman" w:cs="Times New Roman"/>
          <w:sz w:val="24"/>
          <w:szCs w:val="24"/>
        </w:rPr>
        <w:t xml:space="preserve">adjusted </w:t>
      </w:r>
      <w:ins w:id="703" w:author="Rossella Falcone" w:date="2026-03-19T17:13:00Z" w16du:dateUtc="2026-03-19T21:13:00Z">
        <w:r w:rsidR="0035258B">
          <w:rPr>
            <w:rFonts w:ascii="Times New Roman" w:eastAsia="Times New Roman" w:hAnsi="Times New Roman" w:cs="Times New Roman"/>
            <w:sz w:val="24"/>
            <w:szCs w:val="24"/>
          </w:rPr>
          <w:t xml:space="preserve">the </w:t>
        </w:r>
      </w:ins>
      <w:r w:rsidR="0009641C">
        <w:rPr>
          <w:rFonts w:ascii="Times New Roman" w:eastAsia="Times New Roman" w:hAnsi="Times New Roman" w:cs="Times New Roman"/>
          <w:sz w:val="24"/>
          <w:szCs w:val="24"/>
        </w:rPr>
        <w:t>temporally discounted value based on the go</w:t>
      </w:r>
      <w:del w:id="704" w:author="Rossella Falcone" w:date="2026-03-19T17:13:00Z" w16du:dateUtc="2026-03-19T21:13:00Z">
        <w:r w:rsidR="0009641C">
          <w:rPr>
            <w:rFonts w:ascii="Times New Roman" w:eastAsia="Times New Roman" w:hAnsi="Times New Roman" w:cs="Times New Roman"/>
            <w:sz w:val="24"/>
            <w:szCs w:val="24"/>
          </w:rPr>
          <w:delText>-cue, and</w:delText>
        </w:r>
      </w:del>
      <w:ins w:id="705" w:author="Rossella Falcone" w:date="2026-03-19T17:13:00Z" w16du:dateUtc="2026-03-19T21:13:00Z">
        <w:r w:rsidR="0035258B">
          <w:rPr>
            <w:rFonts w:ascii="Times New Roman" w:eastAsia="Times New Roman" w:hAnsi="Times New Roman" w:cs="Times New Roman"/>
            <w:sz w:val="24"/>
            <w:szCs w:val="24"/>
          </w:rPr>
          <w:t xml:space="preserve"> signal</w:t>
        </w:r>
        <w:r w:rsidR="003A7948">
          <w:rPr>
            <w:rFonts w:ascii="Times New Roman" w:eastAsia="Times New Roman" w:hAnsi="Times New Roman" w:cs="Times New Roman"/>
            <w:sz w:val="24"/>
            <w:szCs w:val="24"/>
          </w:rPr>
          <w:t>;</w:t>
        </w:r>
      </w:ins>
      <w:r w:rsidR="003A79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Monkey T </w:t>
      </w:r>
      <w:del w:id="706" w:author="Rossella Falcone" w:date="2026-03-19T17:13:00Z" w16du:dateUtc="2026-03-19T21:13:00Z">
        <w:r w:rsidR="0009641C">
          <w:rPr>
            <w:rFonts w:ascii="Times New Roman" w:eastAsia="Times New Roman" w:hAnsi="Times New Roman" w:cs="Times New Roman"/>
            <w:sz w:val="24"/>
            <w:szCs w:val="24"/>
          </w:rPr>
          <w:delText xml:space="preserve">instead </w:delText>
        </w:r>
      </w:del>
      <w:r w:rsidR="0009641C">
        <w:rPr>
          <w:rFonts w:ascii="Times New Roman" w:eastAsia="Times New Roman" w:hAnsi="Times New Roman" w:cs="Times New Roman"/>
          <w:sz w:val="24"/>
          <w:szCs w:val="24"/>
        </w:rPr>
        <w:t>did not.</w:t>
      </w:r>
    </w:p>
    <w:p w14:paraId="3712E58A" w14:textId="7105E19E" w:rsidR="00A450CA" w:rsidRDefault="00A450CA">
      <w:pPr>
        <w:shd w:val="clear" w:color="auto" w:fill="FFFFFF"/>
        <w:spacing w:after="0" w:line="480" w:lineRule="auto"/>
        <w:ind w:firstLine="360"/>
        <w:rPr>
          <w:rFonts w:ascii="Times New Roman" w:eastAsia="Times New Roman" w:hAnsi="Times New Roman" w:cs="Times New Roman"/>
          <w:sz w:val="24"/>
          <w:szCs w:val="24"/>
        </w:rPr>
        <w:pPrChange w:id="707" w:author="Siyu Wang" w:date="2026-03-22T21:26:00Z" w16du:dateUtc="2026-03-23T01:26:00Z">
          <w:pPr>
            <w:shd w:val="clear" w:color="auto" w:fill="FFFFFF"/>
            <w:spacing w:after="0" w:line="480" w:lineRule="auto"/>
          </w:pPr>
        </w:pPrChange>
      </w:pPr>
    </w:p>
    <w:p w14:paraId="603EC835" w14:textId="6FB1904B" w:rsidR="00A450CA" w:rsidRPr="001E25DE" w:rsidRDefault="009F17AC">
      <w:pPr>
        <w:shd w:val="clear" w:color="auto" w:fill="FFFFFF"/>
        <w:spacing w:after="0" w:line="480" w:lineRule="auto"/>
        <w:rPr>
          <w:rFonts w:ascii="Times New Roman" w:eastAsia="Times New Roman" w:hAnsi="Times New Roman" w:cs="Times New Roman"/>
          <w:b/>
          <w:bCs/>
          <w:sz w:val="24"/>
          <w:szCs w:val="24"/>
        </w:rPr>
      </w:pPr>
      <w:r w:rsidRPr="001E25DE">
        <w:rPr>
          <w:rFonts w:ascii="Times New Roman" w:eastAsia="Times New Roman" w:hAnsi="Times New Roman" w:cs="Times New Roman"/>
          <w:b/>
          <w:bCs/>
          <w:sz w:val="24"/>
          <w:szCs w:val="24"/>
        </w:rPr>
        <w:lastRenderedPageBreak/>
        <w:t xml:space="preserve">5. </w:t>
      </w:r>
      <w:r w:rsidRPr="001E25DE">
        <w:rPr>
          <w:rFonts w:ascii="Times New Roman" w:hAnsi="Times New Roman"/>
          <w:b/>
          <w:sz w:val="24"/>
          <w:rPrChange w:id="708" w:author="Rossella Falcone" w:date="2026-03-19T17:13:00Z" w16du:dateUtc="2026-03-19T21:13:00Z">
            <w:rPr>
              <w:rFonts w:ascii="Times New Roman" w:hAnsi="Times New Roman"/>
              <w:b/>
              <w:i/>
              <w:sz w:val="24"/>
            </w:rPr>
          </w:rPrChange>
        </w:rPr>
        <w:t>Differen</w:t>
      </w:r>
      <w:r w:rsidR="00FC671A" w:rsidRPr="001E25DE">
        <w:rPr>
          <w:rFonts w:ascii="Times New Roman" w:hAnsi="Times New Roman"/>
          <w:b/>
          <w:sz w:val="24"/>
          <w:rPrChange w:id="709" w:author="Rossella Falcone" w:date="2026-03-19T17:13:00Z" w16du:dateUtc="2026-03-19T21:13:00Z">
            <w:rPr>
              <w:rFonts w:ascii="Times New Roman" w:hAnsi="Times New Roman"/>
              <w:b/>
              <w:i/>
              <w:sz w:val="24"/>
            </w:rPr>
          </w:rPrChange>
        </w:rPr>
        <w:t>ces in the linearity of coding between monkeys</w:t>
      </w:r>
    </w:p>
    <w:p w14:paraId="639370C5" w14:textId="5088BD28" w:rsidR="00A450CA" w:rsidRDefault="000671A1" w:rsidP="000671A1">
      <w:pPr>
        <w:shd w:val="clear" w:color="auto" w:fill="FFFFFF"/>
        <w:spacing w:after="0" w:line="480" w:lineRule="auto"/>
        <w:ind w:firstLine="360"/>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rPr>
        <w:t>Differential behavioral and neural responses to the go</w:t>
      </w:r>
      <w:del w:id="710" w:author="Rossella Falcone" w:date="2026-03-19T17:13:00Z" w16du:dateUtc="2026-03-19T21:13:00Z">
        <w:r>
          <w:rPr>
            <w:rFonts w:ascii="Times New Roman" w:eastAsia="Times New Roman" w:hAnsi="Times New Roman" w:cs="Times New Roman"/>
            <w:color w:val="000000"/>
            <w:sz w:val="24"/>
            <w:szCs w:val="24"/>
          </w:rPr>
          <w:delText>-cue</w:delText>
        </w:r>
      </w:del>
      <w:ins w:id="711" w:author="Rossella Falcone" w:date="2026-03-19T17:13:00Z" w16du:dateUtc="2026-03-19T21:13:00Z">
        <w:r w:rsidR="001F1695">
          <w:rPr>
            <w:rFonts w:ascii="Times New Roman" w:eastAsia="Times New Roman" w:hAnsi="Times New Roman" w:cs="Times New Roman"/>
            <w:color w:val="000000"/>
            <w:sz w:val="24"/>
            <w:szCs w:val="24"/>
          </w:rPr>
          <w:t xml:space="preserve"> signal</w:t>
        </w:r>
      </w:ins>
      <w:r w:rsidR="001F169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reflect </w:t>
      </w:r>
      <w:ins w:id="712" w:author="Rossella Falcone" w:date="2026-03-19T17:13:00Z" w16du:dateUtc="2026-03-19T21:13:00Z">
        <w:r w:rsidR="001E25DE">
          <w:rPr>
            <w:rFonts w:ascii="Times New Roman" w:eastAsia="Times New Roman" w:hAnsi="Times New Roman" w:cs="Times New Roman"/>
            <w:color w:val="000000"/>
            <w:sz w:val="24"/>
            <w:szCs w:val="24"/>
          </w:rPr>
          <w:t xml:space="preserve">the </w:t>
        </w:r>
      </w:ins>
      <w:r>
        <w:rPr>
          <w:rFonts w:ascii="Times New Roman" w:eastAsia="Times New Roman" w:hAnsi="Times New Roman" w:cs="Times New Roman"/>
          <w:color w:val="000000"/>
          <w:sz w:val="24"/>
          <w:szCs w:val="24"/>
        </w:rPr>
        <w:t xml:space="preserve">different neural </w:t>
      </w:r>
      <w:del w:id="713" w:author="Rossella Falcone" w:date="2026-03-19T17:13:00Z" w16du:dateUtc="2026-03-19T21:13:00Z">
        <w:r>
          <w:rPr>
            <w:rFonts w:ascii="Times New Roman" w:eastAsia="Times New Roman" w:hAnsi="Times New Roman" w:cs="Times New Roman"/>
            <w:color w:val="000000"/>
            <w:sz w:val="24"/>
            <w:szCs w:val="24"/>
          </w:rPr>
          <w:delText>computation</w:delText>
        </w:r>
      </w:del>
      <w:ins w:id="714" w:author="Rossella Falcone" w:date="2026-03-19T17:13:00Z" w16du:dateUtc="2026-03-19T21:13:00Z">
        <w:r>
          <w:rPr>
            <w:rFonts w:ascii="Times New Roman" w:eastAsia="Times New Roman" w:hAnsi="Times New Roman" w:cs="Times New Roman"/>
            <w:color w:val="000000"/>
            <w:sz w:val="24"/>
            <w:szCs w:val="24"/>
          </w:rPr>
          <w:t>computation</w:t>
        </w:r>
        <w:r w:rsidR="001E25DE">
          <w:rPr>
            <w:rFonts w:ascii="Times New Roman" w:eastAsia="Times New Roman" w:hAnsi="Times New Roman" w:cs="Times New Roman"/>
            <w:color w:val="000000"/>
            <w:sz w:val="24"/>
            <w:szCs w:val="24"/>
          </w:rPr>
          <w:t>s</w:t>
        </w:r>
      </w:ins>
      <w:r>
        <w:rPr>
          <w:rFonts w:ascii="Times New Roman" w:eastAsia="Times New Roman" w:hAnsi="Times New Roman" w:cs="Times New Roman"/>
          <w:color w:val="000000"/>
          <w:sz w:val="24"/>
          <w:szCs w:val="24"/>
        </w:rPr>
        <w:t xml:space="preserve"> adopted by the two monkeys. </w:t>
      </w:r>
      <w:del w:id="715" w:author="Mark Eldridge" w:date="2026-03-23T21:01:00Z" w16du:dateUtc="2026-03-23T21:01:00Z">
        <w:r w:rsidDel="001C76EB">
          <w:rPr>
            <w:rFonts w:ascii="Times New Roman" w:eastAsia="Times New Roman" w:hAnsi="Times New Roman" w:cs="Times New Roman"/>
            <w:color w:val="000000"/>
            <w:sz w:val="24"/>
            <w:szCs w:val="24"/>
          </w:rPr>
          <w:delText>Next, we</w:delText>
        </w:r>
      </w:del>
      <w:ins w:id="716" w:author="Mark Eldridge" w:date="2026-03-23T21:01:00Z" w16du:dateUtc="2026-03-23T21:01:00Z">
        <w:r w:rsidR="001C76EB">
          <w:rPr>
            <w:rFonts w:ascii="Times New Roman" w:eastAsia="Times New Roman" w:hAnsi="Times New Roman" w:cs="Times New Roman"/>
            <w:color w:val="000000"/>
            <w:sz w:val="24"/>
            <w:szCs w:val="24"/>
          </w:rPr>
          <w:t>We</w:t>
        </w:r>
      </w:ins>
      <w:r>
        <w:rPr>
          <w:rFonts w:ascii="Times New Roman" w:eastAsia="Times New Roman" w:hAnsi="Times New Roman" w:cs="Times New Roman"/>
          <w:color w:val="000000"/>
          <w:sz w:val="24"/>
          <w:szCs w:val="24"/>
        </w:rPr>
        <w:t xml:space="preserve"> examined neural differences in value coding between monkeys at both the single-neuron and population level</w:t>
      </w:r>
      <w:r w:rsidR="00423634">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p>
    <w:p w14:paraId="6EFA92C8" w14:textId="7DAD7EDE" w:rsidR="00A450CA" w:rsidRDefault="00000000" w:rsidP="00746CAE">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single-neuron level, we tested whether firing rates </w:t>
      </w:r>
      <w:del w:id="717" w:author="Rossella Falcone" w:date="2026-03-19T17:13:00Z" w16du:dateUtc="2026-03-19T21:13:00Z">
        <w:r>
          <w:rPr>
            <w:rFonts w:ascii="Times New Roman" w:eastAsia="Times New Roman" w:hAnsi="Times New Roman" w:cs="Times New Roman"/>
            <w:color w:val="000000"/>
            <w:sz w:val="24"/>
            <w:szCs w:val="24"/>
          </w:rPr>
          <w:delText>in</w:delText>
        </w:r>
      </w:del>
      <w:ins w:id="718" w:author="Rossella Falcone" w:date="2026-03-19T17:13:00Z" w16du:dateUtc="2026-03-19T21:13:00Z">
        <w:r w:rsidR="001E25DE">
          <w:rPr>
            <w:rFonts w:ascii="Times New Roman" w:eastAsia="Times New Roman" w:hAnsi="Times New Roman" w:cs="Times New Roman"/>
            <w:color w:val="000000"/>
            <w:sz w:val="24"/>
            <w:szCs w:val="24"/>
          </w:rPr>
          <w:t>during</w:t>
        </w:r>
      </w:ins>
      <w:r w:rsidR="001E25D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first </w:t>
      </w:r>
      <w:del w:id="719" w:author="Rossella Falcone" w:date="2026-03-19T17:13:00Z" w16du:dateUtc="2026-03-19T21:13:00Z">
        <w:r>
          <w:rPr>
            <w:rFonts w:ascii="Times New Roman" w:eastAsia="Times New Roman" w:hAnsi="Times New Roman" w:cs="Times New Roman"/>
            <w:color w:val="000000"/>
            <w:sz w:val="24"/>
            <w:szCs w:val="24"/>
          </w:rPr>
          <w:delText>750ms</w:delText>
        </w:r>
      </w:del>
      <w:ins w:id="720" w:author="Rossella Falcone" w:date="2026-03-19T17:13:00Z" w16du:dateUtc="2026-03-19T21:13:00Z">
        <w:r>
          <w:rPr>
            <w:rFonts w:ascii="Times New Roman" w:eastAsia="Times New Roman" w:hAnsi="Times New Roman" w:cs="Times New Roman"/>
            <w:color w:val="000000"/>
            <w:sz w:val="24"/>
            <w:szCs w:val="24"/>
          </w:rPr>
          <w:t>750</w:t>
        </w:r>
        <w:del w:id="721" w:author="Siyu Wang" w:date="2026-03-22T21:28:00Z" w16du:dateUtc="2026-03-23T01:28:00Z">
          <w:r w:rsidR="001E25DE" w:rsidDel="004B3638">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ms</w:t>
        </w:r>
      </w:ins>
      <w:r>
        <w:rPr>
          <w:rFonts w:ascii="Times New Roman" w:eastAsia="Times New Roman" w:hAnsi="Times New Roman" w:cs="Times New Roman"/>
          <w:color w:val="000000"/>
          <w:sz w:val="24"/>
          <w:szCs w:val="24"/>
        </w:rPr>
        <w:t xml:space="preserve"> of the offer period were linearly modulated by the discounted value </w:t>
      </w:r>
      <w:r w:rsidR="000671A1">
        <w:rPr>
          <w:rFonts w:ascii="Times New Roman" w:eastAsia="Times New Roman" w:hAnsi="Times New Roman" w:cs="Times New Roman"/>
          <w:color w:val="000000"/>
          <w:sz w:val="24"/>
          <w:szCs w:val="24"/>
        </w:rPr>
        <w:t xml:space="preserve">inferred </w:t>
      </w:r>
      <w:r>
        <w:rPr>
          <w:rFonts w:ascii="Times New Roman" w:eastAsia="Times New Roman" w:hAnsi="Times New Roman" w:cs="Times New Roman"/>
          <w:color w:val="000000"/>
          <w:sz w:val="24"/>
          <w:szCs w:val="24"/>
        </w:rPr>
        <w:t>from the behavior</w:t>
      </w:r>
      <w:r w:rsidR="000671A1">
        <w:rPr>
          <w:rFonts w:ascii="Times New Roman" w:eastAsia="Times New Roman" w:hAnsi="Times New Roman" w:cs="Times New Roman"/>
          <w:color w:val="000000"/>
          <w:sz w:val="24"/>
          <w:szCs w:val="24"/>
        </w:rPr>
        <w:t>al model</w:t>
      </w:r>
      <w:ins w:id="722" w:author="Rossella Falcone" w:date="2026-03-19T17:13:00Z" w16du:dateUtc="2026-03-19T21:13:00Z">
        <w:r w:rsidR="001F1695">
          <w:rPr>
            <w:rFonts w:ascii="Times New Roman" w:eastAsia="Times New Roman" w:hAnsi="Times New Roman" w:cs="Times New Roman"/>
            <w:color w:val="000000"/>
            <w:sz w:val="24"/>
            <w:szCs w:val="24"/>
          </w:rPr>
          <w:t xml:space="preserve"> 1</w:t>
        </w:r>
      </w:ins>
      <w:r>
        <w:rPr>
          <w:rFonts w:ascii="Times New Roman" w:eastAsia="Times New Roman" w:hAnsi="Times New Roman" w:cs="Times New Roman"/>
          <w:color w:val="000000"/>
          <w:sz w:val="24"/>
          <w:szCs w:val="24"/>
        </w:rPr>
        <w:t xml:space="preserve">. </w:t>
      </w:r>
      <w:r w:rsidR="000671A1">
        <w:rPr>
          <w:rFonts w:ascii="Times New Roman" w:eastAsia="Times New Roman" w:hAnsi="Times New Roman" w:cs="Times New Roman"/>
          <w:color w:val="000000"/>
          <w:sz w:val="24"/>
          <w:szCs w:val="24"/>
        </w:rPr>
        <w:t xml:space="preserve">Only 6 out of 63 neurons (10%) in Monkey S showed a significant linear correlation between spike count and discounted value </w:t>
      </w:r>
      <w:commentRangeStart w:id="723"/>
      <w:r w:rsidR="000671A1">
        <w:rPr>
          <w:rFonts w:ascii="Times New Roman" w:eastAsia="Times New Roman" w:hAnsi="Times New Roman" w:cs="Times New Roman"/>
          <w:color w:val="000000"/>
          <w:sz w:val="24"/>
          <w:szCs w:val="24"/>
        </w:rPr>
        <w:t xml:space="preserve">(Fig. </w:t>
      </w:r>
      <w:del w:id="724" w:author="Rossella Falcone" w:date="2026-03-19T17:13:00Z" w16du:dateUtc="2026-03-19T21:13:00Z">
        <w:r w:rsidR="000671A1">
          <w:rPr>
            <w:rFonts w:ascii="Times New Roman" w:eastAsia="Times New Roman" w:hAnsi="Times New Roman" w:cs="Times New Roman"/>
            <w:color w:val="000000"/>
            <w:sz w:val="24"/>
            <w:szCs w:val="24"/>
          </w:rPr>
          <w:delText>S5B</w:delText>
        </w:r>
      </w:del>
      <w:ins w:id="725" w:author="Rossella Falcone" w:date="2026-03-19T17:13:00Z" w16du:dateUtc="2026-03-19T21:13:00Z">
        <w:r w:rsidR="000671A1">
          <w:rPr>
            <w:rFonts w:ascii="Times New Roman" w:eastAsia="Times New Roman" w:hAnsi="Times New Roman" w:cs="Times New Roman"/>
            <w:color w:val="000000"/>
            <w:sz w:val="24"/>
            <w:szCs w:val="24"/>
          </w:rPr>
          <w:t>S</w:t>
        </w:r>
        <w:r w:rsidR="00106694">
          <w:rPr>
            <w:rFonts w:ascii="Times New Roman" w:eastAsia="Times New Roman" w:hAnsi="Times New Roman" w:cs="Times New Roman"/>
            <w:color w:val="000000"/>
            <w:sz w:val="24"/>
            <w:szCs w:val="24"/>
          </w:rPr>
          <w:t>4</w:t>
        </w:r>
        <w:r w:rsidR="000671A1">
          <w:rPr>
            <w:rFonts w:ascii="Times New Roman" w:eastAsia="Times New Roman" w:hAnsi="Times New Roman" w:cs="Times New Roman"/>
            <w:color w:val="000000"/>
            <w:sz w:val="24"/>
            <w:szCs w:val="24"/>
          </w:rPr>
          <w:t>B</w:t>
        </w:r>
      </w:ins>
      <w:r w:rsidR="000671A1">
        <w:rPr>
          <w:rFonts w:ascii="Times New Roman" w:eastAsia="Times New Roman" w:hAnsi="Times New Roman" w:cs="Times New Roman"/>
          <w:color w:val="000000"/>
          <w:sz w:val="24"/>
          <w:szCs w:val="24"/>
        </w:rPr>
        <w:t>), whereas i</w:t>
      </w:r>
      <w:r w:rsidR="00A978CA">
        <w:rPr>
          <w:rFonts w:ascii="Times New Roman" w:eastAsia="Times New Roman" w:hAnsi="Times New Roman" w:cs="Times New Roman"/>
          <w:color w:val="000000"/>
          <w:sz w:val="24"/>
          <w:szCs w:val="24"/>
        </w:rPr>
        <w:t xml:space="preserve">n Monkey T, </w:t>
      </w:r>
      <w:r w:rsidR="005766B7">
        <w:rPr>
          <w:rFonts w:ascii="Times New Roman" w:eastAsia="Times New Roman" w:hAnsi="Times New Roman" w:cs="Times New Roman"/>
          <w:color w:val="000000"/>
          <w:sz w:val="24"/>
          <w:szCs w:val="24"/>
        </w:rPr>
        <w:t>35 out of 107 neurons (33%) exhibit</w:t>
      </w:r>
      <w:r w:rsidR="000671A1">
        <w:rPr>
          <w:rFonts w:ascii="Times New Roman" w:eastAsia="Times New Roman" w:hAnsi="Times New Roman" w:cs="Times New Roman"/>
          <w:color w:val="000000"/>
          <w:sz w:val="24"/>
          <w:szCs w:val="24"/>
        </w:rPr>
        <w:t>ed</w:t>
      </w:r>
      <w:r w:rsidR="005766B7">
        <w:rPr>
          <w:rFonts w:ascii="Times New Roman" w:eastAsia="Times New Roman" w:hAnsi="Times New Roman" w:cs="Times New Roman"/>
          <w:color w:val="000000"/>
          <w:sz w:val="24"/>
          <w:szCs w:val="24"/>
        </w:rPr>
        <w:t xml:space="preserve"> linear coding (Fig. </w:t>
      </w:r>
      <w:del w:id="726" w:author="Rossella Falcone" w:date="2026-03-19T17:13:00Z" w16du:dateUtc="2026-03-19T21:13:00Z">
        <w:r w:rsidR="005766B7">
          <w:rPr>
            <w:rFonts w:ascii="Times New Roman" w:eastAsia="Times New Roman" w:hAnsi="Times New Roman" w:cs="Times New Roman"/>
            <w:color w:val="000000"/>
            <w:sz w:val="24"/>
            <w:szCs w:val="24"/>
          </w:rPr>
          <w:delText>S5A</w:delText>
        </w:r>
      </w:del>
      <w:ins w:id="727" w:author="Rossella Falcone" w:date="2026-03-19T17:13:00Z" w16du:dateUtc="2026-03-19T21:13:00Z">
        <w:r w:rsidR="005766B7">
          <w:rPr>
            <w:rFonts w:ascii="Times New Roman" w:eastAsia="Times New Roman" w:hAnsi="Times New Roman" w:cs="Times New Roman"/>
            <w:color w:val="000000"/>
            <w:sz w:val="24"/>
            <w:szCs w:val="24"/>
          </w:rPr>
          <w:t>S</w:t>
        </w:r>
        <w:r w:rsidR="00106694">
          <w:rPr>
            <w:rFonts w:ascii="Times New Roman" w:eastAsia="Times New Roman" w:hAnsi="Times New Roman" w:cs="Times New Roman"/>
            <w:color w:val="000000"/>
            <w:sz w:val="24"/>
            <w:szCs w:val="24"/>
          </w:rPr>
          <w:t>4</w:t>
        </w:r>
        <w:r w:rsidR="005766B7">
          <w:rPr>
            <w:rFonts w:ascii="Times New Roman" w:eastAsia="Times New Roman" w:hAnsi="Times New Roman" w:cs="Times New Roman"/>
            <w:color w:val="000000"/>
            <w:sz w:val="24"/>
            <w:szCs w:val="24"/>
          </w:rPr>
          <w:t>A</w:t>
        </w:r>
      </w:ins>
      <w:r w:rsidR="005766B7">
        <w:rPr>
          <w:rFonts w:ascii="Times New Roman" w:eastAsia="Times New Roman" w:hAnsi="Times New Roman" w:cs="Times New Roman"/>
          <w:color w:val="000000"/>
          <w:sz w:val="24"/>
          <w:szCs w:val="24"/>
        </w:rPr>
        <w:t>).</w:t>
      </w:r>
      <w:r w:rsidR="005766B7">
        <w:t xml:space="preserve"> </w:t>
      </w:r>
      <w:commentRangeEnd w:id="723"/>
      <w:r w:rsidR="00483BA3">
        <w:rPr>
          <w:rStyle w:val="CommentReference"/>
          <w:rFonts w:ascii="Times New Roman" w:eastAsia="Times New Roman" w:hAnsi="Times New Roman" w:cs="Times New Roman"/>
          <w:color w:val="000000"/>
          <w:sz w:val="24"/>
          <w:szCs w:val="24"/>
        </w:rPr>
        <w:commentReference w:id="723"/>
      </w:r>
      <w:r>
        <w:rPr>
          <w:rFonts w:ascii="Times New Roman" w:eastAsia="Times New Roman" w:hAnsi="Times New Roman" w:cs="Times New Roman"/>
          <w:color w:val="000000"/>
          <w:sz w:val="24"/>
          <w:szCs w:val="24"/>
        </w:rPr>
        <w:t>Th</w:t>
      </w:r>
      <w:r w:rsidR="00A977F5">
        <w:rPr>
          <w:rFonts w:ascii="Times New Roman" w:eastAsia="Times New Roman" w:hAnsi="Times New Roman" w:cs="Times New Roman"/>
          <w:color w:val="000000"/>
          <w:sz w:val="24"/>
          <w:szCs w:val="24"/>
        </w:rPr>
        <w:t xml:space="preserve">ese results </w:t>
      </w:r>
      <w:r>
        <w:rPr>
          <w:rFonts w:ascii="Times New Roman" w:eastAsia="Times New Roman" w:hAnsi="Times New Roman" w:cs="Times New Roman"/>
          <w:color w:val="000000"/>
          <w:sz w:val="24"/>
          <w:szCs w:val="24"/>
        </w:rPr>
        <w:t xml:space="preserve">suggest that </w:t>
      </w:r>
      <w:r w:rsidR="00A977F5">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dlPFC neurons</w:t>
      </w:r>
      <w:r w:rsidR="00A977F5">
        <w:rPr>
          <w:rFonts w:ascii="Times New Roman" w:eastAsia="Times New Roman" w:hAnsi="Times New Roman" w:cs="Times New Roman"/>
          <w:color w:val="000000"/>
          <w:sz w:val="24"/>
          <w:szCs w:val="24"/>
        </w:rPr>
        <w:t xml:space="preserve"> </w:t>
      </w:r>
      <w:del w:id="728" w:author="Rossella Falcone" w:date="2026-03-19T17:13:00Z" w16du:dateUtc="2026-03-19T21:13:00Z">
        <w:r w:rsidR="00A977F5">
          <w:rPr>
            <w:rFonts w:ascii="Times New Roman" w:eastAsia="Times New Roman" w:hAnsi="Times New Roman" w:cs="Times New Roman"/>
            <w:color w:val="000000"/>
            <w:sz w:val="24"/>
            <w:szCs w:val="24"/>
          </w:rPr>
          <w:delText>of</w:delText>
        </w:r>
      </w:del>
      <w:ins w:id="729" w:author="Rossella Falcone" w:date="2026-03-19T17:13:00Z" w16du:dateUtc="2026-03-19T21:13:00Z">
        <w:r w:rsidR="001E25DE">
          <w:rPr>
            <w:rFonts w:ascii="Times New Roman" w:eastAsia="Times New Roman" w:hAnsi="Times New Roman" w:cs="Times New Roman"/>
            <w:color w:val="000000"/>
            <w:sz w:val="24"/>
            <w:szCs w:val="24"/>
          </w:rPr>
          <w:t>in</w:t>
        </w:r>
      </w:ins>
      <w:r w:rsidR="001E25DE">
        <w:rPr>
          <w:rFonts w:ascii="Times New Roman" w:eastAsia="Times New Roman" w:hAnsi="Times New Roman" w:cs="Times New Roman"/>
          <w:color w:val="000000"/>
          <w:sz w:val="24"/>
          <w:szCs w:val="24"/>
        </w:rPr>
        <w:t xml:space="preserve"> </w:t>
      </w:r>
      <w:r w:rsidR="008D7E6F">
        <w:rPr>
          <w:rFonts w:ascii="Times New Roman" w:eastAsia="Times New Roman" w:hAnsi="Times New Roman" w:cs="Times New Roman"/>
          <w:color w:val="000000"/>
          <w:sz w:val="24"/>
          <w:szCs w:val="24"/>
        </w:rPr>
        <w:t xml:space="preserve">Monkey S exhibited more heterogeneous or </w:t>
      </w:r>
      <w:del w:id="730" w:author="Rossella Falcone" w:date="2026-03-19T17:13:00Z" w16du:dateUtc="2026-03-19T21:13:00Z">
        <w:r w:rsidR="008D7E6F">
          <w:rPr>
            <w:rFonts w:ascii="Times New Roman" w:eastAsia="Times New Roman" w:hAnsi="Times New Roman" w:cs="Times New Roman"/>
            <w:color w:val="000000"/>
            <w:sz w:val="24"/>
            <w:szCs w:val="24"/>
          </w:rPr>
          <w:delText>nonlinear</w:delText>
        </w:r>
      </w:del>
      <w:ins w:id="731" w:author="Rossella Falcone" w:date="2026-03-19T17:13:00Z" w16du:dateUtc="2026-03-19T21:13:00Z">
        <w:r w:rsidR="008D7E6F">
          <w:rPr>
            <w:rFonts w:ascii="Times New Roman" w:eastAsia="Times New Roman" w:hAnsi="Times New Roman" w:cs="Times New Roman"/>
            <w:color w:val="000000"/>
            <w:sz w:val="24"/>
            <w:szCs w:val="24"/>
          </w:rPr>
          <w:t>non</w:t>
        </w:r>
        <w:r w:rsidR="001E25DE">
          <w:rPr>
            <w:rFonts w:ascii="Times New Roman" w:eastAsia="Times New Roman" w:hAnsi="Times New Roman" w:cs="Times New Roman"/>
            <w:color w:val="000000"/>
            <w:sz w:val="24"/>
            <w:szCs w:val="24"/>
          </w:rPr>
          <w:t>-</w:t>
        </w:r>
        <w:r w:rsidR="008D7E6F">
          <w:rPr>
            <w:rFonts w:ascii="Times New Roman" w:eastAsia="Times New Roman" w:hAnsi="Times New Roman" w:cs="Times New Roman"/>
            <w:color w:val="000000"/>
            <w:sz w:val="24"/>
            <w:szCs w:val="24"/>
          </w:rPr>
          <w:t>linear</w:t>
        </w:r>
      </w:ins>
      <w:r w:rsidR="008D7E6F">
        <w:rPr>
          <w:rFonts w:ascii="Times New Roman" w:eastAsia="Times New Roman" w:hAnsi="Times New Roman" w:cs="Times New Roman"/>
          <w:color w:val="000000"/>
          <w:sz w:val="24"/>
          <w:szCs w:val="24"/>
        </w:rPr>
        <w:t xml:space="preserve"> patterns of value representation, whereas neurons </w:t>
      </w:r>
      <w:del w:id="732" w:author="Rossella Falcone" w:date="2026-03-19T17:13:00Z" w16du:dateUtc="2026-03-19T21:13:00Z">
        <w:r w:rsidR="008D7E6F">
          <w:rPr>
            <w:rFonts w:ascii="Times New Roman" w:eastAsia="Times New Roman" w:hAnsi="Times New Roman" w:cs="Times New Roman"/>
            <w:color w:val="000000"/>
            <w:sz w:val="24"/>
            <w:szCs w:val="24"/>
          </w:rPr>
          <w:delText>of</w:delText>
        </w:r>
      </w:del>
      <w:ins w:id="733" w:author="Rossella Falcone" w:date="2026-03-19T17:13:00Z" w16du:dateUtc="2026-03-19T21:13:00Z">
        <w:r w:rsidR="001E25DE">
          <w:rPr>
            <w:rFonts w:ascii="Times New Roman" w:eastAsia="Times New Roman" w:hAnsi="Times New Roman" w:cs="Times New Roman"/>
            <w:color w:val="000000"/>
            <w:sz w:val="24"/>
            <w:szCs w:val="24"/>
          </w:rPr>
          <w:t>in</w:t>
        </w:r>
      </w:ins>
      <w:r w:rsidR="001E25DE">
        <w:rPr>
          <w:rFonts w:ascii="Times New Roman" w:eastAsia="Times New Roman" w:hAnsi="Times New Roman" w:cs="Times New Roman"/>
          <w:color w:val="000000"/>
          <w:sz w:val="24"/>
          <w:szCs w:val="24"/>
        </w:rPr>
        <w:t xml:space="preserve"> </w:t>
      </w:r>
      <w:r w:rsidR="00A977F5">
        <w:rPr>
          <w:rFonts w:ascii="Times New Roman" w:eastAsia="Times New Roman" w:hAnsi="Times New Roman" w:cs="Times New Roman"/>
          <w:color w:val="000000"/>
          <w:sz w:val="24"/>
          <w:szCs w:val="24"/>
        </w:rPr>
        <w:t>Monkey T</w:t>
      </w:r>
      <w:r>
        <w:rPr>
          <w:rFonts w:ascii="Times New Roman" w:eastAsia="Times New Roman" w:hAnsi="Times New Roman" w:cs="Times New Roman"/>
          <w:color w:val="000000"/>
          <w:sz w:val="24"/>
          <w:szCs w:val="24"/>
        </w:rPr>
        <w:t xml:space="preserve"> encode</w:t>
      </w:r>
      <w:r w:rsidR="008D7E6F">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the value of the offer more linearly.</w:t>
      </w:r>
    </w:p>
    <w:p w14:paraId="26BE1806" w14:textId="3C21A817" w:rsidR="001E25DE" w:rsidRDefault="00000000">
      <w:pPr>
        <w:shd w:val="clear" w:color="auto" w:fill="FFFFFF"/>
        <w:spacing w:after="0" w:line="480" w:lineRule="auto"/>
        <w:rPr>
          <w:rFonts w:ascii="Times New Roman" w:eastAsia="Times New Roman" w:hAnsi="Times New Roman" w:cs="Times New Roman"/>
          <w:color w:val="000000"/>
          <w:sz w:val="24"/>
          <w:szCs w:val="24"/>
        </w:rPr>
        <w:pPrChange w:id="734" w:author="Rossella Falcone" w:date="2026-03-19T17:13:00Z" w16du:dateUtc="2026-03-19T21:13:00Z">
          <w:pPr>
            <w:shd w:val="clear" w:color="auto" w:fill="FFFFFF"/>
            <w:spacing w:after="0" w:line="480" w:lineRule="auto"/>
            <w:ind w:firstLine="360"/>
          </w:pPr>
        </w:pPrChange>
      </w:pPr>
      <w:r>
        <w:rPr>
          <w:rFonts w:ascii="Times New Roman" w:eastAsia="Times New Roman" w:hAnsi="Times New Roman" w:cs="Times New Roman"/>
          <w:color w:val="000000"/>
          <w:sz w:val="24"/>
          <w:szCs w:val="24"/>
        </w:rPr>
        <w:t xml:space="preserve">At the population level, </w:t>
      </w:r>
      <w:r w:rsidR="00A977F5">
        <w:rPr>
          <w:rFonts w:ascii="Times New Roman" w:eastAsia="Times New Roman" w:hAnsi="Times New Roman" w:cs="Times New Roman"/>
          <w:color w:val="000000"/>
          <w:sz w:val="24"/>
          <w:szCs w:val="24"/>
        </w:rPr>
        <w:t xml:space="preserve">principal component analysis </w:t>
      </w:r>
      <w:del w:id="735" w:author="Siyu Wang" w:date="2026-03-22T21:29:00Z" w16du:dateUtc="2026-03-23T01:29:00Z">
        <w:r w:rsidR="00A977F5" w:rsidDel="00541554">
          <w:rPr>
            <w:rFonts w:ascii="Times New Roman" w:eastAsia="Times New Roman" w:hAnsi="Times New Roman" w:cs="Times New Roman"/>
            <w:color w:val="000000"/>
            <w:sz w:val="24"/>
            <w:szCs w:val="24"/>
          </w:rPr>
          <w:delText>(</w:delText>
        </w:r>
        <w:r w:rsidR="00A978CA" w:rsidDel="00541554">
          <w:rPr>
            <w:rFonts w:ascii="Times New Roman" w:eastAsia="Times New Roman" w:hAnsi="Times New Roman" w:cs="Times New Roman"/>
            <w:color w:val="000000"/>
            <w:sz w:val="24"/>
            <w:szCs w:val="24"/>
          </w:rPr>
          <w:delText>see Methods</w:delText>
        </w:r>
        <w:r w:rsidR="00A977F5" w:rsidDel="00541554">
          <w:rPr>
            <w:rFonts w:ascii="Times New Roman" w:eastAsia="Times New Roman" w:hAnsi="Times New Roman" w:cs="Times New Roman"/>
            <w:color w:val="000000"/>
            <w:sz w:val="24"/>
            <w:szCs w:val="24"/>
          </w:rPr>
          <w:delText>)</w:delText>
        </w:r>
        <w:r w:rsidR="008D4032" w:rsidDel="00541554">
          <w:rPr>
            <w:rFonts w:ascii="Times New Roman" w:eastAsia="Times New Roman" w:hAnsi="Times New Roman" w:cs="Times New Roman"/>
            <w:color w:val="000000"/>
            <w:sz w:val="24"/>
            <w:szCs w:val="24"/>
          </w:rPr>
          <w:delText xml:space="preserve"> </w:delText>
        </w:r>
      </w:del>
      <w:r w:rsidR="00A978CA">
        <w:rPr>
          <w:rFonts w:ascii="Times New Roman" w:eastAsia="Times New Roman" w:hAnsi="Times New Roman" w:cs="Times New Roman"/>
          <w:color w:val="000000"/>
          <w:sz w:val="24"/>
          <w:szCs w:val="24"/>
        </w:rPr>
        <w:t xml:space="preserve">revealed </w:t>
      </w:r>
      <w:r w:rsidR="008B1D8A">
        <w:rPr>
          <w:rFonts w:ascii="Times New Roman" w:eastAsia="Times New Roman" w:hAnsi="Times New Roman" w:cs="Times New Roman"/>
          <w:color w:val="000000"/>
          <w:sz w:val="24"/>
          <w:szCs w:val="24"/>
        </w:rPr>
        <w:t xml:space="preserve">qualitative </w:t>
      </w:r>
      <w:r w:rsidR="00A978CA">
        <w:rPr>
          <w:rFonts w:ascii="Times New Roman" w:eastAsia="Times New Roman" w:hAnsi="Times New Roman" w:cs="Times New Roman"/>
          <w:color w:val="000000"/>
          <w:sz w:val="24"/>
          <w:szCs w:val="24"/>
        </w:rPr>
        <w:t xml:space="preserve">differences in </w:t>
      </w:r>
      <w:r w:rsidR="008B1D8A">
        <w:rPr>
          <w:rFonts w:ascii="Times New Roman" w:eastAsia="Times New Roman" w:hAnsi="Times New Roman" w:cs="Times New Roman"/>
          <w:color w:val="000000"/>
          <w:sz w:val="24"/>
          <w:szCs w:val="24"/>
        </w:rPr>
        <w:t xml:space="preserve">condition-averaged </w:t>
      </w:r>
      <w:r w:rsidR="00A978CA">
        <w:rPr>
          <w:rFonts w:ascii="Times New Roman" w:eastAsia="Times New Roman" w:hAnsi="Times New Roman" w:cs="Times New Roman"/>
          <w:color w:val="000000"/>
          <w:sz w:val="24"/>
          <w:szCs w:val="24"/>
        </w:rPr>
        <w:t>neural trajectories between animals.</w:t>
      </w:r>
      <w:r>
        <w:rPr>
          <w:rFonts w:ascii="Times New Roman" w:eastAsia="Times New Roman" w:hAnsi="Times New Roman" w:cs="Times New Roman"/>
          <w:color w:val="000000"/>
          <w:sz w:val="24"/>
          <w:szCs w:val="24"/>
        </w:rPr>
        <w:t xml:space="preserve"> </w:t>
      </w:r>
      <w:r w:rsidR="008B1D8A">
        <w:rPr>
          <w:rFonts w:ascii="Times New Roman" w:eastAsia="Times New Roman" w:hAnsi="Times New Roman" w:cs="Times New Roman"/>
          <w:color w:val="000000"/>
          <w:sz w:val="24"/>
          <w:szCs w:val="24"/>
        </w:rPr>
        <w:t>Consistent with the single-neuron analysis, i</w:t>
      </w:r>
      <w:r>
        <w:rPr>
          <w:rFonts w:ascii="Times New Roman" w:eastAsia="Times New Roman" w:hAnsi="Times New Roman" w:cs="Times New Roman"/>
          <w:color w:val="000000"/>
          <w:sz w:val="24"/>
          <w:szCs w:val="24"/>
        </w:rPr>
        <w:t>n Monkey S</w:t>
      </w:r>
      <w:r w:rsidR="00A978CA">
        <w:rPr>
          <w:rFonts w:ascii="Times New Roman" w:eastAsia="Times New Roman" w:hAnsi="Times New Roman" w:cs="Times New Roman"/>
          <w:color w:val="000000"/>
          <w:sz w:val="24"/>
          <w:szCs w:val="24"/>
        </w:rPr>
        <w:t xml:space="preserve">,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trajectories were entangled </w:t>
      </w:r>
      <w:r w:rsidR="008D4032">
        <w:rPr>
          <w:rFonts w:ascii="Times New Roman" w:eastAsia="Times New Roman" w:hAnsi="Times New Roman" w:cs="Times New Roman"/>
          <w:color w:val="000000"/>
          <w:sz w:val="24"/>
          <w:szCs w:val="24"/>
        </w:rPr>
        <w:t>reflecting</w:t>
      </w:r>
      <w:r>
        <w:rPr>
          <w:rFonts w:ascii="Times New Roman" w:eastAsia="Times New Roman" w:hAnsi="Times New Roman" w:cs="Times New Roman"/>
          <w:color w:val="000000"/>
          <w:sz w:val="24"/>
          <w:szCs w:val="24"/>
        </w:rPr>
        <w:t xml:space="preserve"> nonlinear </w:t>
      </w:r>
      <w:r w:rsidR="00A978CA">
        <w:rPr>
          <w:rFonts w:ascii="Times New Roman" w:eastAsia="Times New Roman" w:hAnsi="Times New Roman" w:cs="Times New Roman"/>
          <w:color w:val="000000"/>
          <w:sz w:val="24"/>
          <w:szCs w:val="24"/>
        </w:rPr>
        <w:t xml:space="preserve">population </w:t>
      </w:r>
      <w:r>
        <w:rPr>
          <w:rFonts w:ascii="Times New Roman" w:eastAsia="Times New Roman" w:hAnsi="Times New Roman" w:cs="Times New Roman"/>
          <w:color w:val="000000"/>
          <w:sz w:val="24"/>
          <w:szCs w:val="24"/>
        </w:rPr>
        <w:t xml:space="preserve">encoding of </w:t>
      </w:r>
      <w:r w:rsidR="008B1D8A">
        <w:rPr>
          <w:rFonts w:ascii="Times New Roman" w:eastAsia="Times New Roman" w:hAnsi="Times New Roman" w:cs="Times New Roman"/>
          <w:color w:val="000000"/>
          <w:sz w:val="24"/>
          <w:szCs w:val="24"/>
        </w:rPr>
        <w:t>value</w:t>
      </w:r>
      <w:r>
        <w:rPr>
          <w:rFonts w:ascii="Times New Roman" w:eastAsia="Times New Roman" w:hAnsi="Times New Roman" w:cs="Times New Roman"/>
          <w:color w:val="000000"/>
          <w:sz w:val="24"/>
          <w:szCs w:val="24"/>
        </w:rPr>
        <w:t xml:space="preserve"> (Fig</w:t>
      </w:r>
      <w:r w:rsidR="005766B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ins w:id="736" w:author="Siyu Wang" w:date="2026-03-22T21:29:00Z" w16du:dateUtc="2026-03-23T01:29:00Z">
        <w:r w:rsidR="002C77CF">
          <w:rPr>
            <w:rFonts w:ascii="Times New Roman" w:eastAsia="Times New Roman" w:hAnsi="Times New Roman" w:cs="Times New Roman"/>
            <w:color w:val="000000"/>
            <w:sz w:val="24"/>
            <w:szCs w:val="24"/>
          </w:rPr>
          <w:t>S5</w:t>
        </w:r>
      </w:ins>
      <w:del w:id="737" w:author="Siyu Wang" w:date="2026-03-22T21:29:00Z" w16du:dateUtc="2026-03-23T01:29:00Z">
        <w:r w:rsidR="005766B7" w:rsidDel="002C77CF">
          <w:rPr>
            <w:rFonts w:ascii="Times New Roman" w:eastAsia="Times New Roman" w:hAnsi="Times New Roman" w:cs="Times New Roman"/>
            <w:color w:val="000000"/>
            <w:sz w:val="24"/>
            <w:szCs w:val="24"/>
          </w:rPr>
          <w:delText>7</w:delText>
        </w:r>
      </w:del>
      <w:r w:rsidR="005766B7">
        <w:rPr>
          <w:rFonts w:ascii="Times New Roman" w:eastAsia="Times New Roman" w:hAnsi="Times New Roman" w:cs="Times New Roman"/>
          <w:color w:val="000000"/>
          <w:sz w:val="24"/>
          <w:szCs w:val="24"/>
        </w:rPr>
        <w:t>A</w:t>
      </w:r>
      <w:del w:id="738" w:author="Siyu Wang" w:date="2026-03-22T21:32:00Z" w16du:dateUtc="2026-03-23T01:32:00Z">
        <w:r w:rsidR="005766B7" w:rsidDel="005D09DF">
          <w:rPr>
            <w:rFonts w:ascii="Times New Roman" w:eastAsia="Times New Roman" w:hAnsi="Times New Roman" w:cs="Times New Roman"/>
            <w:color w:val="000000"/>
            <w:sz w:val="24"/>
            <w:szCs w:val="24"/>
          </w:rPr>
          <w:delText xml:space="preserve"> </w:delText>
        </w:r>
        <w:r w:rsidR="008737D3" w:rsidDel="005D09DF">
          <w:rPr>
            <w:rFonts w:ascii="Times New Roman" w:eastAsia="Times New Roman" w:hAnsi="Times New Roman" w:cs="Times New Roman"/>
            <w:color w:val="000000"/>
            <w:sz w:val="24"/>
            <w:szCs w:val="24"/>
          </w:rPr>
          <w:delText xml:space="preserve">and </w:delText>
        </w:r>
        <w:r w:rsidDel="005D09DF">
          <w:rPr>
            <w:rFonts w:ascii="Times New Roman" w:eastAsia="Times New Roman" w:hAnsi="Times New Roman" w:cs="Times New Roman"/>
            <w:color w:val="000000"/>
            <w:sz w:val="24"/>
            <w:szCs w:val="24"/>
          </w:rPr>
          <w:delText>C).</w:delText>
        </w:r>
      </w:del>
      <w:del w:id="739" w:author="Rossella Falcone" w:date="2026-03-19T17:13:00Z" w16du:dateUtc="2026-03-19T21:13:00Z">
        <w:r>
          <w:rPr>
            <w:rFonts w:ascii="Times New Roman" w:eastAsia="Times New Roman" w:hAnsi="Times New Roman" w:cs="Times New Roman"/>
            <w:color w:val="000000"/>
            <w:sz w:val="24"/>
            <w:szCs w:val="24"/>
          </w:rPr>
          <w:delText xml:space="preserve"> In</w:delText>
        </w:r>
      </w:del>
      <w:ins w:id="740" w:author="Rossella Falcone" w:date="2026-03-19T17:13:00Z" w16du:dateUtc="2026-03-19T21:13:00Z">
        <w:del w:id="741" w:author="Siyu Wang" w:date="2026-03-22T21:29:00Z" w16du:dateUtc="2026-03-23T01:29:00Z">
          <w:r w:rsidR="00B663CE" w:rsidDel="002C77CF">
            <w:rPr>
              <w:rFonts w:ascii="Times New Roman" w:eastAsia="Times New Roman" w:hAnsi="Times New Roman" w:cs="Times New Roman"/>
              <w:color w:val="000000"/>
              <w:sz w:val="24"/>
              <w:szCs w:val="24"/>
            </w:rPr>
            <w:delText>7</w:delText>
          </w:r>
        </w:del>
        <w:del w:id="742" w:author="Siyu Wang" w:date="2026-03-22T21:32:00Z" w16du:dateUtc="2026-03-23T01:32:00Z">
          <w:r w:rsidDel="005D09DF">
            <w:rPr>
              <w:rFonts w:ascii="Times New Roman" w:eastAsia="Times New Roman" w:hAnsi="Times New Roman" w:cs="Times New Roman"/>
              <w:color w:val="000000"/>
              <w:sz w:val="24"/>
              <w:szCs w:val="24"/>
            </w:rPr>
            <w:delText>C</w:delText>
          </w:r>
        </w:del>
        <w:r>
          <w:rPr>
            <w:rFonts w:ascii="Times New Roman" w:eastAsia="Times New Roman" w:hAnsi="Times New Roman" w:cs="Times New Roman"/>
            <w:color w:val="000000"/>
            <w:sz w:val="24"/>
            <w:szCs w:val="24"/>
          </w:rPr>
          <w:t xml:space="preserve">). </w:t>
        </w:r>
        <w:r w:rsidR="008409C8">
          <w:rPr>
            <w:rFonts w:ascii="Times New Roman" w:eastAsia="Times New Roman" w:hAnsi="Times New Roman" w:cs="Times New Roman"/>
            <w:color w:val="000000"/>
            <w:sz w:val="24"/>
            <w:szCs w:val="24"/>
          </w:rPr>
          <w:t>By</w:t>
        </w:r>
      </w:ins>
      <w:r w:rsidR="008409C8">
        <w:rPr>
          <w:rFonts w:ascii="Times New Roman" w:eastAsia="Times New Roman" w:hAnsi="Times New Roman" w:cs="Times New Roman"/>
          <w:color w:val="000000"/>
          <w:sz w:val="24"/>
          <w:szCs w:val="24"/>
        </w:rPr>
        <w:t xml:space="preserve"> </w:t>
      </w:r>
      <w:r w:rsidR="008737D3">
        <w:rPr>
          <w:rFonts w:ascii="Times New Roman" w:eastAsia="Times New Roman" w:hAnsi="Times New Roman" w:cs="Times New Roman"/>
          <w:color w:val="000000"/>
          <w:sz w:val="24"/>
          <w:szCs w:val="24"/>
        </w:rPr>
        <w:t>contrast, in</w:t>
      </w:r>
      <w:r>
        <w:rPr>
          <w:rFonts w:ascii="Times New Roman" w:eastAsia="Times New Roman" w:hAnsi="Times New Roman" w:cs="Times New Roman"/>
          <w:color w:val="000000"/>
          <w:sz w:val="24"/>
          <w:szCs w:val="24"/>
        </w:rPr>
        <w:t xml:space="preserve"> Monkey T,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trajectories were </w:t>
      </w:r>
      <w:r w:rsidR="008B1D8A">
        <w:rPr>
          <w:rFonts w:ascii="Times New Roman" w:eastAsia="Times New Roman" w:hAnsi="Times New Roman" w:cs="Times New Roman"/>
          <w:color w:val="000000"/>
          <w:sz w:val="24"/>
          <w:szCs w:val="24"/>
        </w:rPr>
        <w:t xml:space="preserve">linearly </w:t>
      </w:r>
      <w:r>
        <w:rPr>
          <w:rFonts w:ascii="Times New Roman" w:eastAsia="Times New Roman" w:hAnsi="Times New Roman" w:cs="Times New Roman"/>
          <w:color w:val="000000"/>
          <w:sz w:val="24"/>
          <w:szCs w:val="24"/>
        </w:rPr>
        <w:t>separated and orderly</w:t>
      </w:r>
      <w:r w:rsidR="00A978C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progressi</w:t>
      </w:r>
      <w:r w:rsidR="00A978CA">
        <w:rPr>
          <w:rFonts w:ascii="Times New Roman" w:eastAsia="Times New Roman" w:hAnsi="Times New Roman" w:cs="Times New Roman"/>
          <w:color w:val="000000"/>
          <w:sz w:val="24"/>
          <w:szCs w:val="24"/>
        </w:rPr>
        <w:t>ng</w:t>
      </w:r>
      <w:r>
        <w:rPr>
          <w:rFonts w:ascii="Times New Roman" w:eastAsia="Times New Roman" w:hAnsi="Times New Roman" w:cs="Times New Roman"/>
          <w:color w:val="000000"/>
          <w:sz w:val="24"/>
          <w:szCs w:val="24"/>
        </w:rPr>
        <w:t xml:space="preserve"> </w:t>
      </w:r>
      <w:r w:rsidR="004E1548">
        <w:rPr>
          <w:rFonts w:ascii="Times New Roman" w:eastAsia="Times New Roman" w:hAnsi="Times New Roman" w:cs="Times New Roman"/>
          <w:color w:val="000000"/>
          <w:sz w:val="24"/>
          <w:szCs w:val="24"/>
        </w:rPr>
        <w:t xml:space="preserve">orderly </w:t>
      </w:r>
      <w:r>
        <w:rPr>
          <w:rFonts w:ascii="Times New Roman" w:eastAsia="Times New Roman" w:hAnsi="Times New Roman" w:cs="Times New Roman"/>
          <w:color w:val="000000"/>
          <w:sz w:val="24"/>
          <w:szCs w:val="24"/>
        </w:rPr>
        <w:t>from low</w:t>
      </w:r>
      <w:del w:id="743" w:author="Siyu Wang" w:date="2026-03-22T21:29:00Z" w16du:dateUtc="2026-03-23T01:29:00Z">
        <w:r w:rsidDel="002C77CF">
          <w:rPr>
            <w:rFonts w:ascii="Times New Roman" w:eastAsia="Times New Roman" w:hAnsi="Times New Roman" w:cs="Times New Roman"/>
            <w:color w:val="000000"/>
            <w:sz w:val="24"/>
            <w:szCs w:val="24"/>
          </w:rPr>
          <w:delText xml:space="preserve"> (green)</w:delText>
        </w:r>
      </w:del>
      <w:r>
        <w:rPr>
          <w:rFonts w:ascii="Times New Roman" w:eastAsia="Times New Roman" w:hAnsi="Times New Roman" w:cs="Times New Roman"/>
          <w:color w:val="000000"/>
          <w:sz w:val="24"/>
          <w:szCs w:val="24"/>
        </w:rPr>
        <w:t xml:space="preserve"> to high </w:t>
      </w:r>
      <w:del w:id="744" w:author="Siyu Wang" w:date="2026-03-22T21:30:00Z" w16du:dateUtc="2026-03-23T01:30:00Z">
        <w:r w:rsidDel="002C77CF">
          <w:rPr>
            <w:rFonts w:ascii="Times New Roman" w:eastAsia="Times New Roman" w:hAnsi="Times New Roman" w:cs="Times New Roman"/>
            <w:color w:val="000000"/>
            <w:sz w:val="24"/>
            <w:szCs w:val="24"/>
          </w:rPr>
          <w:delText xml:space="preserve">(red) </w:delText>
        </w:r>
      </w:del>
      <w:r>
        <w:rPr>
          <w:rFonts w:ascii="Times New Roman" w:eastAsia="Times New Roman" w:hAnsi="Times New Roman" w:cs="Times New Roman"/>
          <w:color w:val="000000"/>
          <w:sz w:val="24"/>
          <w:szCs w:val="24"/>
        </w:rPr>
        <w:t>value offers (</w:t>
      </w:r>
      <w:del w:id="745" w:author="Siyu Wang" w:date="2026-03-22T21:30:00Z" w16du:dateUtc="2026-03-23T01:30:00Z">
        <w:r w:rsidDel="00B81DA2">
          <w:rPr>
            <w:rFonts w:ascii="Times New Roman" w:eastAsia="Times New Roman" w:hAnsi="Times New Roman" w:cs="Times New Roman"/>
            <w:color w:val="000000"/>
            <w:sz w:val="24"/>
            <w:szCs w:val="24"/>
          </w:rPr>
          <w:delText xml:space="preserve">green to red in </w:delText>
        </w:r>
      </w:del>
      <w:r>
        <w:rPr>
          <w:rFonts w:ascii="Times New Roman" w:eastAsia="Times New Roman" w:hAnsi="Times New Roman" w:cs="Times New Roman"/>
          <w:color w:val="000000"/>
          <w:sz w:val="24"/>
          <w:szCs w:val="24"/>
        </w:rPr>
        <w:t xml:space="preserve">Fig. </w:t>
      </w:r>
      <w:ins w:id="746" w:author="Siyu Wang" w:date="2026-03-22T21:30:00Z" w16du:dateUtc="2026-03-23T01:30:00Z">
        <w:r w:rsidR="00B81DA2">
          <w:rPr>
            <w:rFonts w:ascii="Times New Roman" w:eastAsia="Times New Roman" w:hAnsi="Times New Roman" w:cs="Times New Roman"/>
            <w:color w:val="000000"/>
            <w:sz w:val="24"/>
            <w:szCs w:val="24"/>
          </w:rPr>
          <w:t>S5</w:t>
        </w:r>
      </w:ins>
      <w:del w:id="747" w:author="Siyu Wang" w:date="2026-03-22T21:30:00Z" w16du:dateUtc="2026-03-23T01:30:00Z">
        <w:r w:rsidR="005766B7" w:rsidDel="00B81DA2">
          <w:rPr>
            <w:rFonts w:ascii="Times New Roman" w:eastAsia="Times New Roman" w:hAnsi="Times New Roman" w:cs="Times New Roman"/>
            <w:color w:val="000000"/>
            <w:sz w:val="24"/>
            <w:szCs w:val="24"/>
          </w:rPr>
          <w:delText>7</w:delText>
        </w:r>
      </w:del>
      <w:r w:rsidR="00882BB8">
        <w:rPr>
          <w:rFonts w:ascii="Times New Roman" w:eastAsia="Times New Roman" w:hAnsi="Times New Roman" w:cs="Times New Roman"/>
          <w:color w:val="000000"/>
          <w:sz w:val="24"/>
          <w:szCs w:val="24"/>
        </w:rPr>
        <w:t>B</w:t>
      </w:r>
      <w:del w:id="748" w:author="Siyu Wang" w:date="2026-03-22T21:32:00Z" w16du:dateUtc="2026-03-23T01:32:00Z">
        <w:r w:rsidR="00882BB8" w:rsidDel="005D09DF">
          <w:rPr>
            <w:rFonts w:ascii="Times New Roman" w:eastAsia="Times New Roman" w:hAnsi="Times New Roman" w:cs="Times New Roman"/>
            <w:color w:val="000000"/>
            <w:sz w:val="24"/>
            <w:szCs w:val="24"/>
          </w:rPr>
          <w:delText xml:space="preserve"> </w:delText>
        </w:r>
        <w:r w:rsidR="008737D3" w:rsidDel="005D09DF">
          <w:rPr>
            <w:rFonts w:ascii="Times New Roman" w:eastAsia="Times New Roman" w:hAnsi="Times New Roman" w:cs="Times New Roman"/>
            <w:color w:val="000000"/>
            <w:sz w:val="24"/>
            <w:szCs w:val="24"/>
          </w:rPr>
          <w:delText xml:space="preserve">and </w:delText>
        </w:r>
      </w:del>
      <w:del w:id="749" w:author="Rossella Falcone" w:date="2026-03-19T17:13:00Z" w16du:dateUtc="2026-03-19T21:13:00Z">
        <w:r>
          <w:rPr>
            <w:rFonts w:ascii="Times New Roman" w:eastAsia="Times New Roman" w:hAnsi="Times New Roman" w:cs="Times New Roman"/>
            <w:color w:val="000000"/>
            <w:sz w:val="24"/>
            <w:szCs w:val="24"/>
          </w:rPr>
          <w:delText>D</w:delText>
        </w:r>
      </w:del>
      <w:ins w:id="750" w:author="Rossella Falcone" w:date="2026-03-19T17:13:00Z" w16du:dateUtc="2026-03-19T21:13:00Z">
        <w:del w:id="751" w:author="Siyu Wang" w:date="2026-03-22T21:30:00Z" w16du:dateUtc="2026-03-23T01:30:00Z">
          <w:r w:rsidR="00B663CE" w:rsidDel="00B81DA2">
            <w:rPr>
              <w:rFonts w:ascii="Times New Roman" w:eastAsia="Times New Roman" w:hAnsi="Times New Roman" w:cs="Times New Roman"/>
              <w:color w:val="000000"/>
              <w:sz w:val="24"/>
              <w:szCs w:val="24"/>
            </w:rPr>
            <w:delText>7</w:delText>
          </w:r>
        </w:del>
      </w:ins>
      <w:ins w:id="752" w:author="Siyu Wang" w:date="2026-03-22T21:32:00Z" w16du:dateUtc="2026-03-23T01:32:00Z">
        <w:r w:rsidR="005D09DF">
          <w:rPr>
            <w:rFonts w:ascii="Times New Roman" w:eastAsia="Times New Roman" w:hAnsi="Times New Roman" w:cs="Times New Roman"/>
            <w:color w:val="000000"/>
            <w:sz w:val="24"/>
            <w:szCs w:val="24"/>
          </w:rPr>
          <w:t>).</w:t>
        </w:r>
      </w:ins>
      <w:ins w:id="753" w:author="Rossella Falcone" w:date="2026-03-19T17:13:00Z" w16du:dateUtc="2026-03-19T21:13:00Z">
        <w:del w:id="754" w:author="Siyu Wang" w:date="2026-03-22T21:32:00Z" w16du:dateUtc="2026-03-23T01:32:00Z">
          <w:r w:rsidDel="005D09DF">
            <w:rPr>
              <w:rFonts w:ascii="Times New Roman" w:eastAsia="Times New Roman" w:hAnsi="Times New Roman" w:cs="Times New Roman"/>
              <w:color w:val="000000"/>
              <w:sz w:val="24"/>
              <w:szCs w:val="24"/>
            </w:rPr>
            <w:delText>D</w:delText>
          </w:r>
        </w:del>
      </w:ins>
      <w:del w:id="755" w:author="Siyu Wang" w:date="2026-03-22T21:32:00Z" w16du:dateUtc="2026-03-23T01:32:00Z">
        <w:r w:rsidDel="005D09DF">
          <w:rPr>
            <w:rFonts w:ascii="Times New Roman" w:eastAsia="Times New Roman" w:hAnsi="Times New Roman" w:cs="Times New Roman"/>
            <w:color w:val="000000"/>
            <w:sz w:val="24"/>
            <w:szCs w:val="24"/>
          </w:rPr>
          <w:delText>).</w:delText>
        </w:r>
        <w:commentRangeStart w:id="756"/>
        <w:r w:rsidDel="005D09DF">
          <w:rPr>
            <w:rFonts w:ascii="Times New Roman" w:eastAsia="Times New Roman" w:hAnsi="Times New Roman" w:cs="Times New Roman"/>
            <w:color w:val="000000"/>
            <w:sz w:val="24"/>
            <w:szCs w:val="24"/>
          </w:rPr>
          <w:delText xml:space="preserve"> This </w:delText>
        </w:r>
        <w:r w:rsidR="004E1548" w:rsidDel="005D09DF">
          <w:rPr>
            <w:rFonts w:ascii="Times New Roman" w:eastAsia="Times New Roman" w:hAnsi="Times New Roman" w:cs="Times New Roman"/>
            <w:color w:val="000000"/>
            <w:sz w:val="24"/>
            <w:szCs w:val="24"/>
          </w:rPr>
          <w:delText>pattern held both</w:delText>
        </w:r>
        <w:r w:rsidDel="005D09DF">
          <w:rPr>
            <w:rFonts w:ascii="Times New Roman" w:eastAsia="Times New Roman" w:hAnsi="Times New Roman" w:cs="Times New Roman"/>
            <w:color w:val="000000"/>
            <w:sz w:val="24"/>
            <w:szCs w:val="24"/>
          </w:rPr>
          <w:delText xml:space="preserve"> in the first 1000 ms after </w:delText>
        </w:r>
        <w:r w:rsidR="004E1548" w:rsidDel="005D09DF">
          <w:rPr>
            <w:rFonts w:ascii="Times New Roman" w:eastAsia="Times New Roman" w:hAnsi="Times New Roman" w:cs="Times New Roman"/>
            <w:color w:val="000000"/>
            <w:sz w:val="24"/>
            <w:szCs w:val="24"/>
          </w:rPr>
          <w:delText xml:space="preserve">the visual </w:delText>
        </w:r>
        <w:r w:rsidDel="005D09DF">
          <w:rPr>
            <w:rFonts w:ascii="Times New Roman" w:eastAsia="Times New Roman" w:hAnsi="Times New Roman" w:cs="Times New Roman"/>
            <w:color w:val="000000"/>
            <w:sz w:val="24"/>
            <w:szCs w:val="24"/>
          </w:rPr>
          <w:delText xml:space="preserve">cue onset (Fig. </w:delText>
        </w:r>
        <w:r w:rsidR="005766B7" w:rsidDel="005D09DF">
          <w:rPr>
            <w:rFonts w:ascii="Times New Roman" w:eastAsia="Times New Roman" w:hAnsi="Times New Roman" w:cs="Times New Roman"/>
            <w:color w:val="000000"/>
            <w:sz w:val="24"/>
            <w:szCs w:val="24"/>
          </w:rPr>
          <w:delText xml:space="preserve">7A </w:delText>
        </w:r>
        <w:r w:rsidR="008737D3" w:rsidDel="005D09DF">
          <w:rPr>
            <w:rFonts w:ascii="Times New Roman" w:eastAsia="Times New Roman" w:hAnsi="Times New Roman" w:cs="Times New Roman"/>
            <w:color w:val="000000"/>
            <w:sz w:val="24"/>
            <w:szCs w:val="24"/>
          </w:rPr>
          <w:delText xml:space="preserve">and </w:delText>
        </w:r>
        <w:r w:rsidDel="005D09DF">
          <w:rPr>
            <w:rFonts w:ascii="Times New Roman" w:eastAsia="Times New Roman" w:hAnsi="Times New Roman" w:cs="Times New Roman"/>
            <w:color w:val="000000"/>
            <w:sz w:val="24"/>
            <w:szCs w:val="24"/>
          </w:rPr>
          <w:delText xml:space="preserve">B) </w:delText>
        </w:r>
        <w:r w:rsidR="004E1548" w:rsidDel="005D09DF">
          <w:rPr>
            <w:rFonts w:ascii="Times New Roman" w:eastAsia="Times New Roman" w:hAnsi="Times New Roman" w:cs="Times New Roman"/>
            <w:color w:val="000000"/>
            <w:sz w:val="24"/>
            <w:szCs w:val="24"/>
          </w:rPr>
          <w:delText>and</w:delText>
        </w:r>
      </w:del>
      <w:ins w:id="757" w:author="Rossella Falcone" w:date="2026-03-19T17:13:00Z" w16du:dateUtc="2026-03-19T21:13:00Z">
        <w:del w:id="758" w:author="Siyu Wang" w:date="2026-03-22T21:32:00Z" w16du:dateUtc="2026-03-23T01:32:00Z">
          <w:r w:rsidR="008409C8" w:rsidDel="005D09DF">
            <w:rPr>
              <w:rFonts w:ascii="Times New Roman" w:eastAsia="Times New Roman" w:hAnsi="Times New Roman" w:cs="Times New Roman"/>
              <w:color w:val="000000"/>
              <w:sz w:val="24"/>
              <w:szCs w:val="24"/>
            </w:rPr>
            <w:delText>was observed</w:delText>
          </w:r>
        </w:del>
      </w:ins>
      <w:del w:id="759" w:author="Siyu Wang" w:date="2026-03-22T21:32:00Z" w16du:dateUtc="2026-03-23T01:32:00Z">
        <w:r w:rsidR="004E1548" w:rsidDel="005D09DF">
          <w:rPr>
            <w:rFonts w:ascii="Times New Roman" w:eastAsia="Times New Roman" w:hAnsi="Times New Roman" w:cs="Times New Roman"/>
            <w:color w:val="000000"/>
            <w:sz w:val="24"/>
            <w:szCs w:val="24"/>
          </w:rPr>
          <w:delText xml:space="preserve"> </w:delText>
        </w:r>
        <w:r w:rsidDel="005D09DF">
          <w:rPr>
            <w:rFonts w:ascii="Times New Roman" w:eastAsia="Times New Roman" w:hAnsi="Times New Roman" w:cs="Times New Roman"/>
            <w:color w:val="000000"/>
            <w:sz w:val="24"/>
            <w:szCs w:val="24"/>
          </w:rPr>
          <w:delText>in the</w:delText>
        </w:r>
        <w:r w:rsidR="004E1548" w:rsidDel="005D09DF">
          <w:rPr>
            <w:rFonts w:ascii="Times New Roman" w:eastAsia="Times New Roman" w:hAnsi="Times New Roman" w:cs="Times New Roman"/>
            <w:color w:val="000000"/>
            <w:sz w:val="24"/>
            <w:szCs w:val="24"/>
          </w:rPr>
          <w:delText xml:space="preserve"> </w:delText>
        </w:r>
        <w:r w:rsidDel="005D09DF">
          <w:rPr>
            <w:rFonts w:ascii="Times New Roman" w:eastAsia="Times New Roman" w:hAnsi="Times New Roman" w:cs="Times New Roman"/>
            <w:color w:val="000000"/>
            <w:sz w:val="24"/>
            <w:szCs w:val="24"/>
          </w:rPr>
          <w:delText xml:space="preserve">–500 ms to +500 ms </w:delText>
        </w:r>
        <w:r w:rsidR="004E1548" w:rsidDel="005D09DF">
          <w:rPr>
            <w:rFonts w:ascii="Times New Roman" w:eastAsia="Times New Roman" w:hAnsi="Times New Roman" w:cs="Times New Roman"/>
            <w:color w:val="000000"/>
            <w:sz w:val="24"/>
            <w:szCs w:val="24"/>
          </w:rPr>
          <w:delText xml:space="preserve">window around </w:delText>
        </w:r>
        <w:r w:rsidDel="005D09DF">
          <w:rPr>
            <w:rFonts w:ascii="Times New Roman" w:eastAsia="Times New Roman" w:hAnsi="Times New Roman" w:cs="Times New Roman"/>
            <w:color w:val="000000"/>
            <w:sz w:val="24"/>
            <w:szCs w:val="24"/>
          </w:rPr>
          <w:delText>the first go-</w:delText>
        </w:r>
      </w:del>
      <w:ins w:id="760" w:author="Rossella Falcone" w:date="2026-03-19T17:13:00Z" w16du:dateUtc="2026-03-19T21:13:00Z">
        <w:del w:id="761" w:author="Siyu Wang" w:date="2026-03-22T21:32:00Z" w16du:dateUtc="2026-03-23T01:32:00Z">
          <w:r w:rsidR="00BE5DFC" w:rsidDel="005D09DF">
            <w:rPr>
              <w:rFonts w:ascii="Times New Roman" w:eastAsia="Times New Roman" w:hAnsi="Times New Roman" w:cs="Times New Roman"/>
              <w:color w:val="000000"/>
              <w:sz w:val="24"/>
              <w:szCs w:val="24"/>
            </w:rPr>
            <w:delText xml:space="preserve"> </w:delText>
          </w:r>
        </w:del>
      </w:ins>
      <w:del w:id="762" w:author="Siyu Wang" w:date="2026-03-22T21:32:00Z" w16du:dateUtc="2026-03-23T01:32:00Z">
        <w:r w:rsidDel="005D09DF">
          <w:rPr>
            <w:rFonts w:ascii="Times New Roman" w:eastAsia="Times New Roman" w:hAnsi="Times New Roman" w:cs="Times New Roman"/>
            <w:color w:val="000000"/>
            <w:sz w:val="24"/>
            <w:szCs w:val="24"/>
          </w:rPr>
          <w:delText>signal</w:delText>
        </w:r>
        <w:r w:rsidR="004E1548" w:rsidDel="005D09DF">
          <w:rPr>
            <w:rFonts w:ascii="Times New Roman" w:eastAsia="Times New Roman" w:hAnsi="Times New Roman" w:cs="Times New Roman"/>
            <w:color w:val="000000"/>
            <w:sz w:val="24"/>
            <w:szCs w:val="24"/>
          </w:rPr>
          <w:delText xml:space="preserve"> </w:delText>
        </w:r>
        <w:r w:rsidDel="005D09DF">
          <w:rPr>
            <w:rFonts w:ascii="Times New Roman" w:eastAsia="Times New Roman" w:hAnsi="Times New Roman" w:cs="Times New Roman"/>
            <w:color w:val="000000"/>
            <w:sz w:val="24"/>
            <w:szCs w:val="24"/>
          </w:rPr>
          <w:delText xml:space="preserve">(Fig. </w:delText>
        </w:r>
        <w:r w:rsidR="005766B7" w:rsidDel="005D09DF">
          <w:rPr>
            <w:rFonts w:ascii="Times New Roman" w:eastAsia="Times New Roman" w:hAnsi="Times New Roman" w:cs="Times New Roman"/>
            <w:color w:val="000000"/>
            <w:sz w:val="24"/>
            <w:szCs w:val="24"/>
          </w:rPr>
          <w:delText xml:space="preserve">7C </w:delText>
        </w:r>
        <w:r w:rsidR="008737D3" w:rsidDel="005D09DF">
          <w:rPr>
            <w:rFonts w:ascii="Times New Roman" w:eastAsia="Times New Roman" w:hAnsi="Times New Roman" w:cs="Times New Roman"/>
            <w:color w:val="000000"/>
            <w:sz w:val="24"/>
            <w:szCs w:val="24"/>
          </w:rPr>
          <w:delText xml:space="preserve">and </w:delText>
        </w:r>
        <w:r w:rsidDel="005D09DF">
          <w:rPr>
            <w:rFonts w:ascii="Times New Roman" w:eastAsia="Times New Roman" w:hAnsi="Times New Roman" w:cs="Times New Roman"/>
            <w:color w:val="000000"/>
            <w:sz w:val="24"/>
            <w:szCs w:val="24"/>
          </w:rPr>
          <w:delText>D</w:delText>
        </w:r>
      </w:del>
      <w:ins w:id="763" w:author="Rossella Falcone" w:date="2026-03-19T17:13:00Z" w16du:dateUtc="2026-03-19T21:13:00Z">
        <w:del w:id="764" w:author="Siyu Wang" w:date="2026-03-22T21:32:00Z" w16du:dateUtc="2026-03-23T01:32:00Z">
          <w:r w:rsidR="00B663CE" w:rsidDel="005D09DF">
            <w:rPr>
              <w:rFonts w:ascii="Times New Roman" w:eastAsia="Times New Roman" w:hAnsi="Times New Roman" w:cs="Times New Roman"/>
              <w:color w:val="000000"/>
              <w:sz w:val="24"/>
              <w:szCs w:val="24"/>
            </w:rPr>
            <w:delText>7</w:delText>
          </w:r>
          <w:r w:rsidDel="005D09DF">
            <w:rPr>
              <w:rFonts w:ascii="Times New Roman" w:eastAsia="Times New Roman" w:hAnsi="Times New Roman" w:cs="Times New Roman"/>
              <w:color w:val="000000"/>
              <w:sz w:val="24"/>
              <w:szCs w:val="24"/>
            </w:rPr>
            <w:delText>D</w:delText>
          </w:r>
        </w:del>
      </w:ins>
      <w:del w:id="765" w:author="Siyu Wang" w:date="2026-03-22T21:32:00Z" w16du:dateUtc="2026-03-23T01:32:00Z">
        <w:r w:rsidDel="005D09DF">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 </w:t>
      </w:r>
      <w:commentRangeEnd w:id="756"/>
      <w:r w:rsidR="008B1D8A">
        <w:rPr>
          <w:rStyle w:val="CommentReference"/>
          <w:rFonts w:ascii="Times New Roman" w:eastAsia="Times New Roman" w:hAnsi="Times New Roman" w:cs="Times New Roman"/>
          <w:color w:val="000000"/>
          <w:sz w:val="24"/>
          <w:szCs w:val="24"/>
        </w:rPr>
        <w:commentReference w:id="756"/>
      </w:r>
    </w:p>
    <w:p w14:paraId="2DF26430" w14:textId="77777777" w:rsidR="008409C8" w:rsidRDefault="008409C8" w:rsidP="001E25DE">
      <w:pPr>
        <w:shd w:val="clear" w:color="auto" w:fill="FFFFFF"/>
        <w:spacing w:after="0" w:line="480" w:lineRule="auto"/>
        <w:rPr>
          <w:rFonts w:ascii="Times New Roman" w:hAnsi="Times New Roman"/>
          <w:color w:val="000000"/>
          <w:sz w:val="24"/>
          <w:rPrChange w:id="766" w:author="Rossella Falcone" w:date="2026-03-19T17:13:00Z" w16du:dateUtc="2026-03-19T21:13:00Z">
            <w:rPr>
              <w:rFonts w:ascii="Times New Roman" w:hAnsi="Times New Roman"/>
              <w:b/>
              <w:color w:val="000000"/>
              <w:sz w:val="24"/>
            </w:rPr>
          </w:rPrChange>
        </w:rPr>
      </w:pPr>
    </w:p>
    <w:p w14:paraId="05BEC03D" w14:textId="64FF070B" w:rsidR="00A450CA" w:rsidRPr="008409C8" w:rsidRDefault="001B6574" w:rsidP="001E25DE">
      <w:pPr>
        <w:shd w:val="clear" w:color="auto" w:fill="FFFFFF"/>
        <w:spacing w:after="0" w:line="480" w:lineRule="auto"/>
        <w:rPr>
          <w:rFonts w:ascii="Times New Roman" w:hAnsi="Times New Roman"/>
          <w:b/>
          <w:color w:val="000000"/>
          <w:sz w:val="24"/>
          <w:rPrChange w:id="767" w:author="Rossella Falcone" w:date="2026-03-19T17:13:00Z" w16du:dateUtc="2026-03-19T21:13:00Z">
            <w:rPr>
              <w:rFonts w:ascii="Times New Roman" w:hAnsi="Times New Roman"/>
              <w:b/>
              <w:i/>
              <w:color w:val="000000"/>
              <w:sz w:val="24"/>
            </w:rPr>
          </w:rPrChange>
        </w:rPr>
      </w:pPr>
      <w:r w:rsidRPr="008409C8">
        <w:rPr>
          <w:rFonts w:ascii="Times New Roman" w:hAnsi="Times New Roman"/>
          <w:b/>
          <w:color w:val="000000"/>
          <w:sz w:val="24"/>
          <w:rPrChange w:id="768" w:author="Rossella Falcone" w:date="2026-03-19T17:13:00Z" w16du:dateUtc="2026-03-19T21:13:00Z">
            <w:rPr>
              <w:rFonts w:ascii="Times New Roman" w:hAnsi="Times New Roman"/>
              <w:b/>
              <w:i/>
              <w:color w:val="000000"/>
              <w:sz w:val="24"/>
            </w:rPr>
          </w:rPrChange>
        </w:rPr>
        <w:t xml:space="preserve">6. </w:t>
      </w:r>
      <w:r w:rsidR="00641EF8" w:rsidRPr="008409C8">
        <w:rPr>
          <w:rFonts w:ascii="Times New Roman" w:hAnsi="Times New Roman"/>
          <w:b/>
          <w:color w:val="000000"/>
          <w:sz w:val="24"/>
          <w:rPrChange w:id="769" w:author="Rossella Falcone" w:date="2026-03-19T17:13:00Z" w16du:dateUtc="2026-03-19T21:13:00Z">
            <w:rPr>
              <w:rFonts w:ascii="Times New Roman" w:hAnsi="Times New Roman"/>
              <w:b/>
              <w:i/>
              <w:color w:val="000000"/>
              <w:sz w:val="24"/>
            </w:rPr>
          </w:rPrChange>
        </w:rPr>
        <w:t>Population decoding revealed d</w:t>
      </w:r>
      <w:r w:rsidRPr="008409C8">
        <w:rPr>
          <w:rFonts w:ascii="Times New Roman" w:hAnsi="Times New Roman"/>
          <w:b/>
          <w:color w:val="000000"/>
          <w:sz w:val="24"/>
          <w:rPrChange w:id="770" w:author="Rossella Falcone" w:date="2026-03-19T17:13:00Z" w16du:dateUtc="2026-03-19T21:13:00Z">
            <w:rPr>
              <w:rFonts w:ascii="Times New Roman" w:hAnsi="Times New Roman"/>
              <w:b/>
              <w:i/>
              <w:color w:val="000000"/>
              <w:sz w:val="24"/>
            </w:rPr>
          </w:rPrChange>
        </w:rPr>
        <w:t xml:space="preserve">ifferential integration of reward and delay. </w:t>
      </w:r>
    </w:p>
    <w:p w14:paraId="01E193F8" w14:textId="32C418F8" w:rsidR="00A450CA" w:rsidRPr="008409C8" w:rsidRDefault="00A15935">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We performed a moving window decoding analysis in which we decoded </w:t>
      </w:r>
      <w:r w:rsidR="0072321A" w:rsidRPr="008409C8">
        <w:rPr>
          <w:rFonts w:ascii="Times New Roman" w:eastAsia="Times New Roman" w:hAnsi="Times New Roman" w:cs="Times New Roman"/>
          <w:color w:val="000000"/>
          <w:sz w:val="24"/>
          <w:szCs w:val="24"/>
        </w:rPr>
        <w:t>offer identity</w:t>
      </w:r>
      <w:r w:rsidRPr="008409C8">
        <w:rPr>
          <w:rFonts w:ascii="Times New Roman" w:eastAsia="Times New Roman" w:hAnsi="Times New Roman" w:cs="Times New Roman"/>
          <w:color w:val="000000"/>
          <w:sz w:val="24"/>
          <w:szCs w:val="24"/>
        </w:rPr>
        <w:t>, reward size and delay</w:t>
      </w:r>
      <w:r w:rsidR="0072321A" w:rsidRPr="008409C8">
        <w:rPr>
          <w:rFonts w:ascii="Times New Roman" w:eastAsia="Times New Roman" w:hAnsi="Times New Roman" w:cs="Times New Roman"/>
          <w:color w:val="000000"/>
          <w:sz w:val="24"/>
          <w:szCs w:val="24"/>
        </w:rPr>
        <w:t xml:space="preserve"> for each trial</w:t>
      </w:r>
      <w:r w:rsidRPr="008409C8">
        <w:rPr>
          <w:rFonts w:ascii="Times New Roman" w:eastAsia="Times New Roman" w:hAnsi="Times New Roman" w:cs="Times New Roman"/>
          <w:color w:val="000000"/>
          <w:sz w:val="24"/>
          <w:szCs w:val="24"/>
        </w:rPr>
        <w:t xml:space="preserve"> </w:t>
      </w:r>
      <w:r w:rsidR="0072321A" w:rsidRPr="008409C8">
        <w:rPr>
          <w:rFonts w:ascii="Times New Roman" w:eastAsia="Times New Roman" w:hAnsi="Times New Roman" w:cs="Times New Roman"/>
          <w:color w:val="000000"/>
          <w:sz w:val="24"/>
          <w:szCs w:val="24"/>
        </w:rPr>
        <w:t>based on spike count in each time bin</w:t>
      </w:r>
      <w:r w:rsidRPr="008409C8">
        <w:rPr>
          <w:rFonts w:ascii="Times New Roman" w:eastAsia="Times New Roman" w:hAnsi="Times New Roman" w:cs="Times New Roman"/>
          <w:color w:val="000000"/>
          <w:sz w:val="24"/>
          <w:szCs w:val="24"/>
        </w:rPr>
        <w:t xml:space="preserve"> (see Methods). For both animals, decoding accuracy was significantly above chance for all three variables (reward size, delay, and offer identity). Peak decoding accuracy reached </w:t>
      </w:r>
      <w:r w:rsidR="007E0DCD" w:rsidRPr="008409C8">
        <w:rPr>
          <w:rFonts w:ascii="Times New Roman" w:eastAsia="Times New Roman" w:hAnsi="Times New Roman" w:cs="Times New Roman"/>
          <w:color w:val="000000"/>
          <w:sz w:val="24"/>
          <w:szCs w:val="24"/>
        </w:rPr>
        <w:t xml:space="preserve">nearly </w:t>
      </w:r>
      <w:r w:rsidRPr="008409C8">
        <w:rPr>
          <w:rFonts w:ascii="Times New Roman" w:eastAsia="Times New Roman" w:hAnsi="Times New Roman" w:cs="Times New Roman"/>
          <w:color w:val="000000"/>
          <w:sz w:val="24"/>
          <w:szCs w:val="24"/>
        </w:rPr>
        <w:t xml:space="preserve">80% for reward </w:t>
      </w:r>
      <w:r w:rsidR="00BB2E78" w:rsidRPr="008409C8">
        <w:rPr>
          <w:rFonts w:ascii="Times New Roman" w:eastAsia="Times New Roman" w:hAnsi="Times New Roman" w:cs="Times New Roman"/>
          <w:color w:val="000000"/>
          <w:sz w:val="24"/>
          <w:szCs w:val="24"/>
        </w:rPr>
        <w:t xml:space="preserve">size </w:t>
      </w:r>
      <w:r w:rsidRPr="008409C8">
        <w:rPr>
          <w:rFonts w:ascii="Times New Roman" w:eastAsia="Times New Roman" w:hAnsi="Times New Roman" w:cs="Times New Roman"/>
          <w:color w:val="000000"/>
          <w:sz w:val="24"/>
          <w:szCs w:val="24"/>
        </w:rPr>
        <w:t xml:space="preserve">and delay </w:t>
      </w:r>
      <w:r w:rsidRPr="008409C8">
        <w:rPr>
          <w:rFonts w:ascii="Times New Roman" w:eastAsia="Times New Roman" w:hAnsi="Times New Roman" w:cs="Times New Roman"/>
          <w:color w:val="000000"/>
          <w:sz w:val="24"/>
          <w:szCs w:val="24"/>
        </w:rPr>
        <w:lastRenderedPageBreak/>
        <w:t xml:space="preserve">(chance is 33%), and </w:t>
      </w:r>
      <w:r w:rsidR="007E0DCD" w:rsidRPr="008409C8">
        <w:rPr>
          <w:rFonts w:ascii="Times New Roman" w:eastAsia="Times New Roman" w:hAnsi="Times New Roman" w:cs="Times New Roman"/>
          <w:color w:val="000000"/>
          <w:sz w:val="24"/>
          <w:szCs w:val="24"/>
        </w:rPr>
        <w:t>over</w:t>
      </w:r>
      <w:r w:rsidRPr="008409C8">
        <w:rPr>
          <w:rFonts w:ascii="Times New Roman" w:eastAsia="Times New Roman" w:hAnsi="Times New Roman" w:cs="Times New Roman"/>
          <w:color w:val="000000"/>
          <w:sz w:val="24"/>
          <w:szCs w:val="24"/>
        </w:rPr>
        <w:t xml:space="preserve"> 60% for </w:t>
      </w:r>
      <w:r w:rsidR="00BB2E78" w:rsidRPr="008409C8">
        <w:rPr>
          <w:rFonts w:ascii="Times New Roman" w:eastAsia="Times New Roman" w:hAnsi="Times New Roman" w:cs="Times New Roman"/>
          <w:color w:val="000000"/>
          <w:sz w:val="24"/>
          <w:szCs w:val="24"/>
        </w:rPr>
        <w:t>offer identity</w:t>
      </w:r>
      <w:r w:rsidRPr="008409C8">
        <w:rPr>
          <w:rFonts w:ascii="Times New Roman" w:eastAsia="Times New Roman" w:hAnsi="Times New Roman" w:cs="Times New Roman"/>
          <w:color w:val="000000"/>
          <w:sz w:val="24"/>
          <w:szCs w:val="24"/>
        </w:rPr>
        <w:t xml:space="preserve"> (chance is 11%) (Fig</w:t>
      </w:r>
      <w:r w:rsidR="007E0DCD" w:rsidRPr="008409C8">
        <w:rPr>
          <w:rFonts w:ascii="Times New Roman" w:eastAsia="Times New Roman" w:hAnsi="Times New Roman" w:cs="Times New Roman"/>
          <w:color w:val="000000"/>
          <w:sz w:val="24"/>
          <w:szCs w:val="24"/>
        </w:rPr>
        <w:t>.</w:t>
      </w:r>
      <w:r w:rsidRPr="008409C8">
        <w:rPr>
          <w:rFonts w:ascii="Times New Roman" w:eastAsia="Times New Roman" w:hAnsi="Times New Roman" w:cs="Times New Roman"/>
          <w:color w:val="000000"/>
          <w:sz w:val="24"/>
          <w:szCs w:val="24"/>
        </w:rPr>
        <w:t xml:space="preserve"> </w:t>
      </w:r>
      <w:ins w:id="771" w:author="Siyu Wang" w:date="2026-03-22T21:33:00Z" w16du:dateUtc="2026-03-23T01:33:00Z">
        <w:r w:rsidR="00601EF8">
          <w:rPr>
            <w:rFonts w:ascii="Times New Roman" w:eastAsia="Times New Roman" w:hAnsi="Times New Roman" w:cs="Times New Roman"/>
            <w:color w:val="000000"/>
            <w:sz w:val="24"/>
            <w:szCs w:val="24"/>
          </w:rPr>
          <w:t>7</w:t>
        </w:r>
      </w:ins>
      <w:del w:id="772" w:author="Siyu Wang" w:date="2026-03-22T21:33:00Z" w16du:dateUtc="2026-03-23T01:33:00Z">
        <w:r w:rsidR="005766B7" w:rsidRPr="008409C8" w:rsidDel="00601EF8">
          <w:rPr>
            <w:rFonts w:ascii="Times New Roman" w:eastAsia="Times New Roman" w:hAnsi="Times New Roman" w:cs="Times New Roman"/>
            <w:color w:val="000000"/>
            <w:sz w:val="24"/>
            <w:szCs w:val="24"/>
          </w:rPr>
          <w:delText>8</w:delText>
        </w:r>
      </w:del>
      <w:r w:rsidRPr="008409C8">
        <w:rPr>
          <w:rFonts w:ascii="Times New Roman" w:eastAsia="Times New Roman" w:hAnsi="Times New Roman" w:cs="Times New Roman"/>
          <w:color w:val="000000"/>
          <w:sz w:val="24"/>
          <w:szCs w:val="24"/>
        </w:rPr>
        <w:t>, colored lines)</w:t>
      </w:r>
      <w:r w:rsidR="006D2C8B" w:rsidRPr="008409C8">
        <w:rPr>
          <w:rFonts w:ascii="Times New Roman" w:eastAsia="Times New Roman" w:hAnsi="Times New Roman" w:cs="Times New Roman"/>
          <w:color w:val="000000"/>
          <w:sz w:val="24"/>
          <w:szCs w:val="24"/>
        </w:rPr>
        <w:t>, indicating that all variables were robustly represented in dlPFC activity</w:t>
      </w:r>
      <w:r w:rsidRPr="008409C8">
        <w:rPr>
          <w:rFonts w:ascii="Times New Roman" w:eastAsia="Times New Roman" w:hAnsi="Times New Roman" w:cs="Times New Roman"/>
          <w:color w:val="000000"/>
          <w:sz w:val="24"/>
          <w:szCs w:val="24"/>
        </w:rPr>
        <w:t xml:space="preserve">. </w:t>
      </w:r>
    </w:p>
    <w:p w14:paraId="130AAE38" w14:textId="268EAB57" w:rsidR="00A450CA" w:rsidRPr="008409C8" w:rsidRDefault="00EC07D5" w:rsidP="00BE5DFC">
      <w:pPr>
        <w:shd w:val="clear" w:color="auto" w:fill="FFFFFF"/>
        <w:spacing w:after="0" w:line="480" w:lineRule="auto"/>
        <w:ind w:firstLine="720"/>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Next, w</w:t>
      </w:r>
      <w:r w:rsidR="00A15935" w:rsidRPr="008409C8">
        <w:rPr>
          <w:rFonts w:ascii="Times New Roman" w:eastAsia="Times New Roman" w:hAnsi="Times New Roman" w:cs="Times New Roman"/>
          <w:color w:val="000000"/>
          <w:sz w:val="24"/>
          <w:szCs w:val="24"/>
        </w:rPr>
        <w:t>e</w:t>
      </w:r>
      <w:r w:rsidRPr="008409C8">
        <w:rPr>
          <w:rFonts w:ascii="Times New Roman" w:eastAsia="Times New Roman" w:hAnsi="Times New Roman" w:cs="Times New Roman"/>
          <w:color w:val="000000"/>
          <w:sz w:val="24"/>
          <w:szCs w:val="24"/>
        </w:rPr>
        <w:t xml:space="preserve"> quantified t</w:t>
      </w:r>
      <w:del w:id="773" w:author="Siyu Wang" w:date="2026-03-22T21:58:00Z" w16du:dateUtc="2026-03-23T01:58:00Z">
        <w:r w:rsidRPr="008409C8" w:rsidDel="00DC585A">
          <w:rPr>
            <w:rFonts w:ascii="Times New Roman" w:eastAsia="Times New Roman" w:hAnsi="Times New Roman" w:cs="Times New Roman"/>
            <w:color w:val="000000"/>
            <w:sz w:val="24"/>
            <w:szCs w:val="24"/>
          </w:rPr>
          <w:delText>he level of</w:delText>
        </w:r>
      </w:del>
      <w:ins w:id="774" w:author="Siyu Wang" w:date="2026-03-22T21:58:00Z" w16du:dateUtc="2026-03-23T01:58:00Z">
        <w:r w:rsidR="00DC585A">
          <w:rPr>
            <w:rFonts w:ascii="Times New Roman" w:eastAsia="Times New Roman" w:hAnsi="Times New Roman" w:cs="Times New Roman"/>
            <w:color w:val="000000"/>
            <w:sz w:val="24"/>
            <w:szCs w:val="24"/>
          </w:rPr>
          <w:t>he</w:t>
        </w:r>
      </w:ins>
      <w:r w:rsidRPr="008409C8">
        <w:rPr>
          <w:rFonts w:ascii="Times New Roman" w:eastAsia="Times New Roman" w:hAnsi="Times New Roman" w:cs="Times New Roman"/>
          <w:color w:val="000000"/>
          <w:sz w:val="24"/>
          <w:szCs w:val="24"/>
        </w:rPr>
        <w:t xml:space="preserve"> integration </w:t>
      </w:r>
      <w:del w:id="775" w:author="Rossella Falcone" w:date="2026-03-19T17:13:00Z" w16du:dateUtc="2026-03-19T21:13:00Z">
        <w:r>
          <w:rPr>
            <w:rFonts w:ascii="Times New Roman" w:eastAsia="Times New Roman" w:hAnsi="Times New Roman" w:cs="Times New Roman"/>
            <w:color w:val="000000"/>
            <w:sz w:val="24"/>
            <w:szCs w:val="24"/>
          </w:rPr>
          <w:delText>of</w:delText>
        </w:r>
      </w:del>
      <w:ins w:id="776" w:author="Rossella Falcone" w:date="2026-03-19T17:13:00Z" w16du:dateUtc="2026-03-19T21:13:00Z">
        <w:r w:rsidR="00F43FA2" w:rsidRPr="008409C8">
          <w:rPr>
            <w:rFonts w:ascii="Times New Roman" w:eastAsia="Times New Roman" w:hAnsi="Times New Roman" w:cs="Times New Roman"/>
            <w:color w:val="000000"/>
            <w:sz w:val="24"/>
            <w:szCs w:val="24"/>
          </w:rPr>
          <w:t>between</w:t>
        </w:r>
      </w:ins>
      <w:r w:rsidRPr="008409C8">
        <w:rPr>
          <w:rFonts w:ascii="Times New Roman" w:eastAsia="Times New Roman" w:hAnsi="Times New Roman" w:cs="Times New Roman"/>
          <w:color w:val="000000"/>
          <w:sz w:val="24"/>
          <w:szCs w:val="24"/>
        </w:rPr>
        <w:t xml:space="preserve"> reward </w:t>
      </w:r>
      <w:del w:id="777" w:author="Rossella Falcone" w:date="2026-03-19T17:13:00Z" w16du:dateUtc="2026-03-19T21:13:00Z">
        <w:r>
          <w:rPr>
            <w:rFonts w:ascii="Times New Roman" w:eastAsia="Times New Roman" w:hAnsi="Times New Roman" w:cs="Times New Roman"/>
            <w:color w:val="000000"/>
            <w:sz w:val="24"/>
            <w:szCs w:val="24"/>
          </w:rPr>
          <w:delText>vs</w:delText>
        </w:r>
      </w:del>
      <w:ins w:id="778" w:author="Rossella Falcone" w:date="2026-03-19T17:13:00Z" w16du:dateUtc="2026-03-19T21:13:00Z">
        <w:r w:rsidR="00F43FA2" w:rsidRPr="008409C8">
          <w:rPr>
            <w:rFonts w:ascii="Times New Roman" w:eastAsia="Times New Roman" w:hAnsi="Times New Roman" w:cs="Times New Roman"/>
            <w:color w:val="000000"/>
            <w:sz w:val="24"/>
            <w:szCs w:val="24"/>
          </w:rPr>
          <w:t>and</w:t>
        </w:r>
      </w:ins>
      <w:r w:rsidRPr="008409C8">
        <w:rPr>
          <w:rFonts w:ascii="Times New Roman" w:eastAsia="Times New Roman" w:hAnsi="Times New Roman" w:cs="Times New Roman"/>
          <w:color w:val="000000"/>
          <w:sz w:val="24"/>
          <w:szCs w:val="24"/>
        </w:rPr>
        <w:t xml:space="preserve"> delay</w:t>
      </w:r>
      <w:ins w:id="779" w:author="Siyu Wang" w:date="2026-03-22T21:59:00Z" w16du:dateUtc="2026-03-23T01:59:00Z">
        <w:r w:rsidR="00DC585A">
          <w:rPr>
            <w:rFonts w:ascii="Times New Roman" w:eastAsia="Times New Roman" w:hAnsi="Times New Roman" w:cs="Times New Roman"/>
            <w:color w:val="000000"/>
            <w:sz w:val="24"/>
            <w:szCs w:val="24"/>
          </w:rPr>
          <w:t xml:space="preserve"> in dlPFC,</w:t>
        </w:r>
      </w:ins>
      <w:del w:id="780" w:author="Siyu Wang" w:date="2026-03-22T21:59:00Z" w16du:dateUtc="2026-03-23T01:59:00Z">
        <w:r w:rsidRPr="008409C8" w:rsidDel="00DC585A">
          <w:rPr>
            <w:rFonts w:ascii="Times New Roman" w:eastAsia="Times New Roman" w:hAnsi="Times New Roman" w:cs="Times New Roman"/>
            <w:color w:val="000000"/>
            <w:sz w:val="24"/>
            <w:szCs w:val="24"/>
          </w:rPr>
          <w:delText>,</w:delText>
        </w:r>
      </w:del>
      <w:r w:rsidRPr="008409C8">
        <w:rPr>
          <w:rFonts w:ascii="Times New Roman" w:eastAsia="Times New Roman" w:hAnsi="Times New Roman" w:cs="Times New Roman"/>
          <w:color w:val="000000"/>
          <w:sz w:val="24"/>
          <w:szCs w:val="24"/>
        </w:rPr>
        <w:t xml:space="preserve"> by assessing </w:t>
      </w:r>
      <w:del w:id="781" w:author="Siyu Wang" w:date="2026-03-22T21:59:00Z" w16du:dateUtc="2026-03-23T01:59:00Z">
        <w:r w:rsidRPr="008409C8" w:rsidDel="00DC585A">
          <w:rPr>
            <w:rFonts w:ascii="Times New Roman" w:eastAsia="Times New Roman" w:hAnsi="Times New Roman" w:cs="Times New Roman"/>
            <w:color w:val="000000"/>
            <w:sz w:val="24"/>
            <w:szCs w:val="24"/>
          </w:rPr>
          <w:delText xml:space="preserve">the </w:delText>
        </w:r>
        <w:r w:rsidDel="00DC585A">
          <w:rPr>
            <w:rFonts w:ascii="Times New Roman" w:eastAsia="Times New Roman" w:hAnsi="Times New Roman" w:cs="Times New Roman"/>
            <w:color w:val="000000"/>
            <w:sz w:val="24"/>
            <w:szCs w:val="24"/>
          </w:rPr>
          <w:delText>level of independence for decoding</w:delText>
        </w:r>
      </w:del>
      <w:ins w:id="782" w:author="Rossella Falcone" w:date="2026-03-19T17:13:00Z" w16du:dateUtc="2026-03-19T21:13:00Z">
        <w:del w:id="783" w:author="Siyu Wang" w:date="2026-03-22T21:59:00Z" w16du:dateUtc="2026-03-23T01:59:00Z">
          <w:r w:rsidR="00F43FA2" w:rsidRPr="008409C8" w:rsidDel="00DC585A">
            <w:rPr>
              <w:rFonts w:ascii="Times New Roman" w:eastAsia="Times New Roman" w:hAnsi="Times New Roman" w:cs="Times New Roman"/>
              <w:color w:val="000000"/>
              <w:sz w:val="24"/>
              <w:szCs w:val="24"/>
            </w:rPr>
            <w:delText>degree to which</w:delText>
          </w:r>
        </w:del>
      </w:ins>
      <w:del w:id="784" w:author="Siyu Wang" w:date="2026-03-22T21:59:00Z" w16du:dateUtc="2026-03-23T01:59:00Z">
        <w:r w:rsidR="00F43FA2" w:rsidRPr="008409C8" w:rsidDel="00DC585A">
          <w:rPr>
            <w:rFonts w:ascii="Times New Roman" w:eastAsia="Times New Roman" w:hAnsi="Times New Roman" w:cs="Times New Roman"/>
            <w:color w:val="000000"/>
            <w:sz w:val="24"/>
            <w:szCs w:val="24"/>
          </w:rPr>
          <w:delText xml:space="preserve"> </w:delText>
        </w:r>
        <w:r w:rsidRPr="008409C8" w:rsidDel="00DC585A">
          <w:rPr>
            <w:rFonts w:ascii="Times New Roman" w:eastAsia="Times New Roman" w:hAnsi="Times New Roman" w:cs="Times New Roman"/>
            <w:color w:val="000000"/>
            <w:sz w:val="24"/>
            <w:szCs w:val="24"/>
          </w:rPr>
          <w:delText>reward size, delay and offer identity</w:delText>
        </w:r>
        <w:r w:rsidDel="00DC585A">
          <w:rPr>
            <w:rFonts w:ascii="Times New Roman" w:eastAsia="Times New Roman" w:hAnsi="Times New Roman" w:cs="Times New Roman"/>
            <w:color w:val="000000"/>
            <w:sz w:val="24"/>
            <w:szCs w:val="24"/>
          </w:rPr>
          <w:delText>.</w:delText>
        </w:r>
      </w:del>
      <w:ins w:id="785" w:author="Rossella Falcone" w:date="2026-03-19T17:13:00Z" w16du:dateUtc="2026-03-19T21:13:00Z">
        <w:del w:id="786" w:author="Siyu Wang" w:date="2026-03-22T21:59:00Z" w16du:dateUtc="2026-03-23T01:59:00Z">
          <w:r w:rsidR="00F43FA2" w:rsidRPr="008409C8" w:rsidDel="00DC585A">
            <w:rPr>
              <w:rFonts w:ascii="Times New Roman" w:eastAsia="Times New Roman" w:hAnsi="Times New Roman" w:cs="Times New Roman"/>
              <w:color w:val="000000"/>
              <w:sz w:val="24"/>
              <w:szCs w:val="24"/>
            </w:rPr>
            <w:delText xml:space="preserve"> could be decoded independently</w:delText>
          </w:r>
        </w:del>
      </w:ins>
      <w:ins w:id="787" w:author="Siyu Wang" w:date="2026-03-22T21:59:00Z" w16du:dateUtc="2026-03-23T01:59:00Z">
        <w:r w:rsidR="00DC585A">
          <w:rPr>
            <w:rFonts w:ascii="Times New Roman" w:eastAsia="Times New Roman" w:hAnsi="Times New Roman" w:cs="Times New Roman"/>
            <w:color w:val="000000"/>
            <w:sz w:val="24"/>
            <w:szCs w:val="24"/>
          </w:rPr>
          <w:t>whether the decoding accuracy for offer identity (</w:t>
        </w:r>
      </w:ins>
      <w:ins w:id="788" w:author="Siyu Wang" w:date="2026-03-22T22:01:00Z" w16du:dateUtc="2026-03-23T02:01:00Z">
        <w:r w:rsidR="00E02B9A">
          <w:rPr>
            <w:rFonts w:ascii="Times New Roman" w:eastAsia="Times New Roman" w:hAnsi="Times New Roman" w:cs="Times New Roman"/>
            <w:color w:val="000000"/>
            <w:sz w:val="24"/>
            <w:szCs w:val="24"/>
          </w:rPr>
          <w:t xml:space="preserve">i.e., </w:t>
        </w:r>
      </w:ins>
      <w:ins w:id="789" w:author="Siyu Wang" w:date="2026-03-22T22:00:00Z" w16du:dateUtc="2026-03-23T02:00:00Z">
        <w:r w:rsidR="00DC585A">
          <w:rPr>
            <w:rFonts w:ascii="Times New Roman" w:eastAsia="Times New Roman" w:hAnsi="Times New Roman" w:cs="Times New Roman"/>
            <w:color w:val="000000"/>
            <w:sz w:val="24"/>
            <w:szCs w:val="24"/>
          </w:rPr>
          <w:t>the interaction between reward and delay) can be fully predicted by assuming the independence of coding for reward and delay</w:t>
        </w:r>
      </w:ins>
      <w:ins w:id="790" w:author="Rossella Falcone" w:date="2026-03-19T17:13:00Z" w16du:dateUtc="2026-03-19T21:13:00Z">
        <w:r w:rsidRPr="008409C8">
          <w:rPr>
            <w:rFonts w:ascii="Times New Roman" w:eastAsia="Times New Roman" w:hAnsi="Times New Roman" w:cs="Times New Roman"/>
            <w:color w:val="000000"/>
            <w:sz w:val="24"/>
            <w:szCs w:val="24"/>
          </w:rPr>
          <w:t>.</w:t>
        </w:r>
      </w:ins>
      <w:ins w:id="791" w:author="Siyu Wang" w:date="2026-03-22T21:42:00Z" w16du:dateUtc="2026-03-23T01:42:00Z">
        <w:r w:rsidR="00AD394B">
          <w:rPr>
            <w:rFonts w:ascii="Times New Roman" w:eastAsia="Times New Roman" w:hAnsi="Times New Roman" w:cs="Times New Roman"/>
            <w:color w:val="000000"/>
            <w:sz w:val="24"/>
            <w:szCs w:val="24"/>
          </w:rPr>
          <w:t xml:space="preserve"> </w:t>
        </w:r>
      </w:ins>
      <w:del w:id="792" w:author="Siyu Wang" w:date="2026-03-22T21:42:00Z" w16du:dateUtc="2026-03-23T01:42:00Z">
        <w:r w:rsidRPr="008409C8" w:rsidDel="00AD394B">
          <w:rPr>
            <w:rFonts w:ascii="Times New Roman" w:eastAsia="Times New Roman" w:hAnsi="Times New Roman" w:cs="Times New Roman"/>
            <w:color w:val="000000"/>
            <w:sz w:val="24"/>
            <w:szCs w:val="24"/>
          </w:rPr>
          <w:delText xml:space="preserve"> </w:delText>
        </w:r>
      </w:del>
      <w:r w:rsidRPr="008409C8">
        <w:rPr>
          <w:rFonts w:ascii="Times New Roman" w:eastAsia="Times New Roman" w:hAnsi="Times New Roman" w:cs="Times New Roman"/>
          <w:color w:val="000000"/>
          <w:sz w:val="24"/>
          <w:szCs w:val="24"/>
        </w:rPr>
        <w:t xml:space="preserve">Specifically, if the </w:t>
      </w:r>
      <w:r w:rsidR="00A0010F" w:rsidRPr="008409C8">
        <w:rPr>
          <w:rFonts w:ascii="Times New Roman" w:eastAsia="Times New Roman" w:hAnsi="Times New Roman" w:cs="Times New Roman"/>
          <w:color w:val="000000"/>
          <w:sz w:val="24"/>
          <w:szCs w:val="24"/>
        </w:rPr>
        <w:t xml:space="preserve">dlPFC </w:t>
      </w:r>
      <w:r w:rsidRPr="008409C8">
        <w:rPr>
          <w:rFonts w:ascii="Times New Roman" w:eastAsia="Times New Roman" w:hAnsi="Times New Roman" w:cs="Times New Roman"/>
          <w:color w:val="000000"/>
          <w:sz w:val="24"/>
          <w:szCs w:val="24"/>
        </w:rPr>
        <w:t xml:space="preserve">neural population </w:t>
      </w:r>
      <w:r w:rsidR="001E6EBE" w:rsidRPr="008409C8">
        <w:rPr>
          <w:rFonts w:ascii="Times New Roman" w:eastAsia="Times New Roman" w:hAnsi="Times New Roman" w:cs="Times New Roman"/>
          <w:color w:val="000000"/>
          <w:sz w:val="24"/>
          <w:szCs w:val="24"/>
        </w:rPr>
        <w:t>encodes</w:t>
      </w:r>
      <w:r w:rsidRPr="008409C8">
        <w:rPr>
          <w:rFonts w:ascii="Times New Roman" w:eastAsia="Times New Roman" w:hAnsi="Times New Roman" w:cs="Times New Roman"/>
          <w:color w:val="000000"/>
          <w:sz w:val="24"/>
          <w:szCs w:val="24"/>
        </w:rPr>
        <w:t xml:space="preserve"> reward and delay independently</w:t>
      </w:r>
      <w:ins w:id="793" w:author="Rossella Falcone" w:date="2026-03-19T17:13:00Z" w16du:dateUtc="2026-03-19T21:13:00Z">
        <w:r w:rsidR="00F43FA2" w:rsidRPr="008409C8">
          <w:rPr>
            <w:rFonts w:ascii="Times New Roman" w:eastAsia="Times New Roman" w:hAnsi="Times New Roman" w:cs="Times New Roman"/>
            <w:color w:val="000000"/>
            <w:sz w:val="24"/>
            <w:szCs w:val="24"/>
          </w:rPr>
          <w:t>,</w:t>
        </w:r>
      </w:ins>
      <w:r w:rsidRPr="008409C8">
        <w:rPr>
          <w:rFonts w:ascii="Times New Roman" w:eastAsia="Times New Roman" w:hAnsi="Times New Roman" w:cs="Times New Roman"/>
          <w:color w:val="000000"/>
          <w:sz w:val="24"/>
          <w:szCs w:val="24"/>
        </w:rPr>
        <w:t xml:space="preserve"> without </w:t>
      </w:r>
      <w:r w:rsidR="00A0010F" w:rsidRPr="008409C8">
        <w:rPr>
          <w:rFonts w:ascii="Times New Roman" w:eastAsia="Times New Roman" w:hAnsi="Times New Roman" w:cs="Times New Roman"/>
          <w:color w:val="000000"/>
          <w:sz w:val="24"/>
          <w:szCs w:val="24"/>
        </w:rPr>
        <w:t>integration,</w:t>
      </w:r>
      <w:ins w:id="794" w:author="Rossella Falcone" w:date="2026-03-19T17:13:00Z" w16du:dateUtc="2026-03-19T21:13:00Z">
        <w:r w:rsidR="00A0010F" w:rsidRPr="008409C8">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the</w:t>
        </w:r>
        <w:r w:rsidR="00F43FA2" w:rsidRPr="008409C8">
          <w:rPr>
            <w:rFonts w:ascii="Times New Roman" w:eastAsia="Times New Roman" w:hAnsi="Times New Roman" w:cs="Times New Roman"/>
            <w:color w:val="000000"/>
            <w:sz w:val="24"/>
            <w:szCs w:val="24"/>
          </w:rPr>
          <w:t>n</w:t>
        </w:r>
      </w:ins>
      <w:r w:rsidR="00F43FA2" w:rsidRPr="008409C8">
        <w:rPr>
          <w:rFonts w:ascii="Times New Roman" w:eastAsia="Times New Roman" w:hAnsi="Times New Roman" w:cs="Times New Roman"/>
          <w:color w:val="000000"/>
          <w:sz w:val="24"/>
          <w:szCs w:val="24"/>
        </w:rPr>
        <w:t xml:space="preserve"> the</w:t>
      </w:r>
      <w:r w:rsidRPr="008409C8">
        <w:rPr>
          <w:rFonts w:ascii="Times New Roman" w:eastAsia="Times New Roman" w:hAnsi="Times New Roman" w:cs="Times New Roman"/>
          <w:color w:val="000000"/>
          <w:sz w:val="24"/>
          <w:szCs w:val="24"/>
        </w:rPr>
        <w:t xml:space="preserve"> expected decoding accuracy </w:t>
      </w:r>
      <w:r w:rsidR="00A0010F" w:rsidRPr="008409C8">
        <w:rPr>
          <w:rFonts w:ascii="Times New Roman" w:eastAsia="Times New Roman" w:hAnsi="Times New Roman" w:cs="Times New Roman"/>
          <w:color w:val="000000"/>
          <w:sz w:val="24"/>
          <w:szCs w:val="24"/>
        </w:rPr>
        <w:t xml:space="preserve">for offer identity (i.e., </w:t>
      </w:r>
      <w:del w:id="795" w:author="Siyu Wang" w:date="2026-03-22T21:43:00Z" w16du:dateUtc="2026-03-23T01:43:00Z">
        <w:r w:rsidR="00A0010F" w:rsidRPr="008409C8" w:rsidDel="00FA3BFB">
          <w:rPr>
            <w:rFonts w:ascii="Times New Roman" w:eastAsia="Times New Roman" w:hAnsi="Times New Roman" w:cs="Times New Roman"/>
            <w:color w:val="000000"/>
            <w:sz w:val="24"/>
            <w:szCs w:val="24"/>
          </w:rPr>
          <w:delText xml:space="preserve">their </w:delText>
        </w:r>
      </w:del>
      <w:ins w:id="796" w:author="Siyu Wang" w:date="2026-03-22T21:43:00Z" w16du:dateUtc="2026-03-23T01:43:00Z">
        <w:r w:rsidR="00FA3BFB">
          <w:rPr>
            <w:rFonts w:ascii="Times New Roman" w:eastAsia="Times New Roman" w:hAnsi="Times New Roman" w:cs="Times New Roman"/>
            <w:color w:val="000000"/>
            <w:sz w:val="24"/>
            <w:szCs w:val="24"/>
          </w:rPr>
          <w:t>the</w:t>
        </w:r>
        <w:r w:rsidR="00FA3BFB" w:rsidRPr="008409C8">
          <w:rPr>
            <w:rFonts w:ascii="Times New Roman" w:eastAsia="Times New Roman" w:hAnsi="Times New Roman" w:cs="Times New Roman"/>
            <w:color w:val="000000"/>
            <w:sz w:val="24"/>
            <w:szCs w:val="24"/>
          </w:rPr>
          <w:t xml:space="preserve"> </w:t>
        </w:r>
      </w:ins>
      <w:r w:rsidR="00A0010F" w:rsidRPr="008409C8">
        <w:rPr>
          <w:rFonts w:ascii="Times New Roman" w:eastAsia="Times New Roman" w:hAnsi="Times New Roman" w:cs="Times New Roman"/>
          <w:color w:val="000000"/>
          <w:sz w:val="24"/>
          <w:szCs w:val="24"/>
        </w:rPr>
        <w:t>interaction</w:t>
      </w:r>
      <w:ins w:id="797" w:author="Siyu Wang" w:date="2026-03-22T21:43:00Z" w16du:dateUtc="2026-03-23T01:43:00Z">
        <w:r w:rsidR="00FA3BFB">
          <w:rPr>
            <w:rFonts w:ascii="Times New Roman" w:eastAsia="Times New Roman" w:hAnsi="Times New Roman" w:cs="Times New Roman"/>
            <w:color w:val="000000"/>
            <w:sz w:val="24"/>
            <w:szCs w:val="24"/>
          </w:rPr>
          <w:t xml:space="preserve"> between reward and delay</w:t>
        </w:r>
      </w:ins>
      <w:r w:rsidR="00A0010F" w:rsidRPr="008409C8">
        <w:rPr>
          <w:rFonts w:ascii="Times New Roman" w:eastAsia="Times New Roman" w:hAnsi="Times New Roman" w:cs="Times New Roman"/>
          <w:color w:val="000000"/>
          <w:sz w:val="24"/>
          <w:szCs w:val="24"/>
        </w:rPr>
        <w:t>)</w:t>
      </w:r>
      <w:r w:rsidR="00765CDB" w:rsidRPr="008409C8">
        <w:rPr>
          <w:rFonts w:ascii="Times New Roman" w:eastAsia="Times New Roman" w:hAnsi="Times New Roman" w:cs="Times New Roman"/>
          <w:color w:val="000000"/>
          <w:sz w:val="24"/>
          <w:szCs w:val="24"/>
        </w:rPr>
        <w:t xml:space="preserve">, </w:t>
      </w:r>
      <m:oMath>
        <m:bar>
          <m:barPr>
            <m:pos m:val="top"/>
            <m:ctrlPr>
              <w:rPr>
                <w:rFonts w:ascii="Cambria Math" w:hAnsi="Cambria Math"/>
                <w:sz w:val="24"/>
              </w:rPr>
            </m:ctrlPr>
          </m:barPr>
          <m:e>
            <m:r>
              <w:rPr>
                <w:rFonts w:ascii="Cambria Math" w:hAnsi="Cambria Math"/>
                <w:sz w:val="24"/>
                <w:rPrChange w:id="798" w:author="Rossella Falcone" w:date="2026-03-19T17:13:00Z" w16du:dateUtc="2026-03-19T21:13:00Z">
                  <w:rPr>
                    <w:rFonts w:ascii="Cambria Math" w:hAnsi="Cambria Math"/>
                  </w:rPr>
                </w:rPrChange>
              </w:rPr>
              <m:t>P</m:t>
            </m:r>
          </m:e>
        </m:bar>
        <m:d>
          <m:dPr>
            <m:ctrlPr>
              <w:rPr>
                <w:rFonts w:ascii="Cambria Math" w:hAnsi="Cambria Math"/>
                <w:sz w:val="24"/>
              </w:rPr>
            </m:ctrlPr>
          </m:dPr>
          <m:e>
            <m:r>
              <m:rPr>
                <m:nor/>
              </m:rPr>
              <w:rPr>
                <w:rFonts w:ascii="Times New Roman" w:hAnsi="Times New Roman"/>
                <w:sz w:val="24"/>
                <w:rPrChange w:id="799" w:author="Rossella Falcone" w:date="2026-03-19T17:13:00Z" w16du:dateUtc="2026-03-19T21:13:00Z">
                  <w:rPr>
                    <w:rFonts w:ascii="Cambria Math" w:hAnsi="Cambria Math"/>
                  </w:rPr>
                </w:rPrChange>
              </w:rPr>
              <m:t>offer identity</m:t>
            </m:r>
          </m:e>
        </m:d>
      </m:oMath>
      <w:r w:rsidR="00765CDB" w:rsidRPr="00E85010">
        <w:rPr>
          <w:rFonts w:ascii="Times New Roman" w:hAnsi="Times New Roman"/>
          <w:sz w:val="24"/>
          <w:rPrChange w:id="800" w:author="Rossella Falcone" w:date="2026-03-19T17:13:00Z" w16du:dateUtc="2026-03-19T21:13:00Z">
            <w:rPr>
              <w:rFonts w:ascii="Times New Roman" w:hAnsi="Times New Roman"/>
            </w:rPr>
          </w:rPrChange>
        </w:rPr>
        <w:t xml:space="preserve">, </w:t>
      </w:r>
      <w:r w:rsidRPr="008409C8">
        <w:rPr>
          <w:rFonts w:ascii="Times New Roman" w:eastAsia="Times New Roman" w:hAnsi="Times New Roman" w:cs="Times New Roman"/>
          <w:color w:val="000000"/>
          <w:sz w:val="24"/>
          <w:szCs w:val="24"/>
        </w:rPr>
        <w:t>should equal the product of their individual decoding accuracies</w:t>
      </w:r>
      <w:r w:rsidR="004A493F" w:rsidRPr="008409C8">
        <w:rPr>
          <w:rFonts w:ascii="Times New Roman" w:eastAsia="Times New Roman" w:hAnsi="Times New Roman" w:cs="Times New Roman"/>
          <w:color w:val="000000"/>
          <w:sz w:val="24"/>
          <w:szCs w:val="24"/>
        </w:rPr>
        <w:t xml:space="preserve"> </w:t>
      </w:r>
      <m:oMath>
        <m:r>
          <w:rPr>
            <w:rFonts w:ascii="Cambria Math" w:hAnsi="Cambria Math"/>
            <w:sz w:val="24"/>
            <w:rPrChange w:id="801" w:author="Rossella Falcone" w:date="2026-03-19T17:13:00Z" w16du:dateUtc="2026-03-19T21:13:00Z">
              <w:rPr>
                <w:rFonts w:ascii="Cambria Math" w:hAnsi="Cambria Math"/>
              </w:rPr>
            </w:rPrChange>
          </w:rPr>
          <m:t>P</m:t>
        </m:r>
        <m:d>
          <m:dPr>
            <m:ctrlPr>
              <w:rPr>
                <w:rFonts w:ascii="Cambria Math" w:hAnsi="Cambria Math"/>
                <w:sz w:val="24"/>
              </w:rPr>
            </m:ctrlPr>
          </m:dPr>
          <m:e>
            <m:r>
              <m:rPr>
                <m:nor/>
              </m:rPr>
              <w:rPr>
                <w:rFonts w:ascii="Times New Roman" w:hAnsi="Times New Roman"/>
                <w:sz w:val="24"/>
                <w:rPrChange w:id="802" w:author="Rossella Falcone" w:date="2026-03-19T17:13:00Z" w16du:dateUtc="2026-03-19T21:13:00Z">
                  <w:rPr>
                    <w:rFonts w:ascii="Cambria Math" w:hAnsi="Cambria Math"/>
                  </w:rPr>
                </w:rPrChange>
              </w:rPr>
              <m:t>reward size</m:t>
            </m:r>
          </m:e>
        </m:d>
        <m:r>
          <w:rPr>
            <w:rFonts w:ascii="Cambria Math" w:hAnsi="Cambria Math"/>
            <w:sz w:val="24"/>
            <w:rPrChange w:id="803" w:author="Rossella Falcone" w:date="2026-03-19T17:13:00Z" w16du:dateUtc="2026-03-19T21:13:00Z">
              <w:rPr>
                <w:rFonts w:ascii="Cambria Math" w:hAnsi="Cambria Math"/>
              </w:rPr>
            </w:rPrChange>
          </w:rPr>
          <m:t xml:space="preserve"> and P</m:t>
        </m:r>
        <m:d>
          <m:dPr>
            <m:ctrlPr>
              <w:rPr>
                <w:rFonts w:ascii="Cambria Math" w:hAnsi="Cambria Math"/>
                <w:sz w:val="24"/>
              </w:rPr>
            </m:ctrlPr>
          </m:dPr>
          <m:e>
            <m:r>
              <m:rPr>
                <m:nor/>
              </m:rPr>
              <w:rPr>
                <w:rFonts w:ascii="Times New Roman" w:hAnsi="Times New Roman"/>
                <w:sz w:val="24"/>
                <w:rPrChange w:id="804" w:author="Rossella Falcone" w:date="2026-03-19T17:13:00Z" w16du:dateUtc="2026-03-19T21:13:00Z">
                  <w:rPr>
                    <w:rFonts w:ascii="Cambria Math" w:hAnsi="Cambria Math"/>
                  </w:rPr>
                </w:rPrChange>
              </w:rPr>
              <m:t>delay</m:t>
            </m:r>
          </m:e>
        </m:d>
      </m:oMath>
      <w:r w:rsidRPr="008409C8">
        <w:rPr>
          <w:rFonts w:ascii="Times New Roman" w:eastAsia="Times New Roman" w:hAnsi="Times New Roman" w:cs="Times New Roman"/>
          <w:color w:val="000000"/>
          <w:sz w:val="24"/>
          <w:szCs w:val="24"/>
        </w:rPr>
        <w:t>:</w:t>
      </w:r>
    </w:p>
    <w:p w14:paraId="1BCA46DB" w14:textId="11F2B78A" w:rsidR="00A450CA" w:rsidRPr="008409C8" w:rsidRDefault="00000000">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sz w:val="24"/>
                </w:rPr>
              </m:ctrlPr>
            </m:barPr>
            <m:e>
              <m:r>
                <w:rPr>
                  <w:rFonts w:ascii="Cambria Math" w:hAnsi="Cambria Math"/>
                  <w:sz w:val="24"/>
                  <w:rPrChange w:id="805" w:author="Rossella Falcone" w:date="2026-03-19T17:13:00Z" w16du:dateUtc="2026-03-19T21:13:00Z">
                    <w:rPr>
                      <w:rFonts w:ascii="Cambria Math" w:hAnsi="Cambria Math"/>
                    </w:rPr>
                  </w:rPrChange>
                </w:rPr>
                <m:t>P</m:t>
              </m:r>
            </m:e>
          </m:bar>
          <m:d>
            <m:dPr>
              <m:ctrlPr>
                <w:rPr>
                  <w:rFonts w:ascii="Cambria Math" w:hAnsi="Cambria Math"/>
                  <w:sz w:val="24"/>
                </w:rPr>
              </m:ctrlPr>
            </m:dPr>
            <m:e>
              <m:r>
                <m:rPr>
                  <m:nor/>
                </m:rPr>
                <w:rPr>
                  <w:rFonts w:ascii="Times New Roman" w:hAnsi="Times New Roman"/>
                  <w:sz w:val="24"/>
                  <w:rPrChange w:id="806" w:author="Rossella Falcone" w:date="2026-03-19T17:13:00Z" w16du:dateUtc="2026-03-19T21:13:00Z">
                    <w:rPr>
                      <w:rFonts w:ascii="Cambria Math" w:hAnsi="Cambria Math"/>
                    </w:rPr>
                  </w:rPrChange>
                </w:rPr>
                <m:t>offer identity</m:t>
              </m:r>
            </m:e>
          </m:d>
          <m:r>
            <w:rPr>
              <w:rFonts w:ascii="Cambria Math" w:hAnsi="Cambria Math"/>
              <w:sz w:val="24"/>
              <w:rPrChange w:id="807" w:author="Rossella Falcone" w:date="2026-03-19T17:13:00Z" w16du:dateUtc="2026-03-19T21:13:00Z">
                <w:rPr>
                  <w:rFonts w:ascii="Cambria Math" w:hAnsi="Cambria Math"/>
                </w:rPr>
              </w:rPrChange>
            </w:rPr>
            <m:t>=P</m:t>
          </m:r>
          <m:d>
            <m:dPr>
              <m:ctrlPr>
                <w:rPr>
                  <w:rFonts w:ascii="Cambria Math" w:hAnsi="Cambria Math"/>
                  <w:sz w:val="24"/>
                </w:rPr>
              </m:ctrlPr>
            </m:dPr>
            <m:e>
              <m:r>
                <m:rPr>
                  <m:nor/>
                </m:rPr>
                <w:rPr>
                  <w:rFonts w:ascii="Times New Roman" w:hAnsi="Times New Roman"/>
                  <w:sz w:val="24"/>
                  <w:rPrChange w:id="808" w:author="Rossella Falcone" w:date="2026-03-19T17:13:00Z" w16du:dateUtc="2026-03-19T21:13:00Z">
                    <w:rPr>
                      <w:rFonts w:ascii="Cambria Math" w:hAnsi="Cambria Math"/>
                    </w:rPr>
                  </w:rPrChange>
                </w:rPr>
                <m:t>reward size</m:t>
              </m:r>
            </m:e>
          </m:d>
          <m:r>
            <w:rPr>
              <w:rFonts w:ascii="Cambria Math" w:hAnsi="Cambria Math"/>
              <w:sz w:val="24"/>
              <w:rPrChange w:id="809" w:author="Rossella Falcone" w:date="2026-03-19T17:13:00Z" w16du:dateUtc="2026-03-19T21:13:00Z">
                <w:rPr>
                  <w:rFonts w:ascii="Cambria Math" w:hAnsi="Cambria Math"/>
                </w:rPr>
              </w:rPrChange>
            </w:rPr>
            <m:t>⋅P</m:t>
          </m:r>
          <m:d>
            <m:dPr>
              <m:ctrlPr>
                <w:rPr>
                  <w:rFonts w:ascii="Cambria Math" w:hAnsi="Cambria Math"/>
                  <w:sz w:val="24"/>
                </w:rPr>
              </m:ctrlPr>
            </m:dPr>
            <m:e>
              <m:r>
                <m:rPr>
                  <m:nor/>
                </m:rPr>
                <w:rPr>
                  <w:rFonts w:ascii="Times New Roman" w:hAnsi="Times New Roman"/>
                  <w:sz w:val="24"/>
                  <w:rPrChange w:id="810" w:author="Rossella Falcone" w:date="2026-03-19T17:13:00Z" w16du:dateUtc="2026-03-19T21:13:00Z">
                    <w:rPr>
                      <w:rFonts w:ascii="Cambria Math" w:hAnsi="Cambria Math"/>
                    </w:rPr>
                  </w:rPrChange>
                </w:rPr>
                <m:t>delay</m:t>
              </m:r>
            </m:e>
          </m:d>
        </m:oMath>
      </m:oMathPara>
    </w:p>
    <w:p w14:paraId="1D3938ED" w14:textId="5FFA3DC1" w:rsidR="00A450CA" w:rsidRPr="008409C8" w:rsidDel="00DA4825" w:rsidRDefault="00000000">
      <w:pPr>
        <w:shd w:val="clear" w:color="auto" w:fill="FFFFFF"/>
        <w:spacing w:after="0" w:line="480" w:lineRule="auto"/>
        <w:rPr>
          <w:del w:id="811" w:author="Siyu Wang" w:date="2026-03-22T22:01:00Z" w16du:dateUtc="2026-03-23T02:01:00Z"/>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If the </w:t>
      </w:r>
      <w:r w:rsidR="007940D9" w:rsidRPr="008409C8">
        <w:rPr>
          <w:rFonts w:ascii="Times New Roman" w:eastAsia="Times New Roman" w:hAnsi="Times New Roman" w:cs="Times New Roman"/>
          <w:color w:val="000000"/>
          <w:sz w:val="24"/>
          <w:szCs w:val="24"/>
        </w:rPr>
        <w:t>observed</w:t>
      </w:r>
      <w:r w:rsidRPr="008409C8">
        <w:rPr>
          <w:rFonts w:ascii="Times New Roman" w:eastAsia="Times New Roman" w:hAnsi="Times New Roman" w:cs="Times New Roman"/>
          <w:color w:val="000000"/>
          <w:sz w:val="24"/>
          <w:szCs w:val="24"/>
        </w:rPr>
        <w:t xml:space="preserve"> decoding performance </w:t>
      </w:r>
      <m:oMath>
        <m:r>
          <w:rPr>
            <w:rFonts w:ascii="Cambria Math" w:hAnsi="Cambria Math"/>
            <w:sz w:val="24"/>
            <w:rPrChange w:id="812" w:author="Rossella Falcone" w:date="2026-03-19T17:13:00Z" w16du:dateUtc="2026-03-19T21:13:00Z">
              <w:rPr>
                <w:rFonts w:ascii="Cambria Math" w:hAnsi="Cambria Math"/>
              </w:rPr>
            </w:rPrChange>
          </w:rPr>
          <m:t>P</m:t>
        </m:r>
        <m:d>
          <m:dPr>
            <m:ctrlPr>
              <w:rPr>
                <w:rFonts w:ascii="Cambria Math" w:hAnsi="Cambria Math"/>
                <w:sz w:val="24"/>
              </w:rPr>
            </m:ctrlPr>
          </m:dPr>
          <m:e>
            <m:r>
              <m:rPr>
                <m:nor/>
              </m:rPr>
              <w:rPr>
                <w:rFonts w:ascii="Times New Roman" w:hAnsi="Times New Roman"/>
                <w:sz w:val="24"/>
                <w:rPrChange w:id="813" w:author="Rossella Falcone" w:date="2026-03-19T17:13:00Z" w16du:dateUtc="2026-03-19T21:13:00Z">
                  <w:rPr>
                    <w:rFonts w:ascii="Cambria Math" w:hAnsi="Cambria Math"/>
                  </w:rPr>
                </w:rPrChange>
              </w:rPr>
              <m:t>offer identity</m:t>
            </m:r>
          </m:e>
        </m:d>
      </m:oMath>
      <w:ins w:id="814" w:author="Rossella Falcone" w:date="2026-03-19T17:13:00Z" w16du:dateUtc="2026-03-19T21:13:00Z">
        <w:r w:rsidR="00BE5DFC" w:rsidRPr="00E85010">
          <w:rPr>
            <w:rFonts w:ascii="Times New Roman" w:eastAsia="Times New Roman" w:hAnsi="Times New Roman" w:cs="Times New Roman"/>
            <w:sz w:val="24"/>
            <w:szCs w:val="24"/>
          </w:rPr>
          <w:t xml:space="preserve"> </w:t>
        </w:r>
      </w:ins>
      <w:r w:rsidR="001E6EBE" w:rsidRPr="008409C8">
        <w:rPr>
          <w:rFonts w:ascii="Times New Roman" w:eastAsia="Times New Roman" w:hAnsi="Times New Roman" w:cs="Times New Roman"/>
          <w:color w:val="000000"/>
          <w:sz w:val="24"/>
          <w:szCs w:val="24"/>
        </w:rPr>
        <w:t>exceeds</w:t>
      </w:r>
      <w:r w:rsidRPr="008409C8">
        <w:rPr>
          <w:rFonts w:ascii="Times New Roman" w:eastAsia="Times New Roman" w:hAnsi="Times New Roman" w:cs="Times New Roman"/>
          <w:color w:val="000000"/>
          <w:sz w:val="24"/>
          <w:szCs w:val="24"/>
        </w:rPr>
        <w:t xml:space="preserve"> the predicted </w:t>
      </w:r>
      <w:r w:rsidR="00CB3A49" w:rsidRPr="008409C8">
        <w:rPr>
          <w:rFonts w:ascii="Times New Roman" w:eastAsia="Times New Roman" w:hAnsi="Times New Roman" w:cs="Times New Roman"/>
          <w:color w:val="000000"/>
          <w:sz w:val="24"/>
          <w:szCs w:val="24"/>
        </w:rPr>
        <w:t xml:space="preserve">level </w:t>
      </w:r>
      <m:oMath>
        <m:bar>
          <m:barPr>
            <m:pos m:val="top"/>
            <m:ctrlPr>
              <w:rPr>
                <w:rFonts w:ascii="Cambria Math" w:hAnsi="Cambria Math"/>
                <w:sz w:val="24"/>
              </w:rPr>
            </m:ctrlPr>
          </m:barPr>
          <m:e>
            <m:r>
              <w:rPr>
                <w:rFonts w:ascii="Cambria Math" w:hAnsi="Cambria Math"/>
                <w:sz w:val="24"/>
                <w:rPrChange w:id="815" w:author="Rossella Falcone" w:date="2026-03-19T17:13:00Z" w16du:dateUtc="2026-03-19T21:13:00Z">
                  <w:rPr>
                    <w:rFonts w:ascii="Cambria Math" w:hAnsi="Cambria Math"/>
                  </w:rPr>
                </w:rPrChange>
              </w:rPr>
              <m:t>P</m:t>
            </m:r>
          </m:e>
        </m:bar>
        <m:d>
          <m:dPr>
            <m:ctrlPr>
              <w:rPr>
                <w:rFonts w:ascii="Cambria Math" w:hAnsi="Cambria Math"/>
                <w:sz w:val="24"/>
              </w:rPr>
            </m:ctrlPr>
          </m:dPr>
          <m:e>
            <m:r>
              <m:rPr>
                <m:nor/>
              </m:rPr>
              <w:rPr>
                <w:rFonts w:ascii="Times New Roman" w:hAnsi="Times New Roman"/>
                <w:sz w:val="24"/>
                <w:rPrChange w:id="816" w:author="Rossella Falcone" w:date="2026-03-19T17:13:00Z" w16du:dateUtc="2026-03-19T21:13:00Z">
                  <w:rPr>
                    <w:rFonts w:ascii="Cambria Math" w:hAnsi="Cambria Math"/>
                  </w:rPr>
                </w:rPrChange>
              </w:rPr>
              <m:t>offer identity</m:t>
            </m:r>
          </m:e>
        </m:d>
      </m:oMath>
      <w:r w:rsidRPr="008409C8">
        <w:rPr>
          <w:rFonts w:ascii="Times New Roman" w:eastAsia="Times New Roman" w:hAnsi="Times New Roman" w:cs="Times New Roman"/>
          <w:color w:val="000000"/>
          <w:sz w:val="24"/>
          <w:szCs w:val="24"/>
        </w:rPr>
        <w:t>,</w:t>
      </w:r>
      <w:r w:rsidR="007940D9" w:rsidRPr="008409C8">
        <w:rPr>
          <w:rFonts w:ascii="Times New Roman" w:eastAsia="Times New Roman" w:hAnsi="Times New Roman" w:cs="Times New Roman"/>
          <w:color w:val="000000"/>
          <w:sz w:val="24"/>
          <w:szCs w:val="24"/>
        </w:rPr>
        <w:t xml:space="preserve"> </w:t>
      </w:r>
      <w:del w:id="817" w:author="Rossella Falcone" w:date="2026-03-19T17:13:00Z" w16du:dateUtc="2026-03-19T21:13:00Z">
        <w:r w:rsidR="007940D9">
          <w:rPr>
            <w:rFonts w:ascii="Times New Roman" w:eastAsia="Times New Roman" w:hAnsi="Times New Roman" w:cs="Times New Roman"/>
            <w:color w:val="000000"/>
            <w:sz w:val="24"/>
            <w:szCs w:val="24"/>
          </w:rPr>
          <w:delText>it</w:delText>
        </w:r>
      </w:del>
      <w:ins w:id="818" w:author="Rossella Falcone" w:date="2026-03-19T17:13:00Z" w16du:dateUtc="2026-03-19T21:13:00Z">
        <w:del w:id="819" w:author="Siyu Wang" w:date="2026-03-22T21:44:00Z" w16du:dateUtc="2026-03-23T01:44:00Z">
          <w:r w:rsidR="00F43FA2" w:rsidRPr="008409C8" w:rsidDel="00FA3BFB">
            <w:rPr>
              <w:rFonts w:ascii="Times New Roman" w:eastAsia="Times New Roman" w:hAnsi="Times New Roman" w:cs="Times New Roman"/>
              <w:color w:val="000000"/>
              <w:sz w:val="24"/>
              <w:szCs w:val="24"/>
            </w:rPr>
            <w:delText>this</w:delText>
          </w:r>
        </w:del>
      </w:ins>
      <w:ins w:id="820" w:author="Siyu Wang" w:date="2026-03-22T21:44:00Z" w16du:dateUtc="2026-03-23T01:44:00Z">
        <w:r w:rsidR="00FA3BFB">
          <w:rPr>
            <w:rFonts w:ascii="Times New Roman" w:eastAsia="Times New Roman" w:hAnsi="Times New Roman" w:cs="Times New Roman"/>
            <w:color w:val="000000"/>
            <w:sz w:val="24"/>
            <w:szCs w:val="24"/>
          </w:rPr>
          <w:t>it would</w:t>
        </w:r>
      </w:ins>
      <w:r w:rsidR="00F43FA2" w:rsidRPr="008409C8">
        <w:rPr>
          <w:rFonts w:ascii="Times New Roman" w:eastAsia="Times New Roman" w:hAnsi="Times New Roman" w:cs="Times New Roman"/>
          <w:color w:val="000000"/>
          <w:sz w:val="24"/>
          <w:szCs w:val="24"/>
        </w:rPr>
        <w:t xml:space="preserve"> </w:t>
      </w:r>
      <w:r w:rsidR="001E6EBE" w:rsidRPr="008409C8">
        <w:rPr>
          <w:rFonts w:ascii="Times New Roman" w:eastAsia="Times New Roman" w:hAnsi="Times New Roman" w:cs="Times New Roman"/>
          <w:color w:val="000000"/>
          <w:sz w:val="24"/>
          <w:szCs w:val="24"/>
        </w:rPr>
        <w:t>suggest</w:t>
      </w:r>
      <w:del w:id="821" w:author="Siyu Wang" w:date="2026-03-22T21:44:00Z" w16du:dateUtc="2026-03-23T01:44:00Z">
        <w:r w:rsidR="001E6EBE" w:rsidRPr="008409C8" w:rsidDel="00FA3BFB">
          <w:rPr>
            <w:rFonts w:ascii="Times New Roman" w:eastAsia="Times New Roman" w:hAnsi="Times New Roman" w:cs="Times New Roman"/>
            <w:color w:val="000000"/>
            <w:sz w:val="24"/>
            <w:szCs w:val="24"/>
          </w:rPr>
          <w:delText>s</w:delText>
        </w:r>
      </w:del>
      <w:r w:rsidR="001E6EBE" w:rsidRPr="008409C8">
        <w:rPr>
          <w:rFonts w:ascii="Times New Roman" w:eastAsia="Times New Roman" w:hAnsi="Times New Roman" w:cs="Times New Roman"/>
          <w:color w:val="000000"/>
          <w:sz w:val="24"/>
          <w:szCs w:val="24"/>
        </w:rPr>
        <w:t xml:space="preserve"> </w:t>
      </w:r>
      <w:r w:rsidR="007940D9" w:rsidRPr="008409C8">
        <w:rPr>
          <w:rFonts w:ascii="Times New Roman" w:eastAsia="Times New Roman" w:hAnsi="Times New Roman" w:cs="Times New Roman"/>
          <w:color w:val="000000"/>
          <w:sz w:val="24"/>
          <w:szCs w:val="24"/>
        </w:rPr>
        <w:t xml:space="preserve">that reward and delay are </w:t>
      </w:r>
      <w:r w:rsidRPr="008409C8">
        <w:rPr>
          <w:rFonts w:ascii="Times New Roman" w:eastAsia="Times New Roman" w:hAnsi="Times New Roman" w:cs="Times New Roman"/>
          <w:color w:val="000000"/>
          <w:sz w:val="24"/>
          <w:szCs w:val="24"/>
        </w:rPr>
        <w:t>integrat</w:t>
      </w:r>
      <w:r w:rsidR="007940D9" w:rsidRPr="008409C8">
        <w:rPr>
          <w:rFonts w:ascii="Times New Roman" w:eastAsia="Times New Roman" w:hAnsi="Times New Roman" w:cs="Times New Roman"/>
          <w:color w:val="000000"/>
          <w:sz w:val="24"/>
          <w:szCs w:val="24"/>
        </w:rPr>
        <w:t>ed</w:t>
      </w:r>
      <w:r w:rsidRPr="008409C8">
        <w:rPr>
          <w:rFonts w:ascii="Times New Roman" w:eastAsia="Times New Roman" w:hAnsi="Times New Roman" w:cs="Times New Roman"/>
          <w:color w:val="000000"/>
          <w:sz w:val="24"/>
          <w:szCs w:val="24"/>
        </w:rPr>
        <w:t xml:space="preserve"> </w:t>
      </w:r>
      <w:r w:rsidR="00CB3A49" w:rsidRPr="008409C8">
        <w:rPr>
          <w:rFonts w:ascii="Times New Roman" w:eastAsia="Times New Roman" w:hAnsi="Times New Roman" w:cs="Times New Roman"/>
          <w:color w:val="000000"/>
          <w:sz w:val="24"/>
          <w:szCs w:val="24"/>
        </w:rPr>
        <w:t xml:space="preserve">and not </w:t>
      </w:r>
      <w:ins w:id="822" w:author="Rossella Falcone" w:date="2026-03-19T17:13:00Z" w16du:dateUtc="2026-03-19T21:13:00Z">
        <w:r w:rsidR="00F43FA2" w:rsidRPr="008409C8">
          <w:rPr>
            <w:rFonts w:ascii="Times New Roman" w:eastAsia="Times New Roman" w:hAnsi="Times New Roman" w:cs="Times New Roman"/>
            <w:color w:val="000000"/>
            <w:sz w:val="24"/>
            <w:szCs w:val="24"/>
          </w:rPr>
          <w:t xml:space="preserve">represented </w:t>
        </w:r>
      </w:ins>
      <w:r w:rsidR="00CB3A49" w:rsidRPr="008409C8">
        <w:rPr>
          <w:rFonts w:ascii="Times New Roman" w:eastAsia="Times New Roman" w:hAnsi="Times New Roman" w:cs="Times New Roman"/>
          <w:color w:val="000000"/>
          <w:sz w:val="24"/>
          <w:szCs w:val="24"/>
        </w:rPr>
        <w:t>independently</w:t>
      </w:r>
      <w:del w:id="823" w:author="Rossella Falcone" w:date="2026-03-19T17:13:00Z" w16du:dateUtc="2026-03-19T21:13:00Z">
        <w:r w:rsidR="00CB3A49">
          <w:rPr>
            <w:rFonts w:ascii="Times New Roman" w:eastAsia="Times New Roman" w:hAnsi="Times New Roman" w:cs="Times New Roman"/>
            <w:color w:val="000000"/>
            <w:sz w:val="24"/>
            <w:szCs w:val="24"/>
          </w:rPr>
          <w:delText xml:space="preserve"> represented</w:delText>
        </w:r>
      </w:del>
      <w:r w:rsidRPr="008409C8">
        <w:rPr>
          <w:rFonts w:ascii="Times New Roman" w:eastAsia="Times New Roman" w:hAnsi="Times New Roman" w:cs="Times New Roman"/>
          <w:color w:val="000000"/>
          <w:sz w:val="24"/>
          <w:szCs w:val="24"/>
        </w:rPr>
        <w:t>. We compare</w:t>
      </w:r>
      <w:r w:rsidR="001E6EBE" w:rsidRPr="008409C8">
        <w:rPr>
          <w:rFonts w:ascii="Times New Roman" w:eastAsia="Times New Roman" w:hAnsi="Times New Roman" w:cs="Times New Roman"/>
          <w:color w:val="000000"/>
          <w:sz w:val="24"/>
          <w:szCs w:val="24"/>
        </w:rPr>
        <w:t>d</w:t>
      </w:r>
      <w:r w:rsidRPr="008409C8">
        <w:rPr>
          <w:rFonts w:ascii="Times New Roman" w:eastAsia="Times New Roman" w:hAnsi="Times New Roman" w:cs="Times New Roman"/>
          <w:color w:val="000000"/>
          <w:sz w:val="24"/>
          <w:szCs w:val="24"/>
        </w:rPr>
        <w:t xml:space="preserve"> the predicted decoding performance of </w:t>
      </w:r>
      <w:r w:rsidR="00C84589" w:rsidRPr="008409C8">
        <w:rPr>
          <w:rFonts w:ascii="Times New Roman" w:eastAsia="Times New Roman" w:hAnsi="Times New Roman" w:cs="Times New Roman"/>
          <w:color w:val="000000"/>
          <w:sz w:val="24"/>
          <w:szCs w:val="24"/>
        </w:rPr>
        <w:t>offer identity</w:t>
      </w:r>
      <w:del w:id="824" w:author="Rossella Falcone" w:date="2026-03-19T17:13:00Z" w16du:dateUtc="2026-03-19T21:13:00Z">
        <w:r w:rsidR="00C84589">
          <w:rPr>
            <w:rFonts w:ascii="Times New Roman" w:eastAsia="Times New Roman" w:hAnsi="Times New Roman" w:cs="Times New Roman"/>
            <w:color w:val="000000"/>
            <w:sz w:val="24"/>
            <w:szCs w:val="24"/>
          </w:rPr>
          <w:delText xml:space="preserve"> </w:delText>
        </w:r>
      </w:del>
      <m:oMath>
        <m:r>
          <w:ins w:id="825" w:author="Rossella Falcone" w:date="2026-03-19T17:13:00Z" w16du:dateUtc="2026-03-19T21:13:00Z">
            <w:rPr>
              <w:rFonts w:ascii="Cambria Math" w:eastAsia="Times New Roman" w:hAnsi="Cambria Math" w:cs="Times New Roman"/>
              <w:color w:val="000000"/>
              <w:sz w:val="24"/>
              <w:szCs w:val="24"/>
            </w:rPr>
            <m:t xml:space="preserve"> </m:t>
          </w:ins>
        </m:r>
        <m:bar>
          <m:barPr>
            <m:pos m:val="top"/>
            <m:ctrlPr>
              <w:rPr>
                <w:rFonts w:ascii="Cambria Math" w:hAnsi="Cambria Math"/>
                <w:sz w:val="24"/>
              </w:rPr>
            </m:ctrlPr>
          </m:barPr>
          <m:e>
            <m:r>
              <w:rPr>
                <w:rFonts w:ascii="Cambria Math" w:hAnsi="Cambria Math"/>
                <w:sz w:val="24"/>
                <w:rPrChange w:id="826" w:author="Rossella Falcone" w:date="2026-03-19T17:13:00Z" w16du:dateUtc="2026-03-19T21:13:00Z">
                  <w:rPr>
                    <w:rFonts w:ascii="Cambria Math" w:hAnsi="Cambria Math"/>
                  </w:rPr>
                </w:rPrChange>
              </w:rPr>
              <m:t>P</m:t>
            </m:r>
          </m:e>
        </m:bar>
        <m:d>
          <m:dPr>
            <m:ctrlPr>
              <w:rPr>
                <w:rFonts w:ascii="Cambria Math" w:hAnsi="Cambria Math"/>
                <w:sz w:val="24"/>
              </w:rPr>
            </m:ctrlPr>
          </m:dPr>
          <m:e>
            <m:r>
              <m:rPr>
                <m:sty m:val="p"/>
              </m:rPr>
              <w:rPr>
                <w:rFonts w:ascii="Cambria Math" w:hAnsi="Cambria Math"/>
                <w:sz w:val="24"/>
                <w:rPrChange w:id="827" w:author="Rossella Falcone" w:date="2026-03-19T17:13:00Z" w16du:dateUtc="2026-03-19T21:13:00Z">
                  <w:rPr>
                    <w:rFonts w:ascii="Cambria Math" w:hAnsi="Cambria Math"/>
                  </w:rPr>
                </w:rPrChange>
              </w:rPr>
              <m:t>offer identity</m:t>
            </m:r>
          </m:e>
        </m:d>
        <m:r>
          <m:rPr>
            <m:sty m:val="p"/>
          </m:rPr>
          <w:rPr>
            <w:rFonts w:ascii="Cambria Math" w:eastAsia="Times New Roman" w:hAnsi="Cambria Math" w:cs="Times New Roman"/>
            <w:color w:val="000000"/>
            <w:sz w:val="24"/>
            <w:szCs w:val="24"/>
          </w:rPr>
          <m:t xml:space="preserve">,  </m:t>
        </m:r>
        <m:r>
          <w:del w:id="828" w:author="Siyu Wang" w:date="2026-03-22T21:44:00Z" w16du:dateUtc="2026-03-23T01:44:00Z">
            <m:rPr>
              <m:sty m:val="p"/>
            </m:rPr>
            <w:rPr>
              <w:rFonts w:ascii="Cambria Math" w:eastAsia="Times New Roman" w:hAnsi="Cambria Math" w:cs="Times New Roman"/>
              <w:color w:val="000000"/>
              <w:sz w:val="24"/>
              <w:szCs w:val="24"/>
            </w:rPr>
            <m:t xml:space="preserve"> </m:t>
          </w:del>
        </m:r>
      </m:oMath>
      <w:r w:rsidRPr="008409C8">
        <w:rPr>
          <w:rFonts w:ascii="Times New Roman" w:eastAsia="Times New Roman" w:hAnsi="Times New Roman" w:cs="Times New Roman"/>
          <w:color w:val="000000"/>
          <w:sz w:val="24"/>
          <w:szCs w:val="24"/>
        </w:rPr>
        <w:t xml:space="preserve">with the actual decoding performance </w:t>
      </w:r>
      <m:oMath>
        <m:r>
          <w:rPr>
            <w:rFonts w:ascii="Cambria Math" w:hAnsi="Cambria Math"/>
            <w:sz w:val="24"/>
            <w:rPrChange w:id="829" w:author="Rossella Falcone" w:date="2026-03-19T17:13:00Z" w16du:dateUtc="2026-03-19T21:13:00Z">
              <w:rPr>
                <w:rFonts w:ascii="Cambria Math" w:hAnsi="Cambria Math"/>
              </w:rPr>
            </w:rPrChange>
          </w:rPr>
          <m:t>P</m:t>
        </m:r>
        <m:d>
          <m:dPr>
            <m:ctrlPr>
              <w:rPr>
                <w:rFonts w:ascii="Cambria Math" w:hAnsi="Cambria Math"/>
                <w:sz w:val="24"/>
              </w:rPr>
            </m:ctrlPr>
          </m:dPr>
          <m:e>
            <m:r>
              <m:rPr>
                <m:nor/>
              </m:rPr>
              <w:rPr>
                <w:rFonts w:ascii="Times New Roman" w:hAnsi="Times New Roman"/>
                <w:sz w:val="24"/>
                <w:rPrChange w:id="830" w:author="Rossella Falcone" w:date="2026-03-19T17:13:00Z" w16du:dateUtc="2026-03-19T21:13:00Z">
                  <w:rPr>
                    <w:rFonts w:ascii="Cambria Math" w:hAnsi="Cambria Math"/>
                  </w:rPr>
                </w:rPrChange>
              </w:rPr>
              <m:t>offer identity</m:t>
            </m:r>
          </m:e>
        </m:d>
      </m:oMath>
      <w:r w:rsidR="00C84589" w:rsidRPr="008409C8">
        <w:rPr>
          <w:rFonts w:ascii="Times New Roman" w:eastAsia="Times New Roman" w:hAnsi="Times New Roman" w:cs="Times New Roman"/>
          <w:color w:val="000000"/>
          <w:sz w:val="24"/>
          <w:szCs w:val="24"/>
        </w:rPr>
        <w:t xml:space="preserve"> for the two monkeys. </w:t>
      </w:r>
      <w:del w:id="831" w:author="Rossella Falcone" w:date="2026-03-19T17:13:00Z" w16du:dateUtc="2026-03-19T21:13:00Z">
        <w:r>
          <w:rPr>
            <w:rFonts w:ascii="Times New Roman" w:eastAsia="Times New Roman" w:hAnsi="Times New Roman" w:cs="Times New Roman"/>
            <w:color w:val="000000"/>
            <w:sz w:val="24"/>
            <w:szCs w:val="24"/>
          </w:rPr>
          <w:delText xml:space="preserve"> </w:delText>
        </w:r>
        <w:r w:rsidR="001E6EBE">
          <w:rPr>
            <w:rFonts w:ascii="Times New Roman" w:eastAsia="Times New Roman" w:hAnsi="Times New Roman" w:cs="Times New Roman"/>
            <w:color w:val="000000"/>
            <w:sz w:val="24"/>
            <w:szCs w:val="24"/>
          </w:rPr>
          <w:delText>In</w:delText>
        </w:r>
      </w:del>
      <w:ins w:id="832" w:author="Rossella Falcone" w:date="2026-03-19T17:13:00Z" w16du:dateUtc="2026-03-19T21:13:00Z">
        <w:r w:rsidR="00F43FA2" w:rsidRPr="008409C8">
          <w:rPr>
            <w:rFonts w:ascii="Times New Roman" w:eastAsia="Times New Roman" w:hAnsi="Times New Roman" w:cs="Times New Roman"/>
            <w:color w:val="000000"/>
            <w:sz w:val="24"/>
            <w:szCs w:val="24"/>
          </w:rPr>
          <w:t>For</w:t>
        </w:r>
      </w:ins>
      <w:r w:rsidR="001E6EBE" w:rsidRPr="008409C8">
        <w:rPr>
          <w:rFonts w:ascii="Times New Roman" w:eastAsia="Times New Roman" w:hAnsi="Times New Roman" w:cs="Times New Roman"/>
          <w:color w:val="000000"/>
          <w:sz w:val="24"/>
          <w:szCs w:val="24"/>
        </w:rPr>
        <w:t xml:space="preserve"> Monkey S, w</w:t>
      </w:r>
      <w:r w:rsidRPr="008409C8">
        <w:rPr>
          <w:rFonts w:ascii="Times New Roman" w:eastAsia="Times New Roman" w:hAnsi="Times New Roman" w:cs="Times New Roman"/>
          <w:color w:val="000000"/>
          <w:sz w:val="24"/>
          <w:szCs w:val="24"/>
        </w:rPr>
        <w:t>e found that</w:t>
      </w:r>
      <m:oMath>
        <m:r>
          <w:rPr>
            <w:rFonts w:ascii="Cambria Math" w:hAnsi="Cambria Math"/>
            <w:sz w:val="24"/>
            <w:rPrChange w:id="833" w:author="Rossella Falcone" w:date="2026-03-19T17:13:00Z" w16du:dateUtc="2026-03-19T21:13:00Z">
              <w:rPr>
                <w:rFonts w:ascii="Cambria Math" w:hAnsi="Cambria Math"/>
              </w:rPr>
            </w:rPrChange>
          </w:rPr>
          <m:t xml:space="preserve"> P</m:t>
        </m:r>
        <m:d>
          <m:dPr>
            <m:ctrlPr>
              <w:rPr>
                <w:rFonts w:ascii="Cambria Math" w:hAnsi="Cambria Math"/>
                <w:sz w:val="24"/>
              </w:rPr>
            </m:ctrlPr>
          </m:dPr>
          <m:e>
            <m:r>
              <m:rPr>
                <m:nor/>
              </m:rPr>
              <w:rPr>
                <w:rFonts w:ascii="Times New Roman" w:hAnsi="Times New Roman"/>
                <w:sz w:val="24"/>
                <w:rPrChange w:id="834" w:author="Rossella Falcone" w:date="2026-03-19T17:13:00Z" w16du:dateUtc="2026-03-19T21:13:00Z">
                  <w:rPr>
                    <w:rFonts w:ascii="Cambria Math" w:hAnsi="Cambria Math"/>
                  </w:rPr>
                </w:rPrChange>
              </w:rPr>
              <m:t>offer identity</m:t>
            </m:r>
          </m:e>
        </m:d>
      </m:oMath>
      <w:r w:rsidRPr="008409C8">
        <w:rPr>
          <w:rFonts w:ascii="Times New Roman" w:eastAsia="Times New Roman" w:hAnsi="Times New Roman" w:cs="Times New Roman"/>
          <w:color w:val="000000"/>
          <w:sz w:val="24"/>
          <w:szCs w:val="24"/>
        </w:rPr>
        <w:t xml:space="preserve"> </w:t>
      </w:r>
      <w:r w:rsidR="001E6EBE" w:rsidRPr="008409C8">
        <w:rPr>
          <w:rFonts w:ascii="Times New Roman" w:eastAsia="Times New Roman" w:hAnsi="Times New Roman" w:cs="Times New Roman"/>
          <w:color w:val="000000"/>
          <w:sz w:val="24"/>
          <w:szCs w:val="24"/>
        </w:rPr>
        <w:t>wa</w:t>
      </w:r>
      <w:r w:rsidRPr="008409C8">
        <w:rPr>
          <w:rFonts w:ascii="Times New Roman" w:eastAsia="Times New Roman" w:hAnsi="Times New Roman" w:cs="Times New Roman"/>
          <w:color w:val="000000"/>
          <w:sz w:val="24"/>
          <w:szCs w:val="24"/>
        </w:rPr>
        <w:t xml:space="preserve">s significantly higher than </w:t>
      </w:r>
      <m:oMath>
        <m:bar>
          <m:barPr>
            <m:pos m:val="top"/>
            <m:ctrlPr>
              <w:rPr>
                <w:rFonts w:ascii="Cambria Math" w:hAnsi="Cambria Math"/>
                <w:sz w:val="24"/>
              </w:rPr>
            </m:ctrlPr>
          </m:barPr>
          <m:e>
            <m:r>
              <w:rPr>
                <w:rFonts w:ascii="Cambria Math" w:hAnsi="Cambria Math"/>
                <w:sz w:val="24"/>
                <w:rPrChange w:id="835" w:author="Rossella Falcone" w:date="2026-03-19T17:13:00Z" w16du:dateUtc="2026-03-19T21:13:00Z">
                  <w:rPr>
                    <w:rFonts w:ascii="Cambria Math" w:hAnsi="Cambria Math"/>
                  </w:rPr>
                </w:rPrChange>
              </w:rPr>
              <m:t>P</m:t>
            </m:r>
          </m:e>
        </m:bar>
        <m:d>
          <m:dPr>
            <m:ctrlPr>
              <w:rPr>
                <w:rFonts w:ascii="Cambria Math" w:hAnsi="Cambria Math"/>
                <w:sz w:val="24"/>
              </w:rPr>
            </m:ctrlPr>
          </m:dPr>
          <m:e>
            <m:r>
              <m:rPr>
                <m:sty m:val="p"/>
              </m:rPr>
              <w:rPr>
                <w:rFonts w:ascii="Cambria Math" w:hAnsi="Cambria Math"/>
                <w:sz w:val="24"/>
                <w:rPrChange w:id="836" w:author="Rossella Falcone" w:date="2026-03-19T17:13:00Z" w16du:dateUtc="2026-03-19T21:13:00Z">
                  <w:rPr>
                    <w:rFonts w:ascii="Cambria Math" w:hAnsi="Cambria Math"/>
                  </w:rPr>
                </w:rPrChange>
              </w:rPr>
              <m:t>offer identity</m:t>
            </m:r>
          </m:e>
        </m:d>
      </m:oMath>
      <w:r w:rsidRPr="008409C8">
        <w:rPr>
          <w:rFonts w:ascii="Times New Roman" w:eastAsia="Times New Roman" w:hAnsi="Times New Roman" w:cs="Times New Roman"/>
          <w:color w:val="000000"/>
          <w:sz w:val="24"/>
          <w:szCs w:val="24"/>
        </w:rPr>
        <w:t xml:space="preserve">, from around 200ms after </w:t>
      </w:r>
      <w:ins w:id="837" w:author="Rossella Falcone" w:date="2026-03-19T17:13:00Z" w16du:dateUtc="2026-03-19T21:13:00Z">
        <w:r w:rsidR="00F43FA2" w:rsidRPr="008409C8">
          <w:rPr>
            <w:rFonts w:ascii="Times New Roman" w:eastAsia="Times New Roman" w:hAnsi="Times New Roman" w:cs="Times New Roman"/>
            <w:color w:val="000000"/>
            <w:sz w:val="24"/>
            <w:szCs w:val="24"/>
          </w:rPr>
          <w:t xml:space="preserve">the </w:t>
        </w:r>
      </w:ins>
      <w:r w:rsidR="008E1517" w:rsidRPr="008409C8">
        <w:rPr>
          <w:rFonts w:ascii="Times New Roman" w:eastAsia="Times New Roman" w:hAnsi="Times New Roman" w:cs="Times New Roman"/>
          <w:color w:val="000000"/>
          <w:sz w:val="24"/>
          <w:szCs w:val="24"/>
        </w:rPr>
        <w:t>offer</w:t>
      </w:r>
      <w:r w:rsidRPr="008409C8">
        <w:rPr>
          <w:rFonts w:ascii="Times New Roman" w:eastAsia="Times New Roman" w:hAnsi="Times New Roman" w:cs="Times New Roman"/>
          <w:color w:val="000000"/>
          <w:sz w:val="24"/>
          <w:szCs w:val="24"/>
        </w:rPr>
        <w:t xml:space="preserve"> onset (Fig. </w:t>
      </w:r>
      <w:ins w:id="838" w:author="Siyu Wang" w:date="2026-03-22T21:44:00Z" w16du:dateUtc="2026-03-23T01:44:00Z">
        <w:r w:rsidR="0043549A">
          <w:rPr>
            <w:rFonts w:ascii="Times New Roman" w:eastAsia="Times New Roman" w:hAnsi="Times New Roman" w:cs="Times New Roman"/>
            <w:color w:val="000000"/>
            <w:sz w:val="24"/>
            <w:szCs w:val="24"/>
          </w:rPr>
          <w:t>7</w:t>
        </w:r>
      </w:ins>
      <w:del w:id="839" w:author="Siyu Wang" w:date="2026-03-22T21:44:00Z" w16du:dateUtc="2026-03-23T01:44:00Z">
        <w:r w:rsidR="005766B7" w:rsidRPr="008409C8" w:rsidDel="0043549A">
          <w:rPr>
            <w:rFonts w:ascii="Times New Roman" w:eastAsia="Times New Roman" w:hAnsi="Times New Roman" w:cs="Times New Roman"/>
            <w:color w:val="000000"/>
            <w:sz w:val="24"/>
            <w:szCs w:val="24"/>
          </w:rPr>
          <w:delText>8</w:delText>
        </w:r>
      </w:del>
      <w:r w:rsidR="005766B7" w:rsidRPr="008409C8">
        <w:rPr>
          <w:rFonts w:ascii="Times New Roman" w:eastAsia="Times New Roman" w:hAnsi="Times New Roman" w:cs="Times New Roman"/>
          <w:color w:val="000000"/>
          <w:sz w:val="24"/>
          <w:szCs w:val="24"/>
        </w:rPr>
        <w:t>E</w:t>
      </w:r>
      <w:r w:rsidRPr="008409C8">
        <w:rPr>
          <w:rFonts w:ascii="Times New Roman" w:eastAsia="Times New Roman" w:hAnsi="Times New Roman" w:cs="Times New Roman"/>
          <w:color w:val="000000"/>
          <w:sz w:val="24"/>
          <w:szCs w:val="24"/>
        </w:rPr>
        <w:t xml:space="preserve">). </w:t>
      </w:r>
      <w:r w:rsidR="006D2C8B" w:rsidRPr="008409C8">
        <w:rPr>
          <w:rFonts w:ascii="Times New Roman" w:eastAsia="Times New Roman" w:hAnsi="Times New Roman" w:cs="Times New Roman"/>
          <w:color w:val="000000"/>
          <w:sz w:val="24"/>
          <w:szCs w:val="24"/>
        </w:rPr>
        <w:t>In contrast</w:t>
      </w:r>
      <w:r w:rsidR="001E6EBE" w:rsidRPr="008409C8">
        <w:rPr>
          <w:rFonts w:ascii="Times New Roman" w:eastAsia="Times New Roman" w:hAnsi="Times New Roman" w:cs="Times New Roman"/>
          <w:color w:val="000000"/>
          <w:sz w:val="24"/>
          <w:szCs w:val="24"/>
        </w:rPr>
        <w:t xml:space="preserve">, </w:t>
      </w:r>
      <w:del w:id="840" w:author="Rossella Falcone" w:date="2026-03-19T17:13:00Z" w16du:dateUtc="2026-03-19T21:13:00Z">
        <w:r>
          <w:rPr>
            <w:rFonts w:ascii="Times New Roman" w:eastAsia="Times New Roman" w:hAnsi="Times New Roman" w:cs="Times New Roman"/>
            <w:color w:val="000000"/>
            <w:sz w:val="24"/>
            <w:szCs w:val="24"/>
          </w:rPr>
          <w:delText>Monkey T did not show</w:delText>
        </w:r>
      </w:del>
      <w:ins w:id="841" w:author="Rossella Falcone" w:date="2026-03-19T17:13:00Z" w16du:dateUtc="2026-03-19T21:13:00Z">
        <w:r w:rsidR="00F43FA2" w:rsidRPr="008409C8">
          <w:rPr>
            <w:rFonts w:ascii="Times New Roman" w:eastAsia="Times New Roman" w:hAnsi="Times New Roman" w:cs="Times New Roman"/>
            <w:color w:val="000000"/>
            <w:sz w:val="24"/>
            <w:szCs w:val="24"/>
          </w:rPr>
          <w:t>no</w:t>
        </w:r>
      </w:ins>
      <w:r w:rsidR="00F43FA2" w:rsidRPr="008409C8">
        <w:rPr>
          <w:rFonts w:ascii="Times New Roman" w:eastAsia="Times New Roman" w:hAnsi="Times New Roman" w:cs="Times New Roman"/>
          <w:color w:val="000000"/>
          <w:sz w:val="24"/>
          <w:szCs w:val="24"/>
        </w:rPr>
        <w:t xml:space="preserve"> such </w:t>
      </w:r>
      <w:del w:id="842" w:author="Rossella Falcone" w:date="2026-03-19T17:13:00Z" w16du:dateUtc="2026-03-19T21:13:00Z">
        <w:r>
          <w:rPr>
            <w:rFonts w:ascii="Times New Roman" w:eastAsia="Times New Roman" w:hAnsi="Times New Roman" w:cs="Times New Roman"/>
            <w:color w:val="000000"/>
            <w:sz w:val="24"/>
            <w:szCs w:val="24"/>
          </w:rPr>
          <w:delText xml:space="preserve">a </w:delText>
        </w:r>
      </w:del>
      <w:r w:rsidR="00F43FA2" w:rsidRPr="008409C8">
        <w:rPr>
          <w:rFonts w:ascii="Times New Roman" w:eastAsia="Times New Roman" w:hAnsi="Times New Roman" w:cs="Times New Roman"/>
          <w:color w:val="000000"/>
          <w:sz w:val="24"/>
          <w:szCs w:val="24"/>
        </w:rPr>
        <w:t>difference</w:t>
      </w:r>
      <w:ins w:id="843" w:author="Rossella Falcone" w:date="2026-03-19T17:13:00Z" w16du:dateUtc="2026-03-19T21:13:00Z">
        <w:r w:rsidR="00F43FA2" w:rsidRPr="008409C8">
          <w:rPr>
            <w:rFonts w:ascii="Times New Roman" w:eastAsia="Times New Roman" w:hAnsi="Times New Roman" w:cs="Times New Roman"/>
            <w:color w:val="000000"/>
            <w:sz w:val="24"/>
            <w:szCs w:val="24"/>
          </w:rPr>
          <w:t xml:space="preserve"> was observed in </w:t>
        </w:r>
        <w:r w:rsidRPr="008409C8">
          <w:rPr>
            <w:rFonts w:ascii="Times New Roman" w:eastAsia="Times New Roman" w:hAnsi="Times New Roman" w:cs="Times New Roman"/>
            <w:color w:val="000000"/>
            <w:sz w:val="24"/>
            <w:szCs w:val="24"/>
          </w:rPr>
          <w:t>Monkey T</w:t>
        </w:r>
      </w:ins>
      <w:r w:rsidRPr="008409C8">
        <w:rPr>
          <w:rFonts w:ascii="Times New Roman" w:eastAsia="Times New Roman" w:hAnsi="Times New Roman" w:cs="Times New Roman"/>
          <w:color w:val="000000"/>
          <w:sz w:val="24"/>
          <w:szCs w:val="24"/>
        </w:rPr>
        <w:t>, suggesting that</w:t>
      </w:r>
      <w:r w:rsidR="004449AF" w:rsidRPr="008409C8">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 xml:space="preserve">reward and delay </w:t>
      </w:r>
      <w:r w:rsidR="006D2C8B" w:rsidRPr="008409C8">
        <w:rPr>
          <w:rFonts w:ascii="Times New Roman" w:eastAsia="Times New Roman" w:hAnsi="Times New Roman" w:cs="Times New Roman"/>
          <w:color w:val="000000"/>
          <w:sz w:val="24"/>
          <w:szCs w:val="24"/>
        </w:rPr>
        <w:t>were</w:t>
      </w:r>
      <w:r w:rsidRPr="008409C8">
        <w:rPr>
          <w:rFonts w:ascii="Times New Roman" w:eastAsia="Times New Roman" w:hAnsi="Times New Roman" w:cs="Times New Roman"/>
          <w:color w:val="000000"/>
          <w:sz w:val="24"/>
          <w:szCs w:val="24"/>
        </w:rPr>
        <w:t xml:space="preserve"> </w:t>
      </w:r>
      <w:r w:rsidR="008E1517" w:rsidRPr="008409C8">
        <w:rPr>
          <w:rFonts w:ascii="Times New Roman" w:eastAsia="Times New Roman" w:hAnsi="Times New Roman" w:cs="Times New Roman"/>
          <w:color w:val="000000"/>
          <w:sz w:val="24"/>
          <w:szCs w:val="24"/>
        </w:rPr>
        <w:t xml:space="preserve">represented </w:t>
      </w:r>
      <w:r w:rsidRPr="008409C8">
        <w:rPr>
          <w:rFonts w:ascii="Times New Roman" w:eastAsia="Times New Roman" w:hAnsi="Times New Roman" w:cs="Times New Roman"/>
          <w:color w:val="000000"/>
          <w:sz w:val="24"/>
          <w:szCs w:val="24"/>
        </w:rPr>
        <w:t>independently</w:t>
      </w:r>
      <w:r w:rsidR="006D2C8B" w:rsidRPr="008409C8">
        <w:rPr>
          <w:rFonts w:ascii="Times New Roman" w:eastAsia="Times New Roman" w:hAnsi="Times New Roman" w:cs="Times New Roman"/>
          <w:color w:val="000000"/>
          <w:sz w:val="24"/>
          <w:szCs w:val="24"/>
        </w:rPr>
        <w:t xml:space="preserve"> </w:t>
      </w:r>
      <w:r w:rsidR="008E1517" w:rsidRPr="008409C8">
        <w:rPr>
          <w:rFonts w:ascii="Times New Roman" w:eastAsia="Times New Roman" w:hAnsi="Times New Roman" w:cs="Times New Roman"/>
          <w:color w:val="000000"/>
          <w:sz w:val="24"/>
          <w:szCs w:val="24"/>
        </w:rPr>
        <w:t>without integration</w:t>
      </w:r>
      <w:r w:rsidR="004449AF" w:rsidRPr="008409C8">
        <w:rPr>
          <w:rFonts w:ascii="Times New Roman" w:eastAsia="Times New Roman" w:hAnsi="Times New Roman" w:cs="Times New Roman"/>
          <w:color w:val="000000"/>
          <w:sz w:val="24"/>
          <w:szCs w:val="24"/>
        </w:rPr>
        <w:t xml:space="preserve"> </w:t>
      </w:r>
      <w:ins w:id="844" w:author="Siyu Wang" w:date="2026-03-22T21:44:00Z" w16du:dateUtc="2026-03-23T01:44:00Z">
        <w:r w:rsidR="001141CE">
          <w:rPr>
            <w:rFonts w:ascii="Times New Roman" w:eastAsia="Times New Roman" w:hAnsi="Times New Roman" w:cs="Times New Roman"/>
            <w:color w:val="000000"/>
            <w:sz w:val="24"/>
            <w:szCs w:val="24"/>
          </w:rPr>
          <w:t xml:space="preserve">in </w:t>
        </w:r>
      </w:ins>
      <w:ins w:id="845" w:author="Siyu Wang" w:date="2026-03-22T21:45:00Z" w16du:dateUtc="2026-03-23T01:45:00Z">
        <w:r w:rsidR="001141CE">
          <w:rPr>
            <w:rFonts w:ascii="Times New Roman" w:eastAsia="Times New Roman" w:hAnsi="Times New Roman" w:cs="Times New Roman"/>
            <w:color w:val="000000"/>
            <w:sz w:val="24"/>
            <w:szCs w:val="24"/>
          </w:rPr>
          <w:t>Monkey T</w:t>
        </w:r>
      </w:ins>
      <w:ins w:id="846" w:author="Siyu Wang" w:date="2026-03-22T22:01:00Z" w16du:dateUtc="2026-03-23T02:01:00Z">
        <w:r w:rsidR="00DA4825">
          <w:rPr>
            <w:rFonts w:ascii="Times New Roman" w:eastAsia="Times New Roman" w:hAnsi="Times New Roman" w:cs="Times New Roman"/>
            <w:color w:val="000000"/>
            <w:sz w:val="24"/>
            <w:szCs w:val="24"/>
          </w:rPr>
          <w:t xml:space="preserve"> </w:t>
        </w:r>
      </w:ins>
      <w:r w:rsidRPr="008409C8">
        <w:rPr>
          <w:rFonts w:ascii="Times New Roman" w:eastAsia="Times New Roman" w:hAnsi="Times New Roman" w:cs="Times New Roman"/>
          <w:color w:val="000000"/>
          <w:sz w:val="24"/>
          <w:szCs w:val="24"/>
        </w:rPr>
        <w:t xml:space="preserve">(Fig. </w:t>
      </w:r>
      <w:ins w:id="847" w:author="Siyu Wang" w:date="2026-03-22T21:44:00Z" w16du:dateUtc="2026-03-23T01:44:00Z">
        <w:r w:rsidR="007F3309">
          <w:rPr>
            <w:rFonts w:ascii="Times New Roman" w:eastAsia="Times New Roman" w:hAnsi="Times New Roman" w:cs="Times New Roman"/>
            <w:color w:val="000000"/>
            <w:sz w:val="24"/>
            <w:szCs w:val="24"/>
          </w:rPr>
          <w:t>7</w:t>
        </w:r>
      </w:ins>
      <w:del w:id="848" w:author="Siyu Wang" w:date="2026-03-22T21:44:00Z" w16du:dateUtc="2026-03-23T01:44:00Z">
        <w:r w:rsidR="005766B7" w:rsidRPr="008409C8" w:rsidDel="007F3309">
          <w:rPr>
            <w:rFonts w:ascii="Times New Roman" w:eastAsia="Times New Roman" w:hAnsi="Times New Roman" w:cs="Times New Roman"/>
            <w:color w:val="000000"/>
            <w:sz w:val="24"/>
            <w:szCs w:val="24"/>
          </w:rPr>
          <w:delText>8</w:delText>
        </w:r>
      </w:del>
      <w:r w:rsidR="005766B7" w:rsidRPr="008409C8">
        <w:rPr>
          <w:rFonts w:ascii="Times New Roman" w:eastAsia="Times New Roman" w:hAnsi="Times New Roman" w:cs="Times New Roman"/>
          <w:color w:val="000000"/>
          <w:sz w:val="24"/>
          <w:szCs w:val="24"/>
        </w:rPr>
        <w:t>F</w:t>
      </w:r>
      <w:r w:rsidRPr="008409C8">
        <w:rPr>
          <w:rFonts w:ascii="Times New Roman" w:eastAsia="Times New Roman" w:hAnsi="Times New Roman" w:cs="Times New Roman"/>
          <w:color w:val="000000"/>
          <w:sz w:val="24"/>
          <w:szCs w:val="24"/>
        </w:rPr>
        <w:t xml:space="preserve">). </w:t>
      </w:r>
    </w:p>
    <w:p w14:paraId="4CB826D1" w14:textId="7B6E9826" w:rsidR="006D2C8B" w:rsidRDefault="008E1517">
      <w:pPr>
        <w:shd w:val="clear" w:color="auto" w:fill="FFFFFF"/>
        <w:spacing w:after="0" w:line="480" w:lineRule="auto"/>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T</w:t>
      </w:r>
      <w:r w:rsidR="006D2C8B" w:rsidRPr="008409C8">
        <w:rPr>
          <w:rFonts w:ascii="Times New Roman" w:eastAsia="Times New Roman" w:hAnsi="Times New Roman" w:cs="Times New Roman"/>
          <w:color w:val="000000"/>
          <w:sz w:val="24"/>
          <w:szCs w:val="24"/>
        </w:rPr>
        <w:t xml:space="preserve">hese results </w:t>
      </w:r>
      <w:r w:rsidRPr="008409C8">
        <w:rPr>
          <w:rFonts w:ascii="Times New Roman" w:eastAsia="Times New Roman" w:hAnsi="Times New Roman" w:cs="Times New Roman"/>
          <w:color w:val="000000"/>
          <w:sz w:val="24"/>
          <w:szCs w:val="24"/>
        </w:rPr>
        <w:t xml:space="preserve">align with the respective behavioral strategies of the two </w:t>
      </w:r>
      <w:r w:rsidR="00F52A16" w:rsidRPr="008409C8">
        <w:rPr>
          <w:rFonts w:ascii="Times New Roman" w:eastAsia="Times New Roman" w:hAnsi="Times New Roman" w:cs="Times New Roman"/>
          <w:color w:val="000000"/>
          <w:sz w:val="24"/>
          <w:szCs w:val="24"/>
        </w:rPr>
        <w:t>monkeys</w:t>
      </w:r>
      <w:r w:rsidRPr="008409C8">
        <w:rPr>
          <w:rFonts w:ascii="Times New Roman" w:eastAsia="Times New Roman" w:hAnsi="Times New Roman" w:cs="Times New Roman"/>
          <w:color w:val="000000"/>
          <w:sz w:val="24"/>
          <w:szCs w:val="24"/>
        </w:rPr>
        <w:t xml:space="preserve">. </w:t>
      </w:r>
      <w:r w:rsidR="006D2C8B" w:rsidRPr="008409C8">
        <w:rPr>
          <w:rFonts w:ascii="Times New Roman" w:eastAsia="Times New Roman" w:hAnsi="Times New Roman" w:cs="Times New Roman"/>
          <w:color w:val="000000"/>
          <w:sz w:val="24"/>
          <w:szCs w:val="24"/>
        </w:rPr>
        <w:t xml:space="preserve"> </w:t>
      </w:r>
    </w:p>
    <w:p w14:paraId="1D5F976D" w14:textId="77777777" w:rsidR="00E85010" w:rsidRPr="008409C8" w:rsidRDefault="00E85010">
      <w:pPr>
        <w:shd w:val="clear" w:color="auto" w:fill="FFFFFF"/>
        <w:spacing w:after="0" w:line="480" w:lineRule="auto"/>
        <w:rPr>
          <w:rFonts w:ascii="Times New Roman" w:eastAsia="Times New Roman" w:hAnsi="Times New Roman" w:cs="Times New Roman"/>
          <w:color w:val="000000"/>
          <w:sz w:val="24"/>
          <w:szCs w:val="24"/>
        </w:rPr>
      </w:pPr>
    </w:p>
    <w:p w14:paraId="3C316A4C" w14:textId="4B7AE907" w:rsidR="00A450CA" w:rsidRPr="008409C8" w:rsidRDefault="00000000">
      <w:pPr>
        <w:shd w:val="clear" w:color="auto" w:fill="FFFFFF"/>
        <w:spacing w:after="0" w:line="480" w:lineRule="auto"/>
        <w:rPr>
          <w:rFonts w:ascii="Times New Roman" w:eastAsia="Times New Roman" w:hAnsi="Times New Roman" w:cs="Times New Roman"/>
          <w:b/>
          <w:bCs/>
          <w:color w:val="000000" w:themeColor="text1"/>
          <w:sz w:val="24"/>
          <w:szCs w:val="24"/>
        </w:rPr>
      </w:pPr>
      <w:r w:rsidRPr="008409C8">
        <w:rPr>
          <w:rFonts w:ascii="Times New Roman" w:eastAsia="Times New Roman" w:hAnsi="Times New Roman" w:cs="Times New Roman"/>
          <w:b/>
          <w:bCs/>
          <w:color w:val="000000" w:themeColor="text1"/>
          <w:sz w:val="24"/>
          <w:szCs w:val="24"/>
        </w:rPr>
        <w:t>Discussion</w:t>
      </w:r>
    </w:p>
    <w:p w14:paraId="2CF03FAD" w14:textId="210C6A0C" w:rsidR="00BB03D5" w:rsidRPr="008409C8" w:rsidRDefault="00334D80" w:rsidP="00A357BC">
      <w:pPr>
        <w:shd w:val="clear" w:color="auto" w:fill="FFFFFF"/>
        <w:spacing w:after="0" w:line="480" w:lineRule="auto"/>
        <w:ind w:firstLine="360"/>
        <w:rPr>
          <w:rFonts w:ascii="Times New Roman" w:eastAsia="Times New Roman" w:hAnsi="Times New Roman" w:cs="Times New Roman"/>
          <w:color w:val="000000" w:themeColor="text1"/>
          <w:sz w:val="24"/>
          <w:szCs w:val="24"/>
        </w:rPr>
      </w:pPr>
      <w:r w:rsidRPr="008409C8">
        <w:rPr>
          <w:rFonts w:ascii="Times New Roman" w:eastAsia="Times New Roman" w:hAnsi="Times New Roman" w:cs="Times New Roman"/>
          <w:color w:val="000000" w:themeColor="text1"/>
          <w:sz w:val="24"/>
          <w:szCs w:val="24"/>
        </w:rPr>
        <w:t>In this work, we</w:t>
      </w:r>
      <w:r w:rsidR="000D5E79" w:rsidRPr="008409C8">
        <w:rPr>
          <w:rFonts w:ascii="Times New Roman" w:eastAsia="Times New Roman" w:hAnsi="Times New Roman" w:cs="Times New Roman"/>
          <w:color w:val="000000" w:themeColor="text1"/>
          <w:sz w:val="24"/>
          <w:szCs w:val="24"/>
        </w:rPr>
        <w:t xml:space="preserve"> trained two monkeys to perform a two-step temporal discounting task</w:t>
      </w:r>
      <w:del w:id="849" w:author="Rossella Falcone" w:date="2026-03-19T17:13:00Z" w16du:dateUtc="2026-03-19T21:13:00Z">
        <w:r w:rsidR="000D5E79">
          <w:rPr>
            <w:rFonts w:ascii="Times New Roman" w:eastAsia="Times New Roman" w:hAnsi="Times New Roman" w:cs="Times New Roman"/>
            <w:color w:val="000000" w:themeColor="text1"/>
            <w:sz w:val="24"/>
            <w:szCs w:val="24"/>
          </w:rPr>
          <w:delText xml:space="preserve"> in which they made</w:delText>
        </w:r>
      </w:del>
      <w:ins w:id="850" w:author="Rossella Falcone" w:date="2026-03-19T17:13:00Z" w16du:dateUtc="2026-03-19T21:13:00Z">
        <w:r w:rsidR="00D11FD4">
          <w:rPr>
            <w:rFonts w:ascii="Times New Roman" w:eastAsia="Times New Roman" w:hAnsi="Times New Roman" w:cs="Times New Roman"/>
            <w:color w:val="000000" w:themeColor="text1"/>
            <w:sz w:val="24"/>
            <w:szCs w:val="24"/>
          </w:rPr>
          <w:t>. They were</w:t>
        </w:r>
        <w:r w:rsidR="000D5E79"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required to make</w:t>
        </w:r>
      </w:ins>
      <w:r w:rsidR="000D5E79" w:rsidRPr="008409C8">
        <w:rPr>
          <w:rFonts w:ascii="Times New Roman" w:eastAsia="Times New Roman" w:hAnsi="Times New Roman" w:cs="Times New Roman"/>
          <w:color w:val="000000" w:themeColor="text1"/>
          <w:sz w:val="24"/>
          <w:szCs w:val="24"/>
        </w:rPr>
        <w:t xml:space="preserve"> accept</w:t>
      </w:r>
      <w:r w:rsidR="00B7113C" w:rsidRPr="008409C8">
        <w:rPr>
          <w:rFonts w:ascii="Times New Roman" w:eastAsia="Times New Roman" w:hAnsi="Times New Roman" w:cs="Times New Roman"/>
          <w:color w:val="000000" w:themeColor="text1"/>
          <w:sz w:val="24"/>
          <w:szCs w:val="24"/>
        </w:rPr>
        <w:t xml:space="preserve"> or </w:t>
      </w:r>
      <w:r w:rsidR="000D5E79" w:rsidRPr="008409C8">
        <w:rPr>
          <w:rFonts w:ascii="Times New Roman" w:eastAsia="Times New Roman" w:hAnsi="Times New Roman" w:cs="Times New Roman"/>
          <w:color w:val="000000" w:themeColor="text1"/>
          <w:sz w:val="24"/>
          <w:szCs w:val="24"/>
        </w:rPr>
        <w:t xml:space="preserve">reject decisions </w:t>
      </w:r>
      <w:del w:id="851" w:author="Rossella Falcone" w:date="2026-03-19T17:13:00Z" w16du:dateUtc="2026-03-19T21:13:00Z">
        <w:r w:rsidR="000D5E79">
          <w:rPr>
            <w:rFonts w:ascii="Times New Roman" w:eastAsia="Times New Roman" w:hAnsi="Times New Roman" w:cs="Times New Roman"/>
            <w:color w:val="000000" w:themeColor="text1"/>
            <w:sz w:val="24"/>
            <w:szCs w:val="24"/>
          </w:rPr>
          <w:delText>of</w:delText>
        </w:r>
      </w:del>
      <w:ins w:id="852" w:author="Rossella Falcone" w:date="2026-03-19T17:13:00Z" w16du:dateUtc="2026-03-19T21:13:00Z">
        <w:r w:rsidR="00D11FD4">
          <w:rPr>
            <w:rFonts w:ascii="Times New Roman" w:eastAsia="Times New Roman" w:hAnsi="Times New Roman" w:cs="Times New Roman"/>
            <w:color w:val="000000" w:themeColor="text1"/>
            <w:sz w:val="24"/>
            <w:szCs w:val="24"/>
          </w:rPr>
          <w:t>regarding</w:t>
        </w:r>
      </w:ins>
      <w:r w:rsidR="00D11FD4" w:rsidRPr="008409C8">
        <w:rPr>
          <w:rFonts w:ascii="Times New Roman" w:eastAsia="Times New Roman" w:hAnsi="Times New Roman" w:cs="Times New Roman"/>
          <w:color w:val="000000" w:themeColor="text1"/>
          <w:sz w:val="24"/>
          <w:szCs w:val="24"/>
        </w:rPr>
        <w:t xml:space="preserve"> </w:t>
      </w:r>
      <w:r w:rsidR="000D5E79" w:rsidRPr="008409C8">
        <w:rPr>
          <w:rFonts w:ascii="Times New Roman" w:eastAsia="Times New Roman" w:hAnsi="Times New Roman" w:cs="Times New Roman"/>
          <w:color w:val="000000" w:themeColor="text1"/>
          <w:sz w:val="24"/>
          <w:szCs w:val="24"/>
        </w:rPr>
        <w:t>delayed reward offers</w:t>
      </w:r>
      <w:r w:rsidR="00EC096E" w:rsidRPr="008409C8">
        <w:rPr>
          <w:rFonts w:ascii="Times New Roman" w:eastAsia="Times New Roman" w:hAnsi="Times New Roman" w:cs="Times New Roman"/>
          <w:color w:val="000000" w:themeColor="text1"/>
          <w:sz w:val="24"/>
          <w:szCs w:val="24"/>
        </w:rPr>
        <w:t xml:space="preserve"> by releasing a </w:t>
      </w:r>
      <w:r w:rsidR="00EC096E" w:rsidRPr="008409C8">
        <w:rPr>
          <w:rFonts w:ascii="Times New Roman" w:eastAsia="Times New Roman" w:hAnsi="Times New Roman" w:cs="Times New Roman"/>
          <w:color w:val="000000" w:themeColor="text1"/>
          <w:sz w:val="24"/>
          <w:szCs w:val="24"/>
        </w:rPr>
        <w:lastRenderedPageBreak/>
        <w:t xml:space="preserve">lever when the </w:t>
      </w:r>
      <w:del w:id="853" w:author="Rossella Falcone" w:date="2026-03-19T17:13:00Z" w16du:dateUtc="2026-03-19T21:13:00Z">
        <w:r w:rsidR="00EC096E">
          <w:rPr>
            <w:rFonts w:ascii="Times New Roman" w:eastAsia="Times New Roman" w:hAnsi="Times New Roman" w:cs="Times New Roman"/>
            <w:color w:val="000000" w:themeColor="text1"/>
            <w:sz w:val="24"/>
            <w:szCs w:val="24"/>
          </w:rPr>
          <w:delText xml:space="preserve">accept </w:delText>
        </w:r>
      </w:del>
      <w:r w:rsidR="00EC096E" w:rsidRPr="008409C8">
        <w:rPr>
          <w:rFonts w:ascii="Times New Roman" w:eastAsia="Times New Roman" w:hAnsi="Times New Roman" w:cs="Times New Roman"/>
          <w:color w:val="000000" w:themeColor="text1"/>
          <w:sz w:val="24"/>
          <w:szCs w:val="24"/>
        </w:rPr>
        <w:t xml:space="preserve">purple </w:t>
      </w:r>
      <w:del w:id="854" w:author="Rossella Falcone" w:date="2026-03-19T17:13:00Z" w16du:dateUtc="2026-03-19T21:13:00Z">
        <w:r w:rsidR="00EC096E">
          <w:rPr>
            <w:rFonts w:ascii="Times New Roman" w:eastAsia="Times New Roman" w:hAnsi="Times New Roman" w:cs="Times New Roman"/>
            <w:color w:val="000000" w:themeColor="text1"/>
            <w:sz w:val="24"/>
            <w:szCs w:val="24"/>
          </w:rPr>
          <w:delText>go signal</w:delText>
        </w:r>
      </w:del>
      <w:ins w:id="855" w:author="Rossella Falcone" w:date="2026-03-19T17:13:00Z" w16du:dateUtc="2026-03-19T21:13:00Z">
        <w:r w:rsidR="00D11FD4">
          <w:rPr>
            <w:rFonts w:ascii="Times New Roman" w:eastAsia="Times New Roman" w:hAnsi="Times New Roman" w:cs="Times New Roman"/>
            <w:color w:val="000000" w:themeColor="text1"/>
            <w:sz w:val="24"/>
            <w:szCs w:val="24"/>
          </w:rPr>
          <w:t>‘</w:t>
        </w:r>
        <w:r w:rsidR="00D11FD4" w:rsidRPr="008409C8">
          <w:rPr>
            <w:rFonts w:ascii="Times New Roman" w:eastAsia="Times New Roman" w:hAnsi="Times New Roman" w:cs="Times New Roman"/>
            <w:color w:val="000000" w:themeColor="text1"/>
            <w:sz w:val="24"/>
            <w:szCs w:val="24"/>
          </w:rPr>
          <w:t>accept</w:t>
        </w:r>
        <w:r w:rsidR="00D11FD4">
          <w:rPr>
            <w:rFonts w:ascii="Times New Roman" w:eastAsia="Times New Roman" w:hAnsi="Times New Roman" w:cs="Times New Roman"/>
            <w:color w:val="000000" w:themeColor="text1"/>
            <w:sz w:val="24"/>
            <w:szCs w:val="24"/>
          </w:rPr>
          <w:t>’</w:t>
        </w:r>
      </w:ins>
      <w:r w:rsidR="00D11FD4" w:rsidRPr="008409C8">
        <w:rPr>
          <w:rFonts w:ascii="Times New Roman" w:eastAsia="Times New Roman" w:hAnsi="Times New Roman" w:cs="Times New Roman"/>
          <w:color w:val="000000" w:themeColor="text1"/>
          <w:sz w:val="24"/>
          <w:szCs w:val="24"/>
        </w:rPr>
        <w:t xml:space="preserve"> </w:t>
      </w:r>
      <w:r w:rsidR="00B7113C" w:rsidRPr="008409C8">
        <w:rPr>
          <w:rFonts w:ascii="Times New Roman" w:eastAsia="Times New Roman" w:hAnsi="Times New Roman" w:cs="Times New Roman"/>
          <w:color w:val="000000" w:themeColor="text1"/>
          <w:sz w:val="24"/>
          <w:szCs w:val="24"/>
        </w:rPr>
        <w:t>or</w:t>
      </w:r>
      <w:r w:rsidR="00EC096E" w:rsidRPr="008409C8">
        <w:rPr>
          <w:rFonts w:ascii="Times New Roman" w:eastAsia="Times New Roman" w:hAnsi="Times New Roman" w:cs="Times New Roman"/>
          <w:color w:val="000000" w:themeColor="text1"/>
          <w:sz w:val="24"/>
          <w:szCs w:val="24"/>
        </w:rPr>
        <w:t xml:space="preserve"> </w:t>
      </w:r>
      <w:del w:id="856" w:author="Rossella Falcone" w:date="2026-03-19T17:13:00Z" w16du:dateUtc="2026-03-19T21:13:00Z">
        <w:r w:rsidR="00B02555">
          <w:rPr>
            <w:rFonts w:ascii="Times New Roman" w:eastAsia="Times New Roman" w:hAnsi="Times New Roman" w:cs="Times New Roman"/>
            <w:color w:val="000000" w:themeColor="text1"/>
            <w:sz w:val="24"/>
            <w:szCs w:val="24"/>
          </w:rPr>
          <w:delText xml:space="preserve">the </w:delText>
        </w:r>
        <w:r w:rsidR="00EC096E">
          <w:rPr>
            <w:rFonts w:ascii="Times New Roman" w:eastAsia="Times New Roman" w:hAnsi="Times New Roman" w:cs="Times New Roman"/>
            <w:color w:val="000000" w:themeColor="text1"/>
            <w:sz w:val="24"/>
            <w:szCs w:val="24"/>
          </w:rPr>
          <w:delText xml:space="preserve">reject </w:delText>
        </w:r>
      </w:del>
      <w:r w:rsidR="00EC096E" w:rsidRPr="008409C8">
        <w:rPr>
          <w:rFonts w:ascii="Times New Roman" w:eastAsia="Times New Roman" w:hAnsi="Times New Roman" w:cs="Times New Roman"/>
          <w:color w:val="000000" w:themeColor="text1"/>
          <w:sz w:val="24"/>
          <w:szCs w:val="24"/>
        </w:rPr>
        <w:t xml:space="preserve">yellow </w:t>
      </w:r>
      <w:ins w:id="857" w:author="Rossella Falcone" w:date="2026-03-19T17:13:00Z" w16du:dateUtc="2026-03-19T21:13:00Z">
        <w:r w:rsidR="00D11FD4">
          <w:rPr>
            <w:rFonts w:ascii="Times New Roman" w:eastAsia="Times New Roman" w:hAnsi="Times New Roman" w:cs="Times New Roman"/>
            <w:color w:val="000000" w:themeColor="text1"/>
            <w:sz w:val="24"/>
            <w:szCs w:val="24"/>
          </w:rPr>
          <w:t xml:space="preserve">‘reject’ </w:t>
        </w:r>
      </w:ins>
      <w:r w:rsidR="00EC096E" w:rsidRPr="008409C8">
        <w:rPr>
          <w:rFonts w:ascii="Times New Roman" w:eastAsia="Times New Roman" w:hAnsi="Times New Roman" w:cs="Times New Roman"/>
          <w:color w:val="000000" w:themeColor="text1"/>
          <w:sz w:val="24"/>
          <w:szCs w:val="24"/>
        </w:rPr>
        <w:t>go signal</w:t>
      </w:r>
      <w:r w:rsidR="00B02555" w:rsidRPr="008409C8">
        <w:rPr>
          <w:rFonts w:ascii="Times New Roman" w:eastAsia="Times New Roman" w:hAnsi="Times New Roman" w:cs="Times New Roman"/>
          <w:color w:val="000000" w:themeColor="text1"/>
          <w:sz w:val="24"/>
          <w:szCs w:val="24"/>
        </w:rPr>
        <w:t xml:space="preserve"> </w:t>
      </w:r>
      <w:r w:rsidR="00B7113C" w:rsidRPr="008409C8">
        <w:rPr>
          <w:rFonts w:ascii="Times New Roman" w:eastAsia="Times New Roman" w:hAnsi="Times New Roman" w:cs="Times New Roman"/>
          <w:color w:val="000000" w:themeColor="text1"/>
          <w:sz w:val="24"/>
          <w:szCs w:val="24"/>
        </w:rPr>
        <w:t>was presented</w:t>
      </w:r>
      <w:r w:rsidR="00EC096E" w:rsidRPr="008409C8">
        <w:rPr>
          <w:rFonts w:ascii="Times New Roman" w:eastAsia="Times New Roman" w:hAnsi="Times New Roman" w:cs="Times New Roman"/>
          <w:color w:val="000000" w:themeColor="text1"/>
          <w:sz w:val="24"/>
          <w:szCs w:val="24"/>
        </w:rPr>
        <w:t xml:space="preserve">. </w:t>
      </w:r>
      <w:r w:rsidR="00872541" w:rsidRPr="008409C8">
        <w:rPr>
          <w:rFonts w:ascii="Times New Roman" w:eastAsia="Times New Roman" w:hAnsi="Times New Roman" w:cs="Times New Roman"/>
          <w:color w:val="000000" w:themeColor="text1"/>
          <w:sz w:val="24"/>
          <w:szCs w:val="24"/>
        </w:rPr>
        <w:t>We showed that both of our monkeys adjusted their temporal discounting behavior based on the go signal.</w:t>
      </w:r>
      <w:ins w:id="858" w:author="Siyu Wang" w:date="2026-03-22T22:03:00Z" w16du:dateUtc="2026-03-23T02:03:00Z">
        <w:r w:rsidR="009A7F03">
          <w:rPr>
            <w:rFonts w:ascii="Times New Roman" w:eastAsia="Times New Roman" w:hAnsi="Times New Roman" w:cs="Times New Roman"/>
            <w:color w:val="000000" w:themeColor="text1"/>
            <w:sz w:val="24"/>
            <w:szCs w:val="24"/>
          </w:rPr>
          <w:t xml:space="preserve"> </w:t>
        </w:r>
      </w:ins>
      <w:del w:id="859" w:author="Siyu Wang" w:date="2026-03-22T22:03:00Z" w16du:dateUtc="2026-03-23T02:03:00Z">
        <w:r w:rsidR="00872541" w:rsidRPr="008409C8" w:rsidDel="009A7F03">
          <w:rPr>
            <w:rFonts w:ascii="Times New Roman" w:eastAsia="Times New Roman" w:hAnsi="Times New Roman" w:cs="Times New Roman"/>
            <w:color w:val="000000" w:themeColor="text1"/>
            <w:sz w:val="24"/>
            <w:szCs w:val="24"/>
          </w:rPr>
          <w:delText xml:space="preserve"> </w:delText>
        </w:r>
      </w:del>
      <w:r w:rsidR="00233607" w:rsidRPr="008409C8">
        <w:rPr>
          <w:rFonts w:ascii="Times New Roman" w:eastAsia="Times New Roman" w:hAnsi="Times New Roman" w:cs="Times New Roman"/>
          <w:color w:val="000000" w:themeColor="text1"/>
          <w:sz w:val="24"/>
          <w:szCs w:val="24"/>
        </w:rPr>
        <w:t xml:space="preserve">Specifically, when the first go signal was yellow (animals have to wait an additional delay after the yellow go signal to turn purple to accept the offer) compared to purple (animals can accept the offer immediately), both </w:t>
      </w:r>
      <w:del w:id="860" w:author="Rossella Falcone" w:date="2026-03-19T17:13:00Z" w16du:dateUtc="2026-03-19T21:13:00Z">
        <w:r w:rsidR="00233607">
          <w:rPr>
            <w:rFonts w:ascii="Times New Roman" w:eastAsia="Times New Roman" w:hAnsi="Times New Roman" w:cs="Times New Roman"/>
            <w:color w:val="000000" w:themeColor="text1"/>
            <w:sz w:val="24"/>
            <w:szCs w:val="24"/>
          </w:rPr>
          <w:delText>of our animals</w:delText>
        </w:r>
      </w:del>
      <w:ins w:id="861" w:author="Rossella Falcone" w:date="2026-03-19T17:13:00Z" w16du:dateUtc="2026-03-19T21:13:00Z">
        <w:r w:rsidR="00D11FD4">
          <w:rPr>
            <w:rFonts w:ascii="Times New Roman" w:eastAsia="Times New Roman" w:hAnsi="Times New Roman" w:cs="Times New Roman"/>
            <w:color w:val="000000" w:themeColor="text1"/>
            <w:sz w:val="24"/>
            <w:szCs w:val="24"/>
          </w:rPr>
          <w:t>monkeys</w:t>
        </w:r>
      </w:ins>
      <w:r w:rsidR="00233607" w:rsidRPr="008409C8">
        <w:rPr>
          <w:rFonts w:ascii="Times New Roman" w:eastAsia="Times New Roman" w:hAnsi="Times New Roman" w:cs="Times New Roman"/>
          <w:color w:val="000000" w:themeColor="text1"/>
          <w:sz w:val="24"/>
          <w:szCs w:val="24"/>
        </w:rPr>
        <w:t xml:space="preserve"> were </w:t>
      </w:r>
      <w:r w:rsidR="0084267A" w:rsidRPr="008409C8">
        <w:rPr>
          <w:rFonts w:ascii="Times New Roman" w:eastAsia="Times New Roman" w:hAnsi="Times New Roman" w:cs="Times New Roman"/>
          <w:color w:val="000000" w:themeColor="text1"/>
          <w:sz w:val="24"/>
          <w:szCs w:val="24"/>
        </w:rPr>
        <w:t>less</w:t>
      </w:r>
      <w:r w:rsidR="00233607" w:rsidRPr="008409C8">
        <w:rPr>
          <w:rFonts w:ascii="Times New Roman" w:eastAsia="Times New Roman" w:hAnsi="Times New Roman" w:cs="Times New Roman"/>
          <w:color w:val="000000" w:themeColor="text1"/>
          <w:sz w:val="24"/>
          <w:szCs w:val="24"/>
        </w:rPr>
        <w:t xml:space="preserve"> likely to accept the original delayed reward offer</w:t>
      </w:r>
      <w:r w:rsidR="00134412" w:rsidRPr="008409C8">
        <w:rPr>
          <w:rFonts w:ascii="Times New Roman" w:eastAsia="Times New Roman" w:hAnsi="Times New Roman" w:cs="Times New Roman"/>
          <w:color w:val="000000" w:themeColor="text1"/>
          <w:sz w:val="24"/>
          <w:szCs w:val="24"/>
        </w:rPr>
        <w:t xml:space="preserve"> due to the additional wait time</w:t>
      </w:r>
      <w:r w:rsidR="00233607" w:rsidRPr="008409C8">
        <w:rPr>
          <w:rFonts w:ascii="Times New Roman" w:eastAsia="Times New Roman" w:hAnsi="Times New Roman" w:cs="Times New Roman"/>
          <w:color w:val="000000" w:themeColor="text1"/>
          <w:sz w:val="24"/>
          <w:szCs w:val="24"/>
        </w:rPr>
        <w:t>.</w:t>
      </w:r>
      <w:r w:rsidR="007C4E3D" w:rsidRPr="008409C8">
        <w:rPr>
          <w:rFonts w:ascii="Times New Roman" w:eastAsia="Times New Roman" w:hAnsi="Times New Roman" w:cs="Times New Roman"/>
          <w:color w:val="000000" w:themeColor="text1"/>
          <w:sz w:val="24"/>
          <w:szCs w:val="24"/>
        </w:rPr>
        <w:t xml:space="preserve"> Behavioral modeling revealed </w:t>
      </w:r>
      <w:del w:id="862" w:author="Rossella Falcone" w:date="2026-03-19T17:13:00Z" w16du:dateUtc="2026-03-19T21:13:00Z">
        <w:r w:rsidR="007C4E3D">
          <w:rPr>
            <w:rFonts w:ascii="Times New Roman" w:eastAsia="Times New Roman" w:hAnsi="Times New Roman" w:cs="Times New Roman"/>
            <w:color w:val="000000" w:themeColor="text1"/>
            <w:sz w:val="24"/>
            <w:szCs w:val="24"/>
          </w:rPr>
          <w:delText xml:space="preserve">strategy </w:delText>
        </w:r>
      </w:del>
      <w:r w:rsidR="00F43FA2" w:rsidRPr="008409C8">
        <w:rPr>
          <w:rFonts w:ascii="Times New Roman" w:eastAsia="Times New Roman" w:hAnsi="Times New Roman" w:cs="Times New Roman"/>
          <w:color w:val="000000" w:themeColor="text1"/>
          <w:sz w:val="24"/>
          <w:szCs w:val="24"/>
        </w:rPr>
        <w:t xml:space="preserve">differences </w:t>
      </w:r>
      <w:ins w:id="863" w:author="Rossella Falcone" w:date="2026-03-19T17:13:00Z" w16du:dateUtc="2026-03-19T21:13:00Z">
        <w:r w:rsidR="00F43FA2" w:rsidRPr="008409C8">
          <w:rPr>
            <w:rFonts w:ascii="Times New Roman" w:eastAsia="Times New Roman" w:hAnsi="Times New Roman" w:cs="Times New Roman"/>
            <w:color w:val="000000" w:themeColor="text1"/>
            <w:sz w:val="24"/>
            <w:szCs w:val="24"/>
          </w:rPr>
          <w:t xml:space="preserve">in </w:t>
        </w:r>
        <w:r w:rsidR="007C4E3D" w:rsidRPr="008409C8">
          <w:rPr>
            <w:rFonts w:ascii="Times New Roman" w:eastAsia="Times New Roman" w:hAnsi="Times New Roman" w:cs="Times New Roman"/>
            <w:color w:val="000000" w:themeColor="text1"/>
            <w:sz w:val="24"/>
            <w:szCs w:val="24"/>
          </w:rPr>
          <w:t xml:space="preserve">strategy </w:t>
        </w:r>
      </w:ins>
      <w:r w:rsidR="007C4E3D" w:rsidRPr="008409C8">
        <w:rPr>
          <w:rFonts w:ascii="Times New Roman" w:eastAsia="Times New Roman" w:hAnsi="Times New Roman" w:cs="Times New Roman"/>
          <w:color w:val="000000" w:themeColor="text1"/>
          <w:sz w:val="24"/>
          <w:szCs w:val="24"/>
        </w:rPr>
        <w:t>between monkeys</w:t>
      </w:r>
      <w:r w:rsidR="004D7601" w:rsidRPr="008409C8">
        <w:rPr>
          <w:rFonts w:ascii="Times New Roman" w:eastAsia="Times New Roman" w:hAnsi="Times New Roman" w:cs="Times New Roman"/>
          <w:color w:val="000000" w:themeColor="text1"/>
          <w:sz w:val="24"/>
          <w:szCs w:val="24"/>
        </w:rPr>
        <w:t xml:space="preserve">. Monkey S recomputed </w:t>
      </w:r>
      <w:ins w:id="864" w:author="Rossella Falcone" w:date="2026-03-19T17:13:00Z" w16du:dateUtc="2026-03-19T21:13:00Z">
        <w:r w:rsidR="00F43FA2" w:rsidRPr="008409C8">
          <w:rPr>
            <w:rFonts w:ascii="Times New Roman" w:eastAsia="Times New Roman" w:hAnsi="Times New Roman" w:cs="Times New Roman"/>
            <w:color w:val="000000" w:themeColor="text1"/>
            <w:sz w:val="24"/>
            <w:szCs w:val="24"/>
          </w:rPr>
          <w:t xml:space="preserve">the </w:t>
        </w:r>
      </w:ins>
      <w:r w:rsidR="004D7601" w:rsidRPr="008409C8">
        <w:rPr>
          <w:rFonts w:ascii="Times New Roman" w:eastAsia="Times New Roman" w:hAnsi="Times New Roman" w:cs="Times New Roman"/>
          <w:color w:val="000000" w:themeColor="text1"/>
          <w:sz w:val="24"/>
          <w:szCs w:val="24"/>
        </w:rPr>
        <w:t xml:space="preserve">temporally discounted value by </w:t>
      </w:r>
      <w:r w:rsidR="00F43FA2" w:rsidRPr="008409C8">
        <w:rPr>
          <w:rFonts w:ascii="Times New Roman" w:eastAsia="Times New Roman" w:hAnsi="Times New Roman" w:cs="Times New Roman"/>
          <w:color w:val="000000" w:themeColor="text1"/>
          <w:sz w:val="24"/>
          <w:szCs w:val="24"/>
        </w:rPr>
        <w:t>considering</w:t>
      </w:r>
      <w:r w:rsidR="004D7601"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 xml:space="preserve">the </w:t>
      </w:r>
      <w:r w:rsidR="004D7601" w:rsidRPr="008409C8">
        <w:rPr>
          <w:rFonts w:ascii="Times New Roman" w:eastAsia="Times New Roman" w:hAnsi="Times New Roman" w:cs="Times New Roman"/>
          <w:color w:val="000000" w:themeColor="text1"/>
          <w:sz w:val="24"/>
          <w:szCs w:val="24"/>
        </w:rPr>
        <w:t>additional delay associated with the go signal</w:t>
      </w:r>
      <w:del w:id="865" w:author="Rossella Falcone" w:date="2026-03-19T17:13:00Z" w16du:dateUtc="2026-03-19T21:13:00Z">
        <w:r w:rsidR="004D7601">
          <w:rPr>
            <w:rFonts w:ascii="Times New Roman" w:eastAsia="Times New Roman" w:hAnsi="Times New Roman" w:cs="Times New Roman"/>
            <w:color w:val="000000" w:themeColor="text1"/>
            <w:sz w:val="24"/>
            <w:szCs w:val="24"/>
          </w:rPr>
          <w:delText>, whereas</w:delText>
        </w:r>
      </w:del>
      <w:ins w:id="866" w:author="Rossella Falcone" w:date="2026-03-19T17:13:00Z" w16du:dateUtc="2026-03-19T21:13:00Z">
        <w:r w:rsidR="00F43FA2" w:rsidRPr="008409C8">
          <w:rPr>
            <w:rFonts w:ascii="Times New Roman" w:eastAsia="Times New Roman" w:hAnsi="Times New Roman" w:cs="Times New Roman"/>
            <w:color w:val="000000" w:themeColor="text1"/>
            <w:sz w:val="24"/>
            <w:szCs w:val="24"/>
          </w:rPr>
          <w:t>. In contrast,</w:t>
        </w:r>
      </w:ins>
      <w:r w:rsidR="004D7601" w:rsidRPr="008409C8">
        <w:rPr>
          <w:rFonts w:ascii="Times New Roman" w:eastAsia="Times New Roman" w:hAnsi="Times New Roman" w:cs="Times New Roman"/>
          <w:color w:val="000000" w:themeColor="text1"/>
          <w:sz w:val="24"/>
          <w:szCs w:val="24"/>
        </w:rPr>
        <w:t xml:space="preserve"> Monkey T treated the go signal as having additional additive value</w:t>
      </w:r>
      <w:ins w:id="867" w:author="Rossella Falcone" w:date="2026-03-19T17:13:00Z" w16du:dateUtc="2026-03-19T21:13:00Z">
        <w:r w:rsidR="00D11FD4">
          <w:rPr>
            <w:rFonts w:ascii="Times New Roman" w:eastAsia="Times New Roman" w:hAnsi="Times New Roman" w:cs="Times New Roman"/>
            <w:color w:val="000000" w:themeColor="text1"/>
            <w:sz w:val="24"/>
            <w:szCs w:val="24"/>
          </w:rPr>
          <w:t>,</w:t>
        </w:r>
      </w:ins>
      <w:r w:rsidR="0058771E" w:rsidRPr="008409C8">
        <w:rPr>
          <w:rFonts w:ascii="Times New Roman" w:eastAsia="Times New Roman" w:hAnsi="Times New Roman" w:cs="Times New Roman"/>
          <w:color w:val="000000" w:themeColor="text1"/>
          <w:sz w:val="24"/>
          <w:szCs w:val="24"/>
        </w:rPr>
        <w:t xml:space="preserve"> without recomputing the temporally discounted value of the original offer. </w:t>
      </w:r>
      <w:r w:rsidR="00087ADD" w:rsidRPr="008409C8">
        <w:rPr>
          <w:rFonts w:ascii="Times New Roman" w:eastAsia="Times New Roman" w:hAnsi="Times New Roman" w:cs="Times New Roman"/>
          <w:color w:val="000000" w:themeColor="text1"/>
          <w:sz w:val="24"/>
          <w:szCs w:val="24"/>
        </w:rPr>
        <w:t xml:space="preserve">At the neural level, </w:t>
      </w:r>
      <w:del w:id="868" w:author="Rossella Falcone" w:date="2026-03-19T17:13:00Z" w16du:dateUtc="2026-03-19T21:13:00Z">
        <w:r w:rsidR="00087ADD">
          <w:rPr>
            <w:rFonts w:ascii="Times New Roman" w:eastAsia="Times New Roman" w:hAnsi="Times New Roman" w:cs="Times New Roman"/>
            <w:color w:val="000000" w:themeColor="text1"/>
            <w:sz w:val="24"/>
            <w:szCs w:val="24"/>
          </w:rPr>
          <w:delText xml:space="preserve">in line with previous research (CITE), </w:delText>
        </w:r>
      </w:del>
      <w:r w:rsidR="00087ADD" w:rsidRPr="008409C8">
        <w:rPr>
          <w:rFonts w:ascii="Times New Roman" w:eastAsia="Times New Roman" w:hAnsi="Times New Roman" w:cs="Times New Roman"/>
          <w:color w:val="000000" w:themeColor="text1"/>
          <w:sz w:val="24"/>
          <w:szCs w:val="24"/>
        </w:rPr>
        <w:t xml:space="preserve">we found </w:t>
      </w:r>
      <w:del w:id="869" w:author="Mark Eldridge" w:date="2026-03-23T21:16:00Z" w16du:dateUtc="2026-03-23T21:16:00Z">
        <w:r w:rsidR="00087ADD" w:rsidRPr="008409C8" w:rsidDel="00E117A3">
          <w:rPr>
            <w:rFonts w:ascii="Times New Roman" w:eastAsia="Times New Roman" w:hAnsi="Times New Roman" w:cs="Times New Roman"/>
            <w:color w:val="000000" w:themeColor="text1"/>
            <w:sz w:val="24"/>
            <w:szCs w:val="24"/>
          </w:rPr>
          <w:delText xml:space="preserve">neural </w:delText>
        </w:r>
      </w:del>
      <w:r w:rsidR="00087ADD" w:rsidRPr="008409C8">
        <w:rPr>
          <w:rFonts w:ascii="Times New Roman" w:eastAsia="Times New Roman" w:hAnsi="Times New Roman" w:cs="Times New Roman"/>
          <w:color w:val="000000" w:themeColor="text1"/>
          <w:sz w:val="24"/>
          <w:szCs w:val="24"/>
        </w:rPr>
        <w:t xml:space="preserve">evidence </w:t>
      </w:r>
      <w:del w:id="870" w:author="Rossella Falcone" w:date="2026-03-19T17:13:00Z" w16du:dateUtc="2026-03-19T21:13:00Z">
        <w:r w:rsidR="00087ADD">
          <w:rPr>
            <w:rFonts w:ascii="Times New Roman" w:eastAsia="Times New Roman" w:hAnsi="Times New Roman" w:cs="Times New Roman"/>
            <w:color w:val="000000" w:themeColor="text1"/>
            <w:sz w:val="24"/>
            <w:szCs w:val="24"/>
          </w:rPr>
          <w:delText>for</w:delText>
        </w:r>
      </w:del>
      <w:ins w:id="871" w:author="Rossella Falcone" w:date="2026-03-19T17:13:00Z" w16du:dateUtc="2026-03-19T21:13:00Z">
        <w:r w:rsidR="00C51730" w:rsidRPr="008409C8">
          <w:rPr>
            <w:rFonts w:ascii="Times New Roman" w:eastAsia="Times New Roman" w:hAnsi="Times New Roman" w:cs="Times New Roman"/>
            <w:color w:val="000000" w:themeColor="text1"/>
            <w:sz w:val="24"/>
            <w:szCs w:val="24"/>
          </w:rPr>
          <w:t>of</w:t>
        </w:r>
      </w:ins>
      <w:r w:rsidR="00C51730" w:rsidRPr="008409C8">
        <w:rPr>
          <w:rFonts w:ascii="Times New Roman" w:eastAsia="Times New Roman" w:hAnsi="Times New Roman" w:cs="Times New Roman"/>
          <w:color w:val="000000" w:themeColor="text1"/>
          <w:sz w:val="24"/>
          <w:szCs w:val="24"/>
        </w:rPr>
        <w:t xml:space="preserve"> </w:t>
      </w:r>
      <w:r w:rsidR="00087ADD" w:rsidRPr="008409C8">
        <w:rPr>
          <w:rFonts w:ascii="Times New Roman" w:eastAsia="Times New Roman" w:hAnsi="Times New Roman" w:cs="Times New Roman"/>
          <w:color w:val="000000" w:themeColor="text1"/>
          <w:sz w:val="24"/>
          <w:szCs w:val="24"/>
        </w:rPr>
        <w:t xml:space="preserve">temporal discounting computation in dlPFC </w:t>
      </w:r>
      <w:del w:id="872" w:author="Rossella Falcone" w:date="2026-03-19T17:13:00Z" w16du:dateUtc="2026-03-19T21:13:00Z">
        <w:r w:rsidR="00087ADD">
          <w:rPr>
            <w:rFonts w:ascii="Times New Roman" w:eastAsia="Times New Roman" w:hAnsi="Times New Roman" w:cs="Times New Roman"/>
            <w:color w:val="000000" w:themeColor="text1"/>
            <w:sz w:val="24"/>
            <w:szCs w:val="24"/>
          </w:rPr>
          <w:delText>in</w:delText>
        </w:r>
      </w:del>
      <w:ins w:id="873" w:author="Rossella Falcone" w:date="2026-03-19T17:13:00Z" w16du:dateUtc="2026-03-19T21:13:00Z">
        <w:r w:rsidR="00C51730" w:rsidRPr="008409C8">
          <w:rPr>
            <w:rFonts w:ascii="Times New Roman" w:eastAsia="Times New Roman" w:hAnsi="Times New Roman" w:cs="Times New Roman"/>
            <w:color w:val="000000" w:themeColor="text1"/>
            <w:sz w:val="24"/>
            <w:szCs w:val="24"/>
          </w:rPr>
          <w:t>of</w:t>
        </w:r>
      </w:ins>
      <w:r w:rsidR="00C51730" w:rsidRPr="008409C8">
        <w:rPr>
          <w:rFonts w:ascii="Times New Roman" w:eastAsia="Times New Roman" w:hAnsi="Times New Roman" w:cs="Times New Roman"/>
          <w:color w:val="000000" w:themeColor="text1"/>
          <w:sz w:val="24"/>
          <w:szCs w:val="24"/>
        </w:rPr>
        <w:t xml:space="preserve"> </w:t>
      </w:r>
      <w:r w:rsidR="00087ADD" w:rsidRPr="008409C8">
        <w:rPr>
          <w:rFonts w:ascii="Times New Roman" w:eastAsia="Times New Roman" w:hAnsi="Times New Roman" w:cs="Times New Roman"/>
          <w:color w:val="000000" w:themeColor="text1"/>
          <w:sz w:val="24"/>
          <w:szCs w:val="24"/>
        </w:rPr>
        <w:t>both monkeys</w:t>
      </w:r>
      <w:del w:id="874" w:author="Rossella Falcone" w:date="2026-03-19T17:13:00Z" w16du:dateUtc="2026-03-19T21:13:00Z">
        <w:r w:rsidR="00087ADD">
          <w:rPr>
            <w:rFonts w:ascii="Times New Roman" w:eastAsia="Times New Roman" w:hAnsi="Times New Roman" w:cs="Times New Roman"/>
            <w:color w:val="000000" w:themeColor="text1"/>
            <w:sz w:val="24"/>
            <w:szCs w:val="24"/>
          </w:rPr>
          <w:delText xml:space="preserve"> that the</w:delText>
        </w:r>
      </w:del>
      <w:ins w:id="875" w:author="Rossella Falcone" w:date="2026-03-19T17:13:00Z" w16du:dateUtc="2026-03-19T21:13:00Z">
        <w:r w:rsidR="00D11FD4">
          <w:rPr>
            <w:rFonts w:ascii="Times New Roman" w:eastAsia="Times New Roman" w:hAnsi="Times New Roman" w:cs="Times New Roman"/>
            <w:color w:val="000000" w:themeColor="text1"/>
            <w:sz w:val="24"/>
            <w:szCs w:val="24"/>
          </w:rPr>
          <w:t>. T</w:t>
        </w:r>
        <w:r w:rsidR="00087ADD" w:rsidRPr="008409C8">
          <w:rPr>
            <w:rFonts w:ascii="Times New Roman" w:eastAsia="Times New Roman" w:hAnsi="Times New Roman" w:cs="Times New Roman"/>
            <w:color w:val="000000" w:themeColor="text1"/>
            <w:sz w:val="24"/>
            <w:szCs w:val="24"/>
          </w:rPr>
          <w:t>he</w:t>
        </w:r>
      </w:ins>
      <w:r w:rsidR="00087ADD" w:rsidRPr="008409C8">
        <w:rPr>
          <w:rFonts w:ascii="Times New Roman" w:eastAsia="Times New Roman" w:hAnsi="Times New Roman" w:cs="Times New Roman"/>
          <w:color w:val="000000" w:themeColor="text1"/>
          <w:sz w:val="24"/>
          <w:szCs w:val="24"/>
        </w:rPr>
        <w:t xml:space="preserve"> population encoding </w:t>
      </w:r>
      <w:del w:id="876" w:author="Rossella Falcone" w:date="2026-03-19T17:13:00Z" w16du:dateUtc="2026-03-19T21:13:00Z">
        <w:r w:rsidR="00087ADD">
          <w:rPr>
            <w:rFonts w:ascii="Times New Roman" w:eastAsia="Times New Roman" w:hAnsi="Times New Roman" w:cs="Times New Roman"/>
            <w:color w:val="000000" w:themeColor="text1"/>
            <w:sz w:val="24"/>
            <w:szCs w:val="24"/>
          </w:rPr>
          <w:delText>dimension</w:delText>
        </w:r>
      </w:del>
      <w:ins w:id="877" w:author="Rossella Falcone" w:date="2026-03-19T17:13:00Z" w16du:dateUtc="2026-03-19T21:13:00Z">
        <w:r w:rsidR="00087ADD" w:rsidRPr="008409C8">
          <w:rPr>
            <w:rFonts w:ascii="Times New Roman" w:eastAsia="Times New Roman" w:hAnsi="Times New Roman" w:cs="Times New Roman"/>
            <w:color w:val="000000" w:themeColor="text1"/>
            <w:sz w:val="24"/>
            <w:szCs w:val="24"/>
          </w:rPr>
          <w:t>dimension</w:t>
        </w:r>
        <w:r w:rsidR="00D11FD4">
          <w:rPr>
            <w:rFonts w:ascii="Times New Roman" w:eastAsia="Times New Roman" w:hAnsi="Times New Roman" w:cs="Times New Roman"/>
            <w:color w:val="000000" w:themeColor="text1"/>
            <w:sz w:val="24"/>
            <w:szCs w:val="24"/>
          </w:rPr>
          <w:t>s</w:t>
        </w:r>
      </w:ins>
      <w:r w:rsidR="00087ADD" w:rsidRPr="008409C8">
        <w:rPr>
          <w:rFonts w:ascii="Times New Roman" w:eastAsia="Times New Roman" w:hAnsi="Times New Roman" w:cs="Times New Roman"/>
          <w:color w:val="000000" w:themeColor="text1"/>
          <w:sz w:val="24"/>
          <w:szCs w:val="24"/>
        </w:rPr>
        <w:t xml:space="preserve"> for reward and delay </w:t>
      </w:r>
      <w:del w:id="878" w:author="Rossella Falcone" w:date="2026-03-19T17:13:00Z" w16du:dateUtc="2026-03-19T21:13:00Z">
        <w:r w:rsidR="00087ADD">
          <w:rPr>
            <w:rFonts w:ascii="Times New Roman" w:eastAsia="Times New Roman" w:hAnsi="Times New Roman" w:cs="Times New Roman"/>
            <w:color w:val="000000" w:themeColor="text1"/>
            <w:sz w:val="24"/>
            <w:szCs w:val="24"/>
          </w:rPr>
          <w:delText>are</w:delText>
        </w:r>
      </w:del>
      <w:ins w:id="879" w:author="Rossella Falcone" w:date="2026-03-19T17:13:00Z" w16du:dateUtc="2026-03-19T21:13:00Z">
        <w:r w:rsidR="00C51730" w:rsidRPr="008409C8">
          <w:rPr>
            <w:rFonts w:ascii="Times New Roman" w:eastAsia="Times New Roman" w:hAnsi="Times New Roman" w:cs="Times New Roman"/>
            <w:color w:val="000000" w:themeColor="text1"/>
            <w:sz w:val="24"/>
            <w:szCs w:val="24"/>
          </w:rPr>
          <w:t>we</w:t>
        </w:r>
        <w:r w:rsidR="00087ADD" w:rsidRPr="008409C8">
          <w:rPr>
            <w:rFonts w:ascii="Times New Roman" w:eastAsia="Times New Roman" w:hAnsi="Times New Roman" w:cs="Times New Roman"/>
            <w:color w:val="000000" w:themeColor="text1"/>
            <w:sz w:val="24"/>
            <w:szCs w:val="24"/>
          </w:rPr>
          <w:t>re</w:t>
        </w:r>
      </w:ins>
      <w:r w:rsidR="00087ADD" w:rsidRPr="008409C8">
        <w:rPr>
          <w:rFonts w:ascii="Times New Roman" w:eastAsia="Times New Roman" w:hAnsi="Times New Roman" w:cs="Times New Roman"/>
          <w:color w:val="000000" w:themeColor="text1"/>
          <w:sz w:val="24"/>
          <w:szCs w:val="24"/>
        </w:rPr>
        <w:t xml:space="preserve"> inversely aligned in </w:t>
      </w:r>
      <w:ins w:id="880" w:author="Rossella Falcone" w:date="2026-03-19T17:13:00Z" w16du:dateUtc="2026-03-19T21:13:00Z">
        <w:r w:rsidR="00D11FD4">
          <w:rPr>
            <w:rFonts w:ascii="Times New Roman" w:eastAsia="Times New Roman" w:hAnsi="Times New Roman" w:cs="Times New Roman"/>
            <w:color w:val="000000" w:themeColor="text1"/>
            <w:sz w:val="24"/>
            <w:szCs w:val="24"/>
          </w:rPr>
          <w:t xml:space="preserve">the </w:t>
        </w:r>
      </w:ins>
      <w:r w:rsidR="00087ADD" w:rsidRPr="008409C8">
        <w:rPr>
          <w:rFonts w:ascii="Times New Roman" w:eastAsia="Times New Roman" w:hAnsi="Times New Roman" w:cs="Times New Roman"/>
          <w:color w:val="000000" w:themeColor="text1"/>
          <w:sz w:val="24"/>
          <w:szCs w:val="24"/>
        </w:rPr>
        <w:t>dlPFC</w:t>
      </w:r>
      <w:del w:id="881" w:author="Rossella Falcone" w:date="2026-03-19T17:13:00Z" w16du:dateUtc="2026-03-19T21:13:00Z">
        <w:r w:rsidR="00087ADD">
          <w:rPr>
            <w:rFonts w:ascii="Times New Roman" w:eastAsia="Times New Roman" w:hAnsi="Times New Roman" w:cs="Times New Roman"/>
            <w:color w:val="000000" w:themeColor="text1"/>
            <w:sz w:val="24"/>
            <w:szCs w:val="24"/>
          </w:rPr>
          <w:delText xml:space="preserve"> </w:delText>
        </w:r>
        <w:r w:rsidR="00087ADD" w:rsidRPr="005766B7">
          <w:rPr>
            <w:rFonts w:ascii="Times New Roman" w:eastAsia="Times New Roman" w:hAnsi="Times New Roman" w:cs="Times New Roman"/>
            <w:color w:val="000000" w:themeColor="text1"/>
            <w:sz w:val="24"/>
            <w:szCs w:val="24"/>
          </w:rPr>
          <w:delText>(</w:delText>
        </w:r>
        <w:commentRangeStart w:id="882"/>
        <w:r w:rsidR="00DC4617">
          <w:rPr>
            <w:rFonts w:ascii="Times New Roman" w:eastAsia="Times New Roman" w:hAnsi="Times New Roman" w:cs="Times New Roman"/>
            <w:color w:val="000000" w:themeColor="text1"/>
            <w:sz w:val="24"/>
            <w:szCs w:val="24"/>
          </w:rPr>
          <w:delText>8</w:delText>
        </w:r>
        <w:commentRangeEnd w:id="882"/>
        <w:r w:rsidR="00DC4617">
          <w:rPr>
            <w:rStyle w:val="CommentReference"/>
            <w:rFonts w:ascii="Times New Roman" w:eastAsia="Times New Roman" w:hAnsi="Times New Roman" w:cs="Times New Roman"/>
            <w:color w:val="000000" w:themeColor="text1"/>
            <w:sz w:val="24"/>
            <w:szCs w:val="24"/>
          </w:rPr>
          <w:commentReference w:id="882"/>
        </w:r>
        <w:r w:rsidR="00DC4617">
          <w:rPr>
            <w:rFonts w:ascii="Times New Roman" w:eastAsia="Times New Roman" w:hAnsi="Times New Roman" w:cs="Times New Roman"/>
            <w:color w:val="000000" w:themeColor="text1"/>
            <w:sz w:val="24"/>
            <w:szCs w:val="24"/>
          </w:rPr>
          <w:delText xml:space="preserve">, </w:delText>
        </w:r>
        <w:r w:rsidR="00087ADD">
          <w:rPr>
            <w:rFonts w:ascii="Times New Roman" w:eastAsia="Times New Roman" w:hAnsi="Times New Roman" w:cs="Times New Roman"/>
            <w:color w:val="000000" w:themeColor="text1"/>
            <w:sz w:val="24"/>
            <w:szCs w:val="24"/>
          </w:rPr>
          <w:delText>13</w:delText>
        </w:r>
        <w:r w:rsidR="00087ADD" w:rsidRPr="005766B7">
          <w:rPr>
            <w:rFonts w:ascii="Times New Roman" w:eastAsia="Times New Roman" w:hAnsi="Times New Roman" w:cs="Times New Roman"/>
            <w:color w:val="000000" w:themeColor="text1"/>
            <w:sz w:val="24"/>
            <w:szCs w:val="24"/>
          </w:rPr>
          <w:delText>).</w:delText>
        </w:r>
      </w:del>
      <w:ins w:id="883" w:author="Rossella Falcone" w:date="2026-03-19T17:13:00Z" w16du:dateUtc="2026-03-19T21:13:00Z">
        <w:r w:rsidR="00BE5DFC" w:rsidRPr="008409C8">
          <w:rPr>
            <w:rFonts w:ascii="Times New Roman" w:eastAsia="Times New Roman" w:hAnsi="Times New Roman" w:cs="Times New Roman"/>
            <w:color w:val="000000" w:themeColor="text1"/>
            <w:sz w:val="24"/>
            <w:szCs w:val="24"/>
          </w:rPr>
          <w:t xml:space="preserve">, in line with previous research </w:t>
        </w:r>
        <w:r w:rsidR="00087ADD" w:rsidRPr="008409C8">
          <w:rPr>
            <w:rFonts w:ascii="Times New Roman" w:eastAsia="Times New Roman" w:hAnsi="Times New Roman" w:cs="Times New Roman"/>
            <w:color w:val="000000" w:themeColor="text1"/>
            <w:sz w:val="24"/>
            <w:szCs w:val="24"/>
          </w:rPr>
          <w:t>(</w:t>
        </w:r>
        <w:r w:rsidR="00240887" w:rsidRPr="008409C8">
          <w:rPr>
            <w:rFonts w:ascii="Times New Roman" w:eastAsia="Times New Roman" w:hAnsi="Times New Roman" w:cs="Times New Roman"/>
            <w:color w:val="000000" w:themeColor="text1"/>
            <w:sz w:val="24"/>
            <w:szCs w:val="24"/>
          </w:rPr>
          <w:t>17, 18</w:t>
        </w:r>
        <w:r w:rsidR="00087ADD" w:rsidRPr="008409C8">
          <w:rPr>
            <w:rFonts w:ascii="Times New Roman" w:eastAsia="Times New Roman" w:hAnsi="Times New Roman" w:cs="Times New Roman"/>
            <w:color w:val="000000" w:themeColor="text1"/>
            <w:sz w:val="24"/>
            <w:szCs w:val="24"/>
          </w:rPr>
          <w:t>).</w:t>
        </w:r>
      </w:ins>
      <w:r w:rsidR="00087ADD" w:rsidRPr="008409C8">
        <w:rPr>
          <w:rFonts w:ascii="Times New Roman" w:eastAsia="Times New Roman" w:hAnsi="Times New Roman" w:cs="Times New Roman"/>
          <w:color w:val="000000" w:themeColor="text1"/>
          <w:sz w:val="24"/>
          <w:szCs w:val="24"/>
        </w:rPr>
        <w:t xml:space="preserve"> Despite </w:t>
      </w:r>
      <w:del w:id="884" w:author="Rossella Falcone" w:date="2026-03-19T17:13:00Z" w16du:dateUtc="2026-03-19T21:13:00Z">
        <w:r w:rsidR="00087ADD">
          <w:rPr>
            <w:rFonts w:ascii="Times New Roman" w:eastAsia="Times New Roman" w:hAnsi="Times New Roman" w:cs="Times New Roman"/>
            <w:color w:val="000000" w:themeColor="text1"/>
            <w:sz w:val="24"/>
            <w:szCs w:val="24"/>
          </w:rPr>
          <w:delText>the</w:delText>
        </w:r>
      </w:del>
      <w:ins w:id="885" w:author="Rossella Falcone" w:date="2026-03-19T17:13:00Z" w16du:dateUtc="2026-03-19T21:13:00Z">
        <w:r w:rsidR="00087ADD" w:rsidRPr="008409C8">
          <w:rPr>
            <w:rFonts w:ascii="Times New Roman" w:eastAsia="Times New Roman" w:hAnsi="Times New Roman" w:cs="Times New Roman"/>
            <w:color w:val="000000" w:themeColor="text1"/>
            <w:sz w:val="24"/>
            <w:szCs w:val="24"/>
          </w:rPr>
          <w:t>the</w:t>
        </w:r>
        <w:r w:rsidR="00C51730" w:rsidRPr="008409C8">
          <w:rPr>
            <w:rFonts w:ascii="Times New Roman" w:eastAsia="Times New Roman" w:hAnsi="Times New Roman" w:cs="Times New Roman"/>
            <w:color w:val="000000" w:themeColor="text1"/>
            <w:sz w:val="24"/>
            <w:szCs w:val="24"/>
          </w:rPr>
          <w:t>se</w:t>
        </w:r>
      </w:ins>
      <w:r w:rsidR="00087ADD" w:rsidRPr="008409C8">
        <w:rPr>
          <w:rFonts w:ascii="Times New Roman" w:eastAsia="Times New Roman" w:hAnsi="Times New Roman" w:cs="Times New Roman"/>
          <w:color w:val="000000" w:themeColor="text1"/>
          <w:sz w:val="24"/>
          <w:szCs w:val="24"/>
        </w:rPr>
        <w:t xml:space="preserve"> similarities</w:t>
      </w:r>
      <w:ins w:id="886" w:author="Rossella Falcone" w:date="2026-03-19T17:13:00Z" w16du:dateUtc="2026-03-19T21:13:00Z">
        <w:r w:rsidR="00087ADD"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however</w:t>
        </w:r>
      </w:ins>
      <w:r w:rsidR="00D11FD4">
        <w:rPr>
          <w:rFonts w:ascii="Times New Roman" w:eastAsia="Times New Roman" w:hAnsi="Times New Roman" w:cs="Times New Roman"/>
          <w:color w:val="000000" w:themeColor="text1"/>
          <w:sz w:val="24"/>
          <w:szCs w:val="24"/>
        </w:rPr>
        <w:t xml:space="preserve">, </w:t>
      </w:r>
      <w:r w:rsidR="00087ADD" w:rsidRPr="008409C8">
        <w:rPr>
          <w:rFonts w:ascii="Times New Roman" w:eastAsia="Times New Roman" w:hAnsi="Times New Roman" w:cs="Times New Roman"/>
          <w:color w:val="000000" w:themeColor="text1"/>
          <w:sz w:val="24"/>
          <w:szCs w:val="24"/>
        </w:rPr>
        <w:t xml:space="preserve">we found </w:t>
      </w:r>
      <w:r w:rsidR="00A347FC" w:rsidRPr="008409C8">
        <w:rPr>
          <w:rFonts w:ascii="Times New Roman" w:eastAsia="Times New Roman" w:hAnsi="Times New Roman" w:cs="Times New Roman"/>
          <w:color w:val="000000" w:themeColor="text1"/>
          <w:sz w:val="24"/>
          <w:szCs w:val="24"/>
        </w:rPr>
        <w:t xml:space="preserve">that dlPFC neurons encoded reward and time in </w:t>
      </w:r>
      <w:del w:id="887" w:author="Siyu Wang" w:date="2026-03-23T01:48:00Z" w16du:dateUtc="2026-03-23T05:48:00Z">
        <w:r w:rsidR="00A347FC" w:rsidRPr="008409C8" w:rsidDel="00BD0958">
          <w:rPr>
            <w:rFonts w:ascii="Times New Roman" w:eastAsia="Times New Roman" w:hAnsi="Times New Roman" w:cs="Times New Roman"/>
            <w:color w:val="000000" w:themeColor="text1"/>
            <w:sz w:val="24"/>
            <w:szCs w:val="24"/>
          </w:rPr>
          <w:delText xml:space="preserve">a </w:delText>
        </w:r>
      </w:del>
      <w:r w:rsidR="00A347FC" w:rsidRPr="008409C8">
        <w:rPr>
          <w:rFonts w:ascii="Times New Roman" w:eastAsia="Times New Roman" w:hAnsi="Times New Roman" w:cs="Times New Roman"/>
          <w:color w:val="000000" w:themeColor="text1"/>
          <w:sz w:val="24"/>
          <w:szCs w:val="24"/>
        </w:rPr>
        <w:t>way</w:t>
      </w:r>
      <w:ins w:id="888" w:author="Siyu Wang" w:date="2026-03-23T01:48:00Z" w16du:dateUtc="2026-03-23T05:48:00Z">
        <w:r w:rsidR="00BD0958">
          <w:rPr>
            <w:rFonts w:ascii="Times New Roman" w:eastAsia="Times New Roman" w:hAnsi="Times New Roman" w:cs="Times New Roman"/>
            <w:color w:val="000000" w:themeColor="text1"/>
            <w:sz w:val="24"/>
            <w:szCs w:val="24"/>
          </w:rPr>
          <w:t>s</w:t>
        </w:r>
      </w:ins>
      <w:r w:rsidR="00A347FC" w:rsidRPr="008409C8">
        <w:rPr>
          <w:rFonts w:ascii="Times New Roman" w:eastAsia="Times New Roman" w:hAnsi="Times New Roman" w:cs="Times New Roman"/>
          <w:color w:val="000000" w:themeColor="text1"/>
          <w:sz w:val="24"/>
          <w:szCs w:val="24"/>
        </w:rPr>
        <w:t xml:space="preserve"> that reflected the behavioral differences between </w:t>
      </w:r>
      <w:ins w:id="889" w:author="Rossella Falcone" w:date="2026-03-19T17:13:00Z" w16du:dateUtc="2026-03-19T21:13:00Z">
        <w:r w:rsidR="00C51730" w:rsidRPr="008409C8">
          <w:rPr>
            <w:rFonts w:ascii="Times New Roman" w:eastAsia="Times New Roman" w:hAnsi="Times New Roman" w:cs="Times New Roman"/>
            <w:color w:val="000000" w:themeColor="text1"/>
            <w:sz w:val="24"/>
            <w:szCs w:val="24"/>
          </w:rPr>
          <w:t xml:space="preserve">the </w:t>
        </w:r>
      </w:ins>
      <w:r w:rsidR="00A347FC" w:rsidRPr="008409C8">
        <w:rPr>
          <w:rFonts w:ascii="Times New Roman" w:eastAsia="Times New Roman" w:hAnsi="Times New Roman" w:cs="Times New Roman"/>
          <w:color w:val="000000" w:themeColor="text1"/>
          <w:sz w:val="24"/>
          <w:szCs w:val="24"/>
        </w:rPr>
        <w:t>animals</w:t>
      </w:r>
      <w:del w:id="890" w:author="Rossella Falcone" w:date="2026-03-19T17:13:00Z" w16du:dateUtc="2026-03-19T21:13:00Z">
        <w:r w:rsidR="00A347FC">
          <w:rPr>
            <w:rFonts w:ascii="Times New Roman" w:eastAsia="Times New Roman" w:hAnsi="Times New Roman" w:cs="Times New Roman"/>
            <w:color w:val="000000" w:themeColor="text1"/>
            <w:sz w:val="24"/>
            <w:szCs w:val="24"/>
          </w:rPr>
          <w:delText xml:space="preserve">, </w:delText>
        </w:r>
        <w:r w:rsidR="000C16F6">
          <w:rPr>
            <w:rFonts w:ascii="Times New Roman" w:eastAsia="Times New Roman" w:hAnsi="Times New Roman" w:cs="Times New Roman"/>
            <w:color w:val="000000" w:themeColor="text1"/>
            <w:sz w:val="24"/>
            <w:szCs w:val="24"/>
          </w:rPr>
          <w:delText>suggesting a strategy-dependent</w:delText>
        </w:r>
      </w:del>
      <w:ins w:id="891" w:author="Rossella Falcone" w:date="2026-03-19T17:13:00Z" w16du:dateUtc="2026-03-19T21:13:00Z">
        <w:r w:rsidR="00C51730" w:rsidRPr="008409C8">
          <w:rPr>
            <w:rFonts w:ascii="Times New Roman" w:eastAsia="Times New Roman" w:hAnsi="Times New Roman" w:cs="Times New Roman"/>
            <w:color w:val="000000" w:themeColor="text1"/>
            <w:sz w:val="24"/>
            <w:szCs w:val="24"/>
          </w:rPr>
          <w:t>.</w:t>
        </w:r>
        <w:r w:rsidR="00A347FC" w:rsidRPr="008409C8">
          <w:rPr>
            <w:rFonts w:ascii="Times New Roman" w:eastAsia="Times New Roman" w:hAnsi="Times New Roman" w:cs="Times New Roman"/>
            <w:color w:val="000000" w:themeColor="text1"/>
            <w:sz w:val="24"/>
            <w:szCs w:val="24"/>
          </w:rPr>
          <w:t xml:space="preserve"> </w:t>
        </w:r>
        <w:r w:rsidR="00C51730" w:rsidRPr="008409C8">
          <w:rPr>
            <w:rFonts w:ascii="Times New Roman" w:eastAsia="Times New Roman" w:hAnsi="Times New Roman" w:cs="Times New Roman"/>
            <w:color w:val="000000" w:themeColor="text1"/>
            <w:sz w:val="24"/>
            <w:szCs w:val="24"/>
          </w:rPr>
          <w:t xml:space="preserve">This </w:t>
        </w:r>
        <w:r w:rsidR="000C16F6" w:rsidRPr="008409C8">
          <w:rPr>
            <w:rFonts w:ascii="Times New Roman" w:eastAsia="Times New Roman" w:hAnsi="Times New Roman" w:cs="Times New Roman"/>
            <w:color w:val="000000" w:themeColor="text1"/>
            <w:sz w:val="24"/>
            <w:szCs w:val="24"/>
          </w:rPr>
          <w:t>suggest</w:t>
        </w:r>
        <w:r w:rsidR="00C51730" w:rsidRPr="008409C8">
          <w:rPr>
            <w:rFonts w:ascii="Times New Roman" w:eastAsia="Times New Roman" w:hAnsi="Times New Roman" w:cs="Times New Roman"/>
            <w:color w:val="000000" w:themeColor="text1"/>
            <w:sz w:val="24"/>
            <w:szCs w:val="24"/>
          </w:rPr>
          <w:t>s</w:t>
        </w:r>
        <w:r w:rsidR="000C16F6" w:rsidRPr="008409C8">
          <w:rPr>
            <w:rFonts w:ascii="Times New Roman" w:eastAsia="Times New Roman" w:hAnsi="Times New Roman" w:cs="Times New Roman"/>
            <w:color w:val="000000" w:themeColor="text1"/>
            <w:sz w:val="24"/>
            <w:szCs w:val="24"/>
          </w:rPr>
          <w:t xml:space="preserve"> </w:t>
        </w:r>
        <w:r w:rsidR="00C51730" w:rsidRPr="008409C8">
          <w:rPr>
            <w:rFonts w:ascii="Times New Roman" w:eastAsia="Times New Roman" w:hAnsi="Times New Roman" w:cs="Times New Roman"/>
            <w:color w:val="000000" w:themeColor="text1"/>
            <w:sz w:val="24"/>
            <w:szCs w:val="24"/>
          </w:rPr>
          <w:t>that the</w:t>
        </w:r>
      </w:ins>
      <w:r w:rsidR="00C51730" w:rsidRPr="008409C8">
        <w:rPr>
          <w:rFonts w:ascii="Times New Roman" w:eastAsia="Times New Roman" w:hAnsi="Times New Roman" w:cs="Times New Roman"/>
          <w:color w:val="000000" w:themeColor="text1"/>
          <w:sz w:val="24"/>
          <w:szCs w:val="24"/>
        </w:rPr>
        <w:t xml:space="preserve"> coding of reward and time in dlPFC</w:t>
      </w:r>
      <w:ins w:id="892" w:author="Rossella Falcone" w:date="2026-03-19T17:13:00Z" w16du:dateUtc="2026-03-19T21:13:00Z">
        <w:r w:rsidR="00C51730" w:rsidRPr="008409C8">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 xml:space="preserve">depends on the </w:t>
        </w:r>
        <w:r w:rsidR="00C51730" w:rsidRPr="008409C8">
          <w:rPr>
            <w:rFonts w:ascii="Times New Roman" w:eastAsia="Times New Roman" w:hAnsi="Times New Roman" w:cs="Times New Roman"/>
            <w:color w:val="000000" w:themeColor="text1"/>
            <w:sz w:val="24"/>
            <w:szCs w:val="24"/>
          </w:rPr>
          <w:t xml:space="preserve">strategy </w:t>
        </w:r>
        <w:r w:rsidR="00D11FD4">
          <w:rPr>
            <w:rFonts w:ascii="Times New Roman" w:eastAsia="Times New Roman" w:hAnsi="Times New Roman" w:cs="Times New Roman"/>
            <w:color w:val="000000" w:themeColor="text1"/>
            <w:sz w:val="24"/>
            <w:szCs w:val="24"/>
          </w:rPr>
          <w:t>employed</w:t>
        </w:r>
      </w:ins>
      <w:r w:rsidR="000C16F6" w:rsidRPr="008409C8">
        <w:rPr>
          <w:rFonts w:ascii="Times New Roman" w:eastAsia="Times New Roman" w:hAnsi="Times New Roman" w:cs="Times New Roman"/>
          <w:color w:val="000000" w:themeColor="text1"/>
          <w:sz w:val="24"/>
          <w:szCs w:val="24"/>
        </w:rPr>
        <w:t xml:space="preserve">. </w:t>
      </w:r>
    </w:p>
    <w:p w14:paraId="1AE1754D" w14:textId="4E0733E0" w:rsidR="00531A7F" w:rsidRDefault="00531A7F" w:rsidP="00531A7F">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monkey S, we observed that the population coding dimension for the go </w:t>
      </w:r>
      <w:del w:id="893" w:author="Rossella Falcone" w:date="2026-03-19T17:13:00Z" w16du:dateUtc="2026-03-19T21:13:00Z">
        <w:r>
          <w:rPr>
            <w:rFonts w:ascii="Times New Roman" w:eastAsia="Times New Roman" w:hAnsi="Times New Roman" w:cs="Times New Roman"/>
            <w:color w:val="000000" w:themeColor="text1"/>
            <w:sz w:val="24"/>
            <w:szCs w:val="24"/>
          </w:rPr>
          <w:delText>cue</w:delText>
        </w:r>
      </w:del>
      <w:ins w:id="894" w:author="Rossella Falcone" w:date="2026-03-19T17:13:00Z" w16du:dateUtc="2026-03-19T21:13:00Z">
        <w:r w:rsidR="00BE5DFC">
          <w:rPr>
            <w:rFonts w:ascii="Times New Roman" w:eastAsia="Times New Roman" w:hAnsi="Times New Roman" w:cs="Times New Roman"/>
            <w:color w:val="000000" w:themeColor="text1"/>
            <w:sz w:val="24"/>
            <w:szCs w:val="24"/>
          </w:rPr>
          <w:t>signal</w:t>
        </w:r>
        <w:r>
          <w:rPr>
            <w:rFonts w:ascii="Times New Roman" w:eastAsia="Times New Roman" w:hAnsi="Times New Roman" w:cs="Times New Roman"/>
            <w:color w:val="000000" w:themeColor="text1"/>
            <w:sz w:val="24"/>
            <w:szCs w:val="24"/>
          </w:rPr>
          <w:t xml:space="preserve"> </w:t>
        </w:r>
        <w:r w:rsidR="00D11FD4">
          <w:rPr>
            <w:rFonts w:ascii="Times New Roman" w:eastAsia="Times New Roman" w:hAnsi="Times New Roman" w:cs="Times New Roman"/>
            <w:color w:val="000000" w:themeColor="text1"/>
            <w:sz w:val="24"/>
            <w:szCs w:val="24"/>
          </w:rPr>
          <w:t>was</w:t>
        </w:r>
      </w:ins>
      <w:r w:rsidR="00D11FD4">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positively </w:t>
      </w:r>
      <w:del w:id="895" w:author="Rossella Falcone" w:date="2026-03-19T17:13:00Z" w16du:dateUtc="2026-03-19T21:13:00Z">
        <w:r>
          <w:rPr>
            <w:rFonts w:ascii="Times New Roman" w:eastAsia="Times New Roman" w:hAnsi="Times New Roman" w:cs="Times New Roman"/>
            <w:color w:val="000000" w:themeColor="text1"/>
            <w:sz w:val="24"/>
            <w:szCs w:val="24"/>
          </w:rPr>
          <w:delText>aligns</w:delText>
        </w:r>
      </w:del>
      <w:ins w:id="896" w:author="Rossella Falcone" w:date="2026-03-19T17:13:00Z" w16du:dateUtc="2026-03-19T21:13:00Z">
        <w:r>
          <w:rPr>
            <w:rFonts w:ascii="Times New Roman" w:eastAsia="Times New Roman" w:hAnsi="Times New Roman" w:cs="Times New Roman"/>
            <w:color w:val="000000" w:themeColor="text1"/>
            <w:sz w:val="24"/>
            <w:szCs w:val="24"/>
          </w:rPr>
          <w:t>align</w:t>
        </w:r>
        <w:r w:rsidR="00692E7F">
          <w:rPr>
            <w:rFonts w:ascii="Times New Roman" w:eastAsia="Times New Roman" w:hAnsi="Times New Roman" w:cs="Times New Roman"/>
            <w:color w:val="000000" w:themeColor="text1"/>
            <w:sz w:val="24"/>
            <w:szCs w:val="24"/>
          </w:rPr>
          <w:t>ed</w:t>
        </w:r>
      </w:ins>
      <w:r>
        <w:rPr>
          <w:rFonts w:ascii="Times New Roman" w:eastAsia="Times New Roman" w:hAnsi="Times New Roman" w:cs="Times New Roman"/>
          <w:color w:val="000000" w:themeColor="text1"/>
          <w:sz w:val="24"/>
          <w:szCs w:val="24"/>
        </w:rPr>
        <w:t xml:space="preserve"> with the</w:t>
      </w:r>
      <w:ins w:id="897" w:author="Rossella Falcone" w:date="2026-03-19T17:13:00Z" w16du:dateUtc="2026-03-19T21:13:00Z">
        <w:r>
          <w:rPr>
            <w:rFonts w:ascii="Times New Roman" w:eastAsia="Times New Roman" w:hAnsi="Times New Roman" w:cs="Times New Roman"/>
            <w:color w:val="000000" w:themeColor="text1"/>
            <w:sz w:val="24"/>
            <w:szCs w:val="24"/>
          </w:rPr>
          <w:t xml:space="preserve"> </w:t>
        </w:r>
        <w:r w:rsidR="00692E7F">
          <w:rPr>
            <w:rFonts w:ascii="Times New Roman" w:eastAsia="Times New Roman" w:hAnsi="Times New Roman" w:cs="Times New Roman"/>
            <w:color w:val="000000" w:themeColor="text1"/>
            <w:sz w:val="24"/>
            <w:szCs w:val="24"/>
          </w:rPr>
          <w:t>reward size</w:t>
        </w:r>
      </w:ins>
      <w:r w:rsidR="00692E7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coding dimension </w:t>
      </w:r>
      <w:del w:id="898" w:author="Rossella Falcone" w:date="2026-03-19T17:13:00Z" w16du:dateUtc="2026-03-19T21:13:00Z">
        <w:r>
          <w:rPr>
            <w:rFonts w:ascii="Times New Roman" w:eastAsia="Times New Roman" w:hAnsi="Times New Roman" w:cs="Times New Roman"/>
            <w:color w:val="000000" w:themeColor="text1"/>
            <w:sz w:val="24"/>
            <w:szCs w:val="24"/>
          </w:rPr>
          <w:delText xml:space="preserve">for value (i.e., positively align with the value-coding dimension, </w:delText>
        </w:r>
      </w:del>
      <w:r w:rsidR="00D11FD4">
        <w:rPr>
          <w:rFonts w:ascii="Times New Roman" w:eastAsia="Times New Roman" w:hAnsi="Times New Roman" w:cs="Times New Roman"/>
          <w:color w:val="000000" w:themeColor="text1"/>
          <w:sz w:val="24"/>
          <w:szCs w:val="24"/>
        </w:rPr>
        <w:t xml:space="preserve">and </w:t>
      </w:r>
      <w:r>
        <w:rPr>
          <w:rFonts w:ascii="Times New Roman" w:eastAsia="Times New Roman" w:hAnsi="Times New Roman" w:cs="Times New Roman"/>
          <w:color w:val="000000" w:themeColor="text1"/>
          <w:sz w:val="24"/>
          <w:szCs w:val="24"/>
        </w:rPr>
        <w:t xml:space="preserve">negatively </w:t>
      </w:r>
      <w:del w:id="899" w:author="Rossella Falcone" w:date="2026-03-19T17:13:00Z" w16du:dateUtc="2026-03-19T21:13:00Z">
        <w:r>
          <w:rPr>
            <w:rFonts w:ascii="Times New Roman" w:eastAsia="Times New Roman" w:hAnsi="Times New Roman" w:cs="Times New Roman"/>
            <w:color w:val="000000" w:themeColor="text1"/>
            <w:sz w:val="24"/>
            <w:szCs w:val="24"/>
          </w:rPr>
          <w:delText>align</w:delText>
        </w:r>
      </w:del>
      <w:ins w:id="900" w:author="Rossella Falcone" w:date="2026-03-19T17:13:00Z" w16du:dateUtc="2026-03-19T21:13:00Z">
        <w:r>
          <w:rPr>
            <w:rFonts w:ascii="Times New Roman" w:eastAsia="Times New Roman" w:hAnsi="Times New Roman" w:cs="Times New Roman"/>
            <w:color w:val="000000" w:themeColor="text1"/>
            <w:sz w:val="24"/>
            <w:szCs w:val="24"/>
          </w:rPr>
          <w:t>align</w:t>
        </w:r>
        <w:r w:rsidR="00692E7F">
          <w:rPr>
            <w:rFonts w:ascii="Times New Roman" w:eastAsia="Times New Roman" w:hAnsi="Times New Roman" w:cs="Times New Roman"/>
            <w:color w:val="000000" w:themeColor="text1"/>
            <w:sz w:val="24"/>
            <w:szCs w:val="24"/>
          </w:rPr>
          <w:t>ed</w:t>
        </w:r>
      </w:ins>
      <w:r>
        <w:rPr>
          <w:rFonts w:ascii="Times New Roman" w:eastAsia="Times New Roman" w:hAnsi="Times New Roman" w:cs="Times New Roman"/>
          <w:color w:val="000000" w:themeColor="text1"/>
          <w:sz w:val="24"/>
          <w:szCs w:val="24"/>
        </w:rPr>
        <w:t xml:space="preserve"> with the delay</w:t>
      </w:r>
      <w:del w:id="901" w:author="Rossella Falcone" w:date="2026-03-19T17:13:00Z" w16du:dateUtc="2026-03-19T21:13:00Z">
        <w:r>
          <w:rPr>
            <w:rFonts w:ascii="Times New Roman" w:eastAsia="Times New Roman" w:hAnsi="Times New Roman" w:cs="Times New Roman"/>
            <w:color w:val="000000" w:themeColor="text1"/>
            <w:sz w:val="24"/>
            <w:szCs w:val="24"/>
          </w:rPr>
          <w:delText>-</w:delText>
        </w:r>
      </w:del>
      <w:ins w:id="902" w:author="Rossella Falcone" w:date="2026-03-19T17:13:00Z" w16du:dateUtc="2026-03-19T21:13:00Z">
        <w:r w:rsidR="00692E7F">
          <w:rPr>
            <w:rFonts w:ascii="Times New Roman" w:eastAsia="Times New Roman" w:hAnsi="Times New Roman" w:cs="Times New Roman"/>
            <w:color w:val="000000" w:themeColor="text1"/>
            <w:sz w:val="24"/>
            <w:szCs w:val="24"/>
          </w:rPr>
          <w:t xml:space="preserve"> </w:t>
        </w:r>
      </w:ins>
      <w:r>
        <w:rPr>
          <w:rFonts w:ascii="Times New Roman" w:eastAsia="Times New Roman" w:hAnsi="Times New Roman" w:cs="Times New Roman"/>
          <w:color w:val="000000" w:themeColor="text1"/>
          <w:sz w:val="24"/>
          <w:szCs w:val="24"/>
        </w:rPr>
        <w:t>coding dimension</w:t>
      </w:r>
      <w:del w:id="903" w:author="Rossella Falcone" w:date="2026-03-19T17:13:00Z" w16du:dateUtc="2026-03-19T21:13:00Z">
        <w:r>
          <w:rPr>
            <w:rFonts w:ascii="Times New Roman" w:eastAsia="Times New Roman" w:hAnsi="Times New Roman" w:cs="Times New Roman"/>
            <w:color w:val="000000" w:themeColor="text1"/>
            <w:sz w:val="24"/>
            <w:szCs w:val="24"/>
          </w:rPr>
          <w:delText>).</w:delText>
        </w:r>
      </w:del>
      <w:ins w:id="904" w:author="Rossella Falcone" w:date="2026-03-19T17:13:00Z" w16du:dateUtc="2026-03-19T21:13:00Z">
        <w:r>
          <w:rPr>
            <w:rFonts w:ascii="Times New Roman" w:eastAsia="Times New Roman" w:hAnsi="Times New Roman" w:cs="Times New Roman"/>
            <w:color w:val="000000" w:themeColor="text1"/>
            <w:sz w:val="24"/>
            <w:szCs w:val="24"/>
          </w:rPr>
          <w:t>.</w:t>
        </w:r>
      </w:ins>
      <w:r>
        <w:rPr>
          <w:rFonts w:ascii="Times New Roman" w:eastAsia="Times New Roman" w:hAnsi="Times New Roman" w:cs="Times New Roman"/>
          <w:color w:val="000000" w:themeColor="text1"/>
          <w:sz w:val="24"/>
          <w:szCs w:val="24"/>
        </w:rPr>
        <w:t xml:space="preserve"> This </w:t>
      </w:r>
      <w:del w:id="905" w:author="Rossella Falcone" w:date="2026-03-19T17:13:00Z" w16du:dateUtc="2026-03-19T21:13:00Z">
        <w:r>
          <w:rPr>
            <w:rFonts w:ascii="Times New Roman" w:eastAsia="Times New Roman" w:hAnsi="Times New Roman" w:cs="Times New Roman"/>
            <w:color w:val="000000" w:themeColor="text1"/>
            <w:sz w:val="24"/>
            <w:szCs w:val="24"/>
          </w:rPr>
          <w:delText>suggested</w:delText>
        </w:r>
      </w:del>
      <w:ins w:id="906" w:author="Rossella Falcone" w:date="2026-03-19T17:13:00Z" w16du:dateUtc="2026-03-19T21:13:00Z">
        <w:r>
          <w:rPr>
            <w:rFonts w:ascii="Times New Roman" w:eastAsia="Times New Roman" w:hAnsi="Times New Roman" w:cs="Times New Roman"/>
            <w:color w:val="000000" w:themeColor="text1"/>
            <w:sz w:val="24"/>
            <w:szCs w:val="24"/>
          </w:rPr>
          <w:t>suggest</w:t>
        </w:r>
        <w:r w:rsidR="00692E7F">
          <w:rPr>
            <w:rFonts w:ascii="Times New Roman" w:eastAsia="Times New Roman" w:hAnsi="Times New Roman" w:cs="Times New Roman"/>
            <w:color w:val="000000" w:themeColor="text1"/>
            <w:sz w:val="24"/>
            <w:szCs w:val="24"/>
          </w:rPr>
          <w:t>s</w:t>
        </w:r>
      </w:ins>
      <w:r>
        <w:rPr>
          <w:rFonts w:ascii="Times New Roman" w:eastAsia="Times New Roman" w:hAnsi="Times New Roman" w:cs="Times New Roman"/>
          <w:color w:val="000000" w:themeColor="text1"/>
          <w:sz w:val="24"/>
          <w:szCs w:val="24"/>
        </w:rPr>
        <w:t xml:space="preserve"> that for monkey S, the go</w:t>
      </w:r>
      <w:del w:id="907" w:author="Rossella Falcone" w:date="2026-03-19T17:13:00Z" w16du:dateUtc="2026-03-19T21:13:00Z">
        <w:r>
          <w:rPr>
            <w:rFonts w:ascii="Times New Roman" w:eastAsia="Times New Roman" w:hAnsi="Times New Roman" w:cs="Times New Roman"/>
            <w:color w:val="000000" w:themeColor="text1"/>
            <w:sz w:val="24"/>
            <w:szCs w:val="24"/>
          </w:rPr>
          <w:delText>-</w:delText>
        </w:r>
      </w:del>
      <w:ins w:id="908" w:author="Rossella Falcone" w:date="2026-03-19T17:13:00Z" w16du:dateUtc="2026-03-19T21:13:00Z">
        <w:r w:rsidR="00D11FD4">
          <w:rPr>
            <w:rFonts w:ascii="Times New Roman" w:eastAsia="Times New Roman" w:hAnsi="Times New Roman" w:cs="Times New Roman"/>
            <w:color w:val="000000" w:themeColor="text1"/>
            <w:sz w:val="24"/>
            <w:szCs w:val="24"/>
          </w:rPr>
          <w:t xml:space="preserve"> </w:t>
        </w:r>
      </w:ins>
      <w:r>
        <w:rPr>
          <w:rFonts w:ascii="Times New Roman" w:eastAsia="Times New Roman" w:hAnsi="Times New Roman" w:cs="Times New Roman"/>
          <w:color w:val="000000" w:themeColor="text1"/>
          <w:sz w:val="24"/>
          <w:szCs w:val="24"/>
        </w:rPr>
        <w:t xml:space="preserve">signal modified the discounted value, which is consistent with behavioral modeling results </w:t>
      </w:r>
      <w:ins w:id="909" w:author="Rossella Falcone" w:date="2026-03-19T17:13:00Z" w16du:dateUtc="2026-03-19T21:13:00Z">
        <w:r w:rsidR="00692E7F">
          <w:rPr>
            <w:rFonts w:ascii="Times New Roman" w:eastAsia="Times New Roman" w:hAnsi="Times New Roman" w:cs="Times New Roman"/>
            <w:color w:val="000000" w:themeColor="text1"/>
            <w:sz w:val="24"/>
            <w:szCs w:val="24"/>
          </w:rPr>
          <w:t xml:space="preserve">indicating </w:t>
        </w:r>
      </w:ins>
      <w:r>
        <w:rPr>
          <w:rFonts w:ascii="Times New Roman" w:eastAsia="Times New Roman" w:hAnsi="Times New Roman" w:cs="Times New Roman"/>
          <w:color w:val="000000" w:themeColor="text1"/>
          <w:sz w:val="24"/>
          <w:szCs w:val="24"/>
        </w:rPr>
        <w:t xml:space="preserve">that monkey S re-computed </w:t>
      </w:r>
      <w:ins w:id="910" w:author="Rossella Falcone" w:date="2026-03-19T17:13:00Z" w16du:dateUtc="2026-03-19T21:13:00Z">
        <w:r w:rsidR="00692E7F">
          <w:rPr>
            <w:rFonts w:ascii="Times New Roman" w:eastAsia="Times New Roman" w:hAnsi="Times New Roman" w:cs="Times New Roman"/>
            <w:color w:val="000000" w:themeColor="text1"/>
            <w:sz w:val="24"/>
            <w:szCs w:val="24"/>
          </w:rPr>
          <w:t xml:space="preserve">the </w:t>
        </w:r>
      </w:ins>
      <w:r>
        <w:rPr>
          <w:rFonts w:ascii="Times New Roman" w:eastAsia="Times New Roman" w:hAnsi="Times New Roman" w:cs="Times New Roman"/>
          <w:color w:val="000000" w:themeColor="text1"/>
          <w:sz w:val="24"/>
          <w:szCs w:val="24"/>
        </w:rPr>
        <w:t xml:space="preserve">temporally discounted value by considering the additional delay associated with the go signal. </w:t>
      </w:r>
      <w:del w:id="911" w:author="Rossella Falcone" w:date="2026-03-19T17:13:00Z" w16du:dateUtc="2026-03-19T21:13:00Z">
        <w:r w:rsidR="00FB67DB">
          <w:rPr>
            <w:rFonts w:ascii="Times New Roman" w:eastAsia="Times New Roman" w:hAnsi="Times New Roman" w:cs="Times New Roman"/>
            <w:color w:val="000000" w:themeColor="text1"/>
            <w:sz w:val="24"/>
            <w:szCs w:val="24"/>
          </w:rPr>
          <w:delText>For</w:delText>
        </w:r>
      </w:del>
      <w:ins w:id="912" w:author="Rossella Falcone" w:date="2026-03-19T17:13:00Z" w16du:dateUtc="2026-03-19T21:13:00Z">
        <w:r w:rsidR="00692E7F">
          <w:rPr>
            <w:rFonts w:ascii="Times New Roman" w:eastAsia="Times New Roman" w:hAnsi="Times New Roman" w:cs="Times New Roman"/>
            <w:color w:val="000000" w:themeColor="text1"/>
            <w:sz w:val="24"/>
            <w:szCs w:val="24"/>
          </w:rPr>
          <w:t>In contrast, f</w:t>
        </w:r>
        <w:r w:rsidR="00FB67DB">
          <w:rPr>
            <w:rFonts w:ascii="Times New Roman" w:eastAsia="Times New Roman" w:hAnsi="Times New Roman" w:cs="Times New Roman"/>
            <w:color w:val="000000" w:themeColor="text1"/>
            <w:sz w:val="24"/>
            <w:szCs w:val="24"/>
          </w:rPr>
          <w:t>or</w:t>
        </w:r>
      </w:ins>
      <w:r w:rsidR="00FB67DB">
        <w:rPr>
          <w:rFonts w:ascii="Times New Roman" w:eastAsia="Times New Roman" w:hAnsi="Times New Roman" w:cs="Times New Roman"/>
          <w:color w:val="000000" w:themeColor="text1"/>
          <w:sz w:val="24"/>
          <w:szCs w:val="24"/>
        </w:rPr>
        <w:t xml:space="preserve"> monkey T</w:t>
      </w:r>
      <w:del w:id="913" w:author="Rossella Falcone" w:date="2026-03-19T17:13:00Z" w16du:dateUtc="2026-03-19T21:13:00Z">
        <w:r w:rsidR="00FB67DB">
          <w:rPr>
            <w:rFonts w:ascii="Times New Roman" w:eastAsia="Times New Roman" w:hAnsi="Times New Roman" w:cs="Times New Roman"/>
            <w:color w:val="000000" w:themeColor="text1"/>
            <w:sz w:val="24"/>
            <w:szCs w:val="24"/>
          </w:rPr>
          <w:delText xml:space="preserve"> on the other hand</w:delText>
        </w:r>
      </w:del>
      <w:r w:rsidR="00692E7F">
        <w:rPr>
          <w:rFonts w:ascii="Times New Roman" w:eastAsia="Times New Roman" w:hAnsi="Times New Roman" w:cs="Times New Roman"/>
          <w:color w:val="000000" w:themeColor="text1"/>
          <w:sz w:val="24"/>
          <w:szCs w:val="24"/>
        </w:rPr>
        <w:t>,</w:t>
      </w:r>
      <w:r w:rsidR="00FB67DB">
        <w:rPr>
          <w:rFonts w:ascii="Times New Roman" w:eastAsia="Times New Roman" w:hAnsi="Times New Roman" w:cs="Times New Roman"/>
          <w:color w:val="000000" w:themeColor="text1"/>
          <w:sz w:val="24"/>
          <w:szCs w:val="24"/>
        </w:rPr>
        <w:t xml:space="preserve"> the yellow/purple coding dimension was orthogonal to the value</w:t>
      </w:r>
      <w:del w:id="914" w:author="Rossella Falcone" w:date="2026-03-19T17:13:00Z" w16du:dateUtc="2026-03-19T21:13:00Z">
        <w:r w:rsidR="00FB67DB">
          <w:rPr>
            <w:rFonts w:ascii="Times New Roman" w:eastAsia="Times New Roman" w:hAnsi="Times New Roman" w:cs="Times New Roman"/>
            <w:color w:val="000000" w:themeColor="text1"/>
            <w:sz w:val="24"/>
            <w:szCs w:val="24"/>
          </w:rPr>
          <w:delText>-</w:delText>
        </w:r>
      </w:del>
      <w:ins w:id="915" w:author="Rossella Falcone" w:date="2026-03-19T17:13:00Z" w16du:dateUtc="2026-03-19T21:13:00Z">
        <w:r w:rsidR="00D11FD4">
          <w:rPr>
            <w:rFonts w:ascii="Times New Roman" w:eastAsia="Times New Roman" w:hAnsi="Times New Roman" w:cs="Times New Roman"/>
            <w:color w:val="000000" w:themeColor="text1"/>
            <w:sz w:val="24"/>
            <w:szCs w:val="24"/>
          </w:rPr>
          <w:t xml:space="preserve"> </w:t>
        </w:r>
      </w:ins>
      <w:r w:rsidR="00FB67DB">
        <w:rPr>
          <w:rFonts w:ascii="Times New Roman" w:eastAsia="Times New Roman" w:hAnsi="Times New Roman" w:cs="Times New Roman"/>
          <w:color w:val="000000" w:themeColor="text1"/>
          <w:sz w:val="24"/>
          <w:szCs w:val="24"/>
        </w:rPr>
        <w:t xml:space="preserve">coding dimension, which aligned with the behavioral model </w:t>
      </w:r>
      <w:del w:id="916" w:author="Rossella Falcone" w:date="2026-03-19T17:13:00Z" w16du:dateUtc="2026-03-19T21:13:00Z">
        <w:r w:rsidR="00FB67DB">
          <w:rPr>
            <w:rFonts w:ascii="Times New Roman" w:eastAsia="Times New Roman" w:hAnsi="Times New Roman" w:cs="Times New Roman"/>
            <w:color w:val="000000" w:themeColor="text1"/>
            <w:sz w:val="24"/>
            <w:szCs w:val="24"/>
          </w:rPr>
          <w:delText>that</w:delText>
        </w:r>
      </w:del>
      <w:ins w:id="917" w:author="Rossella Falcone" w:date="2026-03-19T17:13:00Z" w16du:dateUtc="2026-03-19T21:13:00Z">
        <w:r w:rsidR="00692E7F">
          <w:rPr>
            <w:rFonts w:ascii="Times New Roman" w:eastAsia="Times New Roman" w:hAnsi="Times New Roman" w:cs="Times New Roman"/>
            <w:color w:val="000000" w:themeColor="text1"/>
            <w:sz w:val="24"/>
            <w:szCs w:val="24"/>
          </w:rPr>
          <w:t>in which</w:t>
        </w:r>
      </w:ins>
      <w:r w:rsidR="00692E7F">
        <w:rPr>
          <w:rFonts w:ascii="Times New Roman" w:eastAsia="Times New Roman" w:hAnsi="Times New Roman" w:cs="Times New Roman"/>
          <w:color w:val="000000" w:themeColor="text1"/>
          <w:sz w:val="24"/>
          <w:szCs w:val="24"/>
        </w:rPr>
        <w:t xml:space="preserve"> </w:t>
      </w:r>
      <w:r w:rsidR="00FB67DB">
        <w:rPr>
          <w:rFonts w:ascii="Times New Roman" w:eastAsia="Times New Roman" w:hAnsi="Times New Roman" w:cs="Times New Roman"/>
          <w:color w:val="000000" w:themeColor="text1"/>
          <w:sz w:val="24"/>
          <w:szCs w:val="24"/>
        </w:rPr>
        <w:t>monkey T assigned additive values to the go</w:t>
      </w:r>
      <w:del w:id="918" w:author="Rossella Falcone" w:date="2026-03-19T17:13:00Z" w16du:dateUtc="2026-03-19T21:13:00Z">
        <w:r w:rsidR="00FB67DB">
          <w:rPr>
            <w:rFonts w:ascii="Times New Roman" w:eastAsia="Times New Roman" w:hAnsi="Times New Roman" w:cs="Times New Roman"/>
            <w:color w:val="000000" w:themeColor="text1"/>
            <w:sz w:val="24"/>
            <w:szCs w:val="24"/>
          </w:rPr>
          <w:delText>-</w:delText>
        </w:r>
      </w:del>
      <w:ins w:id="919" w:author="Rossella Falcone" w:date="2026-03-19T17:13:00Z" w16du:dateUtc="2026-03-19T21:13:00Z">
        <w:r w:rsidR="00692E7F">
          <w:rPr>
            <w:rFonts w:ascii="Times New Roman" w:eastAsia="Times New Roman" w:hAnsi="Times New Roman" w:cs="Times New Roman"/>
            <w:color w:val="000000" w:themeColor="text1"/>
            <w:sz w:val="24"/>
            <w:szCs w:val="24"/>
          </w:rPr>
          <w:t xml:space="preserve"> </w:t>
        </w:r>
      </w:ins>
      <w:r w:rsidR="00FB67DB">
        <w:rPr>
          <w:rFonts w:ascii="Times New Roman" w:eastAsia="Times New Roman" w:hAnsi="Times New Roman" w:cs="Times New Roman"/>
          <w:color w:val="000000" w:themeColor="text1"/>
          <w:sz w:val="24"/>
          <w:szCs w:val="24"/>
        </w:rPr>
        <w:t xml:space="preserve">signal without re-computing the temporally discounted value. </w:t>
      </w:r>
    </w:p>
    <w:p w14:paraId="3D096268" w14:textId="4F5BCD8D" w:rsidR="001D6F73" w:rsidDel="00BD0958" w:rsidRDefault="003B7876" w:rsidP="00DE399C">
      <w:pPr>
        <w:shd w:val="clear" w:color="auto" w:fill="FFFFFF"/>
        <w:spacing w:after="0" w:line="480" w:lineRule="auto"/>
        <w:rPr>
          <w:ins w:id="920" w:author="Rossella Falcone" w:date="2026-03-19T17:13:00Z" w16du:dateUtc="2026-03-19T21:13:00Z"/>
          <w:del w:id="921" w:author="Siyu Wang" w:date="2026-03-23T01:53:00Z" w16du:dateUtc="2026-03-23T05:53:00Z"/>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Additional single-neuron and population-level </w:t>
      </w:r>
      <w:del w:id="922" w:author="Rossella Falcone" w:date="2026-03-19T17:13:00Z" w16du:dateUtc="2026-03-19T21:13:00Z">
        <w:r>
          <w:rPr>
            <w:rFonts w:ascii="Times New Roman" w:eastAsia="Times New Roman" w:hAnsi="Times New Roman" w:cs="Times New Roman"/>
            <w:color w:val="000000" w:themeColor="text1"/>
            <w:sz w:val="24"/>
            <w:szCs w:val="24"/>
          </w:rPr>
          <w:delText>analysis</w:delText>
        </w:r>
      </w:del>
      <w:ins w:id="923" w:author="Rossella Falcone" w:date="2026-03-19T17:13:00Z" w16du:dateUtc="2026-03-19T21:13:00Z">
        <w:r>
          <w:rPr>
            <w:rFonts w:ascii="Times New Roman" w:eastAsia="Times New Roman" w:hAnsi="Times New Roman" w:cs="Times New Roman"/>
            <w:color w:val="000000" w:themeColor="text1"/>
            <w:sz w:val="24"/>
            <w:szCs w:val="24"/>
          </w:rPr>
          <w:t>analys</w:t>
        </w:r>
        <w:r w:rsidR="00CD390F">
          <w:rPr>
            <w:rFonts w:ascii="Times New Roman" w:eastAsia="Times New Roman" w:hAnsi="Times New Roman" w:cs="Times New Roman"/>
            <w:color w:val="000000" w:themeColor="text1"/>
            <w:sz w:val="24"/>
            <w:szCs w:val="24"/>
          </w:rPr>
          <w:t>e</w:t>
        </w:r>
        <w:r>
          <w:rPr>
            <w:rFonts w:ascii="Times New Roman" w:eastAsia="Times New Roman" w:hAnsi="Times New Roman" w:cs="Times New Roman"/>
            <w:color w:val="000000" w:themeColor="text1"/>
            <w:sz w:val="24"/>
            <w:szCs w:val="24"/>
          </w:rPr>
          <w:t>s</w:t>
        </w:r>
      </w:ins>
      <w:r>
        <w:rPr>
          <w:rFonts w:ascii="Times New Roman" w:eastAsia="Times New Roman" w:hAnsi="Times New Roman" w:cs="Times New Roman"/>
          <w:color w:val="000000" w:themeColor="text1"/>
          <w:sz w:val="24"/>
          <w:szCs w:val="24"/>
        </w:rPr>
        <w:t xml:space="preserve"> confirmed the neural differences </w:t>
      </w:r>
      <w:r w:rsidR="00CB75F2">
        <w:rPr>
          <w:rFonts w:ascii="Times New Roman" w:eastAsia="Times New Roman" w:hAnsi="Times New Roman" w:cs="Times New Roman"/>
          <w:color w:val="000000" w:themeColor="text1"/>
          <w:sz w:val="24"/>
          <w:szCs w:val="24"/>
        </w:rPr>
        <w:t xml:space="preserve">between </w:t>
      </w:r>
      <w:ins w:id="924" w:author="Rossella Falcone" w:date="2026-03-19T17:13:00Z" w16du:dateUtc="2026-03-19T21:13:00Z">
        <w:r w:rsidR="001D6F73">
          <w:rPr>
            <w:rFonts w:ascii="Times New Roman" w:eastAsia="Times New Roman" w:hAnsi="Times New Roman" w:cs="Times New Roman"/>
            <w:color w:val="000000" w:themeColor="text1"/>
            <w:sz w:val="24"/>
            <w:szCs w:val="24"/>
          </w:rPr>
          <w:t xml:space="preserve">the </w:t>
        </w:r>
      </w:ins>
      <w:r w:rsidR="00CB75F2">
        <w:rPr>
          <w:rFonts w:ascii="Times New Roman" w:eastAsia="Times New Roman" w:hAnsi="Times New Roman" w:cs="Times New Roman"/>
          <w:color w:val="000000" w:themeColor="text1"/>
          <w:sz w:val="24"/>
          <w:szCs w:val="24"/>
        </w:rPr>
        <w:t xml:space="preserve">animals </w:t>
      </w:r>
      <w:r>
        <w:rPr>
          <w:rFonts w:ascii="Times New Roman" w:eastAsia="Times New Roman" w:hAnsi="Times New Roman" w:cs="Times New Roman"/>
          <w:color w:val="000000" w:themeColor="text1"/>
          <w:sz w:val="24"/>
          <w:szCs w:val="24"/>
        </w:rPr>
        <w:t xml:space="preserve">in </w:t>
      </w:r>
      <w:r w:rsidR="001D6F73">
        <w:rPr>
          <w:rFonts w:ascii="Times New Roman" w:eastAsia="Times New Roman" w:hAnsi="Times New Roman" w:cs="Times New Roman"/>
          <w:color w:val="000000" w:themeColor="text1"/>
          <w:sz w:val="24"/>
          <w:szCs w:val="24"/>
        </w:rPr>
        <w:t xml:space="preserve">how </w:t>
      </w:r>
      <w:ins w:id="925" w:author="Rossella Falcone" w:date="2026-03-19T17:13:00Z" w16du:dateUtc="2026-03-19T21:13:00Z">
        <w:del w:id="926" w:author="Siyu Wang" w:date="2026-03-23T01:52:00Z" w16du:dateUtc="2026-03-23T05:52:00Z">
          <w:r w:rsidR="001D6F73" w:rsidDel="00BD0958">
            <w:rPr>
              <w:rFonts w:ascii="Times New Roman" w:eastAsia="Times New Roman" w:hAnsi="Times New Roman" w:cs="Times New Roman"/>
              <w:color w:val="000000" w:themeColor="text1"/>
              <w:sz w:val="24"/>
              <w:szCs w:val="24"/>
            </w:rPr>
            <w:delText xml:space="preserve">the </w:delText>
          </w:r>
        </w:del>
      </w:ins>
      <w:r w:rsidR="001D6F73">
        <w:rPr>
          <w:rFonts w:ascii="Times New Roman" w:eastAsia="Times New Roman" w:hAnsi="Times New Roman" w:cs="Times New Roman"/>
          <w:color w:val="000000" w:themeColor="text1"/>
          <w:sz w:val="24"/>
          <w:szCs w:val="24"/>
        </w:rPr>
        <w:t xml:space="preserve">dlPFC </w:t>
      </w:r>
      <w:r w:rsidR="00CD390F">
        <w:rPr>
          <w:rFonts w:ascii="Times New Roman" w:eastAsia="Times New Roman" w:hAnsi="Times New Roman" w:cs="Times New Roman"/>
          <w:color w:val="000000" w:themeColor="text1"/>
          <w:sz w:val="24"/>
          <w:szCs w:val="24"/>
        </w:rPr>
        <w:t>encod</w:t>
      </w:r>
      <w:r w:rsidR="001D6F73">
        <w:rPr>
          <w:rFonts w:ascii="Times New Roman" w:eastAsia="Times New Roman" w:hAnsi="Times New Roman" w:cs="Times New Roman"/>
          <w:color w:val="000000" w:themeColor="text1"/>
          <w:sz w:val="24"/>
          <w:szCs w:val="24"/>
        </w:rPr>
        <w:t>ed</w:t>
      </w:r>
      <w:r w:rsidR="00CD390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reward and time</w:t>
      </w:r>
      <w:ins w:id="927" w:author="Siyu Wang" w:date="2026-03-23T01:52:00Z" w16du:dateUtc="2026-03-23T05:52:00Z">
        <w:r w:rsidR="00BD0958">
          <w:rPr>
            <w:rFonts w:ascii="Times New Roman" w:eastAsia="Times New Roman" w:hAnsi="Times New Roman" w:cs="Times New Roman"/>
            <w:color w:val="000000" w:themeColor="text1"/>
            <w:sz w:val="24"/>
            <w:szCs w:val="24"/>
          </w:rPr>
          <w:t>.</w:t>
        </w:r>
      </w:ins>
      <w:del w:id="928" w:author="Rossella Falcone" w:date="2026-03-19T17:13:00Z" w16du:dateUtc="2026-03-19T21:13:00Z">
        <w:r>
          <w:rPr>
            <w:rFonts w:ascii="Times New Roman" w:eastAsia="Times New Roman" w:hAnsi="Times New Roman" w:cs="Times New Roman"/>
            <w:color w:val="000000" w:themeColor="text1"/>
            <w:sz w:val="24"/>
            <w:szCs w:val="24"/>
          </w:rPr>
          <w:delText xml:space="preserve">. </w:delText>
        </w:r>
      </w:del>
      <w:ins w:id="929" w:author="Rossella Falcone" w:date="2026-03-19T17:13:00Z" w16du:dateUtc="2026-03-19T21:13:00Z">
        <w:r w:rsidR="00CD390F">
          <w:rPr>
            <w:rFonts w:ascii="Times New Roman" w:eastAsia="Times New Roman" w:hAnsi="Times New Roman" w:cs="Times New Roman"/>
            <w:color w:val="000000" w:themeColor="text1"/>
            <w:sz w:val="24"/>
            <w:szCs w:val="24"/>
          </w:rPr>
          <w:t xml:space="preserve"> </w:t>
        </w:r>
      </w:ins>
    </w:p>
    <w:p w14:paraId="59E348D1" w14:textId="0ACDD070" w:rsidR="00DE399C" w:rsidRDefault="00DE399C" w:rsidP="00DE399C">
      <w:pPr>
        <w:shd w:val="clear" w:color="auto" w:fill="FFFFFF"/>
        <w:spacing w:after="0"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In the first analysis, we </w:t>
      </w:r>
      <w:del w:id="930" w:author="Rossella Falcone" w:date="2026-03-19T17:13:00Z" w16du:dateUtc="2026-03-19T21:13:00Z">
        <w:r>
          <w:rPr>
            <w:rFonts w:ascii="Times New Roman" w:eastAsia="Times New Roman" w:hAnsi="Times New Roman" w:cs="Times New Roman"/>
            <w:color w:val="000000" w:themeColor="text1"/>
            <w:sz w:val="24"/>
            <w:szCs w:val="24"/>
          </w:rPr>
          <w:delText>looked at</w:delText>
        </w:r>
      </w:del>
      <w:ins w:id="931" w:author="Rossella Falcone" w:date="2026-03-19T17:13:00Z" w16du:dateUtc="2026-03-19T21:13:00Z">
        <w:r w:rsidR="00CD390F">
          <w:rPr>
            <w:rFonts w:ascii="Times New Roman" w:eastAsia="Times New Roman" w:hAnsi="Times New Roman" w:cs="Times New Roman"/>
            <w:color w:val="000000" w:themeColor="text1"/>
            <w:sz w:val="24"/>
            <w:szCs w:val="24"/>
          </w:rPr>
          <w:t>examined</w:t>
        </w:r>
      </w:ins>
      <w:r>
        <w:rPr>
          <w:rFonts w:ascii="Times New Roman" w:eastAsia="Times New Roman" w:hAnsi="Times New Roman" w:cs="Times New Roman"/>
          <w:color w:val="000000" w:themeColor="text1"/>
          <w:sz w:val="24"/>
          <w:szCs w:val="24"/>
        </w:rPr>
        <w:t xml:space="preserve"> the linearity of value coding</w:t>
      </w:r>
      <w:r w:rsidR="004E32C9">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In Monkey S, only 10% of the neurons tracked discounted value linearly</w:t>
      </w:r>
      <w:del w:id="932" w:author="Rossella Falcone" w:date="2026-03-19T17:13:00Z" w16du:dateUtc="2026-03-19T21:13:00Z">
        <w:r w:rsidRPr="005766B7">
          <w:rPr>
            <w:rFonts w:ascii="Times New Roman" w:eastAsia="Times New Roman" w:hAnsi="Times New Roman" w:cs="Times New Roman"/>
            <w:color w:val="000000" w:themeColor="text1"/>
            <w:sz w:val="24"/>
            <w:szCs w:val="24"/>
          </w:rPr>
          <w:delText>, yet</w:delText>
        </w:r>
      </w:del>
      <w:ins w:id="933" w:author="Rossella Falcone" w:date="2026-03-19T17:13:00Z" w16du:dateUtc="2026-03-19T21:13:00Z">
        <w:r w:rsidR="001D6F73">
          <w:rPr>
            <w:rFonts w:ascii="Times New Roman" w:eastAsia="Times New Roman" w:hAnsi="Times New Roman" w:cs="Times New Roman"/>
            <w:color w:val="000000" w:themeColor="text1"/>
            <w:sz w:val="24"/>
            <w:szCs w:val="24"/>
          </w:rPr>
          <w:t>; however,</w:t>
        </w:r>
      </w:ins>
      <w:r w:rsidR="001D6F73">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 xml:space="preserve">the population showed an early inverse correlation between reward magnitude and delay. </w:t>
      </w:r>
      <w:r w:rsidR="005A1B9F">
        <w:rPr>
          <w:rFonts w:ascii="Times New Roman" w:eastAsia="Times New Roman" w:hAnsi="Times New Roman" w:cs="Times New Roman"/>
          <w:color w:val="000000" w:themeColor="text1"/>
          <w:sz w:val="24"/>
          <w:szCs w:val="24"/>
        </w:rPr>
        <w:t xml:space="preserve">Population trajectories were qualitatively entangled, suggesting </w:t>
      </w:r>
      <w:r w:rsidR="005A1B9F" w:rsidRPr="005766B7">
        <w:rPr>
          <w:rFonts w:ascii="Times New Roman" w:eastAsia="Times New Roman" w:hAnsi="Times New Roman" w:cs="Times New Roman"/>
          <w:color w:val="000000" w:themeColor="text1"/>
          <w:sz w:val="24"/>
          <w:szCs w:val="24"/>
        </w:rPr>
        <w:t xml:space="preserve">that value integration </w:t>
      </w:r>
      <w:ins w:id="934" w:author="Siyu Wang" w:date="2026-03-23T01:54:00Z" w16du:dateUtc="2026-03-23T05:54:00Z">
        <w:r w:rsidR="00BD0958">
          <w:rPr>
            <w:rFonts w:ascii="Times New Roman" w:eastAsia="Times New Roman" w:hAnsi="Times New Roman" w:cs="Times New Roman"/>
            <w:color w:val="000000" w:themeColor="text1"/>
            <w:sz w:val="24"/>
            <w:szCs w:val="24"/>
          </w:rPr>
          <w:t>wa</w:t>
        </w:r>
      </w:ins>
      <w:del w:id="935" w:author="Siyu Wang" w:date="2026-03-23T01:54:00Z" w16du:dateUtc="2026-03-23T05:54:00Z">
        <w:r w:rsidR="005A1B9F" w:rsidRPr="005766B7" w:rsidDel="00BD0958">
          <w:rPr>
            <w:rFonts w:ascii="Times New Roman" w:eastAsia="Times New Roman" w:hAnsi="Times New Roman" w:cs="Times New Roman"/>
            <w:color w:val="000000" w:themeColor="text1"/>
            <w:sz w:val="24"/>
            <w:szCs w:val="24"/>
          </w:rPr>
          <w:delText>i</w:delText>
        </w:r>
      </w:del>
      <w:r w:rsidR="005A1B9F" w:rsidRPr="005766B7">
        <w:rPr>
          <w:rFonts w:ascii="Times New Roman" w:eastAsia="Times New Roman" w:hAnsi="Times New Roman" w:cs="Times New Roman"/>
          <w:color w:val="000000" w:themeColor="text1"/>
          <w:sz w:val="24"/>
          <w:szCs w:val="24"/>
        </w:rPr>
        <w:t>s distributed across the population</w:t>
      </w:r>
      <w:r w:rsidR="005A1B9F">
        <w:rPr>
          <w:rFonts w:ascii="Times New Roman" w:eastAsia="Times New Roman" w:hAnsi="Times New Roman" w:cs="Times New Roman"/>
          <w:color w:val="000000" w:themeColor="text1"/>
          <w:sz w:val="24"/>
          <w:szCs w:val="24"/>
        </w:rPr>
        <w:t xml:space="preserve"> and </w:t>
      </w:r>
      <w:del w:id="936" w:author="Rossella Falcone" w:date="2026-03-19T17:13:00Z" w16du:dateUtc="2026-03-19T21:13:00Z">
        <w:r w:rsidR="005A1B9F">
          <w:rPr>
            <w:rFonts w:ascii="Times New Roman" w:eastAsia="Times New Roman" w:hAnsi="Times New Roman" w:cs="Times New Roman"/>
            <w:color w:val="000000" w:themeColor="text1"/>
            <w:sz w:val="24"/>
            <w:szCs w:val="24"/>
          </w:rPr>
          <w:delText>had</w:delText>
        </w:r>
      </w:del>
      <w:ins w:id="937" w:author="Rossella Falcone" w:date="2026-03-19T17:13:00Z" w16du:dateUtc="2026-03-19T21:13:00Z">
        <w:r w:rsidR="00CD390F">
          <w:rPr>
            <w:rFonts w:ascii="Times New Roman" w:eastAsia="Times New Roman" w:hAnsi="Times New Roman" w:cs="Times New Roman"/>
            <w:color w:val="000000" w:themeColor="text1"/>
            <w:sz w:val="24"/>
            <w:szCs w:val="24"/>
          </w:rPr>
          <w:t>involve</w:t>
        </w:r>
      </w:ins>
      <w:ins w:id="938" w:author="Siyu Wang" w:date="2026-03-23T01:54:00Z" w16du:dateUtc="2026-03-23T05:54:00Z">
        <w:r w:rsidR="00BD0958">
          <w:rPr>
            <w:rFonts w:ascii="Times New Roman" w:eastAsia="Times New Roman" w:hAnsi="Times New Roman" w:cs="Times New Roman"/>
            <w:color w:val="000000" w:themeColor="text1"/>
            <w:sz w:val="24"/>
            <w:szCs w:val="24"/>
          </w:rPr>
          <w:t>d</w:t>
        </w:r>
      </w:ins>
      <w:ins w:id="939" w:author="Rossella Falcone" w:date="2026-03-19T17:13:00Z" w16du:dateUtc="2026-03-19T21:13:00Z">
        <w:del w:id="940" w:author="Siyu Wang" w:date="2026-03-23T01:54:00Z" w16du:dateUtc="2026-03-23T05:54:00Z">
          <w:r w:rsidR="00CD390F" w:rsidDel="00BD0958">
            <w:rPr>
              <w:rFonts w:ascii="Times New Roman" w:eastAsia="Times New Roman" w:hAnsi="Times New Roman" w:cs="Times New Roman"/>
              <w:color w:val="000000" w:themeColor="text1"/>
              <w:sz w:val="24"/>
              <w:szCs w:val="24"/>
            </w:rPr>
            <w:delText>s</w:delText>
          </w:r>
        </w:del>
      </w:ins>
      <w:r w:rsidR="00CD390F">
        <w:rPr>
          <w:rFonts w:ascii="Times New Roman" w:eastAsia="Times New Roman" w:hAnsi="Times New Roman" w:cs="Times New Roman"/>
          <w:color w:val="000000" w:themeColor="text1"/>
          <w:sz w:val="24"/>
          <w:szCs w:val="24"/>
        </w:rPr>
        <w:t xml:space="preserve"> </w:t>
      </w:r>
      <w:r w:rsidR="00423D70">
        <w:rPr>
          <w:rFonts w:ascii="Times New Roman" w:eastAsia="Times New Roman" w:hAnsi="Times New Roman" w:cs="Times New Roman"/>
          <w:color w:val="000000" w:themeColor="text1"/>
          <w:sz w:val="24"/>
          <w:szCs w:val="24"/>
        </w:rPr>
        <w:t xml:space="preserve">complex </w:t>
      </w:r>
      <w:del w:id="941" w:author="Rossella Falcone" w:date="2026-03-19T17:13:00Z" w16du:dateUtc="2026-03-19T21:13:00Z">
        <w:r w:rsidR="005A1B9F">
          <w:rPr>
            <w:rFonts w:ascii="Times New Roman" w:eastAsia="Times New Roman" w:hAnsi="Times New Roman" w:cs="Times New Roman"/>
            <w:color w:val="000000" w:themeColor="text1"/>
            <w:sz w:val="24"/>
            <w:szCs w:val="24"/>
          </w:rPr>
          <w:delText>non-linear</w:delText>
        </w:r>
      </w:del>
      <w:ins w:id="942" w:author="Rossella Falcone" w:date="2026-03-19T17:13:00Z" w16du:dateUtc="2026-03-19T21:13:00Z">
        <w:r w:rsidR="005A1B9F">
          <w:rPr>
            <w:rFonts w:ascii="Times New Roman" w:eastAsia="Times New Roman" w:hAnsi="Times New Roman" w:cs="Times New Roman"/>
            <w:color w:val="000000" w:themeColor="text1"/>
            <w:sz w:val="24"/>
            <w:szCs w:val="24"/>
          </w:rPr>
          <w:t>nonlinear</w:t>
        </w:r>
      </w:ins>
      <w:r w:rsidR="005A1B9F">
        <w:rPr>
          <w:rFonts w:ascii="Times New Roman" w:eastAsia="Times New Roman" w:hAnsi="Times New Roman" w:cs="Times New Roman"/>
          <w:color w:val="000000" w:themeColor="text1"/>
          <w:sz w:val="24"/>
          <w:szCs w:val="24"/>
        </w:rPr>
        <w:t xml:space="preserve"> relationships with reward and delay.</w:t>
      </w:r>
      <w:r w:rsidR="00234B7C">
        <w:rPr>
          <w:rFonts w:ascii="Times New Roman" w:eastAsia="Times New Roman" w:hAnsi="Times New Roman" w:cs="Times New Roman"/>
          <w:color w:val="000000" w:themeColor="text1"/>
          <w:sz w:val="24"/>
          <w:szCs w:val="24"/>
        </w:rPr>
        <w:t xml:space="preserve"> </w:t>
      </w:r>
      <w:r w:rsidR="00F6065C">
        <w:rPr>
          <w:rFonts w:ascii="Times New Roman" w:eastAsia="Times New Roman" w:hAnsi="Times New Roman" w:cs="Times New Roman"/>
          <w:color w:val="000000" w:themeColor="text1"/>
          <w:sz w:val="24"/>
          <w:szCs w:val="24"/>
        </w:rPr>
        <w:t>In</w:t>
      </w:r>
      <w:r w:rsidR="00F6065C" w:rsidRPr="005766B7">
        <w:rPr>
          <w:rFonts w:ascii="Times New Roman" w:eastAsia="Times New Roman" w:hAnsi="Times New Roman" w:cs="Times New Roman"/>
          <w:color w:val="000000" w:themeColor="text1"/>
          <w:sz w:val="24"/>
          <w:szCs w:val="24"/>
        </w:rPr>
        <w:t xml:space="preserve"> </w:t>
      </w:r>
      <w:r w:rsidR="00E21F7E" w:rsidRPr="005766B7">
        <w:rPr>
          <w:rFonts w:ascii="Times New Roman" w:eastAsia="Times New Roman" w:hAnsi="Times New Roman" w:cs="Times New Roman"/>
          <w:color w:val="000000" w:themeColor="text1"/>
          <w:sz w:val="24"/>
          <w:szCs w:val="24"/>
        </w:rPr>
        <w:t xml:space="preserve">contrast, </w:t>
      </w:r>
      <w:r w:rsidR="00E21F7E">
        <w:rPr>
          <w:rFonts w:ascii="Times New Roman" w:eastAsia="Times New Roman" w:hAnsi="Times New Roman" w:cs="Times New Roman"/>
          <w:color w:val="000000" w:themeColor="text1"/>
          <w:sz w:val="24"/>
          <w:szCs w:val="24"/>
        </w:rPr>
        <w:t>in Monkey T, many more</w:t>
      </w:r>
      <w:r w:rsidR="00E21F7E" w:rsidRPr="005766B7">
        <w:rPr>
          <w:rFonts w:ascii="Times New Roman" w:eastAsia="Times New Roman" w:hAnsi="Times New Roman" w:cs="Times New Roman"/>
          <w:color w:val="000000" w:themeColor="text1"/>
          <w:sz w:val="24"/>
          <w:szCs w:val="24"/>
        </w:rPr>
        <w:t xml:space="preserve"> neurons</w:t>
      </w:r>
      <w:r w:rsidR="00E21F7E">
        <w:rPr>
          <w:rFonts w:ascii="Times New Roman" w:eastAsia="Times New Roman" w:hAnsi="Times New Roman" w:cs="Times New Roman"/>
          <w:color w:val="000000" w:themeColor="text1"/>
          <w:sz w:val="24"/>
          <w:szCs w:val="24"/>
        </w:rPr>
        <w:t xml:space="preserve"> (&gt; 30%)</w:t>
      </w:r>
      <w:r w:rsidR="00E21F7E" w:rsidRPr="005766B7">
        <w:rPr>
          <w:rFonts w:ascii="Times New Roman" w:eastAsia="Times New Roman" w:hAnsi="Times New Roman" w:cs="Times New Roman"/>
          <w:color w:val="000000" w:themeColor="text1"/>
          <w:sz w:val="24"/>
          <w:szCs w:val="24"/>
        </w:rPr>
        <w:t xml:space="preserve"> showed linear value coding</w:t>
      </w:r>
      <w:r w:rsidR="00E21F7E">
        <w:rPr>
          <w:rFonts w:ascii="Times New Roman" w:eastAsia="Times New Roman" w:hAnsi="Times New Roman" w:cs="Times New Roman"/>
          <w:color w:val="000000" w:themeColor="text1"/>
          <w:sz w:val="24"/>
          <w:szCs w:val="24"/>
        </w:rPr>
        <w:t xml:space="preserve">. </w:t>
      </w:r>
      <w:r w:rsidR="00234B7C">
        <w:rPr>
          <w:rFonts w:ascii="Times New Roman" w:eastAsia="Times New Roman" w:hAnsi="Times New Roman" w:cs="Times New Roman"/>
          <w:color w:val="000000" w:themeColor="text1"/>
          <w:sz w:val="24"/>
          <w:szCs w:val="24"/>
        </w:rPr>
        <w:t>Population trajectories were qualitatively unentangled</w:t>
      </w:r>
      <w:r w:rsidR="008B3C7F">
        <w:rPr>
          <w:rFonts w:ascii="Times New Roman" w:eastAsia="Times New Roman" w:hAnsi="Times New Roman" w:cs="Times New Roman"/>
          <w:color w:val="000000" w:themeColor="text1"/>
          <w:sz w:val="24"/>
          <w:szCs w:val="24"/>
        </w:rPr>
        <w:t xml:space="preserve"> and linear</w:t>
      </w:r>
      <w:r w:rsidR="00234B7C">
        <w:rPr>
          <w:rFonts w:ascii="Times New Roman" w:eastAsia="Times New Roman" w:hAnsi="Times New Roman" w:cs="Times New Roman"/>
          <w:color w:val="000000" w:themeColor="text1"/>
          <w:sz w:val="24"/>
          <w:szCs w:val="24"/>
        </w:rPr>
        <w:t xml:space="preserve">, with low-dimensional population trajectories </w:t>
      </w:r>
      <w:del w:id="943" w:author="Rossella Falcone" w:date="2026-03-19T17:13:00Z" w16du:dateUtc="2026-03-19T21:13:00Z">
        <w:r w:rsidR="00234B7C">
          <w:rPr>
            <w:rFonts w:ascii="Times New Roman" w:eastAsia="Times New Roman" w:hAnsi="Times New Roman" w:cs="Times New Roman"/>
            <w:color w:val="000000" w:themeColor="text1"/>
            <w:sz w:val="24"/>
            <w:szCs w:val="24"/>
          </w:rPr>
          <w:delText>well</w:delText>
        </w:r>
      </w:del>
      <w:ins w:id="944" w:author="Rossella Falcone" w:date="2026-03-19T17:13:00Z" w16du:dateUtc="2026-03-19T21:13:00Z">
        <w:r w:rsidR="00CD390F">
          <w:rPr>
            <w:rFonts w:ascii="Times New Roman" w:eastAsia="Times New Roman" w:hAnsi="Times New Roman" w:cs="Times New Roman"/>
            <w:color w:val="000000" w:themeColor="text1"/>
            <w:sz w:val="24"/>
            <w:szCs w:val="24"/>
          </w:rPr>
          <w:t>clearly</w:t>
        </w:r>
      </w:ins>
      <w:r w:rsidR="00CD390F">
        <w:rPr>
          <w:rFonts w:ascii="Times New Roman" w:eastAsia="Times New Roman" w:hAnsi="Times New Roman" w:cs="Times New Roman"/>
          <w:color w:val="000000" w:themeColor="text1"/>
          <w:sz w:val="24"/>
          <w:szCs w:val="24"/>
        </w:rPr>
        <w:t xml:space="preserve"> </w:t>
      </w:r>
      <w:r w:rsidR="00234B7C">
        <w:rPr>
          <w:rFonts w:ascii="Times New Roman" w:eastAsia="Times New Roman" w:hAnsi="Times New Roman" w:cs="Times New Roman"/>
          <w:color w:val="000000" w:themeColor="text1"/>
          <w:sz w:val="24"/>
          <w:szCs w:val="24"/>
        </w:rPr>
        <w:t xml:space="preserve">separated by value. </w:t>
      </w:r>
      <w:r w:rsidR="00904F35">
        <w:rPr>
          <w:rFonts w:ascii="Times New Roman" w:eastAsia="Times New Roman" w:hAnsi="Times New Roman" w:cs="Times New Roman"/>
          <w:color w:val="000000" w:themeColor="text1"/>
          <w:sz w:val="24"/>
          <w:szCs w:val="24"/>
        </w:rPr>
        <w:t xml:space="preserve">In the second analysis, we </w:t>
      </w:r>
      <w:ins w:id="945" w:author="Rossella Falcone" w:date="2026-03-19T17:13:00Z" w16du:dateUtc="2026-03-19T21:13:00Z">
        <w:r w:rsidR="00904F35">
          <w:rPr>
            <w:rFonts w:ascii="Times New Roman" w:eastAsia="Times New Roman" w:hAnsi="Times New Roman" w:cs="Times New Roman"/>
            <w:color w:val="000000" w:themeColor="text1"/>
            <w:sz w:val="24"/>
            <w:szCs w:val="24"/>
          </w:rPr>
          <w:t>assess</w:t>
        </w:r>
        <w:r w:rsidR="0031246E">
          <w:rPr>
            <w:rFonts w:ascii="Times New Roman" w:eastAsia="Times New Roman" w:hAnsi="Times New Roman" w:cs="Times New Roman"/>
            <w:color w:val="000000" w:themeColor="text1"/>
            <w:sz w:val="24"/>
            <w:szCs w:val="24"/>
          </w:rPr>
          <w:t>ed</w:t>
        </w:r>
        <w:r w:rsidR="00904F35">
          <w:rPr>
            <w:rFonts w:ascii="Times New Roman" w:eastAsia="Times New Roman" w:hAnsi="Times New Roman" w:cs="Times New Roman"/>
            <w:color w:val="000000" w:themeColor="text1"/>
            <w:sz w:val="24"/>
            <w:szCs w:val="24"/>
          </w:rPr>
          <w:t xml:space="preserve"> </w:t>
        </w:r>
      </w:ins>
      <w:r w:rsidR="003C7E87">
        <w:rPr>
          <w:rFonts w:ascii="Times New Roman" w:eastAsia="Times New Roman" w:hAnsi="Times New Roman" w:cs="Times New Roman"/>
          <w:color w:val="000000" w:themeColor="text1"/>
          <w:sz w:val="24"/>
          <w:szCs w:val="24"/>
        </w:rPr>
        <w:t xml:space="preserve">more directly </w:t>
      </w:r>
      <w:del w:id="946" w:author="Rossella Falcone" w:date="2026-03-19T17:13:00Z" w16du:dateUtc="2026-03-19T21:13:00Z">
        <w:r w:rsidR="00904F35">
          <w:rPr>
            <w:rFonts w:ascii="Times New Roman" w:eastAsia="Times New Roman" w:hAnsi="Times New Roman" w:cs="Times New Roman"/>
            <w:color w:val="000000" w:themeColor="text1"/>
            <w:sz w:val="24"/>
            <w:szCs w:val="24"/>
          </w:rPr>
          <w:delText>assess</w:delText>
        </w:r>
        <w:r w:rsidR="0031246E">
          <w:rPr>
            <w:rFonts w:ascii="Times New Roman" w:eastAsia="Times New Roman" w:hAnsi="Times New Roman" w:cs="Times New Roman"/>
            <w:color w:val="000000" w:themeColor="text1"/>
            <w:sz w:val="24"/>
            <w:szCs w:val="24"/>
          </w:rPr>
          <w:delText>ed</w:delText>
        </w:r>
        <w:r w:rsidR="00904F35">
          <w:rPr>
            <w:rFonts w:ascii="Times New Roman" w:eastAsia="Times New Roman" w:hAnsi="Times New Roman" w:cs="Times New Roman"/>
            <w:color w:val="000000" w:themeColor="text1"/>
            <w:sz w:val="24"/>
            <w:szCs w:val="24"/>
          </w:rPr>
          <w:delText xml:space="preserve"> </w:delText>
        </w:r>
      </w:del>
      <w:r w:rsidR="00904F35">
        <w:rPr>
          <w:rFonts w:ascii="Times New Roman" w:eastAsia="Times New Roman" w:hAnsi="Times New Roman" w:cs="Times New Roman"/>
          <w:color w:val="000000" w:themeColor="text1"/>
          <w:sz w:val="24"/>
          <w:szCs w:val="24"/>
        </w:rPr>
        <w:t xml:space="preserve">whether reward and delay </w:t>
      </w:r>
      <w:r w:rsidR="00570155">
        <w:rPr>
          <w:rFonts w:ascii="Times New Roman" w:eastAsia="Times New Roman" w:hAnsi="Times New Roman" w:cs="Times New Roman"/>
          <w:color w:val="000000" w:themeColor="text1"/>
          <w:sz w:val="24"/>
          <w:szCs w:val="24"/>
        </w:rPr>
        <w:t>were</w:t>
      </w:r>
      <w:r w:rsidR="00904F35">
        <w:rPr>
          <w:rFonts w:ascii="Times New Roman" w:eastAsia="Times New Roman" w:hAnsi="Times New Roman" w:cs="Times New Roman"/>
          <w:color w:val="000000" w:themeColor="text1"/>
          <w:sz w:val="24"/>
          <w:szCs w:val="24"/>
        </w:rPr>
        <w:t xml:space="preserve"> represented independently. </w:t>
      </w:r>
      <w:r w:rsidR="0031246E">
        <w:rPr>
          <w:rFonts w:ascii="Times New Roman" w:eastAsia="Times New Roman" w:hAnsi="Times New Roman" w:cs="Times New Roman"/>
          <w:color w:val="000000" w:themeColor="text1"/>
          <w:sz w:val="24"/>
          <w:szCs w:val="24"/>
        </w:rPr>
        <w:t xml:space="preserve">If reward and delay were </w:t>
      </w:r>
      <w:ins w:id="947" w:author="Rossella Falcone" w:date="2026-03-19T17:13:00Z" w16du:dateUtc="2026-03-19T21:13:00Z">
        <w:r w:rsidR="0031246E">
          <w:rPr>
            <w:rFonts w:ascii="Times New Roman" w:eastAsia="Times New Roman" w:hAnsi="Times New Roman" w:cs="Times New Roman"/>
            <w:color w:val="000000" w:themeColor="text1"/>
            <w:sz w:val="24"/>
            <w:szCs w:val="24"/>
          </w:rPr>
          <w:t>encoded</w:t>
        </w:r>
        <w:r w:rsidR="003C7E87" w:rsidRPr="003C7E87">
          <w:rPr>
            <w:rFonts w:ascii="Times New Roman" w:eastAsia="Times New Roman" w:hAnsi="Times New Roman" w:cs="Times New Roman"/>
            <w:color w:val="000000" w:themeColor="text1"/>
            <w:sz w:val="24"/>
            <w:szCs w:val="24"/>
          </w:rPr>
          <w:t xml:space="preserve"> </w:t>
        </w:r>
      </w:ins>
      <w:r w:rsidR="003C7E87">
        <w:rPr>
          <w:rFonts w:ascii="Times New Roman" w:eastAsia="Times New Roman" w:hAnsi="Times New Roman" w:cs="Times New Roman"/>
          <w:color w:val="000000" w:themeColor="text1"/>
          <w:sz w:val="24"/>
          <w:szCs w:val="24"/>
        </w:rPr>
        <w:t>independently</w:t>
      </w:r>
      <w:del w:id="948" w:author="Rossella Falcone" w:date="2026-03-19T17:13:00Z" w16du:dateUtc="2026-03-19T21:13:00Z">
        <w:r w:rsidR="0031246E">
          <w:rPr>
            <w:rFonts w:ascii="Times New Roman" w:eastAsia="Times New Roman" w:hAnsi="Times New Roman" w:cs="Times New Roman"/>
            <w:color w:val="000000" w:themeColor="text1"/>
            <w:sz w:val="24"/>
            <w:szCs w:val="24"/>
          </w:rPr>
          <w:delText xml:space="preserve"> encoded</w:delText>
        </w:r>
      </w:del>
      <w:r w:rsidR="0031246E">
        <w:rPr>
          <w:rFonts w:ascii="Times New Roman" w:eastAsia="Times New Roman" w:hAnsi="Times New Roman" w:cs="Times New Roman"/>
          <w:color w:val="000000" w:themeColor="text1"/>
          <w:sz w:val="24"/>
          <w:szCs w:val="24"/>
        </w:rPr>
        <w:t xml:space="preserve">, we should be able to predict </w:t>
      </w:r>
      <w:ins w:id="949" w:author="Rossella Falcone" w:date="2026-03-19T17:13:00Z" w16du:dateUtc="2026-03-19T21:13:00Z">
        <w:r w:rsidR="00F6065C">
          <w:rPr>
            <w:rFonts w:ascii="Times New Roman" w:eastAsia="Times New Roman" w:hAnsi="Times New Roman" w:cs="Times New Roman"/>
            <w:color w:val="000000" w:themeColor="text1"/>
            <w:sz w:val="24"/>
            <w:szCs w:val="24"/>
          </w:rPr>
          <w:t xml:space="preserve">the identity of the </w:t>
        </w:r>
      </w:ins>
      <w:r w:rsidR="000126CD">
        <w:rPr>
          <w:rFonts w:ascii="Times New Roman" w:eastAsia="Times New Roman" w:hAnsi="Times New Roman" w:cs="Times New Roman"/>
          <w:color w:val="000000" w:themeColor="text1"/>
          <w:sz w:val="24"/>
          <w:szCs w:val="24"/>
        </w:rPr>
        <w:t xml:space="preserve">offer identity (i.e., </w:t>
      </w:r>
      <w:r w:rsidR="0031246E">
        <w:rPr>
          <w:rFonts w:ascii="Times New Roman" w:eastAsia="Times New Roman" w:hAnsi="Times New Roman" w:cs="Times New Roman"/>
          <w:color w:val="000000" w:themeColor="text1"/>
          <w:sz w:val="24"/>
          <w:szCs w:val="24"/>
        </w:rPr>
        <w:t xml:space="preserve">which of the </w:t>
      </w:r>
      <w:del w:id="950" w:author="Rossella Falcone" w:date="2026-03-19T17:13:00Z" w16du:dateUtc="2026-03-19T21:13:00Z">
        <w:r w:rsidR="0031246E">
          <w:rPr>
            <w:rFonts w:ascii="Times New Roman" w:eastAsia="Times New Roman" w:hAnsi="Times New Roman" w:cs="Times New Roman"/>
            <w:color w:val="000000" w:themeColor="text1"/>
            <w:sz w:val="24"/>
            <w:szCs w:val="24"/>
          </w:rPr>
          <w:delText>9</w:delText>
        </w:r>
      </w:del>
      <w:ins w:id="951" w:author="Rossella Falcone" w:date="2026-03-19T17:13:00Z" w16du:dateUtc="2026-03-19T21:13:00Z">
        <w:r w:rsidR="00F6065C">
          <w:rPr>
            <w:rFonts w:ascii="Times New Roman" w:eastAsia="Times New Roman" w:hAnsi="Times New Roman" w:cs="Times New Roman"/>
            <w:color w:val="000000" w:themeColor="text1"/>
            <w:sz w:val="24"/>
            <w:szCs w:val="24"/>
          </w:rPr>
          <w:t>nine</w:t>
        </w:r>
      </w:ins>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 xml:space="preserve">delayed reward </w:t>
      </w:r>
      <w:del w:id="952" w:author="Rossella Falcone" w:date="2026-03-19T17:13:00Z" w16du:dateUtc="2026-03-19T21:13:00Z">
        <w:r w:rsidR="0031246E">
          <w:rPr>
            <w:rFonts w:ascii="Times New Roman" w:eastAsia="Times New Roman" w:hAnsi="Times New Roman" w:cs="Times New Roman"/>
            <w:color w:val="000000" w:themeColor="text1"/>
            <w:sz w:val="24"/>
            <w:szCs w:val="24"/>
          </w:rPr>
          <w:delText>offer</w:delText>
        </w:r>
      </w:del>
      <w:ins w:id="953" w:author="Rossella Falcone" w:date="2026-03-19T17:13:00Z" w16du:dateUtc="2026-03-19T21:13:00Z">
        <w:r w:rsidR="0031246E">
          <w:rPr>
            <w:rFonts w:ascii="Times New Roman" w:eastAsia="Times New Roman" w:hAnsi="Times New Roman" w:cs="Times New Roman"/>
            <w:color w:val="000000" w:themeColor="text1"/>
            <w:sz w:val="24"/>
            <w:szCs w:val="24"/>
          </w:rPr>
          <w:t>offer</w:t>
        </w:r>
        <w:r w:rsidR="00F6065C">
          <w:rPr>
            <w:rFonts w:ascii="Times New Roman" w:eastAsia="Times New Roman" w:hAnsi="Times New Roman" w:cs="Times New Roman"/>
            <w:color w:val="000000" w:themeColor="text1"/>
            <w:sz w:val="24"/>
            <w:szCs w:val="24"/>
          </w:rPr>
          <w:t>s</w:t>
        </w:r>
      </w:ins>
      <w:r w:rsidR="0031246E">
        <w:rPr>
          <w:rFonts w:ascii="Times New Roman" w:eastAsia="Times New Roman" w:hAnsi="Times New Roman" w:cs="Times New Roman"/>
          <w:color w:val="000000" w:themeColor="text1"/>
          <w:sz w:val="24"/>
          <w:szCs w:val="24"/>
        </w:rPr>
        <w:t xml:space="preserve"> was presented </w:t>
      </w:r>
      <w:r w:rsidR="000126CD">
        <w:rPr>
          <w:rFonts w:ascii="Times New Roman" w:eastAsia="Times New Roman" w:hAnsi="Times New Roman" w:cs="Times New Roman"/>
          <w:color w:val="000000" w:themeColor="text1"/>
          <w:sz w:val="24"/>
          <w:szCs w:val="24"/>
        </w:rPr>
        <w:t xml:space="preserve">to the animal) </w:t>
      </w:r>
      <w:r w:rsidR="0031246E">
        <w:rPr>
          <w:rFonts w:ascii="Times New Roman" w:eastAsia="Times New Roman" w:hAnsi="Times New Roman" w:cs="Times New Roman"/>
          <w:color w:val="000000" w:themeColor="text1"/>
          <w:sz w:val="24"/>
          <w:szCs w:val="24"/>
        </w:rPr>
        <w:t xml:space="preserve">by decoding reward and delay separately. On the other hand, if reward and delay information were integrated non-linearly, then we </w:t>
      </w:r>
      <w:del w:id="954" w:author="Rossella Falcone" w:date="2026-03-19T17:13:00Z" w16du:dateUtc="2026-03-19T21:13:00Z">
        <w:r w:rsidR="0031246E">
          <w:rPr>
            <w:rFonts w:ascii="Times New Roman" w:eastAsia="Times New Roman" w:hAnsi="Times New Roman" w:cs="Times New Roman"/>
            <w:color w:val="000000" w:themeColor="text1"/>
            <w:sz w:val="24"/>
            <w:szCs w:val="24"/>
          </w:rPr>
          <w:delText>should</w:delText>
        </w:r>
      </w:del>
      <w:ins w:id="955" w:author="Rossella Falcone" w:date="2026-03-19T17:13:00Z" w16du:dateUtc="2026-03-19T21:13:00Z">
        <w:r w:rsidR="00F6065C">
          <w:rPr>
            <w:rFonts w:ascii="Times New Roman" w:eastAsia="Times New Roman" w:hAnsi="Times New Roman" w:cs="Times New Roman"/>
            <w:color w:val="000000" w:themeColor="text1"/>
            <w:sz w:val="24"/>
            <w:szCs w:val="24"/>
          </w:rPr>
          <w:t>would expect to</w:t>
        </w:r>
      </w:ins>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 xml:space="preserve">be able to decode delayed offer identity </w:t>
      </w:r>
      <w:del w:id="956" w:author="Rossella Falcone" w:date="2026-03-19T17:13:00Z" w16du:dateUtc="2026-03-19T21:13:00Z">
        <w:r w:rsidR="0031246E">
          <w:rPr>
            <w:rFonts w:ascii="Times New Roman" w:eastAsia="Times New Roman" w:hAnsi="Times New Roman" w:cs="Times New Roman"/>
            <w:color w:val="000000" w:themeColor="text1"/>
            <w:sz w:val="24"/>
            <w:szCs w:val="24"/>
          </w:rPr>
          <w:delText>better</w:delText>
        </w:r>
      </w:del>
      <w:ins w:id="957" w:author="Rossella Falcone" w:date="2026-03-19T17:13:00Z" w16du:dateUtc="2026-03-19T21:13:00Z">
        <w:r w:rsidR="00F6065C">
          <w:rPr>
            <w:rFonts w:ascii="Times New Roman" w:eastAsia="Times New Roman" w:hAnsi="Times New Roman" w:cs="Times New Roman"/>
            <w:color w:val="000000" w:themeColor="text1"/>
            <w:sz w:val="24"/>
            <w:szCs w:val="24"/>
          </w:rPr>
          <w:t>more accurately</w:t>
        </w:r>
      </w:ins>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 xml:space="preserve">than </w:t>
      </w:r>
      <w:del w:id="958" w:author="Rossella Falcone" w:date="2026-03-19T17:13:00Z" w16du:dateUtc="2026-03-19T21:13:00Z">
        <w:r w:rsidR="0031246E">
          <w:rPr>
            <w:rFonts w:ascii="Times New Roman" w:eastAsia="Times New Roman" w:hAnsi="Times New Roman" w:cs="Times New Roman"/>
            <w:color w:val="000000" w:themeColor="text1"/>
            <w:sz w:val="24"/>
            <w:szCs w:val="24"/>
          </w:rPr>
          <w:delText>the</w:delText>
        </w:r>
      </w:del>
      <w:ins w:id="959" w:author="Rossella Falcone" w:date="2026-03-19T17:13:00Z" w16du:dateUtc="2026-03-19T21:13:00Z">
        <w:r w:rsidR="00F6065C">
          <w:rPr>
            <w:rFonts w:ascii="Times New Roman" w:eastAsia="Times New Roman" w:hAnsi="Times New Roman" w:cs="Times New Roman"/>
            <w:color w:val="000000" w:themeColor="text1"/>
            <w:sz w:val="24"/>
            <w:szCs w:val="24"/>
          </w:rPr>
          <w:t>predicted by</w:t>
        </w:r>
      </w:ins>
      <w:r w:rsidR="00F6065C">
        <w:rPr>
          <w:rFonts w:ascii="Times New Roman" w:eastAsia="Times New Roman" w:hAnsi="Times New Roman" w:cs="Times New Roman"/>
          <w:color w:val="000000" w:themeColor="text1"/>
          <w:sz w:val="24"/>
          <w:szCs w:val="24"/>
        </w:rPr>
        <w:t xml:space="preserve"> </w:t>
      </w:r>
      <w:r w:rsidR="0031246E">
        <w:rPr>
          <w:rFonts w:ascii="Times New Roman" w:eastAsia="Times New Roman" w:hAnsi="Times New Roman" w:cs="Times New Roman"/>
          <w:color w:val="000000" w:themeColor="text1"/>
          <w:sz w:val="24"/>
          <w:szCs w:val="24"/>
        </w:rPr>
        <w:t>independence</w:t>
      </w:r>
      <w:del w:id="960" w:author="Rossella Falcone" w:date="2026-03-19T17:13:00Z" w16du:dateUtc="2026-03-19T21:13:00Z">
        <w:r w:rsidR="0031246E">
          <w:rPr>
            <w:rFonts w:ascii="Times New Roman" w:eastAsia="Times New Roman" w:hAnsi="Times New Roman" w:cs="Times New Roman"/>
            <w:color w:val="000000" w:themeColor="text1"/>
            <w:sz w:val="24"/>
            <w:szCs w:val="24"/>
          </w:rPr>
          <w:delText xml:space="preserve"> prediction</w:delText>
        </w:r>
      </w:del>
      <w:r w:rsidR="0031246E">
        <w:rPr>
          <w:rFonts w:ascii="Times New Roman" w:eastAsia="Times New Roman" w:hAnsi="Times New Roman" w:cs="Times New Roman"/>
          <w:color w:val="000000" w:themeColor="text1"/>
          <w:sz w:val="24"/>
          <w:szCs w:val="24"/>
        </w:rPr>
        <w:t xml:space="preserve">. </w:t>
      </w:r>
      <w:r w:rsidR="00CC6D01">
        <w:rPr>
          <w:rFonts w:ascii="Times New Roman" w:eastAsia="Times New Roman" w:hAnsi="Times New Roman" w:cs="Times New Roman"/>
          <w:color w:val="000000" w:themeColor="text1"/>
          <w:sz w:val="24"/>
          <w:szCs w:val="24"/>
        </w:rPr>
        <w:t xml:space="preserve">We found statistical evidence that </w:t>
      </w:r>
      <w:ins w:id="961" w:author="Rossella Falcone" w:date="2026-03-19T17:13:00Z" w16du:dateUtc="2026-03-19T21:13:00Z">
        <w:r w:rsidR="00414E46">
          <w:rPr>
            <w:rFonts w:ascii="Times New Roman" w:eastAsia="Times New Roman" w:hAnsi="Times New Roman" w:cs="Times New Roman"/>
            <w:color w:val="000000" w:themeColor="text1"/>
            <w:sz w:val="24"/>
            <w:szCs w:val="24"/>
          </w:rPr>
          <w:t xml:space="preserve">the </w:t>
        </w:r>
      </w:ins>
      <w:r w:rsidRPr="005766B7">
        <w:rPr>
          <w:rFonts w:ascii="Times New Roman" w:eastAsia="Times New Roman" w:hAnsi="Times New Roman" w:cs="Times New Roman"/>
          <w:color w:val="000000" w:themeColor="text1"/>
          <w:sz w:val="24"/>
          <w:szCs w:val="24"/>
        </w:rPr>
        <w:t xml:space="preserve">decoding accuracy </w:t>
      </w:r>
      <w:del w:id="962" w:author="Rossella Falcone" w:date="2026-03-19T17:13:00Z" w16du:dateUtc="2026-03-19T21:13:00Z">
        <w:r w:rsidR="00CC6D01">
          <w:rPr>
            <w:rFonts w:ascii="Times New Roman" w:eastAsia="Times New Roman" w:hAnsi="Times New Roman" w:cs="Times New Roman"/>
            <w:color w:val="000000" w:themeColor="text1"/>
            <w:sz w:val="24"/>
            <w:szCs w:val="24"/>
          </w:rPr>
          <w:delText>for</w:delText>
        </w:r>
      </w:del>
      <w:ins w:id="963" w:author="Rossella Falcone" w:date="2026-03-19T17:13:00Z" w16du:dateUtc="2026-03-19T21:13:00Z">
        <w:r w:rsidR="00414E46">
          <w:rPr>
            <w:rFonts w:ascii="Times New Roman" w:eastAsia="Times New Roman" w:hAnsi="Times New Roman" w:cs="Times New Roman"/>
            <w:color w:val="000000" w:themeColor="text1"/>
            <w:sz w:val="24"/>
            <w:szCs w:val="24"/>
          </w:rPr>
          <w:t>of</w:t>
        </w:r>
      </w:ins>
      <w:r w:rsidR="00414E46">
        <w:rPr>
          <w:rFonts w:ascii="Times New Roman" w:eastAsia="Times New Roman" w:hAnsi="Times New Roman" w:cs="Times New Roman"/>
          <w:color w:val="000000" w:themeColor="text1"/>
          <w:sz w:val="24"/>
          <w:szCs w:val="24"/>
        </w:rPr>
        <w:t xml:space="preserve"> </w:t>
      </w:r>
      <w:r w:rsidR="00CC6D01">
        <w:rPr>
          <w:rFonts w:ascii="Times New Roman" w:eastAsia="Times New Roman" w:hAnsi="Times New Roman" w:cs="Times New Roman"/>
          <w:color w:val="000000" w:themeColor="text1"/>
          <w:sz w:val="24"/>
          <w:szCs w:val="24"/>
        </w:rPr>
        <w:t xml:space="preserve">offer identity </w:t>
      </w:r>
      <w:r w:rsidRPr="005766B7">
        <w:rPr>
          <w:rFonts w:ascii="Times New Roman" w:eastAsia="Times New Roman" w:hAnsi="Times New Roman" w:cs="Times New Roman"/>
          <w:color w:val="000000" w:themeColor="text1"/>
          <w:sz w:val="24"/>
          <w:szCs w:val="24"/>
        </w:rPr>
        <w:t xml:space="preserve">exceeded </w:t>
      </w:r>
      <w:r w:rsidR="00CC6D01">
        <w:rPr>
          <w:rFonts w:ascii="Times New Roman" w:eastAsia="Times New Roman" w:hAnsi="Times New Roman" w:cs="Times New Roman"/>
          <w:color w:val="000000" w:themeColor="text1"/>
          <w:sz w:val="24"/>
          <w:szCs w:val="24"/>
        </w:rPr>
        <w:t xml:space="preserve">the independence </w:t>
      </w:r>
      <w:r w:rsidRPr="005766B7">
        <w:rPr>
          <w:rFonts w:ascii="Times New Roman" w:eastAsia="Times New Roman" w:hAnsi="Times New Roman" w:cs="Times New Roman"/>
          <w:color w:val="000000" w:themeColor="text1"/>
          <w:sz w:val="24"/>
          <w:szCs w:val="24"/>
        </w:rPr>
        <w:t>prediction</w:t>
      </w:r>
      <w:r w:rsidR="00CC6D01">
        <w:rPr>
          <w:rFonts w:ascii="Times New Roman" w:eastAsia="Times New Roman" w:hAnsi="Times New Roman" w:cs="Times New Roman"/>
          <w:color w:val="000000" w:themeColor="text1"/>
          <w:sz w:val="24"/>
          <w:szCs w:val="24"/>
        </w:rPr>
        <w:t xml:space="preserve"> for monkey S</w:t>
      </w:r>
      <w:ins w:id="964" w:author="Rossella Falcone" w:date="2026-03-19T17:13:00Z" w16du:dateUtc="2026-03-19T21:13:00Z">
        <w:r w:rsidR="00F6065C">
          <w:rPr>
            <w:rFonts w:ascii="Times New Roman" w:eastAsia="Times New Roman" w:hAnsi="Times New Roman" w:cs="Times New Roman"/>
            <w:color w:val="000000" w:themeColor="text1"/>
            <w:sz w:val="24"/>
            <w:szCs w:val="24"/>
          </w:rPr>
          <w:t>,</w:t>
        </w:r>
      </w:ins>
      <w:r w:rsidR="00F6065C">
        <w:rPr>
          <w:rFonts w:ascii="Times New Roman" w:eastAsia="Times New Roman" w:hAnsi="Times New Roman" w:cs="Times New Roman"/>
          <w:color w:val="000000" w:themeColor="text1"/>
          <w:sz w:val="24"/>
          <w:szCs w:val="24"/>
        </w:rPr>
        <w:t xml:space="preserve"> </w:t>
      </w:r>
      <w:r w:rsidR="00CC6D01">
        <w:rPr>
          <w:rFonts w:ascii="Times New Roman" w:eastAsia="Times New Roman" w:hAnsi="Times New Roman" w:cs="Times New Roman"/>
          <w:color w:val="000000" w:themeColor="text1"/>
          <w:sz w:val="24"/>
          <w:szCs w:val="24"/>
        </w:rPr>
        <w:t xml:space="preserve">but not </w:t>
      </w:r>
      <w:ins w:id="965" w:author="Rossella Falcone" w:date="2026-03-19T17:13:00Z" w16du:dateUtc="2026-03-19T21:13:00Z">
        <w:r w:rsidR="00414E46">
          <w:rPr>
            <w:rFonts w:ascii="Times New Roman" w:eastAsia="Times New Roman" w:hAnsi="Times New Roman" w:cs="Times New Roman"/>
            <w:color w:val="000000" w:themeColor="text1"/>
            <w:sz w:val="24"/>
            <w:szCs w:val="24"/>
          </w:rPr>
          <w:t xml:space="preserve">for </w:t>
        </w:r>
      </w:ins>
      <w:r w:rsidR="00CC6D01">
        <w:rPr>
          <w:rFonts w:ascii="Times New Roman" w:eastAsia="Times New Roman" w:hAnsi="Times New Roman" w:cs="Times New Roman"/>
          <w:color w:val="000000" w:themeColor="text1"/>
          <w:sz w:val="24"/>
          <w:szCs w:val="24"/>
        </w:rPr>
        <w:t>monkey T</w:t>
      </w:r>
      <w:r w:rsidR="00F6065C">
        <w:rPr>
          <w:rFonts w:ascii="Times New Roman" w:eastAsia="Times New Roman" w:hAnsi="Times New Roman" w:cs="Times New Roman"/>
          <w:color w:val="000000" w:themeColor="text1"/>
          <w:sz w:val="24"/>
          <w:szCs w:val="24"/>
        </w:rPr>
        <w:t>. Th</w:t>
      </w:r>
      <w:del w:id="966" w:author="Siyu Wang" w:date="2026-03-23T01:57:00Z" w16du:dateUtc="2026-03-23T05:57:00Z">
        <w:r w:rsidR="00F6065C" w:rsidDel="00BD0958">
          <w:rPr>
            <w:rFonts w:ascii="Times New Roman" w:eastAsia="Times New Roman" w:hAnsi="Times New Roman" w:cs="Times New Roman"/>
            <w:color w:val="000000" w:themeColor="text1"/>
            <w:sz w:val="24"/>
            <w:szCs w:val="24"/>
          </w:rPr>
          <w:delText xml:space="preserve">is </w:delText>
        </w:r>
      </w:del>
      <w:del w:id="967" w:author="Rossella Falcone" w:date="2026-03-19T17:13:00Z" w16du:dateUtc="2026-03-19T21:13:00Z">
        <w:r w:rsidR="00CC6D01">
          <w:rPr>
            <w:rFonts w:ascii="Times New Roman" w:eastAsia="Times New Roman" w:hAnsi="Times New Roman" w:cs="Times New Roman"/>
            <w:color w:val="000000" w:themeColor="text1"/>
            <w:sz w:val="24"/>
            <w:szCs w:val="24"/>
          </w:rPr>
          <w:delText>agrees</w:delText>
        </w:r>
      </w:del>
      <w:ins w:id="968" w:author="Siyu Wang" w:date="2026-03-23T01:57:00Z" w16du:dateUtc="2026-03-23T05:57:00Z">
        <w:r w:rsidR="00BD0958">
          <w:rPr>
            <w:rFonts w:ascii="Times New Roman" w:eastAsia="Times New Roman" w:hAnsi="Times New Roman" w:cs="Times New Roman"/>
            <w:color w:val="000000" w:themeColor="text1"/>
            <w:sz w:val="24"/>
            <w:szCs w:val="24"/>
          </w:rPr>
          <w:t>ese are</w:t>
        </w:r>
      </w:ins>
      <w:ins w:id="969" w:author="Rossella Falcone" w:date="2026-03-19T17:13:00Z" w16du:dateUtc="2026-03-19T21:13:00Z">
        <w:del w:id="970" w:author="Siyu Wang" w:date="2026-03-23T01:57:00Z" w16du:dateUtc="2026-03-23T05:57:00Z">
          <w:r w:rsidR="00F6065C" w:rsidDel="00BD0958">
            <w:rPr>
              <w:rFonts w:ascii="Times New Roman" w:eastAsia="Times New Roman" w:hAnsi="Times New Roman" w:cs="Times New Roman"/>
              <w:color w:val="000000" w:themeColor="text1"/>
              <w:sz w:val="24"/>
              <w:szCs w:val="24"/>
            </w:rPr>
            <w:delText>is</w:delText>
          </w:r>
        </w:del>
        <w:r w:rsidR="00F6065C">
          <w:rPr>
            <w:rFonts w:ascii="Times New Roman" w:eastAsia="Times New Roman" w:hAnsi="Times New Roman" w:cs="Times New Roman"/>
            <w:color w:val="000000" w:themeColor="text1"/>
            <w:sz w:val="24"/>
            <w:szCs w:val="24"/>
          </w:rPr>
          <w:t xml:space="preserve"> </w:t>
        </w:r>
        <w:r w:rsidR="00414E46">
          <w:rPr>
            <w:rFonts w:ascii="Times New Roman" w:eastAsia="Times New Roman" w:hAnsi="Times New Roman" w:cs="Times New Roman"/>
            <w:color w:val="000000" w:themeColor="text1"/>
            <w:sz w:val="24"/>
            <w:szCs w:val="24"/>
          </w:rPr>
          <w:t>consistent</w:t>
        </w:r>
      </w:ins>
      <w:r w:rsidR="00CC6D01">
        <w:rPr>
          <w:rFonts w:ascii="Times New Roman" w:eastAsia="Times New Roman" w:hAnsi="Times New Roman" w:cs="Times New Roman"/>
          <w:color w:val="000000" w:themeColor="text1"/>
          <w:sz w:val="24"/>
          <w:szCs w:val="24"/>
        </w:rPr>
        <w:t xml:space="preserve"> with the </w:t>
      </w:r>
      <w:del w:id="971" w:author="Rossella Falcone" w:date="2026-03-19T17:13:00Z" w16du:dateUtc="2026-03-19T21:13:00Z">
        <w:r w:rsidR="00CC6D01">
          <w:rPr>
            <w:rFonts w:ascii="Times New Roman" w:eastAsia="Times New Roman" w:hAnsi="Times New Roman" w:cs="Times New Roman"/>
            <w:color w:val="000000" w:themeColor="text1"/>
            <w:sz w:val="24"/>
            <w:szCs w:val="24"/>
          </w:rPr>
          <w:delText>first</w:delText>
        </w:r>
      </w:del>
      <w:ins w:id="972" w:author="Rossella Falcone" w:date="2026-03-19T17:13:00Z" w16du:dateUtc="2026-03-19T21:13:00Z">
        <w:del w:id="973" w:author="Siyu Wang" w:date="2026-03-23T01:56:00Z" w16du:dateUtc="2026-03-23T05:56:00Z">
          <w:r w:rsidR="00414E46" w:rsidDel="00BD0958">
            <w:rPr>
              <w:rFonts w:ascii="Times New Roman" w:eastAsia="Times New Roman" w:hAnsi="Times New Roman" w:cs="Times New Roman"/>
              <w:color w:val="000000" w:themeColor="text1"/>
              <w:sz w:val="24"/>
              <w:szCs w:val="24"/>
            </w:rPr>
            <w:delText>initial</w:delText>
          </w:r>
        </w:del>
      </w:ins>
      <w:ins w:id="974" w:author="Siyu Wang" w:date="2026-03-23T01:56:00Z" w16du:dateUtc="2026-03-23T05:56:00Z">
        <w:r w:rsidR="00BD0958">
          <w:rPr>
            <w:rFonts w:ascii="Times New Roman" w:eastAsia="Times New Roman" w:hAnsi="Times New Roman" w:cs="Times New Roman"/>
            <w:color w:val="000000" w:themeColor="text1"/>
            <w:sz w:val="24"/>
            <w:szCs w:val="24"/>
          </w:rPr>
          <w:t>above</w:t>
        </w:r>
      </w:ins>
      <w:r w:rsidR="00CC6D01">
        <w:rPr>
          <w:rFonts w:ascii="Times New Roman" w:eastAsia="Times New Roman" w:hAnsi="Times New Roman" w:cs="Times New Roman"/>
          <w:color w:val="000000" w:themeColor="text1"/>
          <w:sz w:val="24"/>
          <w:szCs w:val="24"/>
        </w:rPr>
        <w:t xml:space="preserve"> analys</w:t>
      </w:r>
      <w:ins w:id="975" w:author="Siyu Wang" w:date="2026-03-23T01:58:00Z" w16du:dateUtc="2026-03-23T05:58:00Z">
        <w:r w:rsidR="00323A7E">
          <w:rPr>
            <w:rFonts w:ascii="Times New Roman" w:eastAsia="Times New Roman" w:hAnsi="Times New Roman" w:cs="Times New Roman"/>
            <w:color w:val="000000" w:themeColor="text1"/>
            <w:sz w:val="24"/>
            <w:szCs w:val="24"/>
          </w:rPr>
          <w:t>e</w:t>
        </w:r>
      </w:ins>
      <w:del w:id="976" w:author="Siyu Wang" w:date="2026-03-23T01:58:00Z" w16du:dateUtc="2026-03-23T05:58:00Z">
        <w:r w:rsidR="00CC6D01" w:rsidDel="00323A7E">
          <w:rPr>
            <w:rFonts w:ascii="Times New Roman" w:eastAsia="Times New Roman" w:hAnsi="Times New Roman" w:cs="Times New Roman"/>
            <w:color w:val="000000" w:themeColor="text1"/>
            <w:sz w:val="24"/>
            <w:szCs w:val="24"/>
          </w:rPr>
          <w:delText>i</w:delText>
        </w:r>
      </w:del>
      <w:r w:rsidR="00CC6D01">
        <w:rPr>
          <w:rFonts w:ascii="Times New Roman" w:eastAsia="Times New Roman" w:hAnsi="Times New Roman" w:cs="Times New Roman"/>
          <w:color w:val="000000" w:themeColor="text1"/>
          <w:sz w:val="24"/>
          <w:szCs w:val="24"/>
        </w:rPr>
        <w:t xml:space="preserve">s of </w:t>
      </w:r>
      <w:r w:rsidR="009B6B84">
        <w:rPr>
          <w:rFonts w:ascii="Times New Roman" w:eastAsia="Times New Roman" w:hAnsi="Times New Roman" w:cs="Times New Roman"/>
          <w:color w:val="000000" w:themeColor="text1"/>
          <w:sz w:val="24"/>
          <w:szCs w:val="24"/>
        </w:rPr>
        <w:t xml:space="preserve">coding </w:t>
      </w:r>
      <w:r w:rsidR="00CC6D01">
        <w:rPr>
          <w:rFonts w:ascii="Times New Roman" w:eastAsia="Times New Roman" w:hAnsi="Times New Roman" w:cs="Times New Roman"/>
          <w:color w:val="000000" w:themeColor="text1"/>
          <w:sz w:val="24"/>
          <w:szCs w:val="24"/>
        </w:rPr>
        <w:t xml:space="preserve">linearity. </w:t>
      </w:r>
      <w:r w:rsidRPr="00A30169">
        <w:rPr>
          <w:rFonts w:ascii="Times New Roman" w:eastAsia="Times New Roman" w:hAnsi="Times New Roman" w:cs="Times New Roman"/>
          <w:color w:val="000000" w:themeColor="text1"/>
          <w:sz w:val="24"/>
          <w:szCs w:val="24"/>
        </w:rPr>
        <w:t xml:space="preserve">Together, these results demonstrate </w:t>
      </w:r>
      <w:ins w:id="977" w:author="Rossella Falcone" w:date="2026-03-19T17:13:00Z" w16du:dateUtc="2026-03-19T21:13:00Z">
        <w:r w:rsidR="00F6065C">
          <w:rPr>
            <w:rFonts w:ascii="Times New Roman" w:eastAsia="Times New Roman" w:hAnsi="Times New Roman" w:cs="Times New Roman"/>
            <w:color w:val="000000" w:themeColor="text1"/>
            <w:sz w:val="24"/>
            <w:szCs w:val="24"/>
          </w:rPr>
          <w:t xml:space="preserve">that </w:t>
        </w:r>
      </w:ins>
      <w:r w:rsidR="00F6065C">
        <w:rPr>
          <w:rFonts w:ascii="Times New Roman" w:eastAsia="Times New Roman" w:hAnsi="Times New Roman" w:cs="Times New Roman"/>
          <w:color w:val="000000" w:themeColor="text1"/>
          <w:sz w:val="24"/>
          <w:szCs w:val="24"/>
        </w:rPr>
        <w:t xml:space="preserve">the </w:t>
      </w:r>
      <w:del w:id="978" w:author="Rossella Falcone" w:date="2026-03-19T17:13:00Z" w16du:dateUtc="2026-03-19T21:13:00Z">
        <w:r w:rsidR="00E80B01">
          <w:rPr>
            <w:rFonts w:ascii="Times New Roman" w:eastAsia="Times New Roman" w:hAnsi="Times New Roman" w:cs="Times New Roman"/>
            <w:color w:val="000000" w:themeColor="text1"/>
            <w:sz w:val="24"/>
            <w:szCs w:val="24"/>
          </w:rPr>
          <w:delText xml:space="preserve">strategy depending </w:delText>
        </w:r>
      </w:del>
      <w:r w:rsidR="00F6065C">
        <w:rPr>
          <w:rFonts w:ascii="Times New Roman" w:eastAsia="Times New Roman" w:hAnsi="Times New Roman" w:cs="Times New Roman"/>
          <w:color w:val="000000" w:themeColor="text1"/>
          <w:sz w:val="24"/>
          <w:szCs w:val="24"/>
        </w:rPr>
        <w:t>coding of reward and time in</w:t>
      </w:r>
      <w:r w:rsidR="00F6065C" w:rsidRPr="00A30169">
        <w:rPr>
          <w:rFonts w:ascii="Times New Roman" w:eastAsia="Times New Roman" w:hAnsi="Times New Roman" w:cs="Times New Roman"/>
          <w:color w:val="000000" w:themeColor="text1"/>
          <w:sz w:val="24"/>
          <w:szCs w:val="24"/>
        </w:rPr>
        <w:t xml:space="preserve"> </w:t>
      </w:r>
      <w:r w:rsidR="00F6065C">
        <w:rPr>
          <w:rFonts w:ascii="Times New Roman" w:eastAsia="Times New Roman" w:hAnsi="Times New Roman" w:cs="Times New Roman"/>
          <w:color w:val="000000" w:themeColor="text1"/>
          <w:sz w:val="24"/>
          <w:szCs w:val="24"/>
        </w:rPr>
        <w:t>dlPFC</w:t>
      </w:r>
      <w:ins w:id="979" w:author="Rossella Falcone" w:date="2026-03-19T17:13:00Z" w16du:dateUtc="2026-03-19T21:13:00Z">
        <w:r w:rsidR="00F6065C">
          <w:rPr>
            <w:rFonts w:ascii="Times New Roman" w:eastAsia="Times New Roman" w:hAnsi="Times New Roman" w:cs="Times New Roman"/>
            <w:color w:val="000000" w:themeColor="text1"/>
            <w:sz w:val="24"/>
            <w:szCs w:val="24"/>
          </w:rPr>
          <w:t xml:space="preserve"> is </w:t>
        </w:r>
        <w:r w:rsidR="00E80B01">
          <w:rPr>
            <w:rFonts w:ascii="Times New Roman" w:eastAsia="Times New Roman" w:hAnsi="Times New Roman" w:cs="Times New Roman"/>
            <w:color w:val="000000" w:themeColor="text1"/>
            <w:sz w:val="24"/>
            <w:szCs w:val="24"/>
          </w:rPr>
          <w:t>strategy depend</w:t>
        </w:r>
        <w:r w:rsidR="00414E46">
          <w:rPr>
            <w:rFonts w:ascii="Times New Roman" w:eastAsia="Times New Roman" w:hAnsi="Times New Roman" w:cs="Times New Roman"/>
            <w:color w:val="000000" w:themeColor="text1"/>
            <w:sz w:val="24"/>
            <w:szCs w:val="24"/>
          </w:rPr>
          <w:t>ent</w:t>
        </w:r>
      </w:ins>
      <w:r w:rsidR="00E80B01">
        <w:rPr>
          <w:rFonts w:ascii="Times New Roman" w:eastAsia="Times New Roman" w:hAnsi="Times New Roman" w:cs="Times New Roman"/>
          <w:color w:val="000000" w:themeColor="text1"/>
          <w:sz w:val="24"/>
          <w:szCs w:val="24"/>
        </w:rPr>
        <w:t>.</w:t>
      </w:r>
      <w:r w:rsidRPr="00A30169">
        <w:rPr>
          <w:rFonts w:ascii="Times New Roman" w:eastAsia="Times New Roman" w:hAnsi="Times New Roman" w:cs="Times New Roman"/>
          <w:color w:val="000000" w:themeColor="text1"/>
          <w:sz w:val="24"/>
          <w:szCs w:val="24"/>
        </w:rPr>
        <w:t xml:space="preserve"> </w:t>
      </w:r>
    </w:p>
    <w:p w14:paraId="5C6F2B99" w14:textId="7D3B7074" w:rsidR="00586D25" w:rsidRDefault="00B35C26" w:rsidP="00D1150D">
      <w:pPr>
        <w:shd w:val="clear" w:color="auto" w:fill="FFFFFF"/>
        <w:spacing w:after="0" w:line="480" w:lineRule="auto"/>
        <w:ind w:firstLine="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strategy</w:t>
      </w:r>
      <w:ins w:id="980" w:author="Mark Eldridge" w:date="2026-03-23T21:25:00Z" w16du:dateUtc="2026-03-23T21:25:00Z">
        <w:r w:rsidR="000F7B7B">
          <w:rPr>
            <w:rFonts w:ascii="Times New Roman" w:eastAsia="Times New Roman" w:hAnsi="Times New Roman" w:cs="Times New Roman"/>
            <w:color w:val="000000" w:themeColor="text1"/>
            <w:sz w:val="24"/>
            <w:szCs w:val="24"/>
          </w:rPr>
          <w:t>-</w:t>
        </w:r>
      </w:ins>
      <w:del w:id="981" w:author="Mark Eldridge" w:date="2026-03-23T21:25:00Z" w16du:dateUtc="2026-03-23T21:25:00Z">
        <w:r w:rsidDel="000F7B7B">
          <w:rPr>
            <w:rFonts w:ascii="Times New Roman" w:eastAsia="Times New Roman" w:hAnsi="Times New Roman" w:cs="Times New Roman"/>
            <w:color w:val="000000" w:themeColor="text1"/>
            <w:sz w:val="24"/>
            <w:szCs w:val="24"/>
          </w:rPr>
          <w:delText xml:space="preserve"> </w:delText>
        </w:r>
      </w:del>
      <w:r>
        <w:rPr>
          <w:rFonts w:ascii="Times New Roman" w:eastAsia="Times New Roman" w:hAnsi="Times New Roman" w:cs="Times New Roman"/>
          <w:color w:val="000000" w:themeColor="text1"/>
          <w:sz w:val="24"/>
          <w:szCs w:val="24"/>
        </w:rPr>
        <w:t>depend</w:t>
      </w:r>
      <w:ins w:id="982" w:author="Mark Eldridge" w:date="2026-03-23T21:25:00Z" w16du:dateUtc="2026-03-23T21:25:00Z">
        <w:r w:rsidR="000F7B7B">
          <w:rPr>
            <w:rFonts w:ascii="Times New Roman" w:eastAsia="Times New Roman" w:hAnsi="Times New Roman" w:cs="Times New Roman"/>
            <w:color w:val="000000" w:themeColor="text1"/>
            <w:sz w:val="24"/>
            <w:szCs w:val="24"/>
          </w:rPr>
          <w:t>ent</w:t>
        </w:r>
      </w:ins>
      <w:del w:id="983" w:author="Mark Eldridge" w:date="2026-03-23T21:25:00Z" w16du:dateUtc="2026-03-23T21:25:00Z">
        <w:r w:rsidDel="000F7B7B">
          <w:rPr>
            <w:rFonts w:ascii="Times New Roman" w:eastAsia="Times New Roman" w:hAnsi="Times New Roman" w:cs="Times New Roman"/>
            <w:color w:val="000000" w:themeColor="text1"/>
            <w:sz w:val="24"/>
            <w:szCs w:val="24"/>
          </w:rPr>
          <w:delText>ing</w:delText>
        </w:r>
      </w:del>
      <w:r>
        <w:rPr>
          <w:rFonts w:ascii="Times New Roman" w:eastAsia="Times New Roman" w:hAnsi="Times New Roman" w:cs="Times New Roman"/>
          <w:color w:val="000000" w:themeColor="text1"/>
          <w:sz w:val="24"/>
          <w:szCs w:val="24"/>
        </w:rPr>
        <w:t xml:space="preserve"> coding</w:t>
      </w:r>
      <w:ins w:id="984" w:author="Rossella Falcone" w:date="2026-03-19T17:13:00Z" w16du:dateUtc="2026-03-19T21:13:00Z">
        <w:r>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that</w:t>
        </w:r>
      </w:ins>
      <w:r w:rsidR="00370A1A">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we observed </w:t>
      </w:r>
      <w:r w:rsidR="001876A4" w:rsidRPr="005766B7">
        <w:rPr>
          <w:rFonts w:ascii="Times New Roman" w:eastAsia="Times New Roman" w:hAnsi="Times New Roman" w:cs="Times New Roman"/>
          <w:color w:val="000000" w:themeColor="text1"/>
          <w:sz w:val="24"/>
          <w:szCs w:val="24"/>
        </w:rPr>
        <w:t xml:space="preserve">is consistent with theories </w:t>
      </w:r>
      <w:r>
        <w:rPr>
          <w:rFonts w:ascii="Times New Roman" w:eastAsia="Times New Roman" w:hAnsi="Times New Roman" w:cs="Times New Roman"/>
          <w:color w:val="000000" w:themeColor="text1"/>
          <w:sz w:val="24"/>
          <w:szCs w:val="24"/>
        </w:rPr>
        <w:t xml:space="preserve">that </w:t>
      </w:r>
      <w:r w:rsidRPr="005766B7">
        <w:rPr>
          <w:rFonts w:ascii="Times New Roman" w:eastAsia="Times New Roman" w:hAnsi="Times New Roman" w:cs="Times New Roman"/>
          <w:color w:val="000000" w:themeColor="text1"/>
          <w:sz w:val="24"/>
          <w:szCs w:val="24"/>
        </w:rPr>
        <w:t>dlPFC can operate in multiple computational modes</w:t>
      </w:r>
      <w:r w:rsidR="001876A4">
        <w:rPr>
          <w:rFonts w:ascii="Times New Roman" w:eastAsia="Times New Roman" w:hAnsi="Times New Roman" w:cs="Times New Roman"/>
          <w:color w:val="000000" w:themeColor="text1"/>
          <w:sz w:val="24"/>
          <w:szCs w:val="24"/>
        </w:rPr>
        <w:t xml:space="preserve"> (</w:t>
      </w:r>
      <w:r w:rsidR="005F75F8">
        <w:rPr>
          <w:rFonts w:ascii="Times New Roman" w:eastAsia="Times New Roman" w:hAnsi="Times New Roman" w:cs="Times New Roman"/>
          <w:color w:val="000000" w:themeColor="text1"/>
          <w:sz w:val="24"/>
          <w:szCs w:val="24"/>
        </w:rPr>
        <w:t>21</w:t>
      </w:r>
      <w:r w:rsidR="001876A4">
        <w:rPr>
          <w:rFonts w:ascii="Times New Roman" w:eastAsia="Times New Roman" w:hAnsi="Times New Roman" w:cs="Times New Roman"/>
          <w:color w:val="000000" w:themeColor="text1"/>
          <w:sz w:val="24"/>
          <w:szCs w:val="24"/>
        </w:rPr>
        <w:t>)</w:t>
      </w:r>
      <w:r w:rsidRPr="005766B7">
        <w:rPr>
          <w:rFonts w:ascii="Times New Roman" w:eastAsia="Times New Roman" w:hAnsi="Times New Roman" w:cs="Times New Roman"/>
          <w:color w:val="000000" w:themeColor="text1"/>
          <w:sz w:val="24"/>
          <w:szCs w:val="24"/>
        </w:rPr>
        <w:t xml:space="preserve">, depending on the </w:t>
      </w:r>
      <w:r>
        <w:rPr>
          <w:rFonts w:ascii="Times New Roman" w:eastAsia="Times New Roman" w:hAnsi="Times New Roman" w:cs="Times New Roman"/>
          <w:color w:val="000000" w:themeColor="text1"/>
          <w:sz w:val="24"/>
          <w:szCs w:val="24"/>
        </w:rPr>
        <w:t xml:space="preserve">environmental </w:t>
      </w:r>
      <w:del w:id="985" w:author="Rossella Falcone" w:date="2026-03-19T17:13:00Z" w16du:dateUtc="2026-03-19T21:13:00Z">
        <w:r>
          <w:rPr>
            <w:rFonts w:ascii="Times New Roman" w:eastAsia="Times New Roman" w:hAnsi="Times New Roman" w:cs="Times New Roman"/>
            <w:color w:val="000000" w:themeColor="text1"/>
            <w:sz w:val="24"/>
            <w:szCs w:val="24"/>
          </w:rPr>
          <w:delText>demand</w:delText>
        </w:r>
      </w:del>
      <w:ins w:id="986" w:author="Rossella Falcone" w:date="2026-03-19T17:13:00Z" w16du:dateUtc="2026-03-19T21:13:00Z">
        <w:r>
          <w:rPr>
            <w:rFonts w:ascii="Times New Roman" w:eastAsia="Times New Roman" w:hAnsi="Times New Roman" w:cs="Times New Roman"/>
            <w:color w:val="000000" w:themeColor="text1"/>
            <w:sz w:val="24"/>
            <w:szCs w:val="24"/>
          </w:rPr>
          <w:t>demand</w:t>
        </w:r>
        <w:r w:rsidR="00414E46">
          <w:rPr>
            <w:rFonts w:ascii="Times New Roman" w:eastAsia="Times New Roman" w:hAnsi="Times New Roman" w:cs="Times New Roman"/>
            <w:color w:val="000000" w:themeColor="text1"/>
            <w:sz w:val="24"/>
            <w:szCs w:val="24"/>
          </w:rPr>
          <w:t>s</w:t>
        </w:r>
      </w:ins>
      <w:r>
        <w:rPr>
          <w:rFonts w:ascii="Times New Roman" w:eastAsia="Times New Roman" w:hAnsi="Times New Roman" w:cs="Times New Roman"/>
          <w:color w:val="000000" w:themeColor="text1"/>
          <w:sz w:val="24"/>
          <w:szCs w:val="24"/>
        </w:rPr>
        <w:t xml:space="preserve"> and the </w:t>
      </w:r>
      <w:r w:rsidRPr="005766B7">
        <w:rPr>
          <w:rFonts w:ascii="Times New Roman" w:eastAsia="Times New Roman" w:hAnsi="Times New Roman" w:cs="Times New Roman"/>
          <w:color w:val="000000" w:themeColor="text1"/>
          <w:sz w:val="24"/>
          <w:szCs w:val="24"/>
        </w:rPr>
        <w:t xml:space="preserve">cognitive strategy </w:t>
      </w:r>
      <w:del w:id="987" w:author="Rossella Falcone" w:date="2026-03-19T17:13:00Z" w16du:dateUtc="2026-03-19T21:13:00Z">
        <w:r w:rsidRPr="005766B7">
          <w:rPr>
            <w:rFonts w:ascii="Times New Roman" w:eastAsia="Times New Roman" w:hAnsi="Times New Roman" w:cs="Times New Roman"/>
            <w:color w:val="000000" w:themeColor="text1"/>
            <w:sz w:val="24"/>
            <w:szCs w:val="24"/>
          </w:rPr>
          <w:delText>engaged</w:delText>
        </w:r>
      </w:del>
      <w:ins w:id="988" w:author="Rossella Falcone" w:date="2026-03-19T17:13:00Z" w16du:dateUtc="2026-03-19T21:13:00Z">
        <w:r w:rsidR="00414E46">
          <w:rPr>
            <w:rFonts w:ascii="Times New Roman" w:eastAsia="Times New Roman" w:hAnsi="Times New Roman" w:cs="Times New Roman"/>
            <w:color w:val="000000" w:themeColor="text1"/>
            <w:sz w:val="24"/>
            <w:szCs w:val="24"/>
          </w:rPr>
          <w:t>employed</w:t>
        </w:r>
      </w:ins>
      <w:r w:rsidR="00414E46"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by the subject.</w:t>
      </w:r>
      <w:r w:rsidRPr="00B35C26">
        <w:rPr>
          <w:rFonts w:ascii="Times New Roman" w:eastAsia="Times New Roman" w:hAnsi="Times New Roman" w:cs="Times New Roman"/>
          <w:color w:val="000000" w:themeColor="text1"/>
          <w:sz w:val="24"/>
          <w:szCs w:val="24"/>
        </w:rPr>
        <w:t xml:space="preserve"> </w:t>
      </w:r>
      <w:r w:rsidRPr="00430B55">
        <w:rPr>
          <w:rFonts w:ascii="Times New Roman" w:eastAsia="Times New Roman" w:hAnsi="Times New Roman" w:cs="Times New Roman"/>
          <w:color w:val="000000" w:themeColor="text1"/>
          <w:sz w:val="24"/>
          <w:szCs w:val="24"/>
        </w:rPr>
        <w:t xml:space="preserve">This flexibility may be </w:t>
      </w:r>
      <w:r w:rsidR="00D82B7A">
        <w:rPr>
          <w:rFonts w:ascii="Times New Roman" w:eastAsia="Times New Roman" w:hAnsi="Times New Roman" w:cs="Times New Roman"/>
          <w:color w:val="000000" w:themeColor="text1"/>
          <w:sz w:val="24"/>
          <w:szCs w:val="24"/>
        </w:rPr>
        <w:t>supported</w:t>
      </w:r>
      <w:r w:rsidRPr="00430B55">
        <w:rPr>
          <w:rFonts w:ascii="Times New Roman" w:eastAsia="Times New Roman" w:hAnsi="Times New Roman" w:cs="Times New Roman"/>
          <w:color w:val="000000" w:themeColor="text1"/>
          <w:sz w:val="24"/>
          <w:szCs w:val="24"/>
        </w:rPr>
        <w:t xml:space="preserve"> by </w:t>
      </w:r>
      <w:ins w:id="989" w:author="Rossella Falcone" w:date="2026-03-19T17:13:00Z" w16du:dateUtc="2026-03-19T21:13:00Z">
        <w:del w:id="990" w:author="Siyu Wang" w:date="2026-03-23T02:00:00Z" w16du:dateUtc="2026-03-23T06:00:00Z">
          <w:r w:rsidR="00414E46" w:rsidDel="00D54376">
            <w:rPr>
              <w:rFonts w:ascii="Times New Roman" w:eastAsia="Times New Roman" w:hAnsi="Times New Roman" w:cs="Times New Roman"/>
              <w:color w:val="000000" w:themeColor="text1"/>
              <w:sz w:val="24"/>
              <w:szCs w:val="24"/>
            </w:rPr>
            <w:delText xml:space="preserve">two </w:delText>
          </w:r>
        </w:del>
      </w:ins>
      <w:r w:rsidRPr="00430B55">
        <w:rPr>
          <w:rFonts w:ascii="Times New Roman" w:eastAsia="Times New Roman" w:hAnsi="Times New Roman" w:cs="Times New Roman"/>
          <w:color w:val="000000" w:themeColor="text1"/>
          <w:sz w:val="24"/>
          <w:szCs w:val="24"/>
        </w:rPr>
        <w:t xml:space="preserve">mechanisms </w:t>
      </w:r>
      <w:r w:rsidR="00D82B7A">
        <w:rPr>
          <w:rFonts w:ascii="Times New Roman" w:eastAsia="Times New Roman" w:hAnsi="Times New Roman" w:cs="Times New Roman"/>
          <w:color w:val="000000" w:themeColor="text1"/>
          <w:sz w:val="24"/>
          <w:szCs w:val="24"/>
        </w:rPr>
        <w:t>including</w:t>
      </w:r>
      <w:r w:rsidRPr="00430B55">
        <w:rPr>
          <w:rFonts w:ascii="Times New Roman" w:eastAsia="Times New Roman" w:hAnsi="Times New Roman" w:cs="Times New Roman"/>
          <w:color w:val="000000" w:themeColor="text1"/>
          <w:sz w:val="24"/>
          <w:szCs w:val="24"/>
        </w:rPr>
        <w:t xml:space="preserve"> </w:t>
      </w:r>
      <w:r w:rsidR="00D82B7A">
        <w:rPr>
          <w:rFonts w:ascii="Times New Roman" w:eastAsia="Times New Roman" w:hAnsi="Times New Roman" w:cs="Times New Roman"/>
          <w:color w:val="000000" w:themeColor="text1"/>
          <w:sz w:val="24"/>
          <w:szCs w:val="24"/>
        </w:rPr>
        <w:t xml:space="preserve">1) </w:t>
      </w:r>
      <w:r w:rsidRPr="00430B55">
        <w:rPr>
          <w:rFonts w:ascii="Times New Roman" w:eastAsia="Times New Roman" w:hAnsi="Times New Roman" w:cs="Times New Roman"/>
          <w:color w:val="000000" w:themeColor="text1"/>
          <w:sz w:val="24"/>
          <w:szCs w:val="24"/>
        </w:rPr>
        <w:t>mixed selectivity (</w:t>
      </w:r>
      <w:del w:id="991" w:author="Rossella Falcone" w:date="2026-03-19T17:13:00Z" w16du:dateUtc="2026-03-19T21:13:00Z">
        <w:r w:rsidRPr="00430B55">
          <w:rPr>
            <w:rFonts w:ascii="Times New Roman" w:eastAsia="Times New Roman" w:hAnsi="Times New Roman" w:cs="Times New Roman"/>
            <w:color w:val="000000" w:themeColor="text1"/>
            <w:sz w:val="24"/>
            <w:szCs w:val="24"/>
          </w:rPr>
          <w:delText>18</w:delText>
        </w:r>
      </w:del>
      <w:ins w:id="992" w:author="Rossella Falcone" w:date="2026-03-19T17:13:00Z" w16du:dateUtc="2026-03-19T21:13:00Z">
        <w:r w:rsidR="00240887">
          <w:rPr>
            <w:rFonts w:ascii="Times New Roman" w:eastAsia="Times New Roman" w:hAnsi="Times New Roman" w:cs="Times New Roman"/>
            <w:color w:val="000000" w:themeColor="text1"/>
            <w:sz w:val="24"/>
            <w:szCs w:val="24"/>
          </w:rPr>
          <w:t>2</w:t>
        </w:r>
        <w:r w:rsidR="00E14C82">
          <w:rPr>
            <w:rFonts w:ascii="Times New Roman" w:eastAsia="Times New Roman" w:hAnsi="Times New Roman" w:cs="Times New Roman"/>
            <w:color w:val="000000" w:themeColor="text1"/>
            <w:sz w:val="24"/>
            <w:szCs w:val="24"/>
          </w:rPr>
          <w:t>2</w:t>
        </w:r>
      </w:ins>
      <w:r w:rsidRPr="00430B55">
        <w:rPr>
          <w:rFonts w:ascii="Times New Roman" w:eastAsia="Times New Roman" w:hAnsi="Times New Roman" w:cs="Times New Roman"/>
          <w:color w:val="000000" w:themeColor="text1"/>
          <w:sz w:val="24"/>
          <w:szCs w:val="24"/>
        </w:rPr>
        <w:t xml:space="preserve">), which enables neurons to process </w:t>
      </w:r>
      <w:r>
        <w:rPr>
          <w:rFonts w:ascii="Times New Roman" w:eastAsia="Times New Roman" w:hAnsi="Times New Roman" w:cs="Times New Roman"/>
          <w:color w:val="000000" w:themeColor="text1"/>
          <w:sz w:val="24"/>
          <w:szCs w:val="24"/>
        </w:rPr>
        <w:t>multiple</w:t>
      </w:r>
      <w:r w:rsidRPr="00430B55">
        <w:rPr>
          <w:rFonts w:ascii="Times New Roman" w:eastAsia="Times New Roman" w:hAnsi="Times New Roman" w:cs="Times New Roman"/>
          <w:color w:val="000000" w:themeColor="text1"/>
          <w:sz w:val="24"/>
          <w:szCs w:val="24"/>
        </w:rPr>
        <w:t xml:space="preserve"> task-related information</w:t>
      </w:r>
      <w:r w:rsidR="00D82B7A">
        <w:rPr>
          <w:rFonts w:ascii="Times New Roman" w:eastAsia="Times New Roman" w:hAnsi="Times New Roman" w:cs="Times New Roman"/>
          <w:color w:val="000000" w:themeColor="text1"/>
          <w:sz w:val="24"/>
          <w:szCs w:val="24"/>
        </w:rPr>
        <w:t xml:space="preserve"> (e.g., reward and delay)</w:t>
      </w:r>
      <w:r w:rsidRPr="00430B55">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and</w:t>
      </w:r>
      <w:r w:rsidRPr="00430B55">
        <w:rPr>
          <w:rFonts w:ascii="Times New Roman" w:eastAsia="Times New Roman" w:hAnsi="Times New Roman" w:cs="Times New Roman"/>
          <w:color w:val="000000" w:themeColor="text1"/>
          <w:sz w:val="24"/>
          <w:szCs w:val="24"/>
        </w:rPr>
        <w:t xml:space="preserve"> </w:t>
      </w:r>
      <w:r w:rsidR="00D82B7A">
        <w:rPr>
          <w:rFonts w:ascii="Times New Roman" w:eastAsia="Times New Roman" w:hAnsi="Times New Roman" w:cs="Times New Roman"/>
          <w:color w:val="000000" w:themeColor="text1"/>
          <w:sz w:val="24"/>
          <w:szCs w:val="24"/>
        </w:rPr>
        <w:t xml:space="preserve">2) </w:t>
      </w:r>
      <w:r w:rsidRPr="00430B55">
        <w:rPr>
          <w:rFonts w:ascii="Times New Roman" w:eastAsia="Times New Roman" w:hAnsi="Times New Roman" w:cs="Times New Roman"/>
          <w:color w:val="000000" w:themeColor="text1"/>
          <w:sz w:val="24"/>
          <w:szCs w:val="24"/>
        </w:rPr>
        <w:t>working memory gating (</w:t>
      </w:r>
      <w:del w:id="993" w:author="Rossella Falcone" w:date="2026-03-19T17:13:00Z" w16du:dateUtc="2026-03-19T21:13:00Z">
        <w:r w:rsidRPr="00430B55">
          <w:rPr>
            <w:rFonts w:ascii="Times New Roman" w:eastAsia="Times New Roman" w:hAnsi="Times New Roman" w:cs="Times New Roman"/>
            <w:color w:val="000000" w:themeColor="text1"/>
            <w:sz w:val="24"/>
            <w:szCs w:val="24"/>
          </w:rPr>
          <w:delText>19</w:delText>
        </w:r>
      </w:del>
      <w:ins w:id="994" w:author="Rossella Falcone" w:date="2026-03-19T17:13:00Z" w16du:dateUtc="2026-03-19T21:13:00Z">
        <w:r w:rsidR="00240887">
          <w:rPr>
            <w:rFonts w:ascii="Times New Roman" w:eastAsia="Times New Roman" w:hAnsi="Times New Roman" w:cs="Times New Roman"/>
            <w:color w:val="000000" w:themeColor="text1"/>
            <w:sz w:val="24"/>
            <w:szCs w:val="24"/>
          </w:rPr>
          <w:t>2</w:t>
        </w:r>
        <w:r w:rsidR="00E14C82">
          <w:rPr>
            <w:rFonts w:ascii="Times New Roman" w:eastAsia="Times New Roman" w:hAnsi="Times New Roman" w:cs="Times New Roman"/>
            <w:color w:val="000000" w:themeColor="text1"/>
            <w:sz w:val="24"/>
            <w:szCs w:val="24"/>
          </w:rPr>
          <w:t>3</w:t>
        </w:r>
      </w:ins>
      <w:r w:rsidRPr="00430B55">
        <w:rPr>
          <w:rFonts w:ascii="Times New Roman" w:eastAsia="Times New Roman" w:hAnsi="Times New Roman" w:cs="Times New Roman"/>
          <w:color w:val="000000" w:themeColor="text1"/>
          <w:sz w:val="24"/>
          <w:szCs w:val="24"/>
        </w:rPr>
        <w:t xml:space="preserve">), which selectively </w:t>
      </w:r>
      <w:r w:rsidRPr="00430B55">
        <w:rPr>
          <w:rFonts w:ascii="Times New Roman" w:eastAsia="Times New Roman" w:hAnsi="Times New Roman" w:cs="Times New Roman"/>
          <w:color w:val="000000" w:themeColor="text1"/>
          <w:sz w:val="24"/>
          <w:szCs w:val="24"/>
        </w:rPr>
        <w:lastRenderedPageBreak/>
        <w:t xml:space="preserve">maintains task-relevant </w:t>
      </w:r>
      <w:r>
        <w:rPr>
          <w:rFonts w:ascii="Times New Roman" w:eastAsia="Times New Roman" w:hAnsi="Times New Roman" w:cs="Times New Roman"/>
          <w:color w:val="000000" w:themeColor="text1"/>
          <w:sz w:val="24"/>
          <w:szCs w:val="24"/>
        </w:rPr>
        <w:t>information</w:t>
      </w:r>
      <w:r w:rsidRPr="00430B55">
        <w:rPr>
          <w:rFonts w:ascii="Times New Roman" w:eastAsia="Times New Roman" w:hAnsi="Times New Roman" w:cs="Times New Roman"/>
          <w:color w:val="000000" w:themeColor="text1"/>
          <w:sz w:val="24"/>
          <w:szCs w:val="24"/>
        </w:rPr>
        <w:t xml:space="preserve"> during deliberation.</w:t>
      </w:r>
      <w:r w:rsidR="000F01D8" w:rsidRPr="000F01D8">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 xml:space="preserve">In line </w:t>
      </w:r>
      <w:r w:rsidR="000F01D8" w:rsidRPr="00026BF8">
        <w:rPr>
          <w:rFonts w:ascii="Times New Roman" w:eastAsia="Times New Roman" w:hAnsi="Times New Roman" w:cs="Times New Roman"/>
          <w:color w:val="000000" w:themeColor="text1"/>
          <w:sz w:val="24"/>
          <w:szCs w:val="24"/>
        </w:rPr>
        <w:t xml:space="preserve">with these mechanisms, dlPFC may </w:t>
      </w:r>
      <w:r w:rsidR="00593630">
        <w:rPr>
          <w:rFonts w:ascii="Times New Roman" w:eastAsia="Times New Roman" w:hAnsi="Times New Roman" w:cs="Times New Roman"/>
          <w:color w:val="000000" w:themeColor="text1"/>
          <w:sz w:val="24"/>
          <w:szCs w:val="24"/>
        </w:rPr>
        <w:t xml:space="preserve">also </w:t>
      </w:r>
      <w:r w:rsidR="000F01D8">
        <w:rPr>
          <w:rFonts w:ascii="Times New Roman" w:eastAsia="Times New Roman" w:hAnsi="Times New Roman" w:cs="Times New Roman"/>
          <w:color w:val="000000" w:themeColor="text1"/>
          <w:sz w:val="24"/>
          <w:szCs w:val="24"/>
        </w:rPr>
        <w:t>serve as</w:t>
      </w:r>
      <w:r w:rsidR="000F01D8" w:rsidRPr="00026BF8">
        <w:rPr>
          <w:rFonts w:ascii="Times New Roman" w:eastAsia="Times New Roman" w:hAnsi="Times New Roman" w:cs="Times New Roman"/>
          <w:color w:val="000000" w:themeColor="text1"/>
          <w:sz w:val="24"/>
          <w:szCs w:val="24"/>
        </w:rPr>
        <w:t xml:space="preserve"> a key node in the interaction between attention and motor planning (</w:t>
      </w:r>
      <w:del w:id="995" w:author="Rossella Falcone" w:date="2026-03-19T17:13:00Z" w16du:dateUtc="2026-03-19T21:13:00Z">
        <w:r w:rsidR="000F01D8" w:rsidRPr="00026BF8">
          <w:rPr>
            <w:rFonts w:ascii="Times New Roman" w:eastAsia="Times New Roman" w:hAnsi="Times New Roman" w:cs="Times New Roman"/>
            <w:color w:val="000000" w:themeColor="text1"/>
            <w:sz w:val="24"/>
            <w:szCs w:val="24"/>
          </w:rPr>
          <w:delText>Tremblay et al., 2015; Di Bello et al., 2025</w:delText>
        </w:r>
      </w:del>
      <w:ins w:id="996" w:author="Rossella Falcone" w:date="2026-03-19T17:13:00Z" w16du:dateUtc="2026-03-19T21:13:00Z">
        <w:r w:rsidR="001A3ECA">
          <w:rPr>
            <w:rFonts w:ascii="Times New Roman" w:eastAsia="Times New Roman" w:hAnsi="Times New Roman" w:cs="Times New Roman"/>
            <w:color w:val="000000" w:themeColor="text1"/>
            <w:sz w:val="24"/>
            <w:szCs w:val="24"/>
          </w:rPr>
          <w:t>24, 25</w:t>
        </w:r>
      </w:ins>
      <w:r w:rsidR="000F01D8" w:rsidRPr="00026BF8">
        <w:rPr>
          <w:rFonts w:ascii="Times New Roman" w:eastAsia="Times New Roman" w:hAnsi="Times New Roman" w:cs="Times New Roman"/>
          <w:color w:val="000000" w:themeColor="text1"/>
          <w:sz w:val="24"/>
          <w:szCs w:val="24"/>
        </w:rPr>
        <w:t>)</w:t>
      </w:r>
      <w:r w:rsidR="000F01D8" w:rsidRPr="00026BF8">
        <w:rPr>
          <w:rFonts w:ascii="Times New Roman" w:hAnsi="Times New Roman" w:cs="Times New Roman"/>
          <w:sz w:val="24"/>
          <w:szCs w:val="24"/>
        </w:rPr>
        <w:t>, providing the neural substrate that supports the distinct strategies</w:t>
      </w:r>
      <w:r w:rsidR="000F01D8" w:rsidRPr="00026BF8">
        <w:rPr>
          <w:rFonts w:ascii="Times New Roman" w:eastAsia="Times New Roman" w:hAnsi="Times New Roman" w:cs="Times New Roman"/>
          <w:color w:val="000000" w:themeColor="text1"/>
          <w:sz w:val="24"/>
          <w:szCs w:val="24"/>
        </w:rPr>
        <w:t>.</w:t>
      </w:r>
      <w:r w:rsidR="000F01D8">
        <w:rPr>
          <w:rFonts w:ascii="Times New Roman" w:eastAsia="Times New Roman" w:hAnsi="Times New Roman" w:cs="Times New Roman"/>
          <w:color w:val="000000" w:themeColor="text1"/>
          <w:sz w:val="24"/>
          <w:szCs w:val="24"/>
        </w:rPr>
        <w:t xml:space="preserve"> </w:t>
      </w:r>
      <w:r w:rsidR="004B06FB" w:rsidRPr="00F54F42">
        <w:rPr>
          <w:rFonts w:ascii="Times New Roman" w:eastAsia="Times New Roman" w:hAnsi="Times New Roman" w:cs="Times New Roman"/>
          <w:color w:val="000000" w:themeColor="text1"/>
          <w:sz w:val="24"/>
          <w:szCs w:val="24"/>
        </w:rPr>
        <w:t xml:space="preserve">The neural differences </w:t>
      </w:r>
      <w:del w:id="997" w:author="Rossella Falcone" w:date="2026-03-19T17:13:00Z" w16du:dateUtc="2026-03-19T21:13:00Z">
        <w:r w:rsidR="004B06FB" w:rsidRPr="00F54F42">
          <w:rPr>
            <w:rFonts w:ascii="Times New Roman" w:eastAsia="Times New Roman" w:hAnsi="Times New Roman" w:cs="Times New Roman"/>
            <w:color w:val="000000" w:themeColor="text1"/>
            <w:sz w:val="24"/>
            <w:szCs w:val="24"/>
          </w:rPr>
          <w:delText>we found</w:delText>
        </w:r>
      </w:del>
      <w:ins w:id="998" w:author="Rossella Falcone" w:date="2026-03-19T17:13:00Z" w16du:dateUtc="2026-03-19T21:13:00Z">
        <w:r w:rsidR="00414E46">
          <w:rPr>
            <w:rFonts w:ascii="Times New Roman" w:eastAsia="Times New Roman" w:hAnsi="Times New Roman" w:cs="Times New Roman"/>
            <w:color w:val="000000" w:themeColor="text1"/>
            <w:sz w:val="24"/>
            <w:szCs w:val="24"/>
          </w:rPr>
          <w:t>observed</w:t>
        </w:r>
      </w:ins>
      <w:r w:rsidR="004B06FB">
        <w:rPr>
          <w:rFonts w:ascii="Times New Roman" w:eastAsia="Times New Roman" w:hAnsi="Times New Roman" w:cs="Times New Roman"/>
          <w:color w:val="000000" w:themeColor="text1"/>
          <w:sz w:val="24"/>
          <w:szCs w:val="24"/>
        </w:rPr>
        <w:t xml:space="preserve"> between animals</w:t>
      </w:r>
      <w:r w:rsidR="004B06FB" w:rsidRPr="00F54F42">
        <w:rPr>
          <w:rFonts w:ascii="Times New Roman" w:eastAsia="Times New Roman" w:hAnsi="Times New Roman" w:cs="Times New Roman"/>
          <w:color w:val="000000" w:themeColor="text1"/>
          <w:sz w:val="24"/>
          <w:szCs w:val="24"/>
        </w:rPr>
        <w:t xml:space="preserve"> may arise from variations</w:t>
      </w:r>
      <w:r w:rsidR="004B06FB" w:rsidRPr="005766B7">
        <w:rPr>
          <w:rFonts w:ascii="Times New Roman" w:eastAsia="Times New Roman" w:hAnsi="Times New Roman" w:cs="Times New Roman"/>
          <w:color w:val="000000" w:themeColor="text1"/>
          <w:sz w:val="24"/>
          <w:szCs w:val="24"/>
        </w:rPr>
        <w:t xml:space="preserve"> in prefrontal dopamine signaling and cognitive control (</w:t>
      </w:r>
      <w:del w:id="999" w:author="Rossella Falcone" w:date="2026-03-19T17:13:00Z" w16du:dateUtc="2026-03-19T21:13:00Z">
        <w:r w:rsidR="004B06FB">
          <w:rPr>
            <w:rFonts w:ascii="Times New Roman" w:eastAsia="Times New Roman" w:hAnsi="Times New Roman" w:cs="Times New Roman"/>
            <w:color w:val="000000" w:themeColor="text1"/>
            <w:sz w:val="24"/>
            <w:szCs w:val="24"/>
          </w:rPr>
          <w:delText>20</w:delText>
        </w:r>
      </w:del>
      <w:ins w:id="1000" w:author="Rossella Falcone" w:date="2026-03-19T17:13:00Z" w16du:dateUtc="2026-03-19T21:13:00Z">
        <w:r w:rsidR="004B06FB">
          <w:rPr>
            <w:rFonts w:ascii="Times New Roman" w:eastAsia="Times New Roman" w:hAnsi="Times New Roman" w:cs="Times New Roman"/>
            <w:color w:val="000000" w:themeColor="text1"/>
            <w:sz w:val="24"/>
            <w:szCs w:val="24"/>
          </w:rPr>
          <w:t>2</w:t>
        </w:r>
        <w:r w:rsidR="00FC46AE">
          <w:rPr>
            <w:rFonts w:ascii="Times New Roman" w:eastAsia="Times New Roman" w:hAnsi="Times New Roman" w:cs="Times New Roman"/>
            <w:color w:val="000000" w:themeColor="text1"/>
            <w:sz w:val="24"/>
            <w:szCs w:val="24"/>
          </w:rPr>
          <w:t>6</w:t>
        </w:r>
      </w:ins>
      <w:r w:rsidR="004B06FB" w:rsidRPr="005766B7">
        <w:rPr>
          <w:rFonts w:ascii="Times New Roman" w:eastAsia="Times New Roman" w:hAnsi="Times New Roman" w:cs="Times New Roman"/>
          <w:color w:val="000000" w:themeColor="text1"/>
          <w:sz w:val="24"/>
          <w:szCs w:val="24"/>
        </w:rPr>
        <w:t xml:space="preserve">). </w:t>
      </w:r>
      <w:r w:rsidR="00593630">
        <w:rPr>
          <w:rFonts w:ascii="Times New Roman" w:eastAsia="Times New Roman" w:hAnsi="Times New Roman" w:cs="Times New Roman"/>
          <w:color w:val="000000" w:themeColor="text1"/>
          <w:sz w:val="24"/>
          <w:szCs w:val="24"/>
        </w:rPr>
        <w:t>Our</w:t>
      </w:r>
      <w:r w:rsidR="00593630" w:rsidRPr="005766B7">
        <w:rPr>
          <w:rFonts w:ascii="Times New Roman" w:eastAsia="Times New Roman" w:hAnsi="Times New Roman" w:cs="Times New Roman"/>
          <w:color w:val="000000" w:themeColor="text1"/>
          <w:sz w:val="24"/>
          <w:szCs w:val="24"/>
        </w:rPr>
        <w:t xml:space="preserve"> findings raise important questions about how prefrontal circuits may shift between </w:t>
      </w:r>
      <w:r w:rsidR="008119C4">
        <w:rPr>
          <w:rFonts w:ascii="Times New Roman" w:eastAsia="Times New Roman" w:hAnsi="Times New Roman" w:cs="Times New Roman"/>
          <w:color w:val="000000" w:themeColor="text1"/>
          <w:sz w:val="24"/>
          <w:szCs w:val="24"/>
        </w:rPr>
        <w:t xml:space="preserve">different </w:t>
      </w:r>
      <w:r w:rsidR="00593630" w:rsidRPr="005766B7">
        <w:rPr>
          <w:rFonts w:ascii="Times New Roman" w:eastAsia="Times New Roman" w:hAnsi="Times New Roman" w:cs="Times New Roman"/>
          <w:color w:val="000000" w:themeColor="text1"/>
          <w:sz w:val="24"/>
          <w:szCs w:val="24"/>
        </w:rPr>
        <w:t>computational</w:t>
      </w:r>
      <w:r w:rsidR="008119C4">
        <w:rPr>
          <w:rFonts w:ascii="Times New Roman" w:eastAsia="Times New Roman" w:hAnsi="Times New Roman" w:cs="Times New Roman"/>
          <w:color w:val="000000" w:themeColor="text1"/>
          <w:sz w:val="24"/>
          <w:szCs w:val="24"/>
        </w:rPr>
        <w:t xml:space="preserve"> modes</w:t>
      </w:r>
      <w:ins w:id="1001" w:author="Rossella Falcone" w:date="2026-03-19T17:13:00Z" w16du:dateUtc="2026-03-19T21:13:00Z">
        <w:r w:rsidR="00414E46">
          <w:rPr>
            <w:rFonts w:ascii="Times New Roman" w:eastAsia="Times New Roman" w:hAnsi="Times New Roman" w:cs="Times New Roman"/>
            <w:color w:val="000000" w:themeColor="text1"/>
            <w:sz w:val="24"/>
            <w:szCs w:val="24"/>
          </w:rPr>
          <w:t>,</w:t>
        </w:r>
      </w:ins>
      <w:r w:rsidR="00593630" w:rsidRPr="005766B7">
        <w:rPr>
          <w:rFonts w:ascii="Times New Roman" w:eastAsia="Times New Roman" w:hAnsi="Times New Roman" w:cs="Times New Roman"/>
          <w:color w:val="000000" w:themeColor="text1"/>
          <w:sz w:val="24"/>
          <w:szCs w:val="24"/>
        </w:rPr>
        <w:t xml:space="preserve"> and how these shifts </w:t>
      </w:r>
      <w:r w:rsidR="00593630">
        <w:rPr>
          <w:rFonts w:ascii="Times New Roman" w:eastAsia="Times New Roman" w:hAnsi="Times New Roman" w:cs="Times New Roman"/>
          <w:color w:val="000000" w:themeColor="text1"/>
          <w:sz w:val="24"/>
          <w:szCs w:val="24"/>
        </w:rPr>
        <w:t>may support</w:t>
      </w:r>
      <w:r w:rsidR="00593630" w:rsidRPr="005766B7">
        <w:rPr>
          <w:rFonts w:ascii="Times New Roman" w:eastAsia="Times New Roman" w:hAnsi="Times New Roman" w:cs="Times New Roman"/>
          <w:color w:val="000000" w:themeColor="text1"/>
          <w:sz w:val="24"/>
          <w:szCs w:val="24"/>
        </w:rPr>
        <w:t xml:space="preserve"> adaptive or </w:t>
      </w:r>
      <w:r w:rsidR="00593630">
        <w:rPr>
          <w:rFonts w:ascii="Times New Roman" w:eastAsia="Times New Roman" w:hAnsi="Times New Roman" w:cs="Times New Roman"/>
          <w:color w:val="000000" w:themeColor="text1"/>
          <w:sz w:val="24"/>
          <w:szCs w:val="24"/>
        </w:rPr>
        <w:t xml:space="preserve">contribute to </w:t>
      </w:r>
      <w:r w:rsidR="00593630" w:rsidRPr="005766B7">
        <w:rPr>
          <w:rFonts w:ascii="Times New Roman" w:eastAsia="Times New Roman" w:hAnsi="Times New Roman" w:cs="Times New Roman"/>
          <w:color w:val="000000" w:themeColor="text1"/>
          <w:sz w:val="24"/>
          <w:szCs w:val="24"/>
        </w:rPr>
        <w:t>maladaptive behavior (</w:t>
      </w:r>
      <w:del w:id="1002" w:author="Rossella Falcone" w:date="2026-03-19T17:13:00Z" w16du:dateUtc="2026-03-19T21:13:00Z">
        <w:r w:rsidR="00593630">
          <w:rPr>
            <w:rFonts w:ascii="Times New Roman" w:eastAsia="Times New Roman" w:hAnsi="Times New Roman" w:cs="Times New Roman"/>
            <w:color w:val="000000" w:themeColor="text1"/>
            <w:sz w:val="24"/>
            <w:szCs w:val="24"/>
          </w:rPr>
          <w:delText>22-24</w:delText>
        </w:r>
        <w:r w:rsidR="00593630" w:rsidRPr="005766B7">
          <w:rPr>
            <w:rFonts w:ascii="Times New Roman" w:eastAsia="Times New Roman" w:hAnsi="Times New Roman" w:cs="Times New Roman"/>
            <w:color w:val="000000" w:themeColor="text1"/>
            <w:sz w:val="24"/>
            <w:szCs w:val="24"/>
          </w:rPr>
          <w:delText>).</w:delText>
        </w:r>
        <w:r w:rsidR="00593630">
          <w:rPr>
            <w:rFonts w:ascii="Times New Roman" w:eastAsia="Times New Roman" w:hAnsi="Times New Roman" w:cs="Times New Roman"/>
            <w:color w:val="000000" w:themeColor="text1"/>
            <w:sz w:val="24"/>
            <w:szCs w:val="24"/>
          </w:rPr>
          <w:delText xml:space="preserve"> </w:delText>
        </w:r>
        <w:r w:rsidR="00494EC7">
          <w:rPr>
            <w:rFonts w:ascii="Times New Roman" w:eastAsia="Times New Roman" w:hAnsi="Times New Roman" w:cs="Times New Roman"/>
            <w:color w:val="000000" w:themeColor="text1"/>
            <w:sz w:val="24"/>
            <w:szCs w:val="24"/>
          </w:rPr>
          <w:delText>Future</w:delText>
        </w:r>
      </w:del>
      <w:ins w:id="1003" w:author="Rossella Falcone" w:date="2026-03-19T17:13:00Z" w16du:dateUtc="2026-03-19T21:13:00Z">
        <w:r w:rsidR="00656A12">
          <w:rPr>
            <w:rFonts w:ascii="Times New Roman" w:eastAsia="Times New Roman" w:hAnsi="Times New Roman" w:cs="Times New Roman"/>
            <w:color w:val="000000" w:themeColor="text1"/>
            <w:sz w:val="24"/>
            <w:szCs w:val="24"/>
          </w:rPr>
          <w:t>27</w:t>
        </w:r>
        <w:r w:rsidR="00593630">
          <w:rPr>
            <w:rFonts w:ascii="Times New Roman" w:eastAsia="Times New Roman" w:hAnsi="Times New Roman" w:cs="Times New Roman"/>
            <w:color w:val="000000" w:themeColor="text1"/>
            <w:sz w:val="24"/>
            <w:szCs w:val="24"/>
          </w:rPr>
          <w:t>-</w:t>
        </w:r>
        <w:r w:rsidR="00656A12">
          <w:rPr>
            <w:rFonts w:ascii="Times New Roman" w:eastAsia="Times New Roman" w:hAnsi="Times New Roman" w:cs="Times New Roman"/>
            <w:color w:val="000000" w:themeColor="text1"/>
            <w:sz w:val="24"/>
            <w:szCs w:val="24"/>
          </w:rPr>
          <w:t>29</w:t>
        </w:r>
        <w:r w:rsidR="00593630" w:rsidRPr="005766B7">
          <w:rPr>
            <w:rFonts w:ascii="Times New Roman" w:eastAsia="Times New Roman" w:hAnsi="Times New Roman" w:cs="Times New Roman"/>
            <w:color w:val="000000" w:themeColor="text1"/>
            <w:sz w:val="24"/>
            <w:szCs w:val="24"/>
          </w:rPr>
          <w:t>).</w:t>
        </w:r>
        <w:r w:rsidR="00593630">
          <w:rPr>
            <w:rFonts w:ascii="Times New Roman" w:eastAsia="Times New Roman" w:hAnsi="Times New Roman" w:cs="Times New Roman"/>
            <w:color w:val="000000" w:themeColor="text1"/>
            <w:sz w:val="24"/>
            <w:szCs w:val="24"/>
          </w:rPr>
          <w:t xml:space="preserve"> </w:t>
        </w:r>
        <w:r w:rsidR="00370A1A">
          <w:rPr>
            <w:rFonts w:ascii="Times New Roman" w:eastAsia="Times New Roman" w:hAnsi="Times New Roman" w:cs="Times New Roman"/>
            <w:color w:val="000000" w:themeColor="text1"/>
            <w:sz w:val="24"/>
            <w:szCs w:val="24"/>
          </w:rPr>
          <w:t>Further</w:t>
        </w:r>
      </w:ins>
      <w:r w:rsidR="00370A1A">
        <w:rPr>
          <w:rFonts w:ascii="Times New Roman" w:eastAsia="Times New Roman" w:hAnsi="Times New Roman" w:cs="Times New Roman"/>
          <w:color w:val="000000" w:themeColor="text1"/>
          <w:sz w:val="24"/>
          <w:szCs w:val="24"/>
        </w:rPr>
        <w:t xml:space="preserve"> </w:t>
      </w:r>
      <w:r w:rsidR="00494EC7">
        <w:rPr>
          <w:rFonts w:ascii="Times New Roman" w:eastAsia="Times New Roman" w:hAnsi="Times New Roman" w:cs="Times New Roman"/>
          <w:color w:val="000000" w:themeColor="text1"/>
          <w:sz w:val="24"/>
          <w:szCs w:val="24"/>
        </w:rPr>
        <w:t xml:space="preserve">research is needed to characterize </w:t>
      </w:r>
      <w:ins w:id="1004" w:author="Rossella Falcone" w:date="2026-03-19T17:13:00Z" w16du:dateUtc="2026-03-19T21:13:00Z">
        <w:r w:rsidR="00370A1A">
          <w:rPr>
            <w:rFonts w:ascii="Times New Roman" w:eastAsia="Times New Roman" w:hAnsi="Times New Roman" w:cs="Times New Roman"/>
            <w:color w:val="000000" w:themeColor="text1"/>
            <w:sz w:val="24"/>
            <w:szCs w:val="24"/>
          </w:rPr>
          <w:t xml:space="preserve">the </w:t>
        </w:r>
      </w:ins>
      <w:r w:rsidR="00494EC7">
        <w:rPr>
          <w:rFonts w:ascii="Times New Roman" w:eastAsia="Times New Roman" w:hAnsi="Times New Roman" w:cs="Times New Roman"/>
          <w:color w:val="000000" w:themeColor="text1"/>
          <w:sz w:val="24"/>
          <w:szCs w:val="24"/>
        </w:rPr>
        <w:t xml:space="preserve">dynamical systems mechanisms underlying strategy </w:t>
      </w:r>
      <w:del w:id="1005" w:author="Rossella Falcone" w:date="2026-03-19T17:13:00Z" w16du:dateUtc="2026-03-19T21:13:00Z">
        <w:r w:rsidR="00494EC7">
          <w:rPr>
            <w:rFonts w:ascii="Times New Roman" w:eastAsia="Times New Roman" w:hAnsi="Times New Roman" w:cs="Times New Roman"/>
            <w:color w:val="000000" w:themeColor="text1"/>
            <w:sz w:val="24"/>
            <w:szCs w:val="24"/>
          </w:rPr>
          <w:delText>shift</w:delText>
        </w:r>
      </w:del>
      <w:ins w:id="1006" w:author="Rossella Falcone" w:date="2026-03-19T17:13:00Z" w16du:dateUtc="2026-03-19T21:13:00Z">
        <w:r w:rsidR="00494EC7">
          <w:rPr>
            <w:rFonts w:ascii="Times New Roman" w:eastAsia="Times New Roman" w:hAnsi="Times New Roman" w:cs="Times New Roman"/>
            <w:color w:val="000000" w:themeColor="text1"/>
            <w:sz w:val="24"/>
            <w:szCs w:val="24"/>
          </w:rPr>
          <w:t>shift</w:t>
        </w:r>
        <w:r w:rsidR="00370A1A">
          <w:rPr>
            <w:rFonts w:ascii="Times New Roman" w:eastAsia="Times New Roman" w:hAnsi="Times New Roman" w:cs="Times New Roman"/>
            <w:color w:val="000000" w:themeColor="text1"/>
            <w:sz w:val="24"/>
            <w:szCs w:val="24"/>
          </w:rPr>
          <w:t>s</w:t>
        </w:r>
      </w:ins>
      <w:r w:rsidR="00494EC7">
        <w:rPr>
          <w:rFonts w:ascii="Times New Roman" w:eastAsia="Times New Roman" w:hAnsi="Times New Roman" w:cs="Times New Roman"/>
          <w:color w:val="000000" w:themeColor="text1"/>
          <w:sz w:val="24"/>
          <w:szCs w:val="24"/>
        </w:rPr>
        <w:t xml:space="preserve"> in temporal discounting (</w:t>
      </w:r>
      <w:del w:id="1007" w:author="Rossella Falcone" w:date="2026-03-19T17:13:00Z" w16du:dateUtc="2026-03-19T21:13:00Z">
        <w:r w:rsidR="00494EC7">
          <w:rPr>
            <w:rFonts w:ascii="Times New Roman" w:eastAsia="Times New Roman" w:hAnsi="Times New Roman" w:cs="Times New Roman"/>
            <w:color w:val="000000" w:themeColor="text1"/>
            <w:sz w:val="24"/>
            <w:szCs w:val="24"/>
          </w:rPr>
          <w:delText>14</w:delText>
        </w:r>
      </w:del>
      <w:ins w:id="1008" w:author="Rossella Falcone" w:date="2026-03-19T17:13:00Z" w16du:dateUtc="2026-03-19T21:13:00Z">
        <w:r w:rsidR="00494EC7">
          <w:rPr>
            <w:rFonts w:ascii="Times New Roman" w:eastAsia="Times New Roman" w:hAnsi="Times New Roman" w:cs="Times New Roman"/>
            <w:color w:val="000000" w:themeColor="text1"/>
            <w:sz w:val="24"/>
            <w:szCs w:val="24"/>
          </w:rPr>
          <w:t>1</w:t>
        </w:r>
        <w:r w:rsidR="00AC5930">
          <w:rPr>
            <w:rFonts w:ascii="Times New Roman" w:eastAsia="Times New Roman" w:hAnsi="Times New Roman" w:cs="Times New Roman"/>
            <w:color w:val="000000" w:themeColor="text1"/>
            <w:sz w:val="24"/>
            <w:szCs w:val="24"/>
          </w:rPr>
          <w:t>8</w:t>
        </w:r>
      </w:ins>
      <w:r w:rsidR="00494EC7">
        <w:rPr>
          <w:rFonts w:ascii="Times New Roman" w:eastAsia="Times New Roman" w:hAnsi="Times New Roman" w:cs="Times New Roman"/>
          <w:color w:val="000000" w:themeColor="text1"/>
          <w:sz w:val="24"/>
          <w:szCs w:val="24"/>
        </w:rPr>
        <w:t xml:space="preserve">). </w:t>
      </w:r>
    </w:p>
    <w:p w14:paraId="1302ABC9" w14:textId="39CAE382" w:rsidR="00BD0B0E" w:rsidRDefault="004B06FB" w:rsidP="00BD0B0E">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Our findings also contribute to the recent </w:t>
      </w:r>
      <w:del w:id="1009" w:author="Rossella Falcone" w:date="2026-03-19T17:13:00Z" w16du:dateUtc="2026-03-19T21:13:00Z">
        <w:r>
          <w:rPr>
            <w:rFonts w:ascii="Times New Roman" w:eastAsia="Times New Roman" w:hAnsi="Times New Roman" w:cs="Times New Roman"/>
            <w:color w:val="000000" w:themeColor="text1"/>
            <w:sz w:val="24"/>
            <w:szCs w:val="24"/>
          </w:rPr>
          <w:delText>effort</w:delText>
        </w:r>
      </w:del>
      <w:ins w:id="1010" w:author="Rossella Falcone" w:date="2026-03-19T17:13:00Z" w16du:dateUtc="2026-03-19T21:13:00Z">
        <w:r>
          <w:rPr>
            <w:rFonts w:ascii="Times New Roman" w:eastAsia="Times New Roman" w:hAnsi="Times New Roman" w:cs="Times New Roman"/>
            <w:color w:val="000000" w:themeColor="text1"/>
            <w:sz w:val="24"/>
            <w:szCs w:val="24"/>
          </w:rPr>
          <w:t>effort</w:t>
        </w:r>
        <w:r w:rsidR="00370A1A">
          <w:rPr>
            <w:rFonts w:ascii="Times New Roman" w:eastAsia="Times New Roman" w:hAnsi="Times New Roman" w:cs="Times New Roman"/>
            <w:color w:val="000000" w:themeColor="text1"/>
            <w:sz w:val="24"/>
            <w:szCs w:val="24"/>
          </w:rPr>
          <w:t>s</w:t>
        </w:r>
      </w:ins>
      <w:r>
        <w:rPr>
          <w:rFonts w:ascii="Times New Roman" w:eastAsia="Times New Roman" w:hAnsi="Times New Roman" w:cs="Times New Roman"/>
          <w:color w:val="000000" w:themeColor="text1"/>
          <w:sz w:val="24"/>
          <w:szCs w:val="24"/>
        </w:rPr>
        <w:t xml:space="preserve"> to </w:t>
      </w:r>
      <w:del w:id="1011" w:author="Rossella Falcone" w:date="2026-03-19T17:13:00Z" w16du:dateUtc="2026-03-19T21:13:00Z">
        <w:r>
          <w:rPr>
            <w:rFonts w:ascii="Times New Roman" w:eastAsia="Times New Roman" w:hAnsi="Times New Roman" w:cs="Times New Roman"/>
            <w:color w:val="000000" w:themeColor="text1"/>
            <w:sz w:val="24"/>
            <w:szCs w:val="24"/>
          </w:rPr>
          <w:delText>find</w:delText>
        </w:r>
      </w:del>
      <w:ins w:id="1012" w:author="Rossella Falcone" w:date="2026-03-19T17:13:00Z" w16du:dateUtc="2026-03-19T21:13:00Z">
        <w:r w:rsidR="00414E46">
          <w:rPr>
            <w:rFonts w:ascii="Times New Roman" w:eastAsia="Times New Roman" w:hAnsi="Times New Roman" w:cs="Times New Roman"/>
            <w:color w:val="000000" w:themeColor="text1"/>
            <w:sz w:val="24"/>
            <w:szCs w:val="24"/>
          </w:rPr>
          <w:t>identify the</w:t>
        </w:r>
      </w:ins>
      <w:r w:rsidR="00414E46">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neural underpinnings of individual differences in behavior.</w:t>
      </w:r>
      <w:r w:rsidR="00BD0B0E" w:rsidRPr="00BD0B0E">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For </w:t>
      </w:r>
      <w:r w:rsidR="00370A1A">
        <w:rPr>
          <w:rFonts w:ascii="Times New Roman" w:eastAsia="Times New Roman" w:hAnsi="Times New Roman" w:cs="Times New Roman"/>
          <w:color w:val="000000" w:themeColor="text1"/>
          <w:sz w:val="24"/>
          <w:szCs w:val="24"/>
        </w:rPr>
        <w:t>example</w:t>
      </w:r>
      <w:r w:rsidR="00BD0B0E">
        <w:rPr>
          <w:rFonts w:ascii="Times New Roman" w:eastAsia="Times New Roman" w:hAnsi="Times New Roman" w:cs="Times New Roman"/>
          <w:color w:val="000000" w:themeColor="text1"/>
          <w:sz w:val="24"/>
          <w:szCs w:val="24"/>
        </w:rPr>
        <w:t xml:space="preserve">, </w:t>
      </w:r>
      <w:r w:rsidR="00BD0B0E" w:rsidRPr="00370A1A">
        <w:rPr>
          <w:rFonts w:ascii="Times New Roman" w:eastAsia="Times New Roman" w:hAnsi="Times New Roman" w:cs="Times New Roman"/>
          <w:color w:val="000000" w:themeColor="text1"/>
          <w:sz w:val="24"/>
          <w:szCs w:val="24"/>
        </w:rPr>
        <w:t>Pagan et al., (2025</w:t>
      </w:r>
      <w:ins w:id="1013" w:author="Rossella Falcone" w:date="2026-03-19T17:13:00Z" w16du:dateUtc="2026-03-19T21:13:00Z">
        <w:r w:rsidR="00B42476" w:rsidRPr="00370A1A">
          <w:rPr>
            <w:rFonts w:ascii="Times New Roman" w:eastAsia="Times New Roman" w:hAnsi="Times New Roman" w:cs="Times New Roman"/>
            <w:color w:val="000000" w:themeColor="text1"/>
            <w:sz w:val="24"/>
            <w:szCs w:val="24"/>
          </w:rPr>
          <w:t>; 30</w:t>
        </w:r>
      </w:ins>
      <w:r w:rsidR="00BD0B0E" w:rsidRPr="00370A1A">
        <w:rPr>
          <w:rFonts w:ascii="Times New Roman" w:eastAsia="Times New Roman" w:hAnsi="Times New Roman" w:cs="Times New Roman"/>
          <w:color w:val="000000" w:themeColor="text1"/>
          <w:sz w:val="24"/>
          <w:szCs w:val="24"/>
        </w:rPr>
        <w:t>) showed</w:t>
      </w:r>
      <w:r w:rsidR="00BD0B0E">
        <w:rPr>
          <w:rFonts w:ascii="Times New Roman" w:eastAsia="Times New Roman" w:hAnsi="Times New Roman" w:cs="Times New Roman"/>
          <w:color w:val="000000" w:themeColor="text1"/>
          <w:sz w:val="24"/>
          <w:szCs w:val="24"/>
        </w:rPr>
        <w:t xml:space="preserve"> that</w:t>
      </w:r>
      <w:r w:rsidR="00370A1A" w:rsidRPr="00370A1A">
        <w:rPr>
          <w:rFonts w:ascii="Times New Roman" w:eastAsia="Times New Roman" w:hAnsi="Times New Roman" w:cs="Times New Roman"/>
          <w:color w:val="000000" w:themeColor="text1"/>
          <w:sz w:val="24"/>
          <w:szCs w:val="24"/>
        </w:rPr>
        <w:t xml:space="preserve"> </w:t>
      </w:r>
      <w:del w:id="1014" w:author="Rossella Falcone" w:date="2026-03-19T17:13:00Z" w16du:dateUtc="2026-03-19T21:13:00Z">
        <w:r w:rsidR="00BD0B0E">
          <w:rPr>
            <w:rFonts w:ascii="Times New Roman" w:eastAsia="Times New Roman" w:hAnsi="Times New Roman" w:cs="Times New Roman"/>
            <w:color w:val="000000" w:themeColor="text1"/>
            <w:sz w:val="24"/>
            <w:szCs w:val="24"/>
          </w:rPr>
          <w:delText xml:space="preserve">despite uniformly good task performance, </w:delText>
        </w:r>
      </w:del>
      <w:r w:rsidR="00370A1A">
        <w:rPr>
          <w:rFonts w:ascii="Times New Roman" w:eastAsia="Times New Roman" w:hAnsi="Times New Roman" w:cs="Times New Roman"/>
          <w:color w:val="000000" w:themeColor="text1"/>
          <w:sz w:val="24"/>
          <w:szCs w:val="24"/>
        </w:rPr>
        <w:t xml:space="preserve">rats can </w:t>
      </w:r>
      <w:del w:id="1015" w:author="Rossella Falcone" w:date="2026-03-19T17:13:00Z" w16du:dateUtc="2026-03-19T21:13:00Z">
        <w:r w:rsidR="00BD0B0E">
          <w:rPr>
            <w:rFonts w:ascii="Times New Roman" w:eastAsia="Times New Roman" w:hAnsi="Times New Roman" w:cs="Times New Roman"/>
            <w:color w:val="000000" w:themeColor="text1"/>
            <w:sz w:val="24"/>
            <w:szCs w:val="24"/>
          </w:rPr>
          <w:delText>employ distinct</w:delText>
        </w:r>
      </w:del>
      <w:ins w:id="1016" w:author="Rossella Falcone" w:date="2026-03-19T17:13:00Z" w16du:dateUtc="2026-03-19T21:13:00Z">
        <w:r w:rsidR="00370A1A">
          <w:rPr>
            <w:rFonts w:ascii="Times New Roman" w:eastAsia="Times New Roman" w:hAnsi="Times New Roman" w:cs="Times New Roman"/>
            <w:color w:val="000000" w:themeColor="text1"/>
            <w:sz w:val="24"/>
            <w:szCs w:val="24"/>
          </w:rPr>
          <w:t>use different</w:t>
        </w:r>
      </w:ins>
      <w:r w:rsidR="00370A1A">
        <w:rPr>
          <w:rFonts w:ascii="Times New Roman" w:eastAsia="Times New Roman" w:hAnsi="Times New Roman" w:cs="Times New Roman"/>
          <w:color w:val="000000" w:themeColor="text1"/>
          <w:sz w:val="24"/>
          <w:szCs w:val="24"/>
        </w:rPr>
        <w:t xml:space="preserve"> combinations of </w:t>
      </w:r>
      <w:del w:id="1017" w:author="Rossella Falcone" w:date="2026-03-19T17:13:00Z" w16du:dateUtc="2026-03-19T21:13:00Z">
        <w:r w:rsidR="00BD0B0E">
          <w:rPr>
            <w:rFonts w:ascii="Times New Roman" w:eastAsia="Times New Roman" w:hAnsi="Times New Roman" w:cs="Times New Roman"/>
            <w:color w:val="000000" w:themeColor="text1"/>
            <w:sz w:val="24"/>
            <w:szCs w:val="24"/>
          </w:rPr>
          <w:delText>dynamical</w:delText>
        </w:r>
      </w:del>
      <w:ins w:id="1018" w:author="Rossella Falcone" w:date="2026-03-19T17:13:00Z" w16du:dateUtc="2026-03-19T21:13:00Z">
        <w:r w:rsidR="00370A1A">
          <w:rPr>
            <w:rFonts w:ascii="Times New Roman" w:eastAsia="Times New Roman" w:hAnsi="Times New Roman" w:cs="Times New Roman"/>
            <w:color w:val="000000" w:themeColor="text1"/>
            <w:sz w:val="24"/>
            <w:szCs w:val="24"/>
          </w:rPr>
          <w:t>dynamic</w:t>
        </w:r>
      </w:ins>
      <w:r w:rsidR="00370A1A">
        <w:rPr>
          <w:rFonts w:ascii="Times New Roman" w:eastAsia="Times New Roman" w:hAnsi="Times New Roman" w:cs="Times New Roman"/>
          <w:color w:val="000000" w:themeColor="text1"/>
          <w:sz w:val="24"/>
          <w:szCs w:val="24"/>
        </w:rPr>
        <w:t xml:space="preserve"> solutions to </w:t>
      </w:r>
      <w:del w:id="1019" w:author="Rossella Falcone" w:date="2026-03-19T17:13:00Z" w16du:dateUtc="2026-03-19T21:13:00Z">
        <w:r w:rsidR="00BD0B0E">
          <w:rPr>
            <w:rFonts w:ascii="Times New Roman" w:eastAsia="Times New Roman" w:hAnsi="Times New Roman" w:cs="Times New Roman"/>
            <w:color w:val="000000" w:themeColor="text1"/>
            <w:sz w:val="24"/>
            <w:szCs w:val="24"/>
          </w:rPr>
          <w:delText>implement</w:delText>
        </w:r>
      </w:del>
      <w:ins w:id="1020" w:author="Rossella Falcone" w:date="2026-03-19T17:13:00Z" w16du:dateUtc="2026-03-19T21:13:00Z">
        <w:r w:rsidR="00370A1A">
          <w:rPr>
            <w:rFonts w:ascii="Times New Roman" w:eastAsia="Times New Roman" w:hAnsi="Times New Roman" w:cs="Times New Roman"/>
            <w:color w:val="000000" w:themeColor="text1"/>
            <w:sz w:val="24"/>
            <w:szCs w:val="24"/>
          </w:rPr>
          <w:t>make</w:t>
        </w:r>
      </w:ins>
      <w:r w:rsidR="00370A1A">
        <w:rPr>
          <w:rFonts w:ascii="Times New Roman" w:eastAsia="Times New Roman" w:hAnsi="Times New Roman" w:cs="Times New Roman"/>
          <w:color w:val="000000" w:themeColor="text1"/>
          <w:sz w:val="24"/>
          <w:szCs w:val="24"/>
        </w:rPr>
        <w:t xml:space="preserve"> context-dependent decisions</w:t>
      </w:r>
      <w:r w:rsidR="00414E46">
        <w:rPr>
          <w:rFonts w:ascii="Times New Roman" w:eastAsia="Times New Roman" w:hAnsi="Times New Roman" w:cs="Times New Roman"/>
          <w:color w:val="000000" w:themeColor="text1"/>
          <w:sz w:val="24"/>
          <w:szCs w:val="24"/>
        </w:rPr>
        <w:t>,</w:t>
      </w:r>
      <w:r w:rsidR="00BD0B0E">
        <w:rPr>
          <w:rFonts w:ascii="Times New Roman" w:eastAsia="Times New Roman" w:hAnsi="Times New Roman" w:cs="Times New Roman"/>
          <w:color w:val="000000" w:themeColor="text1"/>
          <w:sz w:val="24"/>
          <w:szCs w:val="24"/>
        </w:rPr>
        <w:t xml:space="preserve"> </w:t>
      </w:r>
      <w:ins w:id="1021" w:author="Rossella Falcone" w:date="2026-03-19T17:13:00Z" w16du:dateUtc="2026-03-19T21:13:00Z">
        <w:r w:rsidR="00BD0B0E">
          <w:rPr>
            <w:rFonts w:ascii="Times New Roman" w:eastAsia="Times New Roman" w:hAnsi="Times New Roman" w:cs="Times New Roman"/>
            <w:color w:val="000000" w:themeColor="text1"/>
            <w:sz w:val="24"/>
            <w:szCs w:val="24"/>
          </w:rPr>
          <w:t xml:space="preserve">despite uniformly good task performance, </w:t>
        </w:r>
      </w:ins>
      <w:r w:rsidR="00BD0B0E">
        <w:rPr>
          <w:rFonts w:ascii="Times New Roman" w:eastAsia="Times New Roman" w:hAnsi="Times New Roman" w:cs="Times New Roman"/>
          <w:color w:val="000000" w:themeColor="text1"/>
          <w:sz w:val="24"/>
          <w:szCs w:val="24"/>
        </w:rPr>
        <w:t xml:space="preserve">resulting in heterogeneous neural and behavioral signatures. </w:t>
      </w:r>
      <w:r w:rsidR="00BD0B0E" w:rsidRPr="00370A1A">
        <w:rPr>
          <w:rFonts w:ascii="Times New Roman" w:eastAsia="Times New Roman" w:hAnsi="Times New Roman" w:cs="Times New Roman"/>
          <w:color w:val="000000" w:themeColor="text1"/>
          <w:sz w:val="24"/>
          <w:szCs w:val="24"/>
        </w:rPr>
        <w:t>Similarly, Fascianelli et al., (2024</w:t>
      </w:r>
      <w:ins w:id="1022" w:author="Rossella Falcone" w:date="2026-03-19T17:13:00Z" w16du:dateUtc="2026-03-19T21:13:00Z">
        <w:r w:rsidR="00B42476" w:rsidRPr="00370A1A">
          <w:rPr>
            <w:rFonts w:ascii="Times New Roman" w:eastAsia="Times New Roman" w:hAnsi="Times New Roman" w:cs="Times New Roman"/>
            <w:color w:val="000000" w:themeColor="text1"/>
            <w:sz w:val="24"/>
            <w:szCs w:val="24"/>
          </w:rPr>
          <w:t>; 31</w:t>
        </w:r>
      </w:ins>
      <w:r w:rsidR="00BD0B0E" w:rsidRPr="00370A1A">
        <w:rPr>
          <w:rFonts w:ascii="Times New Roman" w:eastAsia="Times New Roman" w:hAnsi="Times New Roman" w:cs="Times New Roman"/>
          <w:color w:val="000000" w:themeColor="text1"/>
          <w:sz w:val="24"/>
          <w:szCs w:val="24"/>
        </w:rPr>
        <w:t>) found</w:t>
      </w:r>
      <w:r w:rsidR="00BD0B0E">
        <w:rPr>
          <w:rFonts w:ascii="Times New Roman" w:eastAsia="Times New Roman" w:hAnsi="Times New Roman" w:cs="Times New Roman"/>
          <w:color w:val="000000" w:themeColor="text1"/>
          <w:sz w:val="24"/>
          <w:szCs w:val="24"/>
        </w:rPr>
        <w:t xml:space="preserve"> that</w:t>
      </w:r>
      <w:ins w:id="1023" w:author="Rossella Falcone" w:date="2026-03-19T17:13:00Z" w16du:dateUtc="2026-03-19T21:13:00Z">
        <w:r w:rsidR="00414E46">
          <w:rPr>
            <w:rFonts w:ascii="Times New Roman" w:eastAsia="Times New Roman" w:hAnsi="Times New Roman" w:cs="Times New Roman"/>
            <w:color w:val="000000" w:themeColor="text1"/>
            <w:sz w:val="24"/>
            <w:szCs w:val="24"/>
          </w:rPr>
          <w:t>,</w:t>
        </w:r>
      </w:ins>
      <w:r w:rsidR="00BD0B0E">
        <w:rPr>
          <w:rFonts w:ascii="Times New Roman" w:eastAsia="Times New Roman" w:hAnsi="Times New Roman" w:cs="Times New Roman"/>
          <w:color w:val="000000" w:themeColor="text1"/>
          <w:sz w:val="24"/>
          <w:szCs w:val="24"/>
        </w:rPr>
        <w:t xml:space="preserve"> even when monkeys appear to perform a similar task, differences in the geometry of prefrontal neural representations reveal distinct strategies </w:t>
      </w:r>
      <w:del w:id="1024" w:author="Rossella Falcone" w:date="2026-03-19T17:13:00Z" w16du:dateUtc="2026-03-19T21:13:00Z">
        <w:r w:rsidR="00BD0B0E">
          <w:rPr>
            <w:rFonts w:ascii="Times New Roman" w:eastAsia="Times New Roman" w:hAnsi="Times New Roman" w:cs="Times New Roman"/>
            <w:color w:val="000000" w:themeColor="text1"/>
            <w:sz w:val="24"/>
            <w:szCs w:val="24"/>
          </w:rPr>
          <w:delText>which</w:delText>
        </w:r>
      </w:del>
      <w:ins w:id="1025" w:author="Rossella Falcone" w:date="2026-03-19T17:13:00Z" w16du:dateUtc="2026-03-19T21:13:00Z">
        <w:r w:rsidR="00386C3D">
          <w:rPr>
            <w:rFonts w:ascii="Times New Roman" w:eastAsia="Times New Roman" w:hAnsi="Times New Roman" w:cs="Times New Roman"/>
            <w:color w:val="000000" w:themeColor="text1"/>
            <w:sz w:val="24"/>
            <w:szCs w:val="24"/>
          </w:rPr>
          <w:t>that</w:t>
        </w:r>
      </w:ins>
      <w:r w:rsidR="00386C3D">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can be linked to behavioral differences. </w:t>
      </w:r>
    </w:p>
    <w:p w14:paraId="60A4C46B" w14:textId="07CA2636" w:rsidR="00BD0B0E" w:rsidRDefault="00DE1CAC" w:rsidP="005A5CBE">
      <w:pPr>
        <w:shd w:val="clear" w:color="auto" w:fill="FFFFFF"/>
        <w:spacing w:after="0" w:line="480" w:lineRule="auto"/>
        <w:ind w:firstLine="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behavioral differences in strategy observed in this study </w:t>
      </w:r>
      <w:del w:id="1026" w:author="Rossella Falcone" w:date="2026-03-19T17:13:00Z" w16du:dateUtc="2026-03-19T21:13:00Z">
        <w:r>
          <w:rPr>
            <w:rFonts w:ascii="Times New Roman" w:eastAsia="Times New Roman" w:hAnsi="Times New Roman" w:cs="Times New Roman"/>
            <w:color w:val="000000" w:themeColor="text1"/>
            <w:sz w:val="24"/>
            <w:szCs w:val="24"/>
          </w:rPr>
          <w:delText xml:space="preserve">might arise from </w:delText>
        </w:r>
      </w:del>
      <w:ins w:id="1027" w:author="Rossella Falcone" w:date="2026-03-19T17:13:00Z" w16du:dateUtc="2026-03-19T21:13:00Z">
        <w:r w:rsidR="00386C3D">
          <w:rPr>
            <w:rFonts w:ascii="Times New Roman" w:eastAsia="Times New Roman" w:hAnsi="Times New Roman" w:cs="Times New Roman"/>
            <w:color w:val="000000" w:themeColor="text1"/>
            <w:sz w:val="24"/>
            <w:szCs w:val="24"/>
          </w:rPr>
          <w:t>may be due to</w:t>
        </w:r>
        <w:r>
          <w:rPr>
            <w:rFonts w:ascii="Times New Roman" w:eastAsia="Times New Roman" w:hAnsi="Times New Roman" w:cs="Times New Roman"/>
            <w:color w:val="000000" w:themeColor="text1"/>
            <w:sz w:val="24"/>
            <w:szCs w:val="24"/>
          </w:rPr>
          <w:t xml:space="preserve"> </w:t>
        </w:r>
      </w:ins>
      <w:r w:rsidR="00BD0B0E" w:rsidRPr="005766B7">
        <w:rPr>
          <w:rFonts w:ascii="Times New Roman" w:eastAsia="Times New Roman" w:hAnsi="Times New Roman" w:cs="Times New Roman"/>
          <w:color w:val="000000" w:themeColor="text1"/>
          <w:sz w:val="24"/>
          <w:szCs w:val="24"/>
        </w:rPr>
        <w:t xml:space="preserve">training history. Monkey S </w:t>
      </w:r>
      <w:del w:id="1028" w:author="Rossella Falcone" w:date="2026-03-19T17:13:00Z" w16du:dateUtc="2026-03-19T21:13:00Z">
        <w:r w:rsidR="00A93AB3">
          <w:rPr>
            <w:rFonts w:ascii="Times New Roman" w:eastAsia="Times New Roman" w:hAnsi="Times New Roman" w:cs="Times New Roman"/>
            <w:color w:val="000000" w:themeColor="text1"/>
            <w:sz w:val="24"/>
            <w:szCs w:val="24"/>
          </w:rPr>
          <w:delText>went through</w:delText>
        </w:r>
      </w:del>
      <w:ins w:id="1029" w:author="Rossella Falcone" w:date="2026-03-19T17:13:00Z" w16du:dateUtc="2026-03-19T21:13:00Z">
        <w:r w:rsidR="00386C3D">
          <w:rPr>
            <w:rFonts w:ascii="Times New Roman" w:eastAsia="Times New Roman" w:hAnsi="Times New Roman" w:cs="Times New Roman"/>
            <w:color w:val="000000" w:themeColor="text1"/>
            <w:sz w:val="24"/>
            <w:szCs w:val="24"/>
          </w:rPr>
          <w:t>under</w:t>
        </w:r>
        <w:r w:rsidR="00A93AB3">
          <w:rPr>
            <w:rFonts w:ascii="Times New Roman" w:eastAsia="Times New Roman" w:hAnsi="Times New Roman" w:cs="Times New Roman"/>
            <w:color w:val="000000" w:themeColor="text1"/>
            <w:sz w:val="24"/>
            <w:szCs w:val="24"/>
          </w:rPr>
          <w:t>went</w:t>
        </w:r>
      </w:ins>
      <w:r w:rsidR="00A93AB3">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more</w:t>
      </w:r>
      <w:r w:rsidR="00BD0B0E" w:rsidRPr="005766B7">
        <w:rPr>
          <w:rFonts w:ascii="Times New Roman" w:eastAsia="Times New Roman" w:hAnsi="Times New Roman" w:cs="Times New Roman"/>
          <w:color w:val="000000" w:themeColor="text1"/>
          <w:sz w:val="24"/>
          <w:szCs w:val="24"/>
        </w:rPr>
        <w:t xml:space="preserve"> </w:t>
      </w:r>
      <w:r w:rsidR="00A93AB3">
        <w:rPr>
          <w:rFonts w:ascii="Times New Roman" w:eastAsia="Times New Roman" w:hAnsi="Times New Roman" w:cs="Times New Roman"/>
          <w:color w:val="000000" w:themeColor="text1"/>
          <w:sz w:val="24"/>
          <w:szCs w:val="24"/>
        </w:rPr>
        <w:t>training</w:t>
      </w:r>
      <w:r w:rsidR="00BD0B0E" w:rsidRPr="005766B7">
        <w:rPr>
          <w:rFonts w:ascii="Times New Roman" w:eastAsia="Times New Roman" w:hAnsi="Times New Roman" w:cs="Times New Roman"/>
          <w:color w:val="000000" w:themeColor="text1"/>
          <w:sz w:val="24"/>
          <w:szCs w:val="24"/>
        </w:rPr>
        <w:t xml:space="preserve"> with the task</w:t>
      </w:r>
      <w:r w:rsidR="00BD0B0E">
        <w:rPr>
          <w:rFonts w:ascii="Times New Roman" w:eastAsia="Times New Roman" w:hAnsi="Times New Roman" w:cs="Times New Roman"/>
          <w:color w:val="000000" w:themeColor="text1"/>
          <w:sz w:val="24"/>
          <w:szCs w:val="24"/>
        </w:rPr>
        <w:t xml:space="preserve"> than</w:t>
      </w:r>
      <w:r w:rsidR="00BD0B0E" w:rsidRPr="005766B7">
        <w:rPr>
          <w:rFonts w:ascii="Times New Roman" w:eastAsia="Times New Roman" w:hAnsi="Times New Roman" w:cs="Times New Roman"/>
          <w:color w:val="000000" w:themeColor="text1"/>
          <w:sz w:val="24"/>
          <w:szCs w:val="24"/>
        </w:rPr>
        <w:t xml:space="preserve"> Monkey T</w:t>
      </w:r>
      <w:del w:id="1030" w:author="Rossella Falcone" w:date="2026-03-19T17:13:00Z" w16du:dateUtc="2026-03-19T21:13:00Z">
        <w:r w:rsidR="00A93AB3">
          <w:rPr>
            <w:rFonts w:ascii="Times New Roman" w:eastAsia="Times New Roman" w:hAnsi="Times New Roman" w:cs="Times New Roman"/>
            <w:color w:val="000000" w:themeColor="text1"/>
            <w:sz w:val="24"/>
            <w:szCs w:val="24"/>
          </w:rPr>
          <w:delText>. It</w:delText>
        </w:r>
      </w:del>
      <w:ins w:id="1031" w:author="Rossella Falcone" w:date="2026-03-19T17:13:00Z" w16du:dateUtc="2026-03-19T21:13:00Z">
        <w:r w:rsidR="000D59D6">
          <w:rPr>
            <w:rFonts w:ascii="Times New Roman" w:eastAsia="Times New Roman" w:hAnsi="Times New Roman" w:cs="Times New Roman"/>
            <w:color w:val="000000" w:themeColor="text1"/>
            <w:sz w:val="24"/>
            <w:szCs w:val="24"/>
          </w:rPr>
          <w:t>, and i</w:t>
        </w:r>
        <w:r w:rsidR="00A93AB3">
          <w:rPr>
            <w:rFonts w:ascii="Times New Roman" w:eastAsia="Times New Roman" w:hAnsi="Times New Roman" w:cs="Times New Roman"/>
            <w:color w:val="000000" w:themeColor="text1"/>
            <w:sz w:val="24"/>
            <w:szCs w:val="24"/>
          </w:rPr>
          <w:t>t</w:t>
        </w:r>
      </w:ins>
      <w:r w:rsidR="00A93AB3">
        <w:rPr>
          <w:rFonts w:ascii="Times New Roman" w:eastAsia="Times New Roman" w:hAnsi="Times New Roman" w:cs="Times New Roman"/>
          <w:color w:val="000000" w:themeColor="text1"/>
          <w:sz w:val="24"/>
          <w:szCs w:val="24"/>
        </w:rPr>
        <w:t xml:space="preserve"> is possible that with </w:t>
      </w:r>
      <w:del w:id="1032" w:author="Rossella Falcone" w:date="2026-03-19T17:13:00Z" w16du:dateUtc="2026-03-19T21:13:00Z">
        <w:r w:rsidR="00A93AB3">
          <w:rPr>
            <w:rFonts w:ascii="Times New Roman" w:eastAsia="Times New Roman" w:hAnsi="Times New Roman" w:cs="Times New Roman"/>
            <w:color w:val="000000" w:themeColor="text1"/>
            <w:sz w:val="24"/>
            <w:szCs w:val="24"/>
          </w:rPr>
          <w:delText>more</w:delText>
        </w:r>
      </w:del>
      <w:ins w:id="1033" w:author="Rossella Falcone" w:date="2026-03-19T17:13:00Z" w16du:dateUtc="2026-03-19T21:13:00Z">
        <w:r w:rsidR="00386C3D">
          <w:rPr>
            <w:rFonts w:ascii="Times New Roman" w:eastAsia="Times New Roman" w:hAnsi="Times New Roman" w:cs="Times New Roman"/>
            <w:color w:val="000000" w:themeColor="text1"/>
            <w:sz w:val="24"/>
            <w:szCs w:val="24"/>
          </w:rPr>
          <w:t>further</w:t>
        </w:r>
      </w:ins>
      <w:r w:rsidR="00386C3D">
        <w:rPr>
          <w:rFonts w:ascii="Times New Roman" w:eastAsia="Times New Roman" w:hAnsi="Times New Roman" w:cs="Times New Roman"/>
          <w:color w:val="000000" w:themeColor="text1"/>
          <w:sz w:val="24"/>
          <w:szCs w:val="24"/>
        </w:rPr>
        <w:t xml:space="preserve"> training</w:t>
      </w:r>
      <w:del w:id="1034" w:author="Rossella Falcone" w:date="2026-03-19T17:13:00Z" w16du:dateUtc="2026-03-19T21:13:00Z">
        <w:r w:rsidR="00A93AB3">
          <w:rPr>
            <w:rFonts w:ascii="Times New Roman" w:eastAsia="Times New Roman" w:hAnsi="Times New Roman" w:cs="Times New Roman"/>
            <w:color w:val="000000" w:themeColor="text1"/>
            <w:sz w:val="24"/>
            <w:szCs w:val="24"/>
          </w:rPr>
          <w:delText>,</w:delText>
        </w:r>
      </w:del>
      <w:r w:rsidR="00A93AB3">
        <w:rPr>
          <w:rFonts w:ascii="Times New Roman" w:eastAsia="Times New Roman" w:hAnsi="Times New Roman" w:cs="Times New Roman"/>
          <w:color w:val="000000" w:themeColor="text1"/>
          <w:sz w:val="24"/>
          <w:szCs w:val="24"/>
        </w:rPr>
        <w:t xml:space="preserve"> Monkey T’s suboptimal strategy </w:t>
      </w:r>
      <w:del w:id="1035" w:author="Mark Eldridge" w:date="2026-03-23T21:27:00Z" w16du:dateUtc="2026-03-23T21:27:00Z">
        <w:r w:rsidR="00A93AB3" w:rsidDel="000F7B7B">
          <w:rPr>
            <w:rFonts w:ascii="Times New Roman" w:eastAsia="Times New Roman" w:hAnsi="Times New Roman" w:cs="Times New Roman"/>
            <w:color w:val="000000" w:themeColor="text1"/>
            <w:sz w:val="24"/>
            <w:szCs w:val="24"/>
          </w:rPr>
          <w:delText xml:space="preserve">will </w:delText>
        </w:r>
      </w:del>
      <w:ins w:id="1036" w:author="Mark Eldridge" w:date="2026-03-23T21:27:00Z" w16du:dateUtc="2026-03-23T21:27:00Z">
        <w:r w:rsidR="000F7B7B">
          <w:rPr>
            <w:rFonts w:ascii="Times New Roman" w:eastAsia="Times New Roman" w:hAnsi="Times New Roman" w:cs="Times New Roman"/>
            <w:color w:val="000000" w:themeColor="text1"/>
            <w:sz w:val="24"/>
            <w:szCs w:val="24"/>
          </w:rPr>
          <w:t>would have</w:t>
        </w:r>
        <w:r w:rsidR="000F7B7B">
          <w:rPr>
            <w:rFonts w:ascii="Times New Roman" w:eastAsia="Times New Roman" w:hAnsi="Times New Roman" w:cs="Times New Roman"/>
            <w:color w:val="000000" w:themeColor="text1"/>
            <w:sz w:val="24"/>
            <w:szCs w:val="24"/>
          </w:rPr>
          <w:t xml:space="preserve"> </w:t>
        </w:r>
      </w:ins>
      <w:r w:rsidR="00A93AB3">
        <w:rPr>
          <w:rFonts w:ascii="Times New Roman" w:eastAsia="Times New Roman" w:hAnsi="Times New Roman" w:cs="Times New Roman"/>
          <w:color w:val="000000" w:themeColor="text1"/>
          <w:sz w:val="24"/>
          <w:szCs w:val="24"/>
        </w:rPr>
        <w:t>converge</w:t>
      </w:r>
      <w:ins w:id="1037" w:author="Mark Eldridge" w:date="2026-03-23T21:27:00Z" w16du:dateUtc="2026-03-23T21:27:00Z">
        <w:r w:rsidR="000F7B7B">
          <w:rPr>
            <w:rFonts w:ascii="Times New Roman" w:eastAsia="Times New Roman" w:hAnsi="Times New Roman" w:cs="Times New Roman"/>
            <w:color w:val="000000" w:themeColor="text1"/>
            <w:sz w:val="24"/>
            <w:szCs w:val="24"/>
          </w:rPr>
          <w:t>d</w:t>
        </w:r>
      </w:ins>
      <w:r w:rsidR="00A93AB3">
        <w:rPr>
          <w:rFonts w:ascii="Times New Roman" w:eastAsia="Times New Roman" w:hAnsi="Times New Roman" w:cs="Times New Roman"/>
          <w:color w:val="000000" w:themeColor="text1"/>
          <w:sz w:val="24"/>
          <w:szCs w:val="24"/>
        </w:rPr>
        <w:t xml:space="preserve"> </w:t>
      </w:r>
      <w:del w:id="1038" w:author="Rossella Falcone" w:date="2026-03-19T17:13:00Z" w16du:dateUtc="2026-03-19T21:13:00Z">
        <w:r w:rsidR="00A93AB3">
          <w:rPr>
            <w:rFonts w:ascii="Times New Roman" w:eastAsia="Times New Roman" w:hAnsi="Times New Roman" w:cs="Times New Roman"/>
            <w:color w:val="000000" w:themeColor="text1"/>
            <w:sz w:val="24"/>
            <w:szCs w:val="24"/>
          </w:rPr>
          <w:delText>to</w:delText>
        </w:r>
      </w:del>
      <w:ins w:id="1039" w:author="Rossella Falcone" w:date="2026-03-19T17:13:00Z" w16du:dateUtc="2026-03-19T21:13:00Z">
        <w:del w:id="1040" w:author="Siyu Wang" w:date="2026-03-23T02:06:00Z" w16du:dateUtc="2026-03-23T06:06:00Z">
          <w:r w:rsidR="00386C3D" w:rsidDel="00D54376">
            <w:rPr>
              <w:rFonts w:ascii="Times New Roman" w:eastAsia="Times New Roman" w:hAnsi="Times New Roman" w:cs="Times New Roman"/>
              <w:color w:val="000000" w:themeColor="text1"/>
              <w:sz w:val="24"/>
              <w:szCs w:val="24"/>
            </w:rPr>
            <w:delText>with</w:delText>
          </w:r>
        </w:del>
      </w:ins>
      <w:ins w:id="1041" w:author="Siyu Wang" w:date="2026-03-23T02:06:00Z" w16du:dateUtc="2026-03-23T06:06:00Z">
        <w:r w:rsidR="00D54376">
          <w:rPr>
            <w:rFonts w:ascii="Times New Roman" w:eastAsia="Times New Roman" w:hAnsi="Times New Roman" w:cs="Times New Roman"/>
            <w:color w:val="000000" w:themeColor="text1"/>
            <w:sz w:val="24"/>
            <w:szCs w:val="24"/>
          </w:rPr>
          <w:t>to</w:t>
        </w:r>
      </w:ins>
      <w:r w:rsidR="00386C3D">
        <w:rPr>
          <w:rFonts w:ascii="Times New Roman" w:eastAsia="Times New Roman" w:hAnsi="Times New Roman" w:cs="Times New Roman"/>
          <w:color w:val="000000" w:themeColor="text1"/>
          <w:sz w:val="24"/>
          <w:szCs w:val="24"/>
        </w:rPr>
        <w:t xml:space="preserve"> </w:t>
      </w:r>
      <w:r w:rsidR="00A93AB3">
        <w:rPr>
          <w:rFonts w:ascii="Times New Roman" w:eastAsia="Times New Roman" w:hAnsi="Times New Roman" w:cs="Times New Roman"/>
          <w:color w:val="000000" w:themeColor="text1"/>
          <w:sz w:val="24"/>
          <w:szCs w:val="24"/>
        </w:rPr>
        <w:t xml:space="preserve">the near-optimal strategy </w:t>
      </w:r>
      <w:del w:id="1042" w:author="Rossella Falcone" w:date="2026-03-19T17:13:00Z" w16du:dateUtc="2026-03-19T21:13:00Z">
        <w:r w:rsidR="00A93AB3">
          <w:rPr>
            <w:rFonts w:ascii="Times New Roman" w:eastAsia="Times New Roman" w:hAnsi="Times New Roman" w:cs="Times New Roman"/>
            <w:color w:val="000000" w:themeColor="text1"/>
            <w:sz w:val="24"/>
            <w:szCs w:val="24"/>
          </w:rPr>
          <w:delText>used</w:delText>
        </w:r>
      </w:del>
      <w:ins w:id="1043" w:author="Rossella Falcone" w:date="2026-03-19T17:13:00Z" w16du:dateUtc="2026-03-19T21:13:00Z">
        <w:r w:rsidR="00386C3D">
          <w:rPr>
            <w:rFonts w:ascii="Times New Roman" w:eastAsia="Times New Roman" w:hAnsi="Times New Roman" w:cs="Times New Roman"/>
            <w:color w:val="000000" w:themeColor="text1"/>
            <w:sz w:val="24"/>
            <w:szCs w:val="24"/>
          </w:rPr>
          <w:t>employed</w:t>
        </w:r>
      </w:ins>
      <w:r w:rsidR="00386C3D">
        <w:rPr>
          <w:rFonts w:ascii="Times New Roman" w:eastAsia="Times New Roman" w:hAnsi="Times New Roman" w:cs="Times New Roman"/>
          <w:color w:val="000000" w:themeColor="text1"/>
          <w:sz w:val="24"/>
          <w:szCs w:val="24"/>
        </w:rPr>
        <w:t xml:space="preserve"> </w:t>
      </w:r>
      <w:r w:rsidR="00A93AB3">
        <w:rPr>
          <w:rFonts w:ascii="Times New Roman" w:eastAsia="Times New Roman" w:hAnsi="Times New Roman" w:cs="Times New Roman"/>
          <w:color w:val="000000" w:themeColor="text1"/>
          <w:sz w:val="24"/>
          <w:szCs w:val="24"/>
        </w:rPr>
        <w:t xml:space="preserve">by Monkey S. </w:t>
      </w:r>
      <w:r w:rsidR="00BD0B0E" w:rsidRPr="005766B7">
        <w:rPr>
          <w:rFonts w:ascii="Times New Roman" w:eastAsia="Times New Roman" w:hAnsi="Times New Roman" w:cs="Times New Roman"/>
          <w:color w:val="000000" w:themeColor="text1"/>
          <w:sz w:val="24"/>
          <w:szCs w:val="24"/>
        </w:rPr>
        <w:t xml:space="preserve"> </w:t>
      </w:r>
      <w:r w:rsidR="00EA7093">
        <w:rPr>
          <w:rFonts w:ascii="Times New Roman" w:eastAsia="Times New Roman" w:hAnsi="Times New Roman" w:cs="Times New Roman"/>
          <w:color w:val="000000" w:themeColor="text1"/>
          <w:sz w:val="24"/>
          <w:szCs w:val="24"/>
        </w:rPr>
        <w:t>Future l</w:t>
      </w:r>
      <w:r w:rsidR="00BD0B0E" w:rsidRPr="005766B7">
        <w:rPr>
          <w:rFonts w:ascii="Times New Roman" w:eastAsia="Times New Roman" w:hAnsi="Times New Roman" w:cs="Times New Roman"/>
          <w:color w:val="000000" w:themeColor="text1"/>
          <w:sz w:val="24"/>
          <w:szCs w:val="24"/>
        </w:rPr>
        <w:t xml:space="preserve">ongitudinal studies </w:t>
      </w:r>
      <w:r w:rsidR="00BD0B0E">
        <w:rPr>
          <w:rFonts w:ascii="Times New Roman" w:eastAsia="Times New Roman" w:hAnsi="Times New Roman" w:cs="Times New Roman"/>
          <w:color w:val="000000" w:themeColor="text1"/>
          <w:sz w:val="24"/>
          <w:szCs w:val="24"/>
        </w:rPr>
        <w:t>would help</w:t>
      </w:r>
      <w:r w:rsidR="00BD0B0E" w:rsidRPr="005766B7">
        <w:rPr>
          <w:rFonts w:ascii="Times New Roman" w:eastAsia="Times New Roman" w:hAnsi="Times New Roman" w:cs="Times New Roman"/>
          <w:color w:val="000000" w:themeColor="text1"/>
          <w:sz w:val="24"/>
          <w:szCs w:val="24"/>
        </w:rPr>
        <w:t xml:space="preserve"> to </w:t>
      </w:r>
      <w:r w:rsidR="00BD0B0E">
        <w:rPr>
          <w:rFonts w:ascii="Times New Roman" w:eastAsia="Times New Roman" w:hAnsi="Times New Roman" w:cs="Times New Roman"/>
          <w:color w:val="000000" w:themeColor="text1"/>
          <w:sz w:val="24"/>
          <w:szCs w:val="24"/>
        </w:rPr>
        <w:t xml:space="preserve">clarify </w:t>
      </w:r>
      <w:r w:rsidR="00BD0B0E" w:rsidRPr="005766B7">
        <w:rPr>
          <w:rFonts w:ascii="Times New Roman" w:eastAsia="Times New Roman" w:hAnsi="Times New Roman" w:cs="Times New Roman"/>
          <w:color w:val="000000" w:themeColor="text1"/>
          <w:sz w:val="24"/>
          <w:szCs w:val="24"/>
        </w:rPr>
        <w:t>whether these strategies re</w:t>
      </w:r>
      <w:r w:rsidR="00BD0B0E">
        <w:rPr>
          <w:rFonts w:ascii="Times New Roman" w:eastAsia="Times New Roman" w:hAnsi="Times New Roman" w:cs="Times New Roman"/>
          <w:color w:val="000000" w:themeColor="text1"/>
          <w:sz w:val="24"/>
          <w:szCs w:val="24"/>
        </w:rPr>
        <w:t>flect</w:t>
      </w:r>
      <w:r w:rsidR="00BD0B0E" w:rsidRPr="005766B7">
        <w:rPr>
          <w:rFonts w:ascii="Times New Roman" w:eastAsia="Times New Roman" w:hAnsi="Times New Roman" w:cs="Times New Roman"/>
          <w:color w:val="000000" w:themeColor="text1"/>
          <w:sz w:val="24"/>
          <w:szCs w:val="24"/>
        </w:rPr>
        <w:t xml:space="preserve"> </w:t>
      </w:r>
      <w:r w:rsidR="00EA7093">
        <w:rPr>
          <w:rFonts w:ascii="Times New Roman" w:eastAsia="Times New Roman" w:hAnsi="Times New Roman" w:cs="Times New Roman"/>
          <w:color w:val="000000" w:themeColor="text1"/>
          <w:sz w:val="24"/>
          <w:szCs w:val="24"/>
        </w:rPr>
        <w:t>innate</w:t>
      </w:r>
      <w:r w:rsidR="00BD0B0E" w:rsidRPr="005766B7">
        <w:rPr>
          <w:rFonts w:ascii="Times New Roman" w:eastAsia="Times New Roman" w:hAnsi="Times New Roman" w:cs="Times New Roman"/>
          <w:color w:val="000000" w:themeColor="text1"/>
          <w:sz w:val="24"/>
          <w:szCs w:val="24"/>
        </w:rPr>
        <w:t xml:space="preserve"> </w:t>
      </w:r>
      <w:r w:rsidR="00BD0B0E">
        <w:rPr>
          <w:rFonts w:ascii="Times New Roman" w:eastAsia="Times New Roman" w:hAnsi="Times New Roman" w:cs="Times New Roman"/>
          <w:color w:val="000000" w:themeColor="text1"/>
          <w:sz w:val="24"/>
          <w:szCs w:val="24"/>
        </w:rPr>
        <w:t xml:space="preserve">individual </w:t>
      </w:r>
      <w:r w:rsidR="00BD0B0E" w:rsidRPr="005766B7">
        <w:rPr>
          <w:rFonts w:ascii="Times New Roman" w:eastAsia="Times New Roman" w:hAnsi="Times New Roman" w:cs="Times New Roman"/>
          <w:color w:val="000000" w:themeColor="text1"/>
          <w:sz w:val="24"/>
          <w:szCs w:val="24"/>
        </w:rPr>
        <w:t xml:space="preserve">traits or </w:t>
      </w:r>
      <w:r w:rsidR="00EA7093">
        <w:rPr>
          <w:rFonts w:ascii="Times New Roman" w:eastAsia="Times New Roman" w:hAnsi="Times New Roman" w:cs="Times New Roman"/>
          <w:color w:val="000000" w:themeColor="text1"/>
          <w:sz w:val="24"/>
          <w:szCs w:val="24"/>
        </w:rPr>
        <w:t>learned</w:t>
      </w:r>
      <w:r w:rsidR="00BD0B0E" w:rsidRPr="005766B7">
        <w:rPr>
          <w:rFonts w:ascii="Times New Roman" w:eastAsia="Times New Roman" w:hAnsi="Times New Roman" w:cs="Times New Roman"/>
          <w:color w:val="000000" w:themeColor="text1"/>
          <w:sz w:val="24"/>
          <w:szCs w:val="24"/>
        </w:rPr>
        <w:t xml:space="preserve"> responses </w:t>
      </w:r>
      <w:r w:rsidR="00EA7093">
        <w:rPr>
          <w:rFonts w:ascii="Times New Roman" w:eastAsia="Times New Roman" w:hAnsi="Times New Roman" w:cs="Times New Roman"/>
          <w:color w:val="000000" w:themeColor="text1"/>
          <w:sz w:val="24"/>
          <w:szCs w:val="24"/>
        </w:rPr>
        <w:t>based on</w:t>
      </w:r>
      <w:r w:rsidR="00BD0B0E" w:rsidRPr="005766B7">
        <w:rPr>
          <w:rFonts w:ascii="Times New Roman" w:eastAsia="Times New Roman" w:hAnsi="Times New Roman" w:cs="Times New Roman"/>
          <w:color w:val="000000" w:themeColor="text1"/>
          <w:sz w:val="24"/>
          <w:szCs w:val="24"/>
        </w:rPr>
        <w:t xml:space="preserve"> experience</w:t>
      </w:r>
      <w:r w:rsidR="00BD0B0E">
        <w:rPr>
          <w:rFonts w:ascii="Times New Roman" w:eastAsia="Times New Roman" w:hAnsi="Times New Roman" w:cs="Times New Roman"/>
          <w:color w:val="000000" w:themeColor="text1"/>
          <w:sz w:val="24"/>
          <w:szCs w:val="24"/>
        </w:rPr>
        <w:t xml:space="preserve">. </w:t>
      </w:r>
    </w:p>
    <w:p w14:paraId="58FEFFDA" w14:textId="3AD6FC16" w:rsidR="00891785" w:rsidRDefault="00000000" w:rsidP="008C07DB">
      <w:pPr>
        <w:spacing w:after="0" w:line="480" w:lineRule="auto"/>
        <w:ind w:firstLine="360"/>
        <w:rPr>
          <w:rFonts w:ascii="Times New Roman" w:eastAsia="Times New Roman" w:hAnsi="Times New Roman" w:cs="Times New Roman"/>
          <w:color w:val="000000" w:themeColor="text1"/>
          <w:sz w:val="24"/>
          <w:szCs w:val="24"/>
        </w:rPr>
      </w:pPr>
      <w:r w:rsidRPr="008C07DB">
        <w:rPr>
          <w:rFonts w:ascii="Times New Roman" w:eastAsia="Times New Roman" w:hAnsi="Times New Roman" w:cs="Times New Roman"/>
          <w:color w:val="000000" w:themeColor="text1"/>
          <w:sz w:val="24"/>
          <w:szCs w:val="24"/>
        </w:rPr>
        <w:t xml:space="preserve">In summary, </w:t>
      </w:r>
      <w:r w:rsidR="00422A33">
        <w:rPr>
          <w:rFonts w:ascii="Times New Roman" w:eastAsia="Times New Roman" w:hAnsi="Times New Roman" w:cs="Times New Roman"/>
          <w:color w:val="000000" w:themeColor="text1"/>
          <w:sz w:val="24"/>
          <w:szCs w:val="24"/>
        </w:rPr>
        <w:t>our results support</w:t>
      </w:r>
      <w:del w:id="1044" w:author="Siyu Wang" w:date="2026-03-23T02:09:00Z" w16du:dateUtc="2026-03-23T06:09:00Z">
        <w:r w:rsidR="00422A33" w:rsidDel="00D54376">
          <w:rPr>
            <w:rFonts w:ascii="Times New Roman" w:eastAsia="Times New Roman" w:hAnsi="Times New Roman" w:cs="Times New Roman"/>
            <w:color w:val="000000" w:themeColor="text1"/>
            <w:sz w:val="24"/>
            <w:szCs w:val="24"/>
          </w:rPr>
          <w:delText>ed</w:delText>
        </w:r>
      </w:del>
      <w:r w:rsidR="00422A33">
        <w:rPr>
          <w:rFonts w:ascii="Times New Roman" w:eastAsia="Times New Roman" w:hAnsi="Times New Roman" w:cs="Times New Roman"/>
          <w:color w:val="000000" w:themeColor="text1"/>
          <w:sz w:val="24"/>
          <w:szCs w:val="24"/>
        </w:rPr>
        <w:t xml:space="preserve"> strategy</w:t>
      </w:r>
      <w:ins w:id="1045" w:author="Rossella Falcone" w:date="2026-03-19T17:13:00Z" w16du:dateUtc="2026-03-19T21:13:00Z">
        <w:r w:rsidR="000D59D6">
          <w:rPr>
            <w:rFonts w:ascii="Times New Roman" w:eastAsia="Times New Roman" w:hAnsi="Times New Roman" w:cs="Times New Roman"/>
            <w:color w:val="000000" w:themeColor="text1"/>
            <w:sz w:val="24"/>
            <w:szCs w:val="24"/>
          </w:rPr>
          <w:t>-</w:t>
        </w:r>
      </w:ins>
      <w:del w:id="1046" w:author="Siyu Wang" w:date="2026-03-23T02:08:00Z" w16du:dateUtc="2026-03-23T06:08:00Z">
        <w:r w:rsidR="00422A33" w:rsidDel="00D54376">
          <w:rPr>
            <w:rFonts w:ascii="Times New Roman" w:eastAsia="Times New Roman" w:hAnsi="Times New Roman" w:cs="Times New Roman"/>
            <w:color w:val="000000" w:themeColor="text1"/>
            <w:sz w:val="24"/>
            <w:szCs w:val="24"/>
          </w:rPr>
          <w:delText xml:space="preserve"> </w:delText>
        </w:r>
      </w:del>
      <w:r w:rsidR="00422A33">
        <w:rPr>
          <w:rFonts w:ascii="Times New Roman" w:eastAsia="Times New Roman" w:hAnsi="Times New Roman" w:cs="Times New Roman"/>
          <w:color w:val="000000" w:themeColor="text1"/>
          <w:sz w:val="24"/>
          <w:szCs w:val="24"/>
        </w:rPr>
        <w:t xml:space="preserve">dependent coding of reward and time in </w:t>
      </w:r>
      <w:r w:rsidRPr="008C07DB">
        <w:rPr>
          <w:rFonts w:ascii="Times New Roman" w:eastAsia="Times New Roman" w:hAnsi="Times New Roman" w:cs="Times New Roman"/>
          <w:color w:val="000000" w:themeColor="text1"/>
          <w:sz w:val="24"/>
          <w:szCs w:val="24"/>
        </w:rPr>
        <w:t xml:space="preserve">dlPFC </w:t>
      </w:r>
      <w:del w:id="1047" w:author="Siyu Wang" w:date="2026-03-23T02:09:00Z" w16du:dateUtc="2026-03-23T06:09:00Z">
        <w:r w:rsidR="00422A33" w:rsidDel="00D54376">
          <w:rPr>
            <w:rFonts w:ascii="Times New Roman" w:eastAsia="Times New Roman" w:hAnsi="Times New Roman" w:cs="Times New Roman"/>
            <w:color w:val="000000" w:themeColor="text1"/>
            <w:sz w:val="24"/>
            <w:szCs w:val="24"/>
          </w:rPr>
          <w:delText>durng</w:delText>
        </w:r>
      </w:del>
      <w:ins w:id="1048" w:author="Siyu Wang" w:date="2026-03-23T02:09:00Z" w16du:dateUtc="2026-03-23T06:09:00Z">
        <w:r w:rsidR="00D54376">
          <w:rPr>
            <w:rFonts w:ascii="Times New Roman" w:eastAsia="Times New Roman" w:hAnsi="Times New Roman" w:cs="Times New Roman"/>
            <w:color w:val="000000" w:themeColor="text1"/>
            <w:sz w:val="24"/>
            <w:szCs w:val="24"/>
          </w:rPr>
          <w:t>during</w:t>
        </w:r>
      </w:ins>
      <w:r w:rsidR="00422A33">
        <w:rPr>
          <w:rFonts w:ascii="Times New Roman" w:eastAsia="Times New Roman" w:hAnsi="Times New Roman" w:cs="Times New Roman"/>
          <w:color w:val="000000" w:themeColor="text1"/>
          <w:sz w:val="24"/>
          <w:szCs w:val="24"/>
        </w:rPr>
        <w:t xml:space="preserve"> temporal discounting</w:t>
      </w:r>
      <w:ins w:id="1049" w:author="Mark Eldridge" w:date="2026-03-23T21:30:00Z" w16du:dateUtc="2026-03-23T21:30:00Z">
        <w:r w:rsidR="000F7B7B">
          <w:rPr>
            <w:rFonts w:ascii="Times New Roman" w:eastAsia="Times New Roman" w:hAnsi="Times New Roman" w:cs="Times New Roman"/>
            <w:color w:val="000000" w:themeColor="text1"/>
            <w:sz w:val="24"/>
            <w:szCs w:val="24"/>
          </w:rPr>
          <w:t>, and suggest</w:t>
        </w:r>
      </w:ins>
      <w:del w:id="1050" w:author="Mark Eldridge" w:date="2026-03-23T21:29:00Z" w16du:dateUtc="2026-03-23T21:29:00Z">
        <w:r w:rsidR="000D59D6" w:rsidDel="000F7B7B">
          <w:rPr>
            <w:rFonts w:ascii="Times New Roman" w:eastAsia="Times New Roman" w:hAnsi="Times New Roman" w:cs="Times New Roman"/>
            <w:color w:val="000000" w:themeColor="text1"/>
            <w:sz w:val="24"/>
            <w:szCs w:val="24"/>
          </w:rPr>
          <w:delText>,</w:delText>
        </w:r>
      </w:del>
      <w:r w:rsidR="000D59D6">
        <w:rPr>
          <w:rFonts w:ascii="Times New Roman" w:eastAsia="Times New Roman" w:hAnsi="Times New Roman" w:cs="Times New Roman"/>
          <w:color w:val="000000" w:themeColor="text1"/>
          <w:sz w:val="24"/>
          <w:szCs w:val="24"/>
        </w:rPr>
        <w:t xml:space="preserve"> </w:t>
      </w:r>
      <w:ins w:id="1051" w:author="Rossella Falcone" w:date="2026-03-19T17:13:00Z" w16du:dateUtc="2026-03-19T21:13:00Z">
        <w:del w:id="1052" w:author="Siyu Wang" w:date="2026-03-23T02:07:00Z" w16du:dateUtc="2026-03-23T06:07:00Z">
          <w:r w:rsidR="00386C3D" w:rsidDel="00D54376">
            <w:rPr>
              <w:rFonts w:ascii="Times New Roman" w:eastAsia="Times New Roman" w:hAnsi="Times New Roman" w:cs="Times New Roman"/>
              <w:color w:val="000000" w:themeColor="text1"/>
              <w:sz w:val="24"/>
              <w:szCs w:val="24"/>
            </w:rPr>
            <w:delText>and</w:delText>
          </w:r>
          <w:r w:rsidR="00D011DA" w:rsidDel="00D54376">
            <w:rPr>
              <w:rFonts w:ascii="Times New Roman" w:eastAsia="Times New Roman" w:hAnsi="Times New Roman" w:cs="Times New Roman"/>
              <w:color w:val="000000" w:themeColor="text1"/>
              <w:sz w:val="24"/>
              <w:szCs w:val="24"/>
            </w:rPr>
            <w:delText xml:space="preserve"> </w:delText>
          </w:r>
        </w:del>
      </w:ins>
      <w:r w:rsidR="00D011DA">
        <w:rPr>
          <w:rFonts w:ascii="Times New Roman" w:eastAsia="Times New Roman" w:hAnsi="Times New Roman" w:cs="Times New Roman"/>
          <w:color w:val="000000" w:themeColor="text1"/>
          <w:sz w:val="24"/>
          <w:szCs w:val="24"/>
        </w:rPr>
        <w:t>that</w:t>
      </w:r>
      <w:r w:rsidR="00422A33">
        <w:rPr>
          <w:rFonts w:ascii="Times New Roman" w:eastAsia="Times New Roman" w:hAnsi="Times New Roman" w:cs="Times New Roman"/>
          <w:color w:val="000000" w:themeColor="text1"/>
          <w:sz w:val="24"/>
          <w:szCs w:val="24"/>
        </w:rPr>
        <w:t xml:space="preserve"> dlPFC </w:t>
      </w:r>
      <w:r w:rsidR="00256CD7" w:rsidRPr="008C07DB">
        <w:rPr>
          <w:rFonts w:ascii="Times New Roman" w:eastAsia="Times New Roman" w:hAnsi="Times New Roman" w:cs="Times New Roman"/>
          <w:color w:val="000000" w:themeColor="text1"/>
          <w:sz w:val="24"/>
          <w:szCs w:val="24"/>
        </w:rPr>
        <w:t xml:space="preserve">activity </w:t>
      </w:r>
      <w:del w:id="1053" w:author="Rossella Falcone" w:date="2026-03-19T17:13:00Z" w16du:dateUtc="2026-03-19T21:13:00Z">
        <w:r w:rsidR="00422A33">
          <w:rPr>
            <w:rFonts w:ascii="Times New Roman" w:eastAsia="Times New Roman" w:hAnsi="Times New Roman" w:cs="Times New Roman"/>
            <w:color w:val="000000" w:themeColor="text1"/>
            <w:sz w:val="24"/>
            <w:szCs w:val="24"/>
          </w:rPr>
          <w:delText>reflect</w:delText>
        </w:r>
        <w:r w:rsidR="00D011DA">
          <w:rPr>
            <w:rFonts w:ascii="Times New Roman" w:eastAsia="Times New Roman" w:hAnsi="Times New Roman" w:cs="Times New Roman"/>
            <w:color w:val="000000" w:themeColor="text1"/>
            <w:sz w:val="24"/>
            <w:szCs w:val="24"/>
          </w:rPr>
          <w:delText>ed</w:delText>
        </w:r>
      </w:del>
      <w:ins w:id="1054" w:author="Rossella Falcone" w:date="2026-03-19T17:13:00Z" w16du:dateUtc="2026-03-19T21:13:00Z">
        <w:r w:rsidR="00422A33">
          <w:rPr>
            <w:rFonts w:ascii="Times New Roman" w:eastAsia="Times New Roman" w:hAnsi="Times New Roman" w:cs="Times New Roman"/>
            <w:color w:val="000000" w:themeColor="text1"/>
            <w:sz w:val="24"/>
            <w:szCs w:val="24"/>
          </w:rPr>
          <w:t>reflect</w:t>
        </w:r>
        <w:r w:rsidR="000D59D6">
          <w:rPr>
            <w:rFonts w:ascii="Times New Roman" w:eastAsia="Times New Roman" w:hAnsi="Times New Roman" w:cs="Times New Roman"/>
            <w:color w:val="000000" w:themeColor="text1"/>
            <w:sz w:val="24"/>
            <w:szCs w:val="24"/>
          </w:rPr>
          <w:t>s</w:t>
        </w:r>
      </w:ins>
      <w:r w:rsidR="00422A33" w:rsidRPr="008C07DB">
        <w:rPr>
          <w:rFonts w:ascii="Times New Roman" w:eastAsia="Times New Roman" w:hAnsi="Times New Roman" w:cs="Times New Roman"/>
          <w:color w:val="000000" w:themeColor="text1"/>
          <w:sz w:val="24"/>
          <w:szCs w:val="24"/>
        </w:rPr>
        <w:t xml:space="preserve"> </w:t>
      </w:r>
      <w:r w:rsidR="00E3772A" w:rsidRPr="008C07DB">
        <w:rPr>
          <w:rFonts w:ascii="Times New Roman" w:eastAsia="Times New Roman" w:hAnsi="Times New Roman" w:cs="Times New Roman"/>
          <w:color w:val="000000" w:themeColor="text1"/>
          <w:sz w:val="24"/>
          <w:szCs w:val="24"/>
        </w:rPr>
        <w:t xml:space="preserve">individual differences in </w:t>
      </w:r>
      <w:r w:rsidR="00E3772A" w:rsidRPr="008C07DB">
        <w:rPr>
          <w:rFonts w:ascii="Times New Roman" w:eastAsia="Times New Roman" w:hAnsi="Times New Roman" w:cs="Times New Roman"/>
          <w:color w:val="000000" w:themeColor="text1"/>
          <w:sz w:val="24"/>
          <w:szCs w:val="24"/>
        </w:rPr>
        <w:lastRenderedPageBreak/>
        <w:t>temporal discounting strategies</w:t>
      </w:r>
      <w:r w:rsidR="00422A33">
        <w:rPr>
          <w:rFonts w:ascii="Times New Roman" w:eastAsia="Times New Roman" w:hAnsi="Times New Roman" w:cs="Times New Roman"/>
          <w:color w:val="000000" w:themeColor="text1"/>
          <w:sz w:val="24"/>
          <w:szCs w:val="24"/>
        </w:rPr>
        <w:t xml:space="preserve">. </w:t>
      </w:r>
      <w:r w:rsidR="005C58FA" w:rsidRPr="008C07DB">
        <w:rPr>
          <w:rFonts w:ascii="Times New Roman" w:eastAsia="Times New Roman" w:hAnsi="Times New Roman" w:cs="Times New Roman"/>
          <w:color w:val="000000" w:themeColor="text1"/>
          <w:sz w:val="24"/>
          <w:szCs w:val="24"/>
        </w:rPr>
        <w:t>Th</w:t>
      </w:r>
      <w:r w:rsidR="001A1E5B">
        <w:rPr>
          <w:rFonts w:ascii="Times New Roman" w:eastAsia="Times New Roman" w:hAnsi="Times New Roman" w:cs="Times New Roman"/>
          <w:color w:val="000000" w:themeColor="text1"/>
          <w:sz w:val="24"/>
          <w:szCs w:val="24"/>
        </w:rPr>
        <w:t>ese results</w:t>
      </w:r>
      <w:r w:rsidR="005C58FA" w:rsidRPr="008C07DB">
        <w:rPr>
          <w:rFonts w:ascii="Times New Roman" w:eastAsia="Times New Roman" w:hAnsi="Times New Roman" w:cs="Times New Roman"/>
          <w:color w:val="000000" w:themeColor="text1"/>
          <w:sz w:val="24"/>
          <w:szCs w:val="24"/>
        </w:rPr>
        <w:t xml:space="preserve"> </w:t>
      </w:r>
      <w:ins w:id="1055" w:author="Siyu Wang" w:date="2026-03-23T02:09:00Z" w16du:dateUtc="2026-03-23T06:09:00Z">
        <w:r w:rsidR="00D54376">
          <w:rPr>
            <w:rFonts w:ascii="Times New Roman" w:eastAsia="Times New Roman" w:hAnsi="Times New Roman" w:cs="Times New Roman"/>
            <w:color w:val="000000" w:themeColor="text1"/>
            <w:sz w:val="24"/>
            <w:szCs w:val="24"/>
          </w:rPr>
          <w:t xml:space="preserve">also </w:t>
        </w:r>
      </w:ins>
      <w:r w:rsidR="001A1E5B" w:rsidRPr="008C07DB">
        <w:rPr>
          <w:rFonts w:ascii="Times New Roman" w:eastAsia="Times New Roman" w:hAnsi="Times New Roman" w:cs="Times New Roman"/>
          <w:color w:val="000000" w:themeColor="text1"/>
          <w:sz w:val="24"/>
          <w:szCs w:val="24"/>
        </w:rPr>
        <w:t>emphasize</w:t>
      </w:r>
      <w:r w:rsidR="005C58FA" w:rsidRPr="008C07DB">
        <w:rPr>
          <w:rFonts w:ascii="Times New Roman" w:eastAsia="Times New Roman" w:hAnsi="Times New Roman" w:cs="Times New Roman"/>
          <w:color w:val="000000" w:themeColor="text1"/>
          <w:sz w:val="24"/>
          <w:szCs w:val="24"/>
        </w:rPr>
        <w:t xml:space="preserve"> the importance of </w:t>
      </w:r>
      <w:r w:rsidRPr="008C07DB">
        <w:rPr>
          <w:rFonts w:ascii="Times New Roman" w:eastAsia="Times New Roman" w:hAnsi="Times New Roman" w:cs="Times New Roman"/>
          <w:color w:val="000000" w:themeColor="text1"/>
          <w:sz w:val="24"/>
          <w:szCs w:val="24"/>
        </w:rPr>
        <w:t xml:space="preserve">considering </w:t>
      </w:r>
      <w:r w:rsidR="00F0194A" w:rsidRPr="008C07DB">
        <w:rPr>
          <w:rFonts w:ascii="Times New Roman" w:eastAsia="Times New Roman" w:hAnsi="Times New Roman" w:cs="Times New Roman"/>
          <w:color w:val="000000" w:themeColor="text1"/>
          <w:sz w:val="24"/>
          <w:szCs w:val="24"/>
        </w:rPr>
        <w:t xml:space="preserve">individual differences </w:t>
      </w:r>
      <w:r w:rsidR="00B14B44" w:rsidRPr="008C07DB">
        <w:rPr>
          <w:rFonts w:ascii="Times New Roman" w:eastAsia="Times New Roman" w:hAnsi="Times New Roman" w:cs="Times New Roman"/>
          <w:color w:val="000000" w:themeColor="text1"/>
          <w:sz w:val="24"/>
          <w:szCs w:val="24"/>
        </w:rPr>
        <w:t xml:space="preserve">when </w:t>
      </w:r>
      <w:r w:rsidRPr="008C07DB">
        <w:rPr>
          <w:rFonts w:ascii="Times New Roman" w:eastAsia="Times New Roman" w:hAnsi="Times New Roman" w:cs="Times New Roman"/>
          <w:color w:val="000000" w:themeColor="text1"/>
          <w:sz w:val="24"/>
          <w:szCs w:val="24"/>
        </w:rPr>
        <w:t xml:space="preserve">studying the neural </w:t>
      </w:r>
      <w:del w:id="1056" w:author="Rossella Falcone" w:date="2026-03-19T17:13:00Z" w16du:dateUtc="2026-03-19T21:13:00Z">
        <w:r w:rsidR="006304A9">
          <w:rPr>
            <w:rFonts w:ascii="Times New Roman" w:eastAsia="Times New Roman" w:hAnsi="Times New Roman" w:cs="Times New Roman"/>
            <w:color w:val="000000" w:themeColor="text1"/>
            <w:sz w:val="24"/>
            <w:szCs w:val="24"/>
          </w:rPr>
          <w:delText>underpinnings</w:delText>
        </w:r>
      </w:del>
      <w:ins w:id="1057" w:author="Rossella Falcone" w:date="2026-03-19T17:13:00Z" w16du:dateUtc="2026-03-19T21:13:00Z">
        <w:r w:rsidR="00386C3D">
          <w:rPr>
            <w:rFonts w:ascii="Times New Roman" w:eastAsia="Times New Roman" w:hAnsi="Times New Roman" w:cs="Times New Roman"/>
            <w:color w:val="000000" w:themeColor="text1"/>
            <w:sz w:val="24"/>
            <w:szCs w:val="24"/>
          </w:rPr>
          <w:t>basis</w:t>
        </w:r>
      </w:ins>
      <w:r w:rsidR="00386C3D" w:rsidRPr="008C07DB">
        <w:rPr>
          <w:rFonts w:ascii="Times New Roman" w:eastAsia="Times New Roman" w:hAnsi="Times New Roman" w:cs="Times New Roman"/>
          <w:color w:val="000000" w:themeColor="text1"/>
          <w:sz w:val="24"/>
          <w:szCs w:val="24"/>
        </w:rPr>
        <w:t xml:space="preserve"> </w:t>
      </w:r>
      <w:r w:rsidRPr="008C07DB">
        <w:rPr>
          <w:rFonts w:ascii="Times New Roman" w:eastAsia="Times New Roman" w:hAnsi="Times New Roman" w:cs="Times New Roman"/>
          <w:color w:val="000000" w:themeColor="text1"/>
          <w:sz w:val="24"/>
          <w:szCs w:val="24"/>
        </w:rPr>
        <w:t>of behavior.</w:t>
      </w:r>
    </w:p>
    <w:p w14:paraId="0C601BDA" w14:textId="77777777" w:rsidR="008C07DB" w:rsidRDefault="008C07DB" w:rsidP="001A1E5B">
      <w:pPr>
        <w:spacing w:after="0" w:line="480" w:lineRule="auto"/>
        <w:ind w:firstLine="360"/>
        <w:rPr>
          <w:rFonts w:ascii="Times New Roman" w:hAnsi="Times New Roman" w:cs="Times New Roman"/>
          <w:b/>
          <w:bCs/>
          <w:sz w:val="24"/>
          <w:szCs w:val="24"/>
        </w:rPr>
      </w:pPr>
    </w:p>
    <w:p w14:paraId="6AA07497" w14:textId="77777777" w:rsidR="00D6162D" w:rsidRDefault="00D6162D" w:rsidP="00D6162D">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Methods</w:t>
      </w:r>
    </w:p>
    <w:p w14:paraId="28A5BC25" w14:textId="77777777" w:rsidR="00D6162D" w:rsidRDefault="00D6162D" w:rsidP="00D6162D">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92F9182" w14:textId="77777777"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30EE1FAA" w14:textId="77777777" w:rsidR="00D6162D" w:rsidRDefault="00D6162D" w:rsidP="00D6162D">
      <w:pPr>
        <w:spacing w:after="0" w:line="480" w:lineRule="auto"/>
        <w:rPr>
          <w:rFonts w:ascii="Times New Roman" w:eastAsia="Times New Roman" w:hAnsi="Times New Roman" w:cs="Times New Roman"/>
          <w:i/>
          <w:sz w:val="24"/>
          <w:szCs w:val="24"/>
        </w:rPr>
      </w:pPr>
    </w:p>
    <w:p w14:paraId="3A4184EA" w14:textId="119FEAD1" w:rsidR="00D6162D" w:rsidRPr="00FC1CA9" w:rsidRDefault="00D6162D" w:rsidP="00D6162D">
      <w:pPr>
        <w:spacing w:after="0" w:line="480" w:lineRule="auto"/>
        <w:rPr>
          <w:rFonts w:ascii="Times New Roman" w:eastAsia="Times New Roman" w:hAnsi="Times New Roman" w:cs="Times New Roman"/>
          <w:i/>
          <w:sz w:val="24"/>
          <w:szCs w:val="24"/>
        </w:rPr>
      </w:pPr>
      <w:r w:rsidRPr="00FC1CA9">
        <w:rPr>
          <w:rFonts w:ascii="Times New Roman" w:eastAsia="Times New Roman" w:hAnsi="Times New Roman" w:cs="Times New Roman"/>
          <w:i/>
          <w:sz w:val="24"/>
          <w:szCs w:val="24"/>
        </w:rPr>
        <w:t xml:space="preserve">Surgical </w:t>
      </w:r>
      <w:del w:id="1058" w:author="Rossella Falcone" w:date="2026-03-19T17:13:00Z" w16du:dateUtc="2026-03-19T21:13:00Z">
        <w:r w:rsidRPr="00FC1CA9">
          <w:rPr>
            <w:rFonts w:ascii="Times New Roman" w:eastAsia="Times New Roman" w:hAnsi="Times New Roman" w:cs="Times New Roman"/>
            <w:i/>
            <w:sz w:val="24"/>
            <w:szCs w:val="24"/>
          </w:rPr>
          <w:delText>Procedures</w:delText>
        </w:r>
      </w:del>
      <w:ins w:id="1059" w:author="Rossella Falcone" w:date="2026-03-19T17:13:00Z" w16du:dateUtc="2026-03-19T21:13:00Z">
        <w:r w:rsidR="000D59D6">
          <w:rPr>
            <w:rFonts w:ascii="Times New Roman" w:eastAsia="Times New Roman" w:hAnsi="Times New Roman" w:cs="Times New Roman"/>
            <w:i/>
            <w:sz w:val="24"/>
            <w:szCs w:val="24"/>
          </w:rPr>
          <w:t>p</w:t>
        </w:r>
        <w:r w:rsidRPr="00FC1CA9">
          <w:rPr>
            <w:rFonts w:ascii="Times New Roman" w:eastAsia="Times New Roman" w:hAnsi="Times New Roman" w:cs="Times New Roman"/>
            <w:i/>
            <w:sz w:val="24"/>
            <w:szCs w:val="24"/>
          </w:rPr>
          <w:t>rocedures</w:t>
        </w:r>
      </w:ins>
    </w:p>
    <w:p w14:paraId="7E94DBC5" w14:textId="159772BA" w:rsidR="00D6162D" w:rsidRDefault="00D6162D" w:rsidP="00D6162D">
      <w:pPr>
        <w:spacing w:after="0" w:line="480" w:lineRule="auto"/>
        <w:ind w:left="-5"/>
        <w:rPr>
          <w:rFonts w:ascii="Times New Roman" w:eastAsia="Times New Roman" w:hAnsi="Times New Roman" w:cs="Times New Roman"/>
          <w:sz w:val="24"/>
          <w:szCs w:val="24"/>
        </w:rPr>
      </w:pPr>
      <w:r w:rsidRPr="00FC1CA9">
        <w:rPr>
          <w:rFonts w:ascii="Times New Roman" w:eastAsia="Times New Roman" w:hAnsi="Times New Roman" w:cs="Times New Roman"/>
          <w:sz w:val="24"/>
          <w:szCs w:val="24"/>
        </w:rPr>
        <w:t xml:space="preserve">The surgical procedures were performed using </w:t>
      </w:r>
      <w:del w:id="1060" w:author="Rossella Falcone" w:date="2026-03-19T17:13:00Z" w16du:dateUtc="2026-03-19T21:13:00Z">
        <w:r w:rsidRPr="00FC1CA9">
          <w:rPr>
            <w:rFonts w:ascii="Times New Roman" w:eastAsia="Times New Roman" w:hAnsi="Times New Roman" w:cs="Times New Roman"/>
            <w:sz w:val="24"/>
            <w:szCs w:val="24"/>
          </w:rPr>
          <w:delText xml:space="preserve">a </w:delText>
        </w:r>
      </w:del>
      <w:r w:rsidRPr="00FC1CA9">
        <w:rPr>
          <w:rFonts w:ascii="Times New Roman" w:eastAsia="Times New Roman" w:hAnsi="Times New Roman" w:cs="Times New Roman"/>
          <w:sz w:val="24"/>
          <w:szCs w:val="24"/>
        </w:rPr>
        <w:t xml:space="preserve">sterile </w:t>
      </w:r>
      <w:del w:id="1061" w:author="Rossella Falcone" w:date="2026-03-19T17:13:00Z" w16du:dateUtc="2026-03-19T21:13:00Z">
        <w:r w:rsidRPr="00FC1CA9">
          <w:rPr>
            <w:rFonts w:ascii="Times New Roman" w:eastAsia="Times New Roman" w:hAnsi="Times New Roman" w:cs="Times New Roman"/>
            <w:sz w:val="24"/>
            <w:szCs w:val="24"/>
          </w:rPr>
          <w:delText>technique</w:delText>
        </w:r>
      </w:del>
      <w:ins w:id="1062" w:author="Rossella Falcone" w:date="2026-03-19T17:13:00Z" w16du:dateUtc="2026-03-19T21:13:00Z">
        <w:r w:rsidRPr="00FC1CA9">
          <w:rPr>
            <w:rFonts w:ascii="Times New Roman" w:eastAsia="Times New Roman" w:hAnsi="Times New Roman" w:cs="Times New Roman"/>
            <w:sz w:val="24"/>
            <w:szCs w:val="24"/>
          </w:rPr>
          <w:t>technique</w:t>
        </w:r>
        <w:r w:rsidR="000D59D6">
          <w:rPr>
            <w:rFonts w:ascii="Times New Roman" w:eastAsia="Times New Roman" w:hAnsi="Times New Roman" w:cs="Times New Roman"/>
            <w:sz w:val="24"/>
            <w:szCs w:val="24"/>
          </w:rPr>
          <w:t>s</w:t>
        </w:r>
      </w:ins>
      <w:r w:rsidRPr="00FC1CA9">
        <w:rPr>
          <w:rFonts w:ascii="Times New Roman" w:eastAsia="Times New Roman" w:hAnsi="Times New Roman" w:cs="Times New Roman"/>
          <w:sz w:val="24"/>
          <w:szCs w:val="24"/>
        </w:rPr>
        <w:t xml:space="preserve"> and under general </w:t>
      </w:r>
      <w:del w:id="1063" w:author="Rossella Falcone" w:date="2026-03-19T17:13:00Z" w16du:dateUtc="2026-03-19T21:13:00Z">
        <w:r w:rsidRPr="00FC1CA9">
          <w:rPr>
            <w:rFonts w:ascii="Times New Roman" w:eastAsia="Times New Roman" w:hAnsi="Times New Roman" w:cs="Times New Roman"/>
            <w:sz w:val="24"/>
            <w:szCs w:val="24"/>
          </w:rPr>
          <w:delText>anesthesia</w:delText>
        </w:r>
      </w:del>
      <w:ins w:id="1064" w:author="Rossella Falcone" w:date="2026-03-19T17:13:00Z" w16du:dateUtc="2026-03-19T21:13:00Z">
        <w:r w:rsidRPr="00FC1CA9">
          <w:rPr>
            <w:rFonts w:ascii="Times New Roman" w:eastAsia="Times New Roman" w:hAnsi="Times New Roman" w:cs="Times New Roman"/>
            <w:sz w:val="24"/>
            <w:szCs w:val="24"/>
          </w:rPr>
          <w:t>an</w:t>
        </w:r>
        <w:r w:rsidR="000D59D6">
          <w:rPr>
            <w:rFonts w:ascii="Times New Roman" w:eastAsia="Times New Roman" w:hAnsi="Times New Roman" w:cs="Times New Roman"/>
            <w:sz w:val="24"/>
            <w:szCs w:val="24"/>
          </w:rPr>
          <w:t>a</w:t>
        </w:r>
        <w:r w:rsidRPr="00FC1CA9">
          <w:rPr>
            <w:rFonts w:ascii="Times New Roman" w:eastAsia="Times New Roman" w:hAnsi="Times New Roman" w:cs="Times New Roman"/>
            <w:sz w:val="24"/>
            <w:szCs w:val="24"/>
          </w:rPr>
          <w:t>esthesia</w:t>
        </w:r>
      </w:ins>
      <w:r w:rsidRPr="00FC1CA9">
        <w:rPr>
          <w:rFonts w:ascii="Times New Roman" w:eastAsia="Times New Roman" w:hAnsi="Times New Roman" w:cs="Times New Roman"/>
          <w:sz w:val="24"/>
          <w:szCs w:val="24"/>
        </w:rPr>
        <w:t xml:space="preserve"> in a fully equipped operating room. The first surgery was performed to place a head fixation post. Monkey T received an eye coil, but eye movement was not monitored.</w:t>
      </w:r>
      <w:r>
        <w:rPr>
          <w:rFonts w:ascii="Times New Roman" w:eastAsia="Times New Roman" w:hAnsi="Times New Roman" w:cs="Times New Roman"/>
          <w:sz w:val="24"/>
          <w:szCs w:val="24"/>
        </w:rPr>
        <w:t xml:space="preserve"> A second surgery was performed to implant the Utah recording arrays. One Utah array was implanted in Monkey T, and two Utah arrays were implanted in Monkey S. MR scans were obtained </w:t>
      </w:r>
      <w:del w:id="1065" w:author="Rossella Falcone" w:date="2026-03-19T17:13:00Z" w16du:dateUtc="2026-03-19T21:13:00Z">
        <w:r>
          <w:rPr>
            <w:rFonts w:ascii="Times New Roman" w:eastAsia="Times New Roman" w:hAnsi="Times New Roman" w:cs="Times New Roman"/>
            <w:sz w:val="24"/>
            <w:szCs w:val="24"/>
          </w:rPr>
          <w:delText xml:space="preserve">about </w:delText>
        </w:r>
      </w:del>
      <w:r w:rsidR="000D59D6">
        <w:rPr>
          <w:rFonts w:ascii="Times New Roman" w:eastAsia="Times New Roman" w:hAnsi="Times New Roman" w:cs="Times New Roman"/>
          <w:sz w:val="24"/>
          <w:szCs w:val="24"/>
        </w:rPr>
        <w:t>2</w:t>
      </w:r>
      <w:del w:id="1066" w:author="Rossella Falcone" w:date="2026-03-19T17:13:00Z" w16du:dateUtc="2026-03-19T21:13:00Z">
        <w:r>
          <w:rPr>
            <w:rFonts w:ascii="Times New Roman" w:eastAsia="Times New Roman" w:hAnsi="Times New Roman" w:cs="Times New Roman"/>
            <w:sz w:val="24"/>
            <w:szCs w:val="24"/>
          </w:rPr>
          <w:delText xml:space="preserve"> to </w:delText>
        </w:r>
      </w:del>
      <w:ins w:id="1067" w:author="Rossella Falcone" w:date="2026-03-19T17:13:00Z" w16du:dateUtc="2026-03-19T21:13:00Z">
        <w:r w:rsidR="000D59D6">
          <w:rPr>
            <w:rFonts w:ascii="Times New Roman" w:eastAsia="Times New Roman" w:hAnsi="Times New Roman" w:cs="Times New Roman"/>
            <w:sz w:val="24"/>
            <w:szCs w:val="24"/>
          </w:rPr>
          <w:t>-</w:t>
        </w:r>
      </w:ins>
      <w:r w:rsidR="000D59D6">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months after the Utah arrays were implanted to define the recording area (Fig. S1A). </w:t>
      </w:r>
    </w:p>
    <w:p w14:paraId="2FC021CF" w14:textId="77777777" w:rsidR="00D6162D" w:rsidRDefault="00D6162D" w:rsidP="00D6162D">
      <w:pPr>
        <w:spacing w:after="0" w:line="480" w:lineRule="auto"/>
        <w:rPr>
          <w:rFonts w:ascii="Times New Roman" w:eastAsia="Times New Roman" w:hAnsi="Times New Roman" w:cs="Times New Roman"/>
          <w:sz w:val="24"/>
          <w:szCs w:val="24"/>
        </w:rPr>
      </w:pPr>
    </w:p>
    <w:p w14:paraId="78DDC4CF" w14:textId="0A47FA23"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Data </w:t>
      </w:r>
      <w:del w:id="1068" w:author="Rossella Falcone" w:date="2026-03-19T17:13:00Z" w16du:dateUtc="2026-03-19T21:13:00Z">
        <w:r>
          <w:rPr>
            <w:rFonts w:ascii="Times New Roman" w:eastAsia="Times New Roman" w:hAnsi="Times New Roman" w:cs="Times New Roman"/>
            <w:i/>
            <w:sz w:val="24"/>
            <w:szCs w:val="24"/>
          </w:rPr>
          <w:delText>Collection</w:delText>
        </w:r>
      </w:del>
      <w:ins w:id="1069" w:author="Rossella Falcone" w:date="2026-03-19T17:13:00Z" w16du:dateUtc="2026-03-19T21:13:00Z">
        <w:r w:rsidR="000D59D6">
          <w:rPr>
            <w:rFonts w:ascii="Times New Roman" w:eastAsia="Times New Roman" w:hAnsi="Times New Roman" w:cs="Times New Roman"/>
            <w:i/>
            <w:sz w:val="24"/>
            <w:szCs w:val="24"/>
          </w:rPr>
          <w:t>c</w:t>
        </w:r>
        <w:r>
          <w:rPr>
            <w:rFonts w:ascii="Times New Roman" w:eastAsia="Times New Roman" w:hAnsi="Times New Roman" w:cs="Times New Roman"/>
            <w:i/>
            <w:sz w:val="24"/>
            <w:szCs w:val="24"/>
          </w:rPr>
          <w:t>ollection</w:t>
        </w:r>
      </w:ins>
    </w:p>
    <w:p w14:paraId="6ED42565" w14:textId="03FFEA2C"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del w:id="1070" w:author="Rossella Falcone" w:date="2026-03-19T17:13:00Z" w16du:dateUtc="2026-03-19T21:13:00Z">
        <w:r>
          <w:rPr>
            <w:rFonts w:ascii="Times New Roman" w:eastAsia="Times New Roman" w:hAnsi="Times New Roman" w:cs="Times New Roman"/>
            <w:sz w:val="24"/>
            <w:szCs w:val="24"/>
          </w:rPr>
          <w:delText>noncommercial</w:delText>
        </w:r>
      </w:del>
      <w:ins w:id="1071" w:author="Rossella Falcone" w:date="2026-03-19T17:13:00Z" w16du:dateUtc="2026-03-19T21:13:00Z">
        <w:r>
          <w:rPr>
            <w:rFonts w:ascii="Times New Roman" w:eastAsia="Times New Roman" w:hAnsi="Times New Roman" w:cs="Times New Roman"/>
            <w:sz w:val="24"/>
            <w:szCs w:val="24"/>
          </w:rPr>
          <w:t>non</w:t>
        </w:r>
        <w:r w:rsidR="000D59D6">
          <w:rPr>
            <w:rFonts w:ascii="Times New Roman" w:eastAsia="Times New Roman" w:hAnsi="Times New Roman" w:cs="Times New Roman"/>
            <w:sz w:val="24"/>
            <w:szCs w:val="24"/>
          </w:rPr>
          <w:t>-</w:t>
        </w:r>
        <w:r>
          <w:rPr>
            <w:rFonts w:ascii="Times New Roman" w:eastAsia="Times New Roman" w:hAnsi="Times New Roman" w:cs="Times New Roman"/>
            <w:sz w:val="24"/>
            <w:szCs w:val="24"/>
          </w:rPr>
          <w:t>commercial</w:t>
        </w:r>
      </w:ins>
      <w:r>
        <w:rPr>
          <w:rFonts w:ascii="Times New Roman" w:eastAsia="Times New Roman" w:hAnsi="Times New Roman" w:cs="Times New Roman"/>
          <w:sz w:val="24"/>
          <w:szCs w:val="24"/>
        </w:rPr>
        <w:t xml:space="preserve"> software package</w:t>
      </w:r>
      <w:del w:id="1072" w:author="Rossella Falcone" w:date="2026-03-19T17:13:00Z" w16du:dateUtc="2026-03-19T21:13:00Z">
        <w:r>
          <w:rPr>
            <w:rFonts w:ascii="Times New Roman" w:eastAsia="Times New Roman" w:hAnsi="Times New Roman" w:cs="Times New Roman"/>
            <w:sz w:val="24"/>
            <w:szCs w:val="24"/>
          </w:rPr>
          <w:delText xml:space="preserve"> was used</w:delText>
        </w:r>
      </w:del>
      <w:r>
        <w:rPr>
          <w:rFonts w:ascii="Times New Roman" w:eastAsia="Times New Roman" w:hAnsi="Times New Roman" w:cs="Times New Roman"/>
          <w:sz w:val="24"/>
          <w:szCs w:val="24"/>
        </w:rPr>
        <w:t xml:space="preserve"> (REX, </w:t>
      </w:r>
      <w:hyperlink r:id="rId13">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del w:id="1073" w:author="Rossella Falcone" w:date="2026-03-19T17:13:00Z" w16du:dateUtc="2026-03-19T21:13:00Z">
        <w:r>
          <w:rPr>
            <w:rFonts w:ascii="Times New Roman" w:eastAsia="Times New Roman" w:hAnsi="Times New Roman" w:cs="Times New Roman"/>
            <w:iCs/>
            <w:color w:val="000000" w:themeColor="text1"/>
            <w:sz w:val="24"/>
            <w:szCs w:val="24"/>
          </w:rPr>
          <w:delText>25</w:delText>
        </w:r>
        <w:r>
          <w:rPr>
            <w:rFonts w:ascii="Times New Roman" w:eastAsia="Times New Roman" w:hAnsi="Times New Roman" w:cs="Times New Roman"/>
            <w:sz w:val="24"/>
            <w:szCs w:val="24"/>
          </w:rPr>
          <w:delText>)</w:delText>
        </w:r>
      </w:del>
      <w:ins w:id="1074" w:author="Rossella Falcone" w:date="2026-03-19T17:13:00Z" w16du:dateUtc="2026-03-19T21:13:00Z">
        <w:r w:rsidR="002D5BD8">
          <w:rPr>
            <w:rFonts w:ascii="Times New Roman" w:eastAsia="Times New Roman" w:hAnsi="Times New Roman" w:cs="Times New Roman"/>
            <w:iCs/>
            <w:color w:val="000000" w:themeColor="text1"/>
            <w:sz w:val="24"/>
            <w:szCs w:val="24"/>
          </w:rPr>
          <w:t>32</w:t>
        </w:r>
        <w:r>
          <w:rPr>
            <w:rFonts w:ascii="Times New Roman" w:eastAsia="Times New Roman" w:hAnsi="Times New Roman" w:cs="Times New Roman"/>
            <w:sz w:val="24"/>
            <w:szCs w:val="24"/>
          </w:rPr>
          <w:t xml:space="preserve">) </w:t>
        </w:r>
        <w:r w:rsidR="000D59D6">
          <w:rPr>
            <w:rFonts w:ascii="Times New Roman" w:eastAsia="Times New Roman" w:hAnsi="Times New Roman" w:cs="Times New Roman"/>
            <w:sz w:val="24"/>
            <w:szCs w:val="24"/>
          </w:rPr>
          <w:t>was used</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control stimuli presentation, reward delivery and bar touches  Eye position was monitored by using the Eye Position Measuring System (</w:t>
      </w:r>
      <w:hyperlink r:id="rId14" w:history="1">
        <w:r w:rsidRPr="00511EF8">
          <w:rPr>
            <w:rStyle w:val="Hyperlink"/>
            <w:rFonts w:ascii="Times New Roman" w:eastAsia="Times New Roman" w:hAnsi="Times New Roman" w:cs="Times New Roman"/>
            <w:sz w:val="24"/>
            <w:szCs w:val="24"/>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w:t>
      </w:r>
      <w:r>
        <w:rPr>
          <w:rFonts w:ascii="Times New Roman" w:eastAsia="Times New Roman" w:hAnsi="Times New Roman" w:cs="Times New Roman"/>
          <w:sz w:val="24"/>
          <w:szCs w:val="24"/>
        </w:rPr>
        <w:lastRenderedPageBreak/>
        <w:t xml:space="preserve">Utah arrays (Blackrock Microsystems, Salt Lake City, USA; blackrockmicro.com). For Monkey T, electrical signals were captured, and single units were isolated online with a TDT (Tucker-Davis Technologies, TDT, Alachua, USA; tdt.com) system. For Monkey S, single units were isolated online with Grapevine system (Ripple Neuro, Salt Lake City, USA; rippleneuro.com) and </w:t>
      </w:r>
      <w:ins w:id="1075" w:author="Rossella Falcone" w:date="2026-03-19T17:13:00Z" w16du:dateUtc="2026-03-19T21:13:00Z">
        <w:r w:rsidR="000D59D6">
          <w:rPr>
            <w:rFonts w:ascii="Times New Roman" w:eastAsia="Times New Roman" w:hAnsi="Times New Roman" w:cs="Times New Roman"/>
            <w:sz w:val="24"/>
            <w:szCs w:val="24"/>
          </w:rPr>
          <w:t xml:space="preserve">then </w:t>
        </w:r>
      </w:ins>
      <w:r>
        <w:rPr>
          <w:rFonts w:ascii="Times New Roman" w:eastAsia="Times New Roman" w:hAnsi="Times New Roman" w:cs="Times New Roman"/>
          <w:sz w:val="24"/>
          <w:szCs w:val="24"/>
        </w:rPr>
        <w:t xml:space="preserve">revised offline with Plexon offline sorting system. Data analyses were performed in MATLAB </w:t>
      </w:r>
      <w:hyperlink r:id="rId15">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xml:space="preserve">; </w:t>
      </w:r>
      <w:ins w:id="1076" w:author="Rossella Falcone" w:date="2026-03-19T17:13:00Z" w16du:dateUtc="2026-03-19T21:13:00Z">
        <w:r w:rsidR="000D59D6">
          <w:rPr>
            <w:rFonts w:ascii="Times New Roman" w:eastAsia="Times New Roman" w:hAnsi="Times New Roman" w:cs="Times New Roman"/>
            <w:sz w:val="24"/>
            <w:szCs w:val="24"/>
          </w:rPr>
          <w:t xml:space="preserve">version </w:t>
        </w:r>
      </w:ins>
      <w:r>
        <w:rPr>
          <w:rFonts w:ascii="Times New Roman" w:eastAsia="Times New Roman" w:hAnsi="Times New Roman" w:cs="Times New Roman"/>
          <w:sz w:val="24"/>
          <w:szCs w:val="24"/>
        </w:rPr>
        <w:t>R2024b</w:t>
      </w:r>
      <w:hyperlink r:id="rId16">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5BAB789E" w14:textId="77777777" w:rsidR="00D6162D" w:rsidRDefault="00D6162D" w:rsidP="00D6162D">
      <w:pPr>
        <w:spacing w:after="0" w:line="480" w:lineRule="auto"/>
        <w:rPr>
          <w:rFonts w:ascii="Times New Roman" w:eastAsia="Times New Roman" w:hAnsi="Times New Roman" w:cs="Times New Roman"/>
          <w:i/>
          <w:sz w:val="24"/>
          <w:szCs w:val="24"/>
        </w:rPr>
      </w:pPr>
    </w:p>
    <w:p w14:paraId="5C3F3903"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007B0C59" w14:textId="29873D80"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w:t>
      </w:r>
      <w:del w:id="1077" w:author="Rossella Falcone" w:date="2026-03-19T17:13:00Z" w16du:dateUtc="2026-03-19T21:13:00Z">
        <w:r>
          <w:rPr>
            <w:rFonts w:ascii="Times New Roman" w:eastAsia="Times New Roman" w:hAnsi="Times New Roman" w:cs="Times New Roman"/>
            <w:sz w:val="24"/>
            <w:szCs w:val="24"/>
          </w:rPr>
          <w:delText>47x30</w:delText>
        </w:r>
      </w:del>
      <w:ins w:id="1078" w:author="Rossella Falcone" w:date="2026-03-19T17:13:00Z" w16du:dateUtc="2026-03-19T21:13:00Z">
        <w:r>
          <w:rPr>
            <w:rFonts w:ascii="Times New Roman" w:eastAsia="Times New Roman" w:hAnsi="Times New Roman" w:cs="Times New Roman"/>
            <w:sz w:val="24"/>
            <w:szCs w:val="24"/>
          </w:rPr>
          <w:t>47</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30</w:t>
        </w:r>
      </w:ins>
      <w:r>
        <w:rPr>
          <w:rFonts w:ascii="Times New Roman" w:eastAsia="Times New Roman" w:hAnsi="Times New Roman" w:cs="Times New Roman"/>
          <w:sz w:val="24"/>
          <w:szCs w:val="24"/>
        </w:rPr>
        <w:t xml:space="preserve"> cm; </w:t>
      </w:r>
      <w:del w:id="1079" w:author="Rossella Falcone" w:date="2026-03-19T17:13:00Z" w16du:dateUtc="2026-03-19T21:13:00Z">
        <w:r>
          <w:rPr>
            <w:rFonts w:ascii="Times New Roman" w:eastAsia="Times New Roman" w:hAnsi="Times New Roman" w:cs="Times New Roman"/>
            <w:sz w:val="24"/>
            <w:szCs w:val="24"/>
          </w:rPr>
          <w:delText>1024x768</w:delText>
        </w:r>
      </w:del>
      <w:ins w:id="1080" w:author="Rossella Falcone" w:date="2026-03-19T17:13:00Z" w16du:dateUtc="2026-03-19T21:13:00Z">
        <w:r>
          <w:rPr>
            <w:rFonts w:ascii="Times New Roman" w:eastAsia="Times New Roman" w:hAnsi="Times New Roman" w:cs="Times New Roman"/>
            <w:sz w:val="24"/>
            <w:szCs w:val="24"/>
          </w:rPr>
          <w:t>1024</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x</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768</w:t>
        </w:r>
      </w:ins>
      <w:r>
        <w:rPr>
          <w:rFonts w:ascii="Times New Roman" w:eastAsia="Times New Roman" w:hAnsi="Times New Roman" w:cs="Times New Roman"/>
          <w:sz w:val="24"/>
          <w:szCs w:val="24"/>
        </w:rPr>
        <w:t xml:space="preserve"> pixel; </w:t>
      </w:r>
      <w:del w:id="1081" w:author="Rossella Falcone" w:date="2026-03-19T17:13:00Z" w16du:dateUtc="2026-03-19T21:13:00Z">
        <w:r>
          <w:rPr>
            <w:rFonts w:ascii="Times New Roman" w:eastAsia="Times New Roman" w:hAnsi="Times New Roman" w:cs="Times New Roman"/>
            <w:sz w:val="24"/>
            <w:szCs w:val="24"/>
          </w:rPr>
          <w:delText>120Hz)</w:delText>
        </w:r>
      </w:del>
      <w:ins w:id="1082" w:author="Rossella Falcone" w:date="2026-03-19T17:13:00Z" w16du:dateUtc="2026-03-19T21:13:00Z">
        <w:r>
          <w:rPr>
            <w:rFonts w:ascii="Times New Roman" w:eastAsia="Times New Roman" w:hAnsi="Times New Roman" w:cs="Times New Roman"/>
            <w:sz w:val="24"/>
            <w:szCs w:val="24"/>
          </w:rPr>
          <w:t>120</w:t>
        </w:r>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Hz)</w:t>
        </w:r>
        <w:r w:rsidR="000D59D6">
          <w:rPr>
            <w:rFonts w:ascii="Times New Roman" w:eastAsia="Times New Roman" w:hAnsi="Times New Roman" w:cs="Times New Roman"/>
            <w:sz w:val="24"/>
            <w:szCs w:val="24"/>
          </w:rPr>
          <w:t>, that was</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placed in front of it. A touch-sensitive bar was mounted on the chair at the level of the monkeys’ hands. A metal tube was positioned in front of the monkey’s lips to allow the monkey to drink when </w:t>
      </w:r>
      <w:del w:id="1083" w:author="Rossella Falcone" w:date="2026-03-19T17:13:00Z" w16du:dateUtc="2026-03-19T21:13:00Z">
        <w:r>
          <w:rPr>
            <w:rFonts w:ascii="Times New Roman" w:eastAsia="Times New Roman" w:hAnsi="Times New Roman" w:cs="Times New Roman"/>
            <w:sz w:val="24"/>
            <w:szCs w:val="24"/>
          </w:rPr>
          <w:delText>the</w:delText>
        </w:r>
      </w:del>
      <w:ins w:id="1084" w:author="Rossella Falcone" w:date="2026-03-19T17:13:00Z" w16du:dateUtc="2026-03-19T21:13:00Z">
        <w:r w:rsidR="000D59D6">
          <w:rPr>
            <w:rFonts w:ascii="Times New Roman" w:eastAsia="Times New Roman" w:hAnsi="Times New Roman" w:cs="Times New Roman"/>
            <w:sz w:val="24"/>
            <w:szCs w:val="24"/>
          </w:rPr>
          <w:t>a</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reward was delivered.</w:t>
      </w:r>
    </w:p>
    <w:p w14:paraId="0B956729" w14:textId="2A3949E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an intertemporal discounting task (Fig. 1A). To start a trial, the monkey had to touch and hold a lever for 1000 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sidRPr="002C7C54">
        <w:rPr>
          <w:rFonts w:ascii="Times New Roman" w:eastAsia="Times New Roman" w:hAnsi="Times New Roman" w:cs="Times New Roman"/>
          <w:sz w:val="24"/>
          <w:szCs w:val="24"/>
        </w:rPr>
        <w:t>of 250</w:t>
      </w:r>
      <w:r>
        <w:rPr>
          <w:rFonts w:ascii="Times New Roman" w:eastAsia="Times New Roman" w:hAnsi="Times New Roman" w:cs="Times New Roman"/>
          <w:sz w:val="24"/>
          <w:szCs w:val="24"/>
        </w:rPr>
        <w:t>-</w:t>
      </w:r>
      <w:del w:id="1085" w:author="Rossella Falcone" w:date="2026-03-19T17:13:00Z" w16du:dateUtc="2026-03-19T21:13:00Z">
        <w:r w:rsidRPr="002C7C54">
          <w:rPr>
            <w:rFonts w:ascii="Times New Roman" w:eastAsia="Times New Roman" w:hAnsi="Times New Roman" w:cs="Times New Roman"/>
            <w:sz w:val="24"/>
            <w:szCs w:val="24"/>
          </w:rPr>
          <w:delText xml:space="preserve"> </w:delText>
        </w:r>
      </w:del>
      <w:r w:rsidRPr="002C7C54">
        <w:rPr>
          <w:rFonts w:ascii="Times New Roman" w:eastAsia="Times New Roman" w:hAnsi="Times New Roman" w:cs="Times New Roman"/>
          <w:sz w:val="24"/>
          <w:szCs w:val="24"/>
        </w:rPr>
        <w:t xml:space="preserve">500 </w:t>
      </w:r>
      <w:r>
        <w:rPr>
          <w:rFonts w:ascii="Times New Roman" w:eastAsia="Times New Roman" w:hAnsi="Times New Roman" w:cs="Times New Roman"/>
          <w:sz w:val="24"/>
          <w:szCs w:val="24"/>
        </w:rPr>
        <w:t>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w:t>
      </w:r>
      <w:del w:id="1086" w:author="Rossella Falcone" w:date="2026-03-19T17:13:00Z" w16du:dateUtc="2026-03-19T21:13:00Z">
        <w:r>
          <w:rPr>
            <w:rFonts w:ascii="Times New Roman" w:eastAsia="Times New Roman" w:hAnsi="Times New Roman" w:cs="Times New Roman"/>
            <w:sz w:val="24"/>
            <w:szCs w:val="24"/>
          </w:rPr>
          <w:delText>5</w:delText>
        </w:r>
      </w:del>
      <w:ins w:id="1087" w:author="Rossella Falcone" w:date="2026-03-19T17:13:00Z" w16du:dateUtc="2026-03-19T21:13:00Z">
        <w:r w:rsidR="000D59D6">
          <w:rPr>
            <w:rFonts w:ascii="Times New Roman" w:eastAsia="Times New Roman" w:hAnsi="Times New Roman" w:cs="Times New Roman"/>
            <w:sz w:val="24"/>
            <w:szCs w:val="24"/>
          </w:rPr>
          <w:t>five</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durations between 750 and 2000 ms (step size 313 ms). Each visual cue corresponded to a specific offer. </w:t>
      </w:r>
      <w:del w:id="1088" w:author="Rossella Falcone" w:date="2026-03-19T17:13:00Z" w16du:dateUtc="2026-03-19T21:13:00Z">
        <w:r>
          <w:rPr>
            <w:rFonts w:ascii="Times New Roman" w:eastAsia="Times New Roman" w:hAnsi="Times New Roman" w:cs="Times New Roman"/>
            <w:sz w:val="24"/>
            <w:szCs w:val="24"/>
          </w:rPr>
          <w:delText>The</w:delText>
        </w:r>
      </w:del>
      <w:ins w:id="1089" w:author="Rossella Falcone" w:date="2026-03-19T17:13:00Z" w16du:dateUtc="2026-03-19T21:13:00Z">
        <w:r>
          <w:rPr>
            <w:rFonts w:ascii="Times New Roman" w:eastAsia="Times New Roman" w:hAnsi="Times New Roman" w:cs="Times New Roman"/>
            <w:sz w:val="24"/>
            <w:szCs w:val="24"/>
          </w:rPr>
          <w:t>The</w:t>
        </w:r>
        <w:r w:rsidR="000D59D6">
          <w:rPr>
            <w:rFonts w:ascii="Times New Roman" w:eastAsia="Times New Roman" w:hAnsi="Times New Roman" w:cs="Times New Roman"/>
            <w:sz w:val="24"/>
            <w:szCs w:val="24"/>
          </w:rPr>
          <w:t>se</w:t>
        </w:r>
      </w:ins>
      <w:r>
        <w:rPr>
          <w:rFonts w:ascii="Times New Roman" w:eastAsia="Times New Roman" w:hAnsi="Times New Roman" w:cs="Times New Roman"/>
          <w:sz w:val="24"/>
          <w:szCs w:val="24"/>
        </w:rPr>
        <w:t xml:space="preserve"> offers were made by combining one of three reward sizes (2, 4 or 6 drops of liquid reward) with one of three reward delivery delays (1, 5 or 10 seconds). The monkey was required to continue </w:t>
      </w:r>
      <w:del w:id="1090" w:author="Rossella Falcone" w:date="2026-03-19T17:13:00Z" w16du:dateUtc="2026-03-19T21:13:00Z">
        <w:r>
          <w:rPr>
            <w:rFonts w:ascii="Times New Roman" w:eastAsia="Times New Roman" w:hAnsi="Times New Roman" w:cs="Times New Roman"/>
            <w:sz w:val="24"/>
            <w:szCs w:val="24"/>
          </w:rPr>
          <w:delText>to hold</w:delText>
        </w:r>
      </w:del>
      <w:ins w:id="1091" w:author="Rossella Falcone" w:date="2026-03-19T17:13:00Z" w16du:dateUtc="2026-03-19T21:13:00Z">
        <w:r w:rsidR="000D59D6">
          <w:rPr>
            <w:rFonts w:ascii="Times New Roman" w:eastAsia="Times New Roman" w:hAnsi="Times New Roman" w:cs="Times New Roman"/>
            <w:sz w:val="24"/>
            <w:szCs w:val="24"/>
          </w:rPr>
          <w:t>holding</w:t>
        </w:r>
      </w:ins>
      <w:r>
        <w:rPr>
          <w:rFonts w:ascii="Times New Roman" w:eastAsia="Times New Roman" w:hAnsi="Times New Roman" w:cs="Times New Roman"/>
          <w:sz w:val="24"/>
          <w:szCs w:val="24"/>
        </w:rPr>
        <w:t xml:space="preserve"> the </w:t>
      </w:r>
      <w:del w:id="1092" w:author="Rossella Falcone" w:date="2026-03-19T17:13:00Z" w16du:dateUtc="2026-03-19T21:13:00Z">
        <w:r>
          <w:rPr>
            <w:rFonts w:ascii="Times New Roman" w:eastAsia="Times New Roman" w:hAnsi="Times New Roman" w:cs="Times New Roman"/>
            <w:sz w:val="24"/>
            <w:szCs w:val="24"/>
          </w:rPr>
          <w:delText>bar</w:delText>
        </w:r>
      </w:del>
      <w:ins w:id="1093" w:author="Rossella Falcone" w:date="2026-03-19T17:13:00Z" w16du:dateUtc="2026-03-19T21:13:00Z">
        <w:r w:rsidR="000D59D6">
          <w:rPr>
            <w:rFonts w:ascii="Times New Roman" w:eastAsia="Times New Roman" w:hAnsi="Times New Roman" w:cs="Times New Roman"/>
            <w:sz w:val="24"/>
            <w:szCs w:val="24"/>
          </w:rPr>
          <w:t>lever</w:t>
        </w:r>
      </w:ins>
      <w:r>
        <w:rPr>
          <w:rFonts w:ascii="Times New Roman" w:eastAsia="Times New Roman" w:hAnsi="Times New Roman" w:cs="Times New Roman"/>
          <w:sz w:val="24"/>
          <w:szCs w:val="24"/>
        </w:rPr>
        <w:t xml:space="preserve"> and, </w:t>
      </w:r>
      <w:r w:rsidR="000D59D6">
        <w:rPr>
          <w:rFonts w:ascii="Times New Roman" w:eastAsia="Times New Roman" w:hAnsi="Times New Roman" w:cs="Times New Roman"/>
          <w:sz w:val="24"/>
          <w:szCs w:val="24"/>
        </w:rPr>
        <w:t xml:space="preserve">if </w:t>
      </w:r>
      <w:del w:id="1094" w:author="Rossella Falcone" w:date="2026-03-19T17:13:00Z" w16du:dateUtc="2026-03-19T21:13:00Z">
        <w:r>
          <w:rPr>
            <w:rFonts w:ascii="Times New Roman" w:eastAsia="Times New Roman" w:hAnsi="Times New Roman" w:cs="Times New Roman"/>
            <w:sz w:val="24"/>
            <w:szCs w:val="24"/>
          </w:rPr>
          <w:delText>it was required</w:delText>
        </w:r>
      </w:del>
      <w:ins w:id="1095" w:author="Rossella Falcone" w:date="2026-03-19T17:13:00Z" w16du:dateUtc="2026-03-19T21:13:00Z">
        <w:r w:rsidR="000D59D6">
          <w:rPr>
            <w:rFonts w:ascii="Times New Roman" w:eastAsia="Times New Roman" w:hAnsi="Times New Roman" w:cs="Times New Roman"/>
            <w:sz w:val="24"/>
            <w:szCs w:val="24"/>
          </w:rPr>
          <w:t>necessary</w:t>
        </w:r>
      </w:ins>
      <w:r>
        <w:rPr>
          <w:rFonts w:ascii="Times New Roman" w:eastAsia="Times New Roman" w:hAnsi="Times New Roman" w:cs="Times New Roman"/>
          <w:sz w:val="24"/>
          <w:szCs w:val="24"/>
        </w:rPr>
        <w:t xml:space="preserve">, to maintain </w:t>
      </w:r>
      <w:del w:id="1096" w:author="Rossella Falcone" w:date="2026-03-19T17:13:00Z" w16du:dateUtc="2026-03-19T21:13:00Z">
        <w:r>
          <w:rPr>
            <w:rFonts w:ascii="Times New Roman" w:eastAsia="Times New Roman" w:hAnsi="Times New Roman" w:cs="Times New Roman"/>
            <w:sz w:val="24"/>
            <w:szCs w:val="24"/>
          </w:rPr>
          <w:delText>its</w:delText>
        </w:r>
      </w:del>
      <w:ins w:id="1097" w:author="Rossella Falcone" w:date="2026-03-19T17:13:00Z" w16du:dateUtc="2026-03-19T21:13:00Z">
        <w:r w:rsidR="000D59D6">
          <w:rPr>
            <w:rFonts w:ascii="Times New Roman" w:eastAsia="Times New Roman" w:hAnsi="Times New Roman" w:cs="Times New Roman"/>
            <w:sz w:val="24"/>
            <w:szCs w:val="24"/>
          </w:rPr>
          <w:t>their</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gaze within the virtual window until the red square changed color to purple or yellow with equal probability (Fig. 1A). </w:t>
      </w:r>
      <w:del w:id="1098" w:author="Rossella Falcone" w:date="2026-03-19T17:13:00Z" w16du:dateUtc="2026-03-19T21:13:00Z">
        <w:r>
          <w:rPr>
            <w:rFonts w:ascii="Times New Roman" w:eastAsia="Times New Roman" w:hAnsi="Times New Roman" w:cs="Times New Roman"/>
            <w:sz w:val="24"/>
            <w:szCs w:val="24"/>
          </w:rPr>
          <w:delText>the</w:delText>
        </w:r>
      </w:del>
      <w:ins w:id="1099" w:author="Rossella Falcone" w:date="2026-03-19T17:13:00Z" w16du:dateUtc="2026-03-19T21:13:00Z">
        <w:r w:rsidR="000D59D6">
          <w:rPr>
            <w:rFonts w:ascii="Times New Roman" w:eastAsia="Times New Roman" w:hAnsi="Times New Roman" w:cs="Times New Roman"/>
            <w:sz w:val="24"/>
            <w:szCs w:val="24"/>
          </w:rPr>
          <w:t>T</w:t>
        </w:r>
        <w:r>
          <w:rPr>
            <w:rFonts w:ascii="Times New Roman" w:eastAsia="Times New Roman" w:hAnsi="Times New Roman" w:cs="Times New Roman"/>
            <w:sz w:val="24"/>
            <w:szCs w:val="24"/>
          </w:rPr>
          <w:t>he</w:t>
        </w:r>
      </w:ins>
      <w:r>
        <w:rPr>
          <w:rFonts w:ascii="Times New Roman" w:eastAsia="Times New Roman" w:hAnsi="Times New Roman" w:cs="Times New Roman"/>
          <w:sz w:val="24"/>
          <w:szCs w:val="24"/>
        </w:rPr>
        <w:t xml:space="preserve"> purple or yellow </w:t>
      </w:r>
      <w:del w:id="1100" w:author="Rossella Falcone" w:date="2026-03-19T17:13:00Z" w16du:dateUtc="2026-03-19T21:13:00Z">
        <w:r>
          <w:rPr>
            <w:rFonts w:ascii="Times New Roman" w:eastAsia="Times New Roman" w:hAnsi="Times New Roman" w:cs="Times New Roman"/>
            <w:sz w:val="24"/>
            <w:szCs w:val="24"/>
          </w:rPr>
          <w:delText>spot served as a prompt to</w:delText>
        </w:r>
      </w:del>
      <w:ins w:id="1101" w:author="Rossella Falcone" w:date="2026-03-19T17:13:00Z" w16du:dateUtc="2026-03-19T21:13:00Z">
        <w:r w:rsidR="000D59D6">
          <w:rPr>
            <w:rFonts w:ascii="Times New Roman" w:eastAsia="Times New Roman" w:hAnsi="Times New Roman" w:cs="Times New Roman"/>
            <w:sz w:val="24"/>
            <w:szCs w:val="24"/>
          </w:rPr>
          <w:t>go signals indicated that the monkeys could</w:t>
        </w:r>
      </w:ins>
      <w:r>
        <w:rPr>
          <w:rFonts w:ascii="Times New Roman" w:eastAsia="Times New Roman" w:hAnsi="Times New Roman" w:cs="Times New Roman"/>
          <w:sz w:val="24"/>
          <w:szCs w:val="24"/>
        </w:rPr>
        <w:t xml:space="preserve"> release the </w:t>
      </w:r>
      <w:del w:id="1102" w:author="Rossella Falcone" w:date="2026-03-19T17:13:00Z" w16du:dateUtc="2026-03-19T21:13:00Z">
        <w:r>
          <w:rPr>
            <w:rFonts w:ascii="Times New Roman" w:eastAsia="Times New Roman" w:hAnsi="Times New Roman" w:cs="Times New Roman"/>
            <w:sz w:val="24"/>
            <w:szCs w:val="24"/>
          </w:rPr>
          <w:delText>bar</w:delText>
        </w:r>
      </w:del>
      <w:ins w:id="1103" w:author="Rossella Falcone" w:date="2026-03-19T17:13:00Z" w16du:dateUtc="2026-03-19T21:13:00Z">
        <w:r w:rsidR="000D59D6">
          <w:rPr>
            <w:rFonts w:ascii="Times New Roman" w:eastAsia="Times New Roman" w:hAnsi="Times New Roman" w:cs="Times New Roman"/>
            <w:sz w:val="24"/>
            <w:szCs w:val="24"/>
          </w:rPr>
          <w:t>lever</w:t>
        </w:r>
      </w:ins>
      <w:r>
        <w:rPr>
          <w:rFonts w:ascii="Times New Roman" w:eastAsia="Times New Roman" w:hAnsi="Times New Roman" w:cs="Times New Roman"/>
          <w:sz w:val="24"/>
          <w:szCs w:val="24"/>
        </w:rPr>
        <w:t xml:space="preserve">. Releasing the </w:t>
      </w:r>
      <w:del w:id="1104" w:author="Rossella Falcone" w:date="2026-03-19T17:13:00Z" w16du:dateUtc="2026-03-19T21:13:00Z">
        <w:r>
          <w:rPr>
            <w:rFonts w:ascii="Times New Roman" w:eastAsia="Times New Roman" w:hAnsi="Times New Roman" w:cs="Times New Roman"/>
            <w:sz w:val="24"/>
            <w:szCs w:val="24"/>
          </w:rPr>
          <w:delText>bar</w:delText>
        </w:r>
      </w:del>
      <w:ins w:id="1105" w:author="Rossella Falcone" w:date="2026-03-19T17:13:00Z" w16du:dateUtc="2026-03-19T21:13:00Z">
        <w:r w:rsidR="000D59D6">
          <w:rPr>
            <w:rFonts w:ascii="Times New Roman" w:eastAsia="Times New Roman" w:hAnsi="Times New Roman" w:cs="Times New Roman"/>
            <w:sz w:val="24"/>
            <w:szCs w:val="24"/>
          </w:rPr>
          <w:t>lever</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while the purple </w:t>
      </w:r>
      <w:del w:id="1106" w:author="Rossella Falcone" w:date="2026-03-19T17:13:00Z" w16du:dateUtc="2026-03-19T21:13:00Z">
        <w:r>
          <w:rPr>
            <w:rFonts w:ascii="Times New Roman" w:eastAsia="Times New Roman" w:hAnsi="Times New Roman" w:cs="Times New Roman"/>
            <w:sz w:val="24"/>
            <w:szCs w:val="24"/>
          </w:rPr>
          <w:delText>square</w:delText>
        </w:r>
      </w:del>
      <w:ins w:id="1107" w:author="Rossella Falcone" w:date="2026-03-19T17:13:00Z" w16du:dateUtc="2026-03-19T21:13:00Z">
        <w:r w:rsidR="000D59D6">
          <w:rPr>
            <w:rFonts w:ascii="Times New Roman" w:eastAsia="Times New Roman" w:hAnsi="Times New Roman" w:cs="Times New Roman"/>
            <w:sz w:val="24"/>
            <w:szCs w:val="24"/>
          </w:rPr>
          <w:t>go signal</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present indicated that the monkey </w:t>
      </w:r>
      <w:del w:id="1108" w:author="Rossella Falcone" w:date="2026-03-19T17:13:00Z" w16du:dateUtc="2026-03-19T21:13:00Z">
        <w:r>
          <w:rPr>
            <w:rFonts w:ascii="Times New Roman" w:eastAsia="Times New Roman" w:hAnsi="Times New Roman" w:cs="Times New Roman"/>
            <w:sz w:val="24"/>
            <w:szCs w:val="24"/>
          </w:rPr>
          <w:delText>was accepting</w:delText>
        </w:r>
      </w:del>
      <w:ins w:id="1109" w:author="Rossella Falcone" w:date="2026-03-19T17:13:00Z" w16du:dateUtc="2026-03-19T21:13:00Z">
        <w:r w:rsidR="000D59D6">
          <w:rPr>
            <w:rFonts w:ascii="Times New Roman" w:eastAsia="Times New Roman" w:hAnsi="Times New Roman" w:cs="Times New Roman"/>
            <w:sz w:val="24"/>
            <w:szCs w:val="24"/>
          </w:rPr>
          <w:t>accepted</w:t>
        </w:r>
      </w:ins>
      <w:r>
        <w:rPr>
          <w:rFonts w:ascii="Times New Roman" w:eastAsia="Times New Roman" w:hAnsi="Times New Roman" w:cs="Times New Roman"/>
          <w:sz w:val="24"/>
          <w:szCs w:val="24"/>
        </w:rPr>
        <w:t xml:space="preserve"> the offer. Releasing the bar when the yellow </w:t>
      </w:r>
      <w:del w:id="1110" w:author="Rossella Falcone" w:date="2026-03-19T17:13:00Z" w16du:dateUtc="2026-03-19T21:13:00Z">
        <w:r>
          <w:rPr>
            <w:rFonts w:ascii="Times New Roman" w:eastAsia="Times New Roman" w:hAnsi="Times New Roman" w:cs="Times New Roman"/>
            <w:sz w:val="24"/>
            <w:szCs w:val="24"/>
          </w:rPr>
          <w:delText>square</w:delText>
        </w:r>
      </w:del>
      <w:ins w:id="1111" w:author="Rossella Falcone" w:date="2026-03-19T17:13:00Z" w16du:dateUtc="2026-03-19T21:13:00Z">
        <w:r w:rsidR="000D59D6">
          <w:rPr>
            <w:rFonts w:ascii="Times New Roman" w:eastAsia="Times New Roman" w:hAnsi="Times New Roman" w:cs="Times New Roman"/>
            <w:sz w:val="24"/>
            <w:szCs w:val="24"/>
          </w:rPr>
          <w:t xml:space="preserve">go </w:t>
        </w:r>
        <w:r w:rsidR="000D59D6">
          <w:rPr>
            <w:rFonts w:ascii="Times New Roman" w:eastAsia="Times New Roman" w:hAnsi="Times New Roman" w:cs="Times New Roman"/>
            <w:sz w:val="24"/>
            <w:szCs w:val="24"/>
          </w:rPr>
          <w:lastRenderedPageBreak/>
          <w:t>signal</w:t>
        </w:r>
      </w:ins>
      <w:r w:rsidR="000D59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present indicated that the monkey </w:t>
      </w:r>
      <w:del w:id="1112" w:author="Rossella Falcone" w:date="2026-03-19T17:13:00Z" w16du:dateUtc="2026-03-19T21:13:00Z">
        <w:r>
          <w:rPr>
            <w:rFonts w:ascii="Times New Roman" w:eastAsia="Times New Roman" w:hAnsi="Times New Roman" w:cs="Times New Roman"/>
            <w:sz w:val="24"/>
            <w:szCs w:val="24"/>
          </w:rPr>
          <w:delText>was refusing</w:delText>
        </w:r>
      </w:del>
      <w:ins w:id="1113" w:author="Rossella Falcone" w:date="2026-03-19T17:13:00Z" w16du:dateUtc="2026-03-19T21:13:00Z">
        <w:r w:rsidR="00DA27C9">
          <w:rPr>
            <w:rFonts w:ascii="Times New Roman" w:eastAsia="Times New Roman" w:hAnsi="Times New Roman" w:cs="Times New Roman"/>
            <w:sz w:val="24"/>
            <w:szCs w:val="24"/>
          </w:rPr>
          <w:t>refused</w:t>
        </w:r>
      </w:ins>
      <w:r>
        <w:rPr>
          <w:rFonts w:ascii="Times New Roman" w:eastAsia="Times New Roman" w:hAnsi="Times New Roman" w:cs="Times New Roman"/>
          <w:sz w:val="24"/>
          <w:szCs w:val="24"/>
        </w:rPr>
        <w:t xml:space="preserve"> the offer. If the monkey </w:t>
      </w:r>
      <w:del w:id="1114" w:author="Rossella Falcone" w:date="2026-03-19T17:13:00Z" w16du:dateUtc="2026-03-19T21:13:00Z">
        <w:r>
          <w:rPr>
            <w:rFonts w:ascii="Times New Roman" w:eastAsia="Times New Roman" w:hAnsi="Times New Roman" w:cs="Times New Roman"/>
            <w:sz w:val="24"/>
            <w:szCs w:val="24"/>
          </w:rPr>
          <w:delText>continued to hold</w:delText>
        </w:r>
      </w:del>
      <w:ins w:id="1115" w:author="Rossella Falcone" w:date="2026-03-19T17:13:00Z" w16du:dateUtc="2026-03-19T21:13:00Z">
        <w:r>
          <w:rPr>
            <w:rFonts w:ascii="Times New Roman" w:eastAsia="Times New Roman" w:hAnsi="Times New Roman" w:cs="Times New Roman"/>
            <w:sz w:val="24"/>
            <w:szCs w:val="24"/>
          </w:rPr>
          <w:t>h</w:t>
        </w:r>
        <w:r w:rsidR="00DA27C9">
          <w:rPr>
            <w:rFonts w:ascii="Times New Roman" w:eastAsia="Times New Roman" w:hAnsi="Times New Roman" w:cs="Times New Roman"/>
            <w:sz w:val="24"/>
            <w:szCs w:val="24"/>
          </w:rPr>
          <w:t>eld</w:t>
        </w:r>
      </w:ins>
      <w:r>
        <w:rPr>
          <w:rFonts w:ascii="Times New Roman" w:eastAsia="Times New Roman" w:hAnsi="Times New Roman" w:cs="Times New Roman"/>
          <w:sz w:val="24"/>
          <w:szCs w:val="24"/>
        </w:rPr>
        <w:t xml:space="preserve"> the bar for the entire 1100 ms </w:t>
      </w:r>
      <w:del w:id="1116" w:author="Rossella Falcone" w:date="2026-03-19T17:13:00Z" w16du:dateUtc="2026-03-19T21:13:00Z">
        <w:r>
          <w:rPr>
            <w:rFonts w:ascii="Times New Roman" w:eastAsia="Times New Roman" w:hAnsi="Times New Roman" w:cs="Times New Roman"/>
            <w:sz w:val="24"/>
            <w:szCs w:val="24"/>
          </w:rPr>
          <w:delText xml:space="preserve">initial duration of the initial </w:delText>
        </w:r>
      </w:del>
      <w:r>
        <w:rPr>
          <w:rFonts w:ascii="Times New Roman" w:eastAsia="Times New Roman" w:hAnsi="Times New Roman" w:cs="Times New Roman"/>
          <w:sz w:val="24"/>
          <w:szCs w:val="24"/>
        </w:rPr>
        <w:t xml:space="preserve">purple or yellow period, the color of the </w:t>
      </w:r>
      <w:del w:id="1117" w:author="Rossella Falcone" w:date="2026-03-19T17:13:00Z" w16du:dateUtc="2026-03-19T21:13:00Z">
        <w:r>
          <w:rPr>
            <w:rFonts w:ascii="Times New Roman" w:eastAsia="Times New Roman" w:hAnsi="Times New Roman" w:cs="Times New Roman"/>
            <w:sz w:val="24"/>
            <w:szCs w:val="24"/>
          </w:rPr>
          <w:delText>spot</w:delText>
        </w:r>
      </w:del>
      <w:ins w:id="1118" w:author="Rossella Falcone" w:date="2026-03-19T17:13:00Z" w16du:dateUtc="2026-03-19T21:13:00Z">
        <w:r w:rsidR="00DA27C9">
          <w:rPr>
            <w:rFonts w:ascii="Times New Roman" w:eastAsia="Times New Roman" w:hAnsi="Times New Roman" w:cs="Times New Roman"/>
            <w:sz w:val="24"/>
            <w:szCs w:val="24"/>
          </w:rPr>
          <w:t>go signal</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would change, allowing the monkey to accept or refuse </w:t>
      </w:r>
      <w:ins w:id="1119" w:author="Rossella Falcone" w:date="2026-03-19T17:13:00Z" w16du:dateUtc="2026-03-19T21:13:00Z">
        <w:r w:rsidR="00DA27C9">
          <w:rPr>
            <w:rFonts w:ascii="Times New Roman" w:eastAsia="Times New Roman" w:hAnsi="Times New Roman" w:cs="Times New Roman"/>
            <w:sz w:val="24"/>
            <w:szCs w:val="24"/>
          </w:rPr>
          <w:t xml:space="preserve">later </w:t>
        </w:r>
      </w:ins>
      <w:r w:rsidR="00DA27C9">
        <w:rPr>
          <w:rFonts w:ascii="Times New Roman" w:eastAsia="Times New Roman" w:hAnsi="Times New Roman" w:cs="Times New Roman"/>
          <w:sz w:val="24"/>
          <w:szCs w:val="24"/>
        </w:rPr>
        <w:t xml:space="preserve">in </w:t>
      </w:r>
      <w:del w:id="1120" w:author="Rossella Falcone" w:date="2026-03-19T17:13:00Z" w16du:dateUtc="2026-03-19T21:13:00Z">
        <w:r>
          <w:rPr>
            <w:rFonts w:ascii="Times New Roman" w:eastAsia="Times New Roman" w:hAnsi="Times New Roman" w:cs="Times New Roman"/>
            <w:sz w:val="24"/>
            <w:szCs w:val="24"/>
          </w:rPr>
          <w:delText>each</w:delText>
        </w:r>
      </w:del>
      <w:ins w:id="1121" w:author="Rossella Falcone" w:date="2026-03-19T17:13:00Z" w16du:dateUtc="2026-03-19T21:13:00Z">
        <w:r w:rsidR="00DA27C9">
          <w:rPr>
            <w:rFonts w:ascii="Times New Roman" w:eastAsia="Times New Roman" w:hAnsi="Times New Roman" w:cs="Times New Roman"/>
            <w:sz w:val="24"/>
            <w:szCs w:val="24"/>
          </w:rPr>
          <w:t>the</w:t>
        </w:r>
      </w:ins>
      <w:r w:rsidR="00DA27C9">
        <w:rPr>
          <w:rFonts w:ascii="Times New Roman" w:eastAsia="Times New Roman" w:hAnsi="Times New Roman" w:cs="Times New Roman"/>
          <w:sz w:val="24"/>
          <w:szCs w:val="24"/>
        </w:rPr>
        <w:t xml:space="preserve"> trial</w:t>
      </w:r>
      <w:r>
        <w:rPr>
          <w:rFonts w:ascii="Times New Roman" w:eastAsia="Times New Roman" w:hAnsi="Times New Roman" w:cs="Times New Roman"/>
          <w:sz w:val="24"/>
          <w:szCs w:val="24"/>
        </w:rPr>
        <w:t xml:space="preserve">. </w:t>
      </w:r>
    </w:p>
    <w:p w14:paraId="7DA3458A" w14:textId="4935081F" w:rsidR="00D6162D" w:rsidRDefault="00000000" w:rsidP="00D6162D">
      <w:pPr>
        <w:spacing w:after="0" w:line="480" w:lineRule="auto"/>
        <w:ind w:left="-5" w:firstLine="365"/>
        <w:rPr>
          <w:rFonts w:ascii="Times New Roman" w:eastAsia="Times New Roman" w:hAnsi="Times New Roman" w:cs="Times New Roman"/>
          <w:sz w:val="24"/>
          <w:szCs w:val="24"/>
        </w:rPr>
      </w:pPr>
      <w:sdt>
        <w:sdtPr>
          <w:tag w:val="goog_rdk_134"/>
          <w:id w:val="-1722050638"/>
        </w:sdtPr>
        <w:sdtContent/>
      </w:sdt>
      <w:r w:rsidR="00D6162D">
        <w:rPr>
          <w:rFonts w:ascii="Times New Roman" w:eastAsia="Times New Roman" w:hAnsi="Times New Roman" w:cs="Times New Roman"/>
          <w:sz w:val="24"/>
          <w:szCs w:val="24"/>
        </w:rPr>
        <w:t xml:space="preserve">For example, if the monkey did not release the </w:t>
      </w:r>
      <w:del w:id="1122" w:author="Rossella Falcone" w:date="2026-03-19T17:13:00Z" w16du:dateUtc="2026-03-19T21:13:00Z">
        <w:r w:rsidR="00D6162D">
          <w:rPr>
            <w:rFonts w:ascii="Times New Roman" w:eastAsia="Times New Roman" w:hAnsi="Times New Roman" w:cs="Times New Roman"/>
            <w:sz w:val="24"/>
            <w:szCs w:val="24"/>
          </w:rPr>
          <w:delText>bar</w:delText>
        </w:r>
      </w:del>
      <w:ins w:id="1123" w:author="Rossella Falcone" w:date="2026-03-19T17:13:00Z" w16du:dateUtc="2026-03-19T21:13:00Z">
        <w:r w:rsidR="00DA27C9">
          <w:rPr>
            <w:rFonts w:ascii="Times New Roman" w:eastAsia="Times New Roman" w:hAnsi="Times New Roman" w:cs="Times New Roman"/>
            <w:sz w:val="24"/>
            <w:szCs w:val="24"/>
          </w:rPr>
          <w:t>leve</w:t>
        </w:r>
        <w:r w:rsidR="00D6162D">
          <w:rPr>
            <w:rFonts w:ascii="Times New Roman" w:eastAsia="Times New Roman" w:hAnsi="Times New Roman" w:cs="Times New Roman"/>
            <w:sz w:val="24"/>
            <w:szCs w:val="24"/>
          </w:rPr>
          <w:t>r</w:t>
        </w:r>
      </w:ins>
      <w:r w:rsidR="00D6162D">
        <w:rPr>
          <w:rFonts w:ascii="Times New Roman" w:eastAsia="Times New Roman" w:hAnsi="Times New Roman" w:cs="Times New Roman"/>
          <w:sz w:val="24"/>
          <w:szCs w:val="24"/>
        </w:rPr>
        <w:t xml:space="preserve"> during the initial purple </w:t>
      </w:r>
      <w:ins w:id="1124" w:author="Rossella Falcone" w:date="2026-03-19T17:13:00Z" w16du:dateUtc="2026-03-19T21:13:00Z">
        <w:r w:rsidR="00DA27C9">
          <w:rPr>
            <w:rFonts w:ascii="Times New Roman" w:eastAsia="Times New Roman" w:hAnsi="Times New Roman" w:cs="Times New Roman"/>
            <w:sz w:val="24"/>
            <w:szCs w:val="24"/>
          </w:rPr>
          <w:t xml:space="preserve">go signal </w:t>
        </w:r>
      </w:ins>
      <w:r w:rsidR="00D6162D">
        <w:rPr>
          <w:rFonts w:ascii="Times New Roman" w:eastAsia="Times New Roman" w:hAnsi="Times New Roman" w:cs="Times New Roman"/>
          <w:sz w:val="24"/>
          <w:szCs w:val="24"/>
        </w:rPr>
        <w:t xml:space="preserve">period, it could hold the bar until the yellow </w:t>
      </w:r>
      <w:del w:id="1125" w:author="Rossella Falcone" w:date="2026-03-19T17:13:00Z" w16du:dateUtc="2026-03-19T21:13:00Z">
        <w:r w:rsidR="00D6162D">
          <w:rPr>
            <w:rFonts w:ascii="Times New Roman" w:eastAsia="Times New Roman" w:hAnsi="Times New Roman" w:cs="Times New Roman"/>
            <w:sz w:val="24"/>
            <w:szCs w:val="24"/>
          </w:rPr>
          <w:delText>spot</w:delText>
        </w:r>
      </w:del>
      <w:ins w:id="1126" w:author="Rossella Falcone" w:date="2026-03-19T17:13:00Z" w16du:dateUtc="2026-03-19T21:13:00Z">
        <w:r w:rsidR="00DA27C9">
          <w:rPr>
            <w:rFonts w:ascii="Times New Roman" w:eastAsia="Times New Roman" w:hAnsi="Times New Roman" w:cs="Times New Roman"/>
            <w:sz w:val="24"/>
            <w:szCs w:val="24"/>
          </w:rPr>
          <w:t>go signal</w:t>
        </w:r>
      </w:ins>
      <w:r w:rsidR="00DA27C9">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replaced the purple one. The same thing happened if the monkey did not release the </w:t>
      </w:r>
      <w:del w:id="1127" w:author="Rossella Falcone" w:date="2026-03-19T17:13:00Z" w16du:dateUtc="2026-03-19T21:13:00Z">
        <w:r w:rsidR="00D6162D">
          <w:rPr>
            <w:rFonts w:ascii="Times New Roman" w:eastAsia="Times New Roman" w:hAnsi="Times New Roman" w:cs="Times New Roman"/>
            <w:sz w:val="24"/>
            <w:szCs w:val="24"/>
          </w:rPr>
          <w:delText>bar</w:delText>
        </w:r>
      </w:del>
      <w:ins w:id="1128" w:author="Rossella Falcone" w:date="2026-03-19T17:13:00Z" w16du:dateUtc="2026-03-19T21:13:00Z">
        <w:r w:rsidR="00DA27C9">
          <w:rPr>
            <w:rFonts w:ascii="Times New Roman" w:eastAsia="Times New Roman" w:hAnsi="Times New Roman" w:cs="Times New Roman"/>
            <w:sz w:val="24"/>
            <w:szCs w:val="24"/>
          </w:rPr>
          <w:t>lever</w:t>
        </w:r>
      </w:ins>
      <w:r w:rsidR="00DA27C9">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during the initial yellow </w:t>
      </w:r>
      <w:ins w:id="1129" w:author="Rossella Falcone" w:date="2026-03-19T17:13:00Z" w16du:dateUtc="2026-03-19T21:13:00Z">
        <w:r w:rsidR="00DA27C9">
          <w:rPr>
            <w:rFonts w:ascii="Times New Roman" w:eastAsia="Times New Roman" w:hAnsi="Times New Roman" w:cs="Times New Roman"/>
            <w:sz w:val="24"/>
            <w:szCs w:val="24"/>
          </w:rPr>
          <w:t xml:space="preserve">go signal </w:t>
        </w:r>
      </w:ins>
      <w:r w:rsidR="00DA27C9">
        <w:rPr>
          <w:rFonts w:ascii="Times New Roman" w:eastAsia="Times New Roman" w:hAnsi="Times New Roman" w:cs="Times New Roman"/>
          <w:sz w:val="24"/>
          <w:szCs w:val="24"/>
        </w:rPr>
        <w:t>period</w:t>
      </w:r>
      <w:r w:rsidR="00D6162D">
        <w:rPr>
          <w:rFonts w:ascii="Times New Roman" w:eastAsia="Times New Roman" w:hAnsi="Times New Roman" w:cs="Times New Roman"/>
          <w:sz w:val="24"/>
          <w:szCs w:val="24"/>
        </w:rPr>
        <w:t xml:space="preserve">. It could hold the bar until the purple </w:t>
      </w:r>
      <w:del w:id="1130" w:author="Rossella Falcone" w:date="2026-03-19T17:13:00Z" w16du:dateUtc="2026-03-19T21:13:00Z">
        <w:r w:rsidR="00D6162D">
          <w:rPr>
            <w:rFonts w:ascii="Times New Roman" w:eastAsia="Times New Roman" w:hAnsi="Times New Roman" w:cs="Times New Roman"/>
            <w:sz w:val="24"/>
            <w:szCs w:val="24"/>
          </w:rPr>
          <w:delText>spot</w:delText>
        </w:r>
      </w:del>
      <w:ins w:id="1131" w:author="Rossella Falcone" w:date="2026-03-19T17:13:00Z" w16du:dateUtc="2026-03-19T21:13:00Z">
        <w:r w:rsidR="00DA27C9">
          <w:rPr>
            <w:rFonts w:ascii="Times New Roman" w:eastAsia="Times New Roman" w:hAnsi="Times New Roman" w:cs="Times New Roman"/>
            <w:sz w:val="24"/>
            <w:szCs w:val="24"/>
          </w:rPr>
          <w:t>go signal</w:t>
        </w:r>
      </w:ins>
      <w:r w:rsidR="00DA27C9">
        <w:rPr>
          <w:rFonts w:ascii="Times New Roman" w:eastAsia="Times New Roman" w:hAnsi="Times New Roman" w:cs="Times New Roman"/>
          <w:sz w:val="24"/>
          <w:szCs w:val="24"/>
        </w:rPr>
        <w:t xml:space="preserve"> </w:t>
      </w:r>
      <w:r w:rsidR="00D6162D">
        <w:rPr>
          <w:rFonts w:ascii="Times New Roman" w:eastAsia="Times New Roman" w:hAnsi="Times New Roman" w:cs="Times New Roman"/>
          <w:sz w:val="24"/>
          <w:szCs w:val="24"/>
        </w:rPr>
        <w:t xml:space="preserve">replaced the yellow one and then release the bar. </w:t>
      </w:r>
    </w:p>
    <w:p w14:paraId="7BAFCCEE"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design, we prevented the monkey from anticipating whether the acceptance or refusal period would be the first interval, so it could not preprogram the motor response in the cue period.</w:t>
      </w:r>
    </w:p>
    <w:p w14:paraId="2255D08E" w14:textId="5B54A10A" w:rsidR="00D6162D" w:rsidRDefault="00D6162D" w:rsidP="00D6162D">
      <w:pPr>
        <w:spacing w:after="0" w:line="480" w:lineRule="auto"/>
        <w:ind w:left="-5"/>
        <w:rPr>
          <w:rFonts w:ascii="Times New Roman" w:eastAsia="Times New Roman" w:hAnsi="Times New Roman" w:cs="Times New Roman"/>
          <w:sz w:val="24"/>
          <w:szCs w:val="24"/>
        </w:rPr>
      </w:pPr>
      <w:del w:id="1132" w:author="Rossella Falcone" w:date="2026-03-19T17:13:00Z" w16du:dateUtc="2026-03-19T21:13:00Z">
        <w:r>
          <w:rPr>
            <w:rFonts w:ascii="Times New Roman" w:eastAsia="Times New Roman" w:hAnsi="Times New Roman" w:cs="Times New Roman"/>
            <w:sz w:val="24"/>
            <w:szCs w:val="24"/>
          </w:rPr>
          <w:delText>When</w:delText>
        </w:r>
      </w:del>
      <w:ins w:id="1133" w:author="Rossella Falcone" w:date="2026-03-19T17:13:00Z" w16du:dateUtc="2026-03-19T21:13:00Z">
        <w:r w:rsidR="00DA27C9">
          <w:rPr>
            <w:rFonts w:ascii="Times New Roman" w:eastAsia="Times New Roman" w:hAnsi="Times New Roman" w:cs="Times New Roman"/>
            <w:sz w:val="24"/>
            <w:szCs w:val="24"/>
          </w:rPr>
          <w:t>If</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offer was accepted, the purple </w:t>
      </w:r>
      <w:del w:id="1134" w:author="Rossella Falcone" w:date="2026-03-19T17:13:00Z" w16du:dateUtc="2026-03-19T21:13:00Z">
        <w:r>
          <w:rPr>
            <w:rFonts w:ascii="Times New Roman" w:eastAsia="Times New Roman" w:hAnsi="Times New Roman" w:cs="Times New Roman"/>
            <w:sz w:val="24"/>
            <w:szCs w:val="24"/>
          </w:rPr>
          <w:delText>square</w:delText>
        </w:r>
      </w:del>
      <w:ins w:id="1135" w:author="Rossella Falcone" w:date="2026-03-19T17:13:00Z" w16du:dateUtc="2026-03-19T21:13:00Z">
        <w:r w:rsidR="00DA27C9">
          <w:rPr>
            <w:rFonts w:ascii="Times New Roman" w:eastAsia="Times New Roman" w:hAnsi="Times New Roman" w:cs="Times New Roman"/>
            <w:sz w:val="24"/>
            <w:szCs w:val="24"/>
          </w:rPr>
          <w:t>go signal</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turned </w:t>
      </w:r>
      <w:del w:id="1136" w:author="Rossella Falcone" w:date="2026-03-19T17:13:00Z" w16du:dateUtc="2026-03-19T21:13:00Z">
        <w:r>
          <w:rPr>
            <w:rFonts w:ascii="Times New Roman" w:eastAsia="Times New Roman" w:hAnsi="Times New Roman" w:cs="Times New Roman"/>
            <w:sz w:val="24"/>
            <w:szCs w:val="24"/>
          </w:rPr>
          <w:delText>green</w:delText>
        </w:r>
      </w:del>
      <w:ins w:id="1137" w:author="Rossella Falcone" w:date="2026-03-19T17:13:00Z" w16du:dateUtc="2026-03-19T21:13:00Z">
        <w:r w:rsidR="00DA27C9">
          <w:rPr>
            <w:rFonts w:ascii="Times New Roman" w:eastAsia="Times New Roman" w:hAnsi="Times New Roman" w:cs="Times New Roman"/>
            <w:sz w:val="24"/>
            <w:szCs w:val="24"/>
          </w:rPr>
          <w:t>blue</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feedback signal), and the reward drops were delivered after the delay. </w:t>
      </w:r>
      <w:del w:id="1138" w:author="Rossella Falcone" w:date="2026-03-19T17:13:00Z" w16du:dateUtc="2026-03-19T21:13:00Z">
        <w:r>
          <w:rPr>
            <w:rFonts w:ascii="Times New Roman" w:eastAsia="Times New Roman" w:hAnsi="Times New Roman" w:cs="Times New Roman"/>
            <w:sz w:val="24"/>
            <w:szCs w:val="24"/>
          </w:rPr>
          <w:delText>When</w:delText>
        </w:r>
      </w:del>
      <w:ins w:id="1139" w:author="Rossella Falcone" w:date="2026-03-19T17:13:00Z" w16du:dateUtc="2026-03-19T21:13:00Z">
        <w:r w:rsidR="00DA27C9">
          <w:rPr>
            <w:rFonts w:ascii="Times New Roman" w:eastAsia="Times New Roman" w:hAnsi="Times New Roman" w:cs="Times New Roman"/>
            <w:sz w:val="24"/>
            <w:szCs w:val="24"/>
          </w:rPr>
          <w:t>If</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offer was refused, the cue and fixation target disappeared, and a new trial would </w:t>
      </w:r>
      <w:ins w:id="1140" w:author="Rossella Falcone" w:date="2026-03-19T17:13:00Z" w16du:dateUtc="2026-03-19T21:13:00Z">
        <w:r w:rsidR="00DA27C9">
          <w:rPr>
            <w:rFonts w:ascii="Times New Roman" w:eastAsia="Times New Roman" w:hAnsi="Times New Roman" w:cs="Times New Roman"/>
            <w:sz w:val="24"/>
            <w:szCs w:val="24"/>
          </w:rPr>
          <w:t xml:space="preserve">begin </w:t>
        </w:r>
      </w:ins>
      <w:r>
        <w:rPr>
          <w:rFonts w:ascii="Times New Roman" w:eastAsia="Times New Roman" w:hAnsi="Times New Roman" w:cs="Times New Roman"/>
          <w:sz w:val="24"/>
          <w:szCs w:val="24"/>
        </w:rPr>
        <w:t xml:space="preserve">immediately </w:t>
      </w:r>
      <w:del w:id="1141" w:author="Rossella Falcone" w:date="2026-03-19T17:13:00Z" w16du:dateUtc="2026-03-19T21:13:00Z">
        <w:r>
          <w:rPr>
            <w:rFonts w:ascii="Times New Roman" w:eastAsia="Times New Roman" w:hAnsi="Times New Roman" w:cs="Times New Roman"/>
            <w:sz w:val="24"/>
            <w:szCs w:val="24"/>
          </w:rPr>
          <w:delText xml:space="preserve">begin </w:delText>
        </w:r>
      </w:del>
      <w:r>
        <w:rPr>
          <w:rFonts w:ascii="Times New Roman" w:eastAsia="Times New Roman" w:hAnsi="Times New Roman" w:cs="Times New Roman"/>
          <w:sz w:val="24"/>
          <w:szCs w:val="24"/>
        </w:rPr>
        <w:t xml:space="preserve">with a new offer.  </w:t>
      </w:r>
    </w:p>
    <w:p w14:paraId="512EA86F" w14:textId="587DBACB" w:rsidR="00D6162D" w:rsidRDefault="00D6162D" w:rsidP="00D6162D">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within the virtual window </w:t>
      </w:r>
      <w:del w:id="1142" w:author="Rossella Falcone" w:date="2026-03-19T17:13:00Z" w16du:dateUtc="2026-03-19T21:13:00Z">
        <w:r>
          <w:rPr>
            <w:rFonts w:ascii="Times New Roman" w:eastAsia="Times New Roman" w:hAnsi="Times New Roman" w:cs="Times New Roman"/>
            <w:color w:val="000000"/>
            <w:sz w:val="24"/>
            <w:szCs w:val="24"/>
          </w:rPr>
          <w:delText xml:space="preserve">from the appearance of the red spot </w:delText>
        </w:r>
      </w:del>
      <w:r>
        <w:rPr>
          <w:rFonts w:ascii="Times New Roman" w:eastAsia="Times New Roman" w:hAnsi="Times New Roman" w:cs="Times New Roman"/>
          <w:color w:val="000000"/>
          <w:sz w:val="24"/>
          <w:szCs w:val="24"/>
        </w:rPr>
        <w:t>until the go</w:t>
      </w:r>
      <w:del w:id="1143" w:author="Rossella Falcone" w:date="2026-03-19T17:13:00Z" w16du:dateUtc="2026-03-19T21:13:00Z">
        <w:r>
          <w:rPr>
            <w:rFonts w:ascii="Times New Roman" w:eastAsia="Times New Roman" w:hAnsi="Times New Roman" w:cs="Times New Roman"/>
            <w:color w:val="000000"/>
            <w:sz w:val="24"/>
            <w:szCs w:val="24"/>
          </w:rPr>
          <w:delText>-</w:delText>
        </w:r>
      </w:del>
      <w:ins w:id="1144" w:author="Rossella Falcone" w:date="2026-03-19T17:13:00Z" w16du:dateUtc="2026-03-19T21:13:00Z">
        <w:r w:rsidR="00DA27C9">
          <w:rPr>
            <w:rFonts w:ascii="Times New Roman" w:eastAsia="Times New Roman" w:hAnsi="Times New Roman" w:cs="Times New Roman"/>
            <w:color w:val="000000"/>
            <w:sz w:val="24"/>
            <w:szCs w:val="24"/>
          </w:rPr>
          <w:t xml:space="preserve"> </w:t>
        </w:r>
      </w:ins>
      <w:r>
        <w:rPr>
          <w:rFonts w:ascii="Times New Roman" w:eastAsia="Times New Roman" w:hAnsi="Times New Roman" w:cs="Times New Roman"/>
          <w:color w:val="000000"/>
          <w:sz w:val="24"/>
          <w:szCs w:val="24"/>
        </w:rPr>
        <w:t xml:space="preserve">signal appeared. </w:t>
      </w:r>
    </w:p>
    <w:p w14:paraId="060083CB" w14:textId="24EC4AAB"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error was registered if the monkey (a) released the </w:t>
      </w:r>
      <w:del w:id="1145" w:author="Rossella Falcone" w:date="2026-03-19T17:13:00Z" w16du:dateUtc="2026-03-19T21:13:00Z">
        <w:r>
          <w:rPr>
            <w:rFonts w:ascii="Times New Roman" w:eastAsia="Times New Roman" w:hAnsi="Times New Roman" w:cs="Times New Roman"/>
            <w:sz w:val="24"/>
            <w:szCs w:val="24"/>
          </w:rPr>
          <w:delText>bar</w:delText>
        </w:r>
      </w:del>
      <w:ins w:id="1146" w:author="Rossella Falcone" w:date="2026-03-19T17:13:00Z" w16du:dateUtc="2026-03-19T21:13:00Z">
        <w:r w:rsidR="00DA27C9">
          <w:rPr>
            <w:rFonts w:ascii="Times New Roman" w:eastAsia="Times New Roman" w:hAnsi="Times New Roman" w:cs="Times New Roman"/>
            <w:sz w:val="24"/>
            <w:szCs w:val="24"/>
          </w:rPr>
          <w:t>lever</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during the cue period, (b) did not maintain gaze in the virtual window, or (c) failed to release the </w:t>
      </w:r>
      <w:del w:id="1147" w:author="Rossella Falcone" w:date="2026-03-19T17:13:00Z" w16du:dateUtc="2026-03-19T21:13:00Z">
        <w:r>
          <w:rPr>
            <w:rFonts w:ascii="Times New Roman" w:eastAsia="Times New Roman" w:hAnsi="Times New Roman" w:cs="Times New Roman"/>
            <w:sz w:val="24"/>
            <w:szCs w:val="24"/>
          </w:rPr>
          <w:delText>bar</w:delText>
        </w:r>
      </w:del>
      <w:ins w:id="1148" w:author="Rossella Falcone" w:date="2026-03-19T17:13:00Z" w16du:dateUtc="2026-03-19T21:13:00Z">
        <w:r w:rsidR="00DA27C9">
          <w:rPr>
            <w:rFonts w:ascii="Times New Roman" w:eastAsia="Times New Roman" w:hAnsi="Times New Roman" w:cs="Times New Roman"/>
            <w:sz w:val="24"/>
            <w:szCs w:val="24"/>
          </w:rPr>
          <w:t>lever</w:t>
        </w:r>
      </w:ins>
      <w:r w:rsidR="00DA27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ms. Following an error, the next trial was a correction trial, during which the offer was repeated. </w:t>
      </w:r>
    </w:p>
    <w:p w14:paraId="41553B3B" w14:textId="77777777" w:rsidR="00397299" w:rsidRDefault="00397299" w:rsidP="00D6162D">
      <w:pPr>
        <w:spacing w:after="0" w:line="480" w:lineRule="auto"/>
        <w:ind w:left="-5"/>
        <w:rPr>
          <w:ins w:id="1149" w:author="Rossella Falcone" w:date="2026-03-19T17:13:00Z" w16du:dateUtc="2026-03-19T21:13:00Z"/>
          <w:rFonts w:ascii="Times New Roman" w:eastAsia="Times New Roman" w:hAnsi="Times New Roman" w:cs="Times New Roman"/>
          <w:sz w:val="24"/>
          <w:szCs w:val="24"/>
        </w:rPr>
      </w:pPr>
    </w:p>
    <w:p w14:paraId="33C54266"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31910F68"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For the behavioral analyses, we used data from all the neural recording days (7 for monkey T and 16 for monkey S).</w:t>
      </w:r>
      <w:r>
        <w:rPr>
          <w:rFonts w:ascii="Times New Roman" w:eastAsia="Times New Roman" w:hAnsi="Times New Roman" w:cs="Times New Roman"/>
          <w:i/>
          <w:iCs/>
          <w:sz w:val="24"/>
          <w:szCs w:val="24"/>
        </w:rPr>
        <w:t xml:space="preserve"> </w:t>
      </w:r>
    </w:p>
    <w:p w14:paraId="2508E625" w14:textId="304491BE" w:rsidR="00D6162D" w:rsidRDefault="00D6162D" w:rsidP="00D6162D">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The probability of accepting an offer was calculated </w:t>
      </w:r>
      <w:del w:id="1150" w:author="Rossella Falcone" w:date="2026-03-19T17:13:00Z" w16du:dateUtc="2026-03-19T21:13:00Z">
        <w:r>
          <w:rPr>
            <w:rFonts w:ascii="Times New Roman" w:eastAsia="Times New Roman" w:hAnsi="Times New Roman" w:cs="Times New Roman"/>
            <w:sz w:val="24"/>
            <w:szCs w:val="24"/>
          </w:rPr>
          <w:delText xml:space="preserve">independently </w:delText>
        </w:r>
      </w:del>
      <w:r>
        <w:rPr>
          <w:rFonts w:ascii="Times New Roman" w:eastAsia="Times New Roman" w:hAnsi="Times New Roman" w:cs="Times New Roman"/>
          <w:sz w:val="24"/>
          <w:szCs w:val="24"/>
        </w:rPr>
        <w:t>for each of the 9 offers</w:t>
      </w:r>
      <w:ins w:id="1151" w:author="Rossella Falcone" w:date="2026-03-19T17:13:00Z" w16du:dateUtc="2026-03-19T21:13:00Z">
        <w:r w:rsidR="00DA27C9" w:rsidRPr="00DA27C9">
          <w:rPr>
            <w:rFonts w:ascii="Times New Roman" w:eastAsia="Times New Roman" w:hAnsi="Times New Roman" w:cs="Times New Roman"/>
            <w:sz w:val="24"/>
            <w:szCs w:val="24"/>
          </w:rPr>
          <w:t xml:space="preserve"> </w:t>
        </w:r>
        <w:r w:rsidR="00DA27C9">
          <w:rPr>
            <w:rFonts w:ascii="Times New Roman" w:eastAsia="Times New Roman" w:hAnsi="Times New Roman" w:cs="Times New Roman"/>
            <w:sz w:val="24"/>
            <w:szCs w:val="24"/>
          </w:rPr>
          <w:t>independently</w:t>
        </w:r>
      </w:ins>
      <w:r>
        <w:rPr>
          <w:rFonts w:ascii="Times New Roman" w:eastAsia="Times New Roman" w:hAnsi="Times New Roman" w:cs="Times New Roman"/>
          <w:sz w:val="24"/>
          <w:szCs w:val="24"/>
        </w:rPr>
        <w:t xml:space="preserve">.  </w:t>
      </w:r>
    </w:p>
    <w:p w14:paraId="6171D95B" w14:textId="3E250B25" w:rsidR="00D6162D" w:rsidRDefault="00431C78" w:rsidP="00D6162D">
      <w:pPr>
        <w:shd w:val="clear" w:color="auto" w:fill="FFFFFF"/>
        <w:spacing w:after="0" w:line="480" w:lineRule="auto"/>
        <w:rPr>
          <w:rFonts w:ascii="Times New Roman" w:eastAsia="Times New Roman" w:hAnsi="Times New Roman" w:cs="Times New Roman"/>
          <w:sz w:val="24"/>
          <w:szCs w:val="24"/>
        </w:rPr>
      </w:pPr>
      <w:del w:id="1152" w:author="Rossella Falcone" w:date="2026-03-19T17:13:00Z" w16du:dateUtc="2026-03-19T21:13:00Z">
        <w:r>
          <w:rPr>
            <w:rFonts w:ascii="Times New Roman" w:eastAsia="Times New Roman" w:hAnsi="Times New Roman" w:cs="Times New Roman"/>
            <w:sz w:val="24"/>
            <w:szCs w:val="24"/>
          </w:rPr>
          <w:delText xml:space="preserve">Behavior was fit separately for </w:delText>
        </w:r>
      </w:del>
      <w:ins w:id="1153" w:author="Rossella Falcone" w:date="2026-03-19T17:13:00Z" w16du:dateUtc="2026-03-19T21:13:00Z">
        <w:r w:rsidR="00DA27C9">
          <w:rPr>
            <w:rFonts w:ascii="Times New Roman" w:eastAsia="Times New Roman" w:hAnsi="Times New Roman" w:cs="Times New Roman"/>
            <w:sz w:val="24"/>
            <w:szCs w:val="24"/>
          </w:rPr>
          <w:t>The b</w:t>
        </w:r>
        <w:r>
          <w:rPr>
            <w:rFonts w:ascii="Times New Roman" w:eastAsia="Times New Roman" w:hAnsi="Times New Roman" w:cs="Times New Roman"/>
            <w:sz w:val="24"/>
            <w:szCs w:val="24"/>
          </w:rPr>
          <w:t>ehavior</w:t>
        </w:r>
        <w:r w:rsidR="00DA27C9">
          <w:rPr>
            <w:rFonts w:ascii="Times New Roman" w:eastAsia="Times New Roman" w:hAnsi="Times New Roman" w:cs="Times New Roman"/>
            <w:sz w:val="24"/>
            <w:szCs w:val="24"/>
          </w:rPr>
          <w:t xml:space="preserve"> of </w:t>
        </w:r>
      </w:ins>
      <w:r w:rsidR="00DA27C9">
        <w:rPr>
          <w:rFonts w:ascii="Times New Roman" w:eastAsia="Times New Roman" w:hAnsi="Times New Roman" w:cs="Times New Roman"/>
          <w:sz w:val="24"/>
          <w:szCs w:val="24"/>
        </w:rPr>
        <w:t>the two monkeys</w:t>
      </w:r>
      <w:r>
        <w:rPr>
          <w:rFonts w:ascii="Times New Roman" w:eastAsia="Times New Roman" w:hAnsi="Times New Roman" w:cs="Times New Roman"/>
          <w:sz w:val="24"/>
          <w:szCs w:val="24"/>
        </w:rPr>
        <w:t xml:space="preserve"> </w:t>
      </w:r>
      <w:ins w:id="1154" w:author="Rossella Falcone" w:date="2026-03-19T17:13:00Z" w16du:dateUtc="2026-03-19T21:13:00Z">
        <w:r>
          <w:rPr>
            <w:rFonts w:ascii="Times New Roman" w:eastAsia="Times New Roman" w:hAnsi="Times New Roman" w:cs="Times New Roman"/>
            <w:sz w:val="24"/>
            <w:szCs w:val="24"/>
          </w:rPr>
          <w:t xml:space="preserve">was </w:t>
        </w:r>
        <w:r w:rsidR="00DA27C9">
          <w:rPr>
            <w:rFonts w:ascii="Times New Roman" w:eastAsia="Times New Roman" w:hAnsi="Times New Roman" w:cs="Times New Roman"/>
            <w:sz w:val="24"/>
            <w:szCs w:val="24"/>
          </w:rPr>
          <w:t xml:space="preserve">modeled </w:t>
        </w:r>
        <w:r>
          <w:rPr>
            <w:rFonts w:ascii="Times New Roman" w:eastAsia="Times New Roman" w:hAnsi="Times New Roman" w:cs="Times New Roman"/>
            <w:sz w:val="24"/>
            <w:szCs w:val="24"/>
          </w:rPr>
          <w:t xml:space="preserve">separately </w:t>
        </w:r>
      </w:ins>
      <w:r>
        <w:rPr>
          <w:rFonts w:ascii="Times New Roman" w:eastAsia="Times New Roman" w:hAnsi="Times New Roman" w:cs="Times New Roman"/>
          <w:sz w:val="24"/>
          <w:szCs w:val="24"/>
        </w:rPr>
        <w:t>using r</w:t>
      </w:r>
      <w:r w:rsidR="00D6162D">
        <w:rPr>
          <w:rFonts w:ascii="Times New Roman" w:eastAsia="Times New Roman" w:hAnsi="Times New Roman" w:cs="Times New Roman"/>
          <w:sz w:val="24"/>
          <w:szCs w:val="24"/>
        </w:rPr>
        <w:t>einforcement learning models</w:t>
      </w:r>
      <w:r>
        <w:rPr>
          <w:rFonts w:ascii="Times New Roman" w:eastAsia="Times New Roman" w:hAnsi="Times New Roman" w:cs="Times New Roman"/>
          <w:sz w:val="24"/>
          <w:szCs w:val="24"/>
        </w:rPr>
        <w:t>, in which t</w:t>
      </w:r>
      <w:r w:rsidR="00D6162D">
        <w:rPr>
          <w:rFonts w:ascii="Times New Roman" w:eastAsia="Times New Roman" w:hAnsi="Times New Roman" w:cs="Times New Roman"/>
          <w:sz w:val="24"/>
          <w:szCs w:val="24"/>
        </w:rPr>
        <w:t xml:space="preserve">he probability of </w:t>
      </w:r>
      <w:del w:id="1155" w:author="Rossella Falcone" w:date="2026-03-19T17:13:00Z" w16du:dateUtc="2026-03-19T21:13:00Z">
        <w:r w:rsidR="00D6162D">
          <w:rPr>
            <w:rFonts w:ascii="Times New Roman" w:eastAsia="Times New Roman" w:hAnsi="Times New Roman" w:cs="Times New Roman"/>
            <w:sz w:val="24"/>
            <w:szCs w:val="24"/>
          </w:rPr>
          <w:delText>choosing to accept</w:delText>
        </w:r>
      </w:del>
      <w:ins w:id="1156" w:author="Rossella Falcone" w:date="2026-03-19T17:13:00Z" w16du:dateUtc="2026-03-19T21:13:00Z">
        <w:r w:rsidR="00D6162D">
          <w:rPr>
            <w:rFonts w:ascii="Times New Roman" w:eastAsia="Times New Roman" w:hAnsi="Times New Roman" w:cs="Times New Roman"/>
            <w:sz w:val="24"/>
            <w:szCs w:val="24"/>
          </w:rPr>
          <w:t>accept</w:t>
        </w:r>
        <w:r w:rsidR="00DA27C9">
          <w:rPr>
            <w:rFonts w:ascii="Times New Roman" w:eastAsia="Times New Roman" w:hAnsi="Times New Roman" w:cs="Times New Roman"/>
            <w:sz w:val="24"/>
            <w:szCs w:val="24"/>
          </w:rPr>
          <w:t>ing</w:t>
        </w:r>
      </w:ins>
      <w:r w:rsidR="00D6162D">
        <w:rPr>
          <w:rFonts w:ascii="Times New Roman" w:eastAsia="Times New Roman" w:hAnsi="Times New Roman" w:cs="Times New Roman"/>
          <w:sz w:val="24"/>
          <w:szCs w:val="24"/>
        </w:rPr>
        <w:t xml:space="preserve"> an offer </w:t>
      </w:r>
      <w:del w:id="1157" w:author="Rossella Falcone" w:date="2026-03-19T17:13:00Z" w16du:dateUtc="2026-03-19T21:13:00Z">
        <w:r w:rsidR="00D6162D">
          <w:rPr>
            <w:rFonts w:ascii="Times New Roman" w:eastAsia="Times New Roman" w:hAnsi="Times New Roman" w:cs="Times New Roman"/>
            <w:sz w:val="24"/>
            <w:szCs w:val="24"/>
          </w:rPr>
          <w:delText>is</w:delText>
        </w:r>
      </w:del>
      <w:ins w:id="1158" w:author="Rossella Falcone" w:date="2026-03-19T17:13:00Z" w16du:dateUtc="2026-03-19T21:13:00Z">
        <w:r w:rsidR="00DA27C9">
          <w:rPr>
            <w:rFonts w:ascii="Times New Roman" w:eastAsia="Times New Roman" w:hAnsi="Times New Roman" w:cs="Times New Roman"/>
            <w:sz w:val="24"/>
            <w:szCs w:val="24"/>
          </w:rPr>
          <w:t>wa</w:t>
        </w:r>
        <w:r w:rsidR="00D6162D">
          <w:rPr>
            <w:rFonts w:ascii="Times New Roman" w:eastAsia="Times New Roman" w:hAnsi="Times New Roman" w:cs="Times New Roman"/>
            <w:sz w:val="24"/>
            <w:szCs w:val="24"/>
          </w:rPr>
          <w:t>s</w:t>
        </w:r>
      </w:ins>
      <w:r w:rsidR="00D6162D">
        <w:rPr>
          <w:rFonts w:ascii="Times New Roman" w:eastAsia="Times New Roman" w:hAnsi="Times New Roman" w:cs="Times New Roman"/>
          <w:sz w:val="24"/>
          <w:szCs w:val="24"/>
        </w:rPr>
        <w:t xml:space="preserve"> modelled through a </w:t>
      </w:r>
      <w:r w:rsidR="00D6162D">
        <w:rPr>
          <w:rFonts w:ascii="Times New Roman" w:eastAsia="Times New Roman" w:hAnsi="Times New Roman" w:cs="Times New Roman"/>
          <w:i/>
          <w:iCs/>
          <w:sz w:val="24"/>
          <w:szCs w:val="24"/>
        </w:rPr>
        <w:t>SoftMax</w:t>
      </w:r>
      <w:r w:rsidR="00D6162D">
        <w:rPr>
          <w:rFonts w:ascii="Times New Roman" w:eastAsia="Times New Roman" w:hAnsi="Times New Roman" w:cs="Times New Roman"/>
          <w:sz w:val="24"/>
          <w:szCs w:val="24"/>
        </w:rPr>
        <w:t xml:space="preserve"> function as </w:t>
      </w:r>
    </w:p>
    <w:p w14:paraId="67AC4F93" w14:textId="77777777" w:rsidR="00D6162D" w:rsidRDefault="00D6162D" w:rsidP="00D6162D">
      <w:pPr>
        <w:shd w:val="clear" w:color="auto" w:fill="FFFFFF"/>
        <w:spacing w:after="0" w:line="480" w:lineRule="auto"/>
        <w:jc w:val="center"/>
        <w:rPr>
          <w:rFonts w:ascii="Times New Roman" w:eastAsia="Times New Roman" w:hAnsi="Times New Roman" w:cs="Times New Roman"/>
          <w:b/>
          <w:bCs/>
          <w:sz w:val="24"/>
          <w:szCs w:val="24"/>
        </w:rPr>
      </w:pPr>
      <m:oMathPara>
        <m:oMathParaPr>
          <m:jc m:val="center"/>
        </m:oMathParaP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β⋅</m:t>
                  </m:r>
                  <m:d>
                    <m:dPr>
                      <m:ctrlPr>
                        <w:rPr>
                          <w:rFonts w:ascii="Cambria Math" w:hAnsi="Cambria Math"/>
                        </w:rPr>
                      </m:ctrlPr>
                    </m:dPr>
                    <m:e>
                      <m:r>
                        <w:rPr>
                          <w:rFonts w:ascii="Cambria Math" w:hAnsi="Cambria Math"/>
                        </w:rPr>
                        <m:t>θ-V</m:t>
                      </m:r>
                      <m:d>
                        <m:dPr>
                          <m:ctrlPr>
                            <w:rPr>
                              <w:rFonts w:ascii="Cambria Math" w:hAnsi="Cambria Math"/>
                            </w:rPr>
                          </m:ctrlPr>
                        </m:dPr>
                        <m:e>
                          <m:r>
                            <w:rPr>
                              <w:rFonts w:ascii="Cambria Math" w:hAnsi="Cambria Math"/>
                            </w:rPr>
                            <m:t>drop,delay</m:t>
                          </m:r>
                        </m:e>
                      </m:d>
                    </m:e>
                  </m:d>
                </m:sup>
              </m:sSup>
            </m:den>
          </m:f>
        </m:oMath>
      </m:oMathPara>
    </w:p>
    <w:p w14:paraId="58759A3C" w14:textId="2E296C39" w:rsidR="00D6162D" w:rsidRDefault="00D6162D" w:rsidP="00D6162D">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m:oMath>
        <m:r>
          <w:rPr>
            <w:rFonts w:ascii="Cambria Math" w:hAnsi="Cambria Math"/>
          </w:rPr>
          <m:t>θ</m:t>
        </m:r>
      </m:oMath>
      <w:r>
        <w:rPr>
          <w:rFonts w:ascii="Times New Roman" w:eastAsia="Times New Roman" w:hAnsi="Times New Roman" w:cs="Times New Roman"/>
          <w:sz w:val="24"/>
          <w:szCs w:val="24"/>
        </w:rPr>
        <w:t xml:space="preserve"> is </w:t>
      </w:r>
      <w:ins w:id="1159" w:author="Rossella Falcone" w:date="2026-03-19T17:13:00Z" w16du:dateUtc="2026-03-19T21:13:00Z">
        <w:r w:rsidR="00DA27C9">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decision threshold</w:t>
      </w:r>
      <w:del w:id="1160" w:author="Rossella Falcone" w:date="2026-03-19T17:13:00Z" w16du:dateUtc="2026-03-19T21:13:00Z">
        <w:r>
          <w:rPr>
            <w:rFonts w:ascii="Times New Roman" w:eastAsia="Times New Roman" w:hAnsi="Times New Roman" w:cs="Times New Roman"/>
            <w:sz w:val="24"/>
            <w:szCs w:val="24"/>
          </w:rPr>
          <w:delText>,</w:delText>
        </w:r>
      </w:del>
      <w:ins w:id="1161" w:author="Rossella Falcone" w:date="2026-03-19T17:13:00Z" w16du:dateUtc="2026-03-19T21:13:00Z">
        <w:r w:rsidR="00DA27C9">
          <w:rPr>
            <w:rFonts w:ascii="Times New Roman" w:eastAsia="Times New Roman" w:hAnsi="Times New Roman" w:cs="Times New Roman"/>
            <w:sz w:val="24"/>
            <w:szCs w:val="24"/>
          </w:rPr>
          <w:t xml:space="preserve"> and</w:t>
        </w:r>
      </w:ins>
      <w:r>
        <w:rPr>
          <w:rFonts w:ascii="Times New Roman" w:eastAsia="Times New Roman" w:hAnsi="Times New Roman" w:cs="Times New Roman"/>
          <w:sz w:val="24"/>
          <w:szCs w:val="24"/>
        </w:rPr>
        <w:t xml:space="preserve"> </w:t>
      </w:r>
      <m:oMath>
        <m:r>
          <w:rPr>
            <w:rFonts w:ascii="Cambria Math" w:hAnsi="Cambria Math"/>
          </w:rPr>
          <m:t>β</m:t>
        </m:r>
      </m:oMath>
      <w:r>
        <w:rPr>
          <w:rFonts w:ascii="Times New Roman" w:eastAsia="Times New Roman" w:hAnsi="Times New Roman" w:cs="Times New Roman"/>
          <w:sz w:val="24"/>
          <w:szCs w:val="24"/>
        </w:rPr>
        <w:t xml:space="preserve"> is the temperature term.</w:t>
      </w:r>
    </w:p>
    <w:p w14:paraId="32AAD5DA" w14:textId="77777777" w:rsidR="00D6162D" w:rsidRDefault="00D6162D" w:rsidP="00D6162D">
      <w:pPr>
        <w:spacing w:after="0" w:line="480" w:lineRule="auto"/>
        <w:ind w:left="-5"/>
        <w:jc w:val="center"/>
        <w:rPr>
          <w:rFonts w:ascii="Times New Roman" w:eastAsia="Times New Roman" w:hAnsi="Times New Roman" w:cs="Times New Roman"/>
          <w:b/>
          <w:bCs/>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drop,delay</m:t>
              </m:r>
            </m:e>
          </m:d>
          <m:r>
            <w:rPr>
              <w:rFonts w:ascii="Cambria Math" w:hAnsi="Cambria Math"/>
            </w:rPr>
            <m:t>=</m:t>
          </m:r>
          <m:f>
            <m:fPr>
              <m:ctrlPr>
                <w:rPr>
                  <w:rFonts w:ascii="Cambria Math" w:hAnsi="Cambria Math"/>
                </w:rPr>
              </m:ctrlPr>
            </m:fPr>
            <m:num>
              <m:r>
                <w:rPr>
                  <w:rFonts w:ascii="Cambria Math" w:hAnsi="Cambria Math"/>
                </w:rPr>
                <m:t>drop</m:t>
              </m:r>
            </m:num>
            <m:den>
              <m:r>
                <w:rPr>
                  <w:rFonts w:ascii="Cambria Math" w:hAnsi="Cambria Math"/>
                </w:rPr>
                <m:t>1+k⋅delay</m:t>
              </m:r>
            </m:den>
          </m:f>
        </m:oMath>
      </m:oMathPara>
    </w:p>
    <w:p w14:paraId="6E9C5C27" w14:textId="0629A220" w:rsidR="00020387" w:rsidRDefault="00D6162D" w:rsidP="00640EBD">
      <w:pPr>
        <w:spacing w:after="0" w:line="480" w:lineRule="auto"/>
        <w:ind w:left="-5"/>
        <w:rPr>
          <w:rFonts w:ascii="Times New Roman" w:eastAsia="Times New Roman" w:hAnsi="Times New Roman" w:cs="Times New Roman"/>
          <w:sz w:val="24"/>
          <w:szCs w:val="24"/>
        </w:rPr>
      </w:pPr>
      <m:oMath>
        <m:r>
          <w:rPr>
            <w:rFonts w:ascii="Cambria Math" w:hAnsi="Cambria Math"/>
          </w:rPr>
          <m:t>k</m:t>
        </m:r>
      </m:oMath>
      <w:r>
        <w:rPr>
          <w:rFonts w:ascii="Times New Roman" w:eastAsia="Times New Roman" w:hAnsi="Times New Roman" w:cs="Times New Roman"/>
          <w:sz w:val="24"/>
          <w:szCs w:val="24"/>
        </w:rPr>
        <w:t xml:space="preserve"> is the hyperbolic discounting factor. The free parameters </w:t>
      </w:r>
      <m:oMath>
        <m:r>
          <w:rPr>
            <w:rFonts w:ascii="Cambria Math" w:hAnsi="Cambria Math"/>
          </w:rPr>
          <m:t>θ,β,k</m:t>
        </m:r>
      </m:oMath>
      <w:r>
        <w:rPr>
          <w:rFonts w:ascii="Times New Roman" w:eastAsia="Times New Roman" w:hAnsi="Times New Roman" w:cs="Times New Roman"/>
          <w:sz w:val="24"/>
          <w:szCs w:val="24"/>
        </w:rPr>
        <w:t xml:space="preserve"> </w:t>
      </w:r>
      <w:del w:id="1162" w:author="Rossella Falcone" w:date="2026-03-19T17:13:00Z" w16du:dateUtc="2026-03-19T21:13:00Z">
        <w:r>
          <w:rPr>
            <w:rFonts w:ascii="Times New Roman" w:eastAsia="Times New Roman" w:hAnsi="Times New Roman" w:cs="Times New Roman"/>
            <w:sz w:val="24"/>
            <w:szCs w:val="24"/>
          </w:rPr>
          <w:delText>are fit</w:delText>
        </w:r>
      </w:del>
      <w:ins w:id="1163" w:author="Rossella Falcone" w:date="2026-03-19T17:13:00Z" w16du:dateUtc="2026-03-19T21:13:00Z">
        <w:r w:rsidR="00DA27C9">
          <w:rPr>
            <w:rFonts w:ascii="Times New Roman" w:eastAsia="Times New Roman" w:hAnsi="Times New Roman" w:cs="Times New Roman"/>
            <w:sz w:val="24"/>
            <w:szCs w:val="24"/>
          </w:rPr>
          <w:t>were fitted</w:t>
        </w:r>
      </w:ins>
      <w:r>
        <w:rPr>
          <w:rFonts w:ascii="Times New Roman" w:eastAsia="Times New Roman" w:hAnsi="Times New Roman" w:cs="Times New Roman"/>
          <w:sz w:val="24"/>
          <w:szCs w:val="24"/>
        </w:rPr>
        <w:t xml:space="preserve"> via maximum likelihood estimation. </w:t>
      </w:r>
    </w:p>
    <w:p w14:paraId="3F2B21C3" w14:textId="6ED6444C" w:rsidR="00020387" w:rsidRDefault="00020387" w:rsidP="00640EBD">
      <w:pPr>
        <w:shd w:val="clear" w:color="auto" w:fill="FFFFFF"/>
        <w:spacing w:after="0" w:line="480" w:lineRule="auto"/>
        <w:ind w:firstLine="360"/>
        <w:rPr>
          <w:rFonts w:ascii="Times New Roman" w:eastAsia="Times New Roman" w:hAnsi="Times New Roman" w:cs="Times New Roman"/>
          <w:sz w:val="24"/>
          <w:szCs w:val="24"/>
        </w:rPr>
      </w:pPr>
      <w:r w:rsidRPr="00DA27C9">
        <w:rPr>
          <w:rFonts w:ascii="Times New Roman" w:hAnsi="Times New Roman"/>
          <w:sz w:val="24"/>
          <w:rPrChange w:id="1164" w:author="Rossella Falcone" w:date="2026-03-19T17:13:00Z" w16du:dateUtc="2026-03-19T21:13:00Z">
            <w:rPr>
              <w:rFonts w:ascii="Times New Roman" w:hAnsi="Times New Roman"/>
              <w:sz w:val="24"/>
              <w:highlight w:val="yellow"/>
            </w:rPr>
          </w:rPrChange>
        </w:rPr>
        <w:t xml:space="preserve">To examine how the timing </w:t>
      </w:r>
      <w:r w:rsidR="00DA27C9" w:rsidRPr="00DA27C9">
        <w:rPr>
          <w:rFonts w:ascii="Times New Roman" w:hAnsi="Times New Roman"/>
          <w:sz w:val="24"/>
          <w:rPrChange w:id="1165" w:author="Rossella Falcone" w:date="2026-03-19T17:13:00Z" w16du:dateUtc="2026-03-19T21:13:00Z">
            <w:rPr>
              <w:rFonts w:ascii="Times New Roman" w:hAnsi="Times New Roman"/>
              <w:sz w:val="24"/>
              <w:highlight w:val="yellow"/>
            </w:rPr>
          </w:rPrChange>
        </w:rPr>
        <w:t xml:space="preserve">of </w:t>
      </w:r>
      <w:del w:id="1166" w:author="Rossella Falcone" w:date="2026-03-19T17:13:00Z" w16du:dateUtc="2026-03-19T21:13:00Z">
        <w:r w:rsidRPr="00640EBD">
          <w:rPr>
            <w:rFonts w:ascii="Times New Roman" w:eastAsia="Times New Roman" w:hAnsi="Times New Roman" w:cs="Times New Roman"/>
            <w:sz w:val="24"/>
            <w:szCs w:val="24"/>
            <w:highlight w:val="yellow"/>
          </w:rPr>
          <w:delText>action opportunities</w:delText>
        </w:r>
      </w:del>
      <w:ins w:id="1167" w:author="Rossella Falcone" w:date="2026-03-19T17:13:00Z" w16du:dateUtc="2026-03-19T21:13:00Z">
        <w:r w:rsidR="00DA27C9" w:rsidRPr="00DA27C9">
          <w:rPr>
            <w:rFonts w:ascii="Times New Roman" w:eastAsia="Times New Roman" w:hAnsi="Times New Roman" w:cs="Times New Roman"/>
            <w:sz w:val="24"/>
            <w:szCs w:val="24"/>
          </w:rPr>
          <w:t>go signals</w:t>
        </w:r>
      </w:ins>
      <w:r w:rsidRPr="00DA27C9">
        <w:rPr>
          <w:rFonts w:ascii="Times New Roman" w:hAnsi="Times New Roman"/>
          <w:sz w:val="24"/>
          <w:rPrChange w:id="1168" w:author="Rossella Falcone" w:date="2026-03-19T17:13:00Z" w16du:dateUtc="2026-03-19T21:13:00Z">
            <w:rPr>
              <w:rFonts w:ascii="Times New Roman" w:hAnsi="Times New Roman"/>
              <w:sz w:val="24"/>
              <w:highlight w:val="yellow"/>
            </w:rPr>
          </w:rPrChange>
        </w:rPr>
        <w:t xml:space="preserve"> shapes value computation, and whether monkeys show different strategies, we compared three </w:t>
      </w:r>
      <w:ins w:id="1169" w:author="Rossella Falcone" w:date="2026-03-19T17:13:00Z" w16du:dateUtc="2026-03-19T21:13:00Z">
        <w:r w:rsidR="00DA27C9">
          <w:rPr>
            <w:rFonts w:ascii="Times New Roman" w:eastAsia="Times New Roman" w:hAnsi="Times New Roman" w:cs="Times New Roman"/>
            <w:sz w:val="24"/>
            <w:szCs w:val="24"/>
          </w:rPr>
          <w:t xml:space="preserve">behavioral </w:t>
        </w:r>
      </w:ins>
      <w:r w:rsidRPr="00DA27C9">
        <w:rPr>
          <w:rFonts w:ascii="Times New Roman" w:hAnsi="Times New Roman"/>
          <w:sz w:val="24"/>
          <w:rPrChange w:id="1170" w:author="Rossella Falcone" w:date="2026-03-19T17:13:00Z" w16du:dateUtc="2026-03-19T21:13:00Z">
            <w:rPr>
              <w:rFonts w:ascii="Times New Roman" w:hAnsi="Times New Roman"/>
              <w:sz w:val="24"/>
              <w:highlight w:val="yellow"/>
            </w:rPr>
          </w:rPrChange>
        </w:rPr>
        <w:t xml:space="preserve">models. </w:t>
      </w:r>
      <w:del w:id="1171" w:author="Siyu Wang" w:date="2026-03-23T02:35:00Z" w16du:dateUtc="2026-03-23T06:35:00Z">
        <w:r w:rsidRPr="00DA27C9" w:rsidDel="009C5A4A">
          <w:rPr>
            <w:rFonts w:ascii="Times New Roman" w:hAnsi="Times New Roman"/>
            <w:sz w:val="24"/>
            <w:rPrChange w:id="1172" w:author="Rossella Falcone" w:date="2026-03-19T17:13:00Z" w16du:dateUtc="2026-03-19T21:13:00Z">
              <w:rPr>
                <w:rFonts w:ascii="Times New Roman" w:hAnsi="Times New Roman"/>
                <w:sz w:val="24"/>
                <w:highlight w:val="yellow"/>
              </w:rPr>
            </w:rPrChange>
          </w:rPr>
          <w:delText xml:space="preserve">These models allowed us to test whether animals </w:delText>
        </w:r>
        <w:r w:rsidRPr="00DA27C9" w:rsidDel="009C5A4A">
          <w:rPr>
            <w:rFonts w:ascii="Times New Roman" w:hAnsi="Times New Roman"/>
            <w:b/>
            <w:sz w:val="24"/>
            <w:rPrChange w:id="1173" w:author="Rossella Falcone" w:date="2026-03-19T17:13:00Z" w16du:dateUtc="2026-03-19T21:13:00Z">
              <w:rPr>
                <w:rFonts w:ascii="Times New Roman" w:hAnsi="Times New Roman"/>
                <w:b/>
                <w:sz w:val="24"/>
                <w:highlight w:val="yellow"/>
              </w:rPr>
            </w:rPrChange>
          </w:rPr>
          <w:delText>1</w:delText>
        </w:r>
        <w:r w:rsidR="0077598C" w:rsidRPr="00DA27C9" w:rsidDel="009C5A4A">
          <w:rPr>
            <w:rFonts w:ascii="Times New Roman" w:hAnsi="Times New Roman"/>
            <w:b/>
            <w:sz w:val="24"/>
            <w:rPrChange w:id="1174" w:author="Rossella Falcone" w:date="2026-03-19T17:13:00Z" w16du:dateUtc="2026-03-19T21:13:00Z">
              <w:rPr>
                <w:rFonts w:ascii="Times New Roman" w:hAnsi="Times New Roman"/>
                <w:b/>
                <w:sz w:val="24"/>
                <w:highlight w:val="yellow"/>
              </w:rPr>
            </w:rPrChange>
          </w:rPr>
          <w:delText>)</w:delText>
        </w:r>
        <w:r w:rsidRPr="00DA27C9" w:rsidDel="009C5A4A">
          <w:rPr>
            <w:rFonts w:ascii="Times New Roman" w:hAnsi="Times New Roman"/>
            <w:sz w:val="24"/>
            <w:rPrChange w:id="1175" w:author="Rossella Falcone" w:date="2026-03-19T17:13:00Z" w16du:dateUtc="2026-03-19T21:13:00Z">
              <w:rPr>
                <w:rFonts w:ascii="Times New Roman" w:hAnsi="Times New Roman"/>
                <w:sz w:val="24"/>
                <w:highlight w:val="yellow"/>
              </w:rPr>
            </w:rPrChange>
          </w:rPr>
          <w:delText xml:space="preserve"> </w:delText>
        </w:r>
        <w:r w:rsidR="0077598C" w:rsidRPr="00DA27C9" w:rsidDel="009C5A4A">
          <w:rPr>
            <w:rFonts w:ascii="Times New Roman" w:hAnsi="Times New Roman"/>
            <w:sz w:val="24"/>
            <w:rPrChange w:id="1176" w:author="Rossella Falcone" w:date="2026-03-19T17:13:00Z" w16du:dateUtc="2026-03-19T21:13:00Z">
              <w:rPr>
                <w:rFonts w:ascii="Times New Roman" w:hAnsi="Times New Roman"/>
                <w:sz w:val="24"/>
                <w:highlight w:val="yellow"/>
              </w:rPr>
            </w:rPrChange>
          </w:rPr>
          <w:delText xml:space="preserve">compute discounted value </w:delText>
        </w:r>
        <w:r w:rsidRPr="00DA27C9" w:rsidDel="009C5A4A">
          <w:rPr>
            <w:rFonts w:ascii="Times New Roman" w:hAnsi="Times New Roman"/>
            <w:sz w:val="24"/>
            <w:rPrChange w:id="1177" w:author="Rossella Falcone" w:date="2026-03-19T17:13:00Z" w16du:dateUtc="2026-03-19T21:13:00Z">
              <w:rPr>
                <w:rFonts w:ascii="Times New Roman" w:hAnsi="Times New Roman"/>
                <w:sz w:val="24"/>
                <w:highlight w:val="yellow"/>
              </w:rPr>
            </w:rPrChange>
          </w:rPr>
          <w:delText xml:space="preserve">independently of the go signal, </w:delText>
        </w:r>
        <w:r w:rsidR="00397299" w:rsidRPr="00DA27C9" w:rsidDel="009C5A4A">
          <w:rPr>
            <w:rFonts w:ascii="Times New Roman" w:hAnsi="Times New Roman"/>
            <w:b/>
            <w:sz w:val="24"/>
            <w:rPrChange w:id="1178" w:author="Rossella Falcone" w:date="2026-03-19T17:13:00Z" w16du:dateUtc="2026-03-19T21:13:00Z">
              <w:rPr>
                <w:rFonts w:ascii="Times New Roman" w:hAnsi="Times New Roman"/>
                <w:b/>
                <w:sz w:val="24"/>
                <w:highlight w:val="yellow"/>
              </w:rPr>
            </w:rPrChange>
          </w:rPr>
          <w:delText>2)</w:delText>
        </w:r>
        <w:r w:rsidR="00397299" w:rsidRPr="00DA27C9" w:rsidDel="009C5A4A">
          <w:rPr>
            <w:rFonts w:ascii="Times New Roman" w:hAnsi="Times New Roman"/>
            <w:sz w:val="24"/>
            <w:rPrChange w:id="1179" w:author="Rossella Falcone" w:date="2026-03-19T17:13:00Z" w16du:dateUtc="2026-03-19T21:13:00Z">
              <w:rPr>
                <w:rFonts w:ascii="Times New Roman" w:hAnsi="Times New Roman"/>
                <w:sz w:val="24"/>
                <w:highlight w:val="yellow"/>
              </w:rPr>
            </w:rPrChange>
          </w:rPr>
          <w:delText xml:space="preserve"> </w:delText>
        </w:r>
        <w:r w:rsidRPr="00640EBD" w:rsidDel="009C5A4A">
          <w:rPr>
            <w:rFonts w:ascii="Times New Roman" w:eastAsia="Times New Roman" w:hAnsi="Times New Roman" w:cs="Times New Roman"/>
            <w:sz w:val="24"/>
            <w:szCs w:val="24"/>
            <w:highlight w:val="yellow"/>
          </w:rPr>
          <w:delText>includ</w:delText>
        </w:r>
        <w:r w:rsidR="0077598C" w:rsidRPr="00640EBD" w:rsidDel="009C5A4A">
          <w:rPr>
            <w:rFonts w:ascii="Times New Roman" w:eastAsia="Times New Roman" w:hAnsi="Times New Roman" w:cs="Times New Roman"/>
            <w:sz w:val="24"/>
            <w:szCs w:val="24"/>
            <w:highlight w:val="yellow"/>
          </w:rPr>
          <w:delText>e</w:delText>
        </w:r>
        <w:r w:rsidRPr="00640EBD" w:rsidDel="009C5A4A">
          <w:rPr>
            <w:rFonts w:ascii="Times New Roman" w:eastAsia="Times New Roman" w:hAnsi="Times New Roman" w:cs="Times New Roman"/>
            <w:sz w:val="24"/>
            <w:szCs w:val="24"/>
            <w:highlight w:val="yellow"/>
          </w:rPr>
          <w:delText xml:space="preserve"> the timing of the go signal</w:delText>
        </w:r>
        <w:r w:rsidR="0077598C" w:rsidRPr="00640EBD" w:rsidDel="009C5A4A">
          <w:rPr>
            <w:rFonts w:ascii="Times New Roman" w:eastAsia="Times New Roman" w:hAnsi="Times New Roman" w:cs="Times New Roman"/>
            <w:sz w:val="24"/>
            <w:szCs w:val="24"/>
            <w:highlight w:val="yellow"/>
          </w:rPr>
          <w:delText xml:space="preserve"> into value estimation</w:delText>
        </w:r>
        <w:r w:rsidRPr="00640EBD" w:rsidDel="009C5A4A">
          <w:rPr>
            <w:rFonts w:ascii="Times New Roman" w:eastAsia="Times New Roman" w:hAnsi="Times New Roman" w:cs="Times New Roman"/>
            <w:sz w:val="24"/>
            <w:szCs w:val="24"/>
            <w:highlight w:val="yellow"/>
          </w:rPr>
          <w:delText xml:space="preserve">, </w:delText>
        </w:r>
        <w:r w:rsidRPr="00640EBD" w:rsidDel="009C5A4A">
          <w:rPr>
            <w:rFonts w:ascii="Times New Roman" w:eastAsia="Times New Roman" w:hAnsi="Times New Roman" w:cs="Times New Roman"/>
            <w:b/>
            <w:bCs/>
            <w:sz w:val="24"/>
            <w:szCs w:val="24"/>
            <w:highlight w:val="yellow"/>
          </w:rPr>
          <w:delText>3</w:delText>
        </w:r>
        <w:r w:rsidR="0077598C" w:rsidRPr="00640EBD" w:rsidDel="009C5A4A">
          <w:rPr>
            <w:rFonts w:ascii="Times New Roman" w:eastAsia="Times New Roman" w:hAnsi="Times New Roman" w:cs="Times New Roman"/>
            <w:b/>
            <w:bCs/>
            <w:sz w:val="24"/>
            <w:szCs w:val="24"/>
            <w:highlight w:val="yellow"/>
          </w:rPr>
          <w:delText>)</w:delText>
        </w:r>
        <w:r w:rsidRPr="00640EBD" w:rsidDel="009C5A4A">
          <w:rPr>
            <w:rFonts w:ascii="Times New Roman" w:eastAsia="Times New Roman" w:hAnsi="Times New Roman" w:cs="Times New Roman"/>
            <w:sz w:val="24"/>
            <w:szCs w:val="24"/>
            <w:highlight w:val="yellow"/>
          </w:rPr>
          <w:delText xml:space="preserve"> </w:delText>
        </w:r>
        <w:r w:rsidR="00397299" w:rsidRPr="00DA27C9" w:rsidDel="009C5A4A">
          <w:rPr>
            <w:rFonts w:ascii="Times New Roman" w:hAnsi="Times New Roman"/>
            <w:sz w:val="24"/>
            <w:rPrChange w:id="1180" w:author="Rossella Falcone" w:date="2026-03-19T17:13:00Z" w16du:dateUtc="2026-03-19T21:13:00Z">
              <w:rPr>
                <w:rFonts w:ascii="Times New Roman" w:hAnsi="Times New Roman"/>
                <w:sz w:val="24"/>
                <w:highlight w:val="yellow"/>
              </w:rPr>
            </w:rPrChange>
          </w:rPr>
          <w:delText>treat the go signal as a further cue, without using its timing information</w:delText>
        </w:r>
      </w:del>
      <w:ins w:id="1181" w:author="Rossella Falcone" w:date="2026-03-19T17:13:00Z" w16du:dateUtc="2026-03-19T21:13:00Z">
        <w:del w:id="1182" w:author="Siyu Wang" w:date="2026-03-23T02:35:00Z" w16du:dateUtc="2026-03-23T06:35:00Z">
          <w:r w:rsidR="00386C3D" w:rsidRPr="00DA27C9" w:rsidDel="009C5A4A">
            <w:rPr>
              <w:rFonts w:ascii="Times New Roman" w:eastAsia="Times New Roman" w:hAnsi="Times New Roman" w:cs="Times New Roman"/>
              <w:sz w:val="24"/>
              <w:szCs w:val="24"/>
            </w:rPr>
            <w:delText>,</w:delText>
          </w:r>
          <w:r w:rsidR="00397299" w:rsidRPr="00DA27C9" w:rsidDel="009C5A4A">
            <w:rPr>
              <w:rFonts w:ascii="Times New Roman" w:eastAsia="Times New Roman" w:hAnsi="Times New Roman" w:cs="Times New Roman"/>
              <w:sz w:val="24"/>
              <w:szCs w:val="24"/>
            </w:rPr>
            <w:delText xml:space="preserve"> </w:delText>
          </w:r>
          <w:r w:rsidR="00397299" w:rsidRPr="00DA27C9" w:rsidDel="009C5A4A">
            <w:rPr>
              <w:rFonts w:ascii="Times New Roman" w:eastAsia="Times New Roman" w:hAnsi="Times New Roman" w:cs="Times New Roman"/>
              <w:b/>
              <w:bCs/>
              <w:sz w:val="24"/>
              <w:szCs w:val="24"/>
            </w:rPr>
            <w:delText>3</w:delText>
          </w:r>
          <w:r w:rsidR="005E11DD" w:rsidRPr="00DA27C9" w:rsidDel="009C5A4A">
            <w:rPr>
              <w:rFonts w:ascii="Times New Roman" w:eastAsia="Times New Roman" w:hAnsi="Times New Roman" w:cs="Times New Roman"/>
              <w:b/>
              <w:bCs/>
              <w:sz w:val="24"/>
              <w:szCs w:val="24"/>
            </w:rPr>
            <w:delText>)</w:delText>
          </w:r>
          <w:r w:rsidRPr="00DA27C9" w:rsidDel="009C5A4A">
            <w:rPr>
              <w:rFonts w:ascii="Times New Roman" w:eastAsia="Times New Roman" w:hAnsi="Times New Roman" w:cs="Times New Roman"/>
              <w:sz w:val="24"/>
              <w:szCs w:val="24"/>
            </w:rPr>
            <w:delText xml:space="preserve"> includ</w:delText>
          </w:r>
          <w:r w:rsidR="0077598C" w:rsidRPr="00DA27C9" w:rsidDel="009C5A4A">
            <w:rPr>
              <w:rFonts w:ascii="Times New Roman" w:eastAsia="Times New Roman" w:hAnsi="Times New Roman" w:cs="Times New Roman"/>
              <w:sz w:val="24"/>
              <w:szCs w:val="24"/>
            </w:rPr>
            <w:delText>e</w:delText>
          </w:r>
          <w:r w:rsidRPr="00DA27C9" w:rsidDel="009C5A4A">
            <w:rPr>
              <w:rFonts w:ascii="Times New Roman" w:eastAsia="Times New Roman" w:hAnsi="Times New Roman" w:cs="Times New Roman"/>
              <w:sz w:val="24"/>
              <w:szCs w:val="24"/>
            </w:rPr>
            <w:delText xml:space="preserve"> the timing of the go signal</w:delText>
          </w:r>
          <w:r w:rsidR="0077598C" w:rsidRPr="00DA27C9" w:rsidDel="009C5A4A">
            <w:rPr>
              <w:rFonts w:ascii="Times New Roman" w:eastAsia="Times New Roman" w:hAnsi="Times New Roman" w:cs="Times New Roman"/>
              <w:sz w:val="24"/>
              <w:szCs w:val="24"/>
            </w:rPr>
            <w:delText xml:space="preserve"> into value estimation</w:delText>
          </w:r>
        </w:del>
      </w:ins>
      <w:del w:id="1183" w:author="Siyu Wang" w:date="2026-03-23T02:35:00Z" w16du:dateUtc="2026-03-23T06:35:00Z">
        <w:r w:rsidR="00386C3D" w:rsidRPr="00DA27C9" w:rsidDel="009C5A4A">
          <w:rPr>
            <w:rFonts w:ascii="Times New Roman" w:hAnsi="Times New Roman"/>
            <w:sz w:val="24"/>
            <w:rPrChange w:id="1184" w:author="Rossella Falcone" w:date="2026-03-19T17:13:00Z" w16du:dateUtc="2026-03-19T21:13:00Z">
              <w:rPr>
                <w:rFonts w:ascii="Times New Roman" w:hAnsi="Times New Roman"/>
                <w:sz w:val="24"/>
                <w:highlight w:val="yellow"/>
              </w:rPr>
            </w:rPrChange>
          </w:rPr>
          <w:delText>.</w:delText>
        </w:r>
        <w:r w:rsidRPr="00DA27C9" w:rsidDel="009C5A4A">
          <w:rPr>
            <w:rFonts w:ascii="Times New Roman" w:eastAsia="Times New Roman" w:hAnsi="Times New Roman" w:cs="Times New Roman"/>
            <w:sz w:val="24"/>
            <w:szCs w:val="24"/>
          </w:rPr>
          <w:delText xml:space="preserve"> </w:delText>
        </w:r>
      </w:del>
    </w:p>
    <w:p w14:paraId="563994B4" w14:textId="77777777" w:rsidR="00DE4D71" w:rsidRDefault="00DE4D71" w:rsidP="0077598C">
      <w:pPr>
        <w:shd w:val="clear" w:color="auto" w:fill="FFFFFF"/>
        <w:spacing w:after="0" w:line="480" w:lineRule="auto"/>
        <w:rPr>
          <w:rFonts w:ascii="Times New Roman" w:eastAsia="Times New Roman" w:hAnsi="Times New Roman" w:cs="Times New Roman"/>
          <w:sz w:val="24"/>
          <w:szCs w:val="24"/>
        </w:rPr>
      </w:pPr>
    </w:p>
    <w:p w14:paraId="1F14AB0D" w14:textId="77777777" w:rsidR="00431C78" w:rsidRPr="0077598C" w:rsidRDefault="00431C78" w:rsidP="005E11DD">
      <w:pPr>
        <w:pStyle w:val="ListParagraph"/>
        <w:numPr>
          <w:ilvl w:val="0"/>
          <w:numId w:val="3"/>
        </w:numPr>
        <w:shd w:val="clear" w:color="auto" w:fill="FFFFFF"/>
        <w:tabs>
          <w:tab w:val="left" w:pos="270"/>
        </w:tabs>
        <w:spacing w:after="0" w:line="480" w:lineRule="auto"/>
        <w:ind w:left="0" w:firstLine="0"/>
        <w:rPr>
          <w:del w:id="1185" w:author="Rossella Falcone" w:date="2026-03-19T17:13:00Z" w16du:dateUtc="2026-03-19T21:13:00Z"/>
          <w:rFonts w:ascii="Times New Roman" w:eastAsia="Times New Roman" w:hAnsi="Times New Roman" w:cs="Times New Roman"/>
          <w:b/>
          <w:bCs/>
        </w:rPr>
      </w:pPr>
      <w:del w:id="1186" w:author="Rossella Falcone" w:date="2026-03-19T17:13:00Z" w16du:dateUtc="2026-03-19T21:13:00Z">
        <w:r w:rsidRPr="0077598C">
          <w:rPr>
            <w:rFonts w:ascii="Times New Roman" w:eastAsia="Times New Roman" w:hAnsi="Times New Roman" w:cs="Times New Roman"/>
            <w:b/>
            <w:bCs/>
          </w:rPr>
          <w:delText>Simple model</w:delText>
        </w:r>
      </w:del>
    </w:p>
    <w:p w14:paraId="2B873D69" w14:textId="2F24EEA4" w:rsidR="00431C78" w:rsidRPr="0077598C" w:rsidRDefault="00D6162D" w:rsidP="005E11DD">
      <w:pPr>
        <w:pStyle w:val="ListParagraph"/>
        <w:numPr>
          <w:ilvl w:val="0"/>
          <w:numId w:val="3"/>
        </w:numPr>
        <w:shd w:val="clear" w:color="auto" w:fill="FFFFFF"/>
        <w:tabs>
          <w:tab w:val="left" w:pos="270"/>
        </w:tabs>
        <w:spacing w:after="0" w:line="480" w:lineRule="auto"/>
        <w:ind w:left="0" w:firstLine="0"/>
        <w:rPr>
          <w:ins w:id="1187" w:author="Rossella Falcone" w:date="2026-03-19T17:13:00Z" w16du:dateUtc="2026-03-19T21:13:00Z"/>
          <w:rFonts w:ascii="Times New Roman" w:eastAsia="Times New Roman" w:hAnsi="Times New Roman" w:cs="Times New Roman"/>
          <w:b/>
          <w:bCs/>
        </w:rPr>
      </w:pPr>
      <w:del w:id="1188" w:author="Rossella Falcone" w:date="2026-03-19T17:13:00Z" w16du:dateUtc="2026-03-19T21:13:00Z">
        <w:r>
          <w:rPr>
            <w:rFonts w:ascii="Times New Roman" w:eastAsia="Times New Roman" w:hAnsi="Times New Roman" w:cs="Times New Roman"/>
          </w:rPr>
          <w:delText>The simplest model</w:delText>
        </w:r>
      </w:del>
      <w:ins w:id="1189" w:author="Rossella Falcone" w:date="2026-03-19T17:13:00Z" w16du:dateUtc="2026-03-19T21:13:00Z">
        <w:r w:rsidR="00115105">
          <w:rPr>
            <w:rFonts w:ascii="Times New Roman" w:eastAsia="Times New Roman" w:hAnsi="Times New Roman" w:cs="Times New Roman"/>
            <w:b/>
            <w:bCs/>
          </w:rPr>
          <w:t>Model 1</w:t>
        </w:r>
      </w:ins>
    </w:p>
    <w:p w14:paraId="2FFA94D6" w14:textId="6A948717" w:rsidR="00D6162D" w:rsidRDefault="00115105" w:rsidP="00614FBA">
      <w:pPr>
        <w:shd w:val="clear" w:color="auto" w:fill="FFFFFF"/>
        <w:spacing w:after="0" w:line="480" w:lineRule="auto"/>
        <w:rPr>
          <w:rFonts w:ascii="Times New Roman" w:eastAsia="Times New Roman" w:hAnsi="Times New Roman" w:cs="Times New Roman"/>
          <w:sz w:val="24"/>
          <w:szCs w:val="24"/>
        </w:rPr>
      </w:pPr>
      <w:ins w:id="1190" w:author="Rossella Falcone" w:date="2026-03-19T17:13:00Z" w16du:dateUtc="2026-03-19T21:13:00Z">
        <w:r>
          <w:rPr>
            <w:rFonts w:ascii="Times New Roman" w:eastAsia="Times New Roman" w:hAnsi="Times New Roman" w:cs="Times New Roman"/>
            <w:sz w:val="24"/>
            <w:szCs w:val="24"/>
          </w:rPr>
          <w:t>Model 1</w:t>
        </w:r>
      </w:ins>
      <w:r w:rsidR="00D6162D">
        <w:rPr>
          <w:rFonts w:ascii="Times New Roman" w:eastAsia="Times New Roman" w:hAnsi="Times New Roman" w:cs="Times New Roman"/>
          <w:sz w:val="24"/>
          <w:szCs w:val="24"/>
        </w:rPr>
        <w:t xml:space="preserve"> computes a temporally discounted value, that is then compared to an accept threshold </w:t>
      </w:r>
      <m:oMath>
        <m:r>
          <w:rPr>
            <w:rFonts w:ascii="Cambria Math" w:hAnsi="Cambria Math"/>
          </w:rPr>
          <m:t>θ</m:t>
        </m:r>
      </m:oMath>
      <w:r w:rsidR="00D6162D">
        <w:rPr>
          <w:rFonts w:ascii="Times New Roman" w:eastAsia="Times New Roman" w:hAnsi="Times New Roman" w:cs="Times New Roman"/>
          <w:sz w:val="24"/>
          <w:szCs w:val="24"/>
        </w:rPr>
        <w:t xml:space="preserve">. </w:t>
      </w:r>
    </w:p>
    <w:p w14:paraId="3B2CA2EB"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DV=</m:t>
          </m:r>
          <m:f>
            <m:fPr>
              <m:ctrlPr>
                <w:rPr>
                  <w:rFonts w:ascii="Cambria Math" w:hAnsi="Cambria Math"/>
                </w:rPr>
              </m:ctrlPr>
            </m:fPr>
            <m:num>
              <m:r>
                <w:rPr>
                  <w:rFonts w:ascii="Cambria Math" w:hAnsi="Cambria Math"/>
                </w:rPr>
                <m:t>R</m:t>
              </m:r>
            </m:num>
            <m:den>
              <m:r>
                <w:rPr>
                  <w:rFonts w:ascii="Cambria Math" w:hAnsi="Cambria Math"/>
                </w:rPr>
                <m:t>1+k⋅D</m:t>
              </m:r>
            </m:den>
          </m:f>
        </m:oMath>
      </m:oMathPara>
    </w:p>
    <w:p w14:paraId="3A72EEA8"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DV is the discounted value, D is the delay, R is the reward. </w:t>
      </w:r>
    </w:p>
    <w:p w14:paraId="663A8257"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Animals will be more likely to accept when DV is above the acceptance threshold θ, and more likely to reject otherwise. The probability of accepting an offer is modelled using the softmax rule with decision noise σ:</w:t>
      </w:r>
    </w:p>
    <w:p w14:paraId="6DA71F3E"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-V-θ</m:t>
                      </m:r>
                    </m:num>
                    <m:den>
                      <m:r>
                        <w:rPr>
                          <w:rFonts w:ascii="Cambria Math" w:hAnsi="Cambria Math"/>
                        </w:rPr>
                        <m:t>σ</m:t>
                      </m:r>
                    </m:den>
                  </m:f>
                </m:sup>
              </m:sSup>
            </m:den>
          </m:f>
        </m:oMath>
      </m:oMathPara>
    </w:p>
    <w:p w14:paraId="13C07EA3" w14:textId="25D4919A" w:rsidR="00DE4D71"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w:t>
      </w:r>
      <w:r w:rsidR="0037490B">
        <w:rPr>
          <w:rFonts w:ascii="Times New Roman" w:eastAsia="Times New Roman" w:hAnsi="Times New Roman" w:cs="Times New Roman"/>
          <w:sz w:val="24"/>
          <w:szCs w:val="24"/>
        </w:rPr>
        <w:t>situation</w:t>
      </w:r>
      <w:r>
        <w:rPr>
          <w:rFonts w:ascii="Times New Roman" w:eastAsia="Times New Roman" w:hAnsi="Times New Roman" w:cs="Times New Roman"/>
          <w:sz w:val="24"/>
          <w:szCs w:val="24"/>
        </w:rPr>
        <w:t xml:space="preserve">, animals do not pay attention to the go </w:t>
      </w:r>
      <w:r w:rsidR="0037490B">
        <w:rPr>
          <w:rFonts w:ascii="Times New Roman" w:eastAsia="Times New Roman" w:hAnsi="Times New Roman" w:cs="Times New Roman"/>
          <w:sz w:val="24"/>
          <w:szCs w:val="24"/>
        </w:rPr>
        <w:t xml:space="preserve">signal </w:t>
      </w:r>
      <w:r>
        <w:rPr>
          <w:rFonts w:ascii="Times New Roman" w:eastAsia="Times New Roman" w:hAnsi="Times New Roman" w:cs="Times New Roman"/>
          <w:sz w:val="24"/>
          <w:szCs w:val="24"/>
        </w:rPr>
        <w:t xml:space="preserve">and choose solely based on the offer. </w:t>
      </w:r>
    </w:p>
    <w:p w14:paraId="2ACDC735" w14:textId="77777777" w:rsidR="00397299" w:rsidRDefault="0077598C" w:rsidP="00D6162D">
      <w:pPr>
        <w:shd w:val="clear" w:color="auto" w:fill="FFFFFF"/>
        <w:spacing w:after="0" w:line="480" w:lineRule="auto"/>
        <w:rPr>
          <w:ins w:id="1191" w:author="Rossella Falcone" w:date="2026-03-19T17:13:00Z" w16du:dateUtc="2026-03-19T21:13:00Z"/>
          <w:rFonts w:ascii="Times New Roman" w:eastAsia="Times New Roman" w:hAnsi="Times New Roman" w:cs="Times New Roman"/>
          <w:sz w:val="24"/>
          <w:szCs w:val="24"/>
        </w:rPr>
      </w:pPr>
      <w:del w:id="1192" w:author="Rossella Falcone" w:date="2026-03-19T17:13:00Z" w16du:dateUtc="2026-03-19T21:13:00Z">
        <w:r w:rsidRPr="00DE4D71">
          <w:rPr>
            <w:rFonts w:ascii="Times New Roman" w:eastAsia="Times New Roman" w:hAnsi="Times New Roman" w:cs="Times New Roman"/>
            <w:b/>
            <w:bCs/>
          </w:rPr>
          <w:delText xml:space="preserve">Full </w:delText>
        </w:r>
      </w:del>
    </w:p>
    <w:p w14:paraId="7E6157F9" w14:textId="350884D4" w:rsidR="0077598C" w:rsidRPr="0001769D" w:rsidRDefault="00115105" w:rsidP="00DE4D71">
      <w:pPr>
        <w:pStyle w:val="ListParagraph"/>
        <w:numPr>
          <w:ilvl w:val="0"/>
          <w:numId w:val="3"/>
        </w:numPr>
        <w:shd w:val="clear" w:color="auto" w:fill="FFFFFF"/>
        <w:tabs>
          <w:tab w:val="left" w:pos="270"/>
        </w:tabs>
        <w:spacing w:after="0" w:line="480" w:lineRule="auto"/>
        <w:ind w:left="0" w:firstLine="0"/>
        <w:rPr>
          <w:rFonts w:ascii="Times New Roman" w:eastAsia="Times New Roman" w:hAnsi="Times New Roman" w:cs="Times New Roman"/>
          <w:b/>
          <w:bCs/>
        </w:rPr>
      </w:pPr>
      <w:r w:rsidRPr="0001769D">
        <w:rPr>
          <w:rFonts w:ascii="Times New Roman" w:eastAsia="Times New Roman" w:hAnsi="Times New Roman" w:cs="Times New Roman"/>
          <w:b/>
          <w:bCs/>
        </w:rPr>
        <w:t>Model</w:t>
      </w:r>
      <w:ins w:id="1193" w:author="Rossella Falcone" w:date="2026-03-19T17:13:00Z" w16du:dateUtc="2026-03-19T21:13:00Z">
        <w:r w:rsidRPr="0001769D">
          <w:rPr>
            <w:rFonts w:ascii="Times New Roman" w:eastAsia="Times New Roman" w:hAnsi="Times New Roman" w:cs="Times New Roman"/>
            <w:b/>
            <w:bCs/>
          </w:rPr>
          <w:t xml:space="preserve"> 2</w:t>
        </w:r>
      </w:ins>
    </w:p>
    <w:p w14:paraId="5446E294" w14:textId="77777777" w:rsidR="0001769D" w:rsidRPr="0001769D" w:rsidRDefault="0001769D" w:rsidP="0001769D">
      <w:pPr>
        <w:spacing w:line="480" w:lineRule="auto"/>
        <w:rPr>
          <w:moveTo w:id="1194" w:author="Rossella Falcone" w:date="2026-03-19T17:13:00Z" w16du:dateUtc="2026-03-19T21:13:00Z"/>
          <w:rFonts w:ascii="Times New Roman" w:hAnsi="Times New Roman" w:cs="Times New Roman"/>
          <w:sz w:val="24"/>
          <w:szCs w:val="24"/>
        </w:rPr>
      </w:pPr>
      <w:ins w:id="1195" w:author="Rossella Falcone" w:date="2026-03-19T17:13:00Z" w16du:dateUtc="2026-03-19T21:13:00Z">
        <w:r w:rsidRPr="0001769D">
          <w:rPr>
            <w:rFonts w:ascii="Times New Roman" w:hAnsi="Times New Roman" w:cs="Times New Roman"/>
            <w:sz w:val="24"/>
            <w:szCs w:val="24"/>
          </w:rPr>
          <w:t>In the model 2</w:t>
        </w:r>
      </w:ins>
      <w:moveToRangeStart w:id="1196" w:author="Rossella Falcone" w:date="2026-03-19T17:13:00Z" w:name="move224832830"/>
      <w:moveTo w:id="1197" w:author="Rossella Falcone" w:date="2026-03-19T17:13:00Z" w16du:dateUtc="2026-03-19T21:13:00Z">
        <w:r w:rsidRPr="0001769D">
          <w:rPr>
            <w:rFonts w:ascii="Times New Roman" w:hAnsi="Times New Roman" w:cs="Times New Roman"/>
            <w:sz w:val="24"/>
            <w:szCs w:val="24"/>
          </w:rPr>
          <w:t xml:space="preserve">, animals simply have a bias for the color of the go signal, purple or yellow. </w:t>
        </w:r>
      </w:moveTo>
    </w:p>
    <w:p w14:paraId="3E6F3995" w14:textId="77777777" w:rsidR="0001769D" w:rsidRPr="0001769D" w:rsidRDefault="0001769D">
      <w:pPr>
        <w:shd w:val="clear" w:color="auto" w:fill="FFFFFF"/>
        <w:spacing w:after="0" w:line="480" w:lineRule="auto"/>
        <w:ind w:left="360"/>
        <w:jc w:val="center"/>
        <w:rPr>
          <w:moveTo w:id="1198" w:author="Rossella Falcone" w:date="2026-03-19T17:13:00Z" w16du:dateUtc="2026-03-19T21:13:00Z"/>
          <w:rFonts w:ascii="Times New Roman" w:eastAsia="Times New Roman" w:hAnsi="Times New Roman" w:cs="Times New Roman"/>
          <w:sz w:val="24"/>
          <w:szCs w:val="24"/>
        </w:rPr>
        <w:pPrChange w:id="1199" w:author="Rossella Falcone" w:date="2026-03-19T17:13:00Z" w16du:dateUtc="2026-03-19T21:13:00Z">
          <w:pPr>
            <w:shd w:val="clear" w:color="auto" w:fill="FFFFFF"/>
            <w:spacing w:after="0" w:line="480" w:lineRule="auto"/>
            <w:jc w:val="center"/>
          </w:pPr>
        </w:pPrChange>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acceptpurple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4C00DF99" w14:textId="77777777" w:rsidR="0001769D" w:rsidRPr="0001769D" w:rsidRDefault="0001769D" w:rsidP="0001769D">
      <w:pPr>
        <w:rPr>
          <w:moveTo w:id="1200" w:author="Rossella Falcone" w:date="2026-03-19T17:13:00Z" w16du:dateUtc="2026-03-19T21:13:00Z"/>
          <w:rFonts w:ascii="Times New Roman" w:hAnsi="Times New Roman" w:cs="Times New Roman"/>
          <w:sz w:val="24"/>
          <w:szCs w:val="24"/>
        </w:rPr>
      </w:pPr>
      <w:moveTo w:id="1201" w:author="Rossella Falcone" w:date="2026-03-19T17:13:00Z" w16du:dateUtc="2026-03-19T21:13:00Z">
        <w:r w:rsidRPr="0001769D">
          <w:rPr>
            <w:rFonts w:ascii="Times New Roman" w:eastAsia="Times New Roman" w:hAnsi="Times New Roman" w:cs="Times New Roman"/>
            <w:sz w:val="24"/>
            <w:szCs w:val="24"/>
          </w:rPr>
          <w:t>whereas</w:t>
        </w:r>
      </w:moveTo>
    </w:p>
    <w:p w14:paraId="588EBB96" w14:textId="77777777" w:rsidR="0001769D" w:rsidRPr="0001769D" w:rsidRDefault="0001769D">
      <w:pPr>
        <w:shd w:val="clear" w:color="auto" w:fill="FFFFFF"/>
        <w:spacing w:after="0" w:line="480" w:lineRule="auto"/>
        <w:ind w:left="360"/>
        <w:jc w:val="center"/>
        <w:rPr>
          <w:moveTo w:id="1202" w:author="Rossella Falcone" w:date="2026-03-19T17:13:00Z" w16du:dateUtc="2026-03-19T21:13:00Z"/>
          <w:rFonts w:ascii="Times New Roman" w:eastAsia="Times New Roman" w:hAnsi="Times New Roman" w:cs="Times New Roman"/>
          <w:sz w:val="24"/>
          <w:szCs w:val="24"/>
        </w:rPr>
        <w:pPrChange w:id="1203" w:author="Rossella Falcone" w:date="2026-03-19T17:13:00Z" w16du:dateUtc="2026-03-19T21:13:00Z">
          <w:pPr>
            <w:shd w:val="clear" w:color="auto" w:fill="FFFFFF"/>
            <w:spacing w:after="0" w:line="480" w:lineRule="auto"/>
            <w:jc w:val="center"/>
          </w:pPr>
        </w:pPrChange>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acceptyellow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34708717" w14:textId="77777777" w:rsidR="0001769D" w:rsidRDefault="0001769D">
      <w:pPr>
        <w:pStyle w:val="ListParagraph"/>
        <w:shd w:val="clear" w:color="auto" w:fill="FFFFFF"/>
        <w:tabs>
          <w:tab w:val="left" w:pos="270"/>
        </w:tabs>
        <w:spacing w:after="0" w:line="480" w:lineRule="auto"/>
        <w:ind w:left="0"/>
        <w:rPr>
          <w:moveTo w:id="1204" w:author="Rossella Falcone" w:date="2026-03-19T17:13:00Z" w16du:dateUtc="2026-03-19T21:13:00Z"/>
          <w:rFonts w:ascii="Times New Roman" w:hAnsi="Times New Roman"/>
          <w:b/>
          <w:rPrChange w:id="1205" w:author="Rossella Falcone" w:date="2026-03-19T17:13:00Z" w16du:dateUtc="2026-03-19T21:13:00Z">
            <w:rPr>
              <w:moveTo w:id="1206" w:author="Rossella Falcone" w:date="2026-03-19T17:13:00Z" w16du:dateUtc="2026-03-19T21:13:00Z"/>
              <w:rFonts w:ascii="Times New Roman" w:hAnsi="Times New Roman"/>
              <w:i/>
              <w:sz w:val="24"/>
            </w:rPr>
          </w:rPrChange>
        </w:rPr>
        <w:pPrChange w:id="1207" w:author="Rossella Falcone" w:date="2026-03-19T17:13:00Z" w16du:dateUtc="2026-03-19T21:13:00Z">
          <w:pPr>
            <w:spacing w:after="0" w:line="480" w:lineRule="auto"/>
          </w:pPr>
        </w:pPrChange>
      </w:pPr>
    </w:p>
    <w:moveToRangeEnd w:id="1196"/>
    <w:p w14:paraId="1CE0DC35" w14:textId="22FF3A69" w:rsidR="0001769D" w:rsidRPr="00DE4D71" w:rsidRDefault="0001769D" w:rsidP="0001769D">
      <w:pPr>
        <w:pStyle w:val="ListParagraph"/>
        <w:shd w:val="clear" w:color="auto" w:fill="FFFFFF"/>
        <w:tabs>
          <w:tab w:val="left" w:pos="270"/>
        </w:tabs>
        <w:spacing w:after="0" w:line="480" w:lineRule="auto"/>
        <w:ind w:left="0"/>
        <w:rPr>
          <w:ins w:id="1208" w:author="Rossella Falcone" w:date="2026-03-19T17:13:00Z" w16du:dateUtc="2026-03-19T21:13:00Z"/>
          <w:rFonts w:ascii="Times New Roman" w:eastAsia="Times New Roman" w:hAnsi="Times New Roman" w:cs="Times New Roman"/>
          <w:b/>
          <w:bCs/>
        </w:rPr>
      </w:pPr>
      <w:ins w:id="1209" w:author="Rossella Falcone" w:date="2026-03-19T17:13:00Z" w16du:dateUtc="2026-03-19T21:13:00Z">
        <w:r>
          <w:rPr>
            <w:rFonts w:ascii="Times New Roman" w:eastAsia="Times New Roman" w:hAnsi="Times New Roman" w:cs="Times New Roman"/>
            <w:b/>
            <w:bCs/>
          </w:rPr>
          <w:t>3. Model 3</w:t>
        </w:r>
      </w:ins>
    </w:p>
    <w:p w14:paraId="576FC2E8" w14:textId="7F9496EF" w:rsidR="00D6162D" w:rsidRPr="00570F48" w:rsidRDefault="00D6162D" w:rsidP="00DE4D71">
      <w:pPr>
        <w:shd w:val="clear" w:color="auto" w:fill="FFFFFF"/>
        <w:spacing w:after="0" w:line="480" w:lineRule="auto"/>
        <w:rPr>
          <w:rFonts w:ascii="Times New Roman" w:eastAsia="Times New Roman" w:hAnsi="Times New Roman" w:cs="Times New Roman"/>
          <w:sz w:val="24"/>
          <w:szCs w:val="24"/>
        </w:rPr>
      </w:pPr>
      <w:r w:rsidRPr="00115105">
        <w:rPr>
          <w:rFonts w:ascii="Times New Roman" w:eastAsia="Times New Roman" w:hAnsi="Times New Roman" w:cs="Times New Roman"/>
          <w:sz w:val="24"/>
          <w:szCs w:val="24"/>
        </w:rPr>
        <w:t xml:space="preserve">In the </w:t>
      </w:r>
      <w:del w:id="1210" w:author="Rossella Falcone" w:date="2026-03-19T17:13:00Z" w16du:dateUtc="2026-03-19T21:13:00Z">
        <w:r w:rsidRPr="00DE4D71">
          <w:rPr>
            <w:rFonts w:ascii="Times New Roman" w:eastAsia="Times New Roman" w:hAnsi="Times New Roman" w:cs="Times New Roman"/>
            <w:i/>
            <w:iCs/>
            <w:sz w:val="24"/>
            <w:szCs w:val="24"/>
          </w:rPr>
          <w:delText xml:space="preserve">full </w:delText>
        </w:r>
      </w:del>
      <w:r w:rsidR="00115105" w:rsidRPr="00115105">
        <w:rPr>
          <w:rFonts w:ascii="Times New Roman" w:hAnsi="Times New Roman"/>
          <w:sz w:val="24"/>
          <w:rPrChange w:id="1211" w:author="Rossella Falcone" w:date="2026-03-19T17:13:00Z" w16du:dateUtc="2026-03-19T21:13:00Z">
            <w:rPr>
              <w:rFonts w:ascii="Times New Roman" w:hAnsi="Times New Roman"/>
              <w:i/>
              <w:sz w:val="24"/>
            </w:rPr>
          </w:rPrChange>
        </w:rPr>
        <w:t>model</w:t>
      </w:r>
      <w:ins w:id="1212" w:author="Rossella Falcone" w:date="2026-03-19T17:13:00Z" w16du:dateUtc="2026-03-19T21:13:00Z">
        <w:r w:rsidR="00115105" w:rsidRPr="00115105">
          <w:rPr>
            <w:rFonts w:ascii="Times New Roman" w:eastAsia="Times New Roman" w:hAnsi="Times New Roman" w:cs="Times New Roman"/>
            <w:sz w:val="24"/>
            <w:szCs w:val="24"/>
          </w:rPr>
          <w:t xml:space="preserve"> </w:t>
        </w:r>
        <w:r w:rsidR="0001769D">
          <w:rPr>
            <w:rFonts w:ascii="Times New Roman" w:eastAsia="Times New Roman" w:hAnsi="Times New Roman" w:cs="Times New Roman"/>
            <w:sz w:val="24"/>
            <w:szCs w:val="24"/>
          </w:rPr>
          <w:t>3</w:t>
        </w:r>
      </w:ins>
      <w:r w:rsidRPr="00115105">
        <w:rPr>
          <w:rFonts w:ascii="Times New Roman" w:eastAsia="Times New Roman" w:hAnsi="Times New Roman" w:cs="Times New Roman"/>
          <w:sz w:val="24"/>
          <w:szCs w:val="24"/>
        </w:rPr>
        <w:t>, animals</w:t>
      </w:r>
      <w:r w:rsidRPr="00DE4D71">
        <w:rPr>
          <w:rFonts w:ascii="Times New Roman" w:eastAsia="Times New Roman" w:hAnsi="Times New Roman" w:cs="Times New Roman"/>
          <w:sz w:val="24"/>
          <w:szCs w:val="24"/>
        </w:rPr>
        <w:t xml:space="preserve"> adjust their discounted value estimate as well as their acceptance </w:t>
      </w:r>
      <w:r w:rsidRPr="00570F48">
        <w:rPr>
          <w:rFonts w:ascii="Times New Roman" w:eastAsia="Times New Roman" w:hAnsi="Times New Roman" w:cs="Times New Roman"/>
          <w:sz w:val="24"/>
          <w:szCs w:val="24"/>
        </w:rPr>
        <w:t>threshold based on the go signal. If the go signal is yellow, they have to wait for an additional delay Δt</w:t>
      </w:r>
      <w:r w:rsidRPr="00570F48">
        <w:rPr>
          <w:rFonts w:ascii="Times New Roman" w:eastAsia="Times New Roman" w:hAnsi="Times New Roman" w:cs="Times New Roman"/>
          <w:i/>
          <w:iCs/>
          <w:sz w:val="24"/>
          <w:szCs w:val="24"/>
        </w:rPr>
        <w:t xml:space="preserve"> </w:t>
      </w:r>
      <w:r w:rsidRPr="00570F48">
        <w:rPr>
          <w:rFonts w:ascii="Times New Roman" w:eastAsia="Times New Roman" w:hAnsi="Times New Roman" w:cs="Times New Roman"/>
          <w:sz w:val="24"/>
          <w:szCs w:val="24"/>
        </w:rPr>
        <w:t>before they can accept the offer, as a result, effectively the value of the offer decreases to</w:t>
      </w:r>
    </w:p>
    <w:p w14:paraId="7595236E"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757D3B67"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605CD5C7"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yellow</m:t>
              </m:r>
            </m:sup>
          </m:sSup>
        </m:oMath>
      </m:oMathPara>
    </w:p>
    <w:p w14:paraId="64821AC4"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p>
          <m:sSupPr>
            <m:ctrlPr>
              <w:rPr>
                <w:rFonts w:ascii="Cambria Math" w:hAnsi="Cambria Math"/>
              </w:rPr>
            </m:ctrlPr>
          </m:sSupPr>
          <m:e>
            <m:r>
              <w:rPr>
                <w:rFonts w:ascii="Cambria Math" w:hAnsi="Cambria Math"/>
              </w:rPr>
              <m:t>VF</m:t>
            </m:r>
          </m:e>
          <m:sup>
            <m:r>
              <w:rPr>
                <w:rFonts w:ascii="Cambria Math" w:hAnsi="Cambria Math"/>
              </w:rPr>
              <m:t>yellow</m:t>
            </m:r>
          </m:sup>
        </m:sSup>
      </m:oMath>
      <w:r>
        <w:rPr>
          <w:rFonts w:ascii="Times New Roman" w:eastAsia="Times New Roman" w:hAnsi="Times New Roman" w:cs="Times New Roman"/>
          <w:sz w:val="24"/>
          <w:szCs w:val="24"/>
        </w:rPr>
        <w:t xml:space="preserve"> is the expected future reward, and is θ discounted by the additional waiting time Δt plus the delay:</w:t>
      </w:r>
    </w:p>
    <w:p w14:paraId="6E49CB7C"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VF</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20103EAC"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acceptance threshold would remain at </w:t>
      </w:r>
      <m:oMath>
        <m:sSup>
          <m:sSupPr>
            <m:ctrlPr>
              <w:rPr>
                <w:rFonts w:ascii="Cambria Math" w:hAnsi="Cambria Math"/>
              </w:rPr>
            </m:ctrlPr>
          </m:sSupPr>
          <m:e>
            <m:r>
              <w:rPr>
                <w:rFonts w:ascii="Cambria Math" w:hAnsi="Cambria Math"/>
              </w:rPr>
              <m:t>θ</m:t>
            </m:r>
          </m:e>
          <m:sup>
            <m:r>
              <w:rPr>
                <w:rFonts w:ascii="Cambria Math" w:hAnsi="Cambria Math"/>
              </w:rPr>
              <m:t>yellow</m:t>
            </m:r>
          </m:sup>
        </m:sSup>
        <m:r>
          <w:rPr>
            <w:rFonts w:ascii="Cambria Math" w:hAnsi="Cambria Math"/>
          </w:rPr>
          <m:t>=θ</m:t>
        </m:r>
      </m:oMath>
    </w:p>
    <w:p w14:paraId="2A41123F"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if the go cue is purple, we compute</w:t>
      </w:r>
    </w:p>
    <w:p w14:paraId="1D65B27C" w14:textId="77777777" w:rsidR="00D6162D" w:rsidRDefault="00000000"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purple</m:t>
              </m:r>
            </m:sup>
          </m:sSup>
        </m:oMath>
      </m:oMathPara>
    </w:p>
    <w:p w14:paraId="617D1058"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they can accept right away, </w:t>
      </w:r>
      <m:oMath>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=V</m:t>
        </m:r>
      </m:oMath>
      <w:r>
        <w:rPr>
          <w:rFonts w:ascii="Times New Roman" w:eastAsia="Times New Roman" w:hAnsi="Times New Roman" w:cs="Times New Roman"/>
          <w:sz w:val="24"/>
          <w:szCs w:val="24"/>
        </w:rPr>
        <w:t xml:space="preserve"> and </w:t>
      </w:r>
      <m:oMath>
        <m:sSup>
          <m:sSupPr>
            <m:ctrlPr>
              <w:rPr>
                <w:rFonts w:ascii="Cambria Math" w:hAnsi="Cambria Math"/>
              </w:rPr>
            </m:ctrlPr>
          </m:sSupPr>
          <m:e>
            <m:r>
              <w:rPr>
                <w:rFonts w:ascii="Cambria Math" w:hAnsi="Cambria Math"/>
              </w:rPr>
              <m:t>VF</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1+k⋅D</m:t>
            </m:r>
          </m:den>
        </m:f>
      </m:oMath>
      <w:r>
        <w:rPr>
          <w:rFonts w:ascii="Times New Roman" w:eastAsia="Times New Roman" w:hAnsi="Times New Roman" w:cs="Times New Roman"/>
          <w:sz w:val="24"/>
          <w:szCs w:val="24"/>
        </w:rPr>
        <w:t xml:space="preserve">, </w:t>
      </w:r>
    </w:p>
    <w:p w14:paraId="15E8DCE2" w14:textId="77777777" w:rsidR="00D6162D" w:rsidRDefault="00D6162D" w:rsidP="00D616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Rejecting is actually more expensive after purple, as animals have to wait for an additional delay to reject. The acceptance threshold here is the expected discounted value of future rewards after a rejection. This would be:</w:t>
      </w:r>
    </w:p>
    <w:p w14:paraId="216E8692" w14:textId="77777777" w:rsidR="00D6162D" w:rsidRDefault="00000000" w:rsidP="00D6162D">
      <w:pPr>
        <w:jc w:val="center"/>
        <w:rPr>
          <w:rFonts w:ascii="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θ</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1+k⋅Δt</m:t>
              </m:r>
            </m:den>
          </m:f>
        </m:oMath>
      </m:oMathPara>
    </w:p>
    <w:p w14:paraId="282D58EC" w14:textId="77777777" w:rsidR="00D6162D" w:rsidRDefault="00D6162D" w:rsidP="00D6162D">
      <w:pPr>
        <w:rPr>
          <w:rFonts w:ascii="Times New Roman" w:hAnsi="Times New Roman" w:cs="Times New Roman"/>
          <w:sz w:val="24"/>
          <w:szCs w:val="24"/>
        </w:rPr>
      </w:pPr>
      <w:r>
        <w:rPr>
          <w:rFonts w:ascii="Times New Roman" w:hAnsi="Times New Roman" w:cs="Times New Roman"/>
          <w:sz w:val="24"/>
          <w:szCs w:val="24"/>
        </w:rPr>
        <w:t xml:space="preserve">In either case, </w:t>
      </w:r>
    </w:p>
    <w:p w14:paraId="6EB90CF4" w14:textId="77777777" w:rsidR="00D6162D" w:rsidRDefault="00D6162D" w:rsidP="00D6162D">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m:t>
                      </m:r>
                    </m:num>
                    <m:den>
                      <m:r>
                        <w:rPr>
                          <w:rFonts w:ascii="Cambria Math" w:hAnsi="Cambria Math"/>
                        </w:rPr>
                        <m:t>σ</m:t>
                      </m:r>
                    </m:den>
                  </m:f>
                </m:sup>
              </m:sSup>
            </m:den>
          </m:f>
        </m:oMath>
      </m:oMathPara>
    </w:p>
    <w:p w14:paraId="03173ED0" w14:textId="1737BF61" w:rsidR="00AA5AE6" w:rsidRDefault="00AA5AE6" w:rsidP="00D6162D">
      <w:pPr>
        <w:rPr>
          <w:del w:id="1213" w:author="Rossella Falcone" w:date="2026-03-19T17:13:00Z" w16du:dateUtc="2026-03-19T21:13:00Z"/>
          <w:rFonts w:ascii="Times New Roman" w:hAnsi="Times New Roman" w:cs="Times New Roman"/>
          <w:sz w:val="24"/>
          <w:szCs w:val="24"/>
        </w:rPr>
      </w:pPr>
      <w:del w:id="1214" w:author="Rossella Falcone" w:date="2026-03-19T17:13:00Z" w16du:dateUtc="2026-03-19T21:13:00Z">
        <w:r w:rsidRPr="00FB4E30">
          <w:rPr>
            <w:rFonts w:ascii="Times New Roman" w:hAnsi="Times New Roman" w:cs="Times New Roman"/>
            <w:b/>
            <w:bCs/>
            <w:sz w:val="24"/>
            <w:szCs w:val="24"/>
          </w:rPr>
          <w:delText>3. Bias Model</w:delText>
        </w:r>
      </w:del>
    </w:p>
    <w:p w14:paraId="7CB57FF4" w14:textId="77777777" w:rsidR="0001769D" w:rsidRPr="0001769D" w:rsidRDefault="00FB4E30" w:rsidP="0001769D">
      <w:pPr>
        <w:spacing w:line="480" w:lineRule="auto"/>
        <w:rPr>
          <w:moveFrom w:id="1215" w:author="Rossella Falcone" w:date="2026-03-19T17:13:00Z" w16du:dateUtc="2026-03-19T21:13:00Z"/>
          <w:rFonts w:ascii="Times New Roman" w:hAnsi="Times New Roman" w:cs="Times New Roman"/>
          <w:sz w:val="24"/>
          <w:szCs w:val="24"/>
        </w:rPr>
      </w:pPr>
      <w:del w:id="1216" w:author="Rossella Falcone" w:date="2026-03-19T17:13:00Z" w16du:dateUtc="2026-03-19T21:13:00Z">
        <w:r>
          <w:rPr>
            <w:rFonts w:ascii="Times New Roman" w:hAnsi="Times New Roman" w:cs="Times New Roman"/>
            <w:sz w:val="24"/>
            <w:szCs w:val="24"/>
          </w:rPr>
          <w:delText>In th</w:delText>
        </w:r>
        <w:r w:rsidR="00413509">
          <w:rPr>
            <w:rFonts w:ascii="Times New Roman" w:hAnsi="Times New Roman" w:cs="Times New Roman"/>
            <w:sz w:val="24"/>
            <w:szCs w:val="24"/>
          </w:rPr>
          <w:delText>e bias model</w:delText>
        </w:r>
        <w:r>
          <w:rPr>
            <w:rFonts w:ascii="Times New Roman" w:hAnsi="Times New Roman" w:cs="Times New Roman"/>
            <w:sz w:val="24"/>
            <w:szCs w:val="24"/>
          </w:rPr>
          <w:delText xml:space="preserve"> model</w:delText>
        </w:r>
      </w:del>
      <w:moveFromRangeStart w:id="1217" w:author="Rossella Falcone" w:date="2026-03-19T17:13:00Z" w:name="move224832830"/>
      <w:moveFrom w:id="1218" w:author="Rossella Falcone" w:date="2026-03-19T17:13:00Z" w16du:dateUtc="2026-03-19T21:13:00Z">
        <w:r w:rsidR="0001769D" w:rsidRPr="0001769D">
          <w:rPr>
            <w:rFonts w:ascii="Times New Roman" w:hAnsi="Times New Roman" w:cs="Times New Roman"/>
            <w:sz w:val="24"/>
            <w:szCs w:val="24"/>
          </w:rPr>
          <w:t xml:space="preserve">, animals simply have a bias for the color of the go signal, purple or yellow. </w:t>
        </w:r>
      </w:moveFrom>
    </w:p>
    <w:p w14:paraId="59FAA920" w14:textId="77777777" w:rsidR="0001769D" w:rsidRPr="0001769D" w:rsidRDefault="0001769D">
      <w:pPr>
        <w:shd w:val="clear" w:color="auto" w:fill="FFFFFF"/>
        <w:spacing w:after="0" w:line="480" w:lineRule="auto"/>
        <w:ind w:left="360"/>
        <w:jc w:val="center"/>
        <w:rPr>
          <w:moveFrom w:id="1219" w:author="Rossella Falcone" w:date="2026-03-19T17:13:00Z" w16du:dateUtc="2026-03-19T21:13:00Z"/>
          <w:rFonts w:ascii="Times New Roman" w:eastAsia="Times New Roman" w:hAnsi="Times New Roman" w:cs="Times New Roman"/>
          <w:sz w:val="24"/>
          <w:szCs w:val="24"/>
        </w:rPr>
        <w:pPrChange w:id="1220" w:author="Rossella Falcone" w:date="2026-03-19T17:13:00Z" w16du:dateUtc="2026-03-19T21:13:00Z">
          <w:pPr>
            <w:shd w:val="clear" w:color="auto" w:fill="FFFFFF"/>
            <w:spacing w:after="0" w:line="480" w:lineRule="auto"/>
            <w:jc w:val="center"/>
          </w:pPr>
        </w:pPrChange>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acceptpurple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003729A3" w14:textId="77777777" w:rsidR="0001769D" w:rsidRPr="0001769D" w:rsidRDefault="0001769D" w:rsidP="0001769D">
      <w:pPr>
        <w:rPr>
          <w:moveFrom w:id="1221" w:author="Rossella Falcone" w:date="2026-03-19T17:13:00Z" w16du:dateUtc="2026-03-19T21:13:00Z"/>
          <w:rFonts w:ascii="Times New Roman" w:hAnsi="Times New Roman" w:cs="Times New Roman"/>
          <w:sz w:val="24"/>
          <w:szCs w:val="24"/>
        </w:rPr>
      </w:pPr>
      <w:moveFrom w:id="1222" w:author="Rossella Falcone" w:date="2026-03-19T17:13:00Z" w16du:dateUtc="2026-03-19T21:13:00Z">
        <w:r w:rsidRPr="0001769D">
          <w:rPr>
            <w:rFonts w:ascii="Times New Roman" w:eastAsia="Times New Roman" w:hAnsi="Times New Roman" w:cs="Times New Roman"/>
            <w:sz w:val="24"/>
            <w:szCs w:val="24"/>
          </w:rPr>
          <w:t>whereas</w:t>
        </w:r>
      </w:moveFrom>
    </w:p>
    <w:p w14:paraId="5F45131A" w14:textId="77777777" w:rsidR="0001769D" w:rsidRPr="0001769D" w:rsidRDefault="0001769D">
      <w:pPr>
        <w:shd w:val="clear" w:color="auto" w:fill="FFFFFF"/>
        <w:spacing w:after="0" w:line="480" w:lineRule="auto"/>
        <w:ind w:left="360"/>
        <w:jc w:val="center"/>
        <w:rPr>
          <w:moveFrom w:id="1223" w:author="Rossella Falcone" w:date="2026-03-19T17:13:00Z" w16du:dateUtc="2026-03-19T21:13:00Z"/>
          <w:rFonts w:ascii="Times New Roman" w:eastAsia="Times New Roman" w:hAnsi="Times New Roman" w:cs="Times New Roman"/>
          <w:sz w:val="24"/>
          <w:szCs w:val="24"/>
        </w:rPr>
        <w:pPrChange w:id="1224" w:author="Rossella Falcone" w:date="2026-03-19T17:13:00Z" w16du:dateUtc="2026-03-19T21:13:00Z">
          <w:pPr>
            <w:shd w:val="clear" w:color="auto" w:fill="FFFFFF"/>
            <w:spacing w:after="0" w:line="480" w:lineRule="auto"/>
            <w:jc w:val="center"/>
          </w:pPr>
        </w:pPrChange>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acceptyellow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77FAB1D2" w14:textId="77777777" w:rsidR="0001769D" w:rsidRDefault="0001769D">
      <w:pPr>
        <w:pStyle w:val="ListParagraph"/>
        <w:shd w:val="clear" w:color="auto" w:fill="FFFFFF"/>
        <w:tabs>
          <w:tab w:val="left" w:pos="270"/>
        </w:tabs>
        <w:spacing w:after="0" w:line="480" w:lineRule="auto"/>
        <w:ind w:left="0"/>
        <w:rPr>
          <w:moveFrom w:id="1225" w:author="Rossella Falcone" w:date="2026-03-19T17:13:00Z" w16du:dateUtc="2026-03-19T21:13:00Z"/>
          <w:rFonts w:ascii="Times New Roman" w:hAnsi="Times New Roman"/>
          <w:b/>
          <w:rPrChange w:id="1226" w:author="Rossella Falcone" w:date="2026-03-19T17:13:00Z" w16du:dateUtc="2026-03-19T21:13:00Z">
            <w:rPr>
              <w:moveFrom w:id="1227" w:author="Rossella Falcone" w:date="2026-03-19T17:13:00Z" w16du:dateUtc="2026-03-19T21:13:00Z"/>
              <w:rFonts w:ascii="Times New Roman" w:hAnsi="Times New Roman"/>
              <w:i/>
              <w:sz w:val="24"/>
            </w:rPr>
          </w:rPrChange>
        </w:rPr>
        <w:pPrChange w:id="1228" w:author="Rossella Falcone" w:date="2026-03-19T17:13:00Z" w16du:dateUtc="2026-03-19T21:13:00Z">
          <w:pPr>
            <w:spacing w:after="0" w:line="480" w:lineRule="auto"/>
          </w:pPr>
        </w:pPrChange>
      </w:pPr>
    </w:p>
    <w:moveFromRangeEnd w:id="1217"/>
    <w:p w14:paraId="15439E3D" w14:textId="59FA8723" w:rsidR="00D6162D" w:rsidRDefault="00D6162D" w:rsidP="0001769D">
      <w:pPr>
        <w:rPr>
          <w:ins w:id="1229" w:author="Rossella Falcone" w:date="2026-03-19T17:13:00Z" w16du:dateUtc="2026-03-19T21:13:00Z"/>
          <w:rFonts w:ascii="Times New Roman" w:eastAsia="Times New Roman" w:hAnsi="Times New Roman" w:cs="Times New Roman"/>
          <w:sz w:val="24"/>
          <w:szCs w:val="24"/>
        </w:rPr>
      </w:pPr>
    </w:p>
    <w:p w14:paraId="2E7C563E" w14:textId="6C6EBEE3" w:rsidR="00D6162D" w:rsidDel="00DD2296" w:rsidRDefault="00D6162D" w:rsidP="00D6162D">
      <w:pPr>
        <w:spacing w:after="0" w:line="480" w:lineRule="auto"/>
        <w:rPr>
          <w:del w:id="1230" w:author="Siyu Wang" w:date="2026-03-23T02:11:00Z" w16du:dateUtc="2026-03-23T06:11:00Z"/>
          <w:rFonts w:ascii="Times New Roman" w:eastAsia="Times New Roman" w:hAnsi="Times New Roman" w:cs="Times New Roman"/>
          <w:i/>
          <w:sz w:val="24"/>
          <w:szCs w:val="24"/>
        </w:rPr>
      </w:pPr>
      <w:del w:id="1231" w:author="Siyu Wang" w:date="2026-03-23T02:11:00Z" w16du:dateUtc="2026-03-23T06:11:00Z">
        <w:r w:rsidDel="00DD2296">
          <w:rPr>
            <w:rFonts w:ascii="Times New Roman" w:eastAsia="Times New Roman" w:hAnsi="Times New Roman" w:cs="Times New Roman"/>
            <w:i/>
            <w:sz w:val="24"/>
            <w:szCs w:val="24"/>
          </w:rPr>
          <w:delText>Neural Activity</w:delText>
        </w:r>
      </w:del>
      <w:ins w:id="1232" w:author="Rossella Falcone" w:date="2026-03-19T17:13:00Z" w16du:dateUtc="2026-03-19T21:13:00Z">
        <w:del w:id="1233" w:author="Siyu Wang" w:date="2026-03-23T02:11:00Z" w16du:dateUtc="2026-03-23T06:11:00Z">
          <w:r w:rsidR="002210C5" w:rsidDel="00DD2296">
            <w:rPr>
              <w:rFonts w:ascii="Times New Roman" w:eastAsia="Times New Roman" w:hAnsi="Times New Roman" w:cs="Times New Roman"/>
              <w:i/>
              <w:sz w:val="24"/>
              <w:szCs w:val="24"/>
            </w:rPr>
            <w:delText>a</w:delText>
          </w:r>
          <w:r w:rsidDel="00DD2296">
            <w:rPr>
              <w:rFonts w:ascii="Times New Roman" w:eastAsia="Times New Roman" w:hAnsi="Times New Roman" w:cs="Times New Roman"/>
              <w:i/>
              <w:sz w:val="24"/>
              <w:szCs w:val="24"/>
            </w:rPr>
            <w:delText>ctivity</w:delText>
          </w:r>
        </w:del>
      </w:ins>
    </w:p>
    <w:p w14:paraId="6FECFB90" w14:textId="4B20A7B7" w:rsidR="002210C5" w:rsidDel="00DD2296" w:rsidRDefault="00D6162D" w:rsidP="00D6162D">
      <w:pPr>
        <w:spacing w:after="0" w:line="480" w:lineRule="auto"/>
        <w:rPr>
          <w:del w:id="1234" w:author="Siyu Wang" w:date="2026-03-23T02:11:00Z" w16du:dateUtc="2026-03-23T06:11:00Z"/>
          <w:rFonts w:ascii="Times New Roman" w:eastAsia="Times New Roman" w:hAnsi="Times New Roman" w:cs="Times New Roman"/>
          <w:sz w:val="24"/>
          <w:szCs w:val="24"/>
        </w:rPr>
      </w:pPr>
      <w:del w:id="1235" w:author="Siyu Wang" w:date="2026-03-23T02:11:00Z" w16du:dateUtc="2026-03-23T06:11:00Z">
        <w:r w:rsidDel="00DD2296">
          <w:rPr>
            <w:rFonts w:ascii="Times New Roman" w:eastAsia="Times New Roman" w:hAnsi="Times New Roman" w:cs="Times New Roman"/>
            <w:sz w:val="24"/>
            <w:szCs w:val="24"/>
          </w:rPr>
          <w:delText xml:space="preserve">The neural activity of 170 neurons was </w:delText>
        </w:r>
      </w:del>
      <w:ins w:id="1236" w:author="Rossella Falcone" w:date="2026-03-19T17:13:00Z" w16du:dateUtc="2026-03-19T21:13:00Z">
        <w:del w:id="1237" w:author="Siyu Wang" w:date="2026-03-23T02:11:00Z" w16du:dateUtc="2026-03-23T06:11:00Z">
          <w:r w:rsidR="002210C5" w:rsidDel="00DD2296">
            <w:rPr>
              <w:rFonts w:ascii="Times New Roman" w:eastAsia="Times New Roman" w:hAnsi="Times New Roman" w:cs="Times New Roman"/>
              <w:sz w:val="24"/>
              <w:szCs w:val="24"/>
            </w:rPr>
            <w:delText xml:space="preserve">initially </w:delText>
          </w:r>
        </w:del>
      </w:ins>
      <w:del w:id="1238" w:author="Siyu Wang" w:date="2026-03-23T02:11:00Z" w16du:dateUtc="2026-03-23T06:11:00Z">
        <w:r w:rsidDel="00DD2296">
          <w:rPr>
            <w:rFonts w:ascii="Times New Roman" w:eastAsia="Times New Roman" w:hAnsi="Times New Roman" w:cs="Times New Roman"/>
            <w:sz w:val="24"/>
            <w:szCs w:val="24"/>
          </w:rPr>
          <w:delText>analyzed using data from 75 to750</w:delText>
        </w:r>
      </w:del>
      <w:ins w:id="1239" w:author="Rossella Falcone" w:date="2026-03-19T17:13:00Z" w16du:dateUtc="2026-03-19T21:13:00Z">
        <w:del w:id="1240" w:author="Siyu Wang" w:date="2026-03-23T02:11:00Z" w16du:dateUtc="2026-03-23T06:11:00Z">
          <w:r w:rsidDel="00DD2296">
            <w:rPr>
              <w:rFonts w:ascii="Times New Roman" w:eastAsia="Times New Roman" w:hAnsi="Times New Roman" w:cs="Times New Roman"/>
              <w:sz w:val="24"/>
              <w:szCs w:val="24"/>
            </w:rPr>
            <w:delText>to</w:delText>
          </w:r>
          <w:r w:rsidR="002210C5" w:rsidDel="00DD2296">
            <w:rPr>
              <w:rFonts w:ascii="Times New Roman" w:eastAsia="Times New Roman" w:hAnsi="Times New Roman" w:cs="Times New Roman"/>
              <w:sz w:val="24"/>
              <w:szCs w:val="24"/>
            </w:rPr>
            <w:delText xml:space="preserve"> </w:delText>
          </w:r>
          <w:r w:rsidDel="00DD2296">
            <w:rPr>
              <w:rFonts w:ascii="Times New Roman" w:eastAsia="Times New Roman" w:hAnsi="Times New Roman" w:cs="Times New Roman"/>
              <w:sz w:val="24"/>
              <w:szCs w:val="24"/>
            </w:rPr>
            <w:delText>750</w:delText>
          </w:r>
        </w:del>
      </w:ins>
      <w:del w:id="1241" w:author="Siyu Wang" w:date="2026-03-23T02:11:00Z" w16du:dateUtc="2026-03-23T06:11:00Z">
        <w:r w:rsidDel="00DD2296">
          <w:rPr>
            <w:rFonts w:ascii="Times New Roman" w:eastAsia="Times New Roman" w:hAnsi="Times New Roman" w:cs="Times New Roman"/>
            <w:sz w:val="24"/>
            <w:szCs w:val="24"/>
          </w:rPr>
          <w:delText xml:space="preserve"> ms after the </w:delText>
        </w:r>
      </w:del>
      <w:ins w:id="1242" w:author="Rossella Falcone" w:date="2026-03-19T17:13:00Z" w16du:dateUtc="2026-03-19T21:13:00Z">
        <w:del w:id="1243" w:author="Siyu Wang" w:date="2026-03-23T02:11:00Z" w16du:dateUtc="2026-03-23T06:11:00Z">
          <w:r w:rsidR="002210C5" w:rsidDel="00DD2296">
            <w:rPr>
              <w:rFonts w:ascii="Times New Roman" w:eastAsia="Times New Roman" w:hAnsi="Times New Roman" w:cs="Times New Roman"/>
              <w:sz w:val="24"/>
              <w:szCs w:val="24"/>
            </w:rPr>
            <w:delText xml:space="preserve">visual </w:delText>
          </w:r>
        </w:del>
      </w:ins>
      <w:del w:id="1244" w:author="Siyu Wang" w:date="2026-03-23T02:11:00Z" w16du:dateUtc="2026-03-23T06:11:00Z">
        <w:r w:rsidDel="00DD2296">
          <w:rPr>
            <w:rFonts w:ascii="Times New Roman" w:eastAsia="Times New Roman" w:hAnsi="Times New Roman" w:cs="Times New Roman"/>
            <w:sz w:val="24"/>
            <w:szCs w:val="24"/>
          </w:rPr>
          <w:delText>cue appeared, labeled as the “Offer Period”. This period ended before the prompt to accept (purple go-signal) or refuse (yellow go-signal) first appeared, and therefore before the monkey knew when to move.</w:delText>
        </w:r>
      </w:del>
      <w:ins w:id="1245" w:author="Rossella Falcone" w:date="2026-03-19T17:13:00Z" w16du:dateUtc="2026-03-19T21:13:00Z">
        <w:del w:id="1246" w:author="Siyu Wang" w:date="2026-03-23T02:11:00Z" w16du:dateUtc="2026-03-23T06:11:00Z">
          <w:r w:rsidR="002210C5" w:rsidDel="00DD2296">
            <w:rPr>
              <w:rFonts w:ascii="Times New Roman" w:eastAsia="Times New Roman" w:hAnsi="Times New Roman" w:cs="Times New Roman"/>
              <w:sz w:val="24"/>
              <w:szCs w:val="24"/>
            </w:rPr>
            <w:delText xml:space="preserve">onset. </w:delText>
          </w:r>
        </w:del>
      </w:ins>
    </w:p>
    <w:p w14:paraId="6784CAA9" w14:textId="77777777" w:rsidR="00D6162D" w:rsidRDefault="00D6162D" w:rsidP="00D6162D">
      <w:pPr>
        <w:spacing w:after="0" w:line="480" w:lineRule="auto"/>
        <w:rPr>
          <w:del w:id="1247" w:author="Rossella Falcone" w:date="2026-03-19T17:13:00Z" w16du:dateUtc="2026-03-19T21:13:00Z"/>
          <w:rFonts w:ascii="Times New Roman" w:eastAsia="Times New Roman" w:hAnsi="Times New Roman" w:cs="Times New Roman"/>
          <w:i/>
          <w:iCs/>
          <w:sz w:val="24"/>
          <w:szCs w:val="24"/>
        </w:rPr>
      </w:pPr>
    </w:p>
    <w:p w14:paraId="141AAD6B" w14:textId="77777777" w:rsidR="00413509" w:rsidRDefault="00413509" w:rsidP="00D6162D">
      <w:pPr>
        <w:spacing w:after="0" w:line="480" w:lineRule="auto"/>
        <w:rPr>
          <w:del w:id="1248" w:author="Rossella Falcone" w:date="2026-03-19T17:13:00Z" w16du:dateUtc="2026-03-19T21:13:00Z"/>
          <w:rFonts w:ascii="Times New Roman" w:eastAsia="Times New Roman" w:hAnsi="Times New Roman" w:cs="Times New Roman"/>
          <w:i/>
          <w:iCs/>
          <w:sz w:val="24"/>
          <w:szCs w:val="24"/>
        </w:rPr>
      </w:pPr>
    </w:p>
    <w:p w14:paraId="6B6457E1" w14:textId="77777777" w:rsidR="00413509" w:rsidRDefault="00413509" w:rsidP="00D6162D">
      <w:pPr>
        <w:spacing w:after="0" w:line="480" w:lineRule="auto"/>
        <w:rPr>
          <w:del w:id="1249" w:author="Rossella Falcone" w:date="2026-03-19T17:13:00Z" w16du:dateUtc="2026-03-19T21:13:00Z"/>
          <w:rFonts w:ascii="Times New Roman" w:eastAsia="Times New Roman" w:hAnsi="Times New Roman" w:cs="Times New Roman"/>
          <w:i/>
          <w:iCs/>
          <w:sz w:val="24"/>
          <w:szCs w:val="24"/>
        </w:rPr>
      </w:pPr>
    </w:p>
    <w:p w14:paraId="70AFD3E3" w14:textId="37BD11E5" w:rsidR="00D6162D" w:rsidRDefault="00D6162D" w:rsidP="00D6162D">
      <w:pPr>
        <w:spacing w:after="0" w:line="480" w:lineRule="auto"/>
        <w:rPr>
          <w:del w:id="1250" w:author="Rossella Falcone" w:date="2026-03-19T17:13:00Z" w16du:dateUtc="2026-03-19T21:13:00Z"/>
          <w:rFonts w:ascii="Times New Roman" w:eastAsia="Times New Roman" w:hAnsi="Times New Roman" w:cs="Times New Roman"/>
          <w:i/>
          <w:iCs/>
          <w:sz w:val="24"/>
          <w:szCs w:val="24"/>
        </w:rPr>
      </w:pPr>
      <w:del w:id="1251" w:author="Rossella Falcone" w:date="2026-03-19T17:13:00Z" w16du:dateUtc="2026-03-19T21:13:00Z">
        <w:r>
          <w:rPr>
            <w:rFonts w:ascii="Times New Roman" w:eastAsia="Times New Roman" w:hAnsi="Times New Roman" w:cs="Times New Roman"/>
            <w:i/>
            <w:iCs/>
            <w:sz w:val="24"/>
            <w:szCs w:val="24"/>
          </w:rPr>
          <w:delText>One-way ANOVAs</w:delText>
        </w:r>
      </w:del>
    </w:p>
    <w:p w14:paraId="2460962A" w14:textId="77777777" w:rsidR="00D6162D" w:rsidRDefault="00D6162D" w:rsidP="00D6162D">
      <w:pPr>
        <w:spacing w:after="0" w:line="480" w:lineRule="auto"/>
        <w:rPr>
          <w:del w:id="1252" w:author="Rossella Falcone" w:date="2026-03-19T17:13:00Z" w16du:dateUtc="2026-03-19T21:13:00Z"/>
          <w:rFonts w:ascii="Times New Roman" w:eastAsia="Times New Roman" w:hAnsi="Times New Roman" w:cs="Times New Roman"/>
          <w:sz w:val="24"/>
          <w:szCs w:val="24"/>
        </w:rPr>
      </w:pPr>
      <w:del w:id="1253" w:author="Rossella Falcone" w:date="2026-03-19T17:13:00Z" w16du:dateUtc="2026-03-19T21:13:00Z">
        <w:r>
          <w:rPr>
            <w:rFonts w:ascii="Times New Roman" w:eastAsia="Times New Roman" w:hAnsi="Times New Roman" w:cs="Times New Roman"/>
            <w:sz w:val="24"/>
            <w:szCs w:val="24"/>
          </w:rPr>
          <w:delText>We performed two separate one-way ANOVAs (p &lt; 0.05) on all 170 recorded cells, for each of the nine offers. The first ANOVA was performed on each offer for which the animal responded with at least 5 accepted and 5 refused trials. For the second ANOVA, each offer was selected based on whether the animal released the bar on at least 5 trials with the first go signal and 5 trials with the second go signal, regardless of acceptance or refusal.</w:delText>
        </w:r>
      </w:del>
    </w:p>
    <w:p w14:paraId="301A0147" w14:textId="77777777" w:rsidR="00D6162D" w:rsidRDefault="00D6162D" w:rsidP="00D6162D">
      <w:pPr>
        <w:spacing w:after="0" w:line="480" w:lineRule="auto"/>
        <w:rPr>
          <w:rFonts w:ascii="Times New Roman" w:hAnsi="Times New Roman"/>
          <w:i/>
          <w:sz w:val="24"/>
          <w:rPrChange w:id="1254" w:author="Rossella Falcone" w:date="2026-03-19T17:13:00Z" w16du:dateUtc="2026-03-19T21:13:00Z">
            <w:rPr>
              <w:rFonts w:ascii="Times New Roman" w:hAnsi="Times New Roman"/>
              <w:sz w:val="24"/>
            </w:rPr>
          </w:rPrChange>
        </w:rPr>
      </w:pPr>
    </w:p>
    <w:p w14:paraId="0F1CDE85" w14:textId="77777777" w:rsidR="00D6162D" w:rsidRDefault="00D6162D" w:rsidP="00D6162D">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619143BF" w14:textId="38293A89"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sliding window analysis was performed using the neural activity from all 170 recorded cells, expressed as total spike count. Starting 500 ms before and ending 1000 ms after </w:t>
      </w:r>
      <w:ins w:id="1255" w:author="Rossella Falcone" w:date="2026-03-19T17:13:00Z" w16du:dateUtc="2026-03-19T21:13:00Z">
        <w:r w:rsidR="002210C5">
          <w:rPr>
            <w:rFonts w:ascii="Times New Roman" w:eastAsia="Times New Roman" w:hAnsi="Times New Roman" w:cs="Times New Roman"/>
            <w:sz w:val="24"/>
            <w:szCs w:val="24"/>
          </w:rPr>
          <w:t xml:space="preserve">visual </w:t>
        </w:r>
      </w:ins>
      <w:r>
        <w:rPr>
          <w:rFonts w:ascii="Times New Roman" w:eastAsia="Times New Roman" w:hAnsi="Times New Roman" w:cs="Times New Roman"/>
          <w:sz w:val="24"/>
          <w:szCs w:val="24"/>
        </w:rPr>
        <w:t xml:space="preserve">cue onset, 100 ms bins were created with a 10 ms interleave period. The spike count within each bin was used in the two-way ANOVA sliding window analysis, with drops and delay as </w:t>
      </w:r>
      <w:ins w:id="1256" w:author="Rossella Falcone" w:date="2026-03-19T17:13:00Z" w16du:dateUtc="2026-03-19T21:13:00Z">
        <w:r w:rsidR="002210C5">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independent variables. </w:t>
      </w:r>
      <w:del w:id="1257" w:author="Rossella Falcone" w:date="2026-03-19T17:13:00Z" w16du:dateUtc="2026-03-19T21:13:00Z">
        <w:r>
          <w:rPr>
            <w:rFonts w:ascii="Times New Roman" w:eastAsia="Times New Roman" w:hAnsi="Times New Roman" w:cs="Times New Roman"/>
            <w:sz w:val="24"/>
            <w:szCs w:val="24"/>
          </w:rPr>
          <w:delText>The choice factor was included as an</w:delText>
        </w:r>
      </w:del>
      <w:ins w:id="1258" w:author="Rossella Falcone" w:date="2026-03-19T17:13:00Z" w16du:dateUtc="2026-03-19T21:13:00Z">
        <w:r w:rsidR="002210C5">
          <w:rPr>
            <w:rFonts w:ascii="Times New Roman" w:eastAsia="Times New Roman" w:hAnsi="Times New Roman" w:cs="Times New Roman"/>
            <w:sz w:val="24"/>
            <w:szCs w:val="24"/>
          </w:rPr>
          <w:t>An</w:t>
        </w:r>
      </w:ins>
      <w:r w:rsidR="002210C5">
        <w:rPr>
          <w:rFonts w:ascii="Times New Roman" w:eastAsia="Times New Roman" w:hAnsi="Times New Roman" w:cs="Times New Roman"/>
          <w:sz w:val="24"/>
          <w:szCs w:val="24"/>
        </w:rPr>
        <w:t xml:space="preserve"> additional effect</w:t>
      </w:r>
      <w:ins w:id="1259" w:author="Rossella Falcone" w:date="2026-03-19T17:13:00Z" w16du:dateUtc="2026-03-19T21:13:00Z">
        <w:r w:rsidR="002210C5">
          <w:rPr>
            <w:rFonts w:ascii="Times New Roman" w:eastAsia="Times New Roman" w:hAnsi="Times New Roman" w:cs="Times New Roman"/>
            <w:sz w:val="24"/>
            <w:szCs w:val="24"/>
          </w:rPr>
          <w:t xml:space="preserve"> was included for the </w:t>
        </w:r>
        <w:r>
          <w:rPr>
            <w:rFonts w:ascii="Times New Roman" w:eastAsia="Times New Roman" w:hAnsi="Times New Roman" w:cs="Times New Roman"/>
            <w:sz w:val="24"/>
            <w:szCs w:val="24"/>
          </w:rPr>
          <w:t>choice factor</w:t>
        </w:r>
      </w:ins>
      <w:r>
        <w:rPr>
          <w:rFonts w:ascii="Times New Roman" w:eastAsia="Times New Roman" w:hAnsi="Times New Roman" w:cs="Times New Roman"/>
          <w:sz w:val="24"/>
          <w:szCs w:val="24"/>
        </w:rPr>
        <w:t xml:space="preserve"> to test whether choice explains additional variance in firing rate, independently of drop and delay.</w:t>
      </w:r>
    </w:p>
    <w:p w14:paraId="1CE0CF67"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each bin, we estimated the proportion of cells that were significantly modulated by each factor (two-way ANOVA, p &lt; 0.05).</w:t>
      </w:r>
    </w:p>
    <w:p w14:paraId="77817429" w14:textId="4022FB08" w:rsidR="00D6162D" w:rsidRDefault="00D6162D" w:rsidP="00D6162D">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we extracted the variance explained by each factor, and by the interaction between drops and delay, expressed as </w:t>
      </w:r>
      <w:r>
        <w:rPr>
          <w:rFonts w:ascii="Times New Roman" w:hAnsi="Times New Roman" w:cs="Times New Roman"/>
          <w:color w:val="242424"/>
          <w:sz w:val="24"/>
          <w:szCs w:val="24"/>
          <w:shd w:val="clear" w:color="auto" w:fill="FFFFFF"/>
        </w:rPr>
        <w:t xml:space="preserve">omega </w:t>
      </w:r>
      <w:r>
        <w:rPr>
          <w:rFonts w:ascii="Times New Roman" w:hAnsi="Times New Roman" w:cs="Times New Roman"/>
          <w:sz w:val="24"/>
          <w:szCs w:val="24"/>
          <w:shd w:val="clear" w:color="auto" w:fill="FFFFFF"/>
        </w:rPr>
        <w:t>squared (</w:t>
      </w:r>
      <w:del w:id="1260" w:author="Rossella Falcone" w:date="2026-03-19T17:13:00Z" w16du:dateUtc="2026-03-19T21:13:00Z">
        <w:r>
          <w:rPr>
            <w:rFonts w:ascii="Times New Roman" w:hAnsi="Times New Roman" w:cs="Times New Roman"/>
            <w:color w:val="000000" w:themeColor="text1"/>
            <w:sz w:val="24"/>
            <w:szCs w:val="24"/>
            <w:shd w:val="clear" w:color="auto" w:fill="FFFFFF"/>
          </w:rPr>
          <w:delText>26</w:delText>
        </w:r>
      </w:del>
      <w:ins w:id="1261" w:author="Rossella Falcone" w:date="2026-03-19T17:13:00Z" w16du:dateUtc="2026-03-19T21:13:00Z">
        <w:r w:rsidR="004F5D52">
          <w:rPr>
            <w:rFonts w:ascii="Times New Roman" w:hAnsi="Times New Roman" w:cs="Times New Roman"/>
            <w:color w:val="000000" w:themeColor="text1"/>
            <w:sz w:val="24"/>
            <w:szCs w:val="24"/>
            <w:shd w:val="clear" w:color="auto" w:fill="FFFFFF"/>
          </w:rPr>
          <w:t>3</w:t>
        </w:r>
        <w:r w:rsidR="002D5BD8">
          <w:rPr>
            <w:rFonts w:ascii="Times New Roman" w:hAnsi="Times New Roman" w:cs="Times New Roman"/>
            <w:color w:val="000000" w:themeColor="text1"/>
            <w:sz w:val="24"/>
            <w:szCs w:val="24"/>
            <w:shd w:val="clear" w:color="auto" w:fill="FFFFFF"/>
          </w:rPr>
          <w:t>3</w:t>
        </w:r>
      </w:ins>
      <w:r>
        <w:rPr>
          <w:rFonts w:ascii="Times New Roman" w:hAnsi="Times New Roman" w:cs="Times New Roman"/>
          <w:sz w:val="24"/>
          <w:szCs w:val="24"/>
          <w:shd w:val="clear" w:color="auto" w:fill="FFFFFF"/>
        </w:rPr>
        <w:t>):</w:t>
      </w:r>
    </w:p>
    <w:p w14:paraId="3C524F9E" w14:textId="77777777" w:rsidR="00D6162D" w:rsidRPr="009357AF" w:rsidRDefault="00D6162D" w:rsidP="00D6162D">
      <w:pPr>
        <w:spacing w:after="0" w:line="480" w:lineRule="auto"/>
        <w:jc w:val="center"/>
        <w:rPr>
          <w:rFonts w:ascii="Times New Roman" w:hAnsi="Times New Roman" w:cs="Times New Roman"/>
          <w:sz w:val="24"/>
          <w:szCs w:val="24"/>
          <w:shd w:val="clear" w:color="auto" w:fill="FFFFFF"/>
          <w:vertAlign w:val="subscript"/>
        </w:rPr>
      </w:pPr>
      <w:r w:rsidRPr="009357AF">
        <w:rPr>
          <w:rFonts w:ascii="Times New Roman" w:hAnsi="Times New Roman" w:cs="Times New Roman"/>
          <w:sz w:val="24"/>
          <w:szCs w:val="24"/>
          <w:shd w:val="clear" w:color="auto" w:fill="FFFFFF"/>
        </w:rPr>
        <w:t>ω</w:t>
      </w:r>
      <w:r w:rsidRPr="009357AF">
        <w:rPr>
          <w:rFonts w:ascii="Times New Roman" w:hAnsi="Times New Roman" w:cs="Times New Roman"/>
          <w:sz w:val="24"/>
          <w:szCs w:val="24"/>
          <w:shd w:val="clear" w:color="auto" w:fill="FFFFFF"/>
          <w:vertAlign w:val="superscript"/>
        </w:rPr>
        <w:t>2</w:t>
      </w:r>
      <w:r w:rsidRPr="009357AF">
        <w:rPr>
          <w:rFonts w:ascii="Times New Roman" w:hAnsi="Times New Roman" w:cs="Times New Roman"/>
          <w:sz w:val="24"/>
          <w:szCs w:val="24"/>
          <w:shd w:val="clear" w:color="auto" w:fill="FFFFFF"/>
        </w:rPr>
        <w:t xml:space="preserve"> = (SS</w:t>
      </w:r>
      <w:r w:rsidRPr="009357AF">
        <w:rPr>
          <w:rFonts w:ascii="Times New Roman" w:hAnsi="Times New Roman" w:cs="Times New Roman"/>
          <w:sz w:val="24"/>
          <w:szCs w:val="24"/>
          <w:shd w:val="clear" w:color="auto" w:fill="FFFFFF"/>
          <w:vertAlign w:val="subscript"/>
        </w:rPr>
        <w:t xml:space="preserve">effect </w:t>
      </w:r>
      <w:r w:rsidRPr="009357AF">
        <w:rPr>
          <w:rFonts w:ascii="Times New Roman" w:hAnsi="Times New Roman" w:cs="Times New Roman"/>
          <w:sz w:val="24"/>
          <w:szCs w:val="24"/>
          <w:shd w:val="clear" w:color="auto" w:fill="FFFFFF"/>
        </w:rPr>
        <w:t>– (df</w:t>
      </w:r>
      <w:r w:rsidRPr="009357AF">
        <w:rPr>
          <w:rFonts w:ascii="Times New Roman" w:hAnsi="Times New Roman" w:cs="Times New Roman"/>
          <w:sz w:val="24"/>
          <w:szCs w:val="24"/>
          <w:shd w:val="clear" w:color="auto" w:fill="FFFFFF"/>
          <w:vertAlign w:val="subscript"/>
        </w:rPr>
        <w:t>effect</w:t>
      </w:r>
      <w:r w:rsidRPr="009357AF">
        <w:rPr>
          <w:rFonts w:ascii="Times New Roman" w:hAnsi="Times New Roman" w:cs="Times New Roman"/>
          <w:sz w:val="24"/>
          <w:szCs w:val="24"/>
          <w:shd w:val="clear" w:color="auto" w:fill="FFFFFF"/>
        </w:rPr>
        <w:t>)(MS</w:t>
      </w:r>
      <w:r w:rsidRPr="009357AF">
        <w:rPr>
          <w:rFonts w:ascii="Times New Roman" w:hAnsi="Times New Roman" w:cs="Times New Roman"/>
          <w:sz w:val="24"/>
          <w:szCs w:val="24"/>
          <w:shd w:val="clear" w:color="auto" w:fill="FFFFFF"/>
          <w:vertAlign w:val="subscript"/>
        </w:rPr>
        <w:t>error</w:t>
      </w:r>
      <w:r w:rsidRPr="009357AF">
        <w:rPr>
          <w:rFonts w:ascii="Times New Roman" w:hAnsi="Times New Roman" w:cs="Times New Roman"/>
          <w:sz w:val="24"/>
          <w:szCs w:val="24"/>
          <w:shd w:val="clear" w:color="auto" w:fill="FFFFFF"/>
        </w:rPr>
        <w:t>))/ MS</w:t>
      </w:r>
      <w:r w:rsidRPr="009357AF">
        <w:rPr>
          <w:rFonts w:ascii="Times New Roman" w:hAnsi="Times New Roman" w:cs="Times New Roman"/>
          <w:sz w:val="24"/>
          <w:szCs w:val="24"/>
          <w:shd w:val="clear" w:color="auto" w:fill="FFFFFF"/>
          <w:vertAlign w:val="subscript"/>
        </w:rPr>
        <w:t>error</w:t>
      </w:r>
      <w:r w:rsidRPr="009357AF">
        <w:rPr>
          <w:rFonts w:ascii="Times New Roman" w:hAnsi="Times New Roman" w:cs="Times New Roman"/>
          <w:sz w:val="24"/>
          <w:szCs w:val="24"/>
          <w:shd w:val="clear" w:color="auto" w:fill="FFFFFF"/>
        </w:rPr>
        <w:t xml:space="preserve"> + SS</w:t>
      </w:r>
      <w:r w:rsidRPr="009357AF">
        <w:rPr>
          <w:rFonts w:ascii="Times New Roman" w:hAnsi="Times New Roman" w:cs="Times New Roman"/>
          <w:sz w:val="24"/>
          <w:szCs w:val="24"/>
          <w:shd w:val="clear" w:color="auto" w:fill="FFFFFF"/>
          <w:vertAlign w:val="subscript"/>
        </w:rPr>
        <w:t>total</w:t>
      </w:r>
    </w:p>
    <w:p w14:paraId="3CC52AA7" w14:textId="77777777" w:rsidR="00D6162D" w:rsidRDefault="00D6162D" w:rsidP="00D6162D">
      <w:pPr>
        <w:spacing w:after="0" w:line="480" w:lineRule="auto"/>
        <w:rPr>
          <w:rFonts w:ascii="Times New Roman" w:eastAsia="Times New Roman" w:hAnsi="Times New Roman" w:cs="Times New Roman"/>
          <w:iCs/>
          <w:sz w:val="24"/>
          <w:szCs w:val="24"/>
        </w:rPr>
      </w:pPr>
    </w:p>
    <w:p w14:paraId="730222BB" w14:textId="77777777"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Correlation across time</w:t>
      </w:r>
    </w:p>
    <w:p w14:paraId="33FB4683"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we only included cells that responded to at least one of the task-relevant variables (delay, drop or choice). This left 121 cells. </w:t>
      </w:r>
    </w:p>
    <w:p w14:paraId="49CCDCB1"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extract the population encoding dimension for drop and delay, we performed a sliding window ANOVA on each cell and extracted the regression coefficients for drop and delay at each time bin. The dimension formed by the beta coefficients across cells at each time bin, is the time-dependent encoding dimension of drop or delay.</w:t>
      </w:r>
    </w:p>
    <w:p w14:paraId="533B489E"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population activity that encodes delay is quantified as the activity projected onto the delay dimension. The population activity of drops is calculated similarly. For each factor separately, the beta coefficients for each time bin were correlated with each other, and the Pearson correlation was calculated.</w:t>
      </w:r>
    </w:p>
    <w:p w14:paraId="245DB8D5" w14:textId="77777777" w:rsidR="00D6162D" w:rsidRDefault="00D6162D" w:rsidP="00D6162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significance threshold of 0.05 (uncorrected) was used.</w:t>
      </w:r>
    </w:p>
    <w:p w14:paraId="7A4B5AAF" w14:textId="77777777" w:rsidR="00126575" w:rsidRDefault="00126575" w:rsidP="00D6162D">
      <w:pPr>
        <w:spacing w:after="0" w:line="480" w:lineRule="auto"/>
        <w:rPr>
          <w:rFonts w:ascii="Times New Roman" w:hAnsi="Times New Roman"/>
          <w:sz w:val="24"/>
          <w:rPrChange w:id="1262" w:author="Rossella Falcone" w:date="2026-03-19T17:13:00Z" w16du:dateUtc="2026-03-19T21:13:00Z">
            <w:rPr>
              <w:rFonts w:ascii="Times New Roman" w:hAnsi="Times New Roman"/>
              <w:i/>
              <w:sz w:val="24"/>
            </w:rPr>
          </w:rPrChange>
        </w:rPr>
      </w:pPr>
    </w:p>
    <w:p w14:paraId="50EB787E" w14:textId="1F20EE15" w:rsidR="00126575" w:rsidDel="00872A7B" w:rsidRDefault="00126575" w:rsidP="00D6162D">
      <w:pPr>
        <w:spacing w:after="0" w:line="480" w:lineRule="auto"/>
        <w:rPr>
          <w:ins w:id="1263" w:author="Rossella Falcone" w:date="2026-03-19T17:13:00Z" w16du:dateUtc="2026-03-19T21:13:00Z"/>
          <w:del w:id="1264" w:author="Siyu Wang" w:date="2026-03-20T17:44:00Z" w16du:dateUtc="2026-03-20T21:44:00Z"/>
          <w:rFonts w:ascii="Times New Roman" w:eastAsia="Times New Roman" w:hAnsi="Times New Roman" w:cs="Times New Roman"/>
          <w:sz w:val="24"/>
          <w:szCs w:val="24"/>
        </w:rPr>
      </w:pPr>
      <w:ins w:id="1265" w:author="Rossella Falcone" w:date="2026-03-19T17:13:00Z" w16du:dateUtc="2026-03-19T21:13:00Z">
        <w:del w:id="1266" w:author="Siyu Wang" w:date="2026-03-20T17:44:00Z" w16du:dateUtc="2026-03-20T21:44:00Z">
          <w:r w:rsidDel="00872A7B">
            <w:rPr>
              <w:rFonts w:ascii="Times New Roman" w:eastAsia="Times New Roman" w:hAnsi="Times New Roman" w:cs="Times New Roman"/>
              <w:sz w:val="24"/>
              <w:szCs w:val="24"/>
            </w:rPr>
            <w:delText>Geometric representations</w:delText>
          </w:r>
        </w:del>
      </w:ins>
    </w:p>
    <w:p w14:paraId="6EC689D2" w14:textId="4732744A" w:rsidR="00126575" w:rsidDel="00872A7B" w:rsidRDefault="00126575" w:rsidP="00D6162D">
      <w:pPr>
        <w:spacing w:after="0" w:line="480" w:lineRule="auto"/>
        <w:rPr>
          <w:ins w:id="1267" w:author="Rossella Falcone" w:date="2026-03-19T17:13:00Z" w16du:dateUtc="2026-03-19T21:13:00Z"/>
          <w:del w:id="1268" w:author="Siyu Wang" w:date="2026-03-20T17:44:00Z" w16du:dateUtc="2026-03-20T21:44:00Z"/>
          <w:rFonts w:ascii="Times New Roman" w:eastAsia="Times New Roman" w:hAnsi="Times New Roman" w:cs="Times New Roman"/>
          <w:sz w:val="24"/>
          <w:szCs w:val="24"/>
        </w:rPr>
      </w:pPr>
      <w:ins w:id="1269" w:author="Rossella Falcone" w:date="2026-03-19T17:13:00Z" w16du:dateUtc="2026-03-19T21:13:00Z">
        <w:del w:id="1270" w:author="Siyu Wang" w:date="2026-03-20T17:44:00Z" w16du:dateUtc="2026-03-20T21:44:00Z">
          <w:r w:rsidDel="00872A7B">
            <w:rPr>
              <w:rFonts w:ascii="Times New Roman" w:eastAsia="Times New Roman" w:hAnsi="Times New Roman" w:cs="Times New Roman"/>
              <w:sz w:val="24"/>
              <w:szCs w:val="24"/>
            </w:rPr>
            <w:delText xml:space="preserve">Please Siyu, add the PCA analyses to the methods. </w:delText>
          </w:r>
        </w:del>
      </w:ins>
    </w:p>
    <w:p w14:paraId="11E7C0F5" w14:textId="04614F7F" w:rsidR="00126575" w:rsidDel="00872A7B" w:rsidRDefault="00126575" w:rsidP="00D6162D">
      <w:pPr>
        <w:spacing w:after="0" w:line="480" w:lineRule="auto"/>
        <w:rPr>
          <w:ins w:id="1271" w:author="Rossella Falcone" w:date="2026-03-19T17:13:00Z" w16du:dateUtc="2026-03-19T21:13:00Z"/>
          <w:del w:id="1272" w:author="Siyu Wang" w:date="2026-03-20T17:44:00Z" w16du:dateUtc="2026-03-20T21:44:00Z"/>
          <w:rFonts w:ascii="Times New Roman" w:eastAsia="Times New Roman" w:hAnsi="Times New Roman" w:cs="Times New Roman"/>
          <w:sz w:val="24"/>
          <w:szCs w:val="24"/>
        </w:rPr>
      </w:pPr>
      <w:ins w:id="1273" w:author="Rossella Falcone" w:date="2026-03-19T17:13:00Z" w16du:dateUtc="2026-03-19T21:13:00Z">
        <w:del w:id="1274" w:author="Siyu Wang" w:date="2026-03-20T17:44:00Z" w16du:dateUtc="2026-03-20T21:44:00Z">
          <w:r w:rsidDel="00872A7B">
            <w:rPr>
              <w:rFonts w:ascii="Times New Roman" w:eastAsia="Times New Roman" w:hAnsi="Times New Roman" w:cs="Times New Roman"/>
              <w:sz w:val="24"/>
              <w:szCs w:val="24"/>
            </w:rPr>
            <w:delText xml:space="preserve">I do remember I asked for previous manuscripts, and you told me it was not necessary. </w:delText>
          </w:r>
        </w:del>
      </w:ins>
    </w:p>
    <w:p w14:paraId="05E9B08F" w14:textId="650A647D" w:rsidR="00126575" w:rsidDel="00872A7B" w:rsidRDefault="00126575" w:rsidP="00D6162D">
      <w:pPr>
        <w:spacing w:after="0" w:line="480" w:lineRule="auto"/>
        <w:rPr>
          <w:ins w:id="1275" w:author="Rossella Falcone" w:date="2026-03-19T17:13:00Z" w16du:dateUtc="2026-03-19T21:13:00Z"/>
          <w:del w:id="1276" w:author="Siyu Wang" w:date="2026-03-20T17:44:00Z" w16du:dateUtc="2026-03-20T21:44:00Z"/>
          <w:rFonts w:ascii="Times New Roman" w:eastAsia="Times New Roman" w:hAnsi="Times New Roman" w:cs="Times New Roman"/>
          <w:sz w:val="24"/>
          <w:szCs w:val="24"/>
        </w:rPr>
      </w:pPr>
      <w:ins w:id="1277" w:author="Rossella Falcone" w:date="2026-03-19T17:13:00Z" w16du:dateUtc="2026-03-19T21:13:00Z">
        <w:del w:id="1278" w:author="Siyu Wang" w:date="2026-03-20T17:44:00Z" w16du:dateUtc="2026-03-20T21:44:00Z">
          <w:r w:rsidDel="00872A7B">
            <w:rPr>
              <w:rFonts w:ascii="Times New Roman" w:eastAsia="Times New Roman" w:hAnsi="Times New Roman" w:cs="Times New Roman"/>
              <w:sz w:val="24"/>
              <w:szCs w:val="24"/>
            </w:rPr>
            <w:delText xml:space="preserve">For PCA I only left those around the go signal. </w:delText>
          </w:r>
        </w:del>
      </w:ins>
    </w:p>
    <w:p w14:paraId="3A887847" w14:textId="77777777" w:rsidR="00D6162D" w:rsidDel="00872A7B" w:rsidRDefault="00D6162D" w:rsidP="00D6162D">
      <w:pPr>
        <w:spacing w:after="0" w:line="480" w:lineRule="auto"/>
        <w:rPr>
          <w:ins w:id="1279" w:author="Rossella Falcone" w:date="2026-03-19T17:13:00Z" w16du:dateUtc="2026-03-19T21:13:00Z"/>
          <w:del w:id="1280" w:author="Siyu Wang" w:date="2026-03-20T17:44:00Z" w16du:dateUtc="2026-03-20T21:44:00Z"/>
          <w:rFonts w:ascii="Times New Roman" w:eastAsia="Times New Roman" w:hAnsi="Times New Roman" w:cs="Times New Roman"/>
          <w:i/>
          <w:iCs/>
          <w:sz w:val="24"/>
          <w:szCs w:val="24"/>
        </w:rPr>
      </w:pPr>
    </w:p>
    <w:p w14:paraId="207B1EC7" w14:textId="6812C9E5" w:rsidR="00D6162D" w:rsidRDefault="00D6162D" w:rsidP="00D6162D">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Decoding </w:t>
      </w:r>
      <w:del w:id="1281" w:author="Rossella Falcone" w:date="2026-03-19T17:13:00Z" w16du:dateUtc="2026-03-19T21:13:00Z">
        <w:r>
          <w:rPr>
            <w:rFonts w:ascii="Times New Roman" w:eastAsia="Times New Roman" w:hAnsi="Times New Roman" w:cs="Times New Roman"/>
            <w:i/>
            <w:iCs/>
            <w:sz w:val="24"/>
            <w:szCs w:val="24"/>
          </w:rPr>
          <w:delText>Analysis</w:delText>
        </w:r>
      </w:del>
      <w:ins w:id="1282" w:author="Rossella Falcone" w:date="2026-03-19T17:13:00Z" w16du:dateUtc="2026-03-19T21:13:00Z">
        <w:r w:rsidR="002210C5">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nalysis</w:t>
        </w:r>
      </w:ins>
    </w:p>
    <w:p w14:paraId="2E5869BF" w14:textId="77777777" w:rsidR="00D6162D" w:rsidDel="009C5A4A" w:rsidRDefault="00D6162D" w:rsidP="00D6162D">
      <w:pPr>
        <w:spacing w:after="0" w:line="480" w:lineRule="auto"/>
        <w:rPr>
          <w:del w:id="1283" w:author="Siyu Wang" w:date="2026-03-23T02:40:00Z" w16du:dateUtc="2026-03-23T06:40: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support vector machine was used as the classifier. Training and testing comprised of non-overlapping trials (75% of trials for training, and 25% for testing). This procedure was repeated 10 times, and the average decoding accuracy was recorded. </w:t>
      </w:r>
    </w:p>
    <w:p w14:paraId="10DD99BC" w14:textId="28DF327F" w:rsidR="00D6162D" w:rsidDel="009C5A4A" w:rsidRDefault="00D6162D" w:rsidP="00D6162D">
      <w:pPr>
        <w:spacing w:after="0" w:line="480" w:lineRule="auto"/>
        <w:rPr>
          <w:del w:id="1284" w:author="Siyu Wang" w:date="2026-03-23T02:42:00Z" w16du:dateUtc="2026-03-23T06:42: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Decoding of drops, </w:t>
      </w:r>
      <w:del w:id="1285" w:author="Rossella Falcone" w:date="2026-03-19T17:13:00Z" w16du:dateUtc="2026-03-19T21:13:00Z">
        <w:r>
          <w:rPr>
            <w:rFonts w:ascii="Times New Roman" w:eastAsia="Times New Roman" w:hAnsi="Times New Roman" w:cs="Times New Roman"/>
            <w:sz w:val="24"/>
            <w:szCs w:val="24"/>
          </w:rPr>
          <w:delText>delay</w:delText>
        </w:r>
      </w:del>
      <w:ins w:id="1286" w:author="Rossella Falcone" w:date="2026-03-19T17:13:00Z" w16du:dateUtc="2026-03-19T21:13:00Z">
        <w:r>
          <w:rPr>
            <w:rFonts w:ascii="Times New Roman" w:eastAsia="Times New Roman" w:hAnsi="Times New Roman" w:cs="Times New Roman"/>
            <w:sz w:val="24"/>
            <w:szCs w:val="24"/>
          </w:rPr>
          <w:t>delay</w:t>
        </w:r>
        <w:r w:rsidR="009E7514">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and </w:t>
      </w:r>
      <w:del w:id="1287" w:author="Siyu Wang" w:date="2026-03-23T02:40:00Z" w16du:dateUtc="2026-03-23T06:40:00Z">
        <w:r w:rsidDel="009C5A4A">
          <w:rPr>
            <w:rFonts w:ascii="Times New Roman" w:eastAsia="Times New Roman" w:hAnsi="Times New Roman" w:cs="Times New Roman"/>
            <w:sz w:val="24"/>
            <w:szCs w:val="24"/>
          </w:rPr>
          <w:delText xml:space="preserve">interactions </w:delText>
        </w:r>
      </w:del>
      <w:ins w:id="1288" w:author="Siyu Wang" w:date="2026-03-23T02:40:00Z" w16du:dateUtc="2026-03-23T06:40:00Z">
        <w:r w:rsidR="009C5A4A">
          <w:rPr>
            <w:rFonts w:ascii="Times New Roman" w:eastAsia="Times New Roman" w:hAnsi="Times New Roman" w:cs="Times New Roman"/>
            <w:sz w:val="24"/>
            <w:szCs w:val="24"/>
          </w:rPr>
          <w:t xml:space="preserve">offer </w:t>
        </w:r>
        <w:r w:rsidR="009C5A4A">
          <w:rPr>
            <w:rFonts w:ascii="Times New Roman" w:eastAsia="Times New Roman" w:hAnsi="Times New Roman" w:cs="Times New Roman"/>
            <w:sz w:val="24"/>
            <w:szCs w:val="24"/>
          </w:rPr>
          <w:lastRenderedPageBreak/>
          <w:t xml:space="preserve">identity </w:t>
        </w:r>
      </w:ins>
      <w:del w:id="1289" w:author="Rossella Falcone" w:date="2026-03-19T17:13:00Z" w16du:dateUtc="2026-03-19T21:13:00Z">
        <w:r>
          <w:rPr>
            <w:rFonts w:ascii="Times New Roman" w:eastAsia="Times New Roman" w:hAnsi="Times New Roman" w:cs="Times New Roman"/>
            <w:sz w:val="24"/>
            <w:szCs w:val="24"/>
          </w:rPr>
          <w:delText>was</w:delText>
        </w:r>
      </w:del>
      <w:ins w:id="1290" w:author="Rossella Falcone" w:date="2026-03-19T17:13:00Z" w16du:dateUtc="2026-03-19T21:13:00Z">
        <w:r w:rsidR="00AE5689">
          <w:rPr>
            <w:rFonts w:ascii="Times New Roman" w:eastAsia="Times New Roman" w:hAnsi="Times New Roman" w:cs="Times New Roman"/>
            <w:sz w:val="24"/>
            <w:szCs w:val="24"/>
          </w:rPr>
          <w:t>were</w:t>
        </w:r>
      </w:ins>
      <w:r>
        <w:rPr>
          <w:rFonts w:ascii="Times New Roman" w:eastAsia="Times New Roman" w:hAnsi="Times New Roman" w:cs="Times New Roman"/>
          <w:sz w:val="24"/>
          <w:szCs w:val="24"/>
        </w:rPr>
        <w:t xml:space="preserve"> carried out separately. For each factor, decoding was performed using a sliding window (step size: </w:t>
      </w:r>
      <w:del w:id="1291" w:author="Rossella Falcone" w:date="2026-03-19T17:13:00Z" w16du:dateUtc="2026-03-19T21:13:00Z">
        <w:r>
          <w:rPr>
            <w:rFonts w:ascii="Times New Roman" w:eastAsia="Times New Roman" w:hAnsi="Times New Roman" w:cs="Times New Roman"/>
            <w:sz w:val="24"/>
            <w:szCs w:val="24"/>
          </w:rPr>
          <w:delText>20ms</w:delText>
        </w:r>
      </w:del>
      <w:ins w:id="1292" w:author="Rossella Falcone" w:date="2026-03-19T17:13:00Z" w16du:dateUtc="2026-03-19T21:13:00Z">
        <w:r>
          <w:rPr>
            <w:rFonts w:ascii="Times New Roman" w:eastAsia="Times New Roman" w:hAnsi="Times New Roman" w:cs="Times New Roman"/>
            <w:sz w:val="24"/>
            <w:szCs w:val="24"/>
          </w:rPr>
          <w:t>20</w:t>
        </w:r>
        <w:r w:rsidR="009E75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ms</w:t>
        </w:r>
      </w:ins>
      <w:r>
        <w:rPr>
          <w:rFonts w:ascii="Times New Roman" w:eastAsia="Times New Roman" w:hAnsi="Times New Roman" w:cs="Times New Roman"/>
          <w:sz w:val="24"/>
          <w:szCs w:val="24"/>
        </w:rPr>
        <w:t xml:space="preserve">, width: </w:t>
      </w:r>
      <w:del w:id="1293" w:author="Rossella Falcone" w:date="2026-03-19T17:13:00Z" w16du:dateUtc="2026-03-19T21:13:00Z">
        <w:r>
          <w:rPr>
            <w:rFonts w:ascii="Times New Roman" w:eastAsia="Times New Roman" w:hAnsi="Times New Roman" w:cs="Times New Roman"/>
            <w:sz w:val="24"/>
            <w:szCs w:val="24"/>
          </w:rPr>
          <w:delText>100ms</w:delText>
        </w:r>
      </w:del>
      <w:ins w:id="1294" w:author="Rossella Falcone" w:date="2026-03-19T17:13:00Z" w16du:dateUtc="2026-03-19T21:13:00Z">
        <w:r>
          <w:rPr>
            <w:rFonts w:ascii="Times New Roman" w:eastAsia="Times New Roman" w:hAnsi="Times New Roman" w:cs="Times New Roman"/>
            <w:sz w:val="24"/>
            <w:szCs w:val="24"/>
          </w:rPr>
          <w:t>100</w:t>
        </w:r>
        <w:r w:rsidR="009E75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ms</w:t>
        </w:r>
      </w:ins>
      <w:r>
        <w:rPr>
          <w:rFonts w:ascii="Times New Roman" w:eastAsia="Times New Roman" w:hAnsi="Times New Roman" w:cs="Times New Roman"/>
          <w:sz w:val="24"/>
          <w:szCs w:val="24"/>
        </w:rPr>
        <w:t>).</w:t>
      </w:r>
      <w:del w:id="1295" w:author="Siyu Wang" w:date="2026-03-23T02:42:00Z" w16du:dateUtc="2026-03-23T06:42:00Z">
        <w:r w:rsidDel="009C5A4A">
          <w:rPr>
            <w:rFonts w:ascii="Times New Roman" w:eastAsia="Times New Roman" w:hAnsi="Times New Roman" w:cs="Times New Roman"/>
            <w:sz w:val="24"/>
            <w:szCs w:val="24"/>
          </w:rPr>
          <w:delText xml:space="preserve"> </w:delText>
        </w:r>
      </w:del>
    </w:p>
    <w:p w14:paraId="3B07DFB5" w14:textId="557BA17F" w:rsidR="009E7514" w:rsidDel="009C5A4A" w:rsidRDefault="009E7514">
      <w:pPr>
        <w:spacing w:after="0" w:line="480" w:lineRule="auto"/>
        <w:rPr>
          <w:ins w:id="1296" w:author="Rossella Falcone" w:date="2026-03-19T17:13:00Z" w16du:dateUtc="2026-03-19T21:13:00Z"/>
          <w:del w:id="1297" w:author="Siyu Wang" w:date="2026-03-23T02:42:00Z" w16du:dateUtc="2026-03-23T06:42:00Z"/>
          <w:rFonts w:ascii="Times New Roman" w:eastAsia="Times New Roman" w:hAnsi="Times New Roman" w:cs="Times New Roman"/>
          <w:sz w:val="24"/>
          <w:szCs w:val="24"/>
        </w:rPr>
      </w:pPr>
      <w:ins w:id="1298" w:author="Rossella Falcone" w:date="2026-03-19T17:13:00Z" w16du:dateUtc="2026-03-19T21:13:00Z">
        <w:del w:id="1299" w:author="Siyu Wang" w:date="2026-03-23T02:42:00Z" w16du:dateUtc="2026-03-23T06:42:00Z">
          <w:r w:rsidDel="009C5A4A">
            <w:rPr>
              <w:rFonts w:ascii="Times New Roman" w:eastAsia="Times New Roman" w:hAnsi="Times New Roman" w:cs="Times New Roman"/>
              <w:sz w:val="24"/>
              <w:szCs w:val="24"/>
            </w:rPr>
            <w:delText>PLEASE SIYU&lt; ADD THE SHUFFLING HERE!</w:delText>
          </w:r>
        </w:del>
      </w:ins>
    </w:p>
    <w:p w14:paraId="54329FBF" w14:textId="77777777" w:rsidR="00D6162D" w:rsidRDefault="00D6162D">
      <w:pPr>
        <w:spacing w:after="0" w:line="480" w:lineRule="auto"/>
        <w:rPr>
          <w:ins w:id="1300" w:author="Rossella Falcone" w:date="2026-03-19T17:13:00Z" w16du:dateUtc="2026-03-19T21:13:00Z"/>
          <w:rFonts w:ascii="Times New Roman" w:hAnsi="Times New Roman" w:cs="Times New Roman"/>
          <w:b/>
          <w:bCs/>
          <w:sz w:val="24"/>
          <w:szCs w:val="24"/>
        </w:rPr>
        <w:pPrChange w:id="1301" w:author="Siyu Wang" w:date="2026-03-23T02:42:00Z" w16du:dateUtc="2026-03-23T06:42:00Z">
          <w:pPr>
            <w:spacing w:after="0" w:line="480" w:lineRule="auto"/>
            <w:ind w:firstLine="360"/>
          </w:pPr>
        </w:pPrChange>
      </w:pPr>
    </w:p>
    <w:p w14:paraId="16A4C75B" w14:textId="77777777" w:rsidR="00126575" w:rsidRDefault="00126575" w:rsidP="00B95963">
      <w:pPr>
        <w:spacing w:after="0" w:line="480" w:lineRule="auto"/>
        <w:rPr>
          <w:ins w:id="1302" w:author="Rossella Falcone" w:date="2026-03-19T17:13:00Z" w16du:dateUtc="2026-03-19T21:13:00Z"/>
          <w:rFonts w:ascii="Times New Roman" w:hAnsi="Times New Roman" w:cs="Times New Roman"/>
          <w:b/>
          <w:bCs/>
          <w:sz w:val="24"/>
          <w:szCs w:val="24"/>
        </w:rPr>
      </w:pPr>
    </w:p>
    <w:p w14:paraId="4DD67AF8" w14:textId="77777777" w:rsidR="00126575" w:rsidRDefault="00126575">
      <w:pPr>
        <w:spacing w:after="0" w:line="480" w:lineRule="auto"/>
        <w:rPr>
          <w:rFonts w:ascii="Times New Roman" w:hAnsi="Times New Roman" w:cs="Times New Roman"/>
          <w:b/>
          <w:bCs/>
          <w:sz w:val="24"/>
          <w:szCs w:val="24"/>
        </w:rPr>
        <w:pPrChange w:id="1303" w:author="Rossella Falcone" w:date="2026-03-19T17:13:00Z" w16du:dateUtc="2026-03-19T21:13:00Z">
          <w:pPr>
            <w:spacing w:after="0" w:line="480" w:lineRule="auto"/>
            <w:ind w:firstLine="360"/>
          </w:pPr>
        </w:pPrChange>
      </w:pPr>
    </w:p>
    <w:p w14:paraId="2B42ECD9" w14:textId="77777777" w:rsidR="00126575" w:rsidRPr="00AE5689" w:rsidRDefault="00126575" w:rsidP="00126575">
      <w:pPr>
        <w:spacing w:after="0" w:line="480" w:lineRule="auto"/>
        <w:rPr>
          <w:rFonts w:ascii="Times New Roman" w:hAnsi="Times New Roman" w:cs="Times New Roman"/>
          <w:b/>
          <w:bCs/>
          <w:sz w:val="24"/>
          <w:szCs w:val="24"/>
        </w:rPr>
      </w:pPr>
      <w:commentRangeStart w:id="1304"/>
      <w:r w:rsidRPr="00AE5689">
        <w:rPr>
          <w:rFonts w:ascii="Times New Roman" w:hAnsi="Times New Roman" w:cs="Times New Roman"/>
          <w:b/>
          <w:bCs/>
          <w:sz w:val="24"/>
          <w:szCs w:val="24"/>
        </w:rPr>
        <w:t>References</w:t>
      </w:r>
      <w:commentRangeEnd w:id="1304"/>
      <w:r w:rsidR="00413509" w:rsidRPr="00AE5689">
        <w:rPr>
          <w:rStyle w:val="CommentReference"/>
          <w:rFonts w:ascii="Times New Roman" w:hAnsi="Times New Roman" w:cs="Times New Roman"/>
          <w:b/>
          <w:bCs/>
          <w:sz w:val="24"/>
          <w:szCs w:val="24"/>
        </w:rPr>
        <w:commentReference w:id="1304"/>
      </w:r>
    </w:p>
    <w:p w14:paraId="41850CCF" w14:textId="517F8117"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G. Ainslie</w:t>
      </w:r>
      <w:del w:id="1305" w:author="Rossella Falcone" w:date="2026-03-19T17:13:00Z" w16du:dateUtc="2026-03-19T21:13:00Z">
        <w:r w:rsidR="009D014E" w:rsidRPr="00696706">
          <w:rPr>
            <w:rFonts w:ascii="Times New Roman" w:hAnsi="Times New Roman" w:cs="Times New Roman"/>
          </w:rPr>
          <w:delText>,</w:delText>
        </w:r>
      </w:del>
      <w:ins w:id="1306" w:author="Rossella Falcone" w:date="2026-03-19T17:13:00Z" w16du:dateUtc="2026-03-19T21:13:00Z">
        <w:r w:rsidR="001F5F6C">
          <w:rPr>
            <w:rFonts w:ascii="Times New Roman" w:hAnsi="Times New Roman" w:cs="Times New Roman"/>
          </w:rPr>
          <w:t>.</w:t>
        </w:r>
      </w:ins>
      <w:r w:rsidRPr="00AE5689">
        <w:rPr>
          <w:rFonts w:ascii="Times New Roman" w:hAnsi="Times New Roman" w:cs="Times New Roman"/>
        </w:rPr>
        <w:t xml:space="preserve"> Specious reward: A behavioral theory of impulsiveness and impulse control. </w:t>
      </w:r>
      <w:r w:rsidRPr="00AE5689">
        <w:rPr>
          <w:rFonts w:ascii="Times New Roman" w:hAnsi="Times New Roman" w:cs="Times New Roman"/>
          <w:i/>
          <w:iCs/>
        </w:rPr>
        <w:t xml:space="preserve">Psychol. Bull. </w:t>
      </w:r>
      <w:r w:rsidRPr="00AE5689">
        <w:rPr>
          <w:rFonts w:ascii="Times New Roman" w:hAnsi="Times New Roman" w:cs="Times New Roman"/>
          <w:b/>
          <w:bCs/>
        </w:rPr>
        <w:t>82</w:t>
      </w:r>
      <w:r w:rsidRPr="00AE5689">
        <w:rPr>
          <w:rFonts w:ascii="Times New Roman" w:hAnsi="Times New Roman" w:cs="Times New Roman"/>
        </w:rPr>
        <w:t>, 463-496 (1975). </w:t>
      </w:r>
    </w:p>
    <w:p w14:paraId="28494215" w14:textId="2388205B"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J. E. Mazur</w:t>
      </w:r>
      <w:del w:id="1307" w:author="Rossella Falcone" w:date="2026-03-19T17:13:00Z" w16du:dateUtc="2026-03-19T21:13:00Z">
        <w:r w:rsidR="009D014E" w:rsidRPr="00696706">
          <w:rPr>
            <w:rFonts w:ascii="Times New Roman" w:hAnsi="Times New Roman" w:cs="Times New Roman"/>
          </w:rPr>
          <w:delText>,</w:delText>
        </w:r>
      </w:del>
      <w:ins w:id="1308" w:author="Rossella Falcone" w:date="2026-03-19T17:13:00Z" w16du:dateUtc="2026-03-19T21:13:00Z">
        <w:r w:rsidR="001F5F6C">
          <w:rPr>
            <w:rFonts w:ascii="Times New Roman" w:hAnsi="Times New Roman" w:cs="Times New Roman"/>
          </w:rPr>
          <w:t>.</w:t>
        </w:r>
      </w:ins>
      <w:r w:rsidRPr="00AE5689">
        <w:rPr>
          <w:rFonts w:ascii="Times New Roman" w:hAnsi="Times New Roman" w:cs="Times New Roman"/>
        </w:rPr>
        <w:t xml:space="preserve"> An adjusting procedure for studying delayed reinforcement. In M. L. Commons, J. E. Mazur, J. A. Nevin, &amp; H. Rachlin (Eds.),</w:t>
      </w:r>
      <w:r w:rsidRPr="00AE5689">
        <w:rPr>
          <w:rFonts w:ascii="Times New Roman" w:hAnsi="Times New Roman" w:cs="Times New Roman"/>
          <w:i/>
          <w:iCs/>
        </w:rPr>
        <w:t xml:space="preserve"> The effect of delay and of intervening events on reinforcement value</w:t>
      </w:r>
      <w:r w:rsidRPr="00AE5689">
        <w:rPr>
          <w:rFonts w:ascii="Times New Roman" w:hAnsi="Times New Roman" w:cs="Times New Roman"/>
        </w:rPr>
        <w:t xml:space="preserve"> (pp. 55–73).  Lawrence Erlbaum Associates, Inc. (1987). </w:t>
      </w:r>
    </w:p>
    <w:p w14:paraId="1D78F427" w14:textId="384E0419"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r w:rsidRPr="00AE5689">
        <w:rPr>
          <w:rFonts w:ascii="Times New Roman" w:hAnsi="Times New Roman" w:cs="Times New Roman"/>
        </w:rPr>
        <w:t>W. Mischel, E. B. Ebbesen</w:t>
      </w:r>
      <w:del w:id="1309" w:author="Rossella Falcone" w:date="2026-03-19T17:13:00Z" w16du:dateUtc="2026-03-19T21:13:00Z">
        <w:r w:rsidR="009D014E" w:rsidRPr="00696706">
          <w:rPr>
            <w:rFonts w:ascii="Times New Roman" w:hAnsi="Times New Roman" w:cs="Times New Roman"/>
          </w:rPr>
          <w:delText>,</w:delText>
        </w:r>
      </w:del>
      <w:ins w:id="1310" w:author="Rossella Falcone" w:date="2026-03-19T17:13:00Z" w16du:dateUtc="2026-03-19T21:13:00Z">
        <w:r w:rsidR="001F5F6C">
          <w:rPr>
            <w:rFonts w:ascii="Times New Roman" w:hAnsi="Times New Roman" w:cs="Times New Roman"/>
          </w:rPr>
          <w:t>.</w:t>
        </w:r>
      </w:ins>
      <w:r w:rsidRPr="00AE5689">
        <w:rPr>
          <w:rFonts w:ascii="Times New Roman" w:hAnsi="Times New Roman" w:cs="Times New Roman"/>
        </w:rPr>
        <w:t xml:space="preserve"> Attention in Delay of Gratification. </w:t>
      </w:r>
      <w:r w:rsidRPr="00AE5689">
        <w:rPr>
          <w:rFonts w:ascii="Times New Roman" w:hAnsi="Times New Roman" w:cs="Times New Roman"/>
          <w:i/>
          <w:iCs/>
        </w:rPr>
        <w:t>J. Pers. Soc. Psychol.</w:t>
      </w:r>
      <w:r w:rsidRPr="00AE5689">
        <w:rPr>
          <w:rFonts w:ascii="Times New Roman" w:hAnsi="Times New Roman" w:cs="Times New Roman"/>
        </w:rPr>
        <w:t xml:space="preserve"> </w:t>
      </w:r>
      <w:r w:rsidRPr="00AE5689">
        <w:rPr>
          <w:rFonts w:ascii="Times New Roman" w:hAnsi="Times New Roman" w:cs="Times New Roman"/>
          <w:b/>
          <w:bCs/>
        </w:rPr>
        <w:t>16</w:t>
      </w:r>
      <w:r w:rsidRPr="00AE5689">
        <w:rPr>
          <w:rFonts w:ascii="Times New Roman" w:hAnsi="Times New Roman" w:cs="Times New Roman"/>
        </w:rPr>
        <w:t>, 329-337 (1970).</w:t>
      </w:r>
    </w:p>
    <w:p w14:paraId="443B2B73" w14:textId="77777777" w:rsidR="00126575" w:rsidRPr="00AE5689" w:rsidRDefault="00126575" w:rsidP="00126575">
      <w:pPr>
        <w:pStyle w:val="ListParagraph"/>
        <w:numPr>
          <w:ilvl w:val="0"/>
          <w:numId w:val="2"/>
        </w:numPr>
        <w:suppressAutoHyphens w:val="0"/>
        <w:spacing w:after="0" w:line="480" w:lineRule="auto"/>
        <w:rPr>
          <w:rFonts w:ascii="Times New Roman" w:hAnsi="Times New Roman" w:cs="Times New Roman"/>
        </w:rPr>
      </w:pPr>
      <w:hyperlink r:id="rId17">
        <w:r w:rsidRPr="00AE5689">
          <w:rPr>
            <w:rStyle w:val="Hyperlink"/>
            <w:rFonts w:ascii="Times New Roman" w:hAnsi="Times New Roman" w:cs="Times New Roman"/>
            <w:color w:val="auto"/>
            <w:u w:val="none"/>
          </w:rPr>
          <w:t>A. M. Trevail</w:t>
        </w:r>
      </w:hyperlink>
      <w:r w:rsidRPr="00AE5689">
        <w:rPr>
          <w:rFonts w:ascii="Times New Roman" w:hAnsi="Times New Roman" w:cs="Times New Roman"/>
        </w:rPr>
        <w:t xml:space="preserve"> et al., Environmental heterogeneity decreases reproductive success via effects on foraging behaviour, </w:t>
      </w:r>
      <w:r w:rsidRPr="00AE5689">
        <w:rPr>
          <w:rFonts w:ascii="Times New Roman" w:hAnsi="Times New Roman" w:cs="Times New Roman"/>
          <w:i/>
          <w:iCs/>
        </w:rPr>
        <w:t>Proc. Biol. Sci.</w:t>
      </w:r>
      <w:r w:rsidRPr="00AE5689">
        <w:rPr>
          <w:rFonts w:ascii="Times New Roman" w:hAnsi="Times New Roman" w:cs="Times New Roman"/>
        </w:rPr>
        <w:t xml:space="preserve"> </w:t>
      </w:r>
      <w:r w:rsidRPr="00AE5689">
        <w:rPr>
          <w:rFonts w:ascii="Times New Roman" w:hAnsi="Times New Roman" w:cs="Times New Roman"/>
          <w:b/>
          <w:bCs/>
        </w:rPr>
        <w:t>286</w:t>
      </w:r>
      <w:r w:rsidRPr="00AE5689">
        <w:rPr>
          <w:rFonts w:ascii="Times New Roman" w:hAnsi="Times New Roman" w:cs="Times New Roman"/>
        </w:rPr>
        <w:t xml:space="preserve">, 20190795 (2019). </w:t>
      </w:r>
    </w:p>
    <w:p w14:paraId="2CFEA5DB" w14:textId="6B96B00B"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hyperlink r:id="rId18">
        <w:r w:rsidRPr="00AE5689">
          <w:rPr>
            <w:rStyle w:val="Hyperlink"/>
            <w:rFonts w:ascii="Times New Roman" w:hAnsi="Times New Roman" w:cs="Times New Roman"/>
            <w:color w:val="auto"/>
            <w:u w:val="none"/>
          </w:rPr>
          <w:t>J. A. Eccard</w:t>
        </w:r>
      </w:hyperlink>
      <w:r w:rsidRPr="00AE5689">
        <w:rPr>
          <w:rFonts w:ascii="Times New Roman" w:hAnsi="Times New Roman" w:cs="Times New Roman"/>
        </w:rPr>
        <w:t>, </w:t>
      </w:r>
      <w:hyperlink r:id="rId19">
        <w:r w:rsidRPr="00AE5689">
          <w:rPr>
            <w:rStyle w:val="Hyperlink"/>
            <w:rFonts w:ascii="Times New Roman" w:hAnsi="Times New Roman" w:cs="Times New Roman"/>
            <w:color w:val="auto"/>
            <w:u w:val="none"/>
          </w:rPr>
          <w:t>T. Liesenjohann</w:t>
        </w:r>
      </w:hyperlink>
      <w:r w:rsidRPr="00AE5689">
        <w:rPr>
          <w:rFonts w:ascii="Times New Roman" w:hAnsi="Times New Roman" w:cs="Times New Roman"/>
        </w:rPr>
        <w:t>, </w:t>
      </w:r>
      <w:hyperlink r:id="rId20">
        <w:r w:rsidRPr="00AE5689">
          <w:rPr>
            <w:rStyle w:val="Hyperlink"/>
            <w:rFonts w:ascii="Times New Roman" w:hAnsi="Times New Roman" w:cs="Times New Roman"/>
            <w:color w:val="auto"/>
            <w:u w:val="none"/>
          </w:rPr>
          <w:t>M. Dammhahn</w:t>
        </w:r>
      </w:hyperlink>
      <w:ins w:id="1311" w:author="Rossella Falcone" w:date="2026-03-19T17:13:00Z" w16du:dateUtc="2026-03-19T21:13:00Z">
        <w:r w:rsidR="001F5F6C">
          <w:t>.</w:t>
        </w:r>
      </w:ins>
      <w:r w:rsidRPr="00AE5689">
        <w:rPr>
          <w:rFonts w:ascii="Times New Roman" w:hAnsi="Times New Roman" w:cs="Times New Roman"/>
        </w:rPr>
        <w:t xml:space="preserve"> Among-individual differences in foraging modulate resource exploitation under perceived predation risk. </w:t>
      </w:r>
      <w:r w:rsidRPr="00AE5689">
        <w:rPr>
          <w:rFonts w:ascii="Times New Roman" w:hAnsi="Times New Roman" w:cs="Times New Roman"/>
          <w:i/>
          <w:iCs/>
        </w:rPr>
        <w:t>Oecologia</w:t>
      </w:r>
      <w:r w:rsidRPr="00AE5689">
        <w:rPr>
          <w:rFonts w:ascii="Times New Roman" w:hAnsi="Times New Roman" w:cs="Times New Roman"/>
        </w:rPr>
        <w:t xml:space="preserve"> </w:t>
      </w:r>
      <w:r w:rsidRPr="00AE5689">
        <w:rPr>
          <w:rFonts w:ascii="Times New Roman" w:hAnsi="Times New Roman" w:cs="Times New Roman"/>
          <w:b/>
          <w:bCs/>
        </w:rPr>
        <w:t>194</w:t>
      </w:r>
      <w:r w:rsidRPr="00AE5689">
        <w:rPr>
          <w:rFonts w:ascii="Times New Roman" w:hAnsi="Times New Roman" w:cs="Times New Roman"/>
        </w:rPr>
        <w:t>, 621-634 (2020).</w:t>
      </w:r>
    </w:p>
    <w:p w14:paraId="402D9C8C" w14:textId="4DF18678"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R. H. Walker, M. C. Hutchinson, A. B. Potter, J. A. Becker, R. A. Long, R. M. Pringle</w:t>
      </w:r>
      <w:del w:id="1312" w:author="Rossella Falcone" w:date="2026-03-19T17:13:00Z" w16du:dateUtc="2026-03-19T21:13:00Z">
        <w:r w:rsidR="009D014E" w:rsidRPr="00696706">
          <w:rPr>
            <w:rFonts w:ascii="Times New Roman" w:hAnsi="Times New Roman" w:cs="Times New Roman"/>
          </w:rPr>
          <w:delText>,</w:delText>
        </w:r>
      </w:del>
      <w:ins w:id="1313" w:author="Rossella Falcone" w:date="2026-03-19T17:13:00Z" w16du:dateUtc="2026-03-19T21:13:00Z">
        <w:r w:rsidR="001F5F6C">
          <w:rPr>
            <w:rFonts w:ascii="Times New Roman" w:hAnsi="Times New Roman" w:cs="Times New Roman"/>
          </w:rPr>
          <w:t>.</w:t>
        </w:r>
      </w:ins>
      <w:r w:rsidRPr="00AE5689">
        <w:rPr>
          <w:rFonts w:ascii="Times New Roman" w:hAnsi="Times New Roman" w:cs="Times New Roman"/>
        </w:rPr>
        <w:t xml:space="preserve"> Mechanisms of individual variation in large herbivore diets: Roles of spatial heterogeneity and state-dependent foraging. </w:t>
      </w:r>
      <w:r w:rsidRPr="00AE5689">
        <w:rPr>
          <w:rFonts w:ascii="Times New Roman" w:hAnsi="Times New Roman" w:cs="Times New Roman"/>
          <w:i/>
          <w:iCs/>
        </w:rPr>
        <w:t>Ecology</w:t>
      </w:r>
      <w:r w:rsidRPr="00AE5689">
        <w:rPr>
          <w:rFonts w:ascii="Times New Roman" w:hAnsi="Times New Roman" w:cs="Times New Roman"/>
        </w:rPr>
        <w:t xml:space="preserve"> </w:t>
      </w:r>
      <w:r w:rsidRPr="00AE5689">
        <w:rPr>
          <w:rFonts w:ascii="Times New Roman" w:hAnsi="Times New Roman" w:cs="Times New Roman"/>
          <w:b/>
          <w:bCs/>
        </w:rPr>
        <w:t>104</w:t>
      </w:r>
      <w:r w:rsidRPr="00AE5689">
        <w:rPr>
          <w:rFonts w:ascii="Times New Roman" w:hAnsi="Times New Roman" w:cs="Times New Roman"/>
        </w:rPr>
        <w:t>, e3921 (2023).</w:t>
      </w:r>
    </w:p>
    <w:p w14:paraId="352C020F" w14:textId="77777777" w:rsidR="009D014E" w:rsidRPr="00696706" w:rsidRDefault="009D014E" w:rsidP="009D014E">
      <w:pPr>
        <w:pStyle w:val="ListParagraph"/>
        <w:numPr>
          <w:ilvl w:val="0"/>
          <w:numId w:val="2"/>
        </w:numPr>
        <w:tabs>
          <w:tab w:val="left" w:pos="3043"/>
        </w:tabs>
        <w:suppressAutoHyphens w:val="0"/>
        <w:spacing w:after="0" w:line="480" w:lineRule="auto"/>
        <w:rPr>
          <w:del w:id="1314" w:author="Rossella Falcone" w:date="2026-03-19T17:13:00Z" w16du:dateUtc="2026-03-19T21:13:00Z"/>
          <w:rFonts w:ascii="Times New Roman" w:hAnsi="Times New Roman" w:cs="Times New Roman"/>
        </w:rPr>
      </w:pPr>
      <w:del w:id="1315" w:author="Rossella Falcone" w:date="2026-03-19T17:13:00Z" w16du:dateUtc="2026-03-19T21:13:00Z">
        <w:r>
          <w:fldChar w:fldCharType="begin"/>
        </w:r>
        <w:r>
          <w:delInstrText>HYPERLINK "https://pubmed.ncbi.nlm.nih.gov/?term=Kable+JW&amp;cauthor_id=17982449" \h</w:delInstrText>
        </w:r>
        <w:r>
          <w:fldChar w:fldCharType="separate"/>
        </w:r>
        <w:r w:rsidRPr="00696706">
          <w:rPr>
            <w:rStyle w:val="Hyperlink"/>
            <w:rFonts w:ascii="Times New Roman" w:hAnsi="Times New Roman" w:cs="Times New Roman"/>
            <w:color w:val="auto"/>
            <w:u w:val="none"/>
          </w:rPr>
          <w:delText>J. W. Kable</w:delText>
        </w:r>
        <w:r>
          <w:fldChar w:fldCharType="end"/>
        </w:r>
        <w:r w:rsidRPr="00696706">
          <w:rPr>
            <w:rFonts w:ascii="Times New Roman" w:hAnsi="Times New Roman" w:cs="Times New Roman"/>
            <w:vertAlign w:val="superscript"/>
          </w:rPr>
          <w:delText> </w:delText>
        </w:r>
        <w:r w:rsidRPr="00696706">
          <w:rPr>
            <w:rFonts w:ascii="Times New Roman" w:hAnsi="Times New Roman" w:cs="Times New Roman"/>
          </w:rPr>
          <w:delText>, </w:delText>
        </w:r>
        <w:r>
          <w:fldChar w:fldCharType="begin"/>
        </w:r>
        <w:r>
          <w:delInstrText>HYPERLINK "https://pubmed.ncbi.nlm.nih.gov/?term=Glimcher+PW&amp;cauthor_id=17982449" \h</w:delInstrText>
        </w:r>
        <w:r>
          <w:fldChar w:fldCharType="separate"/>
        </w:r>
        <w:r w:rsidRPr="00696706">
          <w:rPr>
            <w:rStyle w:val="Hyperlink"/>
            <w:rFonts w:ascii="Times New Roman" w:hAnsi="Times New Roman" w:cs="Times New Roman"/>
            <w:color w:val="auto"/>
            <w:u w:val="none"/>
          </w:rPr>
          <w:delText>P. W. Glimcher</w:delText>
        </w:r>
        <w:r>
          <w:fldChar w:fldCharType="end"/>
        </w:r>
        <w:r w:rsidRPr="00696706">
          <w:rPr>
            <w:rFonts w:ascii="Times New Roman" w:hAnsi="Times New Roman" w:cs="Times New Roman"/>
          </w:rPr>
          <w:delText xml:space="preserve">, The neural correlates of subjective value during intertemporal choice. </w:delText>
        </w:r>
        <w:r w:rsidRPr="00696706">
          <w:rPr>
            <w:rFonts w:ascii="Times New Roman" w:hAnsi="Times New Roman" w:cs="Times New Roman"/>
            <w:i/>
            <w:iCs/>
          </w:rPr>
          <w:delText>Nat. Neurosci.</w:delText>
        </w:r>
        <w:r w:rsidRPr="00696706">
          <w:rPr>
            <w:rFonts w:ascii="Times New Roman" w:hAnsi="Times New Roman" w:cs="Times New Roman"/>
          </w:rPr>
          <w:delText xml:space="preserve"> </w:delText>
        </w:r>
        <w:r w:rsidRPr="00696706">
          <w:rPr>
            <w:rFonts w:ascii="Times New Roman" w:hAnsi="Times New Roman" w:cs="Times New Roman"/>
            <w:b/>
            <w:bCs/>
          </w:rPr>
          <w:delText>10</w:delText>
        </w:r>
        <w:r w:rsidRPr="00696706">
          <w:rPr>
            <w:rFonts w:ascii="Times New Roman" w:hAnsi="Times New Roman" w:cs="Times New Roman"/>
          </w:rPr>
          <w:delText>, 1625-1633 (2007).</w:delText>
        </w:r>
      </w:del>
    </w:p>
    <w:p w14:paraId="7457C87F" w14:textId="77777777" w:rsidR="009D014E" w:rsidRPr="00696706" w:rsidRDefault="009D014E" w:rsidP="009D014E">
      <w:pPr>
        <w:pStyle w:val="ListParagraph"/>
        <w:numPr>
          <w:ilvl w:val="0"/>
          <w:numId w:val="2"/>
        </w:numPr>
        <w:tabs>
          <w:tab w:val="left" w:pos="3043"/>
        </w:tabs>
        <w:suppressAutoHyphens w:val="0"/>
        <w:spacing w:after="0" w:line="480" w:lineRule="auto"/>
        <w:rPr>
          <w:del w:id="1316" w:author="Rossella Falcone" w:date="2026-03-19T17:13:00Z" w16du:dateUtc="2026-03-19T21:13:00Z"/>
          <w:rFonts w:ascii="Times New Roman" w:hAnsi="Times New Roman" w:cs="Times New Roman"/>
        </w:rPr>
      </w:pPr>
      <w:del w:id="1317" w:author="Rossella Falcone" w:date="2026-03-19T17:13:00Z" w16du:dateUtc="2026-03-19T21:13:00Z">
        <w:r w:rsidRPr="00696706">
          <w:rPr>
            <w:rFonts w:ascii="Times New Roman" w:hAnsi="Times New Roman" w:cs="Times New Roman"/>
          </w:rPr>
          <w:delText xml:space="preserve">R. Shadmehr, </w:delText>
        </w:r>
        <w:r>
          <w:fldChar w:fldCharType="begin"/>
        </w:r>
        <w:r>
          <w:delInstrText>HYPERLINK "https://pubmed.ncbi.nlm.nih.gov/?term=Orban+de+Xivry+JJ&amp;cauthor_id=20685993" \h</w:delInstrText>
        </w:r>
        <w:r>
          <w:fldChar w:fldCharType="separate"/>
        </w:r>
        <w:r w:rsidRPr="00696706">
          <w:rPr>
            <w:rStyle w:val="Hyperlink"/>
            <w:rFonts w:ascii="Times New Roman" w:hAnsi="Times New Roman" w:cs="Times New Roman"/>
            <w:color w:val="auto"/>
            <w:u w:val="none"/>
          </w:rPr>
          <w:delText>J. J. Orban de Xivry</w:delText>
        </w:r>
        <w:r>
          <w:fldChar w:fldCharType="end"/>
        </w:r>
        <w:r w:rsidRPr="00696706">
          <w:rPr>
            <w:rFonts w:ascii="Times New Roman" w:hAnsi="Times New Roman" w:cs="Times New Roman"/>
          </w:rPr>
          <w:delText>, </w:delText>
        </w:r>
        <w:r>
          <w:fldChar w:fldCharType="begin"/>
        </w:r>
        <w:r>
          <w:delInstrText>HYPERLINK "https://pubmed.ncbi.nlm.nih.gov/?term=Xu-Wilson+M&amp;cauthor_id=20685993" \h</w:delInstrText>
        </w:r>
        <w:r>
          <w:fldChar w:fldCharType="separate"/>
        </w:r>
        <w:r w:rsidRPr="00696706">
          <w:rPr>
            <w:rStyle w:val="Hyperlink"/>
            <w:rFonts w:ascii="Times New Roman" w:hAnsi="Times New Roman" w:cs="Times New Roman"/>
            <w:color w:val="auto"/>
            <w:u w:val="none"/>
          </w:rPr>
          <w:delText>M. Xu-Wilson</w:delText>
        </w:r>
        <w:r>
          <w:fldChar w:fldCharType="end"/>
        </w:r>
        <w:r w:rsidRPr="00696706">
          <w:rPr>
            <w:rFonts w:ascii="Times New Roman" w:hAnsi="Times New Roman" w:cs="Times New Roman"/>
          </w:rPr>
          <w:delText>, </w:delText>
        </w:r>
        <w:r>
          <w:fldChar w:fldCharType="begin"/>
        </w:r>
        <w:r>
          <w:delInstrText>HYPERLINK "https://pubmed.ncbi.nlm.nih.gov/?term=Shih+TY&amp;cauthor_id=20685993" \h</w:delInstrText>
        </w:r>
        <w:r>
          <w:fldChar w:fldCharType="separate"/>
        </w:r>
        <w:r w:rsidRPr="00696706">
          <w:rPr>
            <w:rStyle w:val="Hyperlink"/>
            <w:rFonts w:ascii="Times New Roman" w:hAnsi="Times New Roman" w:cs="Times New Roman"/>
            <w:color w:val="auto"/>
            <w:u w:val="none"/>
          </w:rPr>
          <w:delText>Ting-Yu Shih</w:delText>
        </w:r>
        <w:r>
          <w:fldChar w:fldCharType="end"/>
        </w:r>
        <w:r w:rsidRPr="00696706">
          <w:rPr>
            <w:rFonts w:ascii="Times New Roman" w:hAnsi="Times New Roman" w:cs="Times New Roman"/>
          </w:rPr>
          <w:delText xml:space="preserve">, Temporal discounting of reward and the cost of time in motor control. </w:delText>
        </w:r>
        <w:r w:rsidRPr="00696706">
          <w:rPr>
            <w:rFonts w:ascii="Times New Roman" w:hAnsi="Times New Roman" w:cs="Times New Roman"/>
            <w:i/>
            <w:iCs/>
          </w:rPr>
          <w:delText>J. Neurosci.</w:delText>
        </w:r>
        <w:r w:rsidRPr="00696706">
          <w:rPr>
            <w:rFonts w:ascii="Times New Roman" w:hAnsi="Times New Roman" w:cs="Times New Roman"/>
          </w:rPr>
          <w:delText xml:space="preserve"> </w:delText>
        </w:r>
        <w:r w:rsidRPr="00696706">
          <w:rPr>
            <w:rFonts w:ascii="Times New Roman" w:hAnsi="Times New Roman" w:cs="Times New Roman"/>
            <w:b/>
            <w:bCs/>
          </w:rPr>
          <w:delText>30</w:delText>
        </w:r>
        <w:r w:rsidRPr="00696706">
          <w:rPr>
            <w:rFonts w:ascii="Times New Roman" w:hAnsi="Times New Roman" w:cs="Times New Roman"/>
          </w:rPr>
          <w:delText>,10507-16 (2010).</w:delText>
        </w:r>
      </w:del>
    </w:p>
    <w:p w14:paraId="66B3A22D" w14:textId="77777777" w:rsidR="009D014E" w:rsidRPr="00696706" w:rsidRDefault="009D014E" w:rsidP="009D014E">
      <w:pPr>
        <w:pStyle w:val="ListParagraph"/>
        <w:numPr>
          <w:ilvl w:val="0"/>
          <w:numId w:val="2"/>
        </w:numPr>
        <w:tabs>
          <w:tab w:val="left" w:pos="3043"/>
        </w:tabs>
        <w:suppressAutoHyphens w:val="0"/>
        <w:spacing w:after="0" w:line="480" w:lineRule="auto"/>
        <w:rPr>
          <w:del w:id="1318" w:author="Rossella Falcone" w:date="2026-03-19T17:13:00Z" w16du:dateUtc="2026-03-19T21:13:00Z"/>
          <w:rFonts w:ascii="Times New Roman" w:hAnsi="Times New Roman" w:cs="Times New Roman"/>
        </w:rPr>
      </w:pPr>
      <w:del w:id="1319" w:author="Rossella Falcone" w:date="2026-03-19T17:13:00Z" w16du:dateUtc="2026-03-19T21:13:00Z">
        <w:r w:rsidRPr="00696706">
          <w:rPr>
            <w:rFonts w:ascii="Times New Roman" w:hAnsi="Times New Roman" w:cs="Times New Roman"/>
          </w:rPr>
          <w:delText xml:space="preserve">D. J. Barraclough, M. L. Conroy, D. Lee, Prefrontal cortex and decision making in a mixed-strategy game. </w:delText>
        </w:r>
        <w:r w:rsidRPr="00696706">
          <w:rPr>
            <w:rFonts w:ascii="Times New Roman" w:hAnsi="Times New Roman" w:cs="Times New Roman"/>
            <w:i/>
            <w:iCs/>
          </w:rPr>
          <w:delText>Nat. Neurosci</w:delText>
        </w:r>
        <w:r w:rsidRPr="00696706">
          <w:rPr>
            <w:rFonts w:ascii="Times New Roman" w:hAnsi="Times New Roman" w:cs="Times New Roman"/>
          </w:rPr>
          <w:delText xml:space="preserve">. </w:delText>
        </w:r>
        <w:r w:rsidRPr="00696706">
          <w:rPr>
            <w:rFonts w:ascii="Times New Roman" w:hAnsi="Times New Roman" w:cs="Times New Roman"/>
            <w:b/>
            <w:bCs/>
          </w:rPr>
          <w:delText>7</w:delText>
        </w:r>
        <w:r w:rsidRPr="00696706">
          <w:rPr>
            <w:rFonts w:ascii="Times New Roman" w:hAnsi="Times New Roman" w:cs="Times New Roman"/>
          </w:rPr>
          <w:delText xml:space="preserve">, 404410 (2004).  </w:delText>
        </w:r>
      </w:del>
    </w:p>
    <w:p w14:paraId="146183DF" w14:textId="77777777" w:rsidR="009D014E" w:rsidRDefault="009D014E" w:rsidP="009D014E">
      <w:pPr>
        <w:pStyle w:val="ListParagraph"/>
        <w:numPr>
          <w:ilvl w:val="0"/>
          <w:numId w:val="2"/>
        </w:numPr>
        <w:tabs>
          <w:tab w:val="left" w:pos="3043"/>
        </w:tabs>
        <w:suppressAutoHyphens w:val="0"/>
        <w:spacing w:after="0" w:line="480" w:lineRule="auto"/>
        <w:rPr>
          <w:del w:id="1320" w:author="Rossella Falcone" w:date="2026-03-19T17:13:00Z" w16du:dateUtc="2026-03-19T21:13:00Z"/>
          <w:rFonts w:ascii="Times New Roman" w:hAnsi="Times New Roman" w:cs="Times New Roman"/>
        </w:rPr>
      </w:pPr>
      <w:del w:id="1321" w:author="Rossella Falcone" w:date="2026-03-19T17:13:00Z" w16du:dateUtc="2026-03-19T21:13:00Z">
        <w:r w:rsidRPr="00696706">
          <w:rPr>
            <w:rFonts w:ascii="Times New Roman" w:hAnsi="Times New Roman" w:cs="Times New Roman"/>
          </w:rPr>
          <w:delText xml:space="preserve">C. A. Hutcherson, H. Plassmann, J. J. Gross, A. Rangel, Cognitive regulation during decision making shifts behavioral control between ventromedial and dorsolateral prefrontal value systems. </w:delText>
        </w:r>
        <w:r w:rsidRPr="00696706">
          <w:rPr>
            <w:rFonts w:ascii="Times New Roman" w:hAnsi="Times New Roman" w:cs="Times New Roman"/>
            <w:i/>
            <w:iCs/>
          </w:rPr>
          <w:delText>J. Neurosci.</w:delText>
        </w:r>
        <w:r w:rsidRPr="00696706">
          <w:rPr>
            <w:rFonts w:ascii="Times New Roman" w:hAnsi="Times New Roman" w:cs="Times New Roman"/>
          </w:rPr>
          <w:delText xml:space="preserve"> </w:delText>
        </w:r>
        <w:r w:rsidRPr="00696706">
          <w:rPr>
            <w:rFonts w:ascii="Times New Roman" w:hAnsi="Times New Roman" w:cs="Times New Roman"/>
            <w:b/>
            <w:bCs/>
          </w:rPr>
          <w:delText>32</w:delText>
        </w:r>
        <w:r w:rsidRPr="00696706">
          <w:rPr>
            <w:rFonts w:ascii="Times New Roman" w:hAnsi="Times New Roman" w:cs="Times New Roman"/>
          </w:rPr>
          <w:delText>, 13543-13554 (2012).</w:delText>
        </w:r>
      </w:del>
    </w:p>
    <w:p w14:paraId="7C0CCE96" w14:textId="77777777" w:rsidR="009D014E" w:rsidRDefault="009D014E" w:rsidP="009D014E">
      <w:pPr>
        <w:pStyle w:val="ListParagraph"/>
        <w:numPr>
          <w:ilvl w:val="0"/>
          <w:numId w:val="2"/>
        </w:numPr>
        <w:tabs>
          <w:tab w:val="left" w:pos="3043"/>
        </w:tabs>
        <w:suppressAutoHyphens w:val="0"/>
        <w:spacing w:after="0" w:line="480" w:lineRule="auto"/>
        <w:rPr>
          <w:del w:id="1322" w:author="Rossella Falcone" w:date="2026-03-19T17:13:00Z" w16du:dateUtc="2026-03-19T21:13:00Z"/>
          <w:rFonts w:ascii="Times New Roman" w:hAnsi="Times New Roman" w:cs="Times New Roman"/>
        </w:rPr>
      </w:pPr>
      <w:del w:id="1323" w:author="Rossella Falcone" w:date="2026-03-19T17:13:00Z" w16du:dateUtc="2026-03-19T21:13:00Z">
        <w:r w:rsidRPr="00696706">
          <w:rPr>
            <w:rFonts w:ascii="Times New Roman" w:hAnsi="Times New Roman" w:cs="Times New Roman"/>
          </w:rPr>
          <w:delText xml:space="preserve">B. Figner, D. Knoch, E. J. Johnson, A. R. Krosch, S. H. Lisanby, E. Fehr, E. U. Weber, Lateral prefrontal cortex and self-control in intertemporal choice. </w:delText>
        </w:r>
        <w:r w:rsidRPr="00696706">
          <w:rPr>
            <w:rFonts w:ascii="Times New Roman" w:hAnsi="Times New Roman" w:cs="Times New Roman"/>
            <w:i/>
            <w:iCs/>
          </w:rPr>
          <w:delText>Nat. Neurosci</w:delText>
        </w:r>
        <w:r w:rsidRPr="00696706">
          <w:rPr>
            <w:rFonts w:ascii="Times New Roman" w:hAnsi="Times New Roman" w:cs="Times New Roman"/>
          </w:rPr>
          <w:delText xml:space="preserve">. </w:delText>
        </w:r>
        <w:r w:rsidRPr="00696706">
          <w:rPr>
            <w:rFonts w:ascii="Times New Roman" w:hAnsi="Times New Roman" w:cs="Times New Roman"/>
            <w:b/>
            <w:bCs/>
          </w:rPr>
          <w:delText>13</w:delText>
        </w:r>
        <w:r w:rsidRPr="00696706">
          <w:rPr>
            <w:rFonts w:ascii="Times New Roman" w:hAnsi="Times New Roman" w:cs="Times New Roman"/>
          </w:rPr>
          <w:delText>, 538-539 (2010).</w:delText>
        </w:r>
      </w:del>
    </w:p>
    <w:p w14:paraId="125E42C3" w14:textId="77777777" w:rsidR="009D014E" w:rsidRDefault="009D014E" w:rsidP="009D014E">
      <w:pPr>
        <w:pStyle w:val="ListParagraph"/>
        <w:numPr>
          <w:ilvl w:val="0"/>
          <w:numId w:val="2"/>
        </w:numPr>
        <w:tabs>
          <w:tab w:val="left" w:pos="3043"/>
        </w:tabs>
        <w:suppressAutoHyphens w:val="0"/>
        <w:spacing w:after="0" w:line="480" w:lineRule="auto"/>
        <w:rPr>
          <w:del w:id="1324" w:author="Rossella Falcone" w:date="2026-03-19T17:13:00Z" w16du:dateUtc="2026-03-19T21:13:00Z"/>
          <w:rFonts w:ascii="Times New Roman" w:hAnsi="Times New Roman" w:cs="Times New Roman"/>
        </w:rPr>
      </w:pPr>
      <w:del w:id="1325" w:author="Rossella Falcone" w:date="2026-03-19T17:13:00Z" w16du:dateUtc="2026-03-19T21:13:00Z">
        <w:r w:rsidRPr="00696706">
          <w:rPr>
            <w:rFonts w:ascii="Times New Roman" w:hAnsi="Times New Roman" w:cs="Times New Roman"/>
          </w:rPr>
          <w:delText xml:space="preserve">T. A. Hare, C. F. Camerer, A. Rangel, Self-control in decision-making involves modulation of the vmPFC valuation system by the dlPFC. </w:delText>
        </w:r>
        <w:r w:rsidRPr="00696706">
          <w:rPr>
            <w:rFonts w:ascii="Times New Roman" w:hAnsi="Times New Roman" w:cs="Times New Roman"/>
            <w:i/>
            <w:iCs/>
          </w:rPr>
          <w:delText>Science</w:delText>
        </w:r>
        <w:r w:rsidRPr="00696706">
          <w:rPr>
            <w:rFonts w:ascii="Times New Roman" w:hAnsi="Times New Roman" w:cs="Times New Roman"/>
          </w:rPr>
          <w:delText xml:space="preserve"> </w:delText>
        </w:r>
        <w:r w:rsidRPr="00696706">
          <w:rPr>
            <w:rFonts w:ascii="Times New Roman" w:hAnsi="Times New Roman" w:cs="Times New Roman"/>
            <w:b/>
            <w:bCs/>
          </w:rPr>
          <w:delText>324</w:delText>
        </w:r>
        <w:r w:rsidRPr="00696706">
          <w:rPr>
            <w:rFonts w:ascii="Times New Roman" w:hAnsi="Times New Roman" w:cs="Times New Roman"/>
          </w:rPr>
          <w:delText>, 646-648 (2009).</w:delText>
        </w:r>
      </w:del>
    </w:p>
    <w:p w14:paraId="30DB8678" w14:textId="3BCEE428" w:rsidR="00126575" w:rsidRPr="00AE5689" w:rsidRDefault="00126575" w:rsidP="00126575">
      <w:pPr>
        <w:pStyle w:val="ListParagraph"/>
        <w:numPr>
          <w:ilvl w:val="0"/>
          <w:numId w:val="2"/>
        </w:numPr>
        <w:tabs>
          <w:tab w:val="left" w:pos="3043"/>
        </w:tabs>
        <w:suppressAutoHyphens w:val="0"/>
        <w:spacing w:after="0" w:line="480" w:lineRule="auto"/>
        <w:rPr>
          <w:ins w:id="1326" w:author="Rossella Falcone" w:date="2026-03-19T17:13:00Z" w16du:dateUtc="2026-03-19T21:13:00Z"/>
          <w:rFonts w:ascii="Times New Roman" w:hAnsi="Times New Roman" w:cs="Times New Roman"/>
        </w:rPr>
      </w:pPr>
      <w:ins w:id="1327" w:author="Rossella Falcone" w:date="2026-03-19T17:13:00Z" w16du:dateUtc="2026-03-19T21:13:00Z">
        <w:r w:rsidRPr="00AE5689">
          <w:rPr>
            <w:rFonts w:ascii="Times New Roman" w:hAnsi="Times New Roman" w:cs="Times New Roman"/>
          </w:rPr>
          <w:t>Keidel K, Rramani Q, Weber B, Murawski C, Ettinger U. Individual Differences in Intertemporal Choice</w:t>
        </w:r>
        <w:r w:rsidRPr="001F5F6C">
          <w:rPr>
            <w:rFonts w:ascii="Times New Roman" w:hAnsi="Times New Roman" w:cs="Times New Roman"/>
            <w:i/>
            <w:iCs/>
          </w:rPr>
          <w:t>. Front Psychol</w:t>
        </w:r>
        <w:r w:rsidRPr="00AE5689">
          <w:rPr>
            <w:rFonts w:ascii="Times New Roman" w:hAnsi="Times New Roman" w:cs="Times New Roman"/>
          </w:rPr>
          <w:t xml:space="preserve"> </w:t>
        </w:r>
        <w:r w:rsidR="001F5F6C" w:rsidRPr="001F5F6C">
          <w:rPr>
            <w:rFonts w:ascii="Times New Roman" w:hAnsi="Times New Roman" w:cs="Times New Roman"/>
            <w:b/>
            <w:bCs/>
          </w:rPr>
          <w:t>12</w:t>
        </w:r>
        <w:r w:rsidR="001F5F6C">
          <w:rPr>
            <w:rFonts w:ascii="Times New Roman" w:hAnsi="Times New Roman" w:cs="Times New Roman"/>
          </w:rPr>
          <w:t xml:space="preserve">, </w:t>
        </w:r>
        <w:r w:rsidR="001F5F6C" w:rsidRPr="00AE5689">
          <w:rPr>
            <w:rFonts w:ascii="Times New Roman" w:hAnsi="Times New Roman" w:cs="Times New Roman"/>
          </w:rPr>
          <w:t>643670</w:t>
        </w:r>
        <w:r w:rsidR="001F5F6C">
          <w:rPr>
            <w:rFonts w:ascii="Times New Roman" w:hAnsi="Times New Roman" w:cs="Times New Roman"/>
          </w:rPr>
          <w:t xml:space="preserve"> (</w:t>
        </w:r>
        <w:r w:rsidRPr="00AE5689">
          <w:rPr>
            <w:rFonts w:ascii="Times New Roman" w:hAnsi="Times New Roman" w:cs="Times New Roman"/>
          </w:rPr>
          <w:t>2021</w:t>
        </w:r>
        <w:r w:rsidR="001F5F6C">
          <w:rPr>
            <w:rFonts w:ascii="Times New Roman" w:hAnsi="Times New Roman" w:cs="Times New Roman"/>
          </w:rPr>
          <w:t>).</w:t>
        </w:r>
        <w:r w:rsidRPr="00AE5689">
          <w:rPr>
            <w:rFonts w:ascii="Times New Roman" w:hAnsi="Times New Roman" w:cs="Times New Roman"/>
          </w:rPr>
          <w:t xml:space="preserve"> </w:t>
        </w:r>
      </w:ins>
    </w:p>
    <w:p w14:paraId="70C27ABD" w14:textId="0F86466E" w:rsidR="00126575" w:rsidRPr="00AE5689" w:rsidRDefault="00126575" w:rsidP="00126575">
      <w:pPr>
        <w:pStyle w:val="ListParagraph"/>
        <w:numPr>
          <w:ilvl w:val="0"/>
          <w:numId w:val="2"/>
        </w:numPr>
        <w:tabs>
          <w:tab w:val="left" w:pos="3043"/>
        </w:tabs>
        <w:suppressAutoHyphens w:val="0"/>
        <w:spacing w:after="0" w:line="480" w:lineRule="auto"/>
        <w:rPr>
          <w:ins w:id="1328" w:author="Rossella Falcone" w:date="2026-03-19T17:13:00Z" w16du:dateUtc="2026-03-19T21:13:00Z"/>
          <w:rFonts w:ascii="Times New Roman" w:hAnsi="Times New Roman" w:cs="Times New Roman"/>
        </w:rPr>
      </w:pPr>
      <w:ins w:id="1329" w:author="Rossella Falcone" w:date="2026-03-19T17:13:00Z" w16du:dateUtc="2026-03-19T21:13:00Z">
        <w:r w:rsidRPr="00AE5689">
          <w:rPr>
            <w:rFonts w:ascii="Times New Roman" w:hAnsi="Times New Roman" w:cs="Times New Roman"/>
          </w:rPr>
          <w:lastRenderedPageBreak/>
          <w:t>Shamosh NA, Deyoung CG, Green AE, Reis DL, Johnson MR, Conway AR, Engle RW, Braver TS, Gray JR. Individual differences in delay discounting: relation to intelligence, working memory, and anterior prefrontal cortex. Psychol Sc</w:t>
        </w:r>
        <w:r w:rsidR="001F5F6C">
          <w:rPr>
            <w:rFonts w:ascii="Times New Roman" w:hAnsi="Times New Roman" w:cs="Times New Roman"/>
          </w:rPr>
          <w:t>i</w:t>
        </w:r>
        <w:r w:rsidRPr="00AE5689">
          <w:rPr>
            <w:rFonts w:ascii="Times New Roman" w:hAnsi="Times New Roman" w:cs="Times New Roman"/>
          </w:rPr>
          <w:t xml:space="preserve"> </w:t>
        </w:r>
        <w:r w:rsidR="001F5F6C" w:rsidRPr="001F5F6C">
          <w:rPr>
            <w:rFonts w:ascii="Times New Roman" w:hAnsi="Times New Roman" w:cs="Times New Roman"/>
            <w:b/>
            <w:bCs/>
          </w:rPr>
          <w:t>19</w:t>
        </w:r>
        <w:r w:rsidR="001F5F6C">
          <w:rPr>
            <w:rFonts w:ascii="Times New Roman" w:hAnsi="Times New Roman" w:cs="Times New Roman"/>
            <w:b/>
            <w:bCs/>
          </w:rPr>
          <w:t>,</w:t>
        </w:r>
        <w:r w:rsidR="001F5F6C" w:rsidRPr="00AE5689">
          <w:rPr>
            <w:rFonts w:ascii="Times New Roman" w:hAnsi="Times New Roman" w:cs="Times New Roman"/>
          </w:rPr>
          <w:t xml:space="preserve"> 904-911</w:t>
        </w:r>
        <w:r w:rsidR="001F5F6C">
          <w:rPr>
            <w:rFonts w:ascii="Times New Roman" w:hAnsi="Times New Roman" w:cs="Times New Roman"/>
          </w:rPr>
          <w:t xml:space="preserve"> (</w:t>
        </w:r>
        <w:r w:rsidRPr="00AE5689">
          <w:rPr>
            <w:rFonts w:ascii="Times New Roman" w:hAnsi="Times New Roman" w:cs="Times New Roman"/>
          </w:rPr>
          <w:t>2008</w:t>
        </w:r>
        <w:r w:rsidR="001F5F6C">
          <w:rPr>
            <w:rFonts w:ascii="Times New Roman" w:hAnsi="Times New Roman" w:cs="Times New Roman"/>
          </w:rPr>
          <w:t>)</w:t>
        </w:r>
        <w:r w:rsidRPr="00AE5689">
          <w:rPr>
            <w:rFonts w:ascii="Times New Roman" w:hAnsi="Times New Roman" w:cs="Times New Roman"/>
          </w:rPr>
          <w:t>.</w:t>
        </w:r>
      </w:ins>
    </w:p>
    <w:p w14:paraId="6FEB99FF" w14:textId="210838A8" w:rsidR="00126575" w:rsidRPr="00AE5689" w:rsidRDefault="00126575" w:rsidP="00126575">
      <w:pPr>
        <w:pStyle w:val="ListParagraph"/>
        <w:numPr>
          <w:ilvl w:val="0"/>
          <w:numId w:val="2"/>
        </w:numPr>
        <w:tabs>
          <w:tab w:val="left" w:pos="3043"/>
        </w:tabs>
        <w:suppressAutoHyphens w:val="0"/>
        <w:spacing w:after="0" w:line="480" w:lineRule="auto"/>
        <w:rPr>
          <w:ins w:id="1330" w:author="Rossella Falcone" w:date="2026-03-19T17:13:00Z" w16du:dateUtc="2026-03-19T21:13:00Z"/>
          <w:rFonts w:ascii="Times New Roman" w:hAnsi="Times New Roman" w:cs="Times New Roman"/>
        </w:rPr>
      </w:pPr>
      <w:ins w:id="1331" w:author="Rossella Falcone" w:date="2026-03-19T17:13:00Z" w16du:dateUtc="2026-03-19T21:13:00Z">
        <w:r w:rsidRPr="00AE5689">
          <w:rPr>
            <w:rFonts w:ascii="Times New Roman" w:hAnsi="Times New Roman" w:cs="Times New Roman"/>
          </w:rPr>
          <w:t>Lempert KM, Mechanic-Hamilton DJ, Xie L, Wisse LEM, de Flores R, Wang J, Das SR, Yushkevich PA, Wolk DA, Kable JW. Neural and behavioral correlates of episodic memory are associated with temporal discounting in older adults.</w:t>
        </w:r>
        <w:r w:rsidRPr="001F5F6C">
          <w:rPr>
            <w:rFonts w:ascii="Times New Roman" w:hAnsi="Times New Roman" w:cs="Times New Roman"/>
            <w:i/>
            <w:iCs/>
          </w:rPr>
          <w:t xml:space="preserve"> Neuropsychologia</w:t>
        </w:r>
        <w:r w:rsidRPr="00AE5689">
          <w:rPr>
            <w:rFonts w:ascii="Times New Roman" w:hAnsi="Times New Roman" w:cs="Times New Roman"/>
          </w:rPr>
          <w:t xml:space="preserve"> </w:t>
        </w:r>
        <w:r w:rsidR="001F5F6C" w:rsidRPr="001F5F6C">
          <w:rPr>
            <w:rFonts w:ascii="Times New Roman" w:hAnsi="Times New Roman" w:cs="Times New Roman"/>
            <w:b/>
            <w:bCs/>
          </w:rPr>
          <w:t>146</w:t>
        </w:r>
        <w:r w:rsidR="001F5F6C">
          <w:rPr>
            <w:rFonts w:ascii="Times New Roman" w:hAnsi="Times New Roman" w:cs="Times New Roman"/>
          </w:rPr>
          <w:t>,</w:t>
        </w:r>
        <w:r w:rsidR="001F5F6C" w:rsidRPr="00AE5689">
          <w:rPr>
            <w:rFonts w:ascii="Times New Roman" w:hAnsi="Times New Roman" w:cs="Times New Roman"/>
          </w:rPr>
          <w:t xml:space="preserve"> 107549 </w:t>
        </w:r>
        <w:r w:rsidR="001F5F6C">
          <w:rPr>
            <w:rFonts w:ascii="Times New Roman" w:hAnsi="Times New Roman" w:cs="Times New Roman"/>
          </w:rPr>
          <w:t>(</w:t>
        </w:r>
        <w:r w:rsidRPr="00AE5689">
          <w:rPr>
            <w:rFonts w:ascii="Times New Roman" w:hAnsi="Times New Roman" w:cs="Times New Roman"/>
          </w:rPr>
          <w:t>2020</w:t>
        </w:r>
        <w:r w:rsidR="001F5F6C">
          <w:rPr>
            <w:rFonts w:ascii="Times New Roman" w:hAnsi="Times New Roman" w:cs="Times New Roman"/>
          </w:rPr>
          <w:t>).</w:t>
        </w:r>
      </w:ins>
    </w:p>
    <w:p w14:paraId="3C7FB6DC" w14:textId="54544ED9" w:rsidR="00126575" w:rsidRPr="00AE5689" w:rsidRDefault="00126575" w:rsidP="00126575">
      <w:pPr>
        <w:pStyle w:val="ListParagraph"/>
        <w:numPr>
          <w:ilvl w:val="0"/>
          <w:numId w:val="2"/>
        </w:numPr>
        <w:tabs>
          <w:tab w:val="left" w:pos="3043"/>
        </w:tabs>
        <w:suppressAutoHyphens w:val="0"/>
        <w:spacing w:after="0" w:line="480" w:lineRule="auto"/>
        <w:rPr>
          <w:ins w:id="1332" w:author="Rossella Falcone" w:date="2026-03-19T17:13:00Z" w16du:dateUtc="2026-03-19T21:13:00Z"/>
          <w:rFonts w:ascii="Times New Roman" w:hAnsi="Times New Roman" w:cs="Times New Roman"/>
        </w:rPr>
      </w:pPr>
      <w:ins w:id="1333" w:author="Rossella Falcone" w:date="2026-03-19T17:13:00Z" w16du:dateUtc="2026-03-19T21:13:00Z">
        <w:r w:rsidRPr="00AE5689">
          <w:rPr>
            <w:rFonts w:ascii="Times New Roman" w:hAnsi="Times New Roman" w:cs="Times New Roman"/>
          </w:rPr>
          <w:t xml:space="preserve">Felton JW, Kahn G, Johnson J, Ali H, Saleh S, Habib N, Maher B, Strickland JC, Cheong J, Yi R, Rabinowitz JA. A systematic review and meta-analysis of the impact of environmental disadvantage on youth delayed reward discounting. </w:t>
        </w:r>
        <w:r w:rsidRPr="001F5F6C">
          <w:rPr>
            <w:rFonts w:ascii="Times New Roman" w:hAnsi="Times New Roman" w:cs="Times New Roman"/>
            <w:i/>
            <w:iCs/>
          </w:rPr>
          <w:t>Dev Psychopathol</w:t>
        </w:r>
        <w:r w:rsidR="001F5F6C" w:rsidRPr="001F5F6C">
          <w:rPr>
            <w:rFonts w:ascii="Times New Roman" w:hAnsi="Times New Roman" w:cs="Times New Roman"/>
            <w:i/>
            <w:iCs/>
          </w:rPr>
          <w:t xml:space="preserve"> </w:t>
        </w:r>
        <w:r w:rsidR="001F5F6C" w:rsidRPr="001F5F6C">
          <w:rPr>
            <w:rFonts w:ascii="Times New Roman" w:hAnsi="Times New Roman" w:cs="Times New Roman"/>
            <w:b/>
            <w:bCs/>
          </w:rPr>
          <w:t>12</w:t>
        </w:r>
        <w:r w:rsidR="001F5F6C">
          <w:rPr>
            <w:rFonts w:ascii="Times New Roman" w:hAnsi="Times New Roman" w:cs="Times New Roman"/>
          </w:rPr>
          <w:t xml:space="preserve">, </w:t>
        </w:r>
        <w:r w:rsidR="001F5F6C" w:rsidRPr="00AE5689">
          <w:rPr>
            <w:rFonts w:ascii="Times New Roman" w:hAnsi="Times New Roman" w:cs="Times New Roman"/>
          </w:rPr>
          <w:t>1-16.</w:t>
        </w:r>
        <w:r w:rsidR="001F5F6C">
          <w:rPr>
            <w:rFonts w:ascii="Times New Roman" w:hAnsi="Times New Roman" w:cs="Times New Roman"/>
          </w:rPr>
          <w:t xml:space="preserve"> (</w:t>
        </w:r>
        <w:r w:rsidRPr="00AE5689">
          <w:rPr>
            <w:rFonts w:ascii="Times New Roman" w:hAnsi="Times New Roman" w:cs="Times New Roman"/>
          </w:rPr>
          <w:t>2025</w:t>
        </w:r>
        <w:r w:rsidR="001F5F6C">
          <w:rPr>
            <w:rFonts w:ascii="Times New Roman" w:hAnsi="Times New Roman" w:cs="Times New Roman"/>
          </w:rPr>
          <w:t>).</w:t>
        </w:r>
      </w:ins>
    </w:p>
    <w:p w14:paraId="0A96ED11" w14:textId="72D5759A" w:rsidR="00126575" w:rsidRPr="00AE5689" w:rsidRDefault="00126575" w:rsidP="00126575">
      <w:pPr>
        <w:pStyle w:val="ListParagraph"/>
        <w:numPr>
          <w:ilvl w:val="0"/>
          <w:numId w:val="2"/>
        </w:numPr>
        <w:tabs>
          <w:tab w:val="left" w:pos="3043"/>
        </w:tabs>
        <w:suppressAutoHyphens w:val="0"/>
        <w:spacing w:after="0" w:line="480" w:lineRule="auto"/>
        <w:rPr>
          <w:ins w:id="1334" w:author="Rossella Falcone" w:date="2026-03-19T17:13:00Z" w16du:dateUtc="2026-03-19T21:13:00Z"/>
          <w:rFonts w:ascii="Times New Roman" w:hAnsi="Times New Roman" w:cs="Times New Roman"/>
        </w:rPr>
      </w:pPr>
      <w:ins w:id="1335" w:author="Rossella Falcone" w:date="2026-03-19T17:13:00Z" w16du:dateUtc="2026-03-19T21:13:00Z">
        <w:r w:rsidRPr="00AE5689">
          <w:rPr>
            <w:rFonts w:ascii="Times New Roman" w:hAnsi="Times New Roman" w:cs="Times New Roman"/>
          </w:rPr>
          <w:t xml:space="preserve">Downey H, Haynes JM, Johnson HM, Odum AL. Deprivation Has Inconsistent Effects on Delay Discounting: A Review. </w:t>
        </w:r>
        <w:r w:rsidRPr="001F5F6C">
          <w:rPr>
            <w:rFonts w:ascii="Times New Roman" w:hAnsi="Times New Roman" w:cs="Times New Roman"/>
            <w:i/>
            <w:iCs/>
          </w:rPr>
          <w:t>Front Behav Neurosci</w:t>
        </w:r>
        <w:r w:rsidRPr="00AE5689">
          <w:rPr>
            <w:rFonts w:ascii="Times New Roman" w:hAnsi="Times New Roman" w:cs="Times New Roman"/>
          </w:rPr>
          <w:t xml:space="preserve"> </w:t>
        </w:r>
        <w:r w:rsidRPr="001F5F6C">
          <w:rPr>
            <w:rFonts w:ascii="Times New Roman" w:hAnsi="Times New Roman" w:cs="Times New Roman"/>
            <w:b/>
            <w:bCs/>
          </w:rPr>
          <w:t>16</w:t>
        </w:r>
        <w:r w:rsidR="001F5F6C">
          <w:rPr>
            <w:rFonts w:ascii="Times New Roman" w:hAnsi="Times New Roman" w:cs="Times New Roman"/>
          </w:rPr>
          <w:t xml:space="preserve">, </w:t>
        </w:r>
        <w:r w:rsidRPr="00AE5689">
          <w:rPr>
            <w:rFonts w:ascii="Times New Roman" w:hAnsi="Times New Roman" w:cs="Times New Roman"/>
          </w:rPr>
          <w:t>787322</w:t>
        </w:r>
        <w:r w:rsidR="001F5F6C">
          <w:rPr>
            <w:rFonts w:ascii="Times New Roman" w:hAnsi="Times New Roman" w:cs="Times New Roman"/>
          </w:rPr>
          <w:t xml:space="preserve"> (</w:t>
        </w:r>
        <w:r w:rsidR="001F5F6C" w:rsidRPr="00AE5689">
          <w:rPr>
            <w:rFonts w:ascii="Times New Roman" w:hAnsi="Times New Roman" w:cs="Times New Roman"/>
          </w:rPr>
          <w:t>2022</w:t>
        </w:r>
        <w:r w:rsidR="001F5F6C">
          <w:rPr>
            <w:rFonts w:ascii="Times New Roman" w:hAnsi="Times New Roman" w:cs="Times New Roman"/>
          </w:rPr>
          <w:t>)</w:t>
        </w:r>
        <w:r w:rsidRPr="00AE5689">
          <w:rPr>
            <w:rFonts w:ascii="Times New Roman" w:hAnsi="Times New Roman" w:cs="Times New Roman"/>
          </w:rPr>
          <w:t>. </w:t>
        </w:r>
      </w:ins>
    </w:p>
    <w:p w14:paraId="5B11622B" w14:textId="51585921" w:rsidR="00126575" w:rsidRPr="00AE5689" w:rsidRDefault="00126575" w:rsidP="00126575">
      <w:pPr>
        <w:pStyle w:val="ListParagraph"/>
        <w:numPr>
          <w:ilvl w:val="0"/>
          <w:numId w:val="2"/>
        </w:numPr>
        <w:tabs>
          <w:tab w:val="left" w:pos="3043"/>
        </w:tabs>
        <w:suppressAutoHyphens w:val="0"/>
        <w:spacing w:after="0" w:line="480" w:lineRule="auto"/>
        <w:rPr>
          <w:ins w:id="1336" w:author="Rossella Falcone" w:date="2026-03-19T17:13:00Z" w16du:dateUtc="2026-03-19T21:13:00Z"/>
          <w:rFonts w:ascii="Times New Roman" w:hAnsi="Times New Roman" w:cs="Times New Roman"/>
        </w:rPr>
      </w:pPr>
      <w:ins w:id="1337" w:author="Rossella Falcone" w:date="2026-03-19T17:13:00Z" w16du:dateUtc="2026-03-19T21:13:00Z">
        <w:r w:rsidRPr="00AE5689">
          <w:rPr>
            <w:rFonts w:ascii="Times New Roman" w:hAnsi="Times New Roman" w:cs="Times New Roman"/>
          </w:rPr>
          <w:t xml:space="preserve">Han X, Wang Y, Mu Y. The impact of pandemic threats on intertemporal choices in Chinese and Americans. Sci Rep </w:t>
        </w:r>
        <w:r w:rsidRPr="001F5F6C">
          <w:rPr>
            <w:rFonts w:ascii="Times New Roman" w:hAnsi="Times New Roman" w:cs="Times New Roman"/>
            <w:b/>
            <w:bCs/>
          </w:rPr>
          <w:t>14</w:t>
        </w:r>
        <w:r w:rsidR="001F5F6C">
          <w:rPr>
            <w:rFonts w:ascii="Times New Roman" w:hAnsi="Times New Roman" w:cs="Times New Roman"/>
          </w:rPr>
          <w:t xml:space="preserve">, </w:t>
        </w:r>
        <w:r w:rsidRPr="00AE5689">
          <w:rPr>
            <w:rFonts w:ascii="Times New Roman" w:hAnsi="Times New Roman" w:cs="Times New Roman"/>
          </w:rPr>
          <w:t>25672</w:t>
        </w:r>
        <w:r w:rsidR="001F5F6C">
          <w:rPr>
            <w:rFonts w:ascii="Times New Roman" w:hAnsi="Times New Roman" w:cs="Times New Roman"/>
          </w:rPr>
          <w:t xml:space="preserve"> (</w:t>
        </w:r>
        <w:r w:rsidR="001F5F6C" w:rsidRPr="00AE5689">
          <w:rPr>
            <w:rFonts w:ascii="Times New Roman" w:hAnsi="Times New Roman" w:cs="Times New Roman"/>
          </w:rPr>
          <w:t>2024</w:t>
        </w:r>
        <w:r w:rsidR="001F5F6C">
          <w:rPr>
            <w:rFonts w:ascii="Times New Roman" w:hAnsi="Times New Roman" w:cs="Times New Roman"/>
          </w:rPr>
          <w:t>)</w:t>
        </w:r>
        <w:r w:rsidRPr="00AE5689">
          <w:rPr>
            <w:rFonts w:ascii="Times New Roman" w:hAnsi="Times New Roman" w:cs="Times New Roman"/>
          </w:rPr>
          <w:t>. </w:t>
        </w:r>
      </w:ins>
    </w:p>
    <w:p w14:paraId="44EFDFEA" w14:textId="5D1A7246" w:rsidR="00126575" w:rsidRPr="00AE5689" w:rsidRDefault="00126575" w:rsidP="00126575">
      <w:pPr>
        <w:pStyle w:val="ListParagraph"/>
        <w:numPr>
          <w:ilvl w:val="0"/>
          <w:numId w:val="2"/>
        </w:numPr>
        <w:tabs>
          <w:tab w:val="left" w:pos="3043"/>
        </w:tabs>
        <w:suppressAutoHyphens w:val="0"/>
        <w:spacing w:after="0" w:line="480" w:lineRule="auto"/>
        <w:rPr>
          <w:ins w:id="1338" w:author="Rossella Falcone" w:date="2026-03-19T17:13:00Z" w16du:dateUtc="2026-03-19T21:13:00Z"/>
          <w:rFonts w:ascii="Times New Roman" w:hAnsi="Times New Roman" w:cs="Times New Roman"/>
        </w:rPr>
      </w:pPr>
      <w:ins w:id="1339" w:author="Rossella Falcone" w:date="2026-03-19T17:13:00Z" w16du:dateUtc="2026-03-19T21:13:00Z">
        <w:r w:rsidRPr="00AE5689">
          <w:rPr>
            <w:rFonts w:ascii="Times New Roman" w:hAnsi="Times New Roman" w:cs="Times New Roman"/>
          </w:rPr>
          <w:t xml:space="preserve">Bickel WK, Yi R, Kowal BP, Gatchalian KM. Cigarette smokers discount past and future rewards symmetrically and more than controls: is discounting a measure of impulsivity? </w:t>
        </w:r>
        <w:r w:rsidRPr="001F5F6C">
          <w:rPr>
            <w:rFonts w:ascii="Times New Roman" w:hAnsi="Times New Roman" w:cs="Times New Roman"/>
            <w:i/>
            <w:iCs/>
          </w:rPr>
          <w:t>Drug Alcohol Depend</w:t>
        </w:r>
        <w:r w:rsidRPr="00AE5689">
          <w:rPr>
            <w:rFonts w:ascii="Times New Roman" w:hAnsi="Times New Roman" w:cs="Times New Roman"/>
          </w:rPr>
          <w:t xml:space="preserve"> </w:t>
        </w:r>
        <w:r w:rsidR="001F5F6C" w:rsidRPr="001F5F6C">
          <w:rPr>
            <w:rFonts w:ascii="Times New Roman" w:hAnsi="Times New Roman" w:cs="Times New Roman"/>
            <w:b/>
            <w:bCs/>
          </w:rPr>
          <w:t>96</w:t>
        </w:r>
        <w:r w:rsidR="001F5F6C">
          <w:rPr>
            <w:rFonts w:ascii="Times New Roman" w:hAnsi="Times New Roman" w:cs="Times New Roman"/>
          </w:rPr>
          <w:t xml:space="preserve">, </w:t>
        </w:r>
        <w:r w:rsidR="001F5F6C" w:rsidRPr="00AE5689">
          <w:rPr>
            <w:rFonts w:ascii="Times New Roman" w:hAnsi="Times New Roman" w:cs="Times New Roman"/>
          </w:rPr>
          <w:t>256-262</w:t>
        </w:r>
        <w:r w:rsidR="001F5F6C">
          <w:rPr>
            <w:rFonts w:ascii="Times New Roman" w:hAnsi="Times New Roman" w:cs="Times New Roman"/>
          </w:rPr>
          <w:t xml:space="preserve"> (</w:t>
        </w:r>
        <w:r w:rsidRPr="00AE5689">
          <w:rPr>
            <w:rFonts w:ascii="Times New Roman" w:hAnsi="Times New Roman" w:cs="Times New Roman"/>
          </w:rPr>
          <w:t>2008</w:t>
        </w:r>
        <w:r w:rsidR="001F5F6C">
          <w:rPr>
            <w:rFonts w:ascii="Times New Roman" w:hAnsi="Times New Roman" w:cs="Times New Roman"/>
          </w:rPr>
          <w:t>)</w:t>
        </w:r>
        <w:r w:rsidRPr="00AE5689">
          <w:rPr>
            <w:rFonts w:ascii="Times New Roman" w:hAnsi="Times New Roman" w:cs="Times New Roman"/>
          </w:rPr>
          <w:t>.</w:t>
        </w:r>
      </w:ins>
    </w:p>
    <w:p w14:paraId="416DFB1C" w14:textId="36E7C01B" w:rsidR="00126575" w:rsidRPr="00AE5689" w:rsidRDefault="00126575" w:rsidP="00126575">
      <w:pPr>
        <w:pStyle w:val="ListParagraph"/>
        <w:numPr>
          <w:ilvl w:val="0"/>
          <w:numId w:val="2"/>
        </w:numPr>
        <w:tabs>
          <w:tab w:val="left" w:pos="3043"/>
        </w:tabs>
        <w:suppressAutoHyphens w:val="0"/>
        <w:spacing w:after="0" w:line="480" w:lineRule="auto"/>
        <w:rPr>
          <w:ins w:id="1340" w:author="Rossella Falcone" w:date="2026-03-19T17:13:00Z" w16du:dateUtc="2026-03-19T21:13:00Z"/>
          <w:rFonts w:ascii="Times New Roman" w:hAnsi="Times New Roman" w:cs="Times New Roman"/>
        </w:rPr>
      </w:pPr>
      <w:ins w:id="1341" w:author="Rossella Falcone" w:date="2026-03-19T17:13:00Z" w16du:dateUtc="2026-03-19T21:13:00Z">
        <w:r w:rsidRPr="00AE5689">
          <w:rPr>
            <w:rFonts w:ascii="Times New Roman" w:hAnsi="Times New Roman" w:cs="Times New Roman"/>
          </w:rPr>
          <w:t xml:space="preserve">Vuchinich RE, Simpson CA. Hyperbolic temporal discounting in social drinkers and problem drinkers. </w:t>
        </w:r>
        <w:r w:rsidRPr="001F5F6C">
          <w:rPr>
            <w:rFonts w:ascii="Times New Roman" w:hAnsi="Times New Roman" w:cs="Times New Roman"/>
            <w:i/>
            <w:iCs/>
          </w:rPr>
          <w:t>Exp Clin Psychopharmacol</w:t>
        </w:r>
        <w:r w:rsidRPr="00AE5689">
          <w:rPr>
            <w:rFonts w:ascii="Times New Roman" w:hAnsi="Times New Roman" w:cs="Times New Roman"/>
          </w:rPr>
          <w:t xml:space="preserve"> </w:t>
        </w:r>
        <w:r w:rsidRPr="001F5F6C">
          <w:rPr>
            <w:rFonts w:ascii="Times New Roman" w:hAnsi="Times New Roman" w:cs="Times New Roman"/>
            <w:b/>
            <w:bCs/>
          </w:rPr>
          <w:t>6</w:t>
        </w:r>
        <w:r w:rsidR="001F5F6C">
          <w:rPr>
            <w:rFonts w:ascii="Times New Roman" w:hAnsi="Times New Roman" w:cs="Times New Roman"/>
          </w:rPr>
          <w:t>,</w:t>
        </w:r>
        <w:r w:rsidRPr="00AE5689">
          <w:rPr>
            <w:rFonts w:ascii="Times New Roman" w:hAnsi="Times New Roman" w:cs="Times New Roman"/>
          </w:rPr>
          <w:t xml:space="preserve"> 292-305</w:t>
        </w:r>
        <w:r w:rsidR="001F5F6C">
          <w:rPr>
            <w:rFonts w:ascii="Times New Roman" w:hAnsi="Times New Roman" w:cs="Times New Roman"/>
          </w:rPr>
          <w:t xml:space="preserve"> (</w:t>
        </w:r>
        <w:r w:rsidR="001F5F6C" w:rsidRPr="00AE5689">
          <w:rPr>
            <w:rFonts w:ascii="Times New Roman" w:hAnsi="Times New Roman" w:cs="Times New Roman"/>
          </w:rPr>
          <w:t>1998</w:t>
        </w:r>
        <w:r w:rsidR="001F5F6C">
          <w:rPr>
            <w:rFonts w:ascii="Times New Roman" w:hAnsi="Times New Roman" w:cs="Times New Roman"/>
          </w:rPr>
          <w:t>)</w:t>
        </w:r>
        <w:r w:rsidRPr="00AE5689">
          <w:rPr>
            <w:rFonts w:ascii="Times New Roman" w:hAnsi="Times New Roman" w:cs="Times New Roman"/>
          </w:rPr>
          <w:t>. </w:t>
        </w:r>
      </w:ins>
    </w:p>
    <w:p w14:paraId="3347389D" w14:textId="46DD1BD9" w:rsidR="00126575" w:rsidRPr="00AE5689" w:rsidRDefault="00126575" w:rsidP="00126575">
      <w:pPr>
        <w:pStyle w:val="ListParagraph"/>
        <w:numPr>
          <w:ilvl w:val="0"/>
          <w:numId w:val="2"/>
        </w:numPr>
        <w:tabs>
          <w:tab w:val="left" w:pos="3043"/>
        </w:tabs>
        <w:suppressAutoHyphens w:val="0"/>
        <w:spacing w:after="0" w:line="480" w:lineRule="auto"/>
        <w:rPr>
          <w:ins w:id="1342" w:author="Rossella Falcone" w:date="2026-03-19T17:13:00Z" w16du:dateUtc="2026-03-19T21:13:00Z"/>
          <w:rFonts w:ascii="Times New Roman" w:hAnsi="Times New Roman" w:cs="Times New Roman"/>
        </w:rPr>
      </w:pPr>
      <w:ins w:id="1343" w:author="Rossella Falcone" w:date="2026-03-19T17:13:00Z" w16du:dateUtc="2026-03-19T21:13:00Z">
        <w:r w:rsidRPr="00AE5689">
          <w:rPr>
            <w:rFonts w:ascii="Times New Roman" w:hAnsi="Times New Roman" w:cs="Times New Roman"/>
          </w:rPr>
          <w:t xml:space="preserve">Reynolds B. A review of delay-discounting research with humans: relations to drug use and gambling. </w:t>
        </w:r>
        <w:r w:rsidRPr="001F5F6C">
          <w:rPr>
            <w:rFonts w:ascii="Times New Roman" w:hAnsi="Times New Roman" w:cs="Times New Roman"/>
            <w:i/>
            <w:iCs/>
          </w:rPr>
          <w:t>Behav Pharmacol</w:t>
        </w:r>
        <w:r w:rsidRPr="00AE5689">
          <w:rPr>
            <w:rFonts w:ascii="Times New Roman" w:hAnsi="Times New Roman" w:cs="Times New Roman"/>
          </w:rPr>
          <w:t xml:space="preserve"> </w:t>
        </w:r>
        <w:r w:rsidRPr="001F5F6C">
          <w:rPr>
            <w:rFonts w:ascii="Times New Roman" w:hAnsi="Times New Roman" w:cs="Times New Roman"/>
            <w:b/>
            <w:bCs/>
          </w:rPr>
          <w:t>17</w:t>
        </w:r>
        <w:r w:rsidR="001F5F6C">
          <w:rPr>
            <w:rFonts w:ascii="Times New Roman" w:hAnsi="Times New Roman" w:cs="Times New Roman"/>
          </w:rPr>
          <w:t xml:space="preserve">, </w:t>
        </w:r>
        <w:r w:rsidRPr="00AE5689">
          <w:rPr>
            <w:rFonts w:ascii="Times New Roman" w:hAnsi="Times New Roman" w:cs="Times New Roman"/>
          </w:rPr>
          <w:t>651-667</w:t>
        </w:r>
        <w:r w:rsidR="001F5F6C">
          <w:rPr>
            <w:rFonts w:ascii="Times New Roman" w:hAnsi="Times New Roman" w:cs="Times New Roman"/>
          </w:rPr>
          <w:t xml:space="preserve"> (</w:t>
        </w:r>
        <w:r w:rsidR="001F5F6C" w:rsidRPr="00AE5689">
          <w:rPr>
            <w:rFonts w:ascii="Times New Roman" w:hAnsi="Times New Roman" w:cs="Times New Roman"/>
          </w:rPr>
          <w:t>2006</w:t>
        </w:r>
        <w:r w:rsidR="001F5F6C">
          <w:rPr>
            <w:rFonts w:ascii="Times New Roman" w:hAnsi="Times New Roman" w:cs="Times New Roman"/>
          </w:rPr>
          <w:t>).</w:t>
        </w:r>
      </w:ins>
    </w:p>
    <w:p w14:paraId="4E53B7E6" w14:textId="5A9EBF05" w:rsidR="00126575" w:rsidRPr="00AE5689" w:rsidRDefault="00126575" w:rsidP="00126575">
      <w:pPr>
        <w:pStyle w:val="ListParagraph"/>
        <w:numPr>
          <w:ilvl w:val="0"/>
          <w:numId w:val="2"/>
        </w:numPr>
        <w:tabs>
          <w:tab w:val="left" w:pos="3043"/>
        </w:tabs>
        <w:suppressAutoHyphens w:val="0"/>
        <w:spacing w:after="0" w:line="480" w:lineRule="auto"/>
        <w:rPr>
          <w:ins w:id="1344" w:author="Rossella Falcone" w:date="2026-03-19T17:13:00Z" w16du:dateUtc="2026-03-19T21:13:00Z"/>
          <w:rFonts w:ascii="Times New Roman" w:hAnsi="Times New Roman" w:cs="Times New Roman"/>
        </w:rPr>
      </w:pPr>
      <w:ins w:id="1345" w:author="Rossella Falcone" w:date="2026-03-19T17:13:00Z" w16du:dateUtc="2026-03-19T21:13:00Z">
        <w:r w:rsidRPr="00AE5689">
          <w:rPr>
            <w:rFonts w:ascii="Times New Roman" w:hAnsi="Times New Roman" w:cs="Times New Roman"/>
          </w:rPr>
          <w:lastRenderedPageBreak/>
          <w:t xml:space="preserve">MacKillop J, Amlung MT, Few LR, Ray LA, Sweet LH, Munafò MR. Delayed reward discounting and addictive behavior: a meta-analysis. </w:t>
        </w:r>
        <w:r w:rsidRPr="001F5F6C">
          <w:rPr>
            <w:rFonts w:ascii="Times New Roman" w:hAnsi="Times New Roman" w:cs="Times New Roman"/>
            <w:i/>
            <w:iCs/>
          </w:rPr>
          <w:t>Psychopharmacology (Berl)</w:t>
        </w:r>
        <w:r w:rsidR="001F5F6C">
          <w:rPr>
            <w:rFonts w:ascii="Times New Roman" w:hAnsi="Times New Roman" w:cs="Times New Roman"/>
          </w:rPr>
          <w:t xml:space="preserve"> </w:t>
        </w:r>
        <w:r w:rsidR="001F5F6C" w:rsidRPr="001F5F6C">
          <w:rPr>
            <w:rFonts w:ascii="Times New Roman" w:hAnsi="Times New Roman" w:cs="Times New Roman"/>
            <w:b/>
            <w:bCs/>
          </w:rPr>
          <w:t>216</w:t>
        </w:r>
        <w:r w:rsidR="001F5F6C">
          <w:rPr>
            <w:rFonts w:ascii="Times New Roman" w:hAnsi="Times New Roman" w:cs="Times New Roman"/>
          </w:rPr>
          <w:t xml:space="preserve">, </w:t>
        </w:r>
        <w:r w:rsidR="001F5F6C" w:rsidRPr="00AE5689">
          <w:rPr>
            <w:rFonts w:ascii="Times New Roman" w:hAnsi="Times New Roman" w:cs="Times New Roman"/>
          </w:rPr>
          <w:t>305-321</w:t>
        </w:r>
        <w:r w:rsidR="001F5F6C">
          <w:rPr>
            <w:rFonts w:ascii="Times New Roman" w:hAnsi="Times New Roman" w:cs="Times New Roman"/>
          </w:rPr>
          <w:t xml:space="preserve"> (</w:t>
        </w:r>
        <w:r w:rsidRPr="00AE5689">
          <w:rPr>
            <w:rFonts w:ascii="Times New Roman" w:hAnsi="Times New Roman" w:cs="Times New Roman"/>
          </w:rPr>
          <w:t>2011</w:t>
        </w:r>
        <w:r w:rsidR="001F5F6C">
          <w:rPr>
            <w:rFonts w:ascii="Times New Roman" w:hAnsi="Times New Roman" w:cs="Times New Roman"/>
          </w:rPr>
          <w:t>)</w:t>
        </w:r>
        <w:r w:rsidRPr="00AE5689">
          <w:rPr>
            <w:rFonts w:ascii="Times New Roman" w:hAnsi="Times New Roman" w:cs="Times New Roman"/>
          </w:rPr>
          <w:t>. </w:t>
        </w:r>
      </w:ins>
    </w:p>
    <w:p w14:paraId="7CC2DCBA"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S. Kim, J. Hwang, D. Lee, Prefrontal coding of temporally discounted values during intertemporal choice. </w:t>
      </w:r>
      <w:r w:rsidRPr="00AE5689">
        <w:rPr>
          <w:rFonts w:ascii="Times New Roman" w:hAnsi="Times New Roman" w:cs="Times New Roman"/>
          <w:i/>
          <w:iCs/>
        </w:rPr>
        <w:t>Neuron</w:t>
      </w:r>
      <w:r w:rsidRPr="00AE5689">
        <w:rPr>
          <w:rFonts w:ascii="Times New Roman" w:hAnsi="Times New Roman" w:cs="Times New Roman"/>
        </w:rPr>
        <w:t xml:space="preserve"> </w:t>
      </w:r>
      <w:r w:rsidRPr="00AE5689">
        <w:rPr>
          <w:rFonts w:ascii="Times New Roman" w:hAnsi="Times New Roman" w:cs="Times New Roman"/>
          <w:b/>
          <w:bCs/>
        </w:rPr>
        <w:t>59</w:t>
      </w:r>
      <w:r w:rsidRPr="00AE5689">
        <w:rPr>
          <w:rFonts w:ascii="Times New Roman" w:hAnsi="Times New Roman" w:cs="Times New Roman"/>
        </w:rPr>
        <w:t xml:space="preserve">, 161-172 (2008). </w:t>
      </w:r>
    </w:p>
    <w:p w14:paraId="5A9AB42B"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hyperlink r:id="rId21">
        <w:r w:rsidRPr="00AE5689">
          <w:rPr>
            <w:rStyle w:val="Hyperlink"/>
            <w:rFonts w:ascii="Times New Roman" w:hAnsi="Times New Roman" w:cs="Times New Roman"/>
            <w:color w:val="auto"/>
            <w:u w:val="none"/>
          </w:rPr>
          <w:t>S. Wang</w:t>
        </w:r>
      </w:hyperlink>
      <w:r w:rsidRPr="00AE5689">
        <w:rPr>
          <w:rFonts w:ascii="Times New Roman" w:hAnsi="Times New Roman" w:cs="Times New Roman"/>
          <w:vertAlign w:val="superscript"/>
        </w:rPr>
        <w:t> </w:t>
      </w:r>
      <w:hyperlink r:id="rId22"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rPr>
        <w:t>, </w:t>
      </w:r>
      <w:hyperlink r:id="rId23">
        <w:r w:rsidRPr="00AE5689">
          <w:rPr>
            <w:rStyle w:val="Hyperlink"/>
            <w:rFonts w:ascii="Times New Roman" w:hAnsi="Times New Roman" w:cs="Times New Roman"/>
            <w:color w:val="auto"/>
            <w:u w:val="none"/>
          </w:rPr>
          <w:t>R. Falcone</w:t>
        </w:r>
      </w:hyperlink>
      <w:r w:rsidRPr="00AE5689">
        <w:rPr>
          <w:rFonts w:ascii="Times New Roman" w:hAnsi="Times New Roman" w:cs="Times New Roman"/>
          <w:vertAlign w:val="superscript"/>
        </w:rPr>
        <w:t> </w:t>
      </w:r>
      <w:hyperlink r:id="rId24"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vertAlign w:val="superscript"/>
        </w:rPr>
        <w:t> </w:t>
      </w:r>
      <w:r w:rsidRPr="00AE5689">
        <w:rPr>
          <w:rFonts w:ascii="Times New Roman" w:hAnsi="Times New Roman" w:cs="Times New Roman"/>
        </w:rPr>
        <w:t>, </w:t>
      </w:r>
      <w:hyperlink r:id="rId25">
        <w:r w:rsidRPr="00AE5689">
          <w:rPr>
            <w:rStyle w:val="Hyperlink"/>
            <w:rFonts w:ascii="Times New Roman" w:hAnsi="Times New Roman" w:cs="Times New Roman"/>
            <w:color w:val="auto"/>
            <w:u w:val="none"/>
          </w:rPr>
          <w:t>B. Richmond</w:t>
        </w:r>
      </w:hyperlink>
      <w:r w:rsidRPr="00AE5689">
        <w:rPr>
          <w:rFonts w:ascii="Times New Roman" w:hAnsi="Times New Roman" w:cs="Times New Roman"/>
          <w:vertAlign w:val="superscript"/>
        </w:rPr>
        <w:t> </w:t>
      </w:r>
      <w:r w:rsidRPr="00AE5689">
        <w:rPr>
          <w:rFonts w:ascii="Times New Roman" w:hAnsi="Times New Roman" w:cs="Times New Roman"/>
        </w:rPr>
        <w:t>, </w:t>
      </w:r>
      <w:hyperlink r:id="rId26">
        <w:r w:rsidRPr="00AE5689">
          <w:rPr>
            <w:rStyle w:val="Hyperlink"/>
            <w:rFonts w:ascii="Times New Roman" w:hAnsi="Times New Roman" w:cs="Times New Roman"/>
            <w:color w:val="auto"/>
            <w:u w:val="none"/>
          </w:rPr>
          <w:t>B. B. Averbeck</w:t>
        </w:r>
      </w:hyperlink>
      <w:r w:rsidRPr="00AE5689">
        <w:rPr>
          <w:rFonts w:ascii="Times New Roman" w:hAnsi="Times New Roman" w:cs="Times New Roman"/>
        </w:rPr>
        <w:t xml:space="preserve">, Attractor dynamics reflect decision confidence in macaque prefrontal cortex. </w:t>
      </w:r>
      <w:r w:rsidRPr="00AE5689">
        <w:rPr>
          <w:rFonts w:ascii="Times New Roman" w:hAnsi="Times New Roman" w:cs="Times New Roman"/>
          <w:i/>
          <w:iCs/>
        </w:rPr>
        <w:t>Nat. Neurosci</w:t>
      </w:r>
      <w:r w:rsidRPr="00AE5689">
        <w:rPr>
          <w:rFonts w:ascii="Times New Roman" w:hAnsi="Times New Roman" w:cs="Times New Roman"/>
        </w:rPr>
        <w:t xml:space="preserve">. </w:t>
      </w:r>
      <w:r w:rsidRPr="00AE5689">
        <w:rPr>
          <w:rFonts w:ascii="Times New Roman" w:hAnsi="Times New Roman" w:cs="Times New Roman"/>
          <w:b/>
          <w:bCs/>
        </w:rPr>
        <w:t>26</w:t>
      </w:r>
      <w:r w:rsidRPr="00AE5689">
        <w:rPr>
          <w:rFonts w:ascii="Times New Roman" w:hAnsi="Times New Roman" w:cs="Times New Roman"/>
        </w:rPr>
        <w:t xml:space="preserve">, 1970-1980 (2023). </w:t>
      </w:r>
      <w:hyperlink r:id="rId27" w:anchor="_blank" w:history="1">
        <w:r w:rsidRPr="00AE5689">
          <w:rPr>
            <w:rStyle w:val="Hyperlink"/>
            <w:rFonts w:ascii="Times New Roman" w:hAnsi="Times New Roman" w:cs="Times New Roman"/>
            <w:color w:val="auto"/>
            <w:u w:val="none"/>
            <w:vertAlign w:val="superscript"/>
          </w:rPr>
          <w:t>#</w:t>
        </w:r>
      </w:hyperlink>
      <w:r w:rsidRPr="00AE5689">
        <w:rPr>
          <w:rFonts w:ascii="Times New Roman" w:hAnsi="Times New Roman" w:cs="Times New Roman"/>
        </w:rPr>
        <w:t>Equal contribution.</w:t>
      </w:r>
    </w:p>
    <w:p w14:paraId="7BFEC556" w14:textId="77777777" w:rsidR="00126575" w:rsidRPr="00AE5689" w:rsidRDefault="00126575" w:rsidP="00126575">
      <w:pPr>
        <w:pStyle w:val="ListParagraph"/>
        <w:numPr>
          <w:ilvl w:val="0"/>
          <w:numId w:val="2"/>
        </w:numPr>
        <w:suppressAutoHyphens w:val="0"/>
        <w:spacing w:after="0" w:line="480" w:lineRule="auto"/>
        <w:rPr>
          <w:rFonts w:ascii="Times New Roman" w:eastAsia="Times New Roman" w:hAnsi="Times New Roman" w:cs="Times New Roman"/>
        </w:rPr>
      </w:pPr>
      <w:r w:rsidRPr="00AE5689">
        <w:rPr>
          <w:rFonts w:ascii="Times New Roman" w:eastAsia="Times New Roman" w:hAnsi="Times New Roman" w:cs="Times New Roman"/>
        </w:rPr>
        <w:t xml:space="preserve">S. M. McClure, D. I. Laibson, G. Loewenstein, J. D. Cohen, Separate neural systems value immediate and delayed monetary rewards. </w:t>
      </w:r>
      <w:r w:rsidRPr="00AE5689">
        <w:rPr>
          <w:rFonts w:ascii="Times New Roman" w:eastAsia="Times New Roman" w:hAnsi="Times New Roman" w:cs="Times New Roman"/>
          <w:i/>
          <w:iCs/>
        </w:rPr>
        <w:t>Science</w:t>
      </w:r>
      <w:r w:rsidRPr="00AE5689">
        <w:rPr>
          <w:rFonts w:ascii="Times New Roman" w:eastAsia="Times New Roman" w:hAnsi="Times New Roman" w:cs="Times New Roman"/>
        </w:rPr>
        <w:t xml:space="preserve"> </w:t>
      </w:r>
      <w:r w:rsidRPr="00AE5689">
        <w:rPr>
          <w:rFonts w:ascii="Times New Roman" w:eastAsia="Times New Roman" w:hAnsi="Times New Roman" w:cs="Times New Roman"/>
          <w:b/>
          <w:bCs/>
        </w:rPr>
        <w:t>306</w:t>
      </w:r>
      <w:r w:rsidRPr="00AE5689">
        <w:rPr>
          <w:rFonts w:ascii="Times New Roman" w:eastAsia="Times New Roman" w:hAnsi="Times New Roman" w:cs="Times New Roman"/>
        </w:rPr>
        <w:t>, 503-507 (2004).</w:t>
      </w:r>
    </w:p>
    <w:p w14:paraId="77E56DC6" w14:textId="77777777" w:rsidR="00126575" w:rsidRPr="00AE5689" w:rsidRDefault="00126575" w:rsidP="00126575">
      <w:pPr>
        <w:pStyle w:val="ListParagraph"/>
        <w:numPr>
          <w:ilvl w:val="0"/>
          <w:numId w:val="2"/>
        </w:numPr>
        <w:suppressAutoHyphens w:val="0"/>
        <w:spacing w:after="0" w:line="480" w:lineRule="auto"/>
        <w:rPr>
          <w:rFonts w:ascii="Times New Roman" w:eastAsia="Times New Roman" w:hAnsi="Times New Roman" w:cs="Times New Roman"/>
          <w:color w:val="000000"/>
        </w:rPr>
      </w:pPr>
      <w:r w:rsidRPr="00AE5689">
        <w:rPr>
          <w:rFonts w:ascii="Times New Roman" w:eastAsia="Times New Roman" w:hAnsi="Times New Roman" w:cs="Times New Roman"/>
          <w:color w:val="000000"/>
        </w:rPr>
        <w:t xml:space="preserve">S.C. Tanaka, K. Doya, G. Okada, K. Ueda, Y. Okamoto, S. Yamawaki, Prediction of immediate and future rewards differentially recruits cortico-basal ganglia loops. </w:t>
      </w:r>
      <w:r w:rsidRPr="00AE5689">
        <w:rPr>
          <w:rFonts w:ascii="Times New Roman" w:eastAsia="Times New Roman" w:hAnsi="Times New Roman" w:cs="Times New Roman"/>
          <w:i/>
          <w:iCs/>
          <w:color w:val="000000"/>
        </w:rPr>
        <w:t>Nat. Neurosci.</w:t>
      </w:r>
      <w:r w:rsidRPr="00AE5689">
        <w:rPr>
          <w:rFonts w:ascii="Times New Roman" w:eastAsia="Times New Roman" w:hAnsi="Times New Roman" w:cs="Times New Roman"/>
          <w:color w:val="000000"/>
        </w:rPr>
        <w:t xml:space="preserve"> </w:t>
      </w:r>
      <w:r w:rsidRPr="00AE5689">
        <w:rPr>
          <w:rFonts w:ascii="Times New Roman" w:eastAsia="Times New Roman" w:hAnsi="Times New Roman" w:cs="Times New Roman"/>
          <w:b/>
          <w:bCs/>
          <w:color w:val="000000"/>
        </w:rPr>
        <w:t>7</w:t>
      </w:r>
      <w:r w:rsidRPr="00AE5689">
        <w:rPr>
          <w:rFonts w:ascii="Times New Roman" w:eastAsia="Times New Roman" w:hAnsi="Times New Roman" w:cs="Times New Roman"/>
          <w:color w:val="000000"/>
        </w:rPr>
        <w:t>, 887- 893 (2004).</w:t>
      </w:r>
    </w:p>
    <w:p w14:paraId="19427C70" w14:textId="77777777" w:rsidR="009D014E" w:rsidRPr="00696706" w:rsidRDefault="009D014E" w:rsidP="009D014E">
      <w:pPr>
        <w:pStyle w:val="ListParagraph"/>
        <w:numPr>
          <w:ilvl w:val="0"/>
          <w:numId w:val="2"/>
        </w:numPr>
        <w:tabs>
          <w:tab w:val="left" w:pos="3043"/>
        </w:tabs>
        <w:suppressAutoHyphens w:val="0"/>
        <w:spacing w:after="0" w:line="480" w:lineRule="auto"/>
        <w:rPr>
          <w:del w:id="1346" w:author="Rossella Falcone" w:date="2026-03-19T17:13:00Z" w16du:dateUtc="2026-03-19T21:13:00Z"/>
          <w:rFonts w:ascii="Times New Roman" w:hAnsi="Times New Roman" w:cs="Times New Roman"/>
        </w:rPr>
      </w:pPr>
      <w:del w:id="1347" w:author="Rossella Falcone" w:date="2026-03-19T17:13:00Z" w16du:dateUtc="2026-03-19T21:13:00Z">
        <w:r>
          <w:fldChar w:fldCharType="begin"/>
        </w:r>
        <w:r>
          <w:delInstrText>HYPERLINK "https://pubmed.ncbi.nlm.nih.gov/?term=Bukwich+M&amp;cauthor_id=40780211" \h</w:delInstrText>
        </w:r>
        <w:r>
          <w:fldChar w:fldCharType="separate"/>
        </w:r>
        <w:r w:rsidRPr="00696706">
          <w:rPr>
            <w:rStyle w:val="Hyperlink"/>
            <w:rFonts w:ascii="Times New Roman" w:hAnsi="Times New Roman" w:cs="Times New Roman"/>
            <w:color w:val="auto"/>
            <w:u w:val="none"/>
          </w:rPr>
          <w:delText>M. Bukwich</w:delText>
        </w:r>
        <w:r>
          <w:fldChar w:fldCharType="end"/>
        </w:r>
        <w:r w:rsidRPr="00696706">
          <w:rPr>
            <w:rFonts w:ascii="Times New Roman" w:hAnsi="Times New Roman" w:cs="Times New Roman"/>
          </w:rPr>
          <w:delText xml:space="preserve">, et al., Competitive integration of time and reward explains value-sensitive foraging decisions and frontal cortex ramping dynamics. </w:delText>
        </w:r>
        <w:r w:rsidRPr="00696706">
          <w:rPr>
            <w:rFonts w:ascii="Times New Roman" w:hAnsi="Times New Roman" w:cs="Times New Roman"/>
            <w:i/>
            <w:iCs/>
          </w:rPr>
          <w:delText>Neuron</w:delText>
        </w:r>
        <w:r w:rsidRPr="00696706">
          <w:rPr>
            <w:rFonts w:ascii="Times New Roman" w:hAnsi="Times New Roman" w:cs="Times New Roman"/>
          </w:rPr>
          <w:delText xml:space="preserve"> </w:delText>
        </w:r>
        <w:r w:rsidRPr="00696706">
          <w:rPr>
            <w:rFonts w:ascii="Times New Roman" w:hAnsi="Times New Roman" w:cs="Times New Roman"/>
            <w:b/>
            <w:bCs/>
          </w:rPr>
          <w:delText>113</w:delText>
        </w:r>
        <w:r w:rsidRPr="00696706">
          <w:rPr>
            <w:rFonts w:ascii="Times New Roman" w:hAnsi="Times New Roman" w:cs="Times New Roman"/>
          </w:rPr>
          <w:delText>, 3458-3475 (2025).</w:delText>
        </w:r>
      </w:del>
    </w:p>
    <w:p w14:paraId="37B136BF" w14:textId="77777777" w:rsidR="00126575" w:rsidRPr="00AE5689" w:rsidRDefault="00126575" w:rsidP="00126575">
      <w:pPr>
        <w:pStyle w:val="ListParagraph"/>
        <w:numPr>
          <w:ilvl w:val="0"/>
          <w:numId w:val="2"/>
        </w:numPr>
        <w:tabs>
          <w:tab w:val="left" w:pos="3043"/>
        </w:tabs>
        <w:suppressAutoHyphens w:val="0"/>
        <w:spacing w:after="0" w:line="480" w:lineRule="auto"/>
        <w:rPr>
          <w:moveTo w:id="1348" w:author="Rossella Falcone" w:date="2026-03-19T17:13:00Z" w16du:dateUtc="2026-03-19T21:13:00Z"/>
          <w:rFonts w:ascii="Times New Roman" w:hAnsi="Times New Roman" w:cs="Times New Roman"/>
        </w:rPr>
      </w:pPr>
      <w:moveToRangeStart w:id="1349" w:author="Rossella Falcone" w:date="2026-03-19T17:13:00Z" w:name="move224832831"/>
      <w:moveTo w:id="1350" w:author="Rossella Falcone" w:date="2026-03-19T17:13:00Z" w16du:dateUtc="2026-03-19T21:13:00Z">
        <w:r w:rsidRPr="00AE5689">
          <w:rPr>
            <w:rFonts w:ascii="Times New Roman" w:hAnsi="Times New Roman" w:cs="Times New Roman"/>
          </w:rPr>
          <w:t xml:space="preserve">E. Koechlin, C. Ody, F. Kouneiher, The architecture of cognitive control in the human prefrontal cortex. </w:t>
        </w:r>
        <w:r w:rsidRPr="00AE5689">
          <w:rPr>
            <w:rFonts w:ascii="Times New Roman" w:hAnsi="Times New Roman" w:cs="Times New Roman"/>
            <w:i/>
            <w:iCs/>
          </w:rPr>
          <w:t>Science</w:t>
        </w:r>
        <w:r w:rsidRPr="00AE5689">
          <w:rPr>
            <w:rFonts w:ascii="Times New Roman" w:hAnsi="Times New Roman" w:cs="Times New Roman"/>
          </w:rPr>
          <w:t xml:space="preserve"> </w:t>
        </w:r>
        <w:r w:rsidRPr="00AE5689">
          <w:rPr>
            <w:rFonts w:ascii="Times New Roman" w:hAnsi="Times New Roman" w:cs="Times New Roman"/>
            <w:b/>
            <w:bCs/>
          </w:rPr>
          <w:t>302</w:t>
        </w:r>
        <w:r w:rsidRPr="00AE5689">
          <w:rPr>
            <w:rFonts w:ascii="Times New Roman" w:hAnsi="Times New Roman" w:cs="Times New Roman"/>
          </w:rPr>
          <w:t>, 1181-1185 (2003).</w:t>
        </w:r>
      </w:moveTo>
    </w:p>
    <w:moveToRangeEnd w:id="1349"/>
    <w:p w14:paraId="248E13EE"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M. Rigotti, O. Barak, M. R. Warden, X.-J. Wang, N. D. Daw, E. K. Miller, S. Fusi, The importance of mixed selectivity in complex cognitive tasks. </w:t>
      </w:r>
      <w:r w:rsidRPr="00AE5689">
        <w:rPr>
          <w:rFonts w:ascii="Times New Roman" w:hAnsi="Times New Roman" w:cs="Times New Roman"/>
          <w:i/>
          <w:iCs/>
        </w:rPr>
        <w:t>Nature</w:t>
      </w:r>
      <w:r w:rsidRPr="00AE5689">
        <w:rPr>
          <w:rFonts w:ascii="Times New Roman" w:hAnsi="Times New Roman" w:cs="Times New Roman"/>
        </w:rPr>
        <w:t xml:space="preserve"> </w:t>
      </w:r>
      <w:r w:rsidRPr="00AE5689">
        <w:rPr>
          <w:rFonts w:ascii="Times New Roman" w:hAnsi="Times New Roman" w:cs="Times New Roman"/>
          <w:b/>
          <w:bCs/>
        </w:rPr>
        <w:t>497</w:t>
      </w:r>
      <w:r w:rsidRPr="00AE5689">
        <w:rPr>
          <w:rFonts w:ascii="Times New Roman" w:hAnsi="Times New Roman" w:cs="Times New Roman"/>
        </w:rPr>
        <w:t xml:space="preserve">, 585-590 (2013). </w:t>
      </w:r>
    </w:p>
    <w:p w14:paraId="799F636E"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E. K. Miller, J. D. Cohen, An integrative theory of prefrontal cortex function. </w:t>
      </w:r>
      <w:r w:rsidRPr="00AE5689">
        <w:rPr>
          <w:rFonts w:ascii="Times New Roman" w:hAnsi="Times New Roman" w:cs="Times New Roman"/>
          <w:i/>
          <w:iCs/>
        </w:rPr>
        <w:t>Annu. Rev. Neurosci.</w:t>
      </w:r>
      <w:r w:rsidRPr="00AE5689">
        <w:rPr>
          <w:rFonts w:ascii="Times New Roman" w:hAnsi="Times New Roman" w:cs="Times New Roman"/>
        </w:rPr>
        <w:t xml:space="preserve"> </w:t>
      </w:r>
      <w:r w:rsidRPr="00AE5689">
        <w:rPr>
          <w:rFonts w:ascii="Times New Roman" w:hAnsi="Times New Roman" w:cs="Times New Roman"/>
          <w:b/>
          <w:bCs/>
        </w:rPr>
        <w:t>24</w:t>
      </w:r>
      <w:r w:rsidRPr="00AE5689">
        <w:rPr>
          <w:rFonts w:ascii="Times New Roman" w:hAnsi="Times New Roman" w:cs="Times New Roman"/>
        </w:rPr>
        <w:t>, 167-202 (2001).</w:t>
      </w:r>
    </w:p>
    <w:p w14:paraId="72B66839" w14:textId="61C5B108" w:rsidR="00126575" w:rsidRPr="00AE5689" w:rsidRDefault="00126575" w:rsidP="00126575">
      <w:pPr>
        <w:pStyle w:val="ListParagraph"/>
        <w:numPr>
          <w:ilvl w:val="0"/>
          <w:numId w:val="2"/>
        </w:numPr>
        <w:tabs>
          <w:tab w:val="left" w:pos="3043"/>
        </w:tabs>
        <w:suppressAutoHyphens w:val="0"/>
        <w:spacing w:after="0" w:line="480" w:lineRule="auto"/>
        <w:rPr>
          <w:ins w:id="1351" w:author="Rossella Falcone" w:date="2026-03-19T17:13:00Z" w16du:dateUtc="2026-03-19T21:13:00Z"/>
          <w:rFonts w:ascii="Times New Roman" w:hAnsi="Times New Roman" w:cs="Times New Roman"/>
        </w:rPr>
      </w:pPr>
      <w:ins w:id="1352" w:author="Rossella Falcone" w:date="2026-03-19T17:13:00Z" w16du:dateUtc="2026-03-19T21:13:00Z">
        <w:r w:rsidRPr="00AE5689">
          <w:rPr>
            <w:rFonts w:ascii="Times New Roman" w:hAnsi="Times New Roman" w:cs="Times New Roman"/>
          </w:rPr>
          <w:t>Tremblay S, Doucet G, Pieper F, Sachs A, Martinez-Trujillo J. Single-Trial Decoding of Visual Attention from Local Field Potentials in the Primate Lateral Prefrontal Cortex Is Frequency-Dependent</w:t>
        </w:r>
        <w:r w:rsidRPr="004C110E">
          <w:rPr>
            <w:rFonts w:ascii="Times New Roman" w:hAnsi="Times New Roman" w:cs="Times New Roman"/>
            <w:i/>
            <w:iCs/>
          </w:rPr>
          <w:t>. J Neurosci</w:t>
        </w:r>
        <w:r w:rsidRPr="00AE5689">
          <w:rPr>
            <w:rFonts w:ascii="Times New Roman" w:hAnsi="Times New Roman" w:cs="Times New Roman"/>
          </w:rPr>
          <w:t xml:space="preserve">. </w:t>
        </w:r>
        <w:r w:rsidRPr="004C110E">
          <w:rPr>
            <w:rFonts w:ascii="Times New Roman" w:hAnsi="Times New Roman" w:cs="Times New Roman"/>
            <w:b/>
            <w:bCs/>
          </w:rPr>
          <w:t>35</w:t>
        </w:r>
        <w:r w:rsidR="004C110E">
          <w:rPr>
            <w:rFonts w:ascii="Times New Roman" w:hAnsi="Times New Roman" w:cs="Times New Roman"/>
          </w:rPr>
          <w:t xml:space="preserve">, </w:t>
        </w:r>
        <w:r w:rsidRPr="00AE5689">
          <w:rPr>
            <w:rFonts w:ascii="Times New Roman" w:hAnsi="Times New Roman" w:cs="Times New Roman"/>
          </w:rPr>
          <w:t>9038-</w:t>
        </w:r>
        <w:r w:rsidR="004C110E">
          <w:rPr>
            <w:rFonts w:ascii="Times New Roman" w:hAnsi="Times New Roman" w:cs="Times New Roman"/>
          </w:rPr>
          <w:t>90</w:t>
        </w:r>
        <w:r w:rsidRPr="00AE5689">
          <w:rPr>
            <w:rFonts w:ascii="Times New Roman" w:hAnsi="Times New Roman" w:cs="Times New Roman"/>
          </w:rPr>
          <w:t>49</w:t>
        </w:r>
        <w:r w:rsidR="004C110E">
          <w:rPr>
            <w:rFonts w:ascii="Times New Roman" w:hAnsi="Times New Roman" w:cs="Times New Roman"/>
          </w:rPr>
          <w:t xml:space="preserve"> (</w:t>
        </w:r>
        <w:r w:rsidR="004C110E" w:rsidRPr="00AE5689">
          <w:rPr>
            <w:rFonts w:ascii="Times New Roman" w:hAnsi="Times New Roman" w:cs="Times New Roman"/>
          </w:rPr>
          <w:t>2015</w:t>
        </w:r>
        <w:r w:rsidR="004C110E">
          <w:rPr>
            <w:rFonts w:ascii="Times New Roman" w:hAnsi="Times New Roman" w:cs="Times New Roman"/>
          </w:rPr>
          <w:t>).</w:t>
        </w:r>
      </w:ins>
    </w:p>
    <w:p w14:paraId="5AC936E3" w14:textId="3B7E91B3" w:rsidR="00126575" w:rsidRPr="00AE5689" w:rsidRDefault="00126575" w:rsidP="00126575">
      <w:pPr>
        <w:pStyle w:val="ListParagraph"/>
        <w:numPr>
          <w:ilvl w:val="0"/>
          <w:numId w:val="2"/>
        </w:numPr>
        <w:tabs>
          <w:tab w:val="left" w:pos="3043"/>
        </w:tabs>
        <w:suppressAutoHyphens w:val="0"/>
        <w:spacing w:after="0" w:line="480" w:lineRule="auto"/>
        <w:rPr>
          <w:ins w:id="1353" w:author="Rossella Falcone" w:date="2026-03-19T17:13:00Z" w16du:dateUtc="2026-03-19T21:13:00Z"/>
          <w:rFonts w:ascii="Times New Roman" w:hAnsi="Times New Roman" w:cs="Times New Roman"/>
        </w:rPr>
      </w:pPr>
      <w:ins w:id="1354" w:author="Rossella Falcone" w:date="2026-03-19T17:13:00Z" w16du:dateUtc="2026-03-19T21:13:00Z">
        <w:r w:rsidRPr="00AE5689">
          <w:rPr>
            <w:rFonts w:ascii="Times New Roman" w:hAnsi="Times New Roman" w:cs="Times New Roman"/>
          </w:rPr>
          <w:lastRenderedPageBreak/>
          <w:t xml:space="preserve">Di Bello F, Ceccarelli F, Messinger A, Genovesio A. Endogenous and exogenous attentional interplay through mixed prefrontal cortex resources. </w:t>
        </w:r>
        <w:r w:rsidRPr="004C110E">
          <w:rPr>
            <w:rFonts w:ascii="Times New Roman" w:hAnsi="Times New Roman" w:cs="Times New Roman"/>
            <w:i/>
            <w:iCs/>
          </w:rPr>
          <w:t>Curr Biol</w:t>
        </w:r>
        <w:r w:rsidR="004C110E">
          <w:rPr>
            <w:rFonts w:ascii="Times New Roman" w:hAnsi="Times New Roman" w:cs="Times New Roman"/>
          </w:rPr>
          <w:t xml:space="preserve"> </w:t>
        </w:r>
        <w:r w:rsidRPr="004C110E">
          <w:rPr>
            <w:rFonts w:ascii="Times New Roman" w:hAnsi="Times New Roman" w:cs="Times New Roman"/>
            <w:b/>
            <w:bCs/>
          </w:rPr>
          <w:t>35</w:t>
        </w:r>
        <w:r w:rsidR="004C110E">
          <w:rPr>
            <w:rFonts w:ascii="Times New Roman" w:hAnsi="Times New Roman" w:cs="Times New Roman"/>
          </w:rPr>
          <w:t>,</w:t>
        </w:r>
        <w:r w:rsidRPr="00AE5689">
          <w:rPr>
            <w:rFonts w:ascii="Times New Roman" w:hAnsi="Times New Roman" w:cs="Times New Roman"/>
          </w:rPr>
          <w:t xml:space="preserve"> 3825-3838.e3 </w:t>
        </w:r>
        <w:r w:rsidR="004C110E">
          <w:rPr>
            <w:rFonts w:ascii="Times New Roman" w:hAnsi="Times New Roman" w:cs="Times New Roman"/>
          </w:rPr>
          <w:t>(</w:t>
        </w:r>
        <w:r w:rsidR="004C110E" w:rsidRPr="00AE5689">
          <w:rPr>
            <w:rFonts w:ascii="Times New Roman" w:hAnsi="Times New Roman" w:cs="Times New Roman"/>
          </w:rPr>
          <w:t>2025</w:t>
        </w:r>
        <w:r w:rsidR="004C110E">
          <w:rPr>
            <w:rFonts w:ascii="Times New Roman" w:hAnsi="Times New Roman" w:cs="Times New Roman"/>
          </w:rPr>
          <w:t>).</w:t>
        </w:r>
      </w:ins>
    </w:p>
    <w:p w14:paraId="744B76C2"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R. Cools, M. D' Esposito, Inverted-U–shaped dopamine actions on human working memory and cognitive control. </w:t>
      </w:r>
      <w:r w:rsidRPr="00AE5689">
        <w:rPr>
          <w:rFonts w:ascii="Times New Roman" w:hAnsi="Times New Roman" w:cs="Times New Roman"/>
          <w:i/>
          <w:iCs/>
        </w:rPr>
        <w:t>Biol. Psychiatry</w:t>
      </w:r>
      <w:r w:rsidRPr="00AE5689">
        <w:rPr>
          <w:rFonts w:ascii="Times New Roman" w:hAnsi="Times New Roman" w:cs="Times New Roman"/>
        </w:rPr>
        <w:t xml:space="preserve"> </w:t>
      </w:r>
      <w:r w:rsidRPr="00AE5689">
        <w:rPr>
          <w:rFonts w:ascii="Times New Roman" w:hAnsi="Times New Roman" w:cs="Times New Roman"/>
          <w:b/>
          <w:bCs/>
        </w:rPr>
        <w:t>69</w:t>
      </w:r>
      <w:r w:rsidRPr="00AE5689">
        <w:rPr>
          <w:rFonts w:ascii="Times New Roman" w:hAnsi="Times New Roman" w:cs="Times New Roman"/>
        </w:rPr>
        <w:t>, e113-e125 (2011).</w:t>
      </w:r>
    </w:p>
    <w:p w14:paraId="7CE9782B" w14:textId="77777777" w:rsidR="00126575" w:rsidRPr="00AE5689" w:rsidRDefault="00126575" w:rsidP="00126575">
      <w:pPr>
        <w:pStyle w:val="ListParagraph"/>
        <w:numPr>
          <w:ilvl w:val="0"/>
          <w:numId w:val="2"/>
        </w:numPr>
        <w:tabs>
          <w:tab w:val="left" w:pos="3043"/>
        </w:tabs>
        <w:suppressAutoHyphens w:val="0"/>
        <w:spacing w:after="0" w:line="480" w:lineRule="auto"/>
        <w:rPr>
          <w:moveFrom w:id="1355" w:author="Rossella Falcone" w:date="2026-03-19T17:13:00Z" w16du:dateUtc="2026-03-19T21:13:00Z"/>
          <w:rFonts w:ascii="Times New Roman" w:hAnsi="Times New Roman" w:cs="Times New Roman"/>
        </w:rPr>
      </w:pPr>
      <w:moveFromRangeStart w:id="1356" w:author="Rossella Falcone" w:date="2026-03-19T17:13:00Z" w:name="move224832831"/>
      <w:moveFrom w:id="1357" w:author="Rossella Falcone" w:date="2026-03-19T17:13:00Z" w16du:dateUtc="2026-03-19T21:13:00Z">
        <w:r w:rsidRPr="00AE5689">
          <w:rPr>
            <w:rFonts w:ascii="Times New Roman" w:hAnsi="Times New Roman" w:cs="Times New Roman"/>
          </w:rPr>
          <w:t xml:space="preserve">E. Koechlin, C. Ody, F. Kouneiher, The architecture of cognitive control in the human prefrontal cortex. </w:t>
        </w:r>
        <w:r w:rsidRPr="00AE5689">
          <w:rPr>
            <w:rFonts w:ascii="Times New Roman" w:hAnsi="Times New Roman" w:cs="Times New Roman"/>
            <w:i/>
            <w:iCs/>
          </w:rPr>
          <w:t>Science</w:t>
        </w:r>
        <w:r w:rsidRPr="00AE5689">
          <w:rPr>
            <w:rFonts w:ascii="Times New Roman" w:hAnsi="Times New Roman" w:cs="Times New Roman"/>
          </w:rPr>
          <w:t xml:space="preserve"> </w:t>
        </w:r>
        <w:r w:rsidRPr="00AE5689">
          <w:rPr>
            <w:rFonts w:ascii="Times New Roman" w:hAnsi="Times New Roman" w:cs="Times New Roman"/>
            <w:b/>
            <w:bCs/>
          </w:rPr>
          <w:t>302</w:t>
        </w:r>
        <w:r w:rsidRPr="00AE5689">
          <w:rPr>
            <w:rFonts w:ascii="Times New Roman" w:hAnsi="Times New Roman" w:cs="Times New Roman"/>
          </w:rPr>
          <w:t>, 1181-1185 (2003).</w:t>
        </w:r>
      </w:moveFrom>
    </w:p>
    <w:moveFromRangeEnd w:id="1356"/>
    <w:p w14:paraId="0E17D795"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N. D. Daw, S. J. Gershman, B. Seymour, P. Dayan, R. J. Dolan, Model-based influences on humans’ choices and striatal prediction errors. </w:t>
      </w:r>
      <w:r w:rsidRPr="00AE5689">
        <w:rPr>
          <w:rFonts w:ascii="Times New Roman" w:hAnsi="Times New Roman" w:cs="Times New Roman"/>
          <w:i/>
          <w:iCs/>
        </w:rPr>
        <w:t>Neuron</w:t>
      </w:r>
      <w:r w:rsidRPr="00AE5689">
        <w:rPr>
          <w:rFonts w:ascii="Times New Roman" w:hAnsi="Times New Roman" w:cs="Times New Roman"/>
        </w:rPr>
        <w:t xml:space="preserve"> </w:t>
      </w:r>
      <w:r w:rsidRPr="00AE5689">
        <w:rPr>
          <w:rFonts w:ascii="Times New Roman" w:hAnsi="Times New Roman" w:cs="Times New Roman"/>
          <w:b/>
          <w:bCs/>
        </w:rPr>
        <w:t>69</w:t>
      </w:r>
      <w:r w:rsidRPr="00AE5689">
        <w:rPr>
          <w:rFonts w:ascii="Times New Roman" w:hAnsi="Times New Roman" w:cs="Times New Roman"/>
        </w:rPr>
        <w:t>, 1204-1215 (2011).</w:t>
      </w:r>
    </w:p>
    <w:p w14:paraId="43B62035"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V. Voon, et al., Disorders of compulsivity: A common bias towards learning habits. </w:t>
      </w:r>
      <w:r w:rsidRPr="00AE5689">
        <w:rPr>
          <w:rFonts w:ascii="Times New Roman" w:hAnsi="Times New Roman" w:cs="Times New Roman"/>
          <w:i/>
          <w:iCs/>
        </w:rPr>
        <w:t>Mol. Psychiatry</w:t>
      </w:r>
      <w:r w:rsidRPr="00AE5689">
        <w:rPr>
          <w:rFonts w:ascii="Times New Roman" w:hAnsi="Times New Roman" w:cs="Times New Roman"/>
        </w:rPr>
        <w:t xml:space="preserve"> </w:t>
      </w:r>
      <w:r w:rsidRPr="00AE5689">
        <w:rPr>
          <w:rFonts w:ascii="Times New Roman" w:hAnsi="Times New Roman" w:cs="Times New Roman"/>
          <w:b/>
          <w:bCs/>
        </w:rPr>
        <w:t>20</w:t>
      </w:r>
      <w:r w:rsidRPr="00AE5689">
        <w:rPr>
          <w:rFonts w:ascii="Times New Roman" w:hAnsi="Times New Roman" w:cs="Times New Roman"/>
        </w:rPr>
        <w:t>, 345-352 (2015).</w:t>
      </w:r>
    </w:p>
    <w:p w14:paraId="3CFE6A1F"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 xml:space="preserve">C. M. Gillan, M. Kosinski, R. Whelan, E. A. Phelps, N. D. Daw, Characterizing a psychiatric symptom dimension related to deficits in goal-directed control. </w:t>
      </w:r>
      <w:r w:rsidRPr="00AE5689">
        <w:rPr>
          <w:rFonts w:ascii="Times New Roman" w:hAnsi="Times New Roman" w:cs="Times New Roman"/>
          <w:i/>
          <w:iCs/>
        </w:rPr>
        <w:t>eLife</w:t>
      </w:r>
      <w:r w:rsidRPr="00AE5689">
        <w:rPr>
          <w:rFonts w:ascii="Times New Roman" w:hAnsi="Times New Roman" w:cs="Times New Roman"/>
        </w:rPr>
        <w:t xml:space="preserve"> </w:t>
      </w:r>
      <w:r w:rsidRPr="00AE5689">
        <w:rPr>
          <w:rFonts w:ascii="Times New Roman" w:hAnsi="Times New Roman" w:cs="Times New Roman"/>
          <w:b/>
          <w:bCs/>
        </w:rPr>
        <w:t>5</w:t>
      </w:r>
      <w:r w:rsidRPr="00AE5689">
        <w:rPr>
          <w:rFonts w:ascii="Times New Roman" w:hAnsi="Times New Roman" w:cs="Times New Roman"/>
        </w:rPr>
        <w:t>, e11305 (2016).</w:t>
      </w:r>
    </w:p>
    <w:p w14:paraId="0739EB13" w14:textId="5B802537" w:rsidR="00126575" w:rsidRPr="00AE5689" w:rsidRDefault="00126575" w:rsidP="00126575">
      <w:pPr>
        <w:pStyle w:val="ListParagraph"/>
        <w:numPr>
          <w:ilvl w:val="0"/>
          <w:numId w:val="2"/>
        </w:numPr>
        <w:tabs>
          <w:tab w:val="left" w:pos="3043"/>
        </w:tabs>
        <w:suppressAutoHyphens w:val="0"/>
        <w:spacing w:after="0" w:line="480" w:lineRule="auto"/>
        <w:rPr>
          <w:ins w:id="1358" w:author="Rossella Falcone" w:date="2026-03-19T17:13:00Z" w16du:dateUtc="2026-03-19T21:13:00Z"/>
          <w:rFonts w:ascii="Times New Roman" w:hAnsi="Times New Roman" w:cs="Times New Roman"/>
        </w:rPr>
      </w:pPr>
      <w:ins w:id="1359" w:author="Rossella Falcone" w:date="2026-03-19T17:13:00Z" w16du:dateUtc="2026-03-19T21:13:00Z">
        <w:r w:rsidRPr="00AE5689">
          <w:rPr>
            <w:rFonts w:ascii="Times New Roman" w:hAnsi="Times New Roman" w:cs="Times New Roman"/>
          </w:rPr>
          <w:t xml:space="preserve">Pagan M, Tang VD, Aoi MC, Pillow JW, Mante V, Sussillo D, Brody CD. Individual variability of neural computations underlying flexible decisions. Nature </w:t>
        </w:r>
        <w:r w:rsidR="004C110E" w:rsidRPr="004C110E">
          <w:rPr>
            <w:rFonts w:ascii="Times New Roman" w:hAnsi="Times New Roman" w:cs="Times New Roman"/>
            <w:b/>
            <w:bCs/>
          </w:rPr>
          <w:t>639</w:t>
        </w:r>
        <w:r w:rsidR="004C110E">
          <w:rPr>
            <w:rFonts w:ascii="Times New Roman" w:hAnsi="Times New Roman" w:cs="Times New Roman"/>
          </w:rPr>
          <w:t xml:space="preserve">, </w:t>
        </w:r>
        <w:r w:rsidR="004C110E" w:rsidRPr="00AE5689">
          <w:rPr>
            <w:rFonts w:ascii="Times New Roman" w:hAnsi="Times New Roman" w:cs="Times New Roman"/>
          </w:rPr>
          <w:t>421-429</w:t>
        </w:r>
        <w:r w:rsidR="004C110E">
          <w:rPr>
            <w:rFonts w:ascii="Times New Roman" w:hAnsi="Times New Roman" w:cs="Times New Roman"/>
          </w:rPr>
          <w:t xml:space="preserve"> (</w:t>
        </w:r>
        <w:r w:rsidRPr="00AE5689">
          <w:rPr>
            <w:rFonts w:ascii="Times New Roman" w:hAnsi="Times New Roman" w:cs="Times New Roman"/>
          </w:rPr>
          <w:t>2025</w:t>
        </w:r>
        <w:r w:rsidR="004C110E">
          <w:rPr>
            <w:rFonts w:ascii="Times New Roman" w:hAnsi="Times New Roman" w:cs="Times New Roman"/>
          </w:rPr>
          <w:t>)</w:t>
        </w:r>
        <w:r w:rsidRPr="00AE5689">
          <w:rPr>
            <w:rFonts w:ascii="Times New Roman" w:hAnsi="Times New Roman" w:cs="Times New Roman"/>
          </w:rPr>
          <w:t>. </w:t>
        </w:r>
      </w:ins>
    </w:p>
    <w:p w14:paraId="53FBFA23" w14:textId="2E20ECF0" w:rsidR="00126575" w:rsidRPr="00AE5689" w:rsidRDefault="00126575" w:rsidP="00126575">
      <w:pPr>
        <w:pStyle w:val="ListParagraph"/>
        <w:numPr>
          <w:ilvl w:val="0"/>
          <w:numId w:val="2"/>
        </w:numPr>
        <w:tabs>
          <w:tab w:val="left" w:pos="3043"/>
        </w:tabs>
        <w:suppressAutoHyphens w:val="0"/>
        <w:spacing w:after="0" w:line="480" w:lineRule="auto"/>
        <w:rPr>
          <w:ins w:id="1360" w:author="Rossella Falcone" w:date="2026-03-19T17:13:00Z" w16du:dateUtc="2026-03-19T21:13:00Z"/>
          <w:rFonts w:ascii="Times New Roman" w:hAnsi="Times New Roman" w:cs="Times New Roman"/>
        </w:rPr>
      </w:pPr>
      <w:ins w:id="1361" w:author="Rossella Falcone" w:date="2026-03-19T17:13:00Z" w16du:dateUtc="2026-03-19T21:13:00Z">
        <w:r w:rsidRPr="00AE5689">
          <w:rPr>
            <w:rFonts w:ascii="Times New Roman" w:hAnsi="Times New Roman" w:cs="Times New Roman"/>
          </w:rPr>
          <w:t xml:space="preserve">Fascianelli V, Battista A, Stefanini F, Tsujimoto S, Genovesio A, Fusi S. Neural representational geometries reflect behavioral differences in monkeys and recurrent neural networks. </w:t>
        </w:r>
        <w:r w:rsidRPr="004C110E">
          <w:rPr>
            <w:rFonts w:ascii="Times New Roman" w:hAnsi="Times New Roman" w:cs="Times New Roman"/>
            <w:i/>
            <w:iCs/>
          </w:rPr>
          <w:t>Nat Commun</w:t>
        </w:r>
        <w:r w:rsidRPr="00AE5689">
          <w:rPr>
            <w:rFonts w:ascii="Times New Roman" w:hAnsi="Times New Roman" w:cs="Times New Roman"/>
          </w:rPr>
          <w:t xml:space="preserve"> </w:t>
        </w:r>
        <w:r w:rsidRPr="004C110E">
          <w:rPr>
            <w:rFonts w:ascii="Times New Roman" w:hAnsi="Times New Roman" w:cs="Times New Roman"/>
            <w:b/>
            <w:bCs/>
          </w:rPr>
          <w:t>15</w:t>
        </w:r>
        <w:r w:rsidR="004C110E">
          <w:rPr>
            <w:rFonts w:ascii="Times New Roman" w:hAnsi="Times New Roman" w:cs="Times New Roman"/>
          </w:rPr>
          <w:t xml:space="preserve">, </w:t>
        </w:r>
        <w:r w:rsidRPr="00AE5689">
          <w:rPr>
            <w:rFonts w:ascii="Times New Roman" w:hAnsi="Times New Roman" w:cs="Times New Roman"/>
          </w:rPr>
          <w:t>6479</w:t>
        </w:r>
        <w:r w:rsidR="004C110E">
          <w:rPr>
            <w:rFonts w:ascii="Times New Roman" w:hAnsi="Times New Roman" w:cs="Times New Roman"/>
          </w:rPr>
          <w:t xml:space="preserve"> (</w:t>
        </w:r>
        <w:r w:rsidR="004C110E" w:rsidRPr="00AE5689">
          <w:rPr>
            <w:rFonts w:ascii="Times New Roman" w:hAnsi="Times New Roman" w:cs="Times New Roman"/>
          </w:rPr>
          <w:t>2024</w:t>
        </w:r>
        <w:r w:rsidR="004C110E">
          <w:rPr>
            <w:rFonts w:ascii="Times New Roman" w:hAnsi="Times New Roman" w:cs="Times New Roman"/>
          </w:rPr>
          <w:t>)</w:t>
        </w:r>
        <w:r w:rsidRPr="00AE5689">
          <w:rPr>
            <w:rFonts w:ascii="Times New Roman" w:hAnsi="Times New Roman" w:cs="Times New Roman"/>
          </w:rPr>
          <w:t>. </w:t>
        </w:r>
      </w:ins>
    </w:p>
    <w:p w14:paraId="04B80070"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hAnsi="Times New Roman" w:cs="Times New Roman"/>
        </w:rPr>
        <w:t>A. V. Jr. Hays, B. J. Richmond, L. M. Optican, A UNIX-based multiple process system for real-time data acquisition and control. WESCON Conference Proceeding, pp 2/1–1 to 2/1–10. OSTI ID: 5213621 (1982).</w:t>
      </w:r>
    </w:p>
    <w:p w14:paraId="21F5757F" w14:textId="77777777" w:rsidR="00126575" w:rsidRPr="00AE5689" w:rsidRDefault="00126575" w:rsidP="00126575">
      <w:pPr>
        <w:pStyle w:val="ListParagraph"/>
        <w:numPr>
          <w:ilvl w:val="0"/>
          <w:numId w:val="2"/>
        </w:numPr>
        <w:tabs>
          <w:tab w:val="left" w:pos="3043"/>
        </w:tabs>
        <w:suppressAutoHyphens w:val="0"/>
        <w:spacing w:after="0" w:line="480" w:lineRule="auto"/>
        <w:rPr>
          <w:rFonts w:ascii="Times New Roman" w:hAnsi="Times New Roman" w:cs="Times New Roman"/>
        </w:rPr>
      </w:pPr>
      <w:r w:rsidRPr="00AE5689">
        <w:rPr>
          <w:rFonts w:ascii="Times New Roman" w:eastAsia="Times New Roman" w:hAnsi="Times New Roman" w:cs="Times New Roman"/>
          <w:color w:val="000000"/>
        </w:rPr>
        <w:t>S. Olejnik, J. Algina, Generalized Eta and Omega Squared Statistics: Measures of Effect Size for Some Common Research Designs. </w:t>
      </w:r>
      <w:r w:rsidRPr="00AE5689">
        <w:rPr>
          <w:rFonts w:ascii="Times New Roman" w:eastAsia="Times New Roman" w:hAnsi="Times New Roman" w:cs="Times New Roman"/>
          <w:i/>
          <w:iCs/>
          <w:color w:val="000000"/>
        </w:rPr>
        <w:t xml:space="preserve">Psychol. Methods </w:t>
      </w:r>
      <w:r w:rsidRPr="00AE5689">
        <w:rPr>
          <w:rFonts w:ascii="Times New Roman" w:eastAsia="Times New Roman" w:hAnsi="Times New Roman" w:cs="Times New Roman"/>
          <w:b/>
          <w:bCs/>
          <w:color w:val="000000"/>
        </w:rPr>
        <w:t>8</w:t>
      </w:r>
      <w:r w:rsidRPr="00AE5689">
        <w:rPr>
          <w:rFonts w:ascii="Times New Roman" w:eastAsia="Times New Roman" w:hAnsi="Times New Roman" w:cs="Times New Roman"/>
          <w:color w:val="000000"/>
        </w:rPr>
        <w:t>, 434-447 (2003)</w:t>
      </w:r>
      <w:r w:rsidRPr="00AE5689">
        <w:rPr>
          <w:rFonts w:ascii="Times New Roman" w:eastAsia="Times New Roman" w:hAnsi="Times New Roman" w:cs="Times New Roman"/>
        </w:rPr>
        <w:t>.</w:t>
      </w:r>
    </w:p>
    <w:p w14:paraId="30329689" w14:textId="77777777" w:rsidR="008D0616" w:rsidRDefault="008D0616">
      <w:pPr>
        <w:spacing w:after="0" w:line="480" w:lineRule="auto"/>
        <w:rPr>
          <w:rFonts w:ascii="Times New Roman" w:eastAsia="Times New Roman" w:hAnsi="Times New Roman" w:cs="Times New Roman"/>
          <w:sz w:val="24"/>
          <w:szCs w:val="24"/>
        </w:rPr>
      </w:pPr>
    </w:p>
    <w:p w14:paraId="2E03E331" w14:textId="77777777" w:rsidR="004C110E" w:rsidRDefault="004C110E" w:rsidP="00E75B48">
      <w:pPr>
        <w:spacing w:after="0" w:line="480" w:lineRule="auto"/>
        <w:rPr>
          <w:ins w:id="1362" w:author="Rossella Falcone" w:date="2026-03-19T17:13:00Z" w16du:dateUtc="2026-03-19T21:13:00Z"/>
          <w:rFonts w:ascii="Times New Roman" w:eastAsia="Times New Roman" w:hAnsi="Times New Roman" w:cs="Times New Roman"/>
          <w:b/>
          <w:sz w:val="24"/>
          <w:szCs w:val="24"/>
        </w:rPr>
      </w:pPr>
    </w:p>
    <w:p w14:paraId="0926DBD7" w14:textId="77777777" w:rsidR="004C110E" w:rsidRDefault="004C110E" w:rsidP="00E75B48">
      <w:pPr>
        <w:spacing w:after="0" w:line="480" w:lineRule="auto"/>
        <w:rPr>
          <w:ins w:id="1363" w:author="Rossella Falcone" w:date="2026-03-19T17:13:00Z" w16du:dateUtc="2026-03-19T21:13:00Z"/>
          <w:rFonts w:ascii="Times New Roman" w:eastAsia="Times New Roman" w:hAnsi="Times New Roman" w:cs="Times New Roman"/>
          <w:b/>
          <w:sz w:val="24"/>
          <w:szCs w:val="24"/>
        </w:rPr>
      </w:pPr>
    </w:p>
    <w:p w14:paraId="479D2817" w14:textId="1D34AEE9" w:rsidR="00E75B48" w:rsidRDefault="00E75B48" w:rsidP="00E75B48">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Additional </w:t>
      </w:r>
      <w:del w:id="1364" w:author="Rossella Falcone" w:date="2026-03-19T17:13:00Z" w16du:dateUtc="2026-03-19T21:13:00Z">
        <w:r>
          <w:rPr>
            <w:rFonts w:ascii="Times New Roman" w:eastAsia="Times New Roman" w:hAnsi="Times New Roman" w:cs="Times New Roman"/>
            <w:b/>
            <w:sz w:val="24"/>
            <w:szCs w:val="24"/>
          </w:rPr>
          <w:delText>Information section</w:delText>
        </w:r>
      </w:del>
      <w:ins w:id="1365" w:author="Rossella Falcone" w:date="2026-03-19T17:13:00Z" w16du:dateUtc="2026-03-19T21:13:00Z">
        <w:r w:rsidR="00126575">
          <w:rPr>
            <w:rFonts w:ascii="Times New Roman" w:eastAsia="Times New Roman" w:hAnsi="Times New Roman" w:cs="Times New Roman"/>
            <w:b/>
            <w:sz w:val="24"/>
            <w:szCs w:val="24"/>
          </w:rPr>
          <w:t>i</w:t>
        </w:r>
        <w:r>
          <w:rPr>
            <w:rFonts w:ascii="Times New Roman" w:eastAsia="Times New Roman" w:hAnsi="Times New Roman" w:cs="Times New Roman"/>
            <w:b/>
            <w:sz w:val="24"/>
            <w:szCs w:val="24"/>
          </w:rPr>
          <w:t xml:space="preserve">nformation </w:t>
        </w:r>
      </w:ins>
    </w:p>
    <w:p w14:paraId="00505DE4" w14:textId="207BB65B"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Data availability</w:t>
      </w:r>
    </w:p>
    <w:p w14:paraId="43C86A29" w14:textId="5A1687DD" w:rsidR="00E75B48" w:rsidRDefault="00E75B48" w:rsidP="00E75B48">
      <w:pPr>
        <w:spacing w:after="0" w:line="480" w:lineRule="auto"/>
        <w:rPr>
          <w:rFonts w:ascii="Times New Roman" w:eastAsia="Times New Roman" w:hAnsi="Times New Roman" w:cs="Times New Roman"/>
          <w:bCs/>
          <w:sz w:val="24"/>
          <w:szCs w:val="24"/>
        </w:rPr>
      </w:pPr>
      <w:r w:rsidRPr="00E75B48">
        <w:rPr>
          <w:rFonts w:ascii="Times New Roman" w:eastAsia="Times New Roman" w:hAnsi="Times New Roman" w:cs="Times New Roman"/>
          <w:bCs/>
          <w:sz w:val="24"/>
          <w:szCs w:val="24"/>
        </w:rPr>
        <w:t xml:space="preserve">Data will be available once the manuscript </w:t>
      </w:r>
      <w:del w:id="1366" w:author="Rossella Falcone" w:date="2026-03-19T17:13:00Z" w16du:dateUtc="2026-03-19T21:13:00Z">
        <w:r w:rsidRPr="00E75B48">
          <w:rPr>
            <w:rFonts w:ascii="Times New Roman" w:eastAsia="Times New Roman" w:hAnsi="Times New Roman" w:cs="Times New Roman"/>
            <w:bCs/>
            <w:sz w:val="24"/>
            <w:szCs w:val="24"/>
          </w:rPr>
          <w:delText>will be</w:delText>
        </w:r>
      </w:del>
      <w:ins w:id="1367" w:author="Rossella Falcone" w:date="2026-03-19T17:13:00Z" w16du:dateUtc="2026-03-19T21:13:00Z">
        <w:r w:rsidR="00126575">
          <w:rPr>
            <w:rFonts w:ascii="Times New Roman" w:eastAsia="Times New Roman" w:hAnsi="Times New Roman" w:cs="Times New Roman"/>
            <w:bCs/>
            <w:sz w:val="24"/>
            <w:szCs w:val="24"/>
          </w:rPr>
          <w:t>has been</w:t>
        </w:r>
      </w:ins>
      <w:r w:rsidRPr="00E75B48">
        <w:rPr>
          <w:rFonts w:ascii="Times New Roman" w:eastAsia="Times New Roman" w:hAnsi="Times New Roman" w:cs="Times New Roman"/>
          <w:bCs/>
          <w:sz w:val="24"/>
          <w:szCs w:val="24"/>
        </w:rPr>
        <w:t xml:space="preserve"> accepted. </w:t>
      </w:r>
    </w:p>
    <w:p w14:paraId="18257679" w14:textId="77777777" w:rsidR="004C110E" w:rsidRDefault="004C110E" w:rsidP="00E75B48">
      <w:pPr>
        <w:spacing w:after="0" w:line="480" w:lineRule="auto"/>
        <w:rPr>
          <w:rFonts w:ascii="Times New Roman" w:eastAsia="Times New Roman" w:hAnsi="Times New Roman" w:cs="Times New Roman"/>
          <w:bCs/>
          <w:sz w:val="24"/>
          <w:szCs w:val="24"/>
        </w:rPr>
      </w:pPr>
    </w:p>
    <w:p w14:paraId="04629003" w14:textId="77777777" w:rsidR="00E75B48" w:rsidRPr="00E75B48" w:rsidRDefault="00E75B48" w:rsidP="00E75B48">
      <w:pPr>
        <w:spacing w:after="0" w:line="480" w:lineRule="auto"/>
        <w:rPr>
          <w:del w:id="1368" w:author="Rossella Falcone" w:date="2026-03-19T17:13:00Z" w16du:dateUtc="2026-03-19T21:13:00Z"/>
          <w:rFonts w:ascii="Times New Roman" w:eastAsia="Times New Roman" w:hAnsi="Times New Roman" w:cs="Times New Roman"/>
          <w:bCs/>
          <w:i/>
          <w:iCs/>
          <w:sz w:val="24"/>
          <w:szCs w:val="24"/>
        </w:rPr>
      </w:pPr>
      <w:del w:id="1369" w:author="Rossella Falcone" w:date="2026-03-19T17:13:00Z" w16du:dateUtc="2026-03-19T21:13:00Z">
        <w:r w:rsidRPr="00E75B48">
          <w:rPr>
            <w:rFonts w:ascii="Times New Roman" w:eastAsia="Times New Roman" w:hAnsi="Times New Roman" w:cs="Times New Roman"/>
            <w:bCs/>
            <w:i/>
            <w:iCs/>
            <w:sz w:val="24"/>
            <w:szCs w:val="24"/>
          </w:rPr>
          <w:delText>Competing Interes</w:delText>
        </w:r>
        <w:r>
          <w:rPr>
            <w:rFonts w:ascii="Times New Roman" w:eastAsia="Times New Roman" w:hAnsi="Times New Roman" w:cs="Times New Roman"/>
            <w:bCs/>
            <w:i/>
            <w:iCs/>
            <w:sz w:val="24"/>
            <w:szCs w:val="24"/>
          </w:rPr>
          <w:delText>ts</w:delText>
        </w:r>
      </w:del>
    </w:p>
    <w:p w14:paraId="4657726C" w14:textId="54156BD8" w:rsidR="00E75B48" w:rsidRPr="00E75B48" w:rsidRDefault="00126575" w:rsidP="00E75B48">
      <w:pPr>
        <w:spacing w:after="0" w:line="480" w:lineRule="auto"/>
        <w:rPr>
          <w:ins w:id="1370" w:author="Rossella Falcone" w:date="2026-03-19T17:13:00Z" w16du:dateUtc="2026-03-19T21:13:00Z"/>
          <w:rFonts w:ascii="Times New Roman" w:eastAsia="Times New Roman" w:hAnsi="Times New Roman" w:cs="Times New Roman"/>
          <w:bCs/>
          <w:i/>
          <w:iCs/>
          <w:sz w:val="24"/>
          <w:szCs w:val="24"/>
        </w:rPr>
      </w:pPr>
      <w:ins w:id="1371" w:author="Rossella Falcone" w:date="2026-03-19T17:13:00Z" w16du:dateUtc="2026-03-19T21:13:00Z">
        <w:r>
          <w:rPr>
            <w:rFonts w:ascii="Times New Roman" w:eastAsia="Times New Roman" w:hAnsi="Times New Roman" w:cs="Times New Roman"/>
            <w:bCs/>
            <w:i/>
            <w:iCs/>
            <w:sz w:val="24"/>
            <w:szCs w:val="24"/>
          </w:rPr>
          <w:t>Conflicts of interest</w:t>
        </w:r>
      </w:ins>
    </w:p>
    <w:p w14:paraId="3AFC45EC" w14:textId="52A414C3" w:rsidR="00E75B48" w:rsidRDefault="00E75B48" w:rsidP="00E75B48">
      <w:pPr>
        <w:spacing w:after="0" w:line="480" w:lineRule="auto"/>
        <w:rPr>
          <w:rFonts w:ascii="Times New Roman" w:eastAsia="Times New Roman" w:hAnsi="Times New Roman" w:cs="Times New Roman"/>
          <w:bCs/>
          <w:sz w:val="24"/>
          <w:szCs w:val="24"/>
        </w:rPr>
      </w:pPr>
      <w:r w:rsidRPr="00E75B48">
        <w:rPr>
          <w:rFonts w:ascii="Times New Roman" w:eastAsia="Times New Roman" w:hAnsi="Times New Roman" w:cs="Times New Roman"/>
          <w:bCs/>
          <w:sz w:val="24"/>
          <w:szCs w:val="24"/>
        </w:rPr>
        <w:t xml:space="preserve">All authors should disclose any competing interests/conflicts of interest in accordance with </w:t>
      </w:r>
      <w:del w:id="1372" w:author="Rossella Falcone" w:date="2026-03-19T17:13:00Z" w16du:dateUtc="2026-03-19T21:13:00Z">
        <w:r w:rsidRPr="00E75B48">
          <w:rPr>
            <w:rFonts w:ascii="Times New Roman" w:eastAsia="Times New Roman" w:hAnsi="Times New Roman" w:cs="Times New Roman"/>
            <w:bCs/>
            <w:sz w:val="24"/>
            <w:szCs w:val="24"/>
          </w:rPr>
          <w:delText>journal</w:delText>
        </w:r>
      </w:del>
      <w:ins w:id="1373" w:author="Rossella Falcone" w:date="2026-03-19T17:13:00Z" w16du:dateUtc="2026-03-19T21:13:00Z">
        <w:r w:rsidRPr="00E75B48">
          <w:rPr>
            <w:rFonts w:ascii="Times New Roman" w:eastAsia="Times New Roman" w:hAnsi="Times New Roman" w:cs="Times New Roman"/>
            <w:bCs/>
            <w:sz w:val="24"/>
            <w:szCs w:val="24"/>
          </w:rPr>
          <w:t>journal</w:t>
        </w:r>
        <w:r w:rsidR="00126575">
          <w:rPr>
            <w:rFonts w:ascii="Times New Roman" w:eastAsia="Times New Roman" w:hAnsi="Times New Roman" w:cs="Times New Roman"/>
            <w:bCs/>
            <w:sz w:val="24"/>
            <w:szCs w:val="24"/>
          </w:rPr>
          <w:t>’s</w:t>
        </w:r>
      </w:ins>
      <w:r w:rsidRPr="00E75B48">
        <w:rPr>
          <w:rFonts w:ascii="Times New Roman" w:eastAsia="Times New Roman" w:hAnsi="Times New Roman" w:cs="Times New Roman"/>
          <w:bCs/>
          <w:sz w:val="24"/>
          <w:szCs w:val="24"/>
        </w:rPr>
        <w:t xml:space="preserve"> policy.</w:t>
      </w:r>
    </w:p>
    <w:p w14:paraId="273072BA" w14:textId="77777777" w:rsidR="00E75B48" w:rsidRDefault="00E75B48" w:rsidP="00E75B48">
      <w:pPr>
        <w:spacing w:after="0" w:line="480" w:lineRule="auto"/>
        <w:rPr>
          <w:rFonts w:ascii="Times New Roman" w:eastAsia="Times New Roman" w:hAnsi="Times New Roman" w:cs="Times New Roman"/>
          <w:bCs/>
          <w:sz w:val="24"/>
          <w:szCs w:val="24"/>
        </w:rPr>
      </w:pPr>
    </w:p>
    <w:p w14:paraId="57E3C93F" w14:textId="0BE22B2F" w:rsidR="00E75B48" w:rsidRP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 xml:space="preserve">Author </w:t>
      </w:r>
      <w:del w:id="1374" w:author="Rossella Falcone" w:date="2026-03-19T17:13:00Z" w16du:dateUtc="2026-03-19T21:13:00Z">
        <w:r w:rsidRPr="00E75B48">
          <w:rPr>
            <w:rFonts w:ascii="Times New Roman" w:eastAsia="Times New Roman" w:hAnsi="Times New Roman" w:cs="Times New Roman"/>
            <w:bCs/>
            <w:i/>
            <w:iCs/>
            <w:sz w:val="24"/>
            <w:szCs w:val="24"/>
          </w:rPr>
          <w:delText>Contribution</w:delText>
        </w:r>
      </w:del>
      <w:ins w:id="1375" w:author="Rossella Falcone" w:date="2026-03-19T17:13:00Z" w16du:dateUtc="2026-03-19T21:13:00Z">
        <w:r w:rsidR="00126575">
          <w:rPr>
            <w:rFonts w:ascii="Times New Roman" w:eastAsia="Times New Roman" w:hAnsi="Times New Roman" w:cs="Times New Roman"/>
            <w:bCs/>
            <w:i/>
            <w:iCs/>
            <w:sz w:val="24"/>
            <w:szCs w:val="24"/>
          </w:rPr>
          <w:t>c</w:t>
        </w:r>
        <w:r w:rsidRPr="00E75B48">
          <w:rPr>
            <w:rFonts w:ascii="Times New Roman" w:eastAsia="Times New Roman" w:hAnsi="Times New Roman" w:cs="Times New Roman"/>
            <w:bCs/>
            <w:i/>
            <w:iCs/>
            <w:sz w:val="24"/>
            <w:szCs w:val="24"/>
          </w:rPr>
          <w:t>ontribution</w:t>
        </w:r>
        <w:r w:rsidR="00126575">
          <w:rPr>
            <w:rFonts w:ascii="Times New Roman" w:eastAsia="Times New Roman" w:hAnsi="Times New Roman" w:cs="Times New Roman"/>
            <w:bCs/>
            <w:i/>
            <w:iCs/>
            <w:sz w:val="24"/>
            <w:szCs w:val="24"/>
          </w:rPr>
          <w:t>s</w:t>
        </w:r>
      </w:ins>
    </w:p>
    <w:p w14:paraId="612367F3" w14:textId="0308C49E" w:rsidR="00E75B48" w:rsidRDefault="00E75B48" w:rsidP="00E75B48">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 BR and RF conceived and designed the task. RF</w:t>
      </w:r>
      <w:del w:id="1376" w:author="Rossella Falcone" w:date="2026-03-19T17:13:00Z" w16du:dateUtc="2026-03-19T21:13:00Z">
        <w:r>
          <w:rPr>
            <w:rFonts w:ascii="Times New Roman" w:eastAsia="Times New Roman" w:hAnsi="Times New Roman" w:cs="Times New Roman"/>
            <w:bCs/>
            <w:sz w:val="24"/>
            <w:szCs w:val="24"/>
          </w:rPr>
          <w:delText>,</w:delText>
        </w:r>
      </w:del>
      <w:ins w:id="1377" w:author="Rossella Falcone" w:date="2026-03-19T17:13:00Z" w16du:dateUtc="2026-03-19T21:13:00Z">
        <w:r w:rsidR="00073A58">
          <w:rPr>
            <w:rFonts w:ascii="Times New Roman" w:eastAsia="Times New Roman" w:hAnsi="Times New Roman" w:cs="Times New Roman"/>
            <w:bCs/>
            <w:sz w:val="24"/>
            <w:szCs w:val="24"/>
          </w:rPr>
          <w:t xml:space="preserve"> and</w:t>
        </w:r>
      </w:ins>
      <w:r>
        <w:rPr>
          <w:rFonts w:ascii="Times New Roman" w:eastAsia="Times New Roman" w:hAnsi="Times New Roman" w:cs="Times New Roman"/>
          <w:bCs/>
          <w:sz w:val="24"/>
          <w:szCs w:val="24"/>
        </w:rPr>
        <w:t xml:space="preserve"> DW collected the data. SW, RF, </w:t>
      </w:r>
      <w:del w:id="1378" w:author="Rossella Falcone" w:date="2026-03-19T17:13:00Z" w16du:dateUtc="2026-03-19T21:13:00Z">
        <w:r>
          <w:rPr>
            <w:rFonts w:ascii="Times New Roman" w:eastAsia="Times New Roman" w:hAnsi="Times New Roman" w:cs="Times New Roman"/>
            <w:bCs/>
            <w:sz w:val="24"/>
            <w:szCs w:val="24"/>
          </w:rPr>
          <w:delText xml:space="preserve">MMcD, </w:delText>
        </w:r>
      </w:del>
      <w:r>
        <w:rPr>
          <w:rFonts w:ascii="Times New Roman" w:eastAsia="Times New Roman" w:hAnsi="Times New Roman" w:cs="Times New Roman"/>
          <w:bCs/>
          <w:sz w:val="24"/>
          <w:szCs w:val="24"/>
        </w:rPr>
        <w:t>ME</w:t>
      </w:r>
      <w:r w:rsidR="00073A58">
        <w:rPr>
          <w:rFonts w:ascii="Times New Roman" w:eastAsia="Times New Roman" w:hAnsi="Times New Roman" w:cs="Times New Roman"/>
          <w:bCs/>
          <w:sz w:val="24"/>
          <w:szCs w:val="24"/>
        </w:rPr>
        <w:t xml:space="preserve">, </w:t>
      </w:r>
      <w:ins w:id="1379" w:author="Rossella Falcone" w:date="2026-03-19T17:13:00Z" w16du:dateUtc="2026-03-19T21:13:00Z">
        <w:r w:rsidR="00073A58">
          <w:rPr>
            <w:rFonts w:ascii="Times New Roman" w:eastAsia="Times New Roman" w:hAnsi="Times New Roman" w:cs="Times New Roman"/>
            <w:bCs/>
            <w:sz w:val="24"/>
            <w:szCs w:val="24"/>
          </w:rPr>
          <w:t xml:space="preserve">and </w:t>
        </w:r>
      </w:ins>
      <w:r w:rsidR="00073A58">
        <w:rPr>
          <w:rFonts w:ascii="Times New Roman" w:eastAsia="Times New Roman" w:hAnsi="Times New Roman" w:cs="Times New Roman"/>
          <w:bCs/>
          <w:sz w:val="24"/>
          <w:szCs w:val="24"/>
        </w:rPr>
        <w:t>BR</w:t>
      </w:r>
      <w:r>
        <w:rPr>
          <w:rFonts w:ascii="Times New Roman" w:eastAsia="Times New Roman" w:hAnsi="Times New Roman" w:cs="Times New Roman"/>
          <w:bCs/>
          <w:sz w:val="24"/>
          <w:szCs w:val="24"/>
        </w:rPr>
        <w:t xml:space="preserve"> analyzed the data.</w:t>
      </w:r>
      <w:r w:rsidR="00073A58">
        <w:rPr>
          <w:rFonts w:ascii="Times New Roman" w:eastAsia="Times New Roman" w:hAnsi="Times New Roman" w:cs="Times New Roman"/>
          <w:bCs/>
          <w:sz w:val="24"/>
          <w:szCs w:val="24"/>
        </w:rPr>
        <w:t xml:space="preserve"> </w:t>
      </w:r>
      <w:ins w:id="1380" w:author="Rossella Falcone" w:date="2026-03-19T17:13:00Z" w16du:dateUtc="2026-03-19T21:13:00Z">
        <w:r w:rsidR="00073A58">
          <w:rPr>
            <w:rFonts w:ascii="Times New Roman" w:eastAsia="Times New Roman" w:hAnsi="Times New Roman" w:cs="Times New Roman"/>
            <w:bCs/>
            <w:sz w:val="24"/>
            <w:szCs w:val="24"/>
          </w:rPr>
          <w:t xml:space="preserve">MMc was involved in the initial analysis of the data. </w:t>
        </w:r>
      </w:ins>
      <w:r>
        <w:rPr>
          <w:rFonts w:ascii="Times New Roman" w:eastAsia="Times New Roman" w:hAnsi="Times New Roman" w:cs="Times New Roman"/>
          <w:bCs/>
          <w:sz w:val="24"/>
          <w:szCs w:val="24"/>
        </w:rPr>
        <w:t xml:space="preserve">RF, DW and ME performed </w:t>
      </w:r>
      <w:ins w:id="1381" w:author="Rossella Falcone" w:date="2026-03-19T17:13:00Z" w16du:dateUtc="2026-03-19T21:13:00Z">
        <w:r w:rsidR="00126575">
          <w:rPr>
            <w:rFonts w:ascii="Times New Roman" w:eastAsia="Times New Roman" w:hAnsi="Times New Roman" w:cs="Times New Roman"/>
            <w:bCs/>
            <w:sz w:val="24"/>
            <w:szCs w:val="24"/>
          </w:rPr>
          <w:t xml:space="preserve">the </w:t>
        </w:r>
      </w:ins>
      <w:r>
        <w:rPr>
          <w:rFonts w:ascii="Times New Roman" w:eastAsia="Times New Roman" w:hAnsi="Times New Roman" w:cs="Times New Roman"/>
          <w:bCs/>
          <w:sz w:val="24"/>
          <w:szCs w:val="24"/>
        </w:rPr>
        <w:t xml:space="preserve">surgeries and MRIs. RF, </w:t>
      </w:r>
      <w:r w:rsidR="00413509">
        <w:rPr>
          <w:rFonts w:ascii="Times New Roman" w:eastAsia="Times New Roman" w:hAnsi="Times New Roman" w:cs="Times New Roman"/>
          <w:bCs/>
          <w:sz w:val="24"/>
          <w:szCs w:val="24"/>
        </w:rPr>
        <w:t xml:space="preserve">SW, </w:t>
      </w:r>
      <w:r>
        <w:rPr>
          <w:rFonts w:ascii="Times New Roman" w:eastAsia="Times New Roman" w:hAnsi="Times New Roman" w:cs="Times New Roman"/>
          <w:bCs/>
          <w:sz w:val="24"/>
          <w:szCs w:val="24"/>
        </w:rPr>
        <w:t>ME</w:t>
      </w:r>
      <w:r w:rsidR="00413509">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and BR wrote the paper. </w:t>
      </w:r>
    </w:p>
    <w:p w14:paraId="22B66BE1" w14:textId="77777777" w:rsidR="00E75B48" w:rsidRPr="00E75B48" w:rsidRDefault="00E75B48" w:rsidP="00E75B48">
      <w:pPr>
        <w:spacing w:after="0" w:line="480" w:lineRule="auto"/>
        <w:rPr>
          <w:rFonts w:ascii="Times New Roman" w:eastAsia="Times New Roman" w:hAnsi="Times New Roman" w:cs="Times New Roman"/>
          <w:b/>
          <w:sz w:val="24"/>
          <w:szCs w:val="24"/>
        </w:rPr>
      </w:pPr>
    </w:p>
    <w:p w14:paraId="74CAE7E7" w14:textId="527D98A8" w:rsidR="00E75B48" w:rsidRDefault="00E75B48" w:rsidP="00E75B48">
      <w:pPr>
        <w:spacing w:after="0" w:line="480" w:lineRule="auto"/>
        <w:rPr>
          <w:rFonts w:ascii="Times New Roman" w:eastAsia="Times New Roman" w:hAnsi="Times New Roman" w:cs="Times New Roman"/>
          <w:bCs/>
          <w:i/>
          <w:iCs/>
          <w:sz w:val="24"/>
          <w:szCs w:val="24"/>
        </w:rPr>
      </w:pPr>
      <w:r w:rsidRPr="00E75B48">
        <w:rPr>
          <w:rFonts w:ascii="Times New Roman" w:eastAsia="Times New Roman" w:hAnsi="Times New Roman" w:cs="Times New Roman"/>
          <w:bCs/>
          <w:i/>
          <w:iCs/>
          <w:sz w:val="24"/>
          <w:szCs w:val="24"/>
        </w:rPr>
        <w:t>Funding</w:t>
      </w:r>
    </w:p>
    <w:p w14:paraId="61AAD61B" w14:textId="77777777" w:rsidR="00E75B48" w:rsidRDefault="00E75B48" w:rsidP="00E75B4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w:t>
      </w:r>
    </w:p>
    <w:p w14:paraId="070AD1E3" w14:textId="77777777" w:rsidR="00E75B48" w:rsidRDefault="00E75B48" w:rsidP="00E75B48">
      <w:pPr>
        <w:spacing w:after="0" w:line="480" w:lineRule="auto"/>
        <w:rPr>
          <w:rFonts w:ascii="Times New Roman" w:eastAsia="Times New Roman" w:hAnsi="Times New Roman" w:cs="Times New Roman"/>
          <w:bCs/>
          <w:i/>
          <w:iCs/>
          <w:sz w:val="24"/>
          <w:szCs w:val="24"/>
        </w:rPr>
      </w:pPr>
    </w:p>
    <w:p w14:paraId="3ADEAEA0" w14:textId="77777777" w:rsidR="0003467A" w:rsidRDefault="0003467A" w:rsidP="00E75B48">
      <w:pPr>
        <w:spacing w:after="0" w:line="480" w:lineRule="auto"/>
        <w:rPr>
          <w:ins w:id="1382" w:author="Rossella Falcone" w:date="2026-03-19T17:13:00Z" w16du:dateUtc="2026-03-19T21:13:00Z"/>
          <w:rFonts w:ascii="Times New Roman" w:eastAsia="Times New Roman" w:hAnsi="Times New Roman" w:cs="Times New Roman"/>
          <w:bCs/>
          <w:i/>
          <w:iCs/>
          <w:sz w:val="24"/>
          <w:szCs w:val="24"/>
        </w:rPr>
      </w:pPr>
    </w:p>
    <w:p w14:paraId="00589327" w14:textId="77777777" w:rsidR="0003467A" w:rsidRDefault="0003467A" w:rsidP="00E75B48">
      <w:pPr>
        <w:spacing w:after="0" w:line="480" w:lineRule="auto"/>
        <w:rPr>
          <w:ins w:id="1383" w:author="Rossella Falcone" w:date="2026-03-19T17:13:00Z" w16du:dateUtc="2026-03-19T21:13:00Z"/>
          <w:rFonts w:ascii="Times New Roman" w:eastAsia="Times New Roman" w:hAnsi="Times New Roman" w:cs="Times New Roman"/>
          <w:bCs/>
          <w:i/>
          <w:iCs/>
          <w:sz w:val="24"/>
          <w:szCs w:val="24"/>
        </w:rPr>
      </w:pPr>
    </w:p>
    <w:p w14:paraId="538C96B9" w14:textId="217AD560" w:rsidR="00E75B48" w:rsidRPr="00E75B48" w:rsidRDefault="00E75B48" w:rsidP="00E75B48">
      <w:pPr>
        <w:spacing w:after="0" w:line="480"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Acknowledgements</w:t>
      </w:r>
    </w:p>
    <w:p w14:paraId="272F817B" w14:textId="403AAAE8" w:rsidR="00E75B48" w:rsidRDefault="00E75B48" w:rsidP="00E75B4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Dr. Andrew Mitz for </w:t>
      </w:r>
      <w:del w:id="1384" w:author="Rossella Falcone" w:date="2026-03-19T17:13:00Z" w16du:dateUtc="2026-03-19T21:13:00Z">
        <w:r>
          <w:rPr>
            <w:rFonts w:ascii="Times New Roman" w:eastAsia="Times New Roman" w:hAnsi="Times New Roman" w:cs="Times New Roman"/>
            <w:sz w:val="24"/>
            <w:szCs w:val="24"/>
          </w:rPr>
          <w:delText>helping with</w:delText>
        </w:r>
      </w:del>
      <w:ins w:id="1385" w:author="Rossella Falcone" w:date="2026-03-19T17:13:00Z" w16du:dateUtc="2026-03-19T21:13:00Z">
        <w:r w:rsidR="00126575">
          <w:rPr>
            <w:rFonts w:ascii="Times New Roman" w:eastAsia="Times New Roman" w:hAnsi="Times New Roman" w:cs="Times New Roman"/>
            <w:sz w:val="24"/>
            <w:szCs w:val="24"/>
          </w:rPr>
          <w:t>his help in</w:t>
        </w:r>
      </w:ins>
      <w:r>
        <w:rPr>
          <w:rFonts w:ascii="Times New Roman" w:eastAsia="Times New Roman" w:hAnsi="Times New Roman" w:cs="Times New Roman"/>
          <w:sz w:val="24"/>
          <w:szCs w:val="24"/>
        </w:rPr>
        <w:t xml:space="preserve"> setting up the recording system, and Dr. Richard Saunders for </w:t>
      </w:r>
      <w:del w:id="1386" w:author="Rossella Falcone" w:date="2026-03-19T17:13:00Z" w16du:dateUtc="2026-03-19T21:13:00Z">
        <w:r>
          <w:rPr>
            <w:rFonts w:ascii="Times New Roman" w:eastAsia="Times New Roman" w:hAnsi="Times New Roman" w:cs="Times New Roman"/>
            <w:sz w:val="24"/>
            <w:szCs w:val="24"/>
          </w:rPr>
          <w:delText>assisting</w:delText>
        </w:r>
      </w:del>
      <w:ins w:id="1387" w:author="Rossella Falcone" w:date="2026-03-19T17:13:00Z" w16du:dateUtc="2026-03-19T21:13:00Z">
        <w:r w:rsidR="00126575">
          <w:rPr>
            <w:rFonts w:ascii="Times New Roman" w:eastAsia="Times New Roman" w:hAnsi="Times New Roman" w:cs="Times New Roman"/>
            <w:sz w:val="24"/>
            <w:szCs w:val="24"/>
          </w:rPr>
          <w:t xml:space="preserve">his </w:t>
        </w:r>
        <w:r>
          <w:rPr>
            <w:rFonts w:ascii="Times New Roman" w:eastAsia="Times New Roman" w:hAnsi="Times New Roman" w:cs="Times New Roman"/>
            <w:sz w:val="24"/>
            <w:szCs w:val="24"/>
          </w:rPr>
          <w:t>assist</w:t>
        </w:r>
        <w:r w:rsidR="00126575">
          <w:rPr>
            <w:rFonts w:ascii="Times New Roman" w:eastAsia="Times New Roman" w:hAnsi="Times New Roman" w:cs="Times New Roman"/>
            <w:sz w:val="24"/>
            <w:szCs w:val="24"/>
          </w:rPr>
          <w:t>ance</w:t>
        </w:r>
      </w:ins>
      <w:r>
        <w:rPr>
          <w:rFonts w:ascii="Times New Roman" w:eastAsia="Times New Roman" w:hAnsi="Times New Roman" w:cs="Times New Roman"/>
          <w:sz w:val="24"/>
          <w:szCs w:val="24"/>
        </w:rPr>
        <w:t xml:space="preserve"> with</w:t>
      </w:r>
      <w:ins w:id="1388" w:author="Rossella Falcone" w:date="2026-03-19T17:13:00Z" w16du:dateUtc="2026-03-19T21:13:00Z">
        <w:r>
          <w:rPr>
            <w:rFonts w:ascii="Times New Roman" w:eastAsia="Times New Roman" w:hAnsi="Times New Roman" w:cs="Times New Roman"/>
            <w:sz w:val="24"/>
            <w:szCs w:val="24"/>
          </w:rPr>
          <w:t xml:space="preserve"> </w:t>
        </w:r>
        <w:r w:rsidR="00126575">
          <w:rPr>
            <w:rFonts w:ascii="Times New Roman" w:eastAsia="Times New Roman" w:hAnsi="Times New Roman" w:cs="Times New Roman"/>
            <w:sz w:val="24"/>
            <w:szCs w:val="24"/>
          </w:rPr>
          <w:t>the</w:t>
        </w:r>
      </w:ins>
      <w:r w:rsidR="001265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surgeries. </w:t>
      </w:r>
    </w:p>
    <w:p w14:paraId="543B846D" w14:textId="77777777" w:rsidR="00E75B48" w:rsidRDefault="00E75B48">
      <w:pPr>
        <w:spacing w:after="0" w:line="480" w:lineRule="auto"/>
        <w:rPr>
          <w:del w:id="1389" w:author="Rossella Falcone" w:date="2026-03-19T17:13:00Z" w16du:dateUtc="2026-03-19T21:13:00Z"/>
          <w:rFonts w:ascii="Times New Roman" w:eastAsia="Times New Roman" w:hAnsi="Times New Roman" w:cs="Times New Roman"/>
          <w:sz w:val="24"/>
          <w:szCs w:val="24"/>
        </w:rPr>
      </w:pPr>
    </w:p>
    <w:p w14:paraId="41F9E791" w14:textId="77777777" w:rsidR="00067E97" w:rsidRDefault="00067E97">
      <w:pPr>
        <w:spacing w:after="0" w:line="480" w:lineRule="auto"/>
        <w:rPr>
          <w:del w:id="1390" w:author="Rossella Falcone" w:date="2026-03-19T17:13:00Z" w16du:dateUtc="2026-03-19T21:13:00Z"/>
          <w:rFonts w:ascii="Times New Roman" w:eastAsia="Times New Roman" w:hAnsi="Times New Roman" w:cs="Times New Roman"/>
          <w:b/>
          <w:bCs/>
          <w:sz w:val="24"/>
          <w:szCs w:val="24"/>
        </w:rPr>
      </w:pPr>
    </w:p>
    <w:p w14:paraId="77585018" w14:textId="77777777" w:rsidR="0041297B" w:rsidRDefault="0041297B">
      <w:pPr>
        <w:spacing w:after="0" w:line="480" w:lineRule="auto"/>
        <w:rPr>
          <w:del w:id="1391" w:author="Rossella Falcone" w:date="2026-03-19T17:13:00Z" w16du:dateUtc="2026-03-19T21:13:00Z"/>
          <w:rFonts w:ascii="Times New Roman" w:eastAsia="Times New Roman" w:hAnsi="Times New Roman" w:cs="Times New Roman"/>
          <w:b/>
          <w:bCs/>
          <w:sz w:val="24"/>
          <w:szCs w:val="24"/>
        </w:rPr>
      </w:pPr>
    </w:p>
    <w:p w14:paraId="7980408F" w14:textId="77777777" w:rsidR="0041297B" w:rsidRDefault="0041297B">
      <w:pPr>
        <w:spacing w:after="0" w:line="480" w:lineRule="auto"/>
        <w:rPr>
          <w:del w:id="1392" w:author="Rossella Falcone" w:date="2026-03-19T17:13:00Z" w16du:dateUtc="2026-03-19T21:13:00Z"/>
          <w:rFonts w:ascii="Times New Roman" w:eastAsia="Times New Roman" w:hAnsi="Times New Roman" w:cs="Times New Roman"/>
          <w:b/>
          <w:bCs/>
          <w:sz w:val="24"/>
          <w:szCs w:val="24"/>
        </w:rPr>
      </w:pPr>
    </w:p>
    <w:p w14:paraId="11BF3BCA" w14:textId="77777777" w:rsidR="0041297B" w:rsidRDefault="0041297B">
      <w:pPr>
        <w:spacing w:after="0" w:line="480" w:lineRule="auto"/>
        <w:rPr>
          <w:del w:id="1393" w:author="Rossella Falcone" w:date="2026-03-19T17:13:00Z" w16du:dateUtc="2026-03-19T21:13:00Z"/>
          <w:rFonts w:ascii="Times New Roman" w:eastAsia="Times New Roman" w:hAnsi="Times New Roman" w:cs="Times New Roman"/>
          <w:b/>
          <w:bCs/>
          <w:sz w:val="24"/>
          <w:szCs w:val="24"/>
        </w:rPr>
      </w:pPr>
    </w:p>
    <w:p w14:paraId="5A59C993" w14:textId="77777777" w:rsidR="0041297B" w:rsidRDefault="0041297B">
      <w:pPr>
        <w:spacing w:after="0" w:line="480" w:lineRule="auto"/>
        <w:rPr>
          <w:del w:id="1394" w:author="Rossella Falcone" w:date="2026-03-19T17:13:00Z" w16du:dateUtc="2026-03-19T21:13:00Z"/>
          <w:rFonts w:ascii="Times New Roman" w:eastAsia="Times New Roman" w:hAnsi="Times New Roman" w:cs="Times New Roman"/>
          <w:b/>
          <w:bCs/>
          <w:sz w:val="24"/>
          <w:szCs w:val="24"/>
        </w:rPr>
      </w:pPr>
    </w:p>
    <w:p w14:paraId="637FFABC" w14:textId="77777777" w:rsidR="00E75B48" w:rsidRDefault="00E75B48">
      <w:pPr>
        <w:spacing w:after="0" w:line="480" w:lineRule="auto"/>
        <w:rPr>
          <w:rFonts w:ascii="Times New Roman" w:hAnsi="Times New Roman"/>
          <w:sz w:val="24"/>
          <w:rPrChange w:id="1395" w:author="Rossella Falcone" w:date="2026-03-19T17:13:00Z" w16du:dateUtc="2026-03-19T21:13:00Z">
            <w:rPr>
              <w:rFonts w:ascii="Times New Roman" w:hAnsi="Times New Roman"/>
              <w:b/>
              <w:sz w:val="24"/>
            </w:rPr>
          </w:rPrChange>
        </w:rPr>
      </w:pPr>
    </w:p>
    <w:p w14:paraId="60CEE328" w14:textId="12A4D7B7" w:rsidR="00FA7FD1" w:rsidRDefault="008D0616">
      <w:pPr>
        <w:spacing w:after="0" w:line="480" w:lineRule="auto"/>
        <w:rPr>
          <w:rFonts w:ascii="Times New Roman" w:eastAsia="Times New Roman" w:hAnsi="Times New Roman" w:cs="Times New Roman"/>
          <w:b/>
          <w:bCs/>
          <w:sz w:val="24"/>
          <w:szCs w:val="24"/>
        </w:rPr>
      </w:pPr>
      <w:r w:rsidRPr="00B4088E">
        <w:rPr>
          <w:rFonts w:ascii="Times New Roman" w:eastAsia="Times New Roman" w:hAnsi="Times New Roman" w:cs="Times New Roman"/>
          <w:b/>
          <w:bCs/>
          <w:sz w:val="24"/>
          <w:szCs w:val="24"/>
        </w:rPr>
        <w:t>Figure</w:t>
      </w:r>
      <w:r w:rsidR="00E75B48">
        <w:rPr>
          <w:rFonts w:ascii="Times New Roman" w:eastAsia="Times New Roman" w:hAnsi="Times New Roman" w:cs="Times New Roman"/>
          <w:b/>
          <w:bCs/>
          <w:sz w:val="24"/>
          <w:szCs w:val="24"/>
        </w:rPr>
        <w:t>s</w:t>
      </w:r>
    </w:p>
    <w:p w14:paraId="3624FCD2" w14:textId="530610D0" w:rsidR="00855C93" w:rsidRPr="00855C93" w:rsidRDefault="00855C93" w:rsidP="00855C93">
      <w:pPr>
        <w:spacing w:after="0" w:line="480" w:lineRule="auto"/>
        <w:rPr>
          <w:rFonts w:ascii="Times New Roman" w:eastAsia="Times New Roman" w:hAnsi="Times New Roman" w:cs="Times New Roman"/>
          <w:b/>
          <w:bCs/>
          <w:sz w:val="24"/>
          <w:szCs w:val="24"/>
        </w:rPr>
      </w:pPr>
      <w:r w:rsidRPr="00855C93">
        <w:rPr>
          <w:rFonts w:ascii="Times New Roman" w:eastAsia="Times New Roman" w:hAnsi="Times New Roman" w:cs="Times New Roman"/>
          <w:b/>
          <w:bCs/>
          <w:noProof/>
          <w:sz w:val="24"/>
          <w:szCs w:val="24"/>
        </w:rPr>
        <w:drawing>
          <wp:inline distT="0" distB="0" distL="0" distR="0" wp14:anchorId="5E7B2AC7" wp14:editId="3003604A">
            <wp:extent cx="5943600" cy="2573655"/>
            <wp:effectExtent l="0" t="0" r="0" b="0"/>
            <wp:docPr id="369092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573655"/>
                    </a:xfrm>
                    <a:prstGeom prst="rect">
                      <a:avLst/>
                    </a:prstGeom>
                    <a:noFill/>
                    <a:ln>
                      <a:noFill/>
                    </a:ln>
                  </pic:spPr>
                </pic:pic>
              </a:graphicData>
            </a:graphic>
          </wp:inline>
        </w:drawing>
      </w:r>
    </w:p>
    <w:p w14:paraId="16F26C45" w14:textId="77777777" w:rsidR="008D0616" w:rsidRPr="00B4088E" w:rsidRDefault="008D0616" w:rsidP="00855C93">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1. Task description.</w:t>
      </w:r>
      <w:r w:rsidRPr="00B4088E">
        <w:rPr>
          <w:rFonts w:ascii="Times New Roman" w:eastAsia="Times New Roman" w:hAnsi="Times New Roman" w:cs="Times New Roman"/>
          <w:sz w:val="24"/>
          <w:szCs w:val="24"/>
        </w:rPr>
        <w:t>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go-signal. If the square turns purple, the monkey can release the bar to accept the offer. The reward is then delivered after the indicated delay. Alternatively, the monkey can continue holding the bar until the purple spot turns yellow to refuse the offer.</w:t>
      </w:r>
    </w:p>
    <w:p w14:paraId="6D3059B9" w14:textId="77777777" w:rsidR="008D0616" w:rsidRPr="00B4088E"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sz w:val="24"/>
          <w:szCs w:val="24"/>
        </w:rPr>
        <w:lastRenderedPageBreak/>
        <w:t>If the square turns yellow, the monkey can release the bar to refuse the offer and start a new trial immediately. Alternatively, the monkey can continue holding the bar until the yellow turns purple to accept the offer.</w:t>
      </w:r>
    </w:p>
    <w:p w14:paraId="72EEF30F" w14:textId="1609D726" w:rsidR="008D0616"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set of nine visual cues used in the task </w:t>
      </w:r>
      <w:del w:id="1396" w:author="Rossella Falcone" w:date="2026-03-19T17:13:00Z" w16du:dateUtc="2026-03-19T21:13:00Z">
        <w:r w:rsidRPr="00B4088E">
          <w:rPr>
            <w:rFonts w:ascii="Times New Roman" w:eastAsia="Times New Roman" w:hAnsi="Times New Roman" w:cs="Times New Roman"/>
            <w:sz w:val="24"/>
            <w:szCs w:val="24"/>
          </w:rPr>
          <w:delText>is</w:delText>
        </w:r>
      </w:del>
      <w:ins w:id="1397" w:author="Rossella Falcone" w:date="2026-03-19T17:13:00Z" w16du:dateUtc="2026-03-19T21:13:00Z">
        <w:r w:rsidR="00126575">
          <w:rPr>
            <w:rFonts w:ascii="Times New Roman" w:eastAsia="Times New Roman" w:hAnsi="Times New Roman" w:cs="Times New Roman"/>
            <w:sz w:val="24"/>
            <w:szCs w:val="24"/>
          </w:rPr>
          <w:t>are</w:t>
        </w:r>
      </w:ins>
      <w:r w:rsidRPr="00B4088E">
        <w:rPr>
          <w:rFonts w:ascii="Times New Roman" w:eastAsia="Times New Roman" w:hAnsi="Times New Roman" w:cs="Times New Roman"/>
          <w:sz w:val="24"/>
          <w:szCs w:val="24"/>
        </w:rPr>
        <w:t xml:space="preserve"> labeled from “a” to “i”.</w:t>
      </w:r>
    </w:p>
    <w:p w14:paraId="32B7E3A3" w14:textId="77777777" w:rsidR="00FA7FD1" w:rsidRPr="00B4088E" w:rsidRDefault="00FA7FD1" w:rsidP="008D0616">
      <w:pPr>
        <w:spacing w:after="0" w:line="480" w:lineRule="auto"/>
        <w:rPr>
          <w:rFonts w:ascii="Times New Roman" w:eastAsia="Times New Roman" w:hAnsi="Times New Roman" w:cs="Times New Roman"/>
          <w:sz w:val="24"/>
          <w:szCs w:val="24"/>
        </w:rPr>
      </w:pPr>
    </w:p>
    <w:p w14:paraId="196FC318" w14:textId="42C28A34" w:rsidR="006416A7" w:rsidRPr="00B4088E" w:rsidRDefault="00FA7FD1" w:rsidP="008D0616">
      <w:pPr>
        <w:spacing w:after="0" w:line="480" w:lineRule="auto"/>
        <w:rPr>
          <w:rFonts w:ascii="Times New Roman" w:eastAsia="Times New Roman" w:hAnsi="Times New Roman" w:cs="Times New Roman"/>
          <w:sz w:val="24"/>
          <w:szCs w:val="24"/>
        </w:rPr>
      </w:pPr>
      <w:r>
        <w:rPr>
          <w:noProof/>
        </w:rPr>
        <w:drawing>
          <wp:inline distT="0" distB="0" distL="0" distR="0" wp14:anchorId="13DAA69E" wp14:editId="1D0D39EB">
            <wp:extent cx="6099048" cy="3081528"/>
            <wp:effectExtent l="0" t="0" r="0" b="5080"/>
            <wp:docPr id="99117697" name="Picture 12" descr="A graph of a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7697" name="Picture 12" descr="A graph of a valu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048" cy="3081528"/>
                    </a:xfrm>
                    <a:prstGeom prst="rect">
                      <a:avLst/>
                    </a:prstGeom>
                    <a:noFill/>
                    <a:ln>
                      <a:noFill/>
                    </a:ln>
                  </pic:spPr>
                </pic:pic>
              </a:graphicData>
            </a:graphic>
          </wp:inline>
        </w:drawing>
      </w:r>
    </w:p>
    <w:p w14:paraId="0E4CCC87" w14:textId="151F9F33" w:rsidR="006416A7" w:rsidRDefault="006416A7" w:rsidP="006416A7">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2.</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Behavioral performance</w:t>
      </w:r>
      <w:r w:rsidR="00067E97" w:rsidRPr="00B4088E">
        <w:rPr>
          <w:rFonts w:ascii="Times New Roman" w:eastAsia="Times New Roman" w:hAnsi="Times New Roman" w:cs="Times New Roman"/>
          <w:b/>
          <w:bCs/>
          <w:sz w:val="24"/>
          <w:szCs w:val="24"/>
        </w:rPr>
        <w:t>.</w:t>
      </w:r>
      <w:r w:rsidR="00067E97"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Acceptance rate as a function of the discounted value inferred by the model (data: colored points; model: black line)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choices were fitted with hyperbolic discounting and logistic functions to estimate the discounted value and acceptance probability, respectively. Letters from “a” to “i” indicate the nine possible offers. In this analysis the total delay was the cue-indicated delay (1 s, 5 s or 10 s) and the reward magnitude was the cue-indicated number of drops (2, 4 or 6). </w:t>
      </w:r>
    </w:p>
    <w:p w14:paraId="4913FF63" w14:textId="77777777" w:rsidR="00CE7A32" w:rsidRDefault="00CE7A32" w:rsidP="006416A7">
      <w:pPr>
        <w:shd w:val="clear" w:color="auto" w:fill="FFFFFF"/>
        <w:spacing w:after="0" w:line="480" w:lineRule="auto"/>
        <w:rPr>
          <w:rFonts w:ascii="Times New Roman" w:eastAsia="Times New Roman" w:hAnsi="Times New Roman" w:cs="Times New Roman"/>
          <w:sz w:val="24"/>
          <w:szCs w:val="24"/>
        </w:rPr>
      </w:pPr>
    </w:p>
    <w:p w14:paraId="17CE4872" w14:textId="24745391" w:rsidR="00B06EFE" w:rsidRDefault="00CE7A32" w:rsidP="00B06EFE">
      <w:pPr>
        <w:spacing w:after="0" w:line="480" w:lineRule="auto"/>
        <w:rPr>
          <w:rFonts w:ascii="Times New Roman" w:eastAsia="Times New Roman" w:hAnsi="Times New Roman" w:cs="Times New Roman"/>
          <w:sz w:val="24"/>
          <w:szCs w:val="24"/>
        </w:rPr>
      </w:pPr>
      <w:r w:rsidRPr="00CE7A32">
        <w:rPr>
          <w:rFonts w:ascii="Times New Roman" w:eastAsia="Times New Roman" w:hAnsi="Times New Roman" w:cs="Times New Roman"/>
          <w:noProof/>
          <w:sz w:val="24"/>
          <w:szCs w:val="24"/>
        </w:rPr>
        <w:lastRenderedPageBreak/>
        <w:drawing>
          <wp:inline distT="0" distB="0" distL="0" distR="0" wp14:anchorId="10BCCBF2" wp14:editId="63AFA6DF">
            <wp:extent cx="5943600" cy="3542030"/>
            <wp:effectExtent l="0" t="0" r="0" b="1270"/>
            <wp:docPr id="937966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42030"/>
                    </a:xfrm>
                    <a:prstGeom prst="rect">
                      <a:avLst/>
                    </a:prstGeom>
                    <a:noFill/>
                    <a:ln>
                      <a:noFill/>
                    </a:ln>
                  </pic:spPr>
                </pic:pic>
              </a:graphicData>
            </a:graphic>
          </wp:inline>
        </w:drawing>
      </w:r>
      <w:r w:rsidR="00B06EFE" w:rsidRPr="00B4088E">
        <w:rPr>
          <w:rFonts w:ascii="Times New Roman" w:eastAsia="Times New Roman" w:hAnsi="Times New Roman" w:cs="Times New Roman"/>
          <w:b/>
          <w:bCs/>
          <w:sz w:val="24"/>
          <w:szCs w:val="24"/>
        </w:rPr>
        <w:t xml:space="preserve">Figure </w:t>
      </w:r>
      <w:r w:rsidR="00B06EFE">
        <w:rPr>
          <w:rFonts w:ascii="Times New Roman" w:eastAsia="Times New Roman" w:hAnsi="Times New Roman" w:cs="Times New Roman"/>
          <w:b/>
          <w:bCs/>
          <w:sz w:val="24"/>
          <w:szCs w:val="24"/>
        </w:rPr>
        <w:t>3</w:t>
      </w:r>
      <w:r w:rsidR="00B06EFE" w:rsidRPr="00B4088E">
        <w:rPr>
          <w:rFonts w:ascii="Times New Roman" w:eastAsia="Times New Roman" w:hAnsi="Times New Roman" w:cs="Times New Roman"/>
          <w:b/>
          <w:bCs/>
          <w:sz w:val="24"/>
          <w:szCs w:val="24"/>
        </w:rPr>
        <w:t>.</w:t>
      </w:r>
      <w:r w:rsidR="00B06EFE" w:rsidRPr="00B4088E">
        <w:rPr>
          <w:rFonts w:ascii="Times New Roman" w:eastAsia="Times New Roman" w:hAnsi="Times New Roman" w:cs="Times New Roman"/>
          <w:sz w:val="24"/>
          <w:szCs w:val="24"/>
        </w:rPr>
        <w:t xml:space="preserve"> </w:t>
      </w:r>
      <w:ins w:id="1398" w:author="Rossella Falcone" w:date="2026-03-19T17:13:00Z" w16du:dateUtc="2026-03-19T21:13:00Z">
        <w:r w:rsidR="009E0F2A" w:rsidRPr="00F63990">
          <w:rPr>
            <w:rFonts w:ascii="Times New Roman" w:eastAsia="Times New Roman" w:hAnsi="Times New Roman" w:cs="Times New Roman"/>
            <w:b/>
            <w:bCs/>
            <w:sz w:val="24"/>
            <w:szCs w:val="24"/>
          </w:rPr>
          <w:t xml:space="preserve">Acceptance rate during the first go </w:t>
        </w:r>
        <w:r w:rsidR="00F63990" w:rsidRPr="00F63990">
          <w:rPr>
            <w:rFonts w:ascii="Times New Roman" w:eastAsia="Times New Roman" w:hAnsi="Times New Roman" w:cs="Times New Roman"/>
            <w:b/>
            <w:bCs/>
            <w:sz w:val="24"/>
            <w:szCs w:val="24"/>
          </w:rPr>
          <w:t>signals</w:t>
        </w:r>
        <w:r w:rsidR="009E0F2A" w:rsidRPr="00F63990">
          <w:rPr>
            <w:rFonts w:ascii="Times New Roman" w:eastAsia="Times New Roman" w:hAnsi="Times New Roman" w:cs="Times New Roman"/>
            <w:b/>
            <w:bCs/>
            <w:sz w:val="24"/>
            <w:szCs w:val="24"/>
          </w:rPr>
          <w:t>.</w:t>
        </w:r>
        <w:r w:rsidR="009E0F2A">
          <w:rPr>
            <w:rFonts w:ascii="Times New Roman" w:eastAsia="Times New Roman" w:hAnsi="Times New Roman" w:cs="Times New Roman"/>
            <w:sz w:val="24"/>
            <w:szCs w:val="24"/>
          </w:rPr>
          <w:t xml:space="preserve"> </w:t>
        </w:r>
      </w:ins>
      <w:r w:rsidR="00B06EFE" w:rsidRPr="00B4088E">
        <w:rPr>
          <w:rFonts w:ascii="Times New Roman" w:eastAsia="Times New Roman" w:hAnsi="Times New Roman" w:cs="Times New Roman"/>
          <w:sz w:val="24"/>
          <w:szCs w:val="24"/>
        </w:rPr>
        <w:t>Acceptance rate for each offer when the first go</w:t>
      </w:r>
      <w:del w:id="1399" w:author="Rossella Falcone" w:date="2026-03-19T17:13:00Z" w16du:dateUtc="2026-03-19T21:13:00Z">
        <w:r w:rsidR="00B06EFE" w:rsidRPr="00B4088E">
          <w:rPr>
            <w:rFonts w:ascii="Times New Roman" w:eastAsia="Times New Roman" w:hAnsi="Times New Roman" w:cs="Times New Roman"/>
            <w:sz w:val="24"/>
            <w:szCs w:val="24"/>
          </w:rPr>
          <w:delText>-</w:delText>
        </w:r>
      </w:del>
      <w:ins w:id="1400" w:author="Rossella Falcone" w:date="2026-03-19T17:13:00Z" w16du:dateUtc="2026-03-19T21:13:00Z">
        <w:r w:rsidR="009E0F2A">
          <w:rPr>
            <w:rFonts w:ascii="Times New Roman" w:eastAsia="Times New Roman" w:hAnsi="Times New Roman" w:cs="Times New Roman"/>
            <w:sz w:val="24"/>
            <w:szCs w:val="24"/>
          </w:rPr>
          <w:t xml:space="preserve"> </w:t>
        </w:r>
      </w:ins>
      <w:r w:rsidR="00B06EFE" w:rsidRPr="00B4088E">
        <w:rPr>
          <w:rFonts w:ascii="Times New Roman" w:eastAsia="Times New Roman" w:hAnsi="Times New Roman" w:cs="Times New Roman"/>
          <w:sz w:val="24"/>
          <w:szCs w:val="24"/>
        </w:rPr>
        <w:t>signal was yellow or purple, shown for Monkey S (</w:t>
      </w:r>
      <w:r w:rsidR="00B06EFE" w:rsidRPr="00B4088E">
        <w:rPr>
          <w:rFonts w:ascii="Times New Roman" w:eastAsia="Times New Roman" w:hAnsi="Times New Roman" w:cs="Times New Roman"/>
          <w:b/>
          <w:bCs/>
          <w:sz w:val="24"/>
          <w:szCs w:val="24"/>
        </w:rPr>
        <w:t>A</w:t>
      </w:r>
      <w:r w:rsidR="00B06EFE" w:rsidRPr="00B4088E">
        <w:rPr>
          <w:rFonts w:ascii="Times New Roman" w:eastAsia="Times New Roman" w:hAnsi="Times New Roman" w:cs="Times New Roman"/>
          <w:sz w:val="24"/>
          <w:szCs w:val="24"/>
        </w:rPr>
        <w:t>) and Monkey T (</w:t>
      </w:r>
      <w:r w:rsidR="00B06EFE" w:rsidRPr="00B4088E">
        <w:rPr>
          <w:rFonts w:ascii="Times New Roman" w:eastAsia="Times New Roman" w:hAnsi="Times New Roman" w:cs="Times New Roman"/>
          <w:b/>
          <w:bCs/>
          <w:sz w:val="24"/>
          <w:szCs w:val="24"/>
        </w:rPr>
        <w:t>B</w:t>
      </w:r>
      <w:r w:rsidR="00B06EFE" w:rsidRPr="00B4088E">
        <w:rPr>
          <w:rFonts w:ascii="Times New Roman" w:eastAsia="Times New Roman" w:hAnsi="Times New Roman" w:cs="Times New Roman"/>
          <w:sz w:val="24"/>
          <w:szCs w:val="24"/>
        </w:rPr>
        <w:t>). The offers are sorted by their empirical acceptance rate across the nine cues.</w:t>
      </w:r>
    </w:p>
    <w:p w14:paraId="3AF9891A" w14:textId="77777777" w:rsidR="00B06EFE" w:rsidRDefault="00B06EFE" w:rsidP="006416A7">
      <w:pPr>
        <w:shd w:val="clear" w:color="auto" w:fill="FFFFFF"/>
        <w:spacing w:after="0" w:line="480" w:lineRule="auto"/>
        <w:rPr>
          <w:rFonts w:ascii="Times New Roman" w:eastAsia="Times New Roman" w:hAnsi="Times New Roman" w:cs="Times New Roman"/>
          <w:sz w:val="24"/>
          <w:szCs w:val="24"/>
        </w:rPr>
      </w:pPr>
    </w:p>
    <w:p w14:paraId="0E5E048F" w14:textId="74A071C4" w:rsidR="006416A7" w:rsidRPr="00B4088E" w:rsidRDefault="006416A7" w:rsidP="006416A7">
      <w:pPr>
        <w:shd w:val="clear" w:color="auto" w:fill="FFFFFF"/>
        <w:spacing w:after="0" w:line="480" w:lineRule="auto"/>
        <w:rPr>
          <w:del w:id="1401" w:author="Rossella Falcone" w:date="2026-03-19T17:13:00Z" w16du:dateUtc="2026-03-19T21:13:00Z"/>
          <w:rFonts w:ascii="Times New Roman" w:eastAsia="Times New Roman" w:hAnsi="Times New Roman" w:cs="Times New Roman"/>
          <w:sz w:val="24"/>
          <w:szCs w:val="24"/>
        </w:rPr>
      </w:pPr>
    </w:p>
    <w:p w14:paraId="0300FA74" w14:textId="77777777" w:rsidR="00123570" w:rsidRPr="00B4088E" w:rsidRDefault="00123570" w:rsidP="004F16C1">
      <w:pPr>
        <w:spacing w:after="0" w:line="480" w:lineRule="auto"/>
        <w:rPr>
          <w:del w:id="1402" w:author="Rossella Falcone" w:date="2026-03-19T17:13:00Z" w16du:dateUtc="2026-03-19T21:13:00Z"/>
          <w:rFonts w:ascii="Times New Roman" w:eastAsia="Times New Roman" w:hAnsi="Times New Roman" w:cs="Times New Roman"/>
          <w:sz w:val="24"/>
          <w:szCs w:val="24"/>
        </w:rPr>
      </w:pPr>
    </w:p>
    <w:p w14:paraId="0612F5FA" w14:textId="49CE9F83" w:rsidR="00CE7A32" w:rsidRPr="00CE7A32" w:rsidRDefault="00CE7A32" w:rsidP="00CE7A32">
      <w:pPr>
        <w:spacing w:after="0" w:line="480" w:lineRule="auto"/>
        <w:jc w:val="center"/>
        <w:rPr>
          <w:del w:id="1403" w:author="Rossella Falcone" w:date="2026-03-19T17:13:00Z" w16du:dateUtc="2026-03-19T21:13:00Z"/>
          <w:rFonts w:ascii="Times New Roman" w:eastAsia="Times New Roman" w:hAnsi="Times New Roman" w:cs="Times New Roman"/>
          <w:sz w:val="24"/>
          <w:szCs w:val="24"/>
        </w:rPr>
      </w:pPr>
      <w:del w:id="1404" w:author="Rossella Falcone" w:date="2026-03-19T17:13:00Z" w16du:dateUtc="2026-03-19T21:13:00Z">
        <w:r w:rsidRPr="00CE7A32">
          <w:rPr>
            <w:rFonts w:ascii="Times New Roman" w:eastAsia="Times New Roman" w:hAnsi="Times New Roman" w:cs="Times New Roman"/>
            <w:noProof/>
            <w:sz w:val="24"/>
            <w:szCs w:val="24"/>
          </w:rPr>
          <w:drawing>
            <wp:inline distT="0" distB="0" distL="0" distR="0" wp14:anchorId="29FA6575" wp14:editId="2150F08B">
              <wp:extent cx="4039263" cy="4081124"/>
              <wp:effectExtent l="0" t="0" r="0" b="0"/>
              <wp:docPr id="203415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51056" cy="4093039"/>
                      </a:xfrm>
                      <a:prstGeom prst="rect">
                        <a:avLst/>
                      </a:prstGeom>
                      <a:noFill/>
                      <a:ln>
                        <a:noFill/>
                      </a:ln>
                    </pic:spPr>
                  </pic:pic>
                </a:graphicData>
              </a:graphic>
            </wp:inline>
          </w:drawing>
        </w:r>
      </w:del>
    </w:p>
    <w:p w14:paraId="43BC0E25" w14:textId="22B6AF5E" w:rsidR="001D0CAA" w:rsidRPr="001D0CAA" w:rsidRDefault="001D0CAA" w:rsidP="001D0CAA">
      <w:pPr>
        <w:shd w:val="clear" w:color="auto" w:fill="FFFFFF"/>
        <w:spacing w:after="0" w:line="480" w:lineRule="auto"/>
        <w:jc w:val="center"/>
        <w:rPr>
          <w:ins w:id="1405" w:author="Rossella Falcone" w:date="2026-03-19T17:13:00Z" w16du:dateUtc="2026-03-19T21:13:00Z"/>
          <w:rFonts w:ascii="Times New Roman" w:eastAsia="Times New Roman" w:hAnsi="Times New Roman" w:cs="Times New Roman"/>
          <w:sz w:val="24"/>
          <w:szCs w:val="24"/>
        </w:rPr>
      </w:pPr>
      <w:ins w:id="1406" w:author="Rossella Falcone" w:date="2026-03-19T17:13:00Z" w16du:dateUtc="2026-03-19T21:13:00Z">
        <w:r w:rsidRPr="001D0CAA">
          <w:rPr>
            <w:rFonts w:ascii="Times New Roman" w:eastAsia="Times New Roman" w:hAnsi="Times New Roman" w:cs="Times New Roman"/>
            <w:noProof/>
            <w:sz w:val="24"/>
            <w:szCs w:val="24"/>
          </w:rPr>
          <w:drawing>
            <wp:inline distT="0" distB="0" distL="0" distR="0" wp14:anchorId="62D5EB98" wp14:editId="62BAB6CA">
              <wp:extent cx="4301851" cy="4495800"/>
              <wp:effectExtent l="0" t="0" r="3810" b="0"/>
              <wp:docPr id="121630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07221" cy="4501413"/>
                      </a:xfrm>
                      <a:prstGeom prst="rect">
                        <a:avLst/>
                      </a:prstGeom>
                      <a:noFill/>
                      <a:ln>
                        <a:noFill/>
                      </a:ln>
                    </pic:spPr>
                  </pic:pic>
                </a:graphicData>
              </a:graphic>
            </wp:inline>
          </w:drawing>
        </w:r>
      </w:ins>
    </w:p>
    <w:p w14:paraId="6935BA6B" w14:textId="6841813E" w:rsidR="005E375C" w:rsidRDefault="005E375C" w:rsidP="00CE7A32">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4B2DEC">
        <w:rPr>
          <w:rFonts w:ascii="Times New Roman" w:eastAsia="Times New Roman" w:hAnsi="Times New Roman" w:cs="Times New Roman"/>
          <w:b/>
          <w:bCs/>
          <w:sz w:val="24"/>
          <w:szCs w:val="24"/>
        </w:rPr>
        <w:t>4</w:t>
      </w:r>
      <w:r w:rsidRPr="00B4088E">
        <w:rPr>
          <w:rFonts w:ascii="Times New Roman" w:eastAsia="Times New Roman" w:hAnsi="Times New Roman" w:cs="Times New Roman"/>
          <w:b/>
          <w:bCs/>
          <w:sz w:val="24"/>
          <w:szCs w:val="24"/>
        </w:rPr>
        <w:t xml:space="preserve">. </w:t>
      </w:r>
      <w:ins w:id="1407" w:author="Rossella Falcone" w:date="2026-03-19T17:13:00Z" w16du:dateUtc="2026-03-19T21:13:00Z">
        <w:r w:rsidR="001D0CAA">
          <w:rPr>
            <w:rFonts w:ascii="Times New Roman" w:eastAsia="Times New Roman" w:hAnsi="Times New Roman" w:cs="Times New Roman"/>
            <w:b/>
            <w:bCs/>
            <w:sz w:val="24"/>
            <w:szCs w:val="24"/>
          </w:rPr>
          <w:t xml:space="preserve">Behavioral Models. </w:t>
        </w:r>
      </w:ins>
      <w:r w:rsidRPr="001D0CAA">
        <w:rPr>
          <w:rFonts w:ascii="Times New Roman" w:hAnsi="Times New Roman"/>
          <w:sz w:val="24"/>
          <w:rPrChange w:id="1408" w:author="Rossella Falcone" w:date="2026-03-19T17:13:00Z" w16du:dateUtc="2026-03-19T21:13:00Z">
            <w:rPr>
              <w:rFonts w:ascii="Times New Roman" w:hAnsi="Times New Roman"/>
              <w:b/>
              <w:sz w:val="24"/>
            </w:rPr>
          </w:rPrChange>
        </w:rPr>
        <w:t>Model comparison of</w:t>
      </w:r>
      <w:r w:rsidRPr="00B4088E">
        <w:rPr>
          <w:rFonts w:ascii="Times New Roman" w:eastAsia="Times New Roman" w:hAnsi="Times New Roman" w:cs="Times New Roman"/>
          <w:sz w:val="24"/>
          <w:szCs w:val="24"/>
        </w:rPr>
        <w:t xml:space="preserve"> AIC values (A and B) and probability of best fit (C and D) for the </w:t>
      </w:r>
      <w:del w:id="1409" w:author="Rossella Falcone" w:date="2026-03-19T17:13:00Z" w16du:dateUtc="2026-03-19T21:13:00Z">
        <w:r w:rsidRPr="00B4088E">
          <w:rPr>
            <w:rFonts w:ascii="Times New Roman" w:eastAsia="Times New Roman" w:hAnsi="Times New Roman" w:cs="Times New Roman"/>
            <w:sz w:val="24"/>
            <w:szCs w:val="24"/>
          </w:rPr>
          <w:delText>base, full, and bias</w:delText>
        </w:r>
      </w:del>
      <w:ins w:id="1410" w:author="Rossella Falcone" w:date="2026-03-19T17:13:00Z" w16du:dateUtc="2026-03-19T21:13:00Z">
        <w:r w:rsidR="00DF001A">
          <w:rPr>
            <w:rFonts w:ascii="Times New Roman" w:eastAsia="Times New Roman" w:hAnsi="Times New Roman" w:cs="Times New Roman"/>
            <w:sz w:val="24"/>
            <w:szCs w:val="24"/>
          </w:rPr>
          <w:t>three</w:t>
        </w:r>
      </w:ins>
      <w:r w:rsidR="00DF001A">
        <w:rPr>
          <w:rFonts w:ascii="Times New Roman" w:eastAsia="Times New Roman" w:hAnsi="Times New Roman" w:cs="Times New Roman"/>
          <w:sz w:val="24"/>
          <w:szCs w:val="24"/>
        </w:rPr>
        <w:t xml:space="preserve"> </w:t>
      </w:r>
      <w:r w:rsidR="00DF001A">
        <w:rPr>
          <w:rFonts w:ascii="Times New Roman" w:hAnsi="Times New Roman"/>
          <w:sz w:val="24"/>
          <w:rPrChange w:id="1411" w:author="Rossella Falcone" w:date="2026-03-19T17:13:00Z" w16du:dateUtc="2026-03-19T21:13:00Z">
            <w:rPr>
              <w:rFonts w:ascii="Times New Roman" w:hAnsi="Times New Roman"/>
              <w:sz w:val="24"/>
              <w:highlight w:val="yellow"/>
            </w:rPr>
          </w:rPrChange>
        </w:rPr>
        <w:t>behavioral</w:t>
      </w:r>
      <w:r w:rsidR="00DF001A">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models in Monkey S (A and C) and Monkey T (B and D).</w:t>
      </w:r>
    </w:p>
    <w:p w14:paraId="4FAC3EC6"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6CC9B442"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750DF645"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3DFDD9C2"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7780A22C"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119B3875"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386EA7CE" w14:textId="77777777" w:rsidR="00CE7A32" w:rsidRPr="00B4088E" w:rsidRDefault="00CE7A32" w:rsidP="00CE7A32">
      <w:pPr>
        <w:shd w:val="clear" w:color="auto" w:fill="FFFFFF"/>
        <w:spacing w:after="0" w:line="480" w:lineRule="auto"/>
        <w:rPr>
          <w:rFonts w:ascii="Times New Roman" w:eastAsia="Times New Roman" w:hAnsi="Times New Roman" w:cs="Times New Roman"/>
          <w:sz w:val="24"/>
          <w:szCs w:val="24"/>
        </w:rPr>
      </w:pPr>
    </w:p>
    <w:p w14:paraId="64CD4F1C" w14:textId="47939089" w:rsidR="00CE7A32" w:rsidRPr="00CE7A32" w:rsidRDefault="00CE7A32" w:rsidP="00CE7A32">
      <w:pPr>
        <w:spacing w:after="0" w:line="480" w:lineRule="auto"/>
        <w:jc w:val="center"/>
        <w:rPr>
          <w:rFonts w:ascii="Times New Roman" w:eastAsia="Times New Roman" w:hAnsi="Times New Roman" w:cs="Times New Roman"/>
          <w:b/>
          <w:bCs/>
          <w:sz w:val="24"/>
          <w:szCs w:val="24"/>
        </w:rPr>
      </w:pPr>
      <w:r w:rsidRPr="00CE7A32">
        <w:rPr>
          <w:rFonts w:ascii="Times New Roman" w:eastAsia="Times New Roman" w:hAnsi="Times New Roman" w:cs="Times New Roman"/>
          <w:b/>
          <w:bCs/>
          <w:noProof/>
          <w:sz w:val="24"/>
          <w:szCs w:val="24"/>
        </w:rPr>
        <w:lastRenderedPageBreak/>
        <w:drawing>
          <wp:inline distT="0" distB="0" distL="0" distR="0" wp14:anchorId="711F9CBF" wp14:editId="6D3D4631">
            <wp:extent cx="5943600" cy="3143250"/>
            <wp:effectExtent l="0" t="0" r="0" b="0"/>
            <wp:docPr id="299730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11153048" w14:textId="354D661C" w:rsidR="00CE7A32" w:rsidRDefault="00CE7A32" w:rsidP="00CE7A32">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5</w:t>
      </w:r>
      <w:r w:rsidR="007E5A13" w:rsidRPr="00B4088E">
        <w:rPr>
          <w:rFonts w:ascii="Times New Roman" w:eastAsia="Times New Roman" w:hAnsi="Times New Roman" w:cs="Times New Roman"/>
          <w:b/>
          <w:bCs/>
          <w:sz w:val="24"/>
          <w:szCs w:val="24"/>
        </w:rPr>
        <w:t>.</w:t>
      </w:r>
      <w:r w:rsidR="007E5A13" w:rsidRPr="00B4088E">
        <w:rPr>
          <w:rFonts w:ascii="Times New Roman" w:eastAsia="Times New Roman" w:hAnsi="Times New Roman" w:cs="Times New Roman"/>
          <w:sz w:val="24"/>
          <w:szCs w:val="24"/>
        </w:rPr>
        <w:t xml:space="preserve"> </w:t>
      </w:r>
      <w:del w:id="1412" w:author="Rossella Falcone" w:date="2026-03-19T17:13:00Z" w16du:dateUtc="2026-03-19T21:13:00Z">
        <w:r w:rsidRPr="00B4088E">
          <w:rPr>
            <w:rFonts w:ascii="Times New Roman" w:eastAsia="Times New Roman" w:hAnsi="Times New Roman" w:cs="Times New Roman"/>
            <w:sz w:val="24"/>
            <w:szCs w:val="24"/>
          </w:rPr>
          <w:delText>Population</w:delText>
        </w:r>
      </w:del>
      <w:ins w:id="1413" w:author="Rossella Falcone" w:date="2026-03-19T17:13:00Z" w16du:dateUtc="2026-03-19T21:13:00Z">
        <w:r w:rsidR="00F63990" w:rsidRPr="00F63990">
          <w:rPr>
            <w:rFonts w:ascii="Times New Roman" w:eastAsia="Times New Roman" w:hAnsi="Times New Roman" w:cs="Times New Roman"/>
            <w:b/>
            <w:bCs/>
            <w:sz w:val="24"/>
            <w:szCs w:val="24"/>
          </w:rPr>
          <w:t>Correlation of drops and delay population</w:t>
        </w:r>
      </w:ins>
      <w:r w:rsidR="00F63990" w:rsidRPr="00F63990">
        <w:rPr>
          <w:rFonts w:ascii="Times New Roman" w:hAnsi="Times New Roman"/>
          <w:b/>
          <w:sz w:val="24"/>
          <w:rPrChange w:id="1414" w:author="Rossella Falcone" w:date="2026-03-19T17:13:00Z" w16du:dateUtc="2026-03-19T21:13:00Z">
            <w:rPr>
              <w:rFonts w:ascii="Times New Roman" w:hAnsi="Times New Roman"/>
              <w:sz w:val="24"/>
            </w:rPr>
          </w:rPrChange>
        </w:rPr>
        <w:t xml:space="preserve"> encoding dimensions</w:t>
      </w:r>
      <w:ins w:id="1415" w:author="Rossella Falcone" w:date="2026-03-19T17:13:00Z" w16du:dateUtc="2026-03-19T21:13:00Z">
        <w:r w:rsidR="00F63990" w:rsidRPr="00F63990">
          <w:rPr>
            <w:rFonts w:ascii="Times New Roman" w:eastAsia="Times New Roman" w:hAnsi="Times New Roman" w:cs="Times New Roman"/>
            <w:b/>
            <w:bCs/>
            <w:sz w:val="24"/>
            <w:szCs w:val="24"/>
          </w:rPr>
          <w:t>.</w:t>
        </w:r>
        <w:r w:rsidR="00F63990">
          <w:rPr>
            <w:rFonts w:ascii="Times New Roman" w:eastAsia="Times New Roman" w:hAnsi="Times New Roman" w:cs="Times New Roman"/>
            <w:sz w:val="24"/>
            <w:szCs w:val="24"/>
          </w:rPr>
          <w:t xml:space="preserve"> The p</w:t>
        </w:r>
        <w:r w:rsidRPr="00B4088E">
          <w:rPr>
            <w:rFonts w:ascii="Times New Roman" w:eastAsia="Times New Roman" w:hAnsi="Times New Roman" w:cs="Times New Roman"/>
            <w:sz w:val="24"/>
            <w:szCs w:val="24"/>
          </w:rPr>
          <w:t>opulation encoding dimensions</w:t>
        </w:r>
      </w:ins>
      <w:r w:rsidRPr="00B4088E">
        <w:rPr>
          <w:rFonts w:ascii="Times New Roman" w:eastAsia="Times New Roman" w:hAnsi="Times New Roman" w:cs="Times New Roman"/>
          <w:sz w:val="24"/>
          <w:szCs w:val="24"/>
        </w:rPr>
        <w:t xml:space="preserve"> of </w:t>
      </w:r>
      <w:del w:id="1416" w:author="Rossella Falcone" w:date="2026-03-19T17:13:00Z" w16du:dateUtc="2026-03-19T21:13:00Z">
        <w:r w:rsidRPr="00B4088E">
          <w:rPr>
            <w:rFonts w:ascii="Times New Roman" w:eastAsia="Times New Roman" w:hAnsi="Times New Roman" w:cs="Times New Roman"/>
            <w:sz w:val="24"/>
            <w:szCs w:val="24"/>
          </w:rPr>
          <w:delText>drop</w:delText>
        </w:r>
      </w:del>
      <w:ins w:id="1417" w:author="Rossella Falcone" w:date="2026-03-19T17:13:00Z" w16du:dateUtc="2026-03-19T21:13:00Z">
        <w:r w:rsidRPr="00B4088E">
          <w:rPr>
            <w:rFonts w:ascii="Times New Roman" w:eastAsia="Times New Roman" w:hAnsi="Times New Roman" w:cs="Times New Roman"/>
            <w:sz w:val="24"/>
            <w:szCs w:val="24"/>
          </w:rPr>
          <w:t>drop</w:t>
        </w:r>
        <w:r w:rsidR="00F63990">
          <w:rPr>
            <w:rFonts w:ascii="Times New Roman" w:eastAsia="Times New Roman" w:hAnsi="Times New Roman" w:cs="Times New Roman"/>
            <w:sz w:val="24"/>
            <w:szCs w:val="24"/>
          </w:rPr>
          <w:t>s</w:t>
        </w:r>
      </w:ins>
      <w:r w:rsidRPr="00B4088E">
        <w:rPr>
          <w:rFonts w:ascii="Times New Roman" w:eastAsia="Times New Roman" w:hAnsi="Times New Roman" w:cs="Times New Roman"/>
          <w:sz w:val="24"/>
          <w:szCs w:val="24"/>
        </w:rPr>
        <w:t xml:space="preserve"> and </w:t>
      </w:r>
      <w:del w:id="1418" w:author="Rossella Falcone" w:date="2026-03-19T17:13:00Z" w16du:dateUtc="2026-03-19T21:13:00Z">
        <w:r w:rsidRPr="00B4088E">
          <w:rPr>
            <w:rFonts w:ascii="Times New Roman" w:eastAsia="Times New Roman" w:hAnsi="Times New Roman" w:cs="Times New Roman"/>
            <w:sz w:val="24"/>
            <w:szCs w:val="24"/>
          </w:rPr>
          <w:delText>delay</w:delText>
        </w:r>
      </w:del>
      <w:ins w:id="1419" w:author="Rossella Falcone" w:date="2026-03-19T17:13:00Z" w16du:dateUtc="2026-03-19T21:13:00Z">
        <w:r w:rsidRPr="00B4088E">
          <w:rPr>
            <w:rFonts w:ascii="Times New Roman" w:eastAsia="Times New Roman" w:hAnsi="Times New Roman" w:cs="Times New Roman"/>
            <w:sz w:val="24"/>
            <w:szCs w:val="24"/>
          </w:rPr>
          <w:t>delay</w:t>
        </w:r>
        <w:r w:rsidR="00F63990">
          <w:rPr>
            <w:rFonts w:ascii="Times New Roman" w:eastAsia="Times New Roman" w:hAnsi="Times New Roman" w:cs="Times New Roman"/>
            <w:sz w:val="24"/>
            <w:szCs w:val="24"/>
          </w:rPr>
          <w:t>s</w:t>
        </w:r>
      </w:ins>
      <w:r w:rsidRPr="00B4088E">
        <w:rPr>
          <w:rFonts w:ascii="Times New Roman" w:eastAsia="Times New Roman" w:hAnsi="Times New Roman" w:cs="Times New Roman"/>
          <w:sz w:val="24"/>
          <w:szCs w:val="24"/>
        </w:rPr>
        <w:t xml:space="preserve"> are negatively correlated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population encoding dimensions were estimated using a time window </w:t>
      </w:r>
      <w:del w:id="1420" w:author="Rossella Falcone" w:date="2026-03-19T17:13:00Z" w16du:dateUtc="2026-03-19T21:13:00Z">
        <w:r w:rsidRPr="00B4088E">
          <w:rPr>
            <w:rFonts w:ascii="Times New Roman" w:eastAsia="Times New Roman" w:hAnsi="Times New Roman" w:cs="Times New Roman"/>
            <w:sz w:val="24"/>
            <w:szCs w:val="24"/>
          </w:rPr>
          <w:delText>750ms</w:delText>
        </w:r>
      </w:del>
      <w:ins w:id="1421" w:author="Rossella Falcone" w:date="2026-03-19T17:13:00Z" w16du:dateUtc="2026-03-19T21:13:00Z">
        <w:r w:rsidR="00F63990">
          <w:rPr>
            <w:rFonts w:ascii="Times New Roman" w:eastAsia="Times New Roman" w:hAnsi="Times New Roman" w:cs="Times New Roman"/>
            <w:sz w:val="24"/>
            <w:szCs w:val="24"/>
          </w:rPr>
          <w:t xml:space="preserve">from </w:t>
        </w:r>
        <w:r w:rsidRPr="00B4088E">
          <w:rPr>
            <w:rFonts w:ascii="Times New Roman" w:eastAsia="Times New Roman" w:hAnsi="Times New Roman" w:cs="Times New Roman"/>
            <w:sz w:val="24"/>
            <w:szCs w:val="24"/>
          </w:rPr>
          <w:t>750</w:t>
        </w:r>
        <w:r w:rsidR="00F63990">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ms</w:t>
        </w:r>
      </w:ins>
      <w:r w:rsidRPr="00B4088E">
        <w:rPr>
          <w:rFonts w:ascii="Times New Roman" w:eastAsia="Times New Roman" w:hAnsi="Times New Roman" w:cs="Times New Roman"/>
          <w:sz w:val="24"/>
          <w:szCs w:val="24"/>
        </w:rPr>
        <w:t xml:space="preserve"> to </w:t>
      </w:r>
      <w:del w:id="1422" w:author="Rossella Falcone" w:date="2026-03-19T17:13:00Z" w16du:dateUtc="2026-03-19T21:13:00Z">
        <w:r w:rsidRPr="00B4088E">
          <w:rPr>
            <w:rFonts w:ascii="Times New Roman" w:eastAsia="Times New Roman" w:hAnsi="Times New Roman" w:cs="Times New Roman"/>
            <w:sz w:val="24"/>
            <w:szCs w:val="24"/>
          </w:rPr>
          <w:delText>1000ms</w:delText>
        </w:r>
      </w:del>
      <w:ins w:id="1423" w:author="Rossella Falcone" w:date="2026-03-19T17:13:00Z" w16du:dateUtc="2026-03-19T21:13:00Z">
        <w:r w:rsidRPr="00B4088E">
          <w:rPr>
            <w:rFonts w:ascii="Times New Roman" w:eastAsia="Times New Roman" w:hAnsi="Times New Roman" w:cs="Times New Roman"/>
            <w:sz w:val="24"/>
            <w:szCs w:val="24"/>
          </w:rPr>
          <w:t>1000</w:t>
        </w:r>
        <w:r w:rsidR="00F63990">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ms</w:t>
        </w:r>
      </w:ins>
      <w:r w:rsidRPr="00B4088E">
        <w:rPr>
          <w:rFonts w:ascii="Times New Roman" w:eastAsia="Times New Roman" w:hAnsi="Times New Roman" w:cs="Times New Roman"/>
          <w:sz w:val="24"/>
          <w:szCs w:val="24"/>
        </w:rPr>
        <w:t xml:space="preserve"> after</w:t>
      </w:r>
      <w:ins w:id="1424" w:author="Rossella Falcone" w:date="2026-03-19T17:13:00Z" w16du:dateUtc="2026-03-19T21:13:00Z">
        <w:r w:rsidRPr="00B4088E">
          <w:rPr>
            <w:rFonts w:ascii="Times New Roman" w:eastAsia="Times New Roman" w:hAnsi="Times New Roman" w:cs="Times New Roman"/>
            <w:sz w:val="24"/>
            <w:szCs w:val="24"/>
          </w:rPr>
          <w:t xml:space="preserve"> </w:t>
        </w:r>
        <w:r w:rsidR="00F63990">
          <w:rPr>
            <w:rFonts w:ascii="Times New Roman" w:eastAsia="Times New Roman" w:hAnsi="Times New Roman" w:cs="Times New Roman"/>
            <w:sz w:val="24"/>
            <w:szCs w:val="24"/>
          </w:rPr>
          <w:t>the visual</w:t>
        </w:r>
      </w:ins>
      <w:r w:rsidR="00F63990">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cue onset. </w:t>
      </w:r>
    </w:p>
    <w:p w14:paraId="22EA0024" w14:textId="77777777" w:rsidR="00CE7A32" w:rsidRDefault="00CE7A32" w:rsidP="00CE7A32">
      <w:pPr>
        <w:shd w:val="clear" w:color="auto" w:fill="FFFFFF"/>
        <w:spacing w:after="0" w:line="480" w:lineRule="auto"/>
        <w:rPr>
          <w:rFonts w:ascii="Times New Roman" w:eastAsia="Times New Roman" w:hAnsi="Times New Roman" w:cs="Times New Roman"/>
          <w:sz w:val="24"/>
          <w:szCs w:val="24"/>
        </w:rPr>
      </w:pPr>
    </w:p>
    <w:p w14:paraId="63B49569" w14:textId="77777777" w:rsidR="00FA7FD1" w:rsidRPr="00B4088E" w:rsidRDefault="00FA7FD1" w:rsidP="005E375C">
      <w:pPr>
        <w:shd w:val="clear" w:color="auto" w:fill="FFFFFF"/>
        <w:spacing w:after="0" w:line="480" w:lineRule="auto"/>
        <w:rPr>
          <w:del w:id="1425" w:author="Rossella Falcone" w:date="2026-03-19T17:13:00Z" w16du:dateUtc="2026-03-19T21:13:00Z"/>
          <w:rFonts w:ascii="Times New Roman" w:eastAsia="Times New Roman" w:hAnsi="Times New Roman" w:cs="Times New Roman"/>
          <w:b/>
          <w:i/>
          <w:iCs/>
          <w:sz w:val="24"/>
          <w:szCs w:val="24"/>
        </w:rPr>
      </w:pPr>
    </w:p>
    <w:p w14:paraId="7A2AFCD0" w14:textId="3FA01342" w:rsidR="005E375C" w:rsidRPr="00B4088E" w:rsidRDefault="00FA7FD1" w:rsidP="00FA7FD1">
      <w:pPr>
        <w:spacing w:after="0" w:line="480" w:lineRule="auto"/>
        <w:jc w:val="center"/>
        <w:rPr>
          <w:del w:id="1426" w:author="Rossella Falcone" w:date="2026-03-19T17:13:00Z" w16du:dateUtc="2026-03-19T21:13:00Z"/>
          <w:rFonts w:ascii="Times New Roman" w:eastAsia="Times New Roman" w:hAnsi="Times New Roman" w:cs="Times New Roman"/>
          <w:sz w:val="24"/>
          <w:szCs w:val="24"/>
        </w:rPr>
      </w:pPr>
      <w:del w:id="1427" w:author="Rossella Falcone" w:date="2026-03-19T17:13:00Z" w16du:dateUtc="2026-03-19T21:13:00Z">
        <w:r>
          <w:rPr>
            <w:noProof/>
          </w:rPr>
          <w:drawing>
            <wp:inline distT="0" distB="0" distL="0" distR="0" wp14:anchorId="64A098D8" wp14:editId="28FCE8B0">
              <wp:extent cx="3578225" cy="3633470"/>
              <wp:effectExtent l="0" t="0" r="3175" b="5080"/>
              <wp:docPr id="785872638" name="Picture 8" descr="A group of black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72638" name="Picture 8" descr="A group of black and white graph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78225" cy="3633470"/>
                      </a:xfrm>
                      <a:prstGeom prst="rect">
                        <a:avLst/>
                      </a:prstGeom>
                      <a:noFill/>
                      <a:ln>
                        <a:noFill/>
                      </a:ln>
                    </pic:spPr>
                  </pic:pic>
                </a:graphicData>
              </a:graphic>
            </wp:inline>
          </w:drawing>
        </w:r>
      </w:del>
    </w:p>
    <w:p w14:paraId="5AEAE039" w14:textId="3418F535" w:rsidR="00BF2996" w:rsidRPr="00BF2996" w:rsidRDefault="00BF2996" w:rsidP="00BF2996">
      <w:pPr>
        <w:shd w:val="clear" w:color="auto" w:fill="FFFFFF"/>
        <w:spacing w:after="0" w:line="480" w:lineRule="auto"/>
        <w:jc w:val="center"/>
        <w:rPr>
          <w:ins w:id="1428" w:author="Rossella Falcone" w:date="2026-03-19T17:13:00Z" w16du:dateUtc="2026-03-19T21:13:00Z"/>
          <w:rFonts w:ascii="Times New Roman" w:eastAsia="Times New Roman" w:hAnsi="Times New Roman" w:cs="Times New Roman"/>
          <w:sz w:val="24"/>
          <w:szCs w:val="24"/>
        </w:rPr>
      </w:pPr>
      <w:ins w:id="1429" w:author="Rossella Falcone" w:date="2026-03-19T17:13:00Z" w16du:dateUtc="2026-03-19T21:13:00Z">
        <w:r w:rsidRPr="00BF2996">
          <w:rPr>
            <w:rFonts w:ascii="Times New Roman" w:eastAsia="Times New Roman" w:hAnsi="Times New Roman" w:cs="Times New Roman"/>
            <w:noProof/>
            <w:sz w:val="24"/>
            <w:szCs w:val="24"/>
          </w:rPr>
          <w:drawing>
            <wp:inline distT="0" distB="0" distL="0" distR="0" wp14:anchorId="61036948" wp14:editId="3771A69A">
              <wp:extent cx="4373593" cy="4377331"/>
              <wp:effectExtent l="0" t="0" r="8255" b="4445"/>
              <wp:docPr id="1246992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4967" cy="4388715"/>
                      </a:xfrm>
                      <a:prstGeom prst="rect">
                        <a:avLst/>
                      </a:prstGeom>
                      <a:noFill/>
                      <a:ln>
                        <a:noFill/>
                      </a:ln>
                    </pic:spPr>
                  </pic:pic>
                </a:graphicData>
              </a:graphic>
            </wp:inline>
          </w:drawing>
        </w:r>
      </w:ins>
    </w:p>
    <w:p w14:paraId="0507A2F8" w14:textId="3B0840E4" w:rsidR="00C45354" w:rsidRPr="00B4088E" w:rsidRDefault="00C45354" w:rsidP="00C45354">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6</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FE1744">
        <w:rPr>
          <w:rFonts w:ascii="Times New Roman" w:hAnsi="Times New Roman"/>
          <w:b/>
          <w:sz w:val="24"/>
          <w:rPrChange w:id="1430" w:author="Rossella Falcone" w:date="2026-03-19T17:13:00Z" w16du:dateUtc="2026-03-19T21:13:00Z">
            <w:rPr>
              <w:rFonts w:ascii="Times New Roman" w:hAnsi="Times New Roman"/>
              <w:sz w:val="24"/>
            </w:rPr>
          </w:rPrChange>
        </w:rPr>
        <w:t xml:space="preserve">Linear correlation between drops </w:t>
      </w:r>
      <w:commentRangeStart w:id="1431"/>
      <w:r w:rsidRPr="00FE1744">
        <w:rPr>
          <w:rFonts w:ascii="Times New Roman" w:hAnsi="Times New Roman"/>
          <w:b/>
          <w:sz w:val="24"/>
          <w:rPrChange w:id="1432" w:author="Rossella Falcone" w:date="2026-03-19T17:13:00Z" w16du:dateUtc="2026-03-19T21:13:00Z">
            <w:rPr>
              <w:rFonts w:ascii="Times New Roman" w:hAnsi="Times New Roman"/>
              <w:sz w:val="24"/>
            </w:rPr>
          </w:rPrChange>
        </w:rPr>
        <w:t>and model</w:t>
      </w:r>
      <w:del w:id="1433" w:author="Rossella Falcone" w:date="2026-03-19T17:13:00Z" w16du:dateUtc="2026-03-19T21:13:00Z">
        <w:r w:rsidRPr="00B4088E">
          <w:rPr>
            <w:rFonts w:ascii="Times New Roman" w:eastAsia="Times New Roman" w:hAnsi="Times New Roman" w:cs="Times New Roman"/>
            <w:sz w:val="24"/>
            <w:szCs w:val="24"/>
          </w:rPr>
          <w:delText>-</w:delText>
        </w:r>
      </w:del>
      <w:ins w:id="1434" w:author="Rossella Falcone" w:date="2026-03-19T17:13:00Z" w16du:dateUtc="2026-03-19T21:13:00Z">
        <w:r w:rsidR="00246662" w:rsidRPr="00FE1744">
          <w:rPr>
            <w:rFonts w:ascii="Times New Roman" w:eastAsia="Times New Roman" w:hAnsi="Times New Roman" w:cs="Times New Roman"/>
            <w:b/>
            <w:bCs/>
            <w:sz w:val="24"/>
            <w:szCs w:val="24"/>
          </w:rPr>
          <w:t xml:space="preserve"> 3</w:t>
        </w:r>
        <w:r w:rsidR="00FE1744" w:rsidRPr="00FE1744">
          <w:rPr>
            <w:rFonts w:ascii="Times New Roman" w:eastAsia="Times New Roman" w:hAnsi="Times New Roman" w:cs="Times New Roman"/>
            <w:b/>
            <w:bCs/>
            <w:sz w:val="24"/>
            <w:szCs w:val="24"/>
          </w:rPr>
          <w:t xml:space="preserve"> </w:t>
        </w:r>
      </w:ins>
      <w:r w:rsidRPr="00FE1744">
        <w:rPr>
          <w:rFonts w:ascii="Times New Roman" w:hAnsi="Times New Roman"/>
          <w:b/>
          <w:sz w:val="24"/>
          <w:rPrChange w:id="1435" w:author="Rossella Falcone" w:date="2026-03-19T17:13:00Z" w16du:dateUtc="2026-03-19T21:13:00Z">
            <w:rPr>
              <w:rFonts w:ascii="Times New Roman" w:hAnsi="Times New Roman"/>
              <w:sz w:val="24"/>
            </w:rPr>
          </w:rPrChange>
        </w:rPr>
        <w:t xml:space="preserve">inferred time </w:t>
      </w:r>
      <w:commentRangeEnd w:id="1431"/>
      <w:r w:rsidR="00FE1744" w:rsidRPr="00FE1744">
        <w:rPr>
          <w:rStyle w:val="CommentReference"/>
          <w:rFonts w:ascii="Times New Roman" w:hAnsi="Times New Roman"/>
          <w:b/>
          <w:sz w:val="24"/>
          <w:szCs w:val="22"/>
          <w:rPrChange w:id="1436" w:author="Rossella Falcone" w:date="2026-03-19T17:13:00Z" w16du:dateUtc="2026-03-19T21:13:00Z">
            <w:rPr>
              <w:rStyle w:val="CommentReference"/>
              <w:rFonts w:ascii="Times New Roman" w:hAnsi="Times New Roman"/>
              <w:sz w:val="24"/>
              <w:szCs w:val="22"/>
            </w:rPr>
          </w:rPrChange>
        </w:rPr>
        <w:commentReference w:id="1431"/>
      </w:r>
      <w:r w:rsidRPr="00FE1744">
        <w:rPr>
          <w:rFonts w:ascii="Times New Roman" w:hAnsi="Times New Roman"/>
          <w:b/>
          <w:sz w:val="24"/>
          <w:rPrChange w:id="1437" w:author="Rossella Falcone" w:date="2026-03-19T17:13:00Z" w16du:dateUtc="2026-03-19T21:13:00Z">
            <w:rPr>
              <w:rFonts w:ascii="Times New Roman" w:hAnsi="Times New Roman"/>
              <w:sz w:val="24"/>
            </w:rPr>
          </w:rPrChange>
        </w:rPr>
        <w:t>(</w:t>
      </w:r>
      <w:del w:id="1438" w:author="Rossella Falcone" w:date="2026-03-19T17:13:00Z" w16du:dateUtc="2026-03-19T21:13:00Z">
        <w:r w:rsidRPr="00B4088E">
          <w:rPr>
            <w:rFonts w:ascii="Times New Roman" w:eastAsia="Times New Roman" w:hAnsi="Times New Roman" w:cs="Times New Roman"/>
            <w:sz w:val="24"/>
            <w:szCs w:val="24"/>
          </w:rPr>
          <w:delText xml:space="preserve">yellow-purple time; </w:delText>
        </w:r>
      </w:del>
      <w:r w:rsidRPr="00FE1744">
        <w:rPr>
          <w:rFonts w:ascii="Times New Roman" w:hAnsi="Times New Roman"/>
          <w:b/>
          <w:sz w:val="24"/>
          <w:rPrChange w:id="1439" w:author="Rossella Falcone" w:date="2026-03-19T17:13:00Z" w16du:dateUtc="2026-03-19T21:13:00Z">
            <w:rPr>
              <w:rFonts w:ascii="Times New Roman" w:hAnsi="Times New Roman"/>
              <w:sz w:val="24"/>
            </w:rPr>
          </w:rPrChange>
        </w:rPr>
        <w:t xml:space="preserve">see methods) </w:t>
      </w:r>
      <w:del w:id="1440" w:author="Rossella Falcone" w:date="2026-03-19T17:13:00Z" w16du:dateUtc="2026-03-19T21:13:00Z">
        <w:r w:rsidRPr="00B4088E">
          <w:rPr>
            <w:rFonts w:ascii="Times New Roman" w:eastAsia="Times New Roman" w:hAnsi="Times New Roman" w:cs="Times New Roman"/>
            <w:sz w:val="24"/>
            <w:szCs w:val="24"/>
          </w:rPr>
          <w:delText xml:space="preserve">and </w:delText>
        </w:r>
      </w:del>
      <w:r w:rsidRPr="00FE1744">
        <w:rPr>
          <w:rFonts w:ascii="Times New Roman" w:hAnsi="Times New Roman"/>
          <w:b/>
          <w:sz w:val="24"/>
          <w:rPrChange w:id="1441" w:author="Rossella Falcone" w:date="2026-03-19T17:13:00Z" w16du:dateUtc="2026-03-19T21:13:00Z">
            <w:rPr>
              <w:rFonts w:ascii="Times New Roman" w:hAnsi="Times New Roman"/>
              <w:sz w:val="24"/>
            </w:rPr>
          </w:rPrChange>
        </w:rPr>
        <w:t>neural encoding.</w:t>
      </w:r>
      <w:r w:rsidRPr="00FE1744">
        <w:rPr>
          <w:rFonts w:ascii="Times New Roman" w:eastAsia="Times New Roman" w:hAnsi="Times New Roman" w:cs="Times New Roman"/>
          <w:b/>
          <w:bCs/>
          <w:sz w:val="24"/>
          <w:szCs w:val="24"/>
        </w:rPr>
        <w:t xml:space="preserve"> </w:t>
      </w:r>
      <w:r w:rsidRPr="00B4088E">
        <w:rPr>
          <w:rFonts w:ascii="Times New Roman" w:eastAsia="Times New Roman" w:hAnsi="Times New Roman" w:cs="Times New Roman"/>
          <w:b/>
          <w:bCs/>
          <w:sz w:val="24"/>
          <w:szCs w:val="24"/>
        </w:rPr>
        <w:t>Top panels:</w:t>
      </w:r>
      <w:r w:rsidRPr="00B4088E">
        <w:rPr>
          <w:rFonts w:ascii="Times New Roman" w:eastAsia="Times New Roman" w:hAnsi="Times New Roman" w:cs="Times New Roman"/>
          <w:sz w:val="24"/>
          <w:szCs w:val="24"/>
        </w:rPr>
        <w:t xml:space="preserve"> correlation between drops and </w:t>
      </w:r>
      <w:del w:id="1442" w:author="Rossella Falcone" w:date="2026-03-19T17:13:00Z" w16du:dateUtc="2026-03-19T21:13:00Z">
        <w:r w:rsidRPr="00B4088E">
          <w:rPr>
            <w:rFonts w:ascii="Times New Roman" w:eastAsia="Times New Roman" w:hAnsi="Times New Roman" w:cs="Times New Roman"/>
            <w:sz w:val="24"/>
            <w:szCs w:val="24"/>
          </w:rPr>
          <w:delText>yellow-purple</w:delText>
        </w:r>
      </w:del>
      <w:commentRangeStart w:id="1443"/>
      <w:ins w:id="1444" w:author="Rossella Falcone" w:date="2026-03-19T17:13:00Z" w16du:dateUtc="2026-03-19T21:13:00Z">
        <w:r w:rsidR="00246662">
          <w:rPr>
            <w:rFonts w:ascii="Times New Roman" w:eastAsia="Times New Roman" w:hAnsi="Times New Roman" w:cs="Times New Roman"/>
            <w:sz w:val="24"/>
            <w:szCs w:val="24"/>
          </w:rPr>
          <w:t>inferred</w:t>
        </w:r>
      </w:ins>
      <w:r w:rsidR="00246662">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time</w:t>
      </w:r>
      <w:r w:rsidR="00FA4BAF">
        <w:rPr>
          <w:rFonts w:ascii="Times New Roman" w:eastAsia="Times New Roman" w:hAnsi="Times New Roman" w:cs="Times New Roman"/>
          <w:sz w:val="24"/>
          <w:szCs w:val="24"/>
        </w:rPr>
        <w:t xml:space="preserve"> </w:t>
      </w:r>
      <w:ins w:id="1445" w:author="Rossella Falcone" w:date="2026-03-19T17:13:00Z" w16du:dateUtc="2026-03-19T21:13:00Z">
        <w:r w:rsidR="00FA4BAF">
          <w:rPr>
            <w:rFonts w:ascii="Times New Roman" w:eastAsia="Times New Roman" w:hAnsi="Times New Roman" w:cs="Times New Roman"/>
            <w:sz w:val="24"/>
            <w:szCs w:val="24"/>
          </w:rPr>
          <w:t>from Model 3</w:t>
        </w:r>
        <w:commentRangeEnd w:id="1443"/>
        <w:r w:rsidR="00FE1744" w:rsidRPr="00B4088E">
          <w:rPr>
            <w:rStyle w:val="CommentReference"/>
            <w:rFonts w:ascii="Times New Roman" w:eastAsia="Times New Roman" w:hAnsi="Times New Roman" w:cs="Times New Roman"/>
            <w:sz w:val="24"/>
            <w:szCs w:val="24"/>
          </w:rPr>
          <w:commentReference w:id="1443"/>
        </w:r>
        <w:r w:rsidRPr="00B4088E">
          <w:rPr>
            <w:rFonts w:ascii="Times New Roman" w:eastAsia="Times New Roman" w:hAnsi="Times New Roman" w:cs="Times New Roman"/>
            <w:sz w:val="24"/>
            <w:szCs w:val="24"/>
          </w:rPr>
          <w:t xml:space="preserve"> </w:t>
        </w:r>
      </w:ins>
      <w:r w:rsidRPr="00B4088E">
        <w:rPr>
          <w:rFonts w:ascii="Times New Roman" w:eastAsia="Times New Roman" w:hAnsi="Times New Roman" w:cs="Times New Roman"/>
          <w:sz w:val="24"/>
          <w:szCs w:val="24"/>
        </w:rPr>
        <w:t xml:space="preserve">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Bottom panels:</w:t>
      </w:r>
      <w:r w:rsidRPr="00B4088E">
        <w:rPr>
          <w:rFonts w:ascii="Times New Roman" w:eastAsia="Times New Roman" w:hAnsi="Times New Roman" w:cs="Times New Roman"/>
          <w:sz w:val="24"/>
          <w:szCs w:val="24"/>
        </w:rPr>
        <w:t xml:space="preserve"> correlation between delay and </w:t>
      </w:r>
      <w:del w:id="1446" w:author="Rossella Falcone" w:date="2026-03-19T17:13:00Z" w16du:dateUtc="2026-03-19T21:13:00Z">
        <w:r w:rsidRPr="00B4088E">
          <w:rPr>
            <w:rFonts w:ascii="Times New Roman" w:eastAsia="Times New Roman" w:hAnsi="Times New Roman" w:cs="Times New Roman"/>
            <w:sz w:val="24"/>
            <w:szCs w:val="24"/>
          </w:rPr>
          <w:delText>yellow-purple</w:delText>
        </w:r>
      </w:del>
      <w:ins w:id="1447" w:author="Rossella Falcone" w:date="2026-03-19T17:13:00Z" w16du:dateUtc="2026-03-19T21:13:00Z">
        <w:r w:rsidR="00246662">
          <w:rPr>
            <w:rFonts w:ascii="Times New Roman" w:eastAsia="Times New Roman" w:hAnsi="Times New Roman" w:cs="Times New Roman"/>
            <w:sz w:val="24"/>
            <w:szCs w:val="24"/>
          </w:rPr>
          <w:t>inferred</w:t>
        </w:r>
      </w:ins>
      <w:r w:rsidRPr="00B4088E">
        <w:rPr>
          <w:rFonts w:ascii="Times New Roman" w:eastAsia="Times New Roman" w:hAnsi="Times New Roman" w:cs="Times New Roman"/>
          <w:sz w:val="24"/>
          <w:szCs w:val="24"/>
        </w:rPr>
        <w:t xml:space="preserve"> time</w:t>
      </w:r>
      <w:ins w:id="1448" w:author="Rossella Falcone" w:date="2026-03-19T17:13:00Z" w16du:dateUtc="2026-03-19T21:13:00Z">
        <w:r w:rsidRPr="00B4088E">
          <w:rPr>
            <w:rFonts w:ascii="Times New Roman" w:eastAsia="Times New Roman" w:hAnsi="Times New Roman" w:cs="Times New Roman"/>
            <w:sz w:val="24"/>
            <w:szCs w:val="24"/>
          </w:rPr>
          <w:t xml:space="preserve"> </w:t>
        </w:r>
        <w:r w:rsidR="00FE1744">
          <w:rPr>
            <w:rFonts w:ascii="Times New Roman" w:eastAsia="Times New Roman" w:hAnsi="Times New Roman" w:cs="Times New Roman"/>
            <w:sz w:val="24"/>
            <w:szCs w:val="24"/>
          </w:rPr>
          <w:t>from Model 3</w:t>
        </w:r>
      </w:ins>
      <w:r w:rsidR="00FE1744">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in Monkey S </w:t>
      </w:r>
      <w:r w:rsidRPr="00B4088E">
        <w:rPr>
          <w:rFonts w:ascii="Times New Roman" w:eastAsia="Times New Roman" w:hAnsi="Times New Roman" w:cs="Times New Roman"/>
          <w:b/>
          <w:bCs/>
          <w:sz w:val="24"/>
          <w:szCs w:val="24"/>
        </w:rPr>
        <w:t>(C)</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(D)</w:t>
      </w:r>
      <w:r w:rsidRPr="00B4088E">
        <w:rPr>
          <w:rFonts w:ascii="Times New Roman" w:eastAsia="Times New Roman" w:hAnsi="Times New Roman" w:cs="Times New Roman"/>
          <w:sz w:val="24"/>
          <w:szCs w:val="24"/>
        </w:rPr>
        <w:t>.</w:t>
      </w:r>
    </w:p>
    <w:p w14:paraId="0A54326D" w14:textId="77777777" w:rsidR="00E93BEF" w:rsidRPr="00B4088E" w:rsidRDefault="00FA7FD1" w:rsidP="00FA7FD1">
      <w:pPr>
        <w:spacing w:after="0" w:line="480" w:lineRule="auto"/>
        <w:jc w:val="center"/>
        <w:rPr>
          <w:del w:id="1449" w:author="Rossella Falcone" w:date="2026-03-19T17:13:00Z" w16du:dateUtc="2026-03-19T21:13:00Z"/>
          <w:rFonts w:ascii="Times New Roman" w:eastAsia="Times New Roman" w:hAnsi="Times New Roman" w:cs="Times New Roman"/>
          <w:sz w:val="24"/>
          <w:szCs w:val="24"/>
        </w:rPr>
      </w:pPr>
      <w:del w:id="1450" w:author="Rossella Falcone" w:date="2026-03-19T17:13:00Z" w16du:dateUtc="2026-03-19T21:13:00Z">
        <w:r>
          <w:rPr>
            <w:noProof/>
          </w:rPr>
          <w:drawing>
            <wp:inline distT="0" distB="0" distL="0" distR="0" wp14:anchorId="4DCFC9FC" wp14:editId="540D9AEA">
              <wp:extent cx="3776980" cy="3323590"/>
              <wp:effectExtent l="0" t="0" r="0" b="0"/>
              <wp:docPr id="650915908"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5908" name="Picture 7" descr="A graph of different colored lin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76980" cy="3323590"/>
                      </a:xfrm>
                      <a:prstGeom prst="rect">
                        <a:avLst/>
                      </a:prstGeom>
                      <a:noFill/>
                      <a:ln>
                        <a:noFill/>
                      </a:ln>
                    </pic:spPr>
                  </pic:pic>
                </a:graphicData>
              </a:graphic>
            </wp:inline>
          </w:drawing>
        </w:r>
      </w:del>
    </w:p>
    <w:p w14:paraId="7DC9CE46" w14:textId="09C776FC" w:rsidR="00E93BEF" w:rsidRDefault="00E93BEF" w:rsidP="00FA7FD1">
      <w:pPr>
        <w:spacing w:after="0" w:line="480" w:lineRule="auto"/>
        <w:jc w:val="center"/>
        <w:rPr>
          <w:ins w:id="1451" w:author="Rossella Falcone" w:date="2026-03-19T17:13:00Z" w16du:dateUtc="2026-03-19T21:13:00Z"/>
          <w:rFonts w:ascii="Times New Roman" w:eastAsia="Times New Roman" w:hAnsi="Times New Roman" w:cs="Times New Roman"/>
          <w:sz w:val="24"/>
          <w:szCs w:val="24"/>
        </w:rPr>
      </w:pPr>
    </w:p>
    <w:p w14:paraId="1F02AE84" w14:textId="489A72AF" w:rsidR="00BF2996" w:rsidRPr="00BF2996" w:rsidDel="00B01D7B" w:rsidRDefault="00BF2996" w:rsidP="00BF2996">
      <w:pPr>
        <w:spacing w:after="0" w:line="480" w:lineRule="auto"/>
        <w:jc w:val="center"/>
        <w:rPr>
          <w:ins w:id="1452" w:author="Rossella Falcone" w:date="2026-03-19T17:13:00Z" w16du:dateUtc="2026-03-19T21:13:00Z"/>
          <w:del w:id="1453" w:author="Siyu Wang" w:date="2026-03-22T21:22:00Z" w16du:dateUtc="2026-03-23T01:22:00Z"/>
          <w:rFonts w:ascii="Times New Roman" w:eastAsia="Times New Roman" w:hAnsi="Times New Roman" w:cs="Times New Roman"/>
          <w:b/>
          <w:bCs/>
          <w:sz w:val="24"/>
          <w:szCs w:val="24"/>
        </w:rPr>
      </w:pPr>
      <w:ins w:id="1454" w:author="Rossella Falcone" w:date="2026-03-19T17:13:00Z" w16du:dateUtc="2026-03-19T21:13:00Z">
        <w:del w:id="1455" w:author="Siyu Wang" w:date="2026-03-22T21:22:00Z" w16du:dateUtc="2026-03-23T01:22:00Z">
          <w:r w:rsidRPr="00BF2996" w:rsidDel="00B01D7B">
            <w:rPr>
              <w:rFonts w:ascii="Times New Roman" w:eastAsia="Times New Roman" w:hAnsi="Times New Roman" w:cs="Times New Roman"/>
              <w:b/>
              <w:bCs/>
              <w:noProof/>
              <w:sz w:val="24"/>
              <w:szCs w:val="24"/>
            </w:rPr>
            <w:lastRenderedPageBreak/>
            <w:drawing>
              <wp:inline distT="0" distB="0" distL="0" distR="0" wp14:anchorId="3775030C" wp14:editId="7136E818">
                <wp:extent cx="5943600" cy="2956560"/>
                <wp:effectExtent l="0" t="0" r="0" b="0"/>
                <wp:docPr id="1803405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del>
      </w:ins>
    </w:p>
    <w:p w14:paraId="090DF8C3" w14:textId="4816CD8C" w:rsidR="00A82B54" w:rsidRPr="00B4088E" w:rsidDel="00B01D7B" w:rsidRDefault="00A82B54" w:rsidP="00A82B54">
      <w:pPr>
        <w:spacing w:after="0" w:line="480" w:lineRule="auto"/>
        <w:rPr>
          <w:del w:id="1456" w:author="Siyu Wang" w:date="2026-03-22T21:22:00Z" w16du:dateUtc="2026-03-23T01:22:00Z"/>
          <w:rFonts w:ascii="Times New Roman" w:eastAsia="Times New Roman" w:hAnsi="Times New Roman" w:cs="Times New Roman"/>
          <w:sz w:val="24"/>
          <w:szCs w:val="24"/>
        </w:rPr>
      </w:pPr>
      <w:del w:id="1457" w:author="Siyu Wang" w:date="2026-03-22T21:22:00Z" w16du:dateUtc="2026-03-23T01:22:00Z">
        <w:r w:rsidRPr="00B4088E" w:rsidDel="00B01D7B">
          <w:rPr>
            <w:rFonts w:ascii="Times New Roman" w:eastAsia="Times New Roman" w:hAnsi="Times New Roman" w:cs="Times New Roman"/>
            <w:b/>
            <w:bCs/>
            <w:sz w:val="24"/>
            <w:szCs w:val="24"/>
          </w:rPr>
          <w:delText xml:space="preserve">Figure </w:delText>
        </w:r>
        <w:r w:rsidR="007C71D7" w:rsidDel="00B01D7B">
          <w:rPr>
            <w:rFonts w:ascii="Times New Roman" w:eastAsia="Times New Roman" w:hAnsi="Times New Roman" w:cs="Times New Roman"/>
            <w:b/>
            <w:bCs/>
            <w:sz w:val="24"/>
            <w:szCs w:val="24"/>
          </w:rPr>
          <w:delText>7</w:delText>
        </w:r>
        <w:r w:rsidRPr="00B4088E" w:rsidDel="00B01D7B">
          <w:rPr>
            <w:rFonts w:ascii="Times New Roman" w:eastAsia="Times New Roman" w:hAnsi="Times New Roman" w:cs="Times New Roman"/>
            <w:b/>
            <w:bCs/>
            <w:sz w:val="24"/>
            <w:szCs w:val="24"/>
          </w:rPr>
          <w:delText xml:space="preserve">. Geometry of neural coding. </w:delText>
        </w:r>
        <w:r w:rsidRPr="00B4088E" w:rsidDel="00B01D7B">
          <w:rPr>
            <w:rFonts w:ascii="Times New Roman" w:eastAsia="Times New Roman" w:hAnsi="Times New Roman" w:cs="Times New Roman"/>
            <w:sz w:val="24"/>
            <w:szCs w:val="24"/>
          </w:rPr>
          <w:delText xml:space="preserve">Population trajectories for each offer in Monkey S (A, C) and Monkey T (B, D). The trajectories are plotted in the 3D spaces derived from </w:delText>
        </w:r>
      </w:del>
      <w:ins w:id="1458" w:author="Rossella Falcone" w:date="2026-03-19T17:13:00Z" w16du:dateUtc="2026-03-19T21:13:00Z">
        <w:del w:id="1459" w:author="Siyu Wang" w:date="2026-03-22T21:22:00Z" w16du:dateUtc="2026-03-23T01:22:00Z">
          <w:r w:rsidR="00246662" w:rsidDel="00B01D7B">
            <w:rPr>
              <w:rFonts w:ascii="Times New Roman" w:eastAsia="Times New Roman" w:hAnsi="Times New Roman" w:cs="Times New Roman"/>
              <w:sz w:val="24"/>
              <w:szCs w:val="24"/>
            </w:rPr>
            <w:delText xml:space="preserve">a </w:delText>
          </w:r>
        </w:del>
      </w:ins>
      <w:del w:id="1460" w:author="Siyu Wang" w:date="2026-03-22T21:22:00Z" w16du:dateUtc="2026-03-23T01:22:00Z">
        <w:r w:rsidRPr="00B4088E" w:rsidDel="00B01D7B">
          <w:rPr>
            <w:rFonts w:ascii="Times New Roman" w:eastAsia="Times New Roman" w:hAnsi="Times New Roman" w:cs="Times New Roman"/>
            <w:sz w:val="24"/>
            <w:szCs w:val="24"/>
          </w:rPr>
          <w:delText>principal component analysis: one for the first 1000 ms of the offer</w:delText>
        </w:r>
      </w:del>
      <w:ins w:id="1461" w:author="Rossella Falcone" w:date="2026-03-19T17:13:00Z" w16du:dateUtc="2026-03-19T21:13:00Z">
        <w:del w:id="1462" w:author="Siyu Wang" w:date="2026-03-22T21:22:00Z" w16du:dateUtc="2026-03-23T01:22:00Z">
          <w:r w:rsidR="00FB52C1" w:rsidDel="00B01D7B">
            <w:rPr>
              <w:rFonts w:ascii="Times New Roman" w:eastAsia="Times New Roman" w:hAnsi="Times New Roman" w:cs="Times New Roman"/>
              <w:sz w:val="24"/>
              <w:szCs w:val="24"/>
            </w:rPr>
            <w:delText xml:space="preserve"> </w:delText>
          </w:r>
          <w:r w:rsidR="00246662" w:rsidDel="00B01D7B">
            <w:rPr>
              <w:rFonts w:ascii="Times New Roman" w:eastAsia="Times New Roman" w:hAnsi="Times New Roman" w:cs="Times New Roman"/>
              <w:sz w:val="24"/>
              <w:szCs w:val="24"/>
            </w:rPr>
            <w:delText>performed over a</w:delText>
          </w:r>
        </w:del>
      </w:ins>
      <w:del w:id="1463" w:author="Siyu Wang" w:date="2026-03-22T21:22:00Z" w16du:dateUtc="2026-03-23T01:22:00Z">
        <w:r w:rsidR="00246662" w:rsidDel="00B01D7B">
          <w:rPr>
            <w:rFonts w:ascii="Times New Roman" w:eastAsia="Times New Roman" w:hAnsi="Times New Roman" w:cs="Times New Roman"/>
            <w:sz w:val="24"/>
            <w:szCs w:val="24"/>
          </w:rPr>
          <w:delText xml:space="preserve"> period </w:delText>
        </w:r>
        <w:r w:rsidRPr="00B4088E" w:rsidDel="00B01D7B">
          <w:rPr>
            <w:rFonts w:ascii="Times New Roman" w:eastAsia="Times New Roman" w:hAnsi="Times New Roman" w:cs="Times New Roman"/>
            <w:sz w:val="24"/>
            <w:szCs w:val="24"/>
          </w:rPr>
          <w:delText>(top panels) and one for</w:delText>
        </w:r>
      </w:del>
      <w:ins w:id="1464" w:author="Rossella Falcone" w:date="2026-03-19T17:13:00Z" w16du:dateUtc="2026-03-19T21:13:00Z">
        <w:del w:id="1465" w:author="Siyu Wang" w:date="2026-03-22T21:22:00Z" w16du:dateUtc="2026-03-23T01:22:00Z">
          <w:r w:rsidR="00246662" w:rsidDel="00B01D7B">
            <w:rPr>
              <w:rFonts w:ascii="Times New Roman" w:eastAsia="Times New Roman" w:hAnsi="Times New Roman" w:cs="Times New Roman"/>
              <w:sz w:val="24"/>
              <w:szCs w:val="24"/>
            </w:rPr>
            <w:delText>of</w:delText>
          </w:r>
        </w:del>
      </w:ins>
      <w:del w:id="1466" w:author="Siyu Wang" w:date="2026-03-22T21:22:00Z" w16du:dateUtc="2026-03-23T01:22:00Z">
        <w:r w:rsidR="00246662" w:rsidRPr="00B4088E" w:rsidDel="00B01D7B">
          <w:rPr>
            <w:rFonts w:ascii="Times New Roman" w:eastAsia="Times New Roman" w:hAnsi="Times New Roman" w:cs="Times New Roman"/>
            <w:sz w:val="24"/>
            <w:szCs w:val="24"/>
          </w:rPr>
          <w:delText xml:space="preserve"> </w:delText>
        </w:r>
        <w:r w:rsidRPr="00B4088E" w:rsidDel="00B01D7B">
          <w:rPr>
            <w:rFonts w:ascii="Times New Roman" w:eastAsia="Times New Roman" w:hAnsi="Times New Roman" w:cs="Times New Roman"/>
            <w:sz w:val="24"/>
            <w:szCs w:val="24"/>
          </w:rPr>
          <w:delText>500 ms before and after the first go-</w:delText>
        </w:r>
      </w:del>
      <w:ins w:id="1467" w:author="Rossella Falcone" w:date="2026-03-19T17:13:00Z" w16du:dateUtc="2026-03-19T21:13:00Z">
        <w:del w:id="1468" w:author="Siyu Wang" w:date="2026-03-22T21:22:00Z" w16du:dateUtc="2026-03-23T01:22:00Z">
          <w:r w:rsidR="00FB52C1" w:rsidDel="00B01D7B">
            <w:rPr>
              <w:rFonts w:ascii="Times New Roman" w:eastAsia="Times New Roman" w:hAnsi="Times New Roman" w:cs="Times New Roman"/>
              <w:sz w:val="24"/>
              <w:szCs w:val="24"/>
            </w:rPr>
            <w:delText xml:space="preserve"> </w:delText>
          </w:r>
        </w:del>
      </w:ins>
      <w:del w:id="1469" w:author="Siyu Wang" w:date="2026-03-22T21:22:00Z" w16du:dateUtc="2026-03-23T01:22:00Z">
        <w:r w:rsidRPr="00B4088E" w:rsidDel="00B01D7B">
          <w:rPr>
            <w:rFonts w:ascii="Times New Roman" w:eastAsia="Times New Roman" w:hAnsi="Times New Roman" w:cs="Times New Roman"/>
            <w:sz w:val="24"/>
            <w:szCs w:val="24"/>
          </w:rPr>
          <w:delText xml:space="preserve">signal onset (bottom </w:delText>
        </w:r>
        <w:commentRangeStart w:id="1470"/>
        <w:r w:rsidRPr="00B4088E" w:rsidDel="00B01D7B">
          <w:rPr>
            <w:rFonts w:ascii="Times New Roman" w:eastAsia="Times New Roman" w:hAnsi="Times New Roman" w:cs="Times New Roman"/>
            <w:sz w:val="24"/>
            <w:szCs w:val="24"/>
          </w:rPr>
          <w:delText>panels</w:delText>
        </w:r>
      </w:del>
      <w:commentRangeEnd w:id="1470"/>
      <w:r w:rsidR="005336F9" w:rsidRPr="00B4088E">
        <w:rPr>
          <w:rStyle w:val="CommentReference"/>
          <w:rFonts w:ascii="Times New Roman" w:eastAsia="Times New Roman" w:hAnsi="Times New Roman" w:cs="Times New Roman"/>
          <w:sz w:val="24"/>
          <w:szCs w:val="24"/>
        </w:rPr>
        <w:commentReference w:id="1470"/>
      </w:r>
      <w:del w:id="1471" w:author="Siyu Wang" w:date="2026-03-22T21:22:00Z" w16du:dateUtc="2026-03-23T01:22:00Z">
        <w:r w:rsidRPr="00B4088E" w:rsidDel="00B01D7B">
          <w:rPr>
            <w:rFonts w:ascii="Times New Roman" w:eastAsia="Times New Roman" w:hAnsi="Times New Roman" w:cs="Times New Roman"/>
            <w:sz w:val="24"/>
            <w:szCs w:val="24"/>
          </w:rPr>
          <w:delText>).</w:delText>
        </w:r>
      </w:del>
      <w:ins w:id="1472" w:author="Rossella Falcone" w:date="2026-03-19T17:13:00Z" w16du:dateUtc="2026-03-19T21:13:00Z">
        <w:del w:id="1473" w:author="Siyu Wang" w:date="2026-03-22T21:22:00Z" w16du:dateUtc="2026-03-23T01:22:00Z">
          <w:r w:rsidRPr="00B4088E" w:rsidDel="00B01D7B">
            <w:rPr>
              <w:rFonts w:ascii="Times New Roman" w:eastAsia="Times New Roman" w:hAnsi="Times New Roman" w:cs="Times New Roman"/>
              <w:sz w:val="24"/>
              <w:szCs w:val="24"/>
            </w:rPr>
            <w:delText>.</w:delText>
          </w:r>
        </w:del>
      </w:ins>
    </w:p>
    <w:p w14:paraId="0C74ECCB" w14:textId="776BA2E1" w:rsidR="007B0DE1" w:rsidRPr="00B4088E" w:rsidRDefault="00FA7FD1" w:rsidP="00FA7FD1">
      <w:pPr>
        <w:spacing w:after="0" w:line="480" w:lineRule="auto"/>
        <w:jc w:val="center"/>
        <w:rPr>
          <w:rFonts w:ascii="Times New Roman" w:eastAsia="Times New Roman" w:hAnsi="Times New Roman" w:cs="Times New Roman"/>
          <w:sz w:val="24"/>
          <w:szCs w:val="24"/>
        </w:rPr>
      </w:pPr>
      <w:r>
        <w:rPr>
          <w:noProof/>
        </w:rPr>
        <w:drawing>
          <wp:inline distT="0" distB="0" distL="0" distR="0" wp14:anchorId="3FA0DAF0" wp14:editId="3BD7776E">
            <wp:extent cx="3794760" cy="5449824"/>
            <wp:effectExtent l="0" t="0" r="0" b="0"/>
            <wp:docPr id="385410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94760" cy="5449824"/>
                    </a:xfrm>
                    <a:prstGeom prst="rect">
                      <a:avLst/>
                    </a:prstGeom>
                    <a:noFill/>
                    <a:ln>
                      <a:noFill/>
                    </a:ln>
                  </pic:spPr>
                </pic:pic>
              </a:graphicData>
            </a:graphic>
          </wp:inline>
        </w:drawing>
      </w:r>
    </w:p>
    <w:p w14:paraId="237308B0" w14:textId="5FB64F3A" w:rsidR="007B0DE1" w:rsidRDefault="007B0DE1" w:rsidP="007B0DE1">
      <w:pPr>
        <w:tabs>
          <w:tab w:val="left" w:pos="1890"/>
        </w:tabs>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ins w:id="1474" w:author="Siyu Wang" w:date="2026-03-22T21:22:00Z" w16du:dateUtc="2026-03-23T01:22:00Z">
        <w:r w:rsidR="00B01D7B">
          <w:rPr>
            <w:rFonts w:ascii="Times New Roman" w:eastAsia="Times New Roman" w:hAnsi="Times New Roman" w:cs="Times New Roman"/>
            <w:b/>
            <w:bCs/>
            <w:sz w:val="24"/>
            <w:szCs w:val="24"/>
          </w:rPr>
          <w:t>7</w:t>
        </w:r>
      </w:ins>
      <w:del w:id="1475" w:author="Siyu Wang" w:date="2026-03-22T21:22:00Z" w16du:dateUtc="2026-03-23T01:22:00Z">
        <w:r w:rsidR="007C71D7" w:rsidDel="00B01D7B">
          <w:rPr>
            <w:rFonts w:ascii="Times New Roman" w:eastAsia="Times New Roman" w:hAnsi="Times New Roman" w:cs="Times New Roman"/>
            <w:b/>
            <w:bCs/>
            <w:sz w:val="24"/>
            <w:szCs w:val="24"/>
          </w:rPr>
          <w:delText>8</w:delText>
        </w:r>
      </w:del>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Decoding Analysis</w:t>
      </w:r>
      <w:del w:id="1476" w:author="Rossella Falcone" w:date="2026-03-19T17:13:00Z" w16du:dateUtc="2026-03-19T21:13:00Z">
        <w:r w:rsidRPr="00B4088E">
          <w:rPr>
            <w:rFonts w:ascii="Times New Roman" w:eastAsia="Times New Roman" w:hAnsi="Times New Roman" w:cs="Times New Roman"/>
            <w:b/>
            <w:bCs/>
            <w:sz w:val="24"/>
            <w:szCs w:val="24"/>
          </w:rPr>
          <w:delText>:</w:delText>
        </w:r>
        <w:r w:rsidRPr="00B4088E">
          <w:rPr>
            <w:rFonts w:ascii="Times New Roman" w:eastAsia="Times New Roman" w:hAnsi="Times New Roman" w:cs="Times New Roman"/>
            <w:sz w:val="24"/>
            <w:szCs w:val="24"/>
          </w:rPr>
          <w:delText xml:space="preserve"> decoding</w:delText>
        </w:r>
      </w:del>
      <w:ins w:id="1477" w:author="Rossella Falcone" w:date="2026-03-19T17:13:00Z" w16du:dateUtc="2026-03-19T21:13:00Z">
        <w:r w:rsidR="00D461D5">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00D461D5">
          <w:rPr>
            <w:rFonts w:ascii="Times New Roman" w:eastAsia="Times New Roman" w:hAnsi="Times New Roman" w:cs="Times New Roman"/>
            <w:sz w:val="24"/>
            <w:szCs w:val="24"/>
          </w:rPr>
          <w:t>D</w:t>
        </w:r>
        <w:r w:rsidRPr="00B4088E">
          <w:rPr>
            <w:rFonts w:ascii="Times New Roman" w:eastAsia="Times New Roman" w:hAnsi="Times New Roman" w:cs="Times New Roman"/>
            <w:sz w:val="24"/>
            <w:szCs w:val="24"/>
          </w:rPr>
          <w:t>ecoding</w:t>
        </w:r>
      </w:ins>
      <w:r w:rsidRPr="00B4088E">
        <w:rPr>
          <w:rFonts w:ascii="Times New Roman" w:eastAsia="Times New Roman" w:hAnsi="Times New Roman" w:cs="Times New Roman"/>
          <w:sz w:val="24"/>
          <w:szCs w:val="24"/>
        </w:rPr>
        <w:t xml:space="preserve"> accuracy was calculated for each task factor: </w:t>
      </w:r>
      <w:del w:id="1478" w:author="Rossella Falcone" w:date="2026-03-19T17:13:00Z" w16du:dateUtc="2026-03-19T21:13:00Z">
        <w:r w:rsidRPr="00B4088E">
          <w:rPr>
            <w:rFonts w:ascii="Times New Roman" w:eastAsia="Times New Roman" w:hAnsi="Times New Roman" w:cs="Times New Roman"/>
            <w:sz w:val="24"/>
            <w:szCs w:val="24"/>
          </w:rPr>
          <w:delText>reward magnitude</w:delText>
        </w:r>
      </w:del>
      <w:ins w:id="1479" w:author="Rossella Falcone" w:date="2026-03-19T17:13:00Z" w16du:dateUtc="2026-03-19T21:13:00Z">
        <w:r w:rsidR="00D461D5">
          <w:rPr>
            <w:rFonts w:ascii="Times New Roman" w:eastAsia="Times New Roman" w:hAnsi="Times New Roman" w:cs="Times New Roman"/>
            <w:sz w:val="24"/>
            <w:szCs w:val="24"/>
          </w:rPr>
          <w:t>drops</w:t>
        </w:r>
      </w:ins>
      <w:r w:rsidR="00D461D5"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(top panels), delay (middle panels), and interaction (bottom panels</w:t>
      </w:r>
      <w:del w:id="1480" w:author="Rossella Falcone" w:date="2026-03-19T17:13:00Z" w16du:dateUtc="2026-03-19T21:13:00Z">
        <w:r w:rsidRPr="00B4088E">
          <w:rPr>
            <w:rFonts w:ascii="Times New Roman" w:eastAsia="Times New Roman" w:hAnsi="Times New Roman" w:cs="Times New Roman"/>
            <w:sz w:val="24"/>
            <w:szCs w:val="24"/>
          </w:rPr>
          <w:delText>), this</w:delText>
        </w:r>
      </w:del>
      <w:ins w:id="1481" w:author="Rossella Falcone" w:date="2026-03-19T17:13:00Z" w16du:dateUtc="2026-03-19T21:13:00Z">
        <w:r w:rsidRPr="00B4088E">
          <w:rPr>
            <w:rFonts w:ascii="Times New Roman" w:eastAsia="Times New Roman" w:hAnsi="Times New Roman" w:cs="Times New Roman"/>
            <w:sz w:val="24"/>
            <w:szCs w:val="24"/>
          </w:rPr>
          <w:t>)</w:t>
        </w:r>
        <w:r w:rsidR="006027C9">
          <w:rPr>
            <w:rFonts w:ascii="Times New Roman" w:eastAsia="Times New Roman" w:hAnsi="Times New Roman" w:cs="Times New Roman"/>
            <w:sz w:val="24"/>
            <w:szCs w:val="24"/>
          </w:rPr>
          <w:t>.</w:t>
        </w:r>
        <w:r w:rsidRPr="00B4088E">
          <w:rPr>
            <w:rFonts w:ascii="Times New Roman" w:eastAsia="Times New Roman" w:hAnsi="Times New Roman" w:cs="Times New Roman"/>
            <w:sz w:val="24"/>
            <w:szCs w:val="24"/>
          </w:rPr>
          <w:t xml:space="preserve"> </w:t>
        </w:r>
        <w:r w:rsidR="006027C9">
          <w:rPr>
            <w:rFonts w:ascii="Times New Roman" w:eastAsia="Times New Roman" w:hAnsi="Times New Roman" w:cs="Times New Roman"/>
            <w:sz w:val="24"/>
            <w:szCs w:val="24"/>
          </w:rPr>
          <w:t>T</w:t>
        </w:r>
        <w:r w:rsidRPr="00B4088E">
          <w:rPr>
            <w:rFonts w:ascii="Times New Roman" w:eastAsia="Times New Roman" w:hAnsi="Times New Roman" w:cs="Times New Roman"/>
            <w:sz w:val="24"/>
            <w:szCs w:val="24"/>
          </w:rPr>
          <w:t>his</w:t>
        </w:r>
      </w:ins>
      <w:r w:rsidRPr="00B4088E">
        <w:rPr>
          <w:rFonts w:ascii="Times New Roman" w:eastAsia="Times New Roman" w:hAnsi="Times New Roman" w:cs="Times New Roman"/>
          <w:sz w:val="24"/>
          <w:szCs w:val="24"/>
        </w:rPr>
        <w:t xml:space="preserve"> was done for both </w:t>
      </w:r>
      <w:del w:id="1482" w:author="Rossella Falcone" w:date="2026-03-19T17:13:00Z" w16du:dateUtc="2026-03-19T21:13:00Z">
        <w:r w:rsidRPr="00B4088E">
          <w:rPr>
            <w:rFonts w:ascii="Times New Roman" w:eastAsia="Times New Roman" w:hAnsi="Times New Roman" w:cs="Times New Roman"/>
            <w:sz w:val="24"/>
            <w:szCs w:val="24"/>
          </w:rPr>
          <w:delText xml:space="preserve">  </w:delText>
        </w:r>
      </w:del>
      <w:r w:rsidRPr="00B4088E">
        <w:rPr>
          <w:rFonts w:ascii="Times New Roman" w:eastAsia="Times New Roman" w:hAnsi="Times New Roman" w:cs="Times New Roman"/>
          <w:sz w:val="24"/>
          <w:szCs w:val="24"/>
        </w:rPr>
        <w:t>Monkey S (</w:t>
      </w:r>
      <w:ins w:id="1483" w:author="Rossella Falcone" w:date="2026-03-19T17:13:00Z" w16du:dateUtc="2026-03-19T21:13:00Z">
        <w:r w:rsidR="006027C9">
          <w:rPr>
            <w:rFonts w:ascii="Times New Roman" w:eastAsia="Times New Roman" w:hAnsi="Times New Roman" w:cs="Times New Roman"/>
            <w:sz w:val="24"/>
            <w:szCs w:val="24"/>
          </w:rPr>
          <w:t xml:space="preserve">panels </w:t>
        </w:r>
      </w:ins>
      <w:r w:rsidRPr="00B4088E">
        <w:rPr>
          <w:rFonts w:ascii="Times New Roman" w:eastAsia="Times New Roman" w:hAnsi="Times New Roman" w:cs="Times New Roman"/>
          <w:sz w:val="24"/>
          <w:szCs w:val="24"/>
        </w:rPr>
        <w:t>A, C and E) and Monkey T (</w:t>
      </w:r>
      <w:ins w:id="1484" w:author="Rossella Falcone" w:date="2026-03-19T17:13:00Z" w16du:dateUtc="2026-03-19T21:13:00Z">
        <w:r w:rsidR="006027C9">
          <w:rPr>
            <w:rFonts w:ascii="Times New Roman" w:eastAsia="Times New Roman" w:hAnsi="Times New Roman" w:cs="Times New Roman"/>
            <w:sz w:val="24"/>
            <w:szCs w:val="24"/>
          </w:rPr>
          <w:t xml:space="preserve">panes </w:t>
        </w:r>
      </w:ins>
      <w:r w:rsidRPr="00B4088E">
        <w:rPr>
          <w:rFonts w:ascii="Times New Roman" w:eastAsia="Times New Roman" w:hAnsi="Times New Roman" w:cs="Times New Roman"/>
          <w:sz w:val="24"/>
          <w:szCs w:val="24"/>
        </w:rPr>
        <w:t xml:space="preserve">B, D and F), from 500 ms before to 1000 ms after the offer onset.   </w:t>
      </w:r>
    </w:p>
    <w:p w14:paraId="51E6EBF5" w14:textId="77777777" w:rsidR="00FA7FD1" w:rsidRDefault="00FA7FD1" w:rsidP="007B0DE1">
      <w:pPr>
        <w:tabs>
          <w:tab w:val="left" w:pos="1890"/>
        </w:tabs>
        <w:spacing w:after="0" w:line="480" w:lineRule="auto"/>
        <w:rPr>
          <w:rFonts w:ascii="Times New Roman" w:eastAsia="Times New Roman" w:hAnsi="Times New Roman" w:cs="Times New Roman"/>
          <w:sz w:val="24"/>
          <w:szCs w:val="24"/>
        </w:rPr>
      </w:pPr>
    </w:p>
    <w:p w14:paraId="0FDDA1F7" w14:textId="77777777" w:rsidR="00123570" w:rsidRDefault="00123570" w:rsidP="007B0DE1">
      <w:pPr>
        <w:tabs>
          <w:tab w:val="left" w:pos="1890"/>
        </w:tabs>
        <w:spacing w:after="0" w:line="480" w:lineRule="auto"/>
        <w:rPr>
          <w:rFonts w:ascii="Times New Roman" w:eastAsia="Times New Roman" w:hAnsi="Times New Roman" w:cs="Times New Roman"/>
          <w:sz w:val="24"/>
          <w:szCs w:val="24"/>
        </w:rPr>
      </w:pPr>
    </w:p>
    <w:p w14:paraId="151E3731" w14:textId="77777777" w:rsidR="00123570" w:rsidRPr="00B4088E" w:rsidRDefault="00123570" w:rsidP="007B0DE1">
      <w:pPr>
        <w:tabs>
          <w:tab w:val="left" w:pos="1890"/>
        </w:tabs>
        <w:spacing w:after="0" w:line="480" w:lineRule="auto"/>
        <w:rPr>
          <w:rFonts w:ascii="Times New Roman" w:eastAsia="Times New Roman" w:hAnsi="Times New Roman" w:cs="Times New Roman"/>
          <w:sz w:val="24"/>
          <w:szCs w:val="24"/>
        </w:rPr>
      </w:pPr>
    </w:p>
    <w:p w14:paraId="0E490C8C" w14:textId="71211993" w:rsidR="007B0DE1" w:rsidRDefault="00FA7FD1" w:rsidP="00A82B5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Supplementary Information</w:t>
      </w:r>
    </w:p>
    <w:p w14:paraId="6F608759" w14:textId="77777777" w:rsidR="00FA7FD1" w:rsidRDefault="00FA7FD1" w:rsidP="00FA7FD1">
      <w:pPr>
        <w:spacing w:after="0" w:line="480" w:lineRule="auto"/>
        <w:jc w:val="center"/>
        <w:rPr>
          <w:rFonts w:ascii="Times New Roman" w:eastAsia="Times New Roman" w:hAnsi="Times New Roman" w:cs="Times New Roman"/>
          <w:b/>
          <w:bCs/>
          <w:sz w:val="24"/>
          <w:szCs w:val="24"/>
        </w:rPr>
      </w:pPr>
      <w:r>
        <w:rPr>
          <w:noProof/>
        </w:rPr>
        <w:drawing>
          <wp:inline distT="0" distB="0" distL="0" distR="0" wp14:anchorId="571CE96F" wp14:editId="46A4D04A">
            <wp:extent cx="3768725" cy="3840480"/>
            <wp:effectExtent l="0" t="0" r="3175" b="7620"/>
            <wp:docPr id="556883698" name="Picture 5"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83698" name="Picture 5" descr="A collage of graphs and chart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68725" cy="3840480"/>
                    </a:xfrm>
                    <a:prstGeom prst="rect">
                      <a:avLst/>
                    </a:prstGeom>
                    <a:noFill/>
                    <a:ln>
                      <a:noFill/>
                    </a:ln>
                  </pic:spPr>
                </pic:pic>
              </a:graphicData>
            </a:graphic>
          </wp:inline>
        </w:drawing>
      </w:r>
    </w:p>
    <w:p w14:paraId="7B941849" w14:textId="166E7D58" w:rsidR="007C71D7" w:rsidRDefault="007C71D7" w:rsidP="00FA7FD1">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S1</w:t>
      </w:r>
      <w:r w:rsidRPr="00B4088E">
        <w:rPr>
          <w:rFonts w:ascii="Times New Roman" w:eastAsia="Times New Roman" w:hAnsi="Times New Roman" w:cs="Times New Roman"/>
          <w:b/>
          <w:bCs/>
          <w:sz w:val="24"/>
          <w:szCs w:val="24"/>
        </w:rPr>
        <w:t>. Recording sites and neural modulation by task factors. (A)</w:t>
      </w:r>
      <w:r w:rsidRPr="00B4088E">
        <w:rPr>
          <w:rFonts w:ascii="Times New Roman" w:eastAsia="Times New Roman" w:hAnsi="Times New Roman" w:cs="Times New Roman"/>
          <w:sz w:val="24"/>
          <w:szCs w:val="24"/>
        </w:rPr>
        <w:t xml:space="preserve"> Schematic representation of the Utah array positions in the dlPFC, reconstructed from MRI scans </w:t>
      </w:r>
      <w:del w:id="1485" w:author="Rossella Falcone" w:date="2026-03-19T17:13:00Z" w16du:dateUtc="2026-03-19T21:13:00Z">
        <w:r w:rsidRPr="00B4088E">
          <w:rPr>
            <w:rFonts w:ascii="Times New Roman" w:eastAsia="Times New Roman" w:hAnsi="Times New Roman" w:cs="Times New Roman"/>
            <w:sz w:val="24"/>
            <w:szCs w:val="24"/>
          </w:rPr>
          <w:delText>in</w:delText>
        </w:r>
      </w:del>
      <w:ins w:id="1486" w:author="Rossella Falcone" w:date="2026-03-19T17:13:00Z" w16du:dateUtc="2026-03-19T21:13:00Z">
        <w:r w:rsidR="006027C9">
          <w:rPr>
            <w:rFonts w:ascii="Times New Roman" w:eastAsia="Times New Roman" w:hAnsi="Times New Roman" w:cs="Times New Roman"/>
            <w:sz w:val="24"/>
            <w:szCs w:val="24"/>
          </w:rPr>
          <w:t>of</w:t>
        </w:r>
      </w:ins>
      <w:r w:rsidR="006027C9">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Monkeys S and T. Bottom panel: the most anterior and posterior MRI slices of Monkey S, with the Utah arrays highlighted by yellow dashed circles.</w:t>
      </w:r>
      <w:r w:rsidRPr="00B4088E">
        <w:rPr>
          <w:rFonts w:ascii="Times New Roman" w:eastAsia="Times New Roman" w:hAnsi="Times New Roman" w:cs="Times New Roman"/>
          <w:b/>
          <w:bCs/>
          <w:sz w:val="24"/>
          <w:szCs w:val="24"/>
        </w:rPr>
        <w:t xml:space="preserve"> (B)</w:t>
      </w:r>
      <w:r w:rsidRPr="00B4088E">
        <w:rPr>
          <w:rFonts w:ascii="Times New Roman" w:eastAsia="Times New Roman" w:hAnsi="Times New Roman" w:cs="Times New Roman"/>
          <w:sz w:val="24"/>
          <w:szCs w:val="24"/>
        </w:rPr>
        <w:t xml:space="preserve"> Percentage of neurons </w:t>
      </w:r>
      <w:ins w:id="1487" w:author="Rossella Falcone" w:date="2026-03-19T17:13:00Z" w16du:dateUtc="2026-03-19T21:13:00Z">
        <w:r w:rsidR="006027C9">
          <w:rPr>
            <w:rFonts w:ascii="Times New Roman" w:eastAsia="Times New Roman" w:hAnsi="Times New Roman" w:cs="Times New Roman"/>
            <w:sz w:val="24"/>
            <w:szCs w:val="24"/>
          </w:rPr>
          <w:t xml:space="preserve">that were </w:t>
        </w:r>
      </w:ins>
      <w:r w:rsidRPr="00B4088E">
        <w:rPr>
          <w:rFonts w:ascii="Times New Roman" w:eastAsia="Times New Roman" w:hAnsi="Times New Roman" w:cs="Times New Roman"/>
          <w:sz w:val="24"/>
          <w:szCs w:val="24"/>
        </w:rPr>
        <w:t>significantly modulated by reward</w:t>
      </w:r>
      <w:r w:rsidR="00D461D5">
        <w:rPr>
          <w:rFonts w:ascii="Times New Roman" w:eastAsia="Times New Roman" w:hAnsi="Times New Roman" w:cs="Times New Roman"/>
          <w:sz w:val="24"/>
          <w:szCs w:val="24"/>
        </w:rPr>
        <w:t xml:space="preserve"> </w:t>
      </w:r>
      <w:del w:id="1488" w:author="Rossella Falcone" w:date="2026-03-19T17:13:00Z" w16du:dateUtc="2026-03-19T21:13:00Z">
        <w:r w:rsidRPr="00B4088E">
          <w:rPr>
            <w:rFonts w:ascii="Times New Roman" w:eastAsia="Times New Roman" w:hAnsi="Times New Roman" w:cs="Times New Roman"/>
            <w:sz w:val="24"/>
            <w:szCs w:val="24"/>
          </w:rPr>
          <w:delText>magnitude (</w:delText>
        </w:r>
      </w:del>
      <w:r w:rsidRPr="00B4088E">
        <w:rPr>
          <w:rFonts w:ascii="Times New Roman" w:eastAsia="Times New Roman" w:hAnsi="Times New Roman" w:cs="Times New Roman"/>
          <w:sz w:val="24"/>
          <w:szCs w:val="24"/>
        </w:rPr>
        <w:t>drops</w:t>
      </w:r>
      <w:del w:id="1489" w:author="Rossella Falcone" w:date="2026-03-19T17:13:00Z" w16du:dateUtc="2026-03-19T21:13:00Z">
        <w:r w:rsidRPr="00B4088E">
          <w:rPr>
            <w:rFonts w:ascii="Times New Roman" w:eastAsia="Times New Roman" w:hAnsi="Times New Roman" w:cs="Times New Roman"/>
            <w:sz w:val="24"/>
            <w:szCs w:val="24"/>
          </w:rPr>
          <w:delText>),</w:delText>
        </w:r>
      </w:del>
      <w:ins w:id="1490" w:author="Rossella Falcone" w:date="2026-03-19T17:13:00Z" w16du:dateUtc="2026-03-19T21:13:00Z">
        <w:r w:rsidRPr="00B4088E">
          <w:rPr>
            <w:rFonts w:ascii="Times New Roman" w:eastAsia="Times New Roman" w:hAnsi="Times New Roman" w:cs="Times New Roman"/>
            <w:sz w:val="24"/>
            <w:szCs w:val="24"/>
          </w:rPr>
          <w:t>,</w:t>
        </w:r>
      </w:ins>
      <w:r w:rsidRPr="00B4088E">
        <w:rPr>
          <w:rFonts w:ascii="Times New Roman" w:eastAsia="Times New Roman" w:hAnsi="Times New Roman" w:cs="Times New Roman"/>
          <w:sz w:val="24"/>
          <w:szCs w:val="24"/>
        </w:rPr>
        <w:t xml:space="preserve"> delay, their interaction, and upcoming choice.</w:t>
      </w:r>
      <w:r w:rsidRPr="00B4088E">
        <w:rPr>
          <w:rFonts w:ascii="Times New Roman" w:eastAsia="Times New Roman" w:hAnsi="Times New Roman" w:cs="Times New Roman"/>
          <w:b/>
          <w:bCs/>
          <w:sz w:val="24"/>
          <w:szCs w:val="24"/>
        </w:rPr>
        <w:t xml:space="preserve"> (C–D)</w:t>
      </w:r>
      <w:r w:rsidRPr="00B4088E">
        <w:rPr>
          <w:rFonts w:ascii="Times New Roman" w:eastAsia="Times New Roman" w:hAnsi="Times New Roman" w:cs="Times New Roman"/>
          <w:sz w:val="24"/>
          <w:szCs w:val="24"/>
        </w:rPr>
        <w:t xml:space="preserve"> The time course of the percentage of neurons </w:t>
      </w:r>
      <w:ins w:id="1491" w:author="Rossella Falcone" w:date="2026-03-19T17:13:00Z" w16du:dateUtc="2026-03-19T21:13:00Z">
        <w:r w:rsidR="006027C9" w:rsidRPr="00B4088E">
          <w:rPr>
            <w:rFonts w:ascii="Times New Roman" w:eastAsia="Times New Roman" w:hAnsi="Times New Roman" w:cs="Times New Roman"/>
            <w:sz w:val="24"/>
            <w:szCs w:val="24"/>
          </w:rPr>
          <w:t xml:space="preserve">modulated </w:t>
        </w:r>
      </w:ins>
      <w:r w:rsidRPr="00B4088E">
        <w:rPr>
          <w:rFonts w:ascii="Times New Roman" w:eastAsia="Times New Roman" w:hAnsi="Times New Roman" w:cs="Times New Roman"/>
          <w:sz w:val="24"/>
          <w:szCs w:val="24"/>
        </w:rPr>
        <w:t xml:space="preserve">significantly </w:t>
      </w:r>
      <w:del w:id="1492" w:author="Rossella Falcone" w:date="2026-03-19T17:13:00Z" w16du:dateUtc="2026-03-19T21:13:00Z">
        <w:r w:rsidRPr="00B4088E">
          <w:rPr>
            <w:rFonts w:ascii="Times New Roman" w:eastAsia="Times New Roman" w:hAnsi="Times New Roman" w:cs="Times New Roman"/>
            <w:sz w:val="24"/>
            <w:szCs w:val="24"/>
          </w:rPr>
          <w:delText xml:space="preserve">modulated </w:delText>
        </w:r>
      </w:del>
      <w:r w:rsidRPr="00B4088E">
        <w:rPr>
          <w:rFonts w:ascii="Times New Roman" w:eastAsia="Times New Roman" w:hAnsi="Times New Roman" w:cs="Times New Roman"/>
          <w:sz w:val="24"/>
          <w:szCs w:val="24"/>
        </w:rPr>
        <w:t xml:space="preserve">by each factor, from 500 ms before to 1000 ms after cue onset, in </w:t>
      </w:r>
      <w:del w:id="1493" w:author="Rossella Falcone" w:date="2026-03-19T17:13:00Z" w16du:dateUtc="2026-03-19T21:13:00Z">
        <w:r w:rsidRPr="00B4088E">
          <w:rPr>
            <w:rFonts w:ascii="Times New Roman" w:eastAsia="Times New Roman" w:hAnsi="Times New Roman" w:cs="Times New Roman"/>
            <w:sz w:val="24"/>
            <w:szCs w:val="24"/>
          </w:rPr>
          <w:delText>monkey</w:delText>
        </w:r>
      </w:del>
      <w:ins w:id="1494" w:author="Rossella Falcone" w:date="2026-03-19T17:13:00Z" w16du:dateUtc="2026-03-19T21:13:00Z">
        <w:r w:rsidRPr="00B4088E">
          <w:rPr>
            <w:rFonts w:ascii="Times New Roman" w:eastAsia="Times New Roman" w:hAnsi="Times New Roman" w:cs="Times New Roman"/>
            <w:sz w:val="24"/>
            <w:szCs w:val="24"/>
          </w:rPr>
          <w:t>monkey</w:t>
        </w:r>
        <w:r w:rsidR="006027C9">
          <w:rPr>
            <w:rFonts w:ascii="Times New Roman" w:eastAsia="Times New Roman" w:hAnsi="Times New Roman" w:cs="Times New Roman"/>
            <w:sz w:val="24"/>
            <w:szCs w:val="24"/>
          </w:rPr>
          <w:t>s</w:t>
        </w:r>
      </w:ins>
      <w:r w:rsidRPr="00B4088E">
        <w:rPr>
          <w:rFonts w:ascii="Times New Roman" w:eastAsia="Times New Roman" w:hAnsi="Times New Roman" w:cs="Times New Roman"/>
          <w:sz w:val="24"/>
          <w:szCs w:val="24"/>
        </w:rPr>
        <w:t xml:space="preserve"> S and</w:t>
      </w:r>
      <w:del w:id="1495" w:author="Rossella Falcone" w:date="2026-03-19T17:13:00Z" w16du:dateUtc="2026-03-19T21:13:00Z">
        <w:r w:rsidRPr="00B4088E">
          <w:rPr>
            <w:rFonts w:ascii="Times New Roman" w:eastAsia="Times New Roman" w:hAnsi="Times New Roman" w:cs="Times New Roman"/>
            <w:sz w:val="24"/>
            <w:szCs w:val="24"/>
          </w:rPr>
          <w:delText xml:space="preserve"> monkey</w:delText>
        </w:r>
      </w:del>
      <w:r w:rsidRPr="00B4088E">
        <w:rPr>
          <w:rFonts w:ascii="Times New Roman" w:eastAsia="Times New Roman" w:hAnsi="Times New Roman" w:cs="Times New Roman"/>
          <w:sz w:val="24"/>
          <w:szCs w:val="24"/>
        </w:rPr>
        <w:t xml:space="preserve"> T, respectively.</w:t>
      </w:r>
    </w:p>
    <w:p w14:paraId="20C346C5" w14:textId="77777777" w:rsidR="00FA7FD1" w:rsidRPr="00B4088E" w:rsidRDefault="00FA7FD1" w:rsidP="007C71D7">
      <w:pPr>
        <w:spacing w:after="0" w:line="480" w:lineRule="auto"/>
        <w:rPr>
          <w:rFonts w:ascii="Times New Roman" w:eastAsia="Times New Roman" w:hAnsi="Times New Roman" w:cs="Times New Roman"/>
          <w:sz w:val="24"/>
          <w:szCs w:val="24"/>
        </w:rPr>
      </w:pPr>
    </w:p>
    <w:p w14:paraId="7912D9B9" w14:textId="2A2C41E0" w:rsidR="00F705D3" w:rsidRPr="00F705D3" w:rsidRDefault="00F705D3" w:rsidP="00F705D3">
      <w:pPr>
        <w:spacing w:after="0" w:line="480" w:lineRule="auto"/>
        <w:jc w:val="center"/>
        <w:rPr>
          <w:rFonts w:ascii="Times New Roman" w:eastAsia="Times New Roman" w:hAnsi="Times New Roman" w:cs="Times New Roman"/>
          <w:b/>
          <w:bCs/>
          <w:sz w:val="24"/>
          <w:szCs w:val="24"/>
        </w:rPr>
      </w:pPr>
      <w:r w:rsidRPr="00F705D3">
        <w:rPr>
          <w:rFonts w:ascii="Times New Roman" w:eastAsia="Times New Roman" w:hAnsi="Times New Roman" w:cs="Times New Roman"/>
          <w:b/>
          <w:bCs/>
          <w:noProof/>
          <w:sz w:val="24"/>
          <w:szCs w:val="24"/>
        </w:rPr>
        <w:lastRenderedPageBreak/>
        <w:drawing>
          <wp:inline distT="0" distB="0" distL="0" distR="0" wp14:anchorId="7BF4CABE" wp14:editId="19F992C9">
            <wp:extent cx="4857750" cy="2405520"/>
            <wp:effectExtent l="0" t="0" r="0" b="0"/>
            <wp:docPr id="635338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62538" cy="2407891"/>
                    </a:xfrm>
                    <a:prstGeom prst="rect">
                      <a:avLst/>
                    </a:prstGeom>
                    <a:noFill/>
                    <a:ln>
                      <a:noFill/>
                    </a:ln>
                  </pic:spPr>
                </pic:pic>
              </a:graphicData>
            </a:graphic>
          </wp:inline>
        </w:drawing>
      </w:r>
    </w:p>
    <w:p w14:paraId="4E1EA274" w14:textId="481CBE3A" w:rsidR="006667AF" w:rsidRPr="00B4088E" w:rsidRDefault="006667AF" w:rsidP="006667AF">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7C71D7">
        <w:rPr>
          <w:rFonts w:ascii="Times New Roman" w:eastAsia="Times New Roman" w:hAnsi="Times New Roman" w:cs="Times New Roman"/>
          <w:b/>
          <w:bCs/>
          <w:sz w:val="24"/>
          <w:szCs w:val="24"/>
        </w:rPr>
        <w:t>2</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D461D5">
        <w:rPr>
          <w:rFonts w:ascii="Times New Roman" w:hAnsi="Times New Roman"/>
          <w:b/>
          <w:sz w:val="24"/>
          <w:rPrChange w:id="1496" w:author="Rossella Falcone" w:date="2026-03-19T17:13:00Z" w16du:dateUtc="2026-03-19T21:13:00Z">
            <w:rPr>
              <w:rFonts w:ascii="Times New Roman" w:hAnsi="Times New Roman"/>
              <w:sz w:val="24"/>
            </w:rPr>
          </w:rPrChange>
        </w:rPr>
        <w:t>Explained variance</w:t>
      </w:r>
      <w:ins w:id="1497" w:author="Rossella Falcone" w:date="2026-03-19T17:13:00Z" w16du:dateUtc="2026-03-19T21:13:00Z">
        <w:r w:rsidR="00D461D5" w:rsidRPr="00D461D5">
          <w:rPr>
            <w:rFonts w:ascii="Times New Roman" w:eastAsia="Times New Roman" w:hAnsi="Times New Roman" w:cs="Times New Roman"/>
            <w:b/>
            <w:bCs/>
            <w:sz w:val="24"/>
            <w:szCs w:val="24"/>
          </w:rPr>
          <w:t>.</w:t>
        </w:r>
        <w:r w:rsidR="00D461D5">
          <w:rPr>
            <w:rFonts w:ascii="Times New Roman" w:eastAsia="Times New Roman" w:hAnsi="Times New Roman" w:cs="Times New Roman"/>
            <w:sz w:val="24"/>
            <w:szCs w:val="24"/>
          </w:rPr>
          <w:t xml:space="preserve"> The variance explained</w:t>
        </w:r>
      </w:ins>
      <w:r w:rsidRPr="00B4088E">
        <w:rPr>
          <w:rFonts w:ascii="Times New Roman" w:eastAsia="Times New Roman" w:hAnsi="Times New Roman" w:cs="Times New Roman"/>
          <w:sz w:val="24"/>
          <w:szCs w:val="24"/>
        </w:rPr>
        <w:t xml:space="preserve"> is calculated for each task factor over time, from 250 ms before to 1000 ms after the cue onset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p>
    <w:p w14:paraId="0F756D00" w14:textId="77777777" w:rsidR="004F16C1" w:rsidRDefault="004F16C1" w:rsidP="006667AF">
      <w:pPr>
        <w:spacing w:after="0" w:line="480" w:lineRule="auto"/>
        <w:rPr>
          <w:rFonts w:ascii="Times New Roman" w:eastAsia="Times New Roman" w:hAnsi="Times New Roman" w:cs="Times New Roman"/>
          <w:sz w:val="24"/>
          <w:szCs w:val="24"/>
        </w:rPr>
      </w:pPr>
    </w:p>
    <w:p w14:paraId="6F82BC8B" w14:textId="2EDE9249" w:rsidR="00FA7FD1" w:rsidRPr="00B4088E" w:rsidRDefault="00FA7FD1" w:rsidP="006667AF">
      <w:pPr>
        <w:spacing w:after="0" w:line="480" w:lineRule="auto"/>
        <w:rPr>
          <w:del w:id="1498" w:author="Rossella Falcone" w:date="2026-03-19T17:13:00Z" w16du:dateUtc="2026-03-19T21:13:00Z"/>
          <w:rFonts w:ascii="Times New Roman" w:eastAsia="Times New Roman" w:hAnsi="Times New Roman" w:cs="Times New Roman"/>
          <w:sz w:val="24"/>
          <w:szCs w:val="24"/>
        </w:rPr>
      </w:pPr>
      <w:commentRangeStart w:id="1499"/>
      <w:del w:id="1500" w:author="Rossella Falcone" w:date="2026-03-19T17:13:00Z" w16du:dateUtc="2026-03-19T21:13:00Z">
        <w:r>
          <w:rPr>
            <w:noProof/>
          </w:rPr>
          <w:drawing>
            <wp:inline distT="0" distB="0" distL="0" distR="0" wp14:anchorId="2E6A6D8C" wp14:editId="1016C72A">
              <wp:extent cx="6135624" cy="2560320"/>
              <wp:effectExtent l="0" t="0" r="0" b="0"/>
              <wp:docPr id="1503116272"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16272" name="Picture 3" descr="A close-up of a graph&#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35624" cy="2560320"/>
                      </a:xfrm>
                      <a:prstGeom prst="rect">
                        <a:avLst/>
                      </a:prstGeom>
                      <a:noFill/>
                      <a:ln>
                        <a:noFill/>
                      </a:ln>
                    </pic:spPr>
                  </pic:pic>
                </a:graphicData>
              </a:graphic>
            </wp:inline>
          </w:drawing>
        </w:r>
      </w:del>
    </w:p>
    <w:p w14:paraId="6E331039" w14:textId="435BFDFA" w:rsidR="00E91DB1" w:rsidRPr="00E91DB1" w:rsidRDefault="00E91DB1" w:rsidP="00E91DB1">
      <w:pPr>
        <w:spacing w:after="0" w:line="480" w:lineRule="auto"/>
        <w:jc w:val="center"/>
        <w:rPr>
          <w:ins w:id="1501" w:author="Rossella Falcone" w:date="2026-03-19T17:13:00Z" w16du:dateUtc="2026-03-19T21:13:00Z"/>
          <w:rFonts w:ascii="Times New Roman" w:eastAsia="Times New Roman" w:hAnsi="Times New Roman" w:cs="Times New Roman"/>
          <w:sz w:val="24"/>
          <w:szCs w:val="24"/>
        </w:rPr>
      </w:pPr>
      <w:ins w:id="1502" w:author="Rossella Falcone" w:date="2026-03-19T17:13:00Z" w16du:dateUtc="2026-03-19T21:13:00Z">
        <w:r w:rsidRPr="00E91DB1">
          <w:rPr>
            <w:rFonts w:ascii="Times New Roman" w:eastAsia="Times New Roman" w:hAnsi="Times New Roman" w:cs="Times New Roman"/>
            <w:noProof/>
            <w:sz w:val="24"/>
            <w:szCs w:val="24"/>
          </w:rPr>
          <w:drawing>
            <wp:inline distT="0" distB="0" distL="0" distR="0" wp14:anchorId="5079DD7E" wp14:editId="4C2610AB">
              <wp:extent cx="5401902" cy="3033953"/>
              <wp:effectExtent l="0" t="0" r="8890" b="0"/>
              <wp:docPr id="641603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6475" cy="3036521"/>
                      </a:xfrm>
                      <a:prstGeom prst="rect">
                        <a:avLst/>
                      </a:prstGeom>
                      <a:noFill/>
                      <a:ln>
                        <a:noFill/>
                      </a:ln>
                    </pic:spPr>
                  </pic:pic>
                </a:graphicData>
              </a:graphic>
            </wp:inline>
          </w:drawing>
        </w:r>
      </w:ins>
    </w:p>
    <w:p w14:paraId="573905E9" w14:textId="52461960" w:rsidR="004F16C1" w:rsidRPr="00B4088E" w:rsidRDefault="00B53A98" w:rsidP="004F16C1">
      <w:pPr>
        <w:spacing w:after="0" w:line="480" w:lineRule="auto"/>
        <w:rPr>
          <w:del w:id="1503" w:author="Rossella Falcone" w:date="2026-03-19T17:13:00Z" w16du:dateUtc="2026-03-19T21:13:00Z"/>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925D87">
        <w:rPr>
          <w:rFonts w:ascii="Times New Roman" w:eastAsia="Times New Roman" w:hAnsi="Times New Roman" w:cs="Times New Roman"/>
          <w:b/>
          <w:bCs/>
          <w:sz w:val="24"/>
          <w:szCs w:val="24"/>
        </w:rPr>
        <w:t>3</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del w:id="1504" w:author="Rossella Falcone" w:date="2026-03-19T17:13:00Z" w16du:dateUtc="2026-03-19T21:13:00Z">
        <w:r w:rsidR="004F16C1" w:rsidRPr="00B4088E">
          <w:rPr>
            <w:rFonts w:ascii="Times New Roman" w:eastAsia="Times New Roman" w:hAnsi="Times New Roman" w:cs="Times New Roman"/>
            <w:sz w:val="24"/>
            <w:szCs w:val="24"/>
          </w:rPr>
          <w:delText>Neural response is not related to the predicted choice or to the motor response. Raster displays with spike densities on top from four different neurons are shown for two conditions: when visual cue “h” indicates 4 drops/10 secs of delay (</w:delText>
        </w:r>
        <w:r w:rsidR="004F16C1" w:rsidRPr="00B4088E">
          <w:rPr>
            <w:rFonts w:ascii="Times New Roman" w:eastAsia="Times New Roman" w:hAnsi="Times New Roman" w:cs="Times New Roman"/>
            <w:b/>
            <w:bCs/>
            <w:sz w:val="24"/>
            <w:szCs w:val="24"/>
          </w:rPr>
          <w:delText>A and B</w:delText>
        </w:r>
        <w:r w:rsidR="004F16C1" w:rsidRPr="00B4088E">
          <w:rPr>
            <w:rFonts w:ascii="Times New Roman" w:eastAsia="Times New Roman" w:hAnsi="Times New Roman" w:cs="Times New Roman"/>
            <w:sz w:val="24"/>
            <w:szCs w:val="24"/>
          </w:rPr>
          <w:delText>), and when the visual cue “b” indicates 4 drops/1 sec of delay (</w:delText>
        </w:r>
        <w:r w:rsidR="004F16C1" w:rsidRPr="00B4088E">
          <w:rPr>
            <w:rFonts w:ascii="Times New Roman" w:eastAsia="Times New Roman" w:hAnsi="Times New Roman" w:cs="Times New Roman"/>
            <w:b/>
            <w:bCs/>
            <w:sz w:val="24"/>
            <w:szCs w:val="24"/>
          </w:rPr>
          <w:delText>C and D</w:delText>
        </w:r>
        <w:r w:rsidR="004F16C1" w:rsidRPr="00B4088E">
          <w:rPr>
            <w:rFonts w:ascii="Times New Roman" w:eastAsia="Times New Roman" w:hAnsi="Times New Roman" w:cs="Times New Roman"/>
            <w:sz w:val="24"/>
            <w:szCs w:val="24"/>
          </w:rPr>
          <w:delText xml:space="preserve">). These displays were presented toto monkey S and monkey T.  </w:delText>
        </w:r>
      </w:del>
      <w:commentRangeEnd w:id="1499"/>
      <w:r w:rsidR="00413509" w:rsidRPr="00B4088E">
        <w:rPr>
          <w:rStyle w:val="CommentReference"/>
          <w:rFonts w:ascii="Times New Roman" w:eastAsia="Times New Roman" w:hAnsi="Times New Roman" w:cs="Times New Roman"/>
          <w:sz w:val="24"/>
          <w:szCs w:val="24"/>
        </w:rPr>
        <w:commentReference w:id="1499"/>
      </w:r>
    </w:p>
    <w:p w14:paraId="41A4AD03" w14:textId="77777777" w:rsidR="004F16C1" w:rsidRPr="00B4088E" w:rsidRDefault="004F16C1" w:rsidP="004F16C1">
      <w:pPr>
        <w:spacing w:after="0" w:line="480" w:lineRule="auto"/>
        <w:rPr>
          <w:del w:id="1505" w:author="Rossella Falcone" w:date="2026-03-19T17:13:00Z" w16du:dateUtc="2026-03-19T21:13:00Z"/>
          <w:rFonts w:ascii="Times New Roman" w:eastAsia="Times New Roman" w:hAnsi="Times New Roman" w:cs="Times New Roman"/>
          <w:sz w:val="24"/>
          <w:szCs w:val="24"/>
        </w:rPr>
      </w:pPr>
      <w:del w:id="1506" w:author="Rossella Falcone" w:date="2026-03-19T17:13:00Z" w16du:dateUtc="2026-03-19T21:13:00Z">
        <w:r w:rsidRPr="00B4088E">
          <w:rPr>
            <w:rFonts w:ascii="Times New Roman" w:eastAsia="Times New Roman" w:hAnsi="Times New Roman" w:cs="Times New Roman"/>
            <w:sz w:val="24"/>
            <w:szCs w:val="24"/>
          </w:rPr>
          <w:delText xml:space="preserve">The activity is aligned to the cue onset (time 0). The gray rectangles show the 75–750 ms analysis interval. In panel A, trials are sorted based on choice: accept (black) or refuse (magenta). In panel B, trials are sorted based on whether the response is made after the first go-signal (cyan) or after the second go-signal (blue). </w:delText>
        </w:r>
      </w:del>
    </w:p>
    <w:p w14:paraId="0125AEB3" w14:textId="77777777" w:rsidR="00B53A98" w:rsidRPr="00B4088E" w:rsidRDefault="00B53A98" w:rsidP="004F16C1">
      <w:pPr>
        <w:spacing w:after="0" w:line="480" w:lineRule="auto"/>
        <w:rPr>
          <w:del w:id="1507" w:author="Rossella Falcone" w:date="2026-03-19T17:13:00Z" w16du:dateUtc="2026-03-19T21:13:00Z"/>
          <w:rFonts w:ascii="Times New Roman" w:eastAsia="Times New Roman" w:hAnsi="Times New Roman" w:cs="Times New Roman"/>
          <w:sz w:val="24"/>
          <w:szCs w:val="24"/>
        </w:rPr>
      </w:pPr>
    </w:p>
    <w:p w14:paraId="76B1E404" w14:textId="77777777" w:rsidR="00FA7FD1" w:rsidRDefault="00FA7FD1">
      <w:pPr>
        <w:spacing w:after="0" w:line="480" w:lineRule="auto"/>
        <w:rPr>
          <w:del w:id="1508" w:author="Rossella Falcone" w:date="2026-03-19T17:13:00Z" w16du:dateUtc="2026-03-19T21:13:00Z"/>
          <w:rFonts w:ascii="Times New Roman" w:eastAsia="Times New Roman" w:hAnsi="Times New Roman" w:cs="Times New Roman"/>
          <w:b/>
          <w:bCs/>
          <w:sz w:val="24"/>
          <w:szCs w:val="24"/>
        </w:rPr>
      </w:pPr>
      <w:del w:id="1509" w:author="Rossella Falcone" w:date="2026-03-19T17:13:00Z" w16du:dateUtc="2026-03-19T21:13:00Z">
        <w:r>
          <w:rPr>
            <w:noProof/>
          </w:rPr>
          <w:drawing>
            <wp:inline distT="0" distB="0" distL="0" distR="0" wp14:anchorId="010C650E" wp14:editId="39F6DD45">
              <wp:extent cx="6163056" cy="3465576"/>
              <wp:effectExtent l="0" t="0" r="0" b="1905"/>
              <wp:docPr id="494754677" name="Picture 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54677" name="Picture 2" descr="A collage of graph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63056" cy="3465576"/>
                      </a:xfrm>
                      <a:prstGeom prst="rect">
                        <a:avLst/>
                      </a:prstGeom>
                      <a:noFill/>
                      <a:ln>
                        <a:noFill/>
                      </a:ln>
                    </pic:spPr>
                  </pic:pic>
                </a:graphicData>
              </a:graphic>
            </wp:inline>
          </w:drawing>
        </w:r>
      </w:del>
    </w:p>
    <w:p w14:paraId="25792AC5" w14:textId="5DD18560" w:rsidR="00594516" w:rsidRDefault="00B53A98">
      <w:pPr>
        <w:spacing w:after="0" w:line="480" w:lineRule="auto"/>
        <w:rPr>
          <w:rFonts w:ascii="Times New Roman" w:eastAsia="Times New Roman" w:hAnsi="Times New Roman" w:cs="Times New Roman"/>
          <w:sz w:val="24"/>
          <w:szCs w:val="24"/>
        </w:rPr>
      </w:pPr>
      <w:del w:id="1510" w:author="Rossella Falcone" w:date="2026-03-19T17:13:00Z" w16du:dateUtc="2026-03-19T21:13:00Z">
        <w:r w:rsidRPr="00B4088E">
          <w:rPr>
            <w:rFonts w:ascii="Times New Roman" w:eastAsia="Times New Roman" w:hAnsi="Times New Roman" w:cs="Times New Roman"/>
            <w:b/>
            <w:bCs/>
            <w:sz w:val="24"/>
            <w:szCs w:val="24"/>
          </w:rPr>
          <w:delText xml:space="preserve">Figure </w:delText>
        </w:r>
        <w:r w:rsidR="007C71D7" w:rsidRPr="00B4088E">
          <w:rPr>
            <w:rFonts w:ascii="Times New Roman" w:eastAsia="Times New Roman" w:hAnsi="Times New Roman" w:cs="Times New Roman"/>
            <w:b/>
            <w:bCs/>
            <w:sz w:val="24"/>
            <w:szCs w:val="24"/>
          </w:rPr>
          <w:delText>S</w:delText>
        </w:r>
        <w:r w:rsidR="007C71D7">
          <w:rPr>
            <w:rFonts w:ascii="Times New Roman" w:eastAsia="Times New Roman" w:hAnsi="Times New Roman" w:cs="Times New Roman"/>
            <w:b/>
            <w:bCs/>
            <w:sz w:val="24"/>
            <w:szCs w:val="24"/>
          </w:rPr>
          <w:delText>4</w:delText>
        </w:r>
        <w:r w:rsidRPr="00B4088E">
          <w:rPr>
            <w:rFonts w:ascii="Times New Roman" w:eastAsia="Times New Roman" w:hAnsi="Times New Roman" w:cs="Times New Roman"/>
            <w:b/>
            <w:bCs/>
            <w:sz w:val="24"/>
            <w:szCs w:val="24"/>
          </w:rPr>
          <w:delText>.</w:delText>
        </w:r>
        <w:r w:rsidRPr="00B4088E">
          <w:rPr>
            <w:rFonts w:ascii="Times New Roman" w:eastAsia="Times New Roman" w:hAnsi="Times New Roman" w:cs="Times New Roman"/>
            <w:sz w:val="24"/>
            <w:szCs w:val="24"/>
          </w:rPr>
          <w:delText xml:space="preserve"> </w:delText>
        </w:r>
      </w:del>
      <w:r w:rsidRPr="00D461D5">
        <w:rPr>
          <w:rFonts w:ascii="Times New Roman" w:hAnsi="Times New Roman"/>
          <w:b/>
          <w:sz w:val="24"/>
          <w:rPrChange w:id="1511" w:author="Rossella Falcone" w:date="2026-03-19T17:13:00Z" w16du:dateUtc="2026-03-19T21:13:00Z">
            <w:rPr>
              <w:rFonts w:ascii="Times New Roman" w:hAnsi="Times New Roman"/>
              <w:sz w:val="24"/>
            </w:rPr>
          </w:rPrChange>
        </w:rPr>
        <w:t>Linear correlations between drops and delay neural encoding</w:t>
      </w:r>
      <w:del w:id="1512" w:author="Rossella Falcone" w:date="2026-03-19T17:13:00Z" w16du:dateUtc="2026-03-19T21:13:00Z">
        <w:r w:rsidRPr="00B4088E">
          <w:rPr>
            <w:rFonts w:ascii="Times New Roman" w:eastAsia="Times New Roman" w:hAnsi="Times New Roman" w:cs="Times New Roman"/>
            <w:sz w:val="24"/>
            <w:szCs w:val="24"/>
          </w:rPr>
          <w:delText xml:space="preserve">, </w:delText>
        </w:r>
      </w:del>
      <w:ins w:id="1513" w:author="Rossella Falcone" w:date="2026-03-19T17:13:00Z" w16du:dateUtc="2026-03-19T21:13:00Z">
        <w:r w:rsidR="00D461D5" w:rsidRPr="00D461D5">
          <w:rPr>
            <w:rFonts w:ascii="Times New Roman" w:eastAsia="Times New Roman" w:hAnsi="Times New Roman" w:cs="Times New Roman"/>
            <w:b/>
            <w:bCs/>
            <w:sz w:val="24"/>
            <w:szCs w:val="24"/>
          </w:rPr>
          <w:t xml:space="preserve"> dimensions.</w:t>
        </w:r>
        <w:r w:rsidR="00D461D5">
          <w:rPr>
            <w:rFonts w:ascii="Times New Roman" w:eastAsia="Times New Roman" w:hAnsi="Times New Roman" w:cs="Times New Roman"/>
            <w:sz w:val="24"/>
            <w:szCs w:val="24"/>
          </w:rPr>
          <w:t xml:space="preserve"> The population encoding dimensions for drops and delays were </w:t>
        </w:r>
      </w:ins>
      <w:r w:rsidRPr="00B4088E">
        <w:rPr>
          <w:rFonts w:ascii="Times New Roman" w:eastAsia="Times New Roman" w:hAnsi="Times New Roman" w:cs="Times New Roman"/>
          <w:sz w:val="24"/>
          <w:szCs w:val="24"/>
        </w:rPr>
        <w:t xml:space="preserve">calculated in 250 ms time bins, </w:t>
      </w:r>
      <w:del w:id="1514" w:author="Rossella Falcone" w:date="2026-03-19T17:13:00Z" w16du:dateUtc="2026-03-19T21:13:00Z">
        <w:r w:rsidRPr="00B4088E">
          <w:rPr>
            <w:rFonts w:ascii="Times New Roman" w:eastAsia="Times New Roman" w:hAnsi="Times New Roman" w:cs="Times New Roman"/>
            <w:sz w:val="24"/>
            <w:szCs w:val="24"/>
          </w:rPr>
          <w:delText xml:space="preserve">are shown </w:delText>
        </w:r>
      </w:del>
      <w:r w:rsidRPr="00B4088E">
        <w:rPr>
          <w:rFonts w:ascii="Times New Roman" w:eastAsia="Times New Roman" w:hAnsi="Times New Roman" w:cs="Times New Roman"/>
          <w:sz w:val="24"/>
          <w:szCs w:val="24"/>
        </w:rPr>
        <w:t xml:space="preserve">before and after </w:t>
      </w:r>
      <w:del w:id="1515" w:author="Rossella Falcone" w:date="2026-03-19T17:13:00Z" w16du:dateUtc="2026-03-19T21:13:00Z">
        <w:r w:rsidRPr="00B4088E">
          <w:rPr>
            <w:rFonts w:ascii="Times New Roman" w:eastAsia="Times New Roman" w:hAnsi="Times New Roman" w:cs="Times New Roman"/>
            <w:sz w:val="24"/>
            <w:szCs w:val="24"/>
          </w:rPr>
          <w:delText xml:space="preserve">offer </w:delText>
        </w:r>
      </w:del>
      <w:ins w:id="1516" w:author="Rossella Falcone" w:date="2026-03-19T17:13:00Z" w16du:dateUtc="2026-03-19T21:13:00Z">
        <w:r w:rsidR="004D7B83">
          <w:rPr>
            <w:rFonts w:ascii="Times New Roman" w:eastAsia="Times New Roman" w:hAnsi="Times New Roman" w:cs="Times New Roman"/>
            <w:sz w:val="24"/>
            <w:szCs w:val="24"/>
          </w:rPr>
          <w:t xml:space="preserve">the </w:t>
        </w:r>
        <w:r w:rsidR="00F3502F">
          <w:rPr>
            <w:rFonts w:ascii="Times New Roman" w:eastAsia="Times New Roman" w:hAnsi="Times New Roman" w:cs="Times New Roman"/>
            <w:sz w:val="24"/>
            <w:szCs w:val="24"/>
          </w:rPr>
          <w:t>visual cue</w:t>
        </w:r>
        <w:r w:rsidR="00F3502F" w:rsidRPr="00B4088E">
          <w:rPr>
            <w:rFonts w:ascii="Times New Roman" w:eastAsia="Times New Roman" w:hAnsi="Times New Roman" w:cs="Times New Roman"/>
            <w:sz w:val="24"/>
            <w:szCs w:val="24"/>
          </w:rPr>
          <w:t xml:space="preserve"> </w:t>
        </w:r>
      </w:ins>
      <w:r w:rsidRPr="00B4088E">
        <w:rPr>
          <w:rFonts w:ascii="Times New Roman" w:eastAsia="Times New Roman" w:hAnsi="Times New Roman" w:cs="Times New Roman"/>
          <w:sz w:val="24"/>
          <w:szCs w:val="24"/>
        </w:rPr>
        <w:t>onset (time 0) for Monkey S (A–D) and Monkey T (E–H).</w:t>
      </w:r>
    </w:p>
    <w:p w14:paraId="5B1F377E" w14:textId="77777777" w:rsidR="007C71D7" w:rsidRDefault="00FA7FD1" w:rsidP="00FA7FD1">
      <w:pPr>
        <w:spacing w:after="0" w:line="480" w:lineRule="auto"/>
        <w:jc w:val="center"/>
        <w:rPr>
          <w:del w:id="1517" w:author="Rossella Falcone" w:date="2026-03-19T17:13:00Z" w16du:dateUtc="2026-03-19T21:13:00Z"/>
          <w:rFonts w:ascii="Times New Roman" w:eastAsia="Times New Roman" w:hAnsi="Times New Roman" w:cs="Times New Roman"/>
          <w:sz w:val="24"/>
          <w:szCs w:val="24"/>
        </w:rPr>
      </w:pPr>
      <w:del w:id="1518" w:author="Rossella Falcone" w:date="2026-03-19T17:13:00Z" w16du:dateUtc="2026-03-19T21:13:00Z">
        <w:r>
          <w:rPr>
            <w:noProof/>
          </w:rPr>
          <w:drawing>
            <wp:inline distT="0" distB="0" distL="0" distR="0" wp14:anchorId="56C62BD2" wp14:editId="3CCE050E">
              <wp:extent cx="3649345" cy="3824605"/>
              <wp:effectExtent l="0" t="0" r="8255" b="4445"/>
              <wp:docPr id="14883301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30149" name="Picture 1" descr="A screenshot of a graph&#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49345" cy="3824605"/>
                      </a:xfrm>
                      <a:prstGeom prst="rect">
                        <a:avLst/>
                      </a:prstGeom>
                      <a:noFill/>
                      <a:ln>
                        <a:noFill/>
                      </a:ln>
                    </pic:spPr>
                  </pic:pic>
                </a:graphicData>
              </a:graphic>
            </wp:inline>
          </w:drawing>
        </w:r>
      </w:del>
    </w:p>
    <w:p w14:paraId="047B671E" w14:textId="16623B2D" w:rsidR="007C71D7" w:rsidRDefault="007C71D7" w:rsidP="00FA7FD1">
      <w:pPr>
        <w:spacing w:after="0" w:line="480" w:lineRule="auto"/>
        <w:jc w:val="center"/>
        <w:rPr>
          <w:ins w:id="1519" w:author="Rossella Falcone" w:date="2026-03-19T17:13:00Z" w16du:dateUtc="2026-03-19T21:13:00Z"/>
          <w:rFonts w:ascii="Times New Roman" w:eastAsia="Times New Roman" w:hAnsi="Times New Roman" w:cs="Times New Roman"/>
          <w:sz w:val="24"/>
          <w:szCs w:val="24"/>
        </w:rPr>
      </w:pPr>
    </w:p>
    <w:p w14:paraId="2A9F2F0D" w14:textId="0E237706" w:rsidR="00E91DB1" w:rsidRPr="00E91DB1" w:rsidRDefault="00E91DB1" w:rsidP="00E91DB1">
      <w:pPr>
        <w:spacing w:after="0" w:line="480" w:lineRule="auto"/>
        <w:jc w:val="center"/>
        <w:rPr>
          <w:ins w:id="1520" w:author="Rossella Falcone" w:date="2026-03-19T17:13:00Z" w16du:dateUtc="2026-03-19T21:13:00Z"/>
          <w:rFonts w:ascii="Times New Roman" w:eastAsia="Times New Roman" w:hAnsi="Times New Roman" w:cs="Times New Roman"/>
          <w:b/>
          <w:bCs/>
          <w:sz w:val="24"/>
          <w:szCs w:val="24"/>
        </w:rPr>
      </w:pPr>
      <w:ins w:id="1521" w:author="Rossella Falcone" w:date="2026-03-19T17:13:00Z" w16du:dateUtc="2026-03-19T21:13:00Z">
        <w:r w:rsidRPr="00E91DB1">
          <w:rPr>
            <w:rFonts w:ascii="Times New Roman" w:eastAsia="Times New Roman" w:hAnsi="Times New Roman" w:cs="Times New Roman"/>
            <w:b/>
            <w:bCs/>
            <w:noProof/>
            <w:sz w:val="24"/>
            <w:szCs w:val="24"/>
          </w:rPr>
          <w:lastRenderedPageBreak/>
          <w:drawing>
            <wp:inline distT="0" distB="0" distL="0" distR="0" wp14:anchorId="106FC32C" wp14:editId="522F30CB">
              <wp:extent cx="4498667" cy="4667367"/>
              <wp:effectExtent l="0" t="0" r="0" b="0"/>
              <wp:docPr id="1634363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498667" cy="4667367"/>
                      </a:xfrm>
                      <a:prstGeom prst="rect">
                        <a:avLst/>
                      </a:prstGeom>
                      <a:noFill/>
                      <a:ln>
                        <a:noFill/>
                      </a:ln>
                    </pic:spPr>
                  </pic:pic>
                </a:graphicData>
              </a:graphic>
            </wp:inline>
          </w:drawing>
        </w:r>
      </w:ins>
    </w:p>
    <w:p w14:paraId="7792561F" w14:textId="2633A65D" w:rsidR="00B01D7B" w:rsidRDefault="007C71D7">
      <w:pPr>
        <w:spacing w:after="0" w:line="480" w:lineRule="auto"/>
        <w:rPr>
          <w:ins w:id="1522" w:author="Siyu Wang" w:date="2026-03-22T21:22:00Z" w16du:dateUtc="2026-03-23T01:22:00Z"/>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del w:id="1523" w:author="Rossella Falcone" w:date="2026-03-19T17:13:00Z" w16du:dateUtc="2026-03-19T21:13:00Z">
        <w:r>
          <w:rPr>
            <w:rFonts w:ascii="Times New Roman" w:eastAsia="Times New Roman" w:hAnsi="Times New Roman" w:cs="Times New Roman"/>
            <w:b/>
            <w:bCs/>
            <w:sz w:val="24"/>
            <w:szCs w:val="24"/>
          </w:rPr>
          <w:delText>S5</w:delText>
        </w:r>
      </w:del>
      <w:ins w:id="1524" w:author="Rossella Falcone" w:date="2026-03-19T17:13:00Z" w16du:dateUtc="2026-03-19T21:13:00Z">
        <w:r>
          <w:rPr>
            <w:rFonts w:ascii="Times New Roman" w:eastAsia="Times New Roman" w:hAnsi="Times New Roman" w:cs="Times New Roman"/>
            <w:b/>
            <w:bCs/>
            <w:sz w:val="24"/>
            <w:szCs w:val="24"/>
          </w:rPr>
          <w:t>S</w:t>
        </w:r>
        <w:r w:rsidR="00925D87">
          <w:rPr>
            <w:rFonts w:ascii="Times New Roman" w:eastAsia="Times New Roman" w:hAnsi="Times New Roman" w:cs="Times New Roman"/>
            <w:b/>
            <w:bCs/>
            <w:sz w:val="24"/>
            <w:szCs w:val="24"/>
          </w:rPr>
          <w:t>4</w:t>
        </w:r>
      </w:ins>
      <w:r w:rsidRPr="00B4088E">
        <w:rPr>
          <w:rFonts w:ascii="Times New Roman" w:eastAsia="Times New Roman" w:hAnsi="Times New Roman" w:cs="Times New Roman"/>
          <w:b/>
          <w:bCs/>
          <w:sz w:val="24"/>
          <w:szCs w:val="24"/>
        </w:rPr>
        <w:t>. Raster plots and correlation between mean spike count and discounted value.</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Left panels:</w:t>
      </w:r>
      <w:r w:rsidRPr="00B4088E">
        <w:rPr>
          <w:rFonts w:ascii="Times New Roman" w:eastAsia="Times New Roman" w:hAnsi="Times New Roman" w:cs="Times New Roman"/>
          <w:sz w:val="24"/>
          <w:szCs w:val="24"/>
        </w:rPr>
        <w:t xml:space="preserve"> example neurons from Monkey </w:t>
      </w:r>
      <w:del w:id="1525" w:author="Rossella Falcone" w:date="2026-03-19T17:13:00Z" w16du:dateUtc="2026-03-19T21:13:00Z">
        <w:r w:rsidRPr="00B4088E">
          <w:rPr>
            <w:rFonts w:ascii="Times New Roman" w:eastAsia="Times New Roman" w:hAnsi="Times New Roman" w:cs="Times New Roman"/>
            <w:sz w:val="24"/>
            <w:szCs w:val="24"/>
          </w:rPr>
          <w:delText>T</w:delText>
        </w:r>
      </w:del>
      <w:ins w:id="1526" w:author="Rossella Falcone" w:date="2026-03-19T17:13:00Z" w16du:dateUtc="2026-03-19T21:13:00Z">
        <w:r w:rsidR="004D7B83">
          <w:rPr>
            <w:rFonts w:ascii="Times New Roman" w:eastAsia="Times New Roman" w:hAnsi="Times New Roman" w:cs="Times New Roman"/>
            <w:sz w:val="24"/>
            <w:szCs w:val="24"/>
          </w:rPr>
          <w:t>S</w:t>
        </w:r>
      </w:ins>
      <w:r w:rsidR="004D7B83"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w:t>
      </w:r>
      <w:del w:id="1527" w:author="Rossella Falcone" w:date="2026-03-19T17:13:00Z" w16du:dateUtc="2026-03-19T21:13:00Z">
        <w:r w:rsidRPr="00B4088E">
          <w:rPr>
            <w:rFonts w:ascii="Times New Roman" w:eastAsia="Times New Roman" w:hAnsi="Times New Roman" w:cs="Times New Roman"/>
            <w:sz w:val="24"/>
            <w:szCs w:val="24"/>
          </w:rPr>
          <w:delText>S</w:delText>
        </w:r>
      </w:del>
      <w:ins w:id="1528" w:author="Rossella Falcone" w:date="2026-03-19T17:13:00Z" w16du:dateUtc="2026-03-19T21:13:00Z">
        <w:r w:rsidR="004D7B83">
          <w:rPr>
            <w:rFonts w:ascii="Times New Roman" w:eastAsia="Times New Roman" w:hAnsi="Times New Roman" w:cs="Times New Roman"/>
            <w:sz w:val="24"/>
            <w:szCs w:val="24"/>
          </w:rPr>
          <w:t>T</w:t>
        </w:r>
      </w:ins>
      <w:r w:rsidR="004D7B83"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Spike density functions are shown above each raster. The neural activity is aligned to the cue onset and divided into nine offers, which are ordered from the highest to the lowest mean firing rate. The mean firing rate is calculated from 75 to 750 ms after the cue onset</w:t>
      </w:r>
      <w:r>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(shown by the </w:t>
      </w:r>
      <w:del w:id="1529" w:author="Rossella Falcone" w:date="2026-03-19T17:13:00Z" w16du:dateUtc="2026-03-19T21:13:00Z">
        <w:r w:rsidRPr="00B4088E">
          <w:rPr>
            <w:rFonts w:ascii="Times New Roman" w:eastAsia="Times New Roman" w:hAnsi="Times New Roman" w:cs="Times New Roman"/>
            <w:sz w:val="24"/>
            <w:szCs w:val="24"/>
          </w:rPr>
          <w:delText>gray</w:delText>
        </w:r>
      </w:del>
      <w:ins w:id="1530" w:author="Rossella Falcone" w:date="2026-03-19T17:13:00Z" w16du:dateUtc="2026-03-19T21:13:00Z">
        <w:r w:rsidRPr="00B4088E">
          <w:rPr>
            <w:rFonts w:ascii="Times New Roman" w:eastAsia="Times New Roman" w:hAnsi="Times New Roman" w:cs="Times New Roman"/>
            <w:sz w:val="24"/>
            <w:szCs w:val="24"/>
          </w:rPr>
          <w:t>gr</w:t>
        </w:r>
        <w:r w:rsidR="004D7B83">
          <w:rPr>
            <w:rFonts w:ascii="Times New Roman" w:eastAsia="Times New Roman" w:hAnsi="Times New Roman" w:cs="Times New Roman"/>
            <w:sz w:val="24"/>
            <w:szCs w:val="24"/>
          </w:rPr>
          <w:t>e</w:t>
        </w:r>
        <w:r w:rsidRPr="00B4088E">
          <w:rPr>
            <w:rFonts w:ascii="Times New Roman" w:eastAsia="Times New Roman" w:hAnsi="Times New Roman" w:cs="Times New Roman"/>
            <w:sz w:val="24"/>
            <w:szCs w:val="24"/>
          </w:rPr>
          <w:t>y</w:t>
        </w:r>
      </w:ins>
      <w:r w:rsidRPr="00B4088E">
        <w:rPr>
          <w:rFonts w:ascii="Times New Roman" w:eastAsia="Times New Roman" w:hAnsi="Times New Roman" w:cs="Times New Roman"/>
          <w:sz w:val="24"/>
          <w:szCs w:val="24"/>
        </w:rPr>
        <w:t xml:space="preserve"> rectangle). </w:t>
      </w:r>
      <w:r w:rsidRPr="00B4088E">
        <w:rPr>
          <w:rFonts w:ascii="Times New Roman" w:eastAsia="Times New Roman" w:hAnsi="Times New Roman" w:cs="Times New Roman"/>
          <w:b/>
          <w:bCs/>
          <w:sz w:val="24"/>
          <w:szCs w:val="24"/>
        </w:rPr>
        <w:t>Right panels:</w:t>
      </w:r>
      <w:r w:rsidRPr="00B4088E">
        <w:rPr>
          <w:rFonts w:ascii="Times New Roman" w:eastAsia="Times New Roman" w:hAnsi="Times New Roman" w:cs="Times New Roman"/>
          <w:sz w:val="24"/>
          <w:szCs w:val="24"/>
        </w:rPr>
        <w:t xml:space="preserve"> the linear correlation between the mean spike count for each offer and the behaviorally calculated discounted value, corresponding to the neurons shown in the left panels.</w:t>
      </w:r>
    </w:p>
    <w:p w14:paraId="2682069E" w14:textId="77777777" w:rsidR="00B01D7B" w:rsidRDefault="00B01D7B">
      <w:pPr>
        <w:spacing w:after="0" w:line="240" w:lineRule="auto"/>
        <w:rPr>
          <w:ins w:id="1531" w:author="Siyu Wang" w:date="2026-03-22T21:22:00Z" w16du:dateUtc="2026-03-23T01:22:00Z"/>
          <w:rFonts w:ascii="Times New Roman" w:eastAsia="Times New Roman" w:hAnsi="Times New Roman" w:cs="Times New Roman"/>
          <w:sz w:val="24"/>
          <w:szCs w:val="24"/>
        </w:rPr>
      </w:pPr>
      <w:ins w:id="1532" w:author="Siyu Wang" w:date="2026-03-22T21:22:00Z" w16du:dateUtc="2026-03-23T01:22:00Z">
        <w:r>
          <w:rPr>
            <w:rFonts w:ascii="Times New Roman" w:eastAsia="Times New Roman" w:hAnsi="Times New Roman" w:cs="Times New Roman"/>
            <w:sz w:val="24"/>
            <w:szCs w:val="24"/>
          </w:rPr>
          <w:br w:type="page"/>
        </w:r>
      </w:ins>
    </w:p>
    <w:p w14:paraId="0A608BD8" w14:textId="77777777" w:rsidR="00B01D7B" w:rsidRPr="00BF2996" w:rsidRDefault="00B01D7B" w:rsidP="00B01D7B">
      <w:pPr>
        <w:spacing w:after="0" w:line="480" w:lineRule="auto"/>
        <w:jc w:val="center"/>
        <w:rPr>
          <w:ins w:id="1533" w:author="Siyu Wang" w:date="2026-03-22T21:22:00Z" w16du:dateUtc="2026-03-23T01:22:00Z"/>
          <w:rFonts w:ascii="Times New Roman" w:eastAsia="Times New Roman" w:hAnsi="Times New Roman" w:cs="Times New Roman"/>
          <w:b/>
          <w:bCs/>
          <w:sz w:val="24"/>
          <w:szCs w:val="24"/>
        </w:rPr>
      </w:pPr>
      <w:commentRangeStart w:id="1534"/>
      <w:ins w:id="1535" w:author="Siyu Wang" w:date="2026-03-22T21:22:00Z" w16du:dateUtc="2026-03-23T01:22:00Z">
        <w:r w:rsidRPr="00BF2996">
          <w:rPr>
            <w:rFonts w:ascii="Times New Roman" w:eastAsia="Times New Roman" w:hAnsi="Times New Roman" w:cs="Times New Roman"/>
            <w:b/>
            <w:bCs/>
            <w:noProof/>
            <w:sz w:val="24"/>
            <w:szCs w:val="24"/>
          </w:rPr>
          <w:lastRenderedPageBreak/>
          <w:drawing>
            <wp:inline distT="0" distB="0" distL="0" distR="0" wp14:anchorId="4CAAA3C6" wp14:editId="4959CF5A">
              <wp:extent cx="5943600" cy="2956560"/>
              <wp:effectExtent l="0" t="0" r="0" b="0"/>
              <wp:docPr id="308764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ins>
      <w:commentRangeEnd w:id="1534"/>
      <w:r w:rsidR="00724AE2" w:rsidRPr="00BF2996">
        <w:rPr>
          <w:rStyle w:val="CommentReference"/>
          <w:rFonts w:ascii="Times New Roman" w:eastAsia="Times New Roman" w:hAnsi="Times New Roman" w:cs="Times New Roman"/>
          <w:b/>
          <w:bCs/>
          <w:sz w:val="24"/>
          <w:szCs w:val="24"/>
        </w:rPr>
        <w:commentReference w:id="1534"/>
      </w:r>
    </w:p>
    <w:p w14:paraId="29225C17" w14:textId="3DB1CC53" w:rsidR="007C71D7" w:rsidRDefault="00B01D7B">
      <w:pPr>
        <w:spacing w:after="0" w:line="480" w:lineRule="auto"/>
        <w:rPr>
          <w:del w:id="1536" w:author="Rossella Falcone" w:date="2026-03-19T17:13:00Z" w16du:dateUtc="2026-03-19T21:13:00Z"/>
          <w:rFonts w:ascii="Times New Roman" w:eastAsia="Times New Roman" w:hAnsi="Times New Roman" w:cs="Times New Roman"/>
          <w:sz w:val="24"/>
          <w:szCs w:val="24"/>
        </w:rPr>
      </w:pPr>
      <w:ins w:id="1537" w:author="Siyu Wang" w:date="2026-03-22T21:22:00Z" w16du:dateUtc="2026-03-23T01:22:00Z">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S5</w:t>
        </w:r>
        <w:r w:rsidRPr="00B4088E">
          <w:rPr>
            <w:rFonts w:ascii="Times New Roman" w:eastAsia="Times New Roman" w:hAnsi="Times New Roman" w:cs="Times New Roman"/>
            <w:b/>
            <w:bCs/>
            <w:sz w:val="24"/>
            <w:szCs w:val="24"/>
          </w:rPr>
          <w:t xml:space="preserve">. Geometry of neural coding. </w:t>
        </w:r>
        <w:r w:rsidRPr="00B4088E">
          <w:rPr>
            <w:rFonts w:ascii="Times New Roman" w:eastAsia="Times New Roman" w:hAnsi="Times New Roman" w:cs="Times New Roman"/>
            <w:sz w:val="24"/>
            <w:szCs w:val="24"/>
          </w:rPr>
          <w:t xml:space="preserve">Population trajectories for each offer in Monkey S (A, C) and Monkey T (B, D). The trajectories are plotted in the 3D spaces derived from </w:t>
        </w:r>
        <w:r>
          <w:rPr>
            <w:rFonts w:ascii="Times New Roman" w:eastAsia="Times New Roman" w:hAnsi="Times New Roman" w:cs="Times New Roman"/>
            <w:sz w:val="24"/>
            <w:szCs w:val="24"/>
          </w:rPr>
          <w:t xml:space="preserve">a </w:t>
        </w:r>
        <w:r w:rsidRPr="00B4088E">
          <w:rPr>
            <w:rFonts w:ascii="Times New Roman" w:eastAsia="Times New Roman" w:hAnsi="Times New Roman" w:cs="Times New Roman"/>
            <w:sz w:val="24"/>
            <w:szCs w:val="24"/>
          </w:rPr>
          <w:t>principal component analysis</w:t>
        </w:r>
        <w:r>
          <w:rPr>
            <w:rFonts w:ascii="Times New Roman" w:eastAsia="Times New Roman" w:hAnsi="Times New Roman" w:cs="Times New Roman"/>
            <w:sz w:val="24"/>
            <w:szCs w:val="24"/>
          </w:rPr>
          <w:t xml:space="preserve"> performed over a period of</w:t>
        </w:r>
        <w:r w:rsidRPr="00B4088E">
          <w:rPr>
            <w:rFonts w:ascii="Times New Roman" w:eastAsia="Times New Roman" w:hAnsi="Times New Roman" w:cs="Times New Roman"/>
            <w:sz w:val="24"/>
            <w:szCs w:val="24"/>
          </w:rPr>
          <w:t xml:space="preserve"> 500 ms before and after the first go</w:t>
        </w:r>
        <w:r>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signal onset.</w:t>
        </w:r>
      </w:ins>
    </w:p>
    <w:p w14:paraId="773CB41A" w14:textId="77777777" w:rsidR="00B9511A" w:rsidRDefault="00B9511A">
      <w:pPr>
        <w:spacing w:after="0" w:line="480" w:lineRule="auto"/>
        <w:rPr>
          <w:del w:id="1538" w:author="Rossella Falcone" w:date="2026-03-19T17:13:00Z" w16du:dateUtc="2026-03-19T21:13:00Z"/>
          <w:rFonts w:ascii="Times New Roman" w:eastAsia="Times New Roman" w:hAnsi="Times New Roman" w:cs="Times New Roman"/>
          <w:sz w:val="24"/>
          <w:szCs w:val="24"/>
        </w:rPr>
      </w:pPr>
    </w:p>
    <w:p w14:paraId="4EFDD8A4" w14:textId="77777777" w:rsidR="00B9511A" w:rsidRDefault="00B9511A">
      <w:pPr>
        <w:spacing w:after="0" w:line="480" w:lineRule="auto"/>
        <w:rPr>
          <w:del w:id="1539" w:author="Rossella Falcone" w:date="2026-03-19T17:13:00Z" w16du:dateUtc="2026-03-19T21:13:00Z"/>
          <w:rFonts w:ascii="Times New Roman" w:eastAsia="Times New Roman" w:hAnsi="Times New Roman" w:cs="Times New Roman"/>
          <w:sz w:val="24"/>
          <w:szCs w:val="24"/>
        </w:rPr>
      </w:pPr>
    </w:p>
    <w:p w14:paraId="25111062" w14:textId="33A3CFDC" w:rsidR="00B9511A" w:rsidRPr="0076688B" w:rsidRDefault="00B9511A">
      <w:pPr>
        <w:spacing w:after="0" w:line="480" w:lineRule="auto"/>
        <w:rPr>
          <w:rFonts w:ascii="Times New Roman" w:eastAsia="Times New Roman" w:hAnsi="Times New Roman" w:cs="Times New Roman"/>
          <w:sz w:val="24"/>
          <w:szCs w:val="24"/>
        </w:rPr>
      </w:pPr>
    </w:p>
    <w:sectPr w:rsidR="00B9511A" w:rsidRPr="0076688B" w:rsidSect="00F24C17">
      <w:headerReference w:type="default" r:id="rId46"/>
      <w:footerReference w:type="default" r:id="rId47"/>
      <w:pgSz w:w="12240" w:h="15840"/>
      <w:pgMar w:top="1440" w:right="1440" w:bottom="1440" w:left="1440" w:header="0" w:footer="0" w:gutter="0"/>
      <w:lnNumType w:countBy="1" w:restart="continuous"/>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4" w:author="Mark Eldridge" w:date="2026-03-23T20:02:00Z" w:initials="ME">
    <w:p w14:paraId="36381DE6" w14:textId="77777777" w:rsidR="004032F5" w:rsidRDefault="004032F5" w:rsidP="004032F5">
      <w:r>
        <w:rPr>
          <w:rStyle w:val="CommentReference"/>
        </w:rPr>
        <w:annotationRef/>
      </w:r>
      <w:r>
        <w:rPr>
          <w:sz w:val="20"/>
          <w:szCs w:val="20"/>
        </w:rPr>
        <w:t>Based on this sentence alone, it is not clear that these are different strategies. i.e. how do 'additional delay' and 'additive value' differ?</w:t>
      </w:r>
    </w:p>
  </w:comment>
  <w:comment w:id="152" w:author="Siyu Wang" w:date="2026-03-17T01:16:00Z" w:initials="SW">
    <w:p w14:paraId="7B40AFA0" w14:textId="77777777" w:rsidR="007550E6" w:rsidRDefault="007550E6" w:rsidP="007550E6">
      <w:r>
        <w:rPr>
          <w:rStyle w:val="CommentReference"/>
        </w:rPr>
        <w:annotationRef/>
      </w:r>
      <w:r>
        <w:rPr>
          <w:sz w:val="20"/>
          <w:szCs w:val="20"/>
        </w:rPr>
        <w:t>Are there literature on how one's temporal discounting preferences change based on environmental factors?</w:t>
      </w:r>
    </w:p>
  </w:comment>
  <w:comment w:id="222" w:author="Rossella Falcone" w:date="2026-03-02T10:04:00Z" w:initials="RF">
    <w:p w14:paraId="6B86B63A" w14:textId="77777777" w:rsidR="009E3A4C" w:rsidRDefault="009E3A4C" w:rsidP="006B3FBE">
      <w:pPr>
        <w:pStyle w:val="CommentText"/>
        <w:rPr>
          <w:lang w:eastAsia="zh-CN"/>
        </w:rPr>
      </w:pPr>
      <w:r>
        <w:rPr>
          <w:rStyle w:val="CommentReference"/>
        </w:rPr>
        <w:annotationRef/>
      </w:r>
      <w:r>
        <w:t xml:space="preserve">SEE if this is better. It takes what you suggested in the abstract, before. </w:t>
      </w:r>
    </w:p>
  </w:comment>
  <w:comment w:id="455" w:author="Siyu Wang" w:date="2026-03-19T23:38:00Z" w:initials="SW">
    <w:p w14:paraId="72728DD8" w14:textId="77777777" w:rsidR="009B174B" w:rsidRDefault="009B174B" w:rsidP="009B174B">
      <w:r>
        <w:rPr>
          <w:rStyle w:val="CommentReference"/>
        </w:rPr>
        <w:annotationRef/>
      </w:r>
      <w:r>
        <w:rPr>
          <w:sz w:val="20"/>
          <w:szCs w:val="20"/>
        </w:rPr>
        <w:t xml:space="preserve">I see you rephrased some of the sentences I wrote, I reversed some of them back to what I wrote originally, as some of the rephrasing changed the meaning a little bit, and was less accurate. So I reversed them back to what I wrote. </w:t>
      </w:r>
    </w:p>
  </w:comment>
  <w:comment w:id="497" w:author="Siyu Wang" w:date="2026-03-19T23:23:00Z" w:initials="SW">
    <w:p w14:paraId="0CBC9476" w14:textId="77777777" w:rsidR="009505A0" w:rsidRDefault="009505A0" w:rsidP="009505A0">
      <w:r>
        <w:rPr>
          <w:rStyle w:val="CommentReference"/>
        </w:rPr>
        <w:annotationRef/>
      </w:r>
      <w:r>
        <w:rPr>
          <w:sz w:val="20"/>
          <w:szCs w:val="20"/>
        </w:rPr>
        <w:t>sorry, I reversed part of it back to what I wrote originally. I think the original version was clearer.</w:t>
      </w:r>
    </w:p>
  </w:comment>
  <w:comment w:id="572" w:author="Mark Eldridge" w:date="2026-03-23T20:31:00Z" w:initials="ME">
    <w:p w14:paraId="225ABA39" w14:textId="77777777" w:rsidR="007C3CDB" w:rsidRDefault="007C3CDB" w:rsidP="007C3CDB">
      <w:r>
        <w:rPr>
          <w:rStyle w:val="CommentReference"/>
        </w:rPr>
        <w:annotationRef/>
      </w:r>
      <w:r>
        <w:rPr>
          <w:sz w:val="20"/>
          <w:szCs w:val="20"/>
        </w:rPr>
        <w:t>how could they be modulated by these factors before cue presentation?</w:t>
      </w:r>
    </w:p>
  </w:comment>
  <w:comment w:id="575" w:author="Siyu Wang" w:date="2026-03-06T19:47:00Z" w:initials="SW">
    <w:p w14:paraId="0B3A42F9" w14:textId="77777777" w:rsidR="005579F1" w:rsidRDefault="005579F1" w:rsidP="005579F1">
      <w:r>
        <w:rPr>
          <w:rStyle w:val="CommentReference"/>
        </w:rPr>
        <w:annotationRef/>
      </w:r>
      <w:r>
        <w:rPr>
          <w:sz w:val="20"/>
          <w:szCs w:val="20"/>
        </w:rPr>
        <w:t>I think this is not worth mentioning, it is just chance in my view and not a real finding</w:t>
      </w:r>
    </w:p>
  </w:comment>
  <w:comment w:id="571" w:author="Rossella Falcone" w:date="2026-03-03T11:03:00Z" w:initials="RF">
    <w:p w14:paraId="3398A740" w14:textId="77777777" w:rsidR="00013D75" w:rsidRDefault="00013D75" w:rsidP="00013D75">
      <w:pPr>
        <w:pStyle w:val="CommentText"/>
      </w:pPr>
      <w:r>
        <w:rPr>
          <w:rStyle w:val="CommentReference"/>
        </w:rPr>
        <w:annotationRef/>
      </w:r>
      <w:r>
        <w:t>Shortened</w:t>
      </w:r>
    </w:p>
  </w:comment>
  <w:comment w:id="619" w:author="Siyu Wang" w:date="2026-03-20T00:00:00Z" w:initials="SW">
    <w:p w14:paraId="647F0CA2" w14:textId="77777777" w:rsidR="00A750A9" w:rsidRDefault="00A750A9" w:rsidP="00A750A9">
      <w:r>
        <w:rPr>
          <w:rStyle w:val="CommentReference"/>
        </w:rPr>
        <w:annotationRef/>
      </w:r>
      <w:r>
        <w:rPr>
          <w:sz w:val="20"/>
          <w:szCs w:val="20"/>
        </w:rPr>
        <w:t>this should go here. Then introduce the differences between monkeys</w:t>
      </w:r>
    </w:p>
  </w:comment>
  <w:comment w:id="723" w:author="Siyu Wang" w:date="2026-03-13T17:20:00Z" w:initials="SW">
    <w:p w14:paraId="2C29469A" w14:textId="77777777" w:rsidR="00483BA3" w:rsidRDefault="00483BA3" w:rsidP="00483BA3">
      <w:r>
        <w:rPr>
          <w:rStyle w:val="CommentReference"/>
        </w:rPr>
        <w:annotationRef/>
      </w:r>
      <w:r>
        <w:rPr>
          <w:sz w:val="20"/>
          <w:szCs w:val="20"/>
        </w:rPr>
        <w:t>throughout the paper, the two monkeys should appear in the same order (for all figures, and for text)</w:t>
      </w:r>
    </w:p>
  </w:comment>
  <w:comment w:id="756" w:author="Siyu Wang" w:date="2026-03-13T17:26:00Z" w:initials="SW">
    <w:p w14:paraId="4703B0B8" w14:textId="77777777" w:rsidR="008B1D8A" w:rsidRDefault="008B1D8A" w:rsidP="008B1D8A">
      <w:r>
        <w:rPr>
          <w:rStyle w:val="CommentReference"/>
        </w:rPr>
        <w:annotationRef/>
      </w:r>
      <w:r>
        <w:rPr>
          <w:sz w:val="20"/>
          <w:szCs w:val="20"/>
        </w:rPr>
        <w:t>Consider only present the result around the go-cue, which is where the two monkeys differ in their behaviors</w:t>
      </w:r>
    </w:p>
  </w:comment>
  <w:comment w:id="882" w:author="Siyu Wang" w:date="2026-03-17T02:57:00Z" w:initials="SW">
    <w:p w14:paraId="65878B01" w14:textId="77777777" w:rsidR="00DC4617" w:rsidRDefault="00DC4617" w:rsidP="00DC4617">
      <w:pPr>
        <w:rPr>
          <w:sz w:val="20"/>
          <w:szCs w:val="20"/>
        </w:rPr>
      </w:pPr>
      <w:r>
        <w:rPr>
          <w:rStyle w:val="CommentReference"/>
        </w:rPr>
        <w:annotationRef/>
      </w:r>
    </w:p>
    <w:p w14:paraId="1BEC960F" w14:textId="77777777" w:rsidR="00DC4617" w:rsidRDefault="00DC4617" w:rsidP="00DC4617"/>
    <w:p w14:paraId="5E45781E" w14:textId="77777777" w:rsidR="00DC4617" w:rsidRDefault="00DC4617" w:rsidP="00DC4617">
      <w:r>
        <w:rPr>
          <w:sz w:val="20"/>
          <w:szCs w:val="20"/>
        </w:rPr>
        <w:t>I deleted this: This is consistent with findings of Shadmehr and colleagues (8), which show that the brain treats movements duration as a cost, such that longer delays reduce the subjective value of rewards and affect motor planning.</w:t>
      </w:r>
    </w:p>
    <w:p w14:paraId="283BC8C8" w14:textId="77777777" w:rsidR="00DC4617" w:rsidRDefault="00DC4617" w:rsidP="00DC4617"/>
  </w:comment>
  <w:comment w:id="1304" w:author="Rossella Falcone" w:date="2026-03-04T14:57:00Z" w:initials="RF">
    <w:p w14:paraId="0EFB2BAB" w14:textId="77777777" w:rsidR="00413509" w:rsidRDefault="00413509" w:rsidP="00413509">
      <w:pPr>
        <w:pStyle w:val="CommentText"/>
      </w:pPr>
      <w:r>
        <w:rPr>
          <w:rStyle w:val="CommentReference"/>
        </w:rPr>
        <w:annotationRef/>
      </w:r>
      <w:r>
        <w:t xml:space="preserve">I revise at the end. </w:t>
      </w:r>
    </w:p>
  </w:comment>
  <w:comment w:id="1431" w:author="Rossella Falcone" w:date="2026-03-19T11:14:00Z" w:initials="RF">
    <w:p w14:paraId="77D3C91A" w14:textId="77777777" w:rsidR="00FE1744" w:rsidRDefault="00FE1744" w:rsidP="00FE1744">
      <w:pPr>
        <w:pStyle w:val="CommentText"/>
      </w:pPr>
      <w:r>
        <w:rPr>
          <w:rStyle w:val="CommentReference"/>
        </w:rPr>
        <w:annotationRef/>
      </w:r>
      <w:r>
        <w:t xml:space="preserve">Is this correct? </w:t>
      </w:r>
    </w:p>
  </w:comment>
  <w:comment w:id="1443" w:author="Rossella Falcone" w:date="2026-03-19T11:14:00Z" w:initials="RF">
    <w:p w14:paraId="0FF187C2" w14:textId="77777777" w:rsidR="00FE1744" w:rsidRDefault="00FE1744" w:rsidP="00FE1744">
      <w:pPr>
        <w:pStyle w:val="CommentText"/>
      </w:pPr>
      <w:r>
        <w:rPr>
          <w:rStyle w:val="CommentReference"/>
        </w:rPr>
        <w:annotationRef/>
      </w:r>
      <w:r>
        <w:t>Is this correct, Siyu?</w:t>
      </w:r>
    </w:p>
  </w:comment>
  <w:comment w:id="1470" w:author="Siyu Wang" w:date="2026-03-22T21:31:00Z" w:initials="SW">
    <w:p w14:paraId="6FC99EAF" w14:textId="77777777" w:rsidR="005336F9" w:rsidRDefault="005336F9" w:rsidP="005336F9">
      <w:r>
        <w:rPr>
          <w:rStyle w:val="CommentReference"/>
        </w:rPr>
        <w:annotationRef/>
      </w:r>
      <w:r>
        <w:rPr>
          <w:sz w:val="20"/>
          <w:szCs w:val="20"/>
        </w:rPr>
        <w:t>Relabel this as Figure 7 (in the figure image)</w:t>
      </w:r>
    </w:p>
  </w:comment>
  <w:comment w:id="1499" w:author="Rossella Falcone" w:date="2026-03-04T14:59:00Z" w:initials="RF">
    <w:p w14:paraId="6039D4ED" w14:textId="77777777" w:rsidR="00413509" w:rsidRDefault="00413509" w:rsidP="00413509">
      <w:pPr>
        <w:pStyle w:val="CommentText"/>
      </w:pPr>
      <w:r>
        <w:rPr>
          <w:rStyle w:val="CommentReference"/>
        </w:rPr>
        <w:annotationRef/>
      </w:r>
      <w:r>
        <w:t>Decide if you want to keep or remove it</w:t>
      </w:r>
    </w:p>
  </w:comment>
  <w:comment w:id="1534" w:author="Siyu Wang" w:date="2026-03-22T21:31:00Z" w:initials="SW">
    <w:p w14:paraId="69D68262" w14:textId="77777777" w:rsidR="00724AE2" w:rsidRDefault="00724AE2" w:rsidP="00724AE2">
      <w:r>
        <w:rPr>
          <w:rStyle w:val="CommentReference"/>
        </w:rPr>
        <w:annotationRef/>
      </w:r>
      <w:r>
        <w:rPr>
          <w:sz w:val="20"/>
          <w:szCs w:val="20"/>
        </w:rPr>
        <w:t>remove Fig. 7 from the figure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381DE6" w15:done="0"/>
  <w15:commentEx w15:paraId="7B40AFA0" w15:done="0"/>
  <w15:commentEx w15:paraId="6B86B63A" w15:done="0"/>
  <w15:commentEx w15:paraId="72728DD8" w15:done="0"/>
  <w15:commentEx w15:paraId="0CBC9476" w15:done="0"/>
  <w15:commentEx w15:paraId="225ABA39" w15:done="0"/>
  <w15:commentEx w15:paraId="0B3A42F9" w15:done="0"/>
  <w15:commentEx w15:paraId="3398A740" w15:done="0"/>
  <w15:commentEx w15:paraId="647F0CA2" w15:done="0"/>
  <w15:commentEx w15:paraId="2C29469A" w15:done="0"/>
  <w15:commentEx w15:paraId="4703B0B8" w15:done="0"/>
  <w15:commentEx w15:paraId="283BC8C8" w15:done="0"/>
  <w15:commentEx w15:paraId="0EFB2BAB" w15:done="0"/>
  <w15:commentEx w15:paraId="77D3C91A" w15:done="0"/>
  <w15:commentEx w15:paraId="0FF187C2" w15:done="0"/>
  <w15:commentEx w15:paraId="6FC99EAF" w15:done="0"/>
  <w15:commentEx w15:paraId="6039D4ED" w15:done="0"/>
  <w15:commentEx w15:paraId="69D682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A2271" w16cex:dateUtc="2026-03-23T20:02:00Z"/>
  <w16cex:commentExtensible w16cex:durableId="48548B27" w16cex:dateUtc="2026-03-17T05:16:00Z"/>
  <w16cex:commentExtensible w16cex:durableId="4E198ECF" w16cex:dateUtc="2026-03-02T15:04:00Z"/>
  <w16cex:commentExtensible w16cex:durableId="7689F1EB" w16cex:dateUtc="2026-03-20T03:38:00Z"/>
  <w16cex:commentExtensible w16cex:durableId="233869DF" w16cex:dateUtc="2026-03-20T03:23:00Z"/>
  <w16cex:commentExtensible w16cex:durableId="50899103" w16cex:dateUtc="2026-03-23T20:31:00Z"/>
  <w16cex:commentExtensible w16cex:durableId="394ED5F8" w16cex:dateUtc="2026-03-07T00:47:00Z"/>
  <w16cex:commentExtensible w16cex:durableId="35AC2E75" w16cex:dateUtc="2026-03-03T16:03:00Z"/>
  <w16cex:commentExtensible w16cex:durableId="6F1643A1" w16cex:dateUtc="2026-03-20T04:00:00Z"/>
  <w16cex:commentExtensible w16cex:durableId="075044E8" w16cex:dateUtc="2026-03-13T21:20:00Z"/>
  <w16cex:commentExtensible w16cex:durableId="1BC24930" w16cex:dateUtc="2026-03-13T21:26:00Z"/>
  <w16cex:commentExtensible w16cex:durableId="41271B08" w16cex:dateUtc="2026-03-17T06:57:00Z"/>
  <w16cex:commentExtensible w16cex:durableId="0E7971E9" w16cex:dateUtc="2026-03-04T19:57:00Z"/>
  <w16cex:commentExtensible w16cex:durableId="035D9282" w16cex:dateUtc="2026-03-19T15:14:00Z"/>
  <w16cex:commentExtensible w16cex:durableId="0004C172" w16cex:dateUtc="2026-03-19T15:14:00Z"/>
  <w16cex:commentExtensible w16cex:durableId="2C9C736C" w16cex:dateUtc="2026-03-23T01:31:00Z"/>
  <w16cex:commentExtensible w16cex:durableId="7B96FB29" w16cex:dateUtc="2026-03-04T19:59:00Z"/>
  <w16cex:commentExtensible w16cex:durableId="4D625A66" w16cex:dateUtc="2026-03-23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381DE6" w16cid:durableId="28DA2271"/>
  <w16cid:commentId w16cid:paraId="7B40AFA0" w16cid:durableId="48548B27"/>
  <w16cid:commentId w16cid:paraId="6B86B63A" w16cid:durableId="4E198ECF"/>
  <w16cid:commentId w16cid:paraId="72728DD8" w16cid:durableId="7689F1EB"/>
  <w16cid:commentId w16cid:paraId="0CBC9476" w16cid:durableId="233869DF"/>
  <w16cid:commentId w16cid:paraId="225ABA39" w16cid:durableId="50899103"/>
  <w16cid:commentId w16cid:paraId="0B3A42F9" w16cid:durableId="394ED5F8"/>
  <w16cid:commentId w16cid:paraId="3398A740" w16cid:durableId="35AC2E75"/>
  <w16cid:commentId w16cid:paraId="647F0CA2" w16cid:durableId="6F1643A1"/>
  <w16cid:commentId w16cid:paraId="2C29469A" w16cid:durableId="075044E8"/>
  <w16cid:commentId w16cid:paraId="4703B0B8" w16cid:durableId="1BC24930"/>
  <w16cid:commentId w16cid:paraId="283BC8C8" w16cid:durableId="41271B08"/>
  <w16cid:commentId w16cid:paraId="0EFB2BAB" w16cid:durableId="0E7971E9"/>
  <w16cid:commentId w16cid:paraId="77D3C91A" w16cid:durableId="035D9282"/>
  <w16cid:commentId w16cid:paraId="0FF187C2" w16cid:durableId="0004C172"/>
  <w16cid:commentId w16cid:paraId="6FC99EAF" w16cid:durableId="2C9C736C"/>
  <w16cid:commentId w16cid:paraId="6039D4ED" w16cid:durableId="7B96FB29"/>
  <w16cid:commentId w16cid:paraId="69D68262" w16cid:durableId="4D625A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19D2D" w14:textId="77777777" w:rsidR="00B33863" w:rsidRDefault="00B33863" w:rsidP="00631433">
      <w:pPr>
        <w:spacing w:after="0" w:line="240" w:lineRule="auto"/>
      </w:pPr>
      <w:r>
        <w:separator/>
      </w:r>
    </w:p>
  </w:endnote>
  <w:endnote w:type="continuationSeparator" w:id="0">
    <w:p w14:paraId="34147D02" w14:textId="77777777" w:rsidR="00B33863" w:rsidRDefault="00B33863" w:rsidP="00631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48FB" w14:textId="77777777" w:rsidR="00A8022B" w:rsidRDefault="00A80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79FE" w14:textId="77777777" w:rsidR="00B33863" w:rsidRDefault="00B33863" w:rsidP="00631433">
      <w:pPr>
        <w:spacing w:after="0" w:line="240" w:lineRule="auto"/>
      </w:pPr>
      <w:r>
        <w:separator/>
      </w:r>
    </w:p>
  </w:footnote>
  <w:footnote w:type="continuationSeparator" w:id="0">
    <w:p w14:paraId="59A19A11" w14:textId="77777777" w:rsidR="00B33863" w:rsidRDefault="00B33863" w:rsidP="00631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1557" w14:textId="77777777" w:rsidR="00A8022B" w:rsidRDefault="00A80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833"/>
    <w:multiLevelType w:val="hybridMultilevel"/>
    <w:tmpl w:val="EA463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87727B"/>
    <w:multiLevelType w:val="hybridMultilevel"/>
    <w:tmpl w:val="24A8B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0069"/>
    <w:multiLevelType w:val="hybridMultilevel"/>
    <w:tmpl w:val="B0DA0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3B2138"/>
    <w:multiLevelType w:val="hybridMultilevel"/>
    <w:tmpl w:val="28DA8D3C"/>
    <w:lvl w:ilvl="0" w:tplc="A2C4C196">
      <w:start w:val="1"/>
      <w:numFmt w:val="decimal"/>
      <w:lvlText w:val="%1."/>
      <w:lvlJc w:val="left"/>
      <w:pPr>
        <w:ind w:left="720" w:hanging="360"/>
      </w:pPr>
      <w:rPr>
        <w:rFonts w:hint="default"/>
        <w:i w:val="0"/>
        <w:iCs/>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655773"/>
    <w:multiLevelType w:val="hybridMultilevel"/>
    <w:tmpl w:val="26B6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2507977">
    <w:abstractNumId w:val="0"/>
  </w:num>
  <w:num w:numId="2" w16cid:durableId="952444668">
    <w:abstractNumId w:val="2"/>
  </w:num>
  <w:num w:numId="3" w16cid:durableId="496921410">
    <w:abstractNumId w:val="1"/>
  </w:num>
  <w:num w:numId="4" w16cid:durableId="1144930588">
    <w:abstractNumId w:val="4"/>
  </w:num>
  <w:num w:numId="5" w16cid:durableId="63950475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Mark Eldridge">
    <w15:presenceInfo w15:providerId="AD" w15:userId="S::nme99@newcastle.ac.uk::f770dde6-2e9a-4be7-86ca-b869791f79c9"/>
  </w15:person>
  <w15:person w15:author="Siyu Wang">
    <w15:presenceInfo w15:providerId="None" w15:userId="Siyu 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trackRevision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CA"/>
    <w:rsid w:val="000010C9"/>
    <w:rsid w:val="000028CB"/>
    <w:rsid w:val="00003BE0"/>
    <w:rsid w:val="00004B43"/>
    <w:rsid w:val="00004B5A"/>
    <w:rsid w:val="000078B3"/>
    <w:rsid w:val="000105B1"/>
    <w:rsid w:val="000126CD"/>
    <w:rsid w:val="00013D75"/>
    <w:rsid w:val="00015D68"/>
    <w:rsid w:val="00016F01"/>
    <w:rsid w:val="0001769D"/>
    <w:rsid w:val="00017AE1"/>
    <w:rsid w:val="00017CC0"/>
    <w:rsid w:val="00020387"/>
    <w:rsid w:val="00022C81"/>
    <w:rsid w:val="00025CE3"/>
    <w:rsid w:val="00025CE6"/>
    <w:rsid w:val="00026009"/>
    <w:rsid w:val="00026862"/>
    <w:rsid w:val="00026BF8"/>
    <w:rsid w:val="00027039"/>
    <w:rsid w:val="000277B7"/>
    <w:rsid w:val="00030609"/>
    <w:rsid w:val="000335E2"/>
    <w:rsid w:val="0003467A"/>
    <w:rsid w:val="00034D1D"/>
    <w:rsid w:val="00034FF0"/>
    <w:rsid w:val="00037908"/>
    <w:rsid w:val="00042F1F"/>
    <w:rsid w:val="00043FBC"/>
    <w:rsid w:val="0004408B"/>
    <w:rsid w:val="00045B6E"/>
    <w:rsid w:val="000465CC"/>
    <w:rsid w:val="00050322"/>
    <w:rsid w:val="00052B5D"/>
    <w:rsid w:val="000533A7"/>
    <w:rsid w:val="00056D00"/>
    <w:rsid w:val="00062D31"/>
    <w:rsid w:val="00064349"/>
    <w:rsid w:val="000659FC"/>
    <w:rsid w:val="00065FB3"/>
    <w:rsid w:val="000671A1"/>
    <w:rsid w:val="0006728E"/>
    <w:rsid w:val="00067E97"/>
    <w:rsid w:val="000715D5"/>
    <w:rsid w:val="000731E4"/>
    <w:rsid w:val="000733B8"/>
    <w:rsid w:val="00073A58"/>
    <w:rsid w:val="0007430A"/>
    <w:rsid w:val="0008118C"/>
    <w:rsid w:val="0008175E"/>
    <w:rsid w:val="00086114"/>
    <w:rsid w:val="0008664D"/>
    <w:rsid w:val="00087ADD"/>
    <w:rsid w:val="00091F5B"/>
    <w:rsid w:val="00092942"/>
    <w:rsid w:val="00092F42"/>
    <w:rsid w:val="000948A0"/>
    <w:rsid w:val="0009641C"/>
    <w:rsid w:val="0009654C"/>
    <w:rsid w:val="000A05D3"/>
    <w:rsid w:val="000A2703"/>
    <w:rsid w:val="000A30DB"/>
    <w:rsid w:val="000A3602"/>
    <w:rsid w:val="000A4EEA"/>
    <w:rsid w:val="000A5CC2"/>
    <w:rsid w:val="000A7C2E"/>
    <w:rsid w:val="000B198E"/>
    <w:rsid w:val="000B5EAE"/>
    <w:rsid w:val="000C16F6"/>
    <w:rsid w:val="000C2667"/>
    <w:rsid w:val="000C4CDA"/>
    <w:rsid w:val="000C70CC"/>
    <w:rsid w:val="000C75B3"/>
    <w:rsid w:val="000C75FE"/>
    <w:rsid w:val="000D2C88"/>
    <w:rsid w:val="000D59D6"/>
    <w:rsid w:val="000D5E79"/>
    <w:rsid w:val="000D7576"/>
    <w:rsid w:val="000D75E4"/>
    <w:rsid w:val="000E05F2"/>
    <w:rsid w:val="000E2DD8"/>
    <w:rsid w:val="000E2EE5"/>
    <w:rsid w:val="000E3C74"/>
    <w:rsid w:val="000E6561"/>
    <w:rsid w:val="000F01D8"/>
    <w:rsid w:val="000F19BE"/>
    <w:rsid w:val="000F230D"/>
    <w:rsid w:val="000F2D88"/>
    <w:rsid w:val="000F2E68"/>
    <w:rsid w:val="000F353A"/>
    <w:rsid w:val="000F51F7"/>
    <w:rsid w:val="000F7B7B"/>
    <w:rsid w:val="000F7EDD"/>
    <w:rsid w:val="00100AC9"/>
    <w:rsid w:val="00106694"/>
    <w:rsid w:val="00110087"/>
    <w:rsid w:val="00112739"/>
    <w:rsid w:val="001139EC"/>
    <w:rsid w:val="001141CE"/>
    <w:rsid w:val="00115105"/>
    <w:rsid w:val="00115366"/>
    <w:rsid w:val="001158BA"/>
    <w:rsid w:val="00117FF4"/>
    <w:rsid w:val="00120470"/>
    <w:rsid w:val="00123570"/>
    <w:rsid w:val="00126575"/>
    <w:rsid w:val="001278FC"/>
    <w:rsid w:val="00134412"/>
    <w:rsid w:val="0013484E"/>
    <w:rsid w:val="00135A30"/>
    <w:rsid w:val="00135F38"/>
    <w:rsid w:val="00135F7E"/>
    <w:rsid w:val="001366FF"/>
    <w:rsid w:val="00143989"/>
    <w:rsid w:val="00143E96"/>
    <w:rsid w:val="0014667D"/>
    <w:rsid w:val="00147CA6"/>
    <w:rsid w:val="001503D5"/>
    <w:rsid w:val="0015069A"/>
    <w:rsid w:val="0015070E"/>
    <w:rsid w:val="0015537E"/>
    <w:rsid w:val="00155B9B"/>
    <w:rsid w:val="0016214D"/>
    <w:rsid w:val="0016345F"/>
    <w:rsid w:val="00163999"/>
    <w:rsid w:val="00166E35"/>
    <w:rsid w:val="00170E97"/>
    <w:rsid w:val="00171462"/>
    <w:rsid w:val="0017163E"/>
    <w:rsid w:val="00173008"/>
    <w:rsid w:val="00175015"/>
    <w:rsid w:val="001826A5"/>
    <w:rsid w:val="00183FAB"/>
    <w:rsid w:val="00185121"/>
    <w:rsid w:val="001876A4"/>
    <w:rsid w:val="00190E68"/>
    <w:rsid w:val="0019133F"/>
    <w:rsid w:val="001918C8"/>
    <w:rsid w:val="0019213C"/>
    <w:rsid w:val="00193E13"/>
    <w:rsid w:val="001A11C0"/>
    <w:rsid w:val="001A19DA"/>
    <w:rsid w:val="001A1E5B"/>
    <w:rsid w:val="001A1F07"/>
    <w:rsid w:val="001A35FF"/>
    <w:rsid w:val="001A3ECA"/>
    <w:rsid w:val="001A4F9D"/>
    <w:rsid w:val="001B103E"/>
    <w:rsid w:val="001B177B"/>
    <w:rsid w:val="001B3A2A"/>
    <w:rsid w:val="001B4142"/>
    <w:rsid w:val="001B4D2D"/>
    <w:rsid w:val="001B6574"/>
    <w:rsid w:val="001B7E3F"/>
    <w:rsid w:val="001C0C86"/>
    <w:rsid w:val="001C0F56"/>
    <w:rsid w:val="001C16D4"/>
    <w:rsid w:val="001C436F"/>
    <w:rsid w:val="001C5B64"/>
    <w:rsid w:val="001C76EB"/>
    <w:rsid w:val="001D077A"/>
    <w:rsid w:val="001D0CAA"/>
    <w:rsid w:val="001D1086"/>
    <w:rsid w:val="001D3E59"/>
    <w:rsid w:val="001D3F72"/>
    <w:rsid w:val="001D4C3F"/>
    <w:rsid w:val="001D555D"/>
    <w:rsid w:val="001D5F5C"/>
    <w:rsid w:val="001D6F73"/>
    <w:rsid w:val="001D7F08"/>
    <w:rsid w:val="001E123D"/>
    <w:rsid w:val="001E25DE"/>
    <w:rsid w:val="001E4B5F"/>
    <w:rsid w:val="001E5C2A"/>
    <w:rsid w:val="001E6270"/>
    <w:rsid w:val="001E6EBE"/>
    <w:rsid w:val="001E73FA"/>
    <w:rsid w:val="001F1695"/>
    <w:rsid w:val="001F345E"/>
    <w:rsid w:val="001F39E5"/>
    <w:rsid w:val="001F5639"/>
    <w:rsid w:val="001F5F6C"/>
    <w:rsid w:val="001F67A4"/>
    <w:rsid w:val="001F744F"/>
    <w:rsid w:val="001F7587"/>
    <w:rsid w:val="00201782"/>
    <w:rsid w:val="00203C5D"/>
    <w:rsid w:val="00211422"/>
    <w:rsid w:val="00211C45"/>
    <w:rsid w:val="00212A85"/>
    <w:rsid w:val="002142E9"/>
    <w:rsid w:val="00214783"/>
    <w:rsid w:val="00216E44"/>
    <w:rsid w:val="002172CE"/>
    <w:rsid w:val="002210C5"/>
    <w:rsid w:val="002225AC"/>
    <w:rsid w:val="002257D9"/>
    <w:rsid w:val="0023019D"/>
    <w:rsid w:val="002306D4"/>
    <w:rsid w:val="00231519"/>
    <w:rsid w:val="00231FB2"/>
    <w:rsid w:val="00232F6B"/>
    <w:rsid w:val="00233607"/>
    <w:rsid w:val="00234B7C"/>
    <w:rsid w:val="00235877"/>
    <w:rsid w:val="00240887"/>
    <w:rsid w:val="00241F18"/>
    <w:rsid w:val="002434A0"/>
    <w:rsid w:val="00246468"/>
    <w:rsid w:val="00246662"/>
    <w:rsid w:val="00247425"/>
    <w:rsid w:val="00250DE8"/>
    <w:rsid w:val="00251990"/>
    <w:rsid w:val="00252479"/>
    <w:rsid w:val="00255113"/>
    <w:rsid w:val="0025655C"/>
    <w:rsid w:val="00256838"/>
    <w:rsid w:val="00256CD7"/>
    <w:rsid w:val="0026108D"/>
    <w:rsid w:val="0026168B"/>
    <w:rsid w:val="0026174E"/>
    <w:rsid w:val="00261C80"/>
    <w:rsid w:val="0026310E"/>
    <w:rsid w:val="00263A1D"/>
    <w:rsid w:val="0026487F"/>
    <w:rsid w:val="00264AD1"/>
    <w:rsid w:val="00265755"/>
    <w:rsid w:val="00265EE4"/>
    <w:rsid w:val="0026616A"/>
    <w:rsid w:val="00270704"/>
    <w:rsid w:val="002719A6"/>
    <w:rsid w:val="002749C6"/>
    <w:rsid w:val="00274A95"/>
    <w:rsid w:val="00277A11"/>
    <w:rsid w:val="00281433"/>
    <w:rsid w:val="00282848"/>
    <w:rsid w:val="0028380C"/>
    <w:rsid w:val="00284630"/>
    <w:rsid w:val="00284D7F"/>
    <w:rsid w:val="0029048B"/>
    <w:rsid w:val="00292390"/>
    <w:rsid w:val="00294441"/>
    <w:rsid w:val="00295292"/>
    <w:rsid w:val="0029792E"/>
    <w:rsid w:val="002A061B"/>
    <w:rsid w:val="002A0C93"/>
    <w:rsid w:val="002A4AD4"/>
    <w:rsid w:val="002A5285"/>
    <w:rsid w:val="002A6541"/>
    <w:rsid w:val="002B0076"/>
    <w:rsid w:val="002B1312"/>
    <w:rsid w:val="002B19C5"/>
    <w:rsid w:val="002B3ECB"/>
    <w:rsid w:val="002C0BCD"/>
    <w:rsid w:val="002C142F"/>
    <w:rsid w:val="002C1DCA"/>
    <w:rsid w:val="002C23A4"/>
    <w:rsid w:val="002C7033"/>
    <w:rsid w:val="002C77CF"/>
    <w:rsid w:val="002C7C54"/>
    <w:rsid w:val="002D2A56"/>
    <w:rsid w:val="002D5BD8"/>
    <w:rsid w:val="002E096E"/>
    <w:rsid w:val="002E298B"/>
    <w:rsid w:val="002E2D88"/>
    <w:rsid w:val="002E3690"/>
    <w:rsid w:val="002E4163"/>
    <w:rsid w:val="002E446A"/>
    <w:rsid w:val="002E446B"/>
    <w:rsid w:val="002E523C"/>
    <w:rsid w:val="002E537B"/>
    <w:rsid w:val="002E5699"/>
    <w:rsid w:val="002E6076"/>
    <w:rsid w:val="002E697E"/>
    <w:rsid w:val="002F5208"/>
    <w:rsid w:val="002F5BC8"/>
    <w:rsid w:val="00300745"/>
    <w:rsid w:val="00304626"/>
    <w:rsid w:val="00305593"/>
    <w:rsid w:val="00305B3C"/>
    <w:rsid w:val="00307DE0"/>
    <w:rsid w:val="0031246E"/>
    <w:rsid w:val="0032267A"/>
    <w:rsid w:val="00322CEA"/>
    <w:rsid w:val="00323A7E"/>
    <w:rsid w:val="00323FBD"/>
    <w:rsid w:val="00324E0F"/>
    <w:rsid w:val="00324F39"/>
    <w:rsid w:val="00325ED8"/>
    <w:rsid w:val="00326CC8"/>
    <w:rsid w:val="00327EAF"/>
    <w:rsid w:val="00330612"/>
    <w:rsid w:val="003310F3"/>
    <w:rsid w:val="00331175"/>
    <w:rsid w:val="00332E9D"/>
    <w:rsid w:val="00333C22"/>
    <w:rsid w:val="00334832"/>
    <w:rsid w:val="00334C8F"/>
    <w:rsid w:val="00334D80"/>
    <w:rsid w:val="00335BA6"/>
    <w:rsid w:val="00337698"/>
    <w:rsid w:val="0034019F"/>
    <w:rsid w:val="003408DD"/>
    <w:rsid w:val="00341C2D"/>
    <w:rsid w:val="00342898"/>
    <w:rsid w:val="00345F4B"/>
    <w:rsid w:val="0034636B"/>
    <w:rsid w:val="003465AF"/>
    <w:rsid w:val="00347627"/>
    <w:rsid w:val="00351326"/>
    <w:rsid w:val="0035258B"/>
    <w:rsid w:val="00354502"/>
    <w:rsid w:val="00354610"/>
    <w:rsid w:val="0035623A"/>
    <w:rsid w:val="0035655B"/>
    <w:rsid w:val="003568F3"/>
    <w:rsid w:val="00361375"/>
    <w:rsid w:val="00370A1A"/>
    <w:rsid w:val="00370C5E"/>
    <w:rsid w:val="003720B0"/>
    <w:rsid w:val="00373406"/>
    <w:rsid w:val="003745BD"/>
    <w:rsid w:val="0037490B"/>
    <w:rsid w:val="00376136"/>
    <w:rsid w:val="003820EB"/>
    <w:rsid w:val="00382777"/>
    <w:rsid w:val="003829C4"/>
    <w:rsid w:val="0038382E"/>
    <w:rsid w:val="00386C3D"/>
    <w:rsid w:val="00387810"/>
    <w:rsid w:val="003909D9"/>
    <w:rsid w:val="00393289"/>
    <w:rsid w:val="00397299"/>
    <w:rsid w:val="00397B9A"/>
    <w:rsid w:val="003A378E"/>
    <w:rsid w:val="003A6A4C"/>
    <w:rsid w:val="003A6BE3"/>
    <w:rsid w:val="003A75D2"/>
    <w:rsid w:val="003A7948"/>
    <w:rsid w:val="003B3909"/>
    <w:rsid w:val="003B3D23"/>
    <w:rsid w:val="003B47DF"/>
    <w:rsid w:val="003B4BC9"/>
    <w:rsid w:val="003B52F9"/>
    <w:rsid w:val="003B55A9"/>
    <w:rsid w:val="003B6D7C"/>
    <w:rsid w:val="003B7876"/>
    <w:rsid w:val="003C0915"/>
    <w:rsid w:val="003C2903"/>
    <w:rsid w:val="003C4DF7"/>
    <w:rsid w:val="003C550C"/>
    <w:rsid w:val="003C5633"/>
    <w:rsid w:val="003C5EC1"/>
    <w:rsid w:val="003C7364"/>
    <w:rsid w:val="003C7C75"/>
    <w:rsid w:val="003C7E87"/>
    <w:rsid w:val="003C7E97"/>
    <w:rsid w:val="003D0CC3"/>
    <w:rsid w:val="003D3AB0"/>
    <w:rsid w:val="003D3CD9"/>
    <w:rsid w:val="003D7F89"/>
    <w:rsid w:val="003E0BE8"/>
    <w:rsid w:val="003E2CB8"/>
    <w:rsid w:val="003E3926"/>
    <w:rsid w:val="003E53C8"/>
    <w:rsid w:val="003F01E3"/>
    <w:rsid w:val="003F2562"/>
    <w:rsid w:val="003F2DBE"/>
    <w:rsid w:val="003F3C3D"/>
    <w:rsid w:val="003F4817"/>
    <w:rsid w:val="003F6268"/>
    <w:rsid w:val="003F7B16"/>
    <w:rsid w:val="00401787"/>
    <w:rsid w:val="004017DE"/>
    <w:rsid w:val="004032F5"/>
    <w:rsid w:val="00405938"/>
    <w:rsid w:val="00406D74"/>
    <w:rsid w:val="0041156A"/>
    <w:rsid w:val="004116AD"/>
    <w:rsid w:val="00411AFE"/>
    <w:rsid w:val="0041297B"/>
    <w:rsid w:val="00413509"/>
    <w:rsid w:val="00413BB5"/>
    <w:rsid w:val="004147AD"/>
    <w:rsid w:val="00414E46"/>
    <w:rsid w:val="00415C71"/>
    <w:rsid w:val="004173E3"/>
    <w:rsid w:val="00417CD5"/>
    <w:rsid w:val="00420F07"/>
    <w:rsid w:val="00422502"/>
    <w:rsid w:val="00422A33"/>
    <w:rsid w:val="00423634"/>
    <w:rsid w:val="00423944"/>
    <w:rsid w:val="00423BE3"/>
    <w:rsid w:val="00423D70"/>
    <w:rsid w:val="00424A8D"/>
    <w:rsid w:val="00425216"/>
    <w:rsid w:val="004255AA"/>
    <w:rsid w:val="004267D0"/>
    <w:rsid w:val="004274EA"/>
    <w:rsid w:val="00430B55"/>
    <w:rsid w:val="00431C78"/>
    <w:rsid w:val="0043549A"/>
    <w:rsid w:val="004417D4"/>
    <w:rsid w:val="00444249"/>
    <w:rsid w:val="0044476C"/>
    <w:rsid w:val="004449AF"/>
    <w:rsid w:val="0044568E"/>
    <w:rsid w:val="004501CB"/>
    <w:rsid w:val="00451279"/>
    <w:rsid w:val="00452C0F"/>
    <w:rsid w:val="00456E95"/>
    <w:rsid w:val="004578D9"/>
    <w:rsid w:val="004608E6"/>
    <w:rsid w:val="00461267"/>
    <w:rsid w:val="0046201F"/>
    <w:rsid w:val="0046210B"/>
    <w:rsid w:val="004645E5"/>
    <w:rsid w:val="00466223"/>
    <w:rsid w:val="00467765"/>
    <w:rsid w:val="00471A6D"/>
    <w:rsid w:val="004745A4"/>
    <w:rsid w:val="00474B16"/>
    <w:rsid w:val="00483BA3"/>
    <w:rsid w:val="00483BFA"/>
    <w:rsid w:val="00483E49"/>
    <w:rsid w:val="00484D8C"/>
    <w:rsid w:val="00485999"/>
    <w:rsid w:val="004860BB"/>
    <w:rsid w:val="00494EC7"/>
    <w:rsid w:val="00495DB8"/>
    <w:rsid w:val="0049796A"/>
    <w:rsid w:val="004A0007"/>
    <w:rsid w:val="004A08B2"/>
    <w:rsid w:val="004A2237"/>
    <w:rsid w:val="004A2401"/>
    <w:rsid w:val="004A2B5B"/>
    <w:rsid w:val="004A4040"/>
    <w:rsid w:val="004A40C3"/>
    <w:rsid w:val="004A493F"/>
    <w:rsid w:val="004A49C5"/>
    <w:rsid w:val="004A56B5"/>
    <w:rsid w:val="004B06FB"/>
    <w:rsid w:val="004B22FD"/>
    <w:rsid w:val="004B2DEC"/>
    <w:rsid w:val="004B3574"/>
    <w:rsid w:val="004B3638"/>
    <w:rsid w:val="004B3C8C"/>
    <w:rsid w:val="004B3F73"/>
    <w:rsid w:val="004B4C14"/>
    <w:rsid w:val="004B500F"/>
    <w:rsid w:val="004B5F23"/>
    <w:rsid w:val="004B6D2B"/>
    <w:rsid w:val="004B72E3"/>
    <w:rsid w:val="004C000D"/>
    <w:rsid w:val="004C0492"/>
    <w:rsid w:val="004C110E"/>
    <w:rsid w:val="004C2EF2"/>
    <w:rsid w:val="004C3B65"/>
    <w:rsid w:val="004C4207"/>
    <w:rsid w:val="004C5ECA"/>
    <w:rsid w:val="004D3E8A"/>
    <w:rsid w:val="004D3F3D"/>
    <w:rsid w:val="004D7601"/>
    <w:rsid w:val="004D771E"/>
    <w:rsid w:val="004D7B83"/>
    <w:rsid w:val="004E1548"/>
    <w:rsid w:val="004E32C9"/>
    <w:rsid w:val="004E49C7"/>
    <w:rsid w:val="004E6C84"/>
    <w:rsid w:val="004F136E"/>
    <w:rsid w:val="004F13BF"/>
    <w:rsid w:val="004F1448"/>
    <w:rsid w:val="004F16C1"/>
    <w:rsid w:val="004F16EF"/>
    <w:rsid w:val="004F40CC"/>
    <w:rsid w:val="004F5D52"/>
    <w:rsid w:val="00503925"/>
    <w:rsid w:val="005055C6"/>
    <w:rsid w:val="00505944"/>
    <w:rsid w:val="00505CA2"/>
    <w:rsid w:val="00510543"/>
    <w:rsid w:val="00515373"/>
    <w:rsid w:val="00515414"/>
    <w:rsid w:val="00516B85"/>
    <w:rsid w:val="00523084"/>
    <w:rsid w:val="00524C82"/>
    <w:rsid w:val="005270CD"/>
    <w:rsid w:val="005307BB"/>
    <w:rsid w:val="005308AD"/>
    <w:rsid w:val="00531A7F"/>
    <w:rsid w:val="005336F9"/>
    <w:rsid w:val="00535A07"/>
    <w:rsid w:val="00536086"/>
    <w:rsid w:val="005406DD"/>
    <w:rsid w:val="00541554"/>
    <w:rsid w:val="00543290"/>
    <w:rsid w:val="005445D5"/>
    <w:rsid w:val="005452A2"/>
    <w:rsid w:val="00545A16"/>
    <w:rsid w:val="0054682C"/>
    <w:rsid w:val="005515E1"/>
    <w:rsid w:val="00552B0C"/>
    <w:rsid w:val="0055314A"/>
    <w:rsid w:val="00554EE7"/>
    <w:rsid w:val="00555F3B"/>
    <w:rsid w:val="00556199"/>
    <w:rsid w:val="00556822"/>
    <w:rsid w:val="005572AF"/>
    <w:rsid w:val="005579F1"/>
    <w:rsid w:val="00557C31"/>
    <w:rsid w:val="005603C0"/>
    <w:rsid w:val="00561A53"/>
    <w:rsid w:val="00562775"/>
    <w:rsid w:val="00563C89"/>
    <w:rsid w:val="00566017"/>
    <w:rsid w:val="00570155"/>
    <w:rsid w:val="00570F48"/>
    <w:rsid w:val="00574023"/>
    <w:rsid w:val="0057426F"/>
    <w:rsid w:val="005766B7"/>
    <w:rsid w:val="00576C00"/>
    <w:rsid w:val="005774BA"/>
    <w:rsid w:val="00580719"/>
    <w:rsid w:val="0058085A"/>
    <w:rsid w:val="00584F5F"/>
    <w:rsid w:val="00586288"/>
    <w:rsid w:val="00586541"/>
    <w:rsid w:val="00586D25"/>
    <w:rsid w:val="0058771E"/>
    <w:rsid w:val="00593630"/>
    <w:rsid w:val="005937E2"/>
    <w:rsid w:val="00594471"/>
    <w:rsid w:val="00594516"/>
    <w:rsid w:val="005A1144"/>
    <w:rsid w:val="005A1B9F"/>
    <w:rsid w:val="005A3809"/>
    <w:rsid w:val="005A3AE6"/>
    <w:rsid w:val="005A3DFF"/>
    <w:rsid w:val="005A4196"/>
    <w:rsid w:val="005A5CBE"/>
    <w:rsid w:val="005A6ADA"/>
    <w:rsid w:val="005B4925"/>
    <w:rsid w:val="005B67F4"/>
    <w:rsid w:val="005B6D66"/>
    <w:rsid w:val="005B7BE5"/>
    <w:rsid w:val="005C1A09"/>
    <w:rsid w:val="005C24C7"/>
    <w:rsid w:val="005C42E9"/>
    <w:rsid w:val="005C4876"/>
    <w:rsid w:val="005C55BA"/>
    <w:rsid w:val="005C58D6"/>
    <w:rsid w:val="005C58FA"/>
    <w:rsid w:val="005D0426"/>
    <w:rsid w:val="005D09DF"/>
    <w:rsid w:val="005D27FF"/>
    <w:rsid w:val="005D540E"/>
    <w:rsid w:val="005D7698"/>
    <w:rsid w:val="005E0C13"/>
    <w:rsid w:val="005E0E83"/>
    <w:rsid w:val="005E0EF3"/>
    <w:rsid w:val="005E1097"/>
    <w:rsid w:val="005E11DD"/>
    <w:rsid w:val="005E375C"/>
    <w:rsid w:val="005F3547"/>
    <w:rsid w:val="005F3687"/>
    <w:rsid w:val="005F75F8"/>
    <w:rsid w:val="006002E3"/>
    <w:rsid w:val="00601EF8"/>
    <w:rsid w:val="006027C9"/>
    <w:rsid w:val="00603A13"/>
    <w:rsid w:val="00606A9C"/>
    <w:rsid w:val="00606C7E"/>
    <w:rsid w:val="00607855"/>
    <w:rsid w:val="00610F61"/>
    <w:rsid w:val="0061129E"/>
    <w:rsid w:val="00612330"/>
    <w:rsid w:val="00613B58"/>
    <w:rsid w:val="00614CCC"/>
    <w:rsid w:val="00614FBA"/>
    <w:rsid w:val="006176F3"/>
    <w:rsid w:val="00621402"/>
    <w:rsid w:val="006218A5"/>
    <w:rsid w:val="00622AA3"/>
    <w:rsid w:val="006240B6"/>
    <w:rsid w:val="006304A9"/>
    <w:rsid w:val="006310D9"/>
    <w:rsid w:val="00631433"/>
    <w:rsid w:val="00631AB6"/>
    <w:rsid w:val="00636830"/>
    <w:rsid w:val="006369CA"/>
    <w:rsid w:val="00636DF5"/>
    <w:rsid w:val="00640EBD"/>
    <w:rsid w:val="00641409"/>
    <w:rsid w:val="006416A7"/>
    <w:rsid w:val="00641EF8"/>
    <w:rsid w:val="006472C2"/>
    <w:rsid w:val="00650100"/>
    <w:rsid w:val="006506CE"/>
    <w:rsid w:val="00653889"/>
    <w:rsid w:val="00656A12"/>
    <w:rsid w:val="00657226"/>
    <w:rsid w:val="0066297E"/>
    <w:rsid w:val="006667AF"/>
    <w:rsid w:val="00670CCB"/>
    <w:rsid w:val="006711F1"/>
    <w:rsid w:val="006728B0"/>
    <w:rsid w:val="00673F80"/>
    <w:rsid w:val="00674FD0"/>
    <w:rsid w:val="0067659F"/>
    <w:rsid w:val="00682765"/>
    <w:rsid w:val="006840B2"/>
    <w:rsid w:val="00685213"/>
    <w:rsid w:val="00685ACE"/>
    <w:rsid w:val="006862C9"/>
    <w:rsid w:val="00686EB5"/>
    <w:rsid w:val="00692E7F"/>
    <w:rsid w:val="0069441D"/>
    <w:rsid w:val="00696514"/>
    <w:rsid w:val="00697524"/>
    <w:rsid w:val="006979E1"/>
    <w:rsid w:val="006A086E"/>
    <w:rsid w:val="006A1613"/>
    <w:rsid w:val="006A5890"/>
    <w:rsid w:val="006A6345"/>
    <w:rsid w:val="006B04AE"/>
    <w:rsid w:val="006B0605"/>
    <w:rsid w:val="006B3FBE"/>
    <w:rsid w:val="006B4702"/>
    <w:rsid w:val="006B6242"/>
    <w:rsid w:val="006B6253"/>
    <w:rsid w:val="006B66A8"/>
    <w:rsid w:val="006C67EC"/>
    <w:rsid w:val="006D12AB"/>
    <w:rsid w:val="006D1490"/>
    <w:rsid w:val="006D23A7"/>
    <w:rsid w:val="006D2C8B"/>
    <w:rsid w:val="006D701C"/>
    <w:rsid w:val="006E3D41"/>
    <w:rsid w:val="006E4F29"/>
    <w:rsid w:val="006E727A"/>
    <w:rsid w:val="006E7A9B"/>
    <w:rsid w:val="006F145C"/>
    <w:rsid w:val="006F29F1"/>
    <w:rsid w:val="006F4FCD"/>
    <w:rsid w:val="006F663E"/>
    <w:rsid w:val="006F7088"/>
    <w:rsid w:val="006F7B8A"/>
    <w:rsid w:val="006F7CFD"/>
    <w:rsid w:val="007012AC"/>
    <w:rsid w:val="00701DF6"/>
    <w:rsid w:val="0070298F"/>
    <w:rsid w:val="0070315D"/>
    <w:rsid w:val="0070341A"/>
    <w:rsid w:val="007106B6"/>
    <w:rsid w:val="007109AE"/>
    <w:rsid w:val="00711B2B"/>
    <w:rsid w:val="00711F03"/>
    <w:rsid w:val="00712D24"/>
    <w:rsid w:val="0071325E"/>
    <w:rsid w:val="0071396F"/>
    <w:rsid w:val="00715B47"/>
    <w:rsid w:val="00716D0C"/>
    <w:rsid w:val="0072159C"/>
    <w:rsid w:val="0072187B"/>
    <w:rsid w:val="00721DC3"/>
    <w:rsid w:val="0072321A"/>
    <w:rsid w:val="00724565"/>
    <w:rsid w:val="00724AE2"/>
    <w:rsid w:val="00725136"/>
    <w:rsid w:val="00725A66"/>
    <w:rsid w:val="00725BF6"/>
    <w:rsid w:val="0072638D"/>
    <w:rsid w:val="00726846"/>
    <w:rsid w:val="00727CDA"/>
    <w:rsid w:val="00730C62"/>
    <w:rsid w:val="0073471B"/>
    <w:rsid w:val="00737A1E"/>
    <w:rsid w:val="0074224E"/>
    <w:rsid w:val="0074399E"/>
    <w:rsid w:val="00744083"/>
    <w:rsid w:val="00746B53"/>
    <w:rsid w:val="00746CAE"/>
    <w:rsid w:val="00751870"/>
    <w:rsid w:val="00751949"/>
    <w:rsid w:val="00751DE1"/>
    <w:rsid w:val="00752009"/>
    <w:rsid w:val="00753BA4"/>
    <w:rsid w:val="007550E6"/>
    <w:rsid w:val="00755587"/>
    <w:rsid w:val="0075666A"/>
    <w:rsid w:val="00756B00"/>
    <w:rsid w:val="0075760E"/>
    <w:rsid w:val="00760B77"/>
    <w:rsid w:val="007617BB"/>
    <w:rsid w:val="00761F89"/>
    <w:rsid w:val="007633CF"/>
    <w:rsid w:val="007637BA"/>
    <w:rsid w:val="00763C98"/>
    <w:rsid w:val="007652C8"/>
    <w:rsid w:val="00765623"/>
    <w:rsid w:val="00765999"/>
    <w:rsid w:val="00765BB3"/>
    <w:rsid w:val="00765CDB"/>
    <w:rsid w:val="0076688B"/>
    <w:rsid w:val="00766BC8"/>
    <w:rsid w:val="007723D4"/>
    <w:rsid w:val="00772859"/>
    <w:rsid w:val="00772A72"/>
    <w:rsid w:val="00772B6D"/>
    <w:rsid w:val="007757BE"/>
    <w:rsid w:val="0077598C"/>
    <w:rsid w:val="00775BF3"/>
    <w:rsid w:val="00776C56"/>
    <w:rsid w:val="00780BFC"/>
    <w:rsid w:val="0078485E"/>
    <w:rsid w:val="00784973"/>
    <w:rsid w:val="007853C4"/>
    <w:rsid w:val="0078655D"/>
    <w:rsid w:val="00787415"/>
    <w:rsid w:val="007876ED"/>
    <w:rsid w:val="0078794A"/>
    <w:rsid w:val="00787FF0"/>
    <w:rsid w:val="00792D03"/>
    <w:rsid w:val="007940D9"/>
    <w:rsid w:val="007946E9"/>
    <w:rsid w:val="007A0432"/>
    <w:rsid w:val="007A06D9"/>
    <w:rsid w:val="007A19C3"/>
    <w:rsid w:val="007A38C4"/>
    <w:rsid w:val="007A3B97"/>
    <w:rsid w:val="007A4D66"/>
    <w:rsid w:val="007A5C2A"/>
    <w:rsid w:val="007B0AFC"/>
    <w:rsid w:val="007B0DE1"/>
    <w:rsid w:val="007B13FD"/>
    <w:rsid w:val="007B3551"/>
    <w:rsid w:val="007B6BDC"/>
    <w:rsid w:val="007C0815"/>
    <w:rsid w:val="007C2D83"/>
    <w:rsid w:val="007C3CDB"/>
    <w:rsid w:val="007C4E3D"/>
    <w:rsid w:val="007C71D7"/>
    <w:rsid w:val="007D04C5"/>
    <w:rsid w:val="007D1505"/>
    <w:rsid w:val="007D1BBE"/>
    <w:rsid w:val="007D25AC"/>
    <w:rsid w:val="007D2E3C"/>
    <w:rsid w:val="007D3F95"/>
    <w:rsid w:val="007D4BA1"/>
    <w:rsid w:val="007D5DCD"/>
    <w:rsid w:val="007E0DCD"/>
    <w:rsid w:val="007E1013"/>
    <w:rsid w:val="007E1555"/>
    <w:rsid w:val="007E1E98"/>
    <w:rsid w:val="007E369E"/>
    <w:rsid w:val="007E594F"/>
    <w:rsid w:val="007E5A13"/>
    <w:rsid w:val="007F0F40"/>
    <w:rsid w:val="007F1538"/>
    <w:rsid w:val="007F2C7A"/>
    <w:rsid w:val="007F3309"/>
    <w:rsid w:val="007F4DA7"/>
    <w:rsid w:val="007F67D8"/>
    <w:rsid w:val="007F6D01"/>
    <w:rsid w:val="00802506"/>
    <w:rsid w:val="00804008"/>
    <w:rsid w:val="00805BF4"/>
    <w:rsid w:val="00807C42"/>
    <w:rsid w:val="00807D91"/>
    <w:rsid w:val="008119C4"/>
    <w:rsid w:val="00811B25"/>
    <w:rsid w:val="008135BB"/>
    <w:rsid w:val="00814267"/>
    <w:rsid w:val="00822610"/>
    <w:rsid w:val="00823FC3"/>
    <w:rsid w:val="00826752"/>
    <w:rsid w:val="00827F96"/>
    <w:rsid w:val="0083038B"/>
    <w:rsid w:val="00835BB4"/>
    <w:rsid w:val="0083749C"/>
    <w:rsid w:val="0083759E"/>
    <w:rsid w:val="008409C8"/>
    <w:rsid w:val="0084111F"/>
    <w:rsid w:val="0084267A"/>
    <w:rsid w:val="008471AA"/>
    <w:rsid w:val="00852F31"/>
    <w:rsid w:val="00854A90"/>
    <w:rsid w:val="00855C93"/>
    <w:rsid w:val="00856B49"/>
    <w:rsid w:val="00857C03"/>
    <w:rsid w:val="008602EA"/>
    <w:rsid w:val="0086040C"/>
    <w:rsid w:val="00861A58"/>
    <w:rsid w:val="00861C4D"/>
    <w:rsid w:val="008639CD"/>
    <w:rsid w:val="00864FB7"/>
    <w:rsid w:val="00865EB0"/>
    <w:rsid w:val="00866083"/>
    <w:rsid w:val="008713C1"/>
    <w:rsid w:val="008717C3"/>
    <w:rsid w:val="00872541"/>
    <w:rsid w:val="00872A7B"/>
    <w:rsid w:val="008737D3"/>
    <w:rsid w:val="008758D9"/>
    <w:rsid w:val="008760DF"/>
    <w:rsid w:val="00876554"/>
    <w:rsid w:val="00876E7F"/>
    <w:rsid w:val="00882BB8"/>
    <w:rsid w:val="00883B8A"/>
    <w:rsid w:val="0088516F"/>
    <w:rsid w:val="00885DD8"/>
    <w:rsid w:val="00887794"/>
    <w:rsid w:val="00891785"/>
    <w:rsid w:val="008918E1"/>
    <w:rsid w:val="00892041"/>
    <w:rsid w:val="00892A8E"/>
    <w:rsid w:val="00893992"/>
    <w:rsid w:val="0089619F"/>
    <w:rsid w:val="00897290"/>
    <w:rsid w:val="008A3C84"/>
    <w:rsid w:val="008A401B"/>
    <w:rsid w:val="008A4061"/>
    <w:rsid w:val="008A48D0"/>
    <w:rsid w:val="008A71B9"/>
    <w:rsid w:val="008A7D63"/>
    <w:rsid w:val="008B0564"/>
    <w:rsid w:val="008B10BE"/>
    <w:rsid w:val="008B1D8A"/>
    <w:rsid w:val="008B3003"/>
    <w:rsid w:val="008B3C7F"/>
    <w:rsid w:val="008B4CF8"/>
    <w:rsid w:val="008B5F83"/>
    <w:rsid w:val="008C0499"/>
    <w:rsid w:val="008C07DB"/>
    <w:rsid w:val="008C200D"/>
    <w:rsid w:val="008C37B4"/>
    <w:rsid w:val="008C7E91"/>
    <w:rsid w:val="008D0616"/>
    <w:rsid w:val="008D4032"/>
    <w:rsid w:val="008D5947"/>
    <w:rsid w:val="008D5C6B"/>
    <w:rsid w:val="008D7E6F"/>
    <w:rsid w:val="008E1517"/>
    <w:rsid w:val="008E3EC0"/>
    <w:rsid w:val="008E56F7"/>
    <w:rsid w:val="008F1568"/>
    <w:rsid w:val="008F251A"/>
    <w:rsid w:val="008F2774"/>
    <w:rsid w:val="008F2880"/>
    <w:rsid w:val="008F58F6"/>
    <w:rsid w:val="008F60F8"/>
    <w:rsid w:val="008F613C"/>
    <w:rsid w:val="008F6ACE"/>
    <w:rsid w:val="008F7689"/>
    <w:rsid w:val="008F7D7F"/>
    <w:rsid w:val="009008E4"/>
    <w:rsid w:val="009009DA"/>
    <w:rsid w:val="00902BB8"/>
    <w:rsid w:val="00904F35"/>
    <w:rsid w:val="0090584E"/>
    <w:rsid w:val="00907D54"/>
    <w:rsid w:val="0091020A"/>
    <w:rsid w:val="00910CCD"/>
    <w:rsid w:val="00917963"/>
    <w:rsid w:val="0092027B"/>
    <w:rsid w:val="00920BAF"/>
    <w:rsid w:val="00923B28"/>
    <w:rsid w:val="009251C2"/>
    <w:rsid w:val="00925D87"/>
    <w:rsid w:val="00925E77"/>
    <w:rsid w:val="00927C94"/>
    <w:rsid w:val="0093400C"/>
    <w:rsid w:val="009357AF"/>
    <w:rsid w:val="00935BA0"/>
    <w:rsid w:val="0094093D"/>
    <w:rsid w:val="00940FC0"/>
    <w:rsid w:val="009411A4"/>
    <w:rsid w:val="00942050"/>
    <w:rsid w:val="0094485F"/>
    <w:rsid w:val="009456C5"/>
    <w:rsid w:val="0095034A"/>
    <w:rsid w:val="009505A0"/>
    <w:rsid w:val="00950F44"/>
    <w:rsid w:val="009529AA"/>
    <w:rsid w:val="00956EF7"/>
    <w:rsid w:val="00960438"/>
    <w:rsid w:val="00960DBA"/>
    <w:rsid w:val="009617FB"/>
    <w:rsid w:val="00971448"/>
    <w:rsid w:val="0097479E"/>
    <w:rsid w:val="009752F1"/>
    <w:rsid w:val="00975569"/>
    <w:rsid w:val="00975EA2"/>
    <w:rsid w:val="00977F87"/>
    <w:rsid w:val="00981A3E"/>
    <w:rsid w:val="009820D5"/>
    <w:rsid w:val="00982F6D"/>
    <w:rsid w:val="00983FD2"/>
    <w:rsid w:val="009841BE"/>
    <w:rsid w:val="0098593A"/>
    <w:rsid w:val="009917DA"/>
    <w:rsid w:val="00991F06"/>
    <w:rsid w:val="009944EA"/>
    <w:rsid w:val="0099612C"/>
    <w:rsid w:val="009A45BC"/>
    <w:rsid w:val="009A61CF"/>
    <w:rsid w:val="009A67CC"/>
    <w:rsid w:val="009A796E"/>
    <w:rsid w:val="009A7F03"/>
    <w:rsid w:val="009B02E1"/>
    <w:rsid w:val="009B174B"/>
    <w:rsid w:val="009B2839"/>
    <w:rsid w:val="009B2FA6"/>
    <w:rsid w:val="009B4B74"/>
    <w:rsid w:val="009B628C"/>
    <w:rsid w:val="009B6B84"/>
    <w:rsid w:val="009B6B9B"/>
    <w:rsid w:val="009B7231"/>
    <w:rsid w:val="009C02D2"/>
    <w:rsid w:val="009C0379"/>
    <w:rsid w:val="009C22BC"/>
    <w:rsid w:val="009C28EA"/>
    <w:rsid w:val="009C5232"/>
    <w:rsid w:val="009C5A4A"/>
    <w:rsid w:val="009C5DF2"/>
    <w:rsid w:val="009D014E"/>
    <w:rsid w:val="009D18A8"/>
    <w:rsid w:val="009D1DA6"/>
    <w:rsid w:val="009D1DD8"/>
    <w:rsid w:val="009D22DF"/>
    <w:rsid w:val="009E0F2A"/>
    <w:rsid w:val="009E10F7"/>
    <w:rsid w:val="009E3A4C"/>
    <w:rsid w:val="009E494A"/>
    <w:rsid w:val="009E7514"/>
    <w:rsid w:val="009E75D6"/>
    <w:rsid w:val="009E799B"/>
    <w:rsid w:val="009F0227"/>
    <w:rsid w:val="009F111E"/>
    <w:rsid w:val="009F17AC"/>
    <w:rsid w:val="009F3229"/>
    <w:rsid w:val="009F350F"/>
    <w:rsid w:val="009F3AE6"/>
    <w:rsid w:val="009F3BBA"/>
    <w:rsid w:val="009F7744"/>
    <w:rsid w:val="00A0010F"/>
    <w:rsid w:val="00A00933"/>
    <w:rsid w:val="00A00E1B"/>
    <w:rsid w:val="00A053F4"/>
    <w:rsid w:val="00A063A3"/>
    <w:rsid w:val="00A07D0B"/>
    <w:rsid w:val="00A103DC"/>
    <w:rsid w:val="00A104C1"/>
    <w:rsid w:val="00A11A0D"/>
    <w:rsid w:val="00A11E1B"/>
    <w:rsid w:val="00A130E1"/>
    <w:rsid w:val="00A14617"/>
    <w:rsid w:val="00A15935"/>
    <w:rsid w:val="00A15BAA"/>
    <w:rsid w:val="00A16950"/>
    <w:rsid w:val="00A16C02"/>
    <w:rsid w:val="00A16E1B"/>
    <w:rsid w:val="00A16EEC"/>
    <w:rsid w:val="00A17E66"/>
    <w:rsid w:val="00A20203"/>
    <w:rsid w:val="00A22281"/>
    <w:rsid w:val="00A22C24"/>
    <w:rsid w:val="00A23842"/>
    <w:rsid w:val="00A23F1A"/>
    <w:rsid w:val="00A24660"/>
    <w:rsid w:val="00A25F77"/>
    <w:rsid w:val="00A30169"/>
    <w:rsid w:val="00A32BDC"/>
    <w:rsid w:val="00A347FC"/>
    <w:rsid w:val="00A357BC"/>
    <w:rsid w:val="00A37D71"/>
    <w:rsid w:val="00A37F2A"/>
    <w:rsid w:val="00A4401C"/>
    <w:rsid w:val="00A4499E"/>
    <w:rsid w:val="00A44A7F"/>
    <w:rsid w:val="00A450CA"/>
    <w:rsid w:val="00A46B37"/>
    <w:rsid w:val="00A4711D"/>
    <w:rsid w:val="00A52409"/>
    <w:rsid w:val="00A53E2E"/>
    <w:rsid w:val="00A54BB6"/>
    <w:rsid w:val="00A54EE8"/>
    <w:rsid w:val="00A561F1"/>
    <w:rsid w:val="00A62D6F"/>
    <w:rsid w:val="00A66627"/>
    <w:rsid w:val="00A66ED5"/>
    <w:rsid w:val="00A70A08"/>
    <w:rsid w:val="00A70C53"/>
    <w:rsid w:val="00A72248"/>
    <w:rsid w:val="00A73DF0"/>
    <w:rsid w:val="00A74FDB"/>
    <w:rsid w:val="00A750A9"/>
    <w:rsid w:val="00A751FE"/>
    <w:rsid w:val="00A75F8E"/>
    <w:rsid w:val="00A77AC9"/>
    <w:rsid w:val="00A8022B"/>
    <w:rsid w:val="00A80D0E"/>
    <w:rsid w:val="00A8103E"/>
    <w:rsid w:val="00A82B54"/>
    <w:rsid w:val="00A83354"/>
    <w:rsid w:val="00A87807"/>
    <w:rsid w:val="00A90F08"/>
    <w:rsid w:val="00A9241D"/>
    <w:rsid w:val="00A93AB3"/>
    <w:rsid w:val="00A95A92"/>
    <w:rsid w:val="00A973FC"/>
    <w:rsid w:val="00A977F5"/>
    <w:rsid w:val="00A978CA"/>
    <w:rsid w:val="00A97923"/>
    <w:rsid w:val="00A97FD1"/>
    <w:rsid w:val="00AA070F"/>
    <w:rsid w:val="00AA2BD3"/>
    <w:rsid w:val="00AA31DE"/>
    <w:rsid w:val="00AA5AE6"/>
    <w:rsid w:val="00AA6062"/>
    <w:rsid w:val="00AA6088"/>
    <w:rsid w:val="00AA66D6"/>
    <w:rsid w:val="00AA6A7A"/>
    <w:rsid w:val="00AB2540"/>
    <w:rsid w:val="00AB3AEC"/>
    <w:rsid w:val="00AB74E7"/>
    <w:rsid w:val="00AB769E"/>
    <w:rsid w:val="00AC2BBD"/>
    <w:rsid w:val="00AC4C08"/>
    <w:rsid w:val="00AC5930"/>
    <w:rsid w:val="00AC615F"/>
    <w:rsid w:val="00AC679A"/>
    <w:rsid w:val="00AD10A9"/>
    <w:rsid w:val="00AD1151"/>
    <w:rsid w:val="00AD394B"/>
    <w:rsid w:val="00AD413F"/>
    <w:rsid w:val="00AD4E2A"/>
    <w:rsid w:val="00AD5872"/>
    <w:rsid w:val="00AE25E6"/>
    <w:rsid w:val="00AE269A"/>
    <w:rsid w:val="00AE2D48"/>
    <w:rsid w:val="00AE30F5"/>
    <w:rsid w:val="00AE3205"/>
    <w:rsid w:val="00AE4862"/>
    <w:rsid w:val="00AE5689"/>
    <w:rsid w:val="00AE743E"/>
    <w:rsid w:val="00AF07AC"/>
    <w:rsid w:val="00AF29C6"/>
    <w:rsid w:val="00AF2EC9"/>
    <w:rsid w:val="00AF660C"/>
    <w:rsid w:val="00AF70FA"/>
    <w:rsid w:val="00AF7831"/>
    <w:rsid w:val="00B00433"/>
    <w:rsid w:val="00B00A38"/>
    <w:rsid w:val="00B01CD9"/>
    <w:rsid w:val="00B01D7B"/>
    <w:rsid w:val="00B02555"/>
    <w:rsid w:val="00B0377D"/>
    <w:rsid w:val="00B051A7"/>
    <w:rsid w:val="00B069A6"/>
    <w:rsid w:val="00B06EFE"/>
    <w:rsid w:val="00B11E61"/>
    <w:rsid w:val="00B127D1"/>
    <w:rsid w:val="00B14082"/>
    <w:rsid w:val="00B14359"/>
    <w:rsid w:val="00B14B44"/>
    <w:rsid w:val="00B15272"/>
    <w:rsid w:val="00B15983"/>
    <w:rsid w:val="00B16FA7"/>
    <w:rsid w:val="00B1763D"/>
    <w:rsid w:val="00B17D77"/>
    <w:rsid w:val="00B2017B"/>
    <w:rsid w:val="00B25C7E"/>
    <w:rsid w:val="00B3022B"/>
    <w:rsid w:val="00B30A05"/>
    <w:rsid w:val="00B30F37"/>
    <w:rsid w:val="00B328E1"/>
    <w:rsid w:val="00B33863"/>
    <w:rsid w:val="00B34A39"/>
    <w:rsid w:val="00B35C26"/>
    <w:rsid w:val="00B36A6A"/>
    <w:rsid w:val="00B4088E"/>
    <w:rsid w:val="00B42476"/>
    <w:rsid w:val="00B464B6"/>
    <w:rsid w:val="00B470B4"/>
    <w:rsid w:val="00B51BB5"/>
    <w:rsid w:val="00B53A98"/>
    <w:rsid w:val="00B556F5"/>
    <w:rsid w:val="00B55E74"/>
    <w:rsid w:val="00B57B37"/>
    <w:rsid w:val="00B601A6"/>
    <w:rsid w:val="00B60941"/>
    <w:rsid w:val="00B6125E"/>
    <w:rsid w:val="00B61707"/>
    <w:rsid w:val="00B61F7C"/>
    <w:rsid w:val="00B63790"/>
    <w:rsid w:val="00B663CE"/>
    <w:rsid w:val="00B7113C"/>
    <w:rsid w:val="00B71C5D"/>
    <w:rsid w:val="00B73E49"/>
    <w:rsid w:val="00B74E0D"/>
    <w:rsid w:val="00B77C02"/>
    <w:rsid w:val="00B77C18"/>
    <w:rsid w:val="00B804E6"/>
    <w:rsid w:val="00B81DA2"/>
    <w:rsid w:val="00B843B6"/>
    <w:rsid w:val="00B85370"/>
    <w:rsid w:val="00B85F2D"/>
    <w:rsid w:val="00B861A7"/>
    <w:rsid w:val="00B87882"/>
    <w:rsid w:val="00B9103D"/>
    <w:rsid w:val="00B91C4A"/>
    <w:rsid w:val="00B9511A"/>
    <w:rsid w:val="00B95963"/>
    <w:rsid w:val="00B9640C"/>
    <w:rsid w:val="00B966F6"/>
    <w:rsid w:val="00B96F8F"/>
    <w:rsid w:val="00B972BC"/>
    <w:rsid w:val="00BA07B6"/>
    <w:rsid w:val="00BA1AC7"/>
    <w:rsid w:val="00BA22C8"/>
    <w:rsid w:val="00BA43CA"/>
    <w:rsid w:val="00BA47A3"/>
    <w:rsid w:val="00BA54A9"/>
    <w:rsid w:val="00BA558B"/>
    <w:rsid w:val="00BB03D5"/>
    <w:rsid w:val="00BB0E94"/>
    <w:rsid w:val="00BB2E78"/>
    <w:rsid w:val="00BB407F"/>
    <w:rsid w:val="00BB62F3"/>
    <w:rsid w:val="00BC02D8"/>
    <w:rsid w:val="00BC0431"/>
    <w:rsid w:val="00BC3812"/>
    <w:rsid w:val="00BC3947"/>
    <w:rsid w:val="00BC7253"/>
    <w:rsid w:val="00BD0958"/>
    <w:rsid w:val="00BD0B0E"/>
    <w:rsid w:val="00BD156C"/>
    <w:rsid w:val="00BD341A"/>
    <w:rsid w:val="00BE3E95"/>
    <w:rsid w:val="00BE5DFC"/>
    <w:rsid w:val="00BE7E9E"/>
    <w:rsid w:val="00BF25B6"/>
    <w:rsid w:val="00BF2996"/>
    <w:rsid w:val="00BF3041"/>
    <w:rsid w:val="00BF5325"/>
    <w:rsid w:val="00BF68C4"/>
    <w:rsid w:val="00C0280D"/>
    <w:rsid w:val="00C051F7"/>
    <w:rsid w:val="00C06259"/>
    <w:rsid w:val="00C06592"/>
    <w:rsid w:val="00C0674A"/>
    <w:rsid w:val="00C06EBF"/>
    <w:rsid w:val="00C07ABA"/>
    <w:rsid w:val="00C12F04"/>
    <w:rsid w:val="00C13F6B"/>
    <w:rsid w:val="00C141EA"/>
    <w:rsid w:val="00C21DD2"/>
    <w:rsid w:val="00C22D90"/>
    <w:rsid w:val="00C24960"/>
    <w:rsid w:val="00C25FD3"/>
    <w:rsid w:val="00C26AE0"/>
    <w:rsid w:val="00C27DD6"/>
    <w:rsid w:val="00C27EB5"/>
    <w:rsid w:val="00C31144"/>
    <w:rsid w:val="00C3224D"/>
    <w:rsid w:val="00C344BA"/>
    <w:rsid w:val="00C34DCA"/>
    <w:rsid w:val="00C425F7"/>
    <w:rsid w:val="00C42B9D"/>
    <w:rsid w:val="00C42CE5"/>
    <w:rsid w:val="00C45354"/>
    <w:rsid w:val="00C45A6A"/>
    <w:rsid w:val="00C50440"/>
    <w:rsid w:val="00C51730"/>
    <w:rsid w:val="00C5239D"/>
    <w:rsid w:val="00C543A2"/>
    <w:rsid w:val="00C60A17"/>
    <w:rsid w:val="00C60D6D"/>
    <w:rsid w:val="00C60E64"/>
    <w:rsid w:val="00C61103"/>
    <w:rsid w:val="00C62B0B"/>
    <w:rsid w:val="00C657F9"/>
    <w:rsid w:val="00C65F61"/>
    <w:rsid w:val="00C6619C"/>
    <w:rsid w:val="00C70BB7"/>
    <w:rsid w:val="00C70C17"/>
    <w:rsid w:val="00C72107"/>
    <w:rsid w:val="00C72ED8"/>
    <w:rsid w:val="00C746EB"/>
    <w:rsid w:val="00C75B4C"/>
    <w:rsid w:val="00C80771"/>
    <w:rsid w:val="00C81301"/>
    <w:rsid w:val="00C82E94"/>
    <w:rsid w:val="00C84589"/>
    <w:rsid w:val="00C86953"/>
    <w:rsid w:val="00C873EC"/>
    <w:rsid w:val="00C87406"/>
    <w:rsid w:val="00C90B30"/>
    <w:rsid w:val="00C90FD7"/>
    <w:rsid w:val="00C958A3"/>
    <w:rsid w:val="00C97B7A"/>
    <w:rsid w:val="00CA2A53"/>
    <w:rsid w:val="00CA6768"/>
    <w:rsid w:val="00CA6891"/>
    <w:rsid w:val="00CA74C1"/>
    <w:rsid w:val="00CA781C"/>
    <w:rsid w:val="00CB0BCA"/>
    <w:rsid w:val="00CB3A49"/>
    <w:rsid w:val="00CB47AC"/>
    <w:rsid w:val="00CB4911"/>
    <w:rsid w:val="00CB4DDF"/>
    <w:rsid w:val="00CB75F2"/>
    <w:rsid w:val="00CB7EC3"/>
    <w:rsid w:val="00CC0EA2"/>
    <w:rsid w:val="00CC1121"/>
    <w:rsid w:val="00CC16B4"/>
    <w:rsid w:val="00CC1C46"/>
    <w:rsid w:val="00CC2103"/>
    <w:rsid w:val="00CC297F"/>
    <w:rsid w:val="00CC5F85"/>
    <w:rsid w:val="00CC6D01"/>
    <w:rsid w:val="00CD2140"/>
    <w:rsid w:val="00CD390F"/>
    <w:rsid w:val="00CD540F"/>
    <w:rsid w:val="00CD752A"/>
    <w:rsid w:val="00CE2631"/>
    <w:rsid w:val="00CE26BF"/>
    <w:rsid w:val="00CE657B"/>
    <w:rsid w:val="00CE6B8F"/>
    <w:rsid w:val="00CE7A32"/>
    <w:rsid w:val="00CF0FDD"/>
    <w:rsid w:val="00CF188A"/>
    <w:rsid w:val="00CF18A4"/>
    <w:rsid w:val="00CF1FC1"/>
    <w:rsid w:val="00CF31E9"/>
    <w:rsid w:val="00CF5138"/>
    <w:rsid w:val="00CF59A5"/>
    <w:rsid w:val="00CF5A4C"/>
    <w:rsid w:val="00CF5B7B"/>
    <w:rsid w:val="00CF6379"/>
    <w:rsid w:val="00D011DA"/>
    <w:rsid w:val="00D013CD"/>
    <w:rsid w:val="00D02ABC"/>
    <w:rsid w:val="00D077DD"/>
    <w:rsid w:val="00D1150D"/>
    <w:rsid w:val="00D11FD4"/>
    <w:rsid w:val="00D145F4"/>
    <w:rsid w:val="00D14A49"/>
    <w:rsid w:val="00D14CCC"/>
    <w:rsid w:val="00D17473"/>
    <w:rsid w:val="00D22A78"/>
    <w:rsid w:val="00D23F63"/>
    <w:rsid w:val="00D27ED0"/>
    <w:rsid w:val="00D33859"/>
    <w:rsid w:val="00D33DD3"/>
    <w:rsid w:val="00D34374"/>
    <w:rsid w:val="00D37910"/>
    <w:rsid w:val="00D41F33"/>
    <w:rsid w:val="00D42282"/>
    <w:rsid w:val="00D44CF5"/>
    <w:rsid w:val="00D45DAF"/>
    <w:rsid w:val="00D461D1"/>
    <w:rsid w:val="00D461D5"/>
    <w:rsid w:val="00D4706C"/>
    <w:rsid w:val="00D47A78"/>
    <w:rsid w:val="00D50B4A"/>
    <w:rsid w:val="00D50D74"/>
    <w:rsid w:val="00D51500"/>
    <w:rsid w:val="00D54376"/>
    <w:rsid w:val="00D54D32"/>
    <w:rsid w:val="00D5553C"/>
    <w:rsid w:val="00D562F0"/>
    <w:rsid w:val="00D6162D"/>
    <w:rsid w:val="00D63295"/>
    <w:rsid w:val="00D6535C"/>
    <w:rsid w:val="00D6656B"/>
    <w:rsid w:val="00D702A8"/>
    <w:rsid w:val="00D7302A"/>
    <w:rsid w:val="00D732C1"/>
    <w:rsid w:val="00D733CD"/>
    <w:rsid w:val="00D73968"/>
    <w:rsid w:val="00D74B7E"/>
    <w:rsid w:val="00D74CCF"/>
    <w:rsid w:val="00D76074"/>
    <w:rsid w:val="00D7607E"/>
    <w:rsid w:val="00D7723C"/>
    <w:rsid w:val="00D774B1"/>
    <w:rsid w:val="00D82B7A"/>
    <w:rsid w:val="00D83A15"/>
    <w:rsid w:val="00D8504D"/>
    <w:rsid w:val="00D859A6"/>
    <w:rsid w:val="00D85F63"/>
    <w:rsid w:val="00D9128D"/>
    <w:rsid w:val="00D91D54"/>
    <w:rsid w:val="00D92989"/>
    <w:rsid w:val="00D94AED"/>
    <w:rsid w:val="00D97238"/>
    <w:rsid w:val="00D97C16"/>
    <w:rsid w:val="00DA0E8C"/>
    <w:rsid w:val="00DA241E"/>
    <w:rsid w:val="00DA27C9"/>
    <w:rsid w:val="00DA32BB"/>
    <w:rsid w:val="00DA32DE"/>
    <w:rsid w:val="00DA3620"/>
    <w:rsid w:val="00DA4825"/>
    <w:rsid w:val="00DA5ABC"/>
    <w:rsid w:val="00DA6A08"/>
    <w:rsid w:val="00DA6CE7"/>
    <w:rsid w:val="00DB099D"/>
    <w:rsid w:val="00DB0E62"/>
    <w:rsid w:val="00DB4C0B"/>
    <w:rsid w:val="00DB5128"/>
    <w:rsid w:val="00DB6511"/>
    <w:rsid w:val="00DB7C43"/>
    <w:rsid w:val="00DC1CA0"/>
    <w:rsid w:val="00DC1CAE"/>
    <w:rsid w:val="00DC25A7"/>
    <w:rsid w:val="00DC4617"/>
    <w:rsid w:val="00DC4EF4"/>
    <w:rsid w:val="00DC585A"/>
    <w:rsid w:val="00DC75CE"/>
    <w:rsid w:val="00DD050F"/>
    <w:rsid w:val="00DD2093"/>
    <w:rsid w:val="00DD20B0"/>
    <w:rsid w:val="00DD2296"/>
    <w:rsid w:val="00DD2B1F"/>
    <w:rsid w:val="00DD3850"/>
    <w:rsid w:val="00DE000A"/>
    <w:rsid w:val="00DE0C6D"/>
    <w:rsid w:val="00DE1CAC"/>
    <w:rsid w:val="00DE203B"/>
    <w:rsid w:val="00DE399C"/>
    <w:rsid w:val="00DE4D71"/>
    <w:rsid w:val="00DE5890"/>
    <w:rsid w:val="00DE5DD5"/>
    <w:rsid w:val="00DE7323"/>
    <w:rsid w:val="00DF001A"/>
    <w:rsid w:val="00DF161D"/>
    <w:rsid w:val="00DF2711"/>
    <w:rsid w:val="00DF2CD6"/>
    <w:rsid w:val="00DF4594"/>
    <w:rsid w:val="00DF5038"/>
    <w:rsid w:val="00DF5849"/>
    <w:rsid w:val="00DF5BD3"/>
    <w:rsid w:val="00E00225"/>
    <w:rsid w:val="00E02B9A"/>
    <w:rsid w:val="00E048AE"/>
    <w:rsid w:val="00E04CE4"/>
    <w:rsid w:val="00E06029"/>
    <w:rsid w:val="00E06C2F"/>
    <w:rsid w:val="00E1061B"/>
    <w:rsid w:val="00E117A3"/>
    <w:rsid w:val="00E11918"/>
    <w:rsid w:val="00E121FF"/>
    <w:rsid w:val="00E14C82"/>
    <w:rsid w:val="00E161C6"/>
    <w:rsid w:val="00E21F7E"/>
    <w:rsid w:val="00E2391F"/>
    <w:rsid w:val="00E241D0"/>
    <w:rsid w:val="00E2530E"/>
    <w:rsid w:val="00E25E48"/>
    <w:rsid w:val="00E26623"/>
    <w:rsid w:val="00E2716C"/>
    <w:rsid w:val="00E30304"/>
    <w:rsid w:val="00E31914"/>
    <w:rsid w:val="00E33B54"/>
    <w:rsid w:val="00E34EB6"/>
    <w:rsid w:val="00E35468"/>
    <w:rsid w:val="00E35F8D"/>
    <w:rsid w:val="00E3772A"/>
    <w:rsid w:val="00E378DB"/>
    <w:rsid w:val="00E4159C"/>
    <w:rsid w:val="00E43916"/>
    <w:rsid w:val="00E44EB2"/>
    <w:rsid w:val="00E46A84"/>
    <w:rsid w:val="00E47288"/>
    <w:rsid w:val="00E47477"/>
    <w:rsid w:val="00E53A5A"/>
    <w:rsid w:val="00E55D0E"/>
    <w:rsid w:val="00E55FE1"/>
    <w:rsid w:val="00E6190B"/>
    <w:rsid w:val="00E621DB"/>
    <w:rsid w:val="00E624A6"/>
    <w:rsid w:val="00E630F1"/>
    <w:rsid w:val="00E66308"/>
    <w:rsid w:val="00E666D9"/>
    <w:rsid w:val="00E673C8"/>
    <w:rsid w:val="00E70386"/>
    <w:rsid w:val="00E708DF"/>
    <w:rsid w:val="00E7193A"/>
    <w:rsid w:val="00E71E48"/>
    <w:rsid w:val="00E739F7"/>
    <w:rsid w:val="00E73E7A"/>
    <w:rsid w:val="00E74A47"/>
    <w:rsid w:val="00E74BA0"/>
    <w:rsid w:val="00E75B48"/>
    <w:rsid w:val="00E77F4D"/>
    <w:rsid w:val="00E80B01"/>
    <w:rsid w:val="00E81E18"/>
    <w:rsid w:val="00E83237"/>
    <w:rsid w:val="00E8416B"/>
    <w:rsid w:val="00E85010"/>
    <w:rsid w:val="00E850AE"/>
    <w:rsid w:val="00E85D97"/>
    <w:rsid w:val="00E8657B"/>
    <w:rsid w:val="00E911FD"/>
    <w:rsid w:val="00E91DB1"/>
    <w:rsid w:val="00E93BEF"/>
    <w:rsid w:val="00E96283"/>
    <w:rsid w:val="00EA062B"/>
    <w:rsid w:val="00EA0C18"/>
    <w:rsid w:val="00EA3D2C"/>
    <w:rsid w:val="00EA3DB4"/>
    <w:rsid w:val="00EA47A9"/>
    <w:rsid w:val="00EA665C"/>
    <w:rsid w:val="00EA7093"/>
    <w:rsid w:val="00EB0B9E"/>
    <w:rsid w:val="00EB3D67"/>
    <w:rsid w:val="00EB6606"/>
    <w:rsid w:val="00EB6C0B"/>
    <w:rsid w:val="00EB790C"/>
    <w:rsid w:val="00EB7DBA"/>
    <w:rsid w:val="00EC07D5"/>
    <w:rsid w:val="00EC096E"/>
    <w:rsid w:val="00EC3265"/>
    <w:rsid w:val="00EC4EB6"/>
    <w:rsid w:val="00ED10A5"/>
    <w:rsid w:val="00ED1738"/>
    <w:rsid w:val="00ED2711"/>
    <w:rsid w:val="00ED3FA0"/>
    <w:rsid w:val="00EE1102"/>
    <w:rsid w:val="00EE326B"/>
    <w:rsid w:val="00EE588D"/>
    <w:rsid w:val="00EE7A86"/>
    <w:rsid w:val="00EF1991"/>
    <w:rsid w:val="00EF23C0"/>
    <w:rsid w:val="00EF27EC"/>
    <w:rsid w:val="00EF3369"/>
    <w:rsid w:val="00EF36E1"/>
    <w:rsid w:val="00EF3D5B"/>
    <w:rsid w:val="00EF3EC6"/>
    <w:rsid w:val="00EF3F57"/>
    <w:rsid w:val="00EF4A06"/>
    <w:rsid w:val="00EF544E"/>
    <w:rsid w:val="00EF6F3D"/>
    <w:rsid w:val="00EF7293"/>
    <w:rsid w:val="00EF76B4"/>
    <w:rsid w:val="00EF7CC9"/>
    <w:rsid w:val="00F00346"/>
    <w:rsid w:val="00F00798"/>
    <w:rsid w:val="00F00D6D"/>
    <w:rsid w:val="00F0194A"/>
    <w:rsid w:val="00F049FD"/>
    <w:rsid w:val="00F04DFE"/>
    <w:rsid w:val="00F0640E"/>
    <w:rsid w:val="00F12B44"/>
    <w:rsid w:val="00F153CC"/>
    <w:rsid w:val="00F16F29"/>
    <w:rsid w:val="00F1719F"/>
    <w:rsid w:val="00F215D6"/>
    <w:rsid w:val="00F24C17"/>
    <w:rsid w:val="00F276CE"/>
    <w:rsid w:val="00F3358F"/>
    <w:rsid w:val="00F3502F"/>
    <w:rsid w:val="00F36F21"/>
    <w:rsid w:val="00F379CB"/>
    <w:rsid w:val="00F4001A"/>
    <w:rsid w:val="00F40D1C"/>
    <w:rsid w:val="00F42765"/>
    <w:rsid w:val="00F42C43"/>
    <w:rsid w:val="00F43C04"/>
    <w:rsid w:val="00F43FA2"/>
    <w:rsid w:val="00F450FA"/>
    <w:rsid w:val="00F473B5"/>
    <w:rsid w:val="00F518B6"/>
    <w:rsid w:val="00F52A16"/>
    <w:rsid w:val="00F53153"/>
    <w:rsid w:val="00F5469D"/>
    <w:rsid w:val="00F54704"/>
    <w:rsid w:val="00F54F42"/>
    <w:rsid w:val="00F5683C"/>
    <w:rsid w:val="00F6065C"/>
    <w:rsid w:val="00F610D3"/>
    <w:rsid w:val="00F62256"/>
    <w:rsid w:val="00F632B3"/>
    <w:rsid w:val="00F63990"/>
    <w:rsid w:val="00F6401B"/>
    <w:rsid w:val="00F646E5"/>
    <w:rsid w:val="00F66170"/>
    <w:rsid w:val="00F66172"/>
    <w:rsid w:val="00F702E4"/>
    <w:rsid w:val="00F705D3"/>
    <w:rsid w:val="00F71455"/>
    <w:rsid w:val="00F73398"/>
    <w:rsid w:val="00F80078"/>
    <w:rsid w:val="00F80AD9"/>
    <w:rsid w:val="00F845BC"/>
    <w:rsid w:val="00F848D2"/>
    <w:rsid w:val="00F87D8C"/>
    <w:rsid w:val="00F90119"/>
    <w:rsid w:val="00F9129A"/>
    <w:rsid w:val="00F92AFF"/>
    <w:rsid w:val="00F94287"/>
    <w:rsid w:val="00F96943"/>
    <w:rsid w:val="00FA3197"/>
    <w:rsid w:val="00FA3BFB"/>
    <w:rsid w:val="00FA4BAF"/>
    <w:rsid w:val="00FA6C48"/>
    <w:rsid w:val="00FA7FD1"/>
    <w:rsid w:val="00FB2C56"/>
    <w:rsid w:val="00FB4E30"/>
    <w:rsid w:val="00FB52C1"/>
    <w:rsid w:val="00FB5A92"/>
    <w:rsid w:val="00FB67DB"/>
    <w:rsid w:val="00FB72E1"/>
    <w:rsid w:val="00FB7DF7"/>
    <w:rsid w:val="00FC1CA9"/>
    <w:rsid w:val="00FC46AE"/>
    <w:rsid w:val="00FC671A"/>
    <w:rsid w:val="00FD1C36"/>
    <w:rsid w:val="00FD4692"/>
    <w:rsid w:val="00FD4DEB"/>
    <w:rsid w:val="00FD529A"/>
    <w:rsid w:val="00FD5508"/>
    <w:rsid w:val="00FD6276"/>
    <w:rsid w:val="00FE00BC"/>
    <w:rsid w:val="00FE0FAF"/>
    <w:rsid w:val="00FE1744"/>
    <w:rsid w:val="00FE4990"/>
    <w:rsid w:val="00FE614E"/>
    <w:rsid w:val="00FE7D0D"/>
    <w:rsid w:val="00FF3906"/>
    <w:rsid w:val="00FF44B9"/>
    <w:rsid w:val="00FF5F4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2077"/>
  <w15:docId w15:val="{BDDAE926-C302-4A2F-8696-BF82D77B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457B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457B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457B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457B4"/>
    <w:rPr>
      <w:i/>
      <w:iCs/>
      <w:color w:val="404040" w:themeColor="text1" w:themeTint="BF"/>
    </w:rPr>
  </w:style>
  <w:style w:type="character" w:styleId="IntenseEmphasis">
    <w:name w:val="Intense Emphasis"/>
    <w:basedOn w:val="DefaultParagraphFont"/>
    <w:uiPriority w:val="21"/>
    <w:qFormat/>
    <w:rsid w:val="005457B4"/>
    <w:rPr>
      <w:i/>
      <w:iCs/>
      <w:color w:val="0F4761" w:themeColor="accent1" w:themeShade="BF"/>
    </w:rPr>
  </w:style>
  <w:style w:type="character" w:customStyle="1" w:styleId="IntenseQuoteChar">
    <w:name w:val="Intense Quote Char"/>
    <w:basedOn w:val="DefaultParagraphFont"/>
    <w:link w:val="IntenseQuote"/>
    <w:uiPriority w:val="30"/>
    <w:qFormat/>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5457B4"/>
    <w:rPr>
      <w:sz w:val="16"/>
      <w:szCs w:val="16"/>
    </w:rPr>
  </w:style>
  <w:style w:type="character" w:customStyle="1" w:styleId="CommentTextChar">
    <w:name w:val="Comment Text Char"/>
    <w:basedOn w:val="DefaultParagraphFont"/>
    <w:link w:val="CommentText"/>
    <w:uiPriority w:val="99"/>
    <w:qFormat/>
    <w:rsid w:val="005457B4"/>
    <w:rPr>
      <w:rFonts w:ascii="Calibri" w:eastAsia="Calibri" w:hAnsi="Calibri" w:cs="Calibri"/>
      <w:kern w:val="0"/>
      <w:sz w:val="20"/>
      <w:szCs w:val="20"/>
      <w14:ligatures w14:val="none"/>
    </w:rPr>
  </w:style>
  <w:style w:type="character" w:customStyle="1" w:styleId="cf01">
    <w:name w:val="cf01"/>
    <w:basedOn w:val="DefaultParagraphFont"/>
    <w:qFormat/>
    <w:rsid w:val="005457B4"/>
    <w:rPr>
      <w:rFonts w:ascii="Segoe UI" w:hAnsi="Segoe UI" w:cs="Segoe UI"/>
      <w:sz w:val="18"/>
      <w:szCs w:val="18"/>
    </w:rPr>
  </w:style>
  <w:style w:type="character" w:customStyle="1" w:styleId="CommentSubjectChar">
    <w:name w:val="Comment Subject Char"/>
    <w:basedOn w:val="CommentTextChar"/>
    <w:link w:val="CommentSubject"/>
    <w:uiPriority w:val="99"/>
    <w:semiHidden/>
    <w:qFormat/>
    <w:rsid w:val="00F8137C"/>
    <w:rPr>
      <w:rFonts w:ascii="Calibri" w:eastAsia="Calibri" w:hAnsi="Calibri" w:cs="Calibri"/>
      <w:b/>
      <w:bCs/>
      <w:kern w:val="0"/>
      <w:sz w:val="20"/>
      <w:szCs w:val="20"/>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qFormat/>
    <w:rsid w:val="00642A19"/>
    <w:rPr>
      <w:color w:val="605E5C"/>
      <w:shd w:val="clear" w:color="auto" w:fill="E1DFDD"/>
    </w:rPr>
  </w:style>
  <w:style w:type="character" w:customStyle="1" w:styleId="BalloonTextChar">
    <w:name w:val="Balloon Text Char"/>
    <w:basedOn w:val="DefaultParagraphFont"/>
    <w:link w:val="BalloonText"/>
    <w:uiPriority w:val="99"/>
    <w:semiHidden/>
    <w:qFormat/>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qFormat/>
    <w:rsid w:val="006971BD"/>
    <w:rPr>
      <w:color w:val="808080"/>
    </w:rPr>
  </w:style>
  <w:style w:type="character" w:customStyle="1" w:styleId="HeaderChar">
    <w:name w:val="Header Char"/>
    <w:basedOn w:val="DefaultParagraphFont"/>
    <w:link w:val="Header"/>
    <w:uiPriority w:val="99"/>
    <w:qFormat/>
    <w:rsid w:val="00B82D23"/>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qFormat/>
    <w:rsid w:val="00B82D23"/>
    <w:rPr>
      <w:rFonts w:ascii="Calibri" w:eastAsia="Calibri" w:hAnsi="Calibri" w:cs="Calibri"/>
      <w:kern w:val="0"/>
      <w:sz w:val="22"/>
      <w:szCs w:val="22"/>
      <w14:ligatures w14:val="non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5457B4"/>
    <w:p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457B4"/>
    <w:pPr>
      <w:spacing w:before="160" w:after="160"/>
      <w:jc w:val="center"/>
    </w:pPr>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5457B4"/>
    <w:pPr>
      <w:spacing w:after="160"/>
      <w:ind w:left="720"/>
      <w:contextualSpacing/>
    </w:pPr>
    <w:rPr>
      <w:rFonts w:asciiTheme="minorHAnsi" w:eastAsiaTheme="minorHAnsi" w:hAnsiTheme="minorHAnsi" w:cstheme="minorBidi"/>
      <w:kern w:val="2"/>
      <w:sz w:val="24"/>
      <w:szCs w:val="24"/>
      <w14:ligatures w14:val="standardContextual"/>
    </w:rPr>
  </w:style>
  <w:style w:type="paragraph" w:styleId="IntenseQuote">
    <w:name w:val="Intense Quote"/>
    <w:basedOn w:val="Normal"/>
    <w:next w:val="Normal"/>
    <w:link w:val="IntenseQuoteChar"/>
    <w:uiPriority w:val="30"/>
    <w:qFormat/>
    <w:rsid w:val="005457B4"/>
    <w:pPr>
      <w:pBdr>
        <w:top w:val="single" w:sz="4" w:space="10" w:color="0F4761"/>
        <w:bottom w:val="single" w:sz="4" w:space="10" w:color="0F4761"/>
      </w:pBdr>
      <w:spacing w:before="360" w:after="360"/>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paragraph" w:styleId="CommentText">
    <w:name w:val="annotation text"/>
    <w:basedOn w:val="Normal"/>
    <w:link w:val="CommentTextChar"/>
    <w:uiPriority w:val="99"/>
    <w:unhideWhenUsed/>
    <w:qFormat/>
    <w:rsid w:val="005457B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F8137C"/>
    <w:rPr>
      <w:b/>
      <w:bCs/>
    </w:rPr>
  </w:style>
  <w:style w:type="paragraph" w:styleId="Revision">
    <w:name w:val="Revision"/>
    <w:uiPriority w:val="99"/>
    <w:semiHidden/>
    <w:qFormat/>
    <w:rsid w:val="005850E6"/>
    <w:rPr>
      <w:rFonts w:ascii="Calibri" w:eastAsia="Calibri" w:hAnsi="Calibri" w:cs="Calibri"/>
      <w:kern w:val="0"/>
      <w:sz w:val="22"/>
      <w:szCs w:val="22"/>
      <w14:ligatures w14:val="none"/>
    </w:rPr>
  </w:style>
  <w:style w:type="paragraph" w:styleId="BalloonText">
    <w:name w:val="Balloon Text"/>
    <w:basedOn w:val="Normal"/>
    <w:link w:val="BalloonTextChar"/>
    <w:uiPriority w:val="99"/>
    <w:semiHidden/>
    <w:unhideWhenUsed/>
    <w:qFormat/>
    <w:rsid w:val="00337844"/>
    <w:pPr>
      <w:spacing w:after="0" w:line="240" w:lineRule="auto"/>
    </w:pPr>
    <w:rPr>
      <w:rFonts w:ascii="Segoe UI" w:hAnsi="Segoe UI" w:cs="Segoe UI"/>
      <w:sz w:val="18"/>
      <w:szCs w:val="18"/>
    </w:rPr>
  </w:style>
  <w:style w:type="paragraph" w:styleId="NormalWeb">
    <w:name w:val="Normal (Web)"/>
    <w:basedOn w:val="Normal"/>
    <w:uiPriority w:val="99"/>
    <w:semiHidden/>
    <w:unhideWhenUsed/>
    <w:qFormat/>
    <w:rsid w:val="00DA5054"/>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82D23"/>
    <w:pPr>
      <w:tabs>
        <w:tab w:val="center" w:pos="4680"/>
        <w:tab w:val="right" w:pos="9360"/>
      </w:tabs>
      <w:spacing w:after="0" w:line="240" w:lineRule="auto"/>
    </w:pPr>
  </w:style>
  <w:style w:type="paragraph" w:styleId="Footer">
    <w:name w:val="footer"/>
    <w:basedOn w:val="Normal"/>
    <w:link w:val="FooterChar"/>
    <w:uiPriority w:val="99"/>
    <w:unhideWhenUsed/>
    <w:rsid w:val="00B82D23"/>
    <w:pPr>
      <w:tabs>
        <w:tab w:val="center" w:pos="4680"/>
        <w:tab w:val="right" w:pos="9360"/>
      </w:tabs>
      <w:spacing w:after="0" w:line="240" w:lineRule="auto"/>
    </w:pPr>
  </w:style>
  <w:style w:type="character" w:styleId="Strong">
    <w:name w:val="Strong"/>
    <w:basedOn w:val="DefaultParagraphFont"/>
    <w:uiPriority w:val="22"/>
    <w:qFormat/>
    <w:rsid w:val="002568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i.nih.gov/intramural/software" TargetMode="External"/><Relationship Id="rId18" Type="http://schemas.openxmlformats.org/officeDocument/2006/relationships/hyperlink" Target="https://pubmed.ncbi.nlm.nih.gov/?term=%22Eccard%20JA%22%5BAuthor%5D" TargetMode="External"/><Relationship Id="rId26" Type="http://schemas.openxmlformats.org/officeDocument/2006/relationships/hyperlink" Target="https://pubmed.ncbi.nlm.nih.gov/?term=Averbeck+BB&amp;cauthor_id=37798412" TargetMode="External"/><Relationship Id="rId39" Type="http://schemas.openxmlformats.org/officeDocument/2006/relationships/image" Target="media/image12.tiff"/><Relationship Id="rId21" Type="http://schemas.openxmlformats.org/officeDocument/2006/relationships/hyperlink" Target="https://pubmed.ncbi.nlm.nih.gov/?term=Wang+S&amp;cauthor_id=37798412" TargetMode="External"/><Relationship Id="rId34" Type="http://schemas.openxmlformats.org/officeDocument/2006/relationships/image" Target="media/image7.tiff"/><Relationship Id="rId42" Type="http://schemas.openxmlformats.org/officeDocument/2006/relationships/image" Target="media/image15.jpe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athworks.com/" TargetMode="External"/><Relationship Id="rId29" Type="http://schemas.openxmlformats.org/officeDocument/2006/relationships/image" Target="media/image2.tiff"/><Relationship Id="rId11" Type="http://schemas.microsoft.com/office/2016/09/relationships/commentsIds" Target="commentsIds.xml"/><Relationship Id="rId24" Type="http://schemas.openxmlformats.org/officeDocument/2006/relationships/hyperlink" Target="https://pubmed.ncbi.nlm.nih.gov/37798412/" TargetMode="External"/><Relationship Id="rId32" Type="http://schemas.openxmlformats.org/officeDocument/2006/relationships/image" Target="media/image5.jpeg"/><Relationship Id="rId37" Type="http://schemas.openxmlformats.org/officeDocument/2006/relationships/image" Target="media/image10.jpeg"/><Relationship Id="rId40" Type="http://schemas.openxmlformats.org/officeDocument/2006/relationships/image" Target="media/image13.jpeg"/><Relationship Id="rId45"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hyperlink" Target="http://www.mathworks.com/" TargetMode="External"/><Relationship Id="rId23" Type="http://schemas.openxmlformats.org/officeDocument/2006/relationships/hyperlink" Target="https://pubmed.ncbi.nlm.nih.gov/?term=Falcone+R&amp;cauthor_id=37798412" TargetMode="External"/><Relationship Id="rId28" Type="http://schemas.openxmlformats.org/officeDocument/2006/relationships/image" Target="media/image1.jpeg"/><Relationship Id="rId36" Type="http://schemas.openxmlformats.org/officeDocument/2006/relationships/image" Target="media/image9.tiff"/><Relationship Id="rId49"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pubmed.ncbi.nlm.nih.gov/?term=%22Liesenjohann%20T%22%5BAuthor%5D" TargetMode="External"/><Relationship Id="rId31" Type="http://schemas.openxmlformats.org/officeDocument/2006/relationships/image" Target="media/image4.jpeg"/><Relationship Id="rId44" Type="http://schemas.openxmlformats.org/officeDocument/2006/relationships/image" Target="media/image17.tiff"/><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taff.aist.go.jp/k.matsuda/eye/indexe.html" TargetMode="External"/><Relationship Id="rId22" Type="http://schemas.openxmlformats.org/officeDocument/2006/relationships/hyperlink" Target="https://pubmed.ncbi.nlm.nih.gov/37798412/" TargetMode="External"/><Relationship Id="rId27" Type="http://schemas.openxmlformats.org/officeDocument/2006/relationships/hyperlink" Target="https://pubmed.ncbi.nlm.nih.gov/37798412/" TargetMode="External"/><Relationship Id="rId30" Type="http://schemas.openxmlformats.org/officeDocument/2006/relationships/image" Target="media/image3.jpeg"/><Relationship Id="rId35" Type="http://schemas.openxmlformats.org/officeDocument/2006/relationships/image" Target="media/image8.jpeg"/><Relationship Id="rId43" Type="http://schemas.openxmlformats.org/officeDocument/2006/relationships/image" Target="media/image16.tiff"/><Relationship Id="rId48" Type="http://schemas.openxmlformats.org/officeDocument/2006/relationships/fontTable" Target="fontTable.xml"/><Relationship Id="rId8" Type="http://schemas.openxmlformats.org/officeDocument/2006/relationships/hyperlink" Target="mailto:rossella.falcone@einsteinmed.edu"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royalsocietypublishing.org/doi/10.1098/rspb.2019.0795?utm_source=chatgpt.com" TargetMode="External"/><Relationship Id="rId25" Type="http://schemas.openxmlformats.org/officeDocument/2006/relationships/hyperlink" Target="https://pubmed.ncbi.nlm.nih.gov/?term=Richmond+B&amp;cauthor_id=37798412" TargetMode="External"/><Relationship Id="rId33" Type="http://schemas.openxmlformats.org/officeDocument/2006/relationships/image" Target="media/image6.jpeg"/><Relationship Id="rId38" Type="http://schemas.openxmlformats.org/officeDocument/2006/relationships/image" Target="media/image11.tiff"/><Relationship Id="rId46" Type="http://schemas.openxmlformats.org/officeDocument/2006/relationships/header" Target="header1.xml"/><Relationship Id="rId20" Type="http://schemas.openxmlformats.org/officeDocument/2006/relationships/hyperlink" Target="https://pubmed.ncbi.nlm.nih.gov/?term=%22Dammhahn%20M%22%5BAuthor%5D" TargetMode="External"/><Relationship Id="rId41" Type="http://schemas.openxmlformats.org/officeDocument/2006/relationships/image" Target="media/image14.tif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36</Pages>
  <Words>8519</Words>
  <Characters>48559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dc:description/>
  <cp:lastModifiedBy>Mark Eldridge</cp:lastModifiedBy>
  <cp:revision>5</cp:revision>
  <cp:lastPrinted>2025-12-04T16:32:00Z</cp:lastPrinted>
  <dcterms:created xsi:type="dcterms:W3CDTF">2026-03-23T19:55:00Z</dcterms:created>
  <dcterms:modified xsi:type="dcterms:W3CDTF">2026-03-23T21:30:00Z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