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8">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017071DF"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w:t>
      </w:r>
      <w:del w:id="2" w:author="Siyu Wang" w:date="2026-08-07T12:21:00Z" w16du:dateUtc="2026-08-07T16:21:00Z">
        <w:r w:rsidDel="00E74410">
          <w:rPr>
            <w:rFonts w:ascii="Times New Roman" w:eastAsia="Times New Roman" w:hAnsi="Times New Roman" w:cs="Times New Roman"/>
            <w:sz w:val="24"/>
            <w:szCs w:val="24"/>
          </w:rPr>
          <w:delText xml:space="preserve">generic </w:delText>
        </w:r>
      </w:del>
      <w:ins w:id="3" w:author="Siyu Wang" w:date="2026-08-07T12:21:00Z" w16du:dateUtc="2026-08-07T16:21:00Z">
        <w:r w:rsidR="00E74410">
          <w:rPr>
            <w:rFonts w:ascii="Times New Roman" w:eastAsia="Times New Roman" w:hAnsi="Times New Roman" w:cs="Times New Roman"/>
            <w:sz w:val="24"/>
            <w:szCs w:val="24"/>
          </w:rPr>
          <w:t>common</w:t>
        </w:r>
        <w:r w:rsidR="00E7441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temporal discounting computation process, or whether they depend on the individual behavioral strategies for trading off reward and time. </w:t>
      </w:r>
    </w:p>
    <w:p w14:paraId="00000015" w14:textId="13865282"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del w:id="4" w:author="Siyu Wang [2]" w:date="2026-07-19T13:50:00Z" w16du:dateUtc="2026-07-19T17:50:00Z">
        <w:r w:rsidDel="00EC3E1F">
          <w:rPr>
            <w:rFonts w:ascii="Times New Roman" w:eastAsia="Times New Roman" w:hAnsi="Times New Roman" w:cs="Times New Roman"/>
            <w:sz w:val="24"/>
            <w:szCs w:val="24"/>
          </w:rPr>
          <w:delText>refuse</w:delText>
        </w:r>
      </w:del>
      <w:ins w:id="5" w:author="Siyu Wang [2]"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delayed reward offers by releasing a lever at different times contingent on a </w:t>
      </w:r>
      <w:del w:id="6" w:author="Siyu Wang [2]" w:date="2026-07-19T12:41:00Z" w16du:dateUtc="2026-07-19T16:41:00Z">
        <w:r w:rsidDel="00577185">
          <w:rPr>
            <w:rFonts w:ascii="Times New Roman" w:eastAsia="Times New Roman" w:hAnsi="Times New Roman" w:cs="Times New Roman"/>
            <w:sz w:val="24"/>
            <w:szCs w:val="24"/>
          </w:rPr>
          <w:delText>go signal</w:delText>
        </w:r>
      </w:del>
      <w:ins w:id="7"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We analyzed how the unforeseen </w:t>
      </w:r>
      <w:del w:id="8" w:author="Siyu Wang [2]" w:date="2026-07-19T12:41:00Z" w16du:dateUtc="2026-07-19T16:41:00Z">
        <w:r w:rsidDel="00577185">
          <w:rPr>
            <w:rFonts w:ascii="Times New Roman" w:eastAsia="Times New Roman" w:hAnsi="Times New Roman" w:cs="Times New Roman"/>
            <w:sz w:val="24"/>
            <w:szCs w:val="24"/>
          </w:rPr>
          <w:delText>go signal</w:delText>
        </w:r>
      </w:del>
      <w:ins w:id="9"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del w:id="10" w:author="Siyu Wang [2]" w:date="2026-07-19T12:41:00Z" w16du:dateUtc="2026-07-19T16:41:00Z">
        <w:r w:rsidDel="00577185">
          <w:rPr>
            <w:rFonts w:ascii="Times New Roman" w:eastAsia="Times New Roman" w:hAnsi="Times New Roman" w:cs="Times New Roman"/>
            <w:sz w:val="24"/>
            <w:szCs w:val="24"/>
          </w:rPr>
          <w:delText>go signal</w:delText>
        </w:r>
      </w:del>
      <w:ins w:id="11"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del w:id="12" w:author="Siyu Wang [2]" w:date="2026-07-19T12:41:00Z" w16du:dateUtc="2026-07-19T16:41:00Z">
        <w:r w:rsidDel="00577185">
          <w:rPr>
            <w:rFonts w:ascii="Times New Roman" w:eastAsia="Times New Roman" w:hAnsi="Times New Roman" w:cs="Times New Roman"/>
            <w:sz w:val="24"/>
            <w:szCs w:val="24"/>
          </w:rPr>
          <w:delText>go signal</w:delText>
        </w:r>
      </w:del>
      <w:ins w:id="13"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whereas Monkey T treated the </w:t>
      </w:r>
      <w:del w:id="14" w:author="Siyu Wang [2]" w:date="2026-07-19T12:41:00Z" w16du:dateUtc="2026-07-19T16:41:00Z">
        <w:r w:rsidDel="00577185">
          <w:rPr>
            <w:rFonts w:ascii="Times New Roman" w:eastAsia="Times New Roman" w:hAnsi="Times New Roman" w:cs="Times New Roman"/>
            <w:sz w:val="24"/>
            <w:szCs w:val="24"/>
          </w:rPr>
          <w:delText>go signal</w:delText>
        </w:r>
      </w:del>
      <w:ins w:id="1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as having additive values independent of the original offer. Although neurons in the dorsolateral prefrontal cortex (dlPFC) of both monkeys encoded reward and delay, we found important differences in how </w:t>
      </w:r>
      <w:del w:id="16" w:author="Siyu Wang" w:date="2026-08-07T12:22:00Z" w16du:dateUtc="2026-08-07T16:22:00Z">
        <w:r w:rsidDel="003B6E0D">
          <w:rPr>
            <w:rFonts w:ascii="Times New Roman" w:eastAsia="Times New Roman" w:hAnsi="Times New Roman" w:cs="Times New Roman"/>
            <w:sz w:val="24"/>
            <w:szCs w:val="24"/>
          </w:rPr>
          <w:delText xml:space="preserve">these </w:delText>
        </w:r>
      </w:del>
      <w:r>
        <w:rPr>
          <w:rFonts w:ascii="Times New Roman" w:eastAsia="Times New Roman" w:hAnsi="Times New Roman" w:cs="Times New Roman"/>
          <w:sz w:val="24"/>
          <w:szCs w:val="24"/>
        </w:rPr>
        <w:t>neurons represented these factors, which reflected monkeys’ respective behavioral strategies. Our results revealed a temporal discounting strategy</w:t>
      </w:r>
      <w:ins w:id="17" w:author="Siyu Wang [2]" w:date="2026-07-19T13:41:00Z" w16du:dateUtc="2026-07-19T17:41:00Z">
        <w:r w:rsidR="006A7019">
          <w:rPr>
            <w:rFonts w:ascii="Times New Roman" w:eastAsia="Times New Roman" w:hAnsi="Times New Roman" w:cs="Times New Roman"/>
            <w:sz w:val="24"/>
            <w:szCs w:val="24"/>
          </w:rPr>
          <w:t xml:space="preserve"> </w:t>
        </w:r>
      </w:ins>
      <w:del w:id="18" w:author="Siyu Wang [2]" w:date="2026-07-19T13:41:00Z" w16du:dateUtc="2026-07-19T17:41:00Z">
        <w:r w:rsidDel="006A7019">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dependent coding of reward and delay in dlPFC.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7EA729BC"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w:t>
      </w:r>
      <w:commentRangeStart w:id="19"/>
      <w:r>
        <w:rPr>
          <w:rFonts w:ascii="Times New Roman" w:eastAsia="Times New Roman" w:hAnsi="Times New Roman" w:cs="Times New Roman"/>
          <w:sz w:val="24"/>
          <w:szCs w:val="24"/>
        </w:rPr>
        <w:t>7-9</w:t>
      </w:r>
      <w:commentRangeEnd w:id="19"/>
      <w:r w:rsidR="00536FF9">
        <w:rPr>
          <w:rStyle w:val="CommentReference"/>
          <w:rFonts w:ascii="Times New Roman" w:eastAsia="Times New Roman" w:hAnsi="Times New Roman" w:cs="Times New Roman"/>
          <w:sz w:val="24"/>
          <w:szCs w:val="24"/>
        </w:rPr>
        <w:commentReference w:id="19"/>
      </w:r>
      <w:r>
        <w:rPr>
          <w:rFonts w:ascii="Times New Roman" w:eastAsia="Times New Roman" w:hAnsi="Times New Roman" w:cs="Times New Roman"/>
          <w:sz w:val="24"/>
          <w:szCs w:val="24"/>
        </w:rPr>
        <w:t xml:space="preserve">), changes in environmental conditions (10-12), and abnormal behaviors (13-16). How individuals adjust their temporal discounting behavior when the expectations for the delay or the reward changes (e.g., a person’s decision to wait in line for a restaurant table may change if a large group of people in front of them suddenly decided to leave the line) is less </w:t>
      </w:r>
      <w:del w:id="20" w:author="Siyu Wang [2]" w:date="2026-07-19T13:44:00Z" w16du:dateUtc="2026-07-19T17:44:00Z">
        <w:r w:rsidDel="0052019D">
          <w:rPr>
            <w:rFonts w:ascii="Times New Roman" w:eastAsia="Times New Roman" w:hAnsi="Times New Roman" w:cs="Times New Roman"/>
            <w:sz w:val="24"/>
            <w:szCs w:val="24"/>
          </w:rPr>
          <w:delText xml:space="preserve">well </w:delText>
        </w:r>
      </w:del>
      <w:r>
        <w:rPr>
          <w:rFonts w:ascii="Times New Roman" w:eastAsia="Times New Roman" w:hAnsi="Times New Roman" w:cs="Times New Roman"/>
          <w:sz w:val="24"/>
          <w:szCs w:val="24"/>
        </w:rPr>
        <w:t xml:space="preserve">studied. </w:t>
      </w:r>
    </w:p>
    <w:p w14:paraId="0000001A" w14:textId="1AE732A0"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dorsal lateral prefrontal cortex (dlPFC) encodes variables important for making temporal discounting calculations, such as reward size and delay. In animal</w:t>
      </w:r>
      <w:del w:id="21" w:author="Siyu Wang" w:date="2026-08-07T12:25:00Z" w16du:dateUtc="2026-08-07T16:25:00Z">
        <w:r w:rsidDel="00FA12D2">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studies, it has been suggested that dlPFC explicitly supports temporally discounted value computations via a shared value coding dimension across </w:t>
      </w:r>
      <w:ins w:id="22" w:author="Siyu Wang [2]" w:date="2026-07-19T13:45:00Z" w16du:dateUtc="2026-07-19T17:45:00Z">
        <w:r w:rsidR="0052019D">
          <w:rPr>
            <w:rFonts w:ascii="Times New Roman" w:eastAsia="Times New Roman" w:hAnsi="Times New Roman" w:cs="Times New Roman"/>
            <w:sz w:val="24"/>
            <w:szCs w:val="24"/>
          </w:rPr>
          <w:t xml:space="preserve">reward </w:t>
        </w:r>
      </w:ins>
      <w:r>
        <w:rPr>
          <w:rFonts w:ascii="Times New Roman" w:eastAsia="Times New Roman" w:hAnsi="Times New Roman" w:cs="Times New Roman"/>
          <w:sz w:val="24"/>
          <w:szCs w:val="24"/>
        </w:rPr>
        <w:t xml:space="preserve">magnitude and delay (17, 18).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dlPFC during intertemporal choice is also well documented (19, 20). However, it remains unclear whether the dlPFC coding of reward and time reflects a </w:t>
      </w:r>
      <w:del w:id="23" w:author="Siyu Wang" w:date="2026-08-07T12:25:00Z" w16du:dateUtc="2026-08-07T16:25:00Z">
        <w:r w:rsidDel="00FA12D2">
          <w:rPr>
            <w:rFonts w:ascii="Times New Roman" w:eastAsia="Times New Roman" w:hAnsi="Times New Roman" w:cs="Times New Roman"/>
            <w:sz w:val="24"/>
            <w:szCs w:val="24"/>
            <w:highlight w:val="white"/>
          </w:rPr>
          <w:delText xml:space="preserve">universal </w:delText>
        </w:r>
      </w:del>
      <w:ins w:id="24" w:author="Siyu Wang" w:date="2026-08-07T12:25:00Z" w16du:dateUtc="2026-08-07T16:25:00Z">
        <w:r w:rsidR="00FA12D2">
          <w:rPr>
            <w:rFonts w:ascii="Times New Roman" w:eastAsia="Times New Roman" w:hAnsi="Times New Roman" w:cs="Times New Roman"/>
            <w:sz w:val="24"/>
            <w:szCs w:val="24"/>
            <w:highlight w:val="white"/>
          </w:rPr>
          <w:t>common</w:t>
        </w:r>
        <w:r w:rsidR="00FA12D2">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temporal discounting process shared across individuals, or whether it depends on the specific strategies used to compute discounted values. </w:t>
      </w:r>
    </w:p>
    <w:p w14:paraId="0000001B" w14:textId="0772E465"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refusing a delayed reward offer. Crucially, to indicate an accept vs reject choice, monkeys had to release a lever in one of two different time windows, contingent on a </w:t>
      </w:r>
      <w:del w:id="25" w:author="Siyu Wang [2]" w:date="2026-07-19T12:41:00Z" w16du:dateUtc="2026-07-19T16:41:00Z">
        <w:r w:rsidDel="00577185">
          <w:rPr>
            <w:rFonts w:ascii="Times New Roman" w:eastAsia="Times New Roman" w:hAnsi="Times New Roman" w:cs="Times New Roman"/>
            <w:sz w:val="24"/>
            <w:szCs w:val="24"/>
          </w:rPr>
          <w:delText>go signal</w:delText>
        </w:r>
      </w:del>
      <w:ins w:id="26"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In theory, the additional delay associated with different </w:t>
      </w:r>
      <w:del w:id="27" w:author="Siyu Wang [2]" w:date="2026-07-19T12:41:00Z" w16du:dateUtc="2026-07-19T16:41:00Z">
        <w:r w:rsidDel="00577185">
          <w:rPr>
            <w:rFonts w:ascii="Times New Roman" w:eastAsia="Times New Roman" w:hAnsi="Times New Roman" w:cs="Times New Roman"/>
            <w:sz w:val="24"/>
            <w:szCs w:val="24"/>
          </w:rPr>
          <w:delText>go signal</w:delText>
        </w:r>
      </w:del>
      <w:ins w:id="28"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del w:id="29" w:author="Siyu Wang [2]" w:date="2026-07-19T12:41:00Z" w16du:dateUtc="2026-07-19T16:41:00Z">
        <w:r w:rsidDel="00577185">
          <w:rPr>
            <w:rFonts w:ascii="Times New Roman" w:eastAsia="Times New Roman" w:hAnsi="Times New Roman" w:cs="Times New Roman"/>
            <w:sz w:val="24"/>
            <w:szCs w:val="24"/>
          </w:rPr>
          <w:delText>go signal</w:delText>
        </w:r>
      </w:del>
      <w:ins w:id="30"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Behavioral modeling showed that our monkeys adopted different strategies. Neural analysis showed that, although dlPFC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00F02F11"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ins w:id="31" w:author="Siyu Wang [2]" w:date="2026-07-19T13:48:00Z" w16du:dateUtc="2026-07-19T17:48:00Z">
        <w:r w:rsidR="006D2A0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32" w:author="Siyu Wang [2]" w:date="2026-07-19T13:48:00Z" w16du:dateUtc="2026-07-19T17:48:00Z">
        <w:r w:rsidDel="006D2A0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accept or reject</w:t>
      </w:r>
      <w:ins w:id="33" w:author="Siyu Wang [2]" w:date="2026-07-19T13:48:00Z" w16du:dateUtc="2026-07-19T17:48:00Z">
        <w:r w:rsidR="006D2A0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34" w:author="Siyu Wang [2]" w:date="2026-07-19T13:48:00Z" w16du:dateUtc="2026-07-19T17:48:00Z">
        <w:r w:rsidDel="006D2A0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by releasing a lever </w:t>
      </w:r>
      <w:del w:id="35" w:author="Siyu Wang" w:date="2026-08-07T12:31:00Z" w16du:dateUtc="2026-08-07T16:31:00Z">
        <w:r w:rsidDel="00370DAD">
          <w:rPr>
            <w:rFonts w:ascii="Times New Roman" w:eastAsia="Times New Roman" w:hAnsi="Times New Roman" w:cs="Times New Roman"/>
            <w:sz w:val="24"/>
            <w:szCs w:val="24"/>
          </w:rPr>
          <w:delText xml:space="preserve">when </w:delText>
        </w:r>
      </w:del>
      <w:ins w:id="36" w:author="Siyu Wang [2]" w:date="2026-07-19T13:48:00Z" w16du:dateUtc="2026-07-19T17:48:00Z">
        <w:del w:id="37" w:author="Siyu Wang" w:date="2026-08-07T12:31:00Z" w16du:dateUtc="2026-08-07T16:31:00Z">
          <w:r w:rsidR="006D2A0B" w:rsidDel="00370DAD">
            <w:rPr>
              <w:rFonts w:ascii="Times New Roman" w:eastAsia="Times New Roman" w:hAnsi="Times New Roman" w:cs="Times New Roman"/>
              <w:sz w:val="24"/>
              <w:szCs w:val="24"/>
            </w:rPr>
            <w:delText xml:space="preserve">the </w:delText>
          </w:r>
        </w:del>
      </w:ins>
      <w:del w:id="38" w:author="Siyu Wang" w:date="2026-08-07T12:31:00Z" w16du:dateUtc="2026-08-07T16:31:00Z">
        <w:r w:rsidDel="00370DAD">
          <w:rPr>
            <w:rFonts w:ascii="Times New Roman" w:eastAsia="Times New Roman" w:hAnsi="Times New Roman" w:cs="Times New Roman"/>
            <w:sz w:val="24"/>
            <w:szCs w:val="24"/>
          </w:rPr>
          <w:delText>a purple or yellow go signal</w:delText>
        </w:r>
      </w:del>
      <w:ins w:id="39" w:author="Siyu Wang [2]" w:date="2026-07-19T14:28:00Z" w16du:dateUtc="2026-07-19T18:28:00Z">
        <w:del w:id="40" w:author="Siyu Wang" w:date="2026-08-07T12:31:00Z" w16du:dateUtc="2026-08-07T16:31:00Z">
          <w:r w:rsidR="00674CD6" w:rsidDel="00370DAD">
            <w:rPr>
              <w:rFonts w:ascii="Times New Roman" w:eastAsia="Times New Roman" w:hAnsi="Times New Roman" w:cs="Times New Roman"/>
              <w:sz w:val="24"/>
              <w:szCs w:val="24"/>
            </w:rPr>
            <w:delText>go signal</w:delText>
          </w:r>
        </w:del>
      </w:ins>
      <w:del w:id="41" w:author="Siyu Wang" w:date="2026-08-07T12:31:00Z" w16du:dateUtc="2026-08-07T16:31:00Z">
        <w:r w:rsidDel="00370DAD">
          <w:rPr>
            <w:rFonts w:ascii="Times New Roman" w:eastAsia="Times New Roman" w:hAnsi="Times New Roman" w:cs="Times New Roman"/>
            <w:sz w:val="24"/>
            <w:szCs w:val="24"/>
          </w:rPr>
          <w:delText>, respectively,  appeared</w:delText>
        </w:r>
      </w:del>
      <w:ins w:id="42" w:author="Siyu Wang [2]" w:date="2026-07-19T13:49:00Z" w16du:dateUtc="2026-07-19T17:49:00Z">
        <w:del w:id="43" w:author="Siyu Wang" w:date="2026-08-07T12:31:00Z" w16du:dateUtc="2026-08-07T16:31:00Z">
          <w:r w:rsidR="006D2A0B" w:rsidDel="00370DAD">
            <w:rPr>
              <w:rFonts w:ascii="Times New Roman" w:eastAsia="Times New Roman" w:hAnsi="Times New Roman" w:cs="Times New Roman"/>
              <w:sz w:val="24"/>
              <w:szCs w:val="24"/>
            </w:rPr>
            <w:delText xml:space="preserve"> respectively</w:delText>
          </w:r>
        </w:del>
      </w:ins>
      <w:ins w:id="44" w:author="Siyu Wang" w:date="2026-08-07T12:31:00Z" w16du:dateUtc="2026-08-07T16:31:00Z">
        <w:r w:rsidR="001B31E5">
          <w:rPr>
            <w:rFonts w:ascii="Times New Roman" w:eastAsia="Times New Roman" w:hAnsi="Times New Roman" w:cs="Times New Roman"/>
            <w:sz w:val="24"/>
            <w:szCs w:val="24"/>
          </w:rPr>
          <w:t>following one of the two go signals</w:t>
        </w:r>
      </w:ins>
      <w:r>
        <w:rPr>
          <w:rFonts w:ascii="Times New Roman" w:eastAsia="Times New Roman" w:hAnsi="Times New Roman" w:cs="Times New Roman"/>
          <w:sz w:val="24"/>
          <w:szCs w:val="24"/>
        </w:rPr>
        <w:t xml:space="preserve">. </w:t>
      </w:r>
      <w:ins w:id="45" w:author="Siyu Wang" w:date="2026-08-07T12:32:00Z" w16du:dateUtc="2026-08-07T16:32:00Z">
        <w:r w:rsidR="00F0574A">
          <w:rPr>
            <w:rFonts w:ascii="Times New Roman" w:eastAsia="Times New Roman" w:hAnsi="Times New Roman" w:cs="Times New Roman"/>
            <w:sz w:val="24"/>
            <w:szCs w:val="24"/>
          </w:rPr>
          <w:t xml:space="preserve">Releasing the bar following a purple go signal accepts the offer and releasing the bar following a yellow go signal rejects the offer. </w:t>
        </w:r>
      </w:ins>
      <w:ins w:id="46" w:author="Siyu Wang" w:date="2026-08-07T12:30:00Z" w16du:dateUtc="2026-08-07T16:30:00Z">
        <w:r w:rsidR="00FD703F">
          <w:rPr>
            <w:rFonts w:ascii="Times New Roman" w:eastAsia="Times New Roman" w:hAnsi="Times New Roman" w:cs="Times New Roman"/>
            <w:sz w:val="24"/>
            <w:szCs w:val="24"/>
          </w:rPr>
          <w:t xml:space="preserve">In each trial, after the reward offer was presented, one of the yellow/purple go signals (randomly drawn) was presented first. If monkey did not respond to the first go signal, the other go signal was presented after a fixed delay (1100ms). </w:t>
        </w:r>
      </w:ins>
      <w:del w:id="47" w:author="Siyu Wang" w:date="2026-08-07T12:30:00Z" w16du:dateUtc="2026-08-07T16:30:00Z">
        <w:r w:rsidDel="00FD703F">
          <w:rPr>
            <w:rFonts w:ascii="Times New Roman" w:eastAsia="Times New Roman" w:hAnsi="Times New Roman" w:cs="Times New Roman"/>
            <w:sz w:val="24"/>
            <w:szCs w:val="24"/>
          </w:rPr>
          <w:delText>In each trial, after the reward offer was presented, one of the yellow/purple go signal</w:delText>
        </w:r>
      </w:del>
      <w:ins w:id="48" w:author="Siyu Wang [2]" w:date="2026-07-19T14:28:00Z" w16du:dateUtc="2026-07-19T18:28:00Z">
        <w:del w:id="49" w:author="Siyu Wang" w:date="2026-08-07T12:30:00Z" w16du:dateUtc="2026-08-07T16:30:00Z">
          <w:r w:rsidR="00674CD6" w:rsidDel="00FD703F">
            <w:rPr>
              <w:rFonts w:ascii="Times New Roman" w:eastAsia="Times New Roman" w:hAnsi="Times New Roman" w:cs="Times New Roman"/>
              <w:sz w:val="24"/>
              <w:szCs w:val="24"/>
            </w:rPr>
            <w:delText>go signal</w:delText>
          </w:r>
        </w:del>
      </w:ins>
      <w:del w:id="50" w:author="Siyu Wang" w:date="2026-08-07T12:30:00Z" w16du:dateUtc="2026-08-07T16:30:00Z">
        <w:r w:rsidDel="00FD703F">
          <w:rPr>
            <w:rFonts w:ascii="Times New Roman" w:eastAsia="Times New Roman" w:hAnsi="Times New Roman" w:cs="Times New Roman"/>
            <w:sz w:val="24"/>
            <w:szCs w:val="24"/>
          </w:rPr>
          <w:delText>s (randomly drawn) was presented first. If monkey did not respond to the first go signal</w:delText>
        </w:r>
      </w:del>
      <w:ins w:id="51" w:author="Siyu Wang [2]" w:date="2026-07-19T14:28:00Z" w16du:dateUtc="2026-07-19T18:28:00Z">
        <w:del w:id="52" w:author="Siyu Wang" w:date="2026-08-07T12:30:00Z" w16du:dateUtc="2026-08-07T16:30:00Z">
          <w:r w:rsidR="00674CD6" w:rsidDel="00FD703F">
            <w:rPr>
              <w:rFonts w:ascii="Times New Roman" w:eastAsia="Times New Roman" w:hAnsi="Times New Roman" w:cs="Times New Roman"/>
              <w:sz w:val="24"/>
              <w:szCs w:val="24"/>
            </w:rPr>
            <w:delText>go signal</w:delText>
          </w:r>
        </w:del>
      </w:ins>
      <w:del w:id="53" w:author="Siyu Wang" w:date="2026-08-07T12:30:00Z" w16du:dateUtc="2026-08-07T16:30:00Z">
        <w:r w:rsidDel="00FD703F">
          <w:rPr>
            <w:rFonts w:ascii="Times New Roman" w:eastAsia="Times New Roman" w:hAnsi="Times New Roman" w:cs="Times New Roman"/>
            <w:sz w:val="24"/>
            <w:szCs w:val="24"/>
          </w:rPr>
          <w:delText>, the other go signal</w:delText>
        </w:r>
      </w:del>
      <w:ins w:id="54" w:author="Siyu Wang [2]" w:date="2026-07-19T14:28:00Z" w16du:dateUtc="2026-07-19T18:28:00Z">
        <w:del w:id="55" w:author="Siyu Wang" w:date="2026-08-07T12:30:00Z" w16du:dateUtc="2026-08-07T16:30:00Z">
          <w:r w:rsidR="00674CD6" w:rsidDel="00FD703F">
            <w:rPr>
              <w:rFonts w:ascii="Times New Roman" w:eastAsia="Times New Roman" w:hAnsi="Times New Roman" w:cs="Times New Roman"/>
              <w:sz w:val="24"/>
              <w:szCs w:val="24"/>
            </w:rPr>
            <w:delText>go signal</w:delText>
          </w:r>
        </w:del>
      </w:ins>
      <w:del w:id="56" w:author="Siyu Wang" w:date="2026-08-07T12:30:00Z" w16du:dateUtc="2026-08-07T16:30:00Z">
        <w:r w:rsidDel="00FD703F">
          <w:rPr>
            <w:rFonts w:ascii="Times New Roman" w:eastAsia="Times New Roman" w:hAnsi="Times New Roman" w:cs="Times New Roman"/>
            <w:sz w:val="24"/>
            <w:szCs w:val="24"/>
          </w:rPr>
          <w:delText xml:space="preserve"> was presented after a fixed delay (1100ms). </w:delText>
        </w:r>
      </w:del>
      <w:r>
        <w:rPr>
          <w:rFonts w:ascii="Times New Roman" w:eastAsia="Times New Roman" w:hAnsi="Times New Roman" w:cs="Times New Roman"/>
          <w:sz w:val="24"/>
          <w:szCs w:val="24"/>
        </w:rPr>
        <w:t xml:space="preserve">For instance, if the purple </w:t>
      </w:r>
      <w:del w:id="57" w:author="Siyu Wang [2]" w:date="2026-07-19T12:41:00Z" w16du:dateUtc="2026-07-19T16:41:00Z">
        <w:r w:rsidDel="00577185">
          <w:rPr>
            <w:rFonts w:ascii="Times New Roman" w:eastAsia="Times New Roman" w:hAnsi="Times New Roman" w:cs="Times New Roman"/>
            <w:sz w:val="24"/>
            <w:szCs w:val="24"/>
          </w:rPr>
          <w:delText>go signal</w:delText>
        </w:r>
      </w:del>
      <w:ins w:id="58"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appeared first, the animal could either release the lever immediately to accept the offer, or hold the lever and wait for the yellow </w:t>
      </w:r>
      <w:del w:id="59" w:author="Siyu Wang [2]" w:date="2026-07-19T12:41:00Z" w16du:dateUtc="2026-07-19T16:41:00Z">
        <w:r w:rsidDel="00577185">
          <w:rPr>
            <w:rFonts w:ascii="Times New Roman" w:eastAsia="Times New Roman" w:hAnsi="Times New Roman" w:cs="Times New Roman"/>
            <w:sz w:val="24"/>
            <w:szCs w:val="24"/>
          </w:rPr>
          <w:delText>go signal</w:delText>
        </w:r>
      </w:del>
      <w:ins w:id="60"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then release the lever to </w:t>
      </w:r>
      <w:del w:id="61" w:author="Siyu Wang [2]" w:date="2026-07-19T13:50:00Z" w16du:dateUtc="2026-07-19T17:50:00Z">
        <w:r w:rsidDel="00EC3E1F">
          <w:rPr>
            <w:rFonts w:ascii="Times New Roman" w:eastAsia="Times New Roman" w:hAnsi="Times New Roman" w:cs="Times New Roman"/>
            <w:sz w:val="24"/>
            <w:szCs w:val="24"/>
          </w:rPr>
          <w:delText>refuse</w:delText>
        </w:r>
      </w:del>
      <w:ins w:id="62" w:author="Siyu Wang [2]"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Conversely, if the yellow </w:t>
      </w:r>
      <w:del w:id="63" w:author="Siyu Wang [2]" w:date="2026-07-19T12:41:00Z" w16du:dateUtc="2026-07-19T16:41:00Z">
        <w:r w:rsidDel="00577185">
          <w:rPr>
            <w:rFonts w:ascii="Times New Roman" w:eastAsia="Times New Roman" w:hAnsi="Times New Roman" w:cs="Times New Roman"/>
            <w:sz w:val="24"/>
            <w:szCs w:val="24"/>
          </w:rPr>
          <w:delText>go signal</w:delText>
        </w:r>
      </w:del>
      <w:ins w:id="64"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appeared first, the animal could either release the lever </w:t>
      </w:r>
      <w:r>
        <w:rPr>
          <w:rFonts w:ascii="Times New Roman" w:eastAsia="Times New Roman" w:hAnsi="Times New Roman" w:cs="Times New Roman"/>
          <w:sz w:val="24"/>
          <w:szCs w:val="24"/>
        </w:rPr>
        <w:lastRenderedPageBreak/>
        <w:t xml:space="preserve">immediately to </w:t>
      </w:r>
      <w:del w:id="65" w:author="Siyu Wang [2]" w:date="2026-07-19T13:50:00Z" w16du:dateUtc="2026-07-19T17:50:00Z">
        <w:r w:rsidDel="00EC3E1F">
          <w:rPr>
            <w:rFonts w:ascii="Times New Roman" w:eastAsia="Times New Roman" w:hAnsi="Times New Roman" w:cs="Times New Roman"/>
            <w:sz w:val="24"/>
            <w:szCs w:val="24"/>
          </w:rPr>
          <w:delText>refuse</w:delText>
        </w:r>
      </w:del>
      <w:ins w:id="66" w:author="Siyu Wang [2]"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or wait for the purple </w:t>
      </w:r>
      <w:del w:id="67" w:author="Siyu Wang [2]" w:date="2026-07-19T12:41:00Z" w16du:dateUtc="2026-07-19T16:41:00Z">
        <w:r w:rsidDel="00577185">
          <w:rPr>
            <w:rFonts w:ascii="Times New Roman" w:eastAsia="Times New Roman" w:hAnsi="Times New Roman" w:cs="Times New Roman"/>
            <w:sz w:val="24"/>
            <w:szCs w:val="24"/>
          </w:rPr>
          <w:delText>go signal</w:delText>
        </w:r>
      </w:del>
      <w:ins w:id="68"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to accept the offer (Fig. 1A). If the animal accepted the 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385EDF86"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del w:id="69" w:author="Siyu Wang [2]" w:date="2026-07-19T12:41:00Z" w16du:dateUtc="2026-07-19T16:41:00Z">
        <w:r w:rsidDel="00577185">
          <w:rPr>
            <w:rFonts w:ascii="Times New Roman" w:eastAsia="Times New Roman" w:hAnsi="Times New Roman" w:cs="Times New Roman"/>
            <w:b/>
            <w:bCs/>
            <w:color w:val="000000"/>
            <w:sz w:val="24"/>
            <w:szCs w:val="24"/>
          </w:rPr>
          <w:delText>go signal</w:delText>
        </w:r>
      </w:del>
      <w:ins w:id="70" w:author="Siyu Wang [2]" w:date="2026-07-19T14:28:00Z" w16du:dateUtc="2026-07-19T18:28:00Z">
        <w:r w:rsidR="00674CD6">
          <w:rPr>
            <w:rFonts w:ascii="Times New Roman" w:eastAsia="Times New Roman" w:hAnsi="Times New Roman" w:cs="Times New Roman"/>
            <w:b/>
            <w:bCs/>
            <w:color w:val="000000"/>
            <w:sz w:val="24"/>
            <w:szCs w:val="24"/>
          </w:rPr>
          <w:t>go signal</w:t>
        </w:r>
      </w:ins>
      <w:r>
        <w:rPr>
          <w:rFonts w:ascii="Times New Roman" w:eastAsia="Times New Roman" w:hAnsi="Times New Roman" w:cs="Times New Roman"/>
          <w:b/>
          <w:bCs/>
          <w:color w:val="000000"/>
          <w:sz w:val="24"/>
          <w:szCs w:val="24"/>
        </w:rPr>
        <w:t xml:space="preserve"> alters the temporal discounting behavior.</w:t>
      </w:r>
    </w:p>
    <w:p w14:paraId="00000021" w14:textId="0EB3919C"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the neural recording days (7 for Monkey T, 16 for Monkey S), both monkeys showed similar patterns of choice consistent with temporal discounting. They were more likely to accept offers of larger rewards with short delays, and less likely to accept smaller rewards with long delays (Fig. 2A-B). </w:t>
      </w:r>
      <w:sdt>
        <w:sdtPr>
          <w:tag w:val="goog_rdk_0"/>
          <w:id w:val="-2059026030"/>
        </w:sdtPr>
        <w:sdtContent>
          <w:commentRangeStart w:id="71"/>
        </w:sdtContent>
      </w:sdt>
      <w:sdt>
        <w:sdtPr>
          <w:tag w:val="goog_rdk_1"/>
          <w:id w:val="2026438652"/>
        </w:sdtPr>
        <w:sdtContent>
          <w:commentRangeStart w:id="72"/>
        </w:sdtContent>
      </w:sdt>
      <w:r>
        <w:rPr>
          <w:rFonts w:ascii="Times New Roman" w:eastAsia="Times New Roman" w:hAnsi="Times New Roman" w:cs="Times New Roman"/>
          <w:sz w:val="24"/>
          <w:szCs w:val="24"/>
        </w:rPr>
        <w:t xml:space="preserve">This temporal discounting behavior was modelled using </w:t>
      </w:r>
      <w:customXmlDelRangeStart w:id="73" w:author="Siyu Wang [2]" w:date="2026-07-19T13:51:00Z"/>
      <w:sdt>
        <w:sdtPr>
          <w:tag w:val="goog_rdk_2"/>
          <w:id w:val="-59174957"/>
        </w:sdtPr>
        <w:sdtContent>
          <w:customXmlDelRangeEnd w:id="73"/>
          <w:ins w:id="74" w:author="ROSSELLA FALCONE" w:date="2026-07-15T20:01:00Z">
            <w:del w:id="75" w:author="Siyu Wang [2]" w:date="2026-07-19T13:51:00Z" w16du:dateUtc="2026-07-19T17:51:00Z">
              <w:r w:rsidDel="00896E20">
                <w:rPr>
                  <w:rFonts w:ascii="Times New Roman" w:eastAsia="Times New Roman" w:hAnsi="Times New Roman" w:cs="Times New Roman"/>
                  <w:sz w:val="24"/>
                  <w:szCs w:val="24"/>
                </w:rPr>
                <w:delText>Model 1</w:delText>
              </w:r>
            </w:del>
          </w:ins>
          <w:customXmlDelRangeStart w:id="76" w:author="Siyu Wang [2]" w:date="2026-07-19T13:51:00Z"/>
        </w:sdtContent>
      </w:sdt>
      <w:customXmlDelRangeEnd w:id="76"/>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del w:id="77" w:author="Siyu Wang [2]" w:date="2026-07-19T13:52:00Z" w16du:dateUtc="2026-07-19T17:52:00Z">
            <w:r w:rsidDel="00896E20">
              <w:rPr>
                <w:rFonts w:ascii="Times New Roman" w:eastAsia="Times New Roman" w:hAnsi="Times New Roman" w:cs="Times New Roman"/>
                <w:sz w:val="24"/>
                <w:szCs w:val="24"/>
              </w:rPr>
              <w:delText xml:space="preserve">logistic </w:delText>
            </w:r>
          </w:del>
          <w:ins w:id="78" w:author="Siyu Wang [2]" w:date="2026-07-19T13:52:00Z" w16du:dateUtc="2026-07-19T17:52:00Z">
            <w:r w:rsidR="00896E20">
              <w:rPr>
                <w:rFonts w:ascii="Times New Roman" w:eastAsia="Times New Roman" w:hAnsi="Times New Roman" w:cs="Times New Roman"/>
                <w:sz w:val="24"/>
                <w:szCs w:val="24"/>
              </w:rPr>
              <w:t xml:space="preserve">softmax </w:t>
            </w:r>
          </w:ins>
          <w:r>
            <w:rPr>
              <w:rFonts w:ascii="Times New Roman" w:eastAsia="Times New Roman" w:hAnsi="Times New Roman" w:cs="Times New Roman"/>
              <w:sz w:val="24"/>
              <w:szCs w:val="24"/>
            </w:rPr>
            <w:t xml:space="preserve">function to compute the acceptance probability </w:t>
          </w:r>
          <w:del w:id="79" w:author="Siyu Wang [2]" w:date="2026-07-19T13:52:00Z" w16du:dateUtc="2026-07-19T17:52:00Z">
            <w:r w:rsidDel="00896E20">
              <w:rPr>
                <w:rFonts w:ascii="Times New Roman" w:eastAsia="Times New Roman" w:hAnsi="Times New Roman" w:cs="Times New Roman"/>
                <w:sz w:val="24"/>
                <w:szCs w:val="24"/>
              </w:rPr>
              <w:delText>as a function of the</w:delText>
            </w:r>
          </w:del>
          <w:ins w:id="80" w:author="Siyu Wang [2]" w:date="2026-07-19T13:52:00Z" w16du:dateUtc="2026-07-19T17:52:00Z">
            <w:r w:rsidR="00896E20">
              <w:rPr>
                <w:rFonts w:ascii="Times New Roman" w:eastAsia="Times New Roman" w:hAnsi="Times New Roman" w:cs="Times New Roman"/>
                <w:sz w:val="24"/>
                <w:szCs w:val="24"/>
              </w:rPr>
              <w:t>by comparing the</w:t>
            </w:r>
          </w:ins>
          <w:r>
            <w:rPr>
              <w:rFonts w:ascii="Times New Roman" w:eastAsia="Times New Roman" w:hAnsi="Times New Roman" w:cs="Times New Roman"/>
              <w:sz w:val="24"/>
              <w:szCs w:val="24"/>
            </w:rPr>
            <w:t xml:space="preserve"> discounted value </w:t>
          </w:r>
          <w:ins w:id="81" w:author="Siyu Wang [2]" w:date="2026-07-19T13:52:00Z" w16du:dateUtc="2026-07-19T17:52:00Z">
            <w:r w:rsidR="00896E20">
              <w:rPr>
                <w:rFonts w:ascii="Times New Roman" w:eastAsia="Times New Roman" w:hAnsi="Times New Roman" w:cs="Times New Roman"/>
                <w:sz w:val="24"/>
                <w:szCs w:val="24"/>
              </w:rPr>
              <w:t xml:space="preserve">against a decision threshold </w:t>
            </w:r>
          </w:ins>
        </w:sdtContent>
      </w:sdt>
      <w:r>
        <w:rPr>
          <w:rFonts w:ascii="Times New Roman" w:eastAsia="Times New Roman" w:hAnsi="Times New Roman" w:cs="Times New Roman"/>
          <w:sz w:val="24"/>
          <w:szCs w:val="24"/>
        </w:rPr>
        <w:t xml:space="preserve">(Fig. 2A-B; see </w:t>
      </w:r>
      <w:customXmlInsRangeStart w:id="82" w:author="Siyu Wang [2]" w:date="2026-07-19T13:52:00Z"/>
      <w:sdt>
        <w:sdtPr>
          <w:tag w:val="goog_rdk_2"/>
          <w:id w:val="1267425249"/>
        </w:sdtPr>
        <w:sdtContent>
          <w:customXmlInsRangeEnd w:id="82"/>
          <w:ins w:id="83" w:author="Siyu Wang [2]" w:date="2026-07-19T13:52:00Z" w16du:dateUtc="2026-07-19T17:52:00Z">
            <w:r w:rsidR="00896E20">
              <w:rPr>
                <w:rFonts w:ascii="Times New Roman" w:eastAsia="Times New Roman" w:hAnsi="Times New Roman" w:cs="Times New Roman"/>
                <w:sz w:val="24"/>
                <w:szCs w:val="24"/>
              </w:rPr>
              <w:t>Model 1</w:t>
            </w:r>
          </w:ins>
          <w:customXmlInsRangeStart w:id="84" w:author="Siyu Wang [2]" w:date="2026-07-19T13:52:00Z"/>
        </w:sdtContent>
      </w:sdt>
      <w:customXmlInsRangeEnd w:id="84"/>
      <w:del w:id="85" w:author="Siyu Wang [2]" w:date="2026-07-19T13:52:00Z" w16du:dateUtc="2026-07-19T17:52:00Z">
        <w:r w:rsidDel="00896E20">
          <w:rPr>
            <w:rFonts w:ascii="Times New Roman" w:eastAsia="Times New Roman" w:hAnsi="Times New Roman" w:cs="Times New Roman"/>
            <w:sz w:val="24"/>
            <w:szCs w:val="24"/>
          </w:rPr>
          <w:delText>Methods</w:delText>
        </w:r>
      </w:del>
      <w:r>
        <w:rPr>
          <w:rFonts w:ascii="Times New Roman" w:eastAsia="Times New Roman" w:hAnsi="Times New Roman" w:cs="Times New Roman"/>
          <w:sz w:val="24"/>
          <w:szCs w:val="24"/>
        </w:rPr>
        <w:t xml:space="preserve">). </w:t>
      </w:r>
      <w:commentRangeEnd w:id="71"/>
      <w:r w:rsidR="007D35F7">
        <w:rPr>
          <w:rStyle w:val="CommentReference"/>
          <w:rFonts w:ascii="Times New Roman" w:eastAsia="Times New Roman" w:hAnsi="Times New Roman" w:cs="Times New Roman"/>
          <w:sz w:val="24"/>
          <w:szCs w:val="24"/>
        </w:rPr>
        <w:commentReference w:id="71"/>
      </w:r>
      <w:commentRangeEnd w:id="72"/>
      <w:r>
        <w:rPr>
          <w:rStyle w:val="CommentReference"/>
          <w:rFonts w:ascii="Times New Roman" w:eastAsia="Times New Roman" w:hAnsi="Times New Roman" w:cs="Times New Roman"/>
          <w:sz w:val="24"/>
          <w:szCs w:val="24"/>
        </w:rPr>
        <w:commentReference w:id="72"/>
      </w:r>
    </w:p>
    <w:p w14:paraId="00000022" w14:textId="260865E0" w:rsidR="00585BFC" w:rsidDel="00CB1168" w:rsidRDefault="00000000" w:rsidP="00CB1168">
      <w:pPr>
        <w:shd w:val="clear" w:color="auto" w:fill="FFFFFF"/>
        <w:spacing w:after="0" w:line="480" w:lineRule="auto"/>
        <w:ind w:firstLine="360"/>
        <w:rPr>
          <w:del w:id="86" w:author="Siyu Wang [2]" w:date="2026-07-19T13:55:00Z" w16du:dateUtc="2026-07-19T17:55: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del w:id="87" w:author="Siyu Wang [2]" w:date="2026-07-19T12:41:00Z" w16du:dateUtc="2026-07-19T16:41:00Z">
        <w:r w:rsidDel="00577185">
          <w:rPr>
            <w:rFonts w:ascii="Times New Roman" w:eastAsia="Times New Roman" w:hAnsi="Times New Roman" w:cs="Times New Roman"/>
            <w:sz w:val="24"/>
            <w:szCs w:val="24"/>
          </w:rPr>
          <w:delText>go signal</w:delText>
        </w:r>
      </w:del>
      <w:ins w:id="88"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If the first </w:t>
      </w:r>
      <w:del w:id="89" w:author="Siyu Wang [2]" w:date="2026-07-19T12:41:00Z" w16du:dateUtc="2026-07-19T16:41:00Z">
        <w:r w:rsidDel="00577185">
          <w:rPr>
            <w:rFonts w:ascii="Times New Roman" w:eastAsia="Times New Roman" w:hAnsi="Times New Roman" w:cs="Times New Roman"/>
            <w:sz w:val="24"/>
            <w:szCs w:val="24"/>
          </w:rPr>
          <w:delText>go signal</w:delText>
        </w:r>
      </w:del>
      <w:ins w:id="90"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purple, animals can release the lever and accept the offer immediately. However, if the first </w:t>
      </w:r>
      <w:del w:id="91" w:author="Siyu Wang [2]" w:date="2026-07-19T12:41:00Z" w16du:dateUtc="2026-07-19T16:41:00Z">
        <w:r w:rsidDel="00577185">
          <w:rPr>
            <w:rFonts w:ascii="Times New Roman" w:eastAsia="Times New Roman" w:hAnsi="Times New Roman" w:cs="Times New Roman"/>
            <w:sz w:val="24"/>
            <w:szCs w:val="24"/>
          </w:rPr>
          <w:delText>go signal</w:delText>
        </w:r>
      </w:del>
      <w:ins w:id="92"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yellow, animals have to wait an additional delay (1100ms) until the purple </w:t>
      </w:r>
      <w:del w:id="93" w:author="Siyu Wang [2]" w:date="2026-07-19T12:41:00Z" w16du:dateUtc="2026-07-19T16:41:00Z">
        <w:r w:rsidDel="00577185">
          <w:rPr>
            <w:rFonts w:ascii="Times New Roman" w:eastAsia="Times New Roman" w:hAnsi="Times New Roman" w:cs="Times New Roman"/>
            <w:sz w:val="24"/>
            <w:szCs w:val="24"/>
          </w:rPr>
          <w:delText>go signal</w:delText>
        </w:r>
      </w:del>
      <w:ins w:id="94"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to accept the offer. This additional delay, when the yellow </w:t>
      </w:r>
      <w:del w:id="95" w:author="Siyu Wang [2]" w:date="2026-07-19T12:41:00Z" w16du:dateUtc="2026-07-19T16:41:00Z">
        <w:r w:rsidDel="00577185">
          <w:rPr>
            <w:rFonts w:ascii="Times New Roman" w:eastAsia="Times New Roman" w:hAnsi="Times New Roman" w:cs="Times New Roman"/>
            <w:sz w:val="24"/>
            <w:szCs w:val="24"/>
          </w:rPr>
          <w:delText>go signal</w:delText>
        </w:r>
      </w:del>
      <w:ins w:id="96"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del w:id="97" w:author="Siyu Wang [2]" w:date="2026-07-19T12:41:00Z" w16du:dateUtc="2026-07-19T16:41:00Z">
        <w:r w:rsidDel="00577185">
          <w:rPr>
            <w:rFonts w:ascii="Times New Roman" w:eastAsia="Times New Roman" w:hAnsi="Times New Roman" w:cs="Times New Roman"/>
            <w:sz w:val="24"/>
            <w:szCs w:val="24"/>
          </w:rPr>
          <w:delText>go signal</w:delText>
        </w:r>
      </w:del>
      <w:ins w:id="98"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shows first. Indeed, both animals showed lower probability of accepting an offer when the first </w:t>
      </w:r>
      <w:del w:id="99" w:author="Siyu Wang [2]" w:date="2026-07-19T12:41:00Z" w16du:dateUtc="2026-07-19T16:41:00Z">
        <w:r w:rsidDel="00577185">
          <w:rPr>
            <w:rFonts w:ascii="Times New Roman" w:eastAsia="Times New Roman" w:hAnsi="Times New Roman" w:cs="Times New Roman"/>
            <w:sz w:val="24"/>
            <w:szCs w:val="24"/>
          </w:rPr>
          <w:delText>go cue</w:delText>
        </w:r>
      </w:del>
      <w:ins w:id="100"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compared to purple (Fig. 3A-B).  </w:t>
      </w:r>
    </w:p>
    <w:p w14:paraId="4A7973D2" w14:textId="77777777" w:rsidR="00CB1168" w:rsidRDefault="00CB1168">
      <w:pPr>
        <w:shd w:val="clear" w:color="auto" w:fill="FFFFFF"/>
        <w:spacing w:after="0" w:line="480" w:lineRule="auto"/>
        <w:ind w:firstLine="360"/>
        <w:rPr>
          <w:ins w:id="101" w:author="Siyu Wang [2]" w:date="2026-07-19T13:55:00Z" w16du:dateUtc="2026-07-19T17:55:00Z"/>
          <w:rFonts w:ascii="Times New Roman" w:eastAsia="Times New Roman" w:hAnsi="Times New Roman" w:cs="Times New Roman"/>
          <w:sz w:val="24"/>
          <w:szCs w:val="24"/>
        </w:rPr>
      </w:pP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46A7C67D"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Animals show distinct strategies for adjusting temporal discounting behavior in response to the </w:t>
      </w:r>
      <w:del w:id="102" w:author="Siyu Wang [2]" w:date="2026-07-19T12:41:00Z" w16du:dateUtc="2026-07-19T16:41:00Z">
        <w:r w:rsidDel="00577185">
          <w:rPr>
            <w:rFonts w:ascii="Times New Roman" w:eastAsia="Times New Roman" w:hAnsi="Times New Roman" w:cs="Times New Roman"/>
            <w:b/>
            <w:bCs/>
            <w:color w:val="000000"/>
            <w:sz w:val="24"/>
            <w:szCs w:val="24"/>
          </w:rPr>
          <w:delText>go signal</w:delText>
        </w:r>
      </w:del>
      <w:ins w:id="103" w:author="Siyu Wang [2]" w:date="2026-07-19T14:28:00Z" w16du:dateUtc="2026-07-19T18:28:00Z">
        <w:r w:rsidR="00674CD6">
          <w:rPr>
            <w:rFonts w:ascii="Times New Roman" w:eastAsia="Times New Roman" w:hAnsi="Times New Roman" w:cs="Times New Roman"/>
            <w:b/>
            <w:bCs/>
            <w:color w:val="000000"/>
            <w:sz w:val="24"/>
            <w:szCs w:val="24"/>
          </w:rPr>
          <w:t>go signal</w:t>
        </w:r>
      </w:ins>
      <w:r>
        <w:rPr>
          <w:rFonts w:ascii="Times New Roman" w:eastAsia="Times New Roman" w:hAnsi="Times New Roman" w:cs="Times New Roman"/>
          <w:b/>
          <w:bCs/>
          <w:color w:val="000000"/>
          <w:sz w:val="24"/>
          <w:szCs w:val="24"/>
        </w:rPr>
        <w:t xml:space="preserve">.  </w:t>
      </w:r>
    </w:p>
    <w:p w14:paraId="00000025" w14:textId="5BF0390F"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Monkey S rarely accepted the worst offers (e.g., 2 drops after 10 seconds) regardless of whether the first </w:t>
      </w:r>
      <w:del w:id="104" w:author="Siyu Wang [2]" w:date="2026-07-19T12:41:00Z" w16du:dateUtc="2026-07-19T16:41:00Z">
        <w:r w:rsidDel="00577185">
          <w:rPr>
            <w:rFonts w:ascii="Times New Roman" w:eastAsia="Times New Roman" w:hAnsi="Times New Roman" w:cs="Times New Roman"/>
            <w:sz w:val="24"/>
            <w:szCs w:val="24"/>
          </w:rPr>
          <w:delText>go signal</w:delText>
        </w:r>
      </w:del>
      <w:ins w:id="10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or purple (Fig. 3A), Monkey T only showed low probabilities of accepting the worst offers when the first </w:t>
      </w:r>
      <w:del w:id="106" w:author="Siyu Wang [2]" w:date="2026-07-19T12:41:00Z" w16du:dateUtc="2026-07-19T16:41:00Z">
        <w:r w:rsidDel="00577185">
          <w:rPr>
            <w:rFonts w:ascii="Times New Roman" w:eastAsia="Times New Roman" w:hAnsi="Times New Roman" w:cs="Times New Roman"/>
            <w:sz w:val="24"/>
            <w:szCs w:val="24"/>
          </w:rPr>
          <w:delText>go signal</w:delText>
        </w:r>
      </w:del>
      <w:ins w:id="107"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(Fig. 3B). Interestingly, Monkey T accepted all offers at rates above 80% when the first </w:t>
      </w:r>
      <w:del w:id="108" w:author="Siyu Wang [2]" w:date="2026-07-19T12:41:00Z" w16du:dateUtc="2026-07-19T16:41:00Z">
        <w:r w:rsidDel="00577185">
          <w:rPr>
            <w:rFonts w:ascii="Times New Roman" w:eastAsia="Times New Roman" w:hAnsi="Times New Roman" w:cs="Times New Roman"/>
            <w:sz w:val="24"/>
            <w:szCs w:val="24"/>
          </w:rPr>
          <w:delText>go signal</w:delText>
        </w:r>
      </w:del>
      <w:ins w:id="109"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purple (Fig. 3B). </w:t>
      </w:r>
    </w:p>
    <w:p w14:paraId="00000026" w14:textId="5F2D1C77"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commentRangeStart w:id="110"/>
          <w:commentRangeStart w:id="111"/>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del w:id="112" w:author="Siyu Wang [2]" w:date="2026-07-19T12:41:00Z" w16du:dateUtc="2026-07-19T16:41:00Z">
        <w:r w:rsidDel="00577185">
          <w:rPr>
            <w:rFonts w:ascii="Times New Roman" w:eastAsia="Times New Roman" w:hAnsi="Times New Roman" w:cs="Times New Roman"/>
            <w:sz w:val="24"/>
            <w:szCs w:val="24"/>
          </w:rPr>
          <w:delText>go signal</w:delText>
        </w:r>
      </w:del>
      <w:ins w:id="113"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The baseline strategy (Model 1; see Methods) ignores the </w:t>
      </w:r>
      <w:del w:id="114" w:author="Siyu Wang [2]" w:date="2026-07-19T12:41:00Z" w16du:dateUtc="2026-07-19T16:41:00Z">
        <w:r w:rsidDel="00577185">
          <w:rPr>
            <w:rFonts w:ascii="Times New Roman" w:eastAsia="Times New Roman" w:hAnsi="Times New Roman" w:cs="Times New Roman"/>
            <w:sz w:val="24"/>
            <w:szCs w:val="24"/>
          </w:rPr>
          <w:delText>go signal</w:delText>
        </w:r>
      </w:del>
      <w:ins w:id="11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commentRangeEnd w:id="110"/>
      <w:r w:rsidR="00CF574F">
        <w:rPr>
          <w:rStyle w:val="CommentReference"/>
          <w:rFonts w:ascii="Times New Roman" w:eastAsia="Times New Roman" w:hAnsi="Times New Roman" w:cs="Times New Roman"/>
          <w:sz w:val="24"/>
          <w:szCs w:val="24"/>
        </w:rPr>
        <w:commentReference w:id="110"/>
      </w:r>
      <w:commentRangeEnd w:id="111"/>
      <w:r w:rsidR="00647051">
        <w:rPr>
          <w:rStyle w:val="CommentReference"/>
          <w:rFonts w:ascii="Times New Roman" w:eastAsia="Times New Roman" w:hAnsi="Times New Roman" w:cs="Times New Roman"/>
          <w:sz w:val="24"/>
          <w:szCs w:val="24"/>
        </w:rPr>
        <w:commentReference w:id="111"/>
      </w:r>
      <w:ins w:id="116" w:author="Siyu Wang [2]" w:date="2026-07-19T14:04:00Z" w16du:dateUtc="2026-07-19T18:04:00Z">
        <w:r w:rsidR="00D80085">
          <w:rPr>
            <w:rFonts w:ascii="Times New Roman" w:eastAsia="Times New Roman" w:hAnsi="Times New Roman" w:cs="Times New Roman"/>
            <w:sz w:val="24"/>
            <w:szCs w:val="24"/>
          </w:rPr>
          <w:t xml:space="preserve"> </w:t>
        </w:r>
      </w:ins>
      <w:customXmlDelRangeStart w:id="117" w:author="Siyu Wang [2]" w:date="2026-07-19T14:05:00Z"/>
      <w:sdt>
        <w:sdtPr>
          <w:tag w:val="goog_rdk_5"/>
          <w:id w:val="8153442"/>
        </w:sdtPr>
        <w:sdtContent>
          <w:customXmlDelRangeEnd w:id="117"/>
          <w:commentRangeStart w:id="118"/>
          <w:commentRangeStart w:id="119"/>
          <w:customXmlDelRangeStart w:id="120" w:author="Siyu Wang [2]" w:date="2026-07-19T14:05:00Z"/>
        </w:sdtContent>
      </w:sdt>
      <w:customXmlDelRangeEnd w:id="120"/>
      <w:r>
        <w:rPr>
          <w:rFonts w:ascii="Times New Roman" w:eastAsia="Times New Roman" w:hAnsi="Times New Roman" w:cs="Times New Roman"/>
          <w:sz w:val="24"/>
          <w:szCs w:val="24"/>
        </w:rPr>
        <w:t xml:space="preserve"> The second simplistic strategy (Model 2; see Methods) </w:t>
      </w:r>
      <w:r w:rsidR="006E54CC">
        <w:rPr>
          <w:rFonts w:ascii="Times New Roman" w:eastAsia="Times New Roman" w:hAnsi="Times New Roman" w:cs="Times New Roman"/>
          <w:sz w:val="24"/>
          <w:szCs w:val="24"/>
        </w:rPr>
        <w:t xml:space="preserve">assumes that the </w:t>
      </w:r>
      <w:r w:rsidR="00674CD6">
        <w:rPr>
          <w:rFonts w:ascii="Times New Roman" w:eastAsia="Times New Roman" w:hAnsi="Times New Roman" w:cs="Times New Roman"/>
          <w:sz w:val="24"/>
          <w:szCs w:val="24"/>
        </w:rPr>
        <w:t xml:space="preserve">go </w:t>
      </w:r>
      <w:del w:id="121" w:author="Siyu Wang" w:date="2026-08-07T12:38:00Z" w16du:dateUtc="2026-08-07T16:38:00Z">
        <w:r w:rsidR="00674CD6" w:rsidDel="002464F5">
          <w:rPr>
            <w:rFonts w:ascii="Times New Roman" w:eastAsia="Times New Roman" w:hAnsi="Times New Roman" w:cs="Times New Roman"/>
            <w:sz w:val="24"/>
            <w:szCs w:val="24"/>
          </w:rPr>
          <w:delText>signal</w:delText>
        </w:r>
      </w:del>
      <w:ins w:id="122" w:author="Siyu Wang" w:date="2026-08-07T12:38:00Z" w16du:dateUtc="2026-08-07T16:38:00Z">
        <w:r w:rsidR="002464F5">
          <w:rPr>
            <w:rFonts w:ascii="Times New Roman" w:eastAsia="Times New Roman" w:hAnsi="Times New Roman" w:cs="Times New Roman"/>
            <w:sz w:val="24"/>
            <w:szCs w:val="24"/>
          </w:rPr>
          <w:t>signals</w:t>
        </w:r>
      </w:ins>
      <w:r w:rsidR="006E54CC">
        <w:rPr>
          <w:rFonts w:ascii="Times New Roman" w:eastAsia="Times New Roman" w:hAnsi="Times New Roman" w:cs="Times New Roman"/>
          <w:sz w:val="24"/>
          <w:szCs w:val="24"/>
        </w:rPr>
        <w:t xml:space="preserve"> biases animals towards either being more (or less) likely to accept an offer, in a way that is independent of the value of the original offer. This model operates by assigning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goog_rdk_6"/>
          <w:id w:val="2093864789"/>
        </w:sdtPr>
        <w:sdtContent>
          <w:del w:id="123" w:author="Siyu Wang [2]" w:date="2026-07-19T13:58:00Z" w16du:dateUtc="2026-07-19T17:58:00Z">
            <w:r w:rsidR="006104A9" w:rsidRPr="004D5FDF" w:rsidDel="006104A9">
              <w:rPr>
                <w:rFonts w:ascii="Times New Roman" w:eastAsia="Times New Roman" w:hAnsi="Times New Roman" w:cs="Times New Roman"/>
                <w:sz w:val="24"/>
                <w:szCs w:val="24"/>
                <w:rPrChange w:id="124" w:author="Siyu Wang [2]" w:date="2026-07-19T13:58:00Z" w16du:dateUtc="2026-07-19T17:58:00Z">
                  <w:rPr/>
                </w:rPrChange>
              </w:rPr>
              <w:delText xml:space="preserve">     </w:delText>
            </w:r>
          </w:del>
        </w:sdtContent>
      </w:sdt>
      <w:sdt>
        <w:sdtPr>
          <w:rPr>
            <w:rFonts w:ascii="Times New Roman" w:eastAsia="Times New Roman" w:hAnsi="Times New Roman" w:cs="Times New Roman"/>
            <w:sz w:val="24"/>
            <w:szCs w:val="24"/>
          </w:rPr>
          <w:tag w:val="goog_rdk_7"/>
          <w:id w:val="75177917"/>
        </w:sdtPr>
        <w:sdtContent>
          <w:ins w:id="125" w:author="Siyu Wang [2]" w:date="2026-07-19T14:09:00Z" w16du:dateUtc="2026-07-19T18:09:00Z">
            <w:r w:rsidR="006E54CC">
              <w:rPr>
                <w:rFonts w:ascii="Times New Roman" w:eastAsia="Times New Roman" w:hAnsi="Times New Roman" w:cs="Times New Roman"/>
                <w:sz w:val="24"/>
                <w:szCs w:val="24"/>
                <w:rPrChange w:id="126" w:author="Siyu Wang [2]" w:date="2026-07-19T13:58:00Z" w16du:dateUtc="2026-07-19T17:58:00Z">
                  <w:rPr/>
                </w:rPrChange>
              </w:rPr>
              <w:t xml:space="preserve">a </w:t>
            </w:r>
          </w:ins>
          <w:r>
            <w:rPr>
              <w:rFonts w:ascii="Times New Roman" w:eastAsia="Times New Roman" w:hAnsi="Times New Roman" w:cs="Times New Roman"/>
              <w:sz w:val="24"/>
              <w:szCs w:val="24"/>
            </w:rPr>
            <w:t>value</w:t>
          </w:r>
          <w:del w:id="127" w:author="Siyu Wang [2]" w:date="2026-07-19T14:09:00Z" w16du:dateUtc="2026-07-19T18:09:00Z">
            <w:r w:rsidDel="006E54CC">
              <w:rPr>
                <w:rFonts w:ascii="Times New Roman" w:eastAsia="Times New Roman" w:hAnsi="Times New Roman" w:cs="Times New Roman"/>
                <w:sz w:val="24"/>
                <w:szCs w:val="24"/>
              </w:rPr>
              <w:delText>s</w:delText>
            </w:r>
          </w:del>
        </w:sdtContent>
      </w:sdt>
      <w:r>
        <w:rPr>
          <w:rFonts w:ascii="Times New Roman" w:eastAsia="Times New Roman" w:hAnsi="Times New Roman" w:cs="Times New Roman"/>
          <w:sz w:val="24"/>
          <w:szCs w:val="24"/>
        </w:rPr>
        <w:t xml:space="preserve"> </w:t>
      </w:r>
      <w:del w:id="128" w:author="Siyu Wang [2]" w:date="2026-07-19T14:07:00Z" w16du:dateUtc="2026-07-19T18:07:00Z">
        <w:r w:rsidDel="006E54CC">
          <w:rPr>
            <w:rFonts w:ascii="Times New Roman" w:eastAsia="Times New Roman" w:hAnsi="Times New Roman" w:cs="Times New Roman"/>
            <w:sz w:val="24"/>
            <w:szCs w:val="24"/>
          </w:rPr>
          <w:delText xml:space="preserve">directly </w:delText>
        </w:r>
      </w:del>
      <w:r>
        <w:rPr>
          <w:rFonts w:ascii="Times New Roman" w:eastAsia="Times New Roman" w:hAnsi="Times New Roman" w:cs="Times New Roman"/>
          <w:sz w:val="24"/>
          <w:szCs w:val="24"/>
        </w:rPr>
        <w:t xml:space="preserve">to </w:t>
      </w:r>
      <w:del w:id="129" w:author="Siyu Wang [2]" w:date="2026-07-19T14:09:00Z" w16du:dateUtc="2026-07-19T18:09:00Z">
        <w:r w:rsidDel="006E54CC">
          <w:rPr>
            <w:rFonts w:ascii="Times New Roman" w:eastAsia="Times New Roman" w:hAnsi="Times New Roman" w:cs="Times New Roman"/>
            <w:sz w:val="24"/>
            <w:szCs w:val="24"/>
          </w:rPr>
          <w:delText xml:space="preserve">the </w:delText>
        </w:r>
      </w:del>
      <w:ins w:id="130" w:author="Siyu Wang [2]" w:date="2026-07-19T14:09:00Z" w16du:dateUtc="2026-07-19T18:09:00Z">
        <w:r w:rsidR="006E54CC">
          <w:rPr>
            <w:rFonts w:ascii="Times New Roman" w:eastAsia="Times New Roman" w:hAnsi="Times New Roman" w:cs="Times New Roman"/>
            <w:sz w:val="24"/>
            <w:szCs w:val="24"/>
          </w:rPr>
          <w:t xml:space="preserve">each </w:t>
        </w:r>
      </w:ins>
      <w:del w:id="131" w:author="Siyu Wang [2]" w:date="2026-07-19T12:41:00Z" w16du:dateUtc="2026-07-19T16:41:00Z">
        <w:r w:rsidDel="00577185">
          <w:rPr>
            <w:rFonts w:ascii="Times New Roman" w:eastAsia="Times New Roman" w:hAnsi="Times New Roman" w:cs="Times New Roman"/>
            <w:sz w:val="24"/>
            <w:szCs w:val="24"/>
          </w:rPr>
          <w:delText>go signal</w:delText>
        </w:r>
      </w:del>
      <w:ins w:id="132"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w:t>
      </w:r>
      <w:del w:id="133" w:author="Siyu Wang [2]" w:date="2026-07-19T14:08:00Z" w16du:dateUtc="2026-07-19T18:08:00Z">
        <w:r w:rsidDel="006E54CC">
          <w:rPr>
            <w:rFonts w:ascii="Times New Roman" w:eastAsia="Times New Roman" w:hAnsi="Times New Roman" w:cs="Times New Roman"/>
            <w:sz w:val="24"/>
            <w:szCs w:val="24"/>
          </w:rPr>
          <w:delText>chooses to accept if the</w:delText>
        </w:r>
      </w:del>
      <w:del w:id="134" w:author="Siyu Wang [2]" w:date="2026-07-19T13:59:00Z" w16du:dateUtc="2026-07-19T17:59:00Z">
        <w:r w:rsidDel="00EE6ECD">
          <w:rPr>
            <w:rFonts w:ascii="Times New Roman" w:eastAsia="Times New Roman" w:hAnsi="Times New Roman" w:cs="Times New Roman"/>
            <w:sz w:val="24"/>
            <w:szCs w:val="24"/>
          </w:rPr>
          <w:delText xml:space="preserve"> </w:delText>
        </w:r>
      </w:del>
      <w:customXmlDelRangeStart w:id="135" w:author="Siyu Wang [2]" w:date="2026-07-19T14:08:00Z"/>
      <w:sdt>
        <w:sdtPr>
          <w:rPr>
            <w:rFonts w:ascii="Times New Roman" w:eastAsia="Times New Roman" w:hAnsi="Times New Roman" w:cs="Times New Roman"/>
            <w:sz w:val="24"/>
            <w:szCs w:val="24"/>
          </w:rPr>
          <w:tag w:val="goog_rdk_8"/>
          <w:id w:val="1330323021"/>
        </w:sdtPr>
        <w:sdtContent>
          <w:customXmlDelRangeEnd w:id="135"/>
          <w:del w:id="136" w:author="Siyu Wang [2]" w:date="2026-07-19T13:59:00Z" w16du:dateUtc="2026-07-19T17:59:00Z">
            <w:r w:rsidR="00EE6ECD" w:rsidDel="00EE6ECD">
              <w:rPr>
                <w:rFonts w:ascii="Times New Roman" w:eastAsia="Times New Roman" w:hAnsi="Times New Roman" w:cs="Times New Roman"/>
                <w:sz w:val="24"/>
                <w:szCs w:val="24"/>
                <w:rPrChange w:id="137" w:author="Siyu Wang [2]" w:date="2026-07-19T13:58:00Z" w16du:dateUtc="2026-07-19T17:58:00Z">
                  <w:rPr/>
                </w:rPrChange>
              </w:rPr>
              <w:delText xml:space="preserve">     </w:delText>
            </w:r>
          </w:del>
          <w:customXmlDelRangeStart w:id="138" w:author="Siyu Wang [2]" w:date="2026-07-19T14:08:00Z"/>
        </w:sdtContent>
      </w:sdt>
      <w:customXmlDelRangeEnd w:id="138"/>
      <w:customXmlDelRangeStart w:id="139" w:author="Siyu Wang [2]" w:date="2026-07-19T14:08:00Z"/>
      <w:sdt>
        <w:sdtPr>
          <w:rPr>
            <w:rFonts w:ascii="Times New Roman" w:eastAsia="Times New Roman" w:hAnsi="Times New Roman" w:cs="Times New Roman"/>
            <w:sz w:val="24"/>
            <w:szCs w:val="24"/>
          </w:rPr>
          <w:tag w:val="goog_rdk_9"/>
          <w:id w:val="-1307304616"/>
        </w:sdtPr>
        <w:sdtContent>
          <w:customXmlDelRangeEnd w:id="139"/>
          <w:del w:id="140" w:author="Siyu Wang [2]" w:date="2026-07-19T14:07:00Z" w16du:dateUtc="2026-07-19T18:07:00Z">
            <w:r w:rsidDel="006E54CC">
              <w:rPr>
                <w:rFonts w:ascii="Times New Roman" w:eastAsia="Times New Roman" w:hAnsi="Times New Roman" w:cs="Times New Roman"/>
                <w:sz w:val="24"/>
                <w:szCs w:val="24"/>
                <w:rPrChange w:id="141" w:author="Siyu Wang [2]" w:date="2026-07-19T13:58:00Z" w16du:dateUtc="2026-07-19T17:58:00Z">
                  <w:rPr/>
                </w:rPrChange>
              </w:rPr>
              <w:delText xml:space="preserve">sum </w:delText>
            </w:r>
          </w:del>
          <w:del w:id="142" w:author="Siyu Wang [2]" w:date="2026-07-19T14:08:00Z" w16du:dateUtc="2026-07-19T18:08:00Z">
            <w:r w:rsidDel="006E54CC">
              <w:rPr>
                <w:rFonts w:ascii="Times New Roman" w:eastAsia="Times New Roman" w:hAnsi="Times New Roman" w:cs="Times New Roman"/>
                <w:sz w:val="24"/>
                <w:szCs w:val="24"/>
              </w:rPr>
              <w:delText>of</w:delText>
            </w:r>
          </w:del>
          <w:customXmlDelRangeStart w:id="143" w:author="Siyu Wang [2]" w:date="2026-07-19T14:08:00Z"/>
        </w:sdtContent>
      </w:sdt>
      <w:customXmlDelRangeEnd w:id="143"/>
      <w:del w:id="144" w:author="Siyu Wang [2]" w:date="2026-07-19T14:08:00Z" w16du:dateUtc="2026-07-19T18:08:00Z">
        <w:r w:rsidDel="006E54CC">
          <w:rPr>
            <w:rFonts w:ascii="Times New Roman" w:eastAsia="Times New Roman" w:hAnsi="Times New Roman" w:cs="Times New Roman"/>
            <w:sz w:val="24"/>
            <w:szCs w:val="24"/>
          </w:rPr>
          <w:delText xml:space="preserve"> the </w:delText>
        </w:r>
      </w:del>
      <w:del w:id="145" w:author="Siyu Wang [2]" w:date="2026-07-19T14:07:00Z" w16du:dateUtc="2026-07-19T18:07:00Z">
        <w:r w:rsidDel="006E54CC">
          <w:rPr>
            <w:rFonts w:ascii="Times New Roman" w:eastAsia="Times New Roman" w:hAnsi="Times New Roman" w:cs="Times New Roman"/>
            <w:sz w:val="24"/>
            <w:szCs w:val="24"/>
          </w:rPr>
          <w:delText>delayed reward</w:delText>
        </w:r>
      </w:del>
      <w:del w:id="146" w:author="Siyu Wang [2]" w:date="2026-07-19T14:08:00Z" w16du:dateUtc="2026-07-19T18:08:00Z">
        <w:r w:rsidDel="006E54CC">
          <w:rPr>
            <w:rFonts w:ascii="Times New Roman" w:eastAsia="Times New Roman" w:hAnsi="Times New Roman" w:cs="Times New Roman"/>
            <w:sz w:val="24"/>
            <w:szCs w:val="24"/>
          </w:rPr>
          <w:delText xml:space="preserve"> offer </w:delText>
        </w:r>
      </w:del>
      <w:del w:id="147" w:author="Siyu Wang [2]" w:date="2026-07-19T14:07:00Z" w16du:dateUtc="2026-07-19T18:07:00Z">
        <w:r w:rsidDel="006E54CC">
          <w:rPr>
            <w:rFonts w:ascii="Times New Roman" w:eastAsia="Times New Roman" w:hAnsi="Times New Roman" w:cs="Times New Roman"/>
            <w:sz w:val="24"/>
            <w:szCs w:val="24"/>
          </w:rPr>
          <w:delText xml:space="preserve">value </w:delText>
        </w:r>
      </w:del>
      <w:del w:id="148" w:author="Siyu Wang [2]" w:date="2026-07-19T14:08:00Z" w16du:dateUtc="2026-07-19T18:08:00Z">
        <w:r w:rsidDel="006E54CC">
          <w:rPr>
            <w:rFonts w:ascii="Times New Roman" w:eastAsia="Times New Roman" w:hAnsi="Times New Roman" w:cs="Times New Roman"/>
            <w:sz w:val="24"/>
            <w:szCs w:val="24"/>
          </w:rPr>
          <w:delText xml:space="preserve">and the </w:delText>
        </w:r>
      </w:del>
      <w:del w:id="149" w:author="Siyu Wang [2]" w:date="2026-07-19T12:41:00Z" w16du:dateUtc="2026-07-19T16:41:00Z">
        <w:r w:rsidDel="00577185">
          <w:rPr>
            <w:rFonts w:ascii="Times New Roman" w:eastAsia="Times New Roman" w:hAnsi="Times New Roman" w:cs="Times New Roman"/>
            <w:sz w:val="24"/>
            <w:szCs w:val="24"/>
          </w:rPr>
          <w:delText>go signal</w:delText>
        </w:r>
      </w:del>
      <w:del w:id="150" w:author="Siyu Wang [2]" w:date="2026-07-19T14:08:00Z" w16du:dateUtc="2026-07-19T18:08:00Z">
        <w:r w:rsidDel="006E54CC">
          <w:rPr>
            <w:rFonts w:ascii="Times New Roman" w:eastAsia="Times New Roman" w:hAnsi="Times New Roman" w:cs="Times New Roman"/>
            <w:sz w:val="24"/>
            <w:szCs w:val="24"/>
          </w:rPr>
          <w:delText xml:space="preserve"> </w:delText>
        </w:r>
      </w:del>
      <w:customXmlDelRangeStart w:id="151" w:author="Siyu Wang [2]" w:date="2026-07-19T14:08:00Z"/>
      <w:sdt>
        <w:sdtPr>
          <w:rPr>
            <w:rFonts w:ascii="Times New Roman" w:eastAsia="Times New Roman" w:hAnsi="Times New Roman" w:cs="Times New Roman"/>
            <w:sz w:val="24"/>
            <w:szCs w:val="24"/>
          </w:rPr>
          <w:tag w:val="goog_rdk_10"/>
          <w:id w:val="-2062509609"/>
        </w:sdtPr>
        <w:sdtContent>
          <w:customXmlDelRangeEnd w:id="151"/>
          <w:ins w:id="152" w:author="ROSSELLA FALCONE" w:date="2026-07-15T17:10:00Z">
            <w:del w:id="153" w:author="Siyu Wang [2]" w:date="2026-07-19T13:59:00Z" w16du:dateUtc="2026-07-19T17:59:00Z">
              <w:r w:rsidDel="00AB6F73">
                <w:rPr>
                  <w:rFonts w:ascii="Times New Roman" w:eastAsia="Times New Roman" w:hAnsi="Times New Roman" w:cs="Times New Roman"/>
                  <w:sz w:val="24"/>
                  <w:szCs w:val="24"/>
                  <w:rPrChange w:id="154" w:author="Siyu Wang [2]" w:date="2026-07-19T13:58:00Z" w16du:dateUtc="2026-07-19T17:58:00Z">
                    <w:rPr/>
                  </w:rPrChange>
                </w:rPr>
                <w:delText>bias</w:delText>
              </w:r>
            </w:del>
          </w:ins>
          <w:customXmlDelRangeStart w:id="155" w:author="Siyu Wang [2]" w:date="2026-07-19T14:08:00Z"/>
        </w:sdtContent>
      </w:sdt>
      <w:customXmlDelRangeEnd w:id="155"/>
      <w:customXmlDelRangeStart w:id="156" w:author="Siyu Wang [2]" w:date="2026-07-19T14:08:00Z"/>
      <w:sdt>
        <w:sdtPr>
          <w:rPr>
            <w:rFonts w:ascii="Times New Roman" w:eastAsia="Times New Roman" w:hAnsi="Times New Roman" w:cs="Times New Roman"/>
            <w:sz w:val="24"/>
            <w:szCs w:val="24"/>
          </w:rPr>
          <w:tag w:val="goog_rdk_11"/>
          <w:id w:val="-1548118797"/>
        </w:sdtPr>
        <w:sdtContent>
          <w:customXmlDelRangeEnd w:id="156"/>
          <w:del w:id="157" w:author="Siyu Wang [2]" w:date="2026-07-19T14:08:00Z" w16du:dateUtc="2026-07-19T18:08:00Z">
            <w:r w:rsidDel="006E54CC">
              <w:rPr>
                <w:rFonts w:ascii="Times New Roman" w:eastAsia="Times New Roman" w:hAnsi="Times New Roman" w:cs="Times New Roman"/>
                <w:sz w:val="24"/>
                <w:szCs w:val="24"/>
                <w:rPrChange w:id="158" w:author="Siyu Wang [2]" w:date="2026-07-19T13:58:00Z" w16du:dateUtc="2026-07-19T17:58:00Z">
                  <w:rPr/>
                </w:rPrChange>
              </w:rPr>
              <w:delText>value</w:delText>
            </w:r>
          </w:del>
          <w:customXmlDelRangeStart w:id="159" w:author="Siyu Wang [2]" w:date="2026-07-19T14:08:00Z"/>
        </w:sdtContent>
      </w:sdt>
      <w:customXmlDelRangeEnd w:id="159"/>
      <w:del w:id="160" w:author="Siyu Wang [2]" w:date="2026-07-19T14:08:00Z" w16du:dateUtc="2026-07-19T18:08:00Z">
        <w:r w:rsidDel="006E54CC">
          <w:rPr>
            <w:rFonts w:ascii="Times New Roman" w:eastAsia="Times New Roman" w:hAnsi="Times New Roman" w:cs="Times New Roman"/>
            <w:sz w:val="24"/>
            <w:szCs w:val="24"/>
          </w:rPr>
          <w:delText xml:space="preserve"> exceeds a threshold, and chooses to reject otherwise</w:delText>
        </w:r>
      </w:del>
      <w:ins w:id="161" w:author="Siyu Wang [2]" w:date="2026-07-19T14:08:00Z" w16du:dateUtc="2026-07-19T18:08:00Z">
        <w:r w:rsidR="006E54CC">
          <w:rPr>
            <w:rFonts w:ascii="Times New Roman" w:eastAsia="Times New Roman" w:hAnsi="Times New Roman" w:cs="Times New Roman"/>
            <w:sz w:val="24"/>
            <w:szCs w:val="24"/>
          </w:rPr>
          <w:t>add</w:t>
        </w:r>
      </w:ins>
      <w:ins w:id="162" w:author="Siyu Wang [2]" w:date="2026-07-19T14:14:00Z" w16du:dateUtc="2026-07-19T18:14:00Z">
        <w:r w:rsidR="003E7CDD">
          <w:rPr>
            <w:rFonts w:ascii="Times New Roman" w:eastAsia="Times New Roman" w:hAnsi="Times New Roman" w:cs="Times New Roman"/>
            <w:sz w:val="24"/>
            <w:szCs w:val="24"/>
          </w:rPr>
          <w:t>ing</w:t>
        </w:r>
      </w:ins>
      <w:ins w:id="163" w:author="Siyu Wang [2]" w:date="2026-07-19T14:08:00Z" w16du:dateUtc="2026-07-19T18:08:00Z">
        <w:r w:rsidR="006E54CC">
          <w:rPr>
            <w:rFonts w:ascii="Times New Roman" w:eastAsia="Times New Roman" w:hAnsi="Times New Roman" w:cs="Times New Roman"/>
            <w:sz w:val="24"/>
            <w:szCs w:val="24"/>
          </w:rPr>
          <w:t xml:space="preserve"> the value of the go signal to the value of the original reward offer</w:t>
        </w:r>
      </w:ins>
      <w:ins w:id="164" w:author="Siyu Wang [2]" w:date="2026-07-19T14:10:00Z" w16du:dateUtc="2026-07-19T18:10:00Z">
        <w:r w:rsidR="006E54CC">
          <w:rPr>
            <w:rFonts w:ascii="Times New Roman" w:eastAsia="Times New Roman" w:hAnsi="Times New Roman" w:cs="Times New Roman"/>
            <w:sz w:val="24"/>
            <w:szCs w:val="24"/>
          </w:rPr>
          <w:t xml:space="preserve"> to bias decisions</w:t>
        </w:r>
      </w:ins>
      <w:r>
        <w:rPr>
          <w:rFonts w:ascii="Times New Roman" w:eastAsia="Times New Roman" w:hAnsi="Times New Roman" w:cs="Times New Roman"/>
          <w:sz w:val="24"/>
          <w:szCs w:val="24"/>
        </w:rPr>
        <w:t xml:space="preserve">. </w:t>
      </w:r>
      <w:del w:id="165" w:author="Siyu Wang [2]" w:date="2026-07-19T14:09:00Z" w16du:dateUtc="2026-07-19T18:09:00Z">
        <w:r w:rsidDel="006E54CC">
          <w:rPr>
            <w:rFonts w:ascii="Times New Roman" w:eastAsia="Times New Roman" w:hAnsi="Times New Roman" w:cs="Times New Roman"/>
            <w:sz w:val="24"/>
            <w:szCs w:val="24"/>
          </w:rPr>
          <w:delText xml:space="preserve">The </w:delText>
        </w:r>
      </w:del>
      <w:del w:id="166" w:author="Siyu Wang [2]" w:date="2026-07-19T12:41:00Z" w16du:dateUtc="2026-07-19T16:41:00Z">
        <w:r w:rsidDel="00577185">
          <w:rPr>
            <w:rFonts w:ascii="Times New Roman" w:eastAsia="Times New Roman" w:hAnsi="Times New Roman" w:cs="Times New Roman"/>
            <w:sz w:val="24"/>
            <w:szCs w:val="24"/>
          </w:rPr>
          <w:delText>go signal</w:delText>
        </w:r>
      </w:del>
      <w:del w:id="167" w:author="Siyu Wang [2]" w:date="2026-07-19T14:09:00Z" w16du:dateUtc="2026-07-19T18:09:00Z">
        <w:r w:rsidDel="006E54CC">
          <w:rPr>
            <w:rFonts w:ascii="Times New Roman" w:eastAsia="Times New Roman" w:hAnsi="Times New Roman" w:cs="Times New Roman"/>
            <w:sz w:val="24"/>
            <w:szCs w:val="24"/>
          </w:rPr>
          <w:delText xml:space="preserve"> </w:delText>
        </w:r>
      </w:del>
      <w:customXmlDelRangeStart w:id="168" w:author="Siyu Wang [2]" w:date="2026-07-19T14:09:00Z"/>
      <w:sdt>
        <w:sdtPr>
          <w:rPr>
            <w:rFonts w:ascii="Times New Roman" w:eastAsia="Times New Roman" w:hAnsi="Times New Roman" w:cs="Times New Roman"/>
            <w:sz w:val="24"/>
            <w:szCs w:val="24"/>
          </w:rPr>
          <w:tag w:val="goog_rdk_12"/>
          <w:id w:val="177657971"/>
        </w:sdtPr>
        <w:sdtContent>
          <w:customXmlDelRangeEnd w:id="168"/>
          <w:ins w:id="169" w:author="ROSSELLA FALCONE" w:date="2026-07-15T17:02:00Z">
            <w:del w:id="170" w:author="Siyu Wang [2]" w:date="2026-07-19T13:59:00Z" w16du:dateUtc="2026-07-19T17:59:00Z">
              <w:r w:rsidDel="009E0E50">
                <w:rPr>
                  <w:rFonts w:ascii="Times New Roman" w:eastAsia="Times New Roman" w:hAnsi="Times New Roman" w:cs="Times New Roman"/>
                  <w:sz w:val="24"/>
                  <w:szCs w:val="24"/>
                  <w:rPrChange w:id="171" w:author="Siyu Wang [2]" w:date="2026-07-19T13:58:00Z" w16du:dateUtc="2026-07-19T17:58:00Z">
                    <w:rPr/>
                  </w:rPrChange>
                </w:rPr>
                <w:delText>bias</w:delText>
              </w:r>
            </w:del>
          </w:ins>
          <w:customXmlDelRangeStart w:id="172" w:author="Siyu Wang [2]" w:date="2026-07-19T14:09:00Z"/>
        </w:sdtContent>
      </w:sdt>
      <w:customXmlDelRangeEnd w:id="172"/>
      <w:customXmlDelRangeStart w:id="173" w:author="Siyu Wang [2]" w:date="2026-07-19T14:09:00Z"/>
      <w:sdt>
        <w:sdtPr>
          <w:rPr>
            <w:rFonts w:ascii="Times New Roman" w:eastAsia="Times New Roman" w:hAnsi="Times New Roman" w:cs="Times New Roman"/>
            <w:sz w:val="24"/>
            <w:szCs w:val="24"/>
          </w:rPr>
          <w:tag w:val="goog_rdk_13"/>
          <w:id w:val="-1804859130"/>
        </w:sdtPr>
        <w:sdtContent>
          <w:customXmlDelRangeEnd w:id="173"/>
          <w:del w:id="174" w:author="Siyu Wang [2]" w:date="2026-07-19T14:09:00Z" w16du:dateUtc="2026-07-19T18:09:00Z">
            <w:r w:rsidDel="006E54CC">
              <w:rPr>
                <w:rFonts w:ascii="Times New Roman" w:eastAsia="Times New Roman" w:hAnsi="Times New Roman" w:cs="Times New Roman"/>
                <w:sz w:val="24"/>
                <w:szCs w:val="24"/>
                <w:rPrChange w:id="175" w:author="Siyu Wang [2]" w:date="2026-07-19T13:58:00Z" w16du:dateUtc="2026-07-19T17:58:00Z">
                  <w:rPr/>
                </w:rPrChange>
              </w:rPr>
              <w:delText>value</w:delText>
            </w:r>
          </w:del>
          <w:customXmlDelRangeStart w:id="176" w:author="Siyu Wang [2]" w:date="2026-07-19T14:09:00Z"/>
        </w:sdtContent>
      </w:sdt>
      <w:customXmlDelRangeEnd w:id="176"/>
      <w:del w:id="177" w:author="Siyu Wang [2]" w:date="2026-07-19T14:09:00Z" w16du:dateUtc="2026-07-19T18:09:00Z">
        <w:r w:rsidDel="006E54CC">
          <w:rPr>
            <w:rFonts w:ascii="Times New Roman" w:eastAsia="Times New Roman" w:hAnsi="Times New Roman" w:cs="Times New Roman"/>
            <w:sz w:val="24"/>
            <w:szCs w:val="24"/>
          </w:rPr>
          <w:delText xml:space="preserve"> </w:delText>
        </w:r>
      </w:del>
      <w:customXmlDelRangeStart w:id="178" w:author="Siyu Wang [2]" w:date="2026-07-19T14:09:00Z"/>
      <w:sdt>
        <w:sdtPr>
          <w:rPr>
            <w:rFonts w:ascii="Times New Roman" w:eastAsia="Times New Roman" w:hAnsi="Times New Roman" w:cs="Times New Roman"/>
            <w:sz w:val="24"/>
            <w:szCs w:val="24"/>
          </w:rPr>
          <w:tag w:val="goog_rdk_14"/>
          <w:id w:val="-1319696383"/>
        </w:sdtPr>
        <w:sdtContent>
          <w:customXmlDelRangeEnd w:id="178"/>
          <w:customXmlDelRangeStart w:id="179" w:author="Siyu Wang [2]" w:date="2026-07-19T14:09:00Z"/>
          <w:sdt>
            <w:sdtPr>
              <w:rPr>
                <w:rFonts w:ascii="Times New Roman" w:eastAsia="Times New Roman" w:hAnsi="Times New Roman" w:cs="Times New Roman"/>
                <w:sz w:val="24"/>
                <w:szCs w:val="24"/>
              </w:rPr>
              <w:tag w:val="goog_rdk_15"/>
              <w:id w:val="115335983"/>
            </w:sdtPr>
            <w:sdtContent>
              <w:customXmlDelRangeEnd w:id="179"/>
              <w:ins w:id="180" w:author="ROSSELLA FALCONE" w:date="2026-07-15T17:11:00Z">
                <w:del w:id="181" w:author="Siyu Wang [2]" w:date="2026-07-19T13:59:00Z" w16du:dateUtc="2026-07-19T17:59:00Z">
                  <w:r w:rsidDel="009E0E50">
                    <w:rPr>
                      <w:rFonts w:ascii="Times New Roman" w:eastAsia="Times New Roman" w:hAnsi="Times New Roman" w:cs="Times New Roman"/>
                      <w:sz w:val="24"/>
                      <w:szCs w:val="24"/>
                      <w:rPrChange w:id="182" w:author="Siyu Wang [2]" w:date="2026-07-19T13:58:00Z" w16du:dateUtc="2026-07-19T17:58:00Z">
                        <w:rPr/>
                      </w:rPrChange>
                    </w:rPr>
                    <w:delText>approximates</w:delText>
                  </w:r>
                </w:del>
              </w:ins>
              <w:customXmlDelRangeStart w:id="183" w:author="Siyu Wang [2]" w:date="2026-07-19T14:09:00Z"/>
            </w:sdtContent>
          </w:sdt>
          <w:customXmlDelRangeEnd w:id="183"/>
          <w:customXmlDelRangeStart w:id="184" w:author="Siyu Wang [2]" w:date="2026-07-19T14:09:00Z"/>
        </w:sdtContent>
      </w:sdt>
      <w:customXmlDelRangeEnd w:id="184"/>
      <w:customXmlDelRangeStart w:id="185" w:author="Siyu Wang [2]" w:date="2026-07-19T14:09:00Z"/>
      <w:sdt>
        <w:sdtPr>
          <w:rPr>
            <w:rFonts w:ascii="Times New Roman" w:eastAsia="Times New Roman" w:hAnsi="Times New Roman" w:cs="Times New Roman"/>
            <w:sz w:val="24"/>
            <w:szCs w:val="24"/>
          </w:rPr>
          <w:tag w:val="goog_rdk_16"/>
          <w:id w:val="1972351606"/>
        </w:sdtPr>
        <w:sdtContent>
          <w:customXmlDelRangeEnd w:id="185"/>
          <w:del w:id="186" w:author="Siyu Wang [2]" w:date="2026-07-19T14:09:00Z" w16du:dateUtc="2026-07-19T18:09:00Z">
            <w:r w:rsidDel="006E54CC">
              <w:rPr>
                <w:rFonts w:ascii="Times New Roman" w:eastAsia="Times New Roman" w:hAnsi="Times New Roman" w:cs="Times New Roman"/>
                <w:sz w:val="24"/>
                <w:szCs w:val="24"/>
                <w:rPrChange w:id="187" w:author="Siyu Wang [2]" w:date="2026-07-19T13:58:00Z" w16du:dateUtc="2026-07-19T17:58:00Z">
                  <w:rPr/>
                </w:rPrChange>
              </w:rPr>
              <w:delText>is an approximation of</w:delText>
            </w:r>
          </w:del>
          <w:customXmlDelRangeStart w:id="188" w:author="Siyu Wang [2]" w:date="2026-07-19T14:09:00Z"/>
        </w:sdtContent>
      </w:sdt>
      <w:customXmlDelRangeEnd w:id="188"/>
      <w:del w:id="189" w:author="Siyu Wang [2]" w:date="2026-07-19T14:09:00Z" w16du:dateUtc="2026-07-19T18:09:00Z">
        <w:r w:rsidDel="006E54CC">
          <w:rPr>
            <w:rFonts w:ascii="Times New Roman" w:eastAsia="Times New Roman" w:hAnsi="Times New Roman" w:cs="Times New Roman"/>
            <w:sz w:val="24"/>
            <w:szCs w:val="24"/>
          </w:rPr>
          <w:delText xml:space="preserve"> how much the </w:delText>
        </w:r>
      </w:del>
      <w:del w:id="190" w:author="Siyu Wang [2]" w:date="2026-07-19T12:41:00Z" w16du:dateUtc="2026-07-19T16:41:00Z">
        <w:r w:rsidDel="00577185">
          <w:rPr>
            <w:rFonts w:ascii="Times New Roman" w:eastAsia="Times New Roman" w:hAnsi="Times New Roman" w:cs="Times New Roman"/>
            <w:sz w:val="24"/>
            <w:szCs w:val="24"/>
          </w:rPr>
          <w:delText>go signal</w:delText>
        </w:r>
      </w:del>
      <w:customXmlDelRangeStart w:id="191" w:author="Siyu Wang [2]" w:date="2026-07-19T14:09:00Z"/>
      <w:sdt>
        <w:sdtPr>
          <w:rPr>
            <w:rFonts w:ascii="Times New Roman" w:eastAsia="Times New Roman" w:hAnsi="Times New Roman" w:cs="Times New Roman"/>
            <w:sz w:val="24"/>
            <w:szCs w:val="24"/>
          </w:rPr>
          <w:tag w:val="goog_rdk_17"/>
          <w:id w:val="-1643769184"/>
        </w:sdtPr>
        <w:sdtContent>
          <w:customXmlDelRangeEnd w:id="191"/>
          <w:ins w:id="192" w:author="ROSSELLA FALCONE" w:date="2026-07-15T17:02:00Z">
            <w:del w:id="193" w:author="Siyu Wang [2]" w:date="2026-07-19T14:09:00Z" w16du:dateUtc="2026-07-19T18:09:00Z">
              <w:r w:rsidDel="006E54CC">
                <w:rPr>
                  <w:rFonts w:ascii="Times New Roman" w:eastAsia="Times New Roman" w:hAnsi="Times New Roman" w:cs="Times New Roman"/>
                  <w:sz w:val="24"/>
                  <w:szCs w:val="24"/>
                  <w:rPrChange w:id="194" w:author="Siyu Wang [2]" w:date="2026-07-19T13:58:00Z" w16du:dateUtc="2026-07-19T17:58:00Z">
                    <w:rPr/>
                  </w:rPrChange>
                </w:rPr>
                <w:delText xml:space="preserve"> shifts the tendency to accept or reject an offer</w:delText>
              </w:r>
            </w:del>
          </w:ins>
          <w:customXmlDelRangeStart w:id="195" w:author="Siyu Wang [2]" w:date="2026-07-19T14:09:00Z"/>
        </w:sdtContent>
      </w:sdt>
      <w:customXmlDelRangeEnd w:id="195"/>
      <w:del w:id="196" w:author="Siyu Wang [2]" w:date="2026-07-19T14:09:00Z" w16du:dateUtc="2026-07-19T18:09:00Z">
        <w:r w:rsidDel="006E54CC">
          <w:rPr>
            <w:rFonts w:ascii="Times New Roman" w:eastAsia="Times New Roman" w:hAnsi="Times New Roman" w:cs="Times New Roman"/>
            <w:sz w:val="24"/>
            <w:szCs w:val="24"/>
          </w:rPr>
          <w:delText xml:space="preserve"> </w:delText>
        </w:r>
      </w:del>
      <w:customXmlDelRangeStart w:id="197" w:author="Siyu Wang [2]" w:date="2026-07-19T14:09:00Z"/>
      <w:sdt>
        <w:sdtPr>
          <w:rPr>
            <w:rFonts w:ascii="Times New Roman" w:eastAsia="Times New Roman" w:hAnsi="Times New Roman" w:cs="Times New Roman"/>
            <w:sz w:val="24"/>
            <w:szCs w:val="24"/>
          </w:rPr>
          <w:tag w:val="goog_rdk_18"/>
          <w:id w:val="-603667644"/>
        </w:sdtPr>
        <w:sdtContent>
          <w:customXmlDelRangeEnd w:id="197"/>
          <w:del w:id="198" w:author="Siyu Wang [2]" w:date="2026-07-19T14:09:00Z" w16du:dateUtc="2026-07-19T18:09:00Z">
            <w:r w:rsidDel="006E54CC">
              <w:rPr>
                <w:rFonts w:ascii="Times New Roman" w:eastAsia="Times New Roman" w:hAnsi="Times New Roman" w:cs="Times New Roman"/>
                <w:sz w:val="24"/>
                <w:szCs w:val="24"/>
                <w:rPrChange w:id="199" w:author="Siyu Wang [2]" w:date="2026-07-19T13:58:00Z" w16du:dateUtc="2026-07-19T17:58:00Z">
                  <w:rPr/>
                </w:rPrChange>
              </w:rPr>
              <w:delText>increases or decreases the offer value</w:delText>
            </w:r>
          </w:del>
          <w:customXmlDelRangeStart w:id="200" w:author="Siyu Wang [2]" w:date="2026-07-19T14:09:00Z"/>
        </w:sdtContent>
      </w:sdt>
      <w:customXmlDelRangeEnd w:id="200"/>
      <w:del w:id="201" w:author="Siyu Wang [2]" w:date="2026-07-19T14:09:00Z" w16du:dateUtc="2026-07-19T18:09:00Z">
        <w:r w:rsidDel="006E54CC">
          <w:rPr>
            <w:rFonts w:ascii="Times New Roman" w:eastAsia="Times New Roman" w:hAnsi="Times New Roman" w:cs="Times New Roman"/>
            <w:sz w:val="24"/>
            <w:szCs w:val="24"/>
          </w:rPr>
          <w:delText xml:space="preserve">, and assumes that </w:delText>
        </w:r>
      </w:del>
      <w:customXmlDelRangeStart w:id="202" w:author="Siyu Wang [2]" w:date="2026-07-19T14:09:00Z"/>
      <w:sdt>
        <w:sdtPr>
          <w:rPr>
            <w:rFonts w:ascii="Times New Roman" w:eastAsia="Times New Roman" w:hAnsi="Times New Roman" w:cs="Times New Roman"/>
            <w:sz w:val="24"/>
            <w:szCs w:val="24"/>
          </w:rPr>
          <w:tag w:val="goog_rdk_19"/>
          <w:id w:val="1419184453"/>
        </w:sdtPr>
        <w:sdtContent>
          <w:customXmlDelRangeEnd w:id="202"/>
          <w:ins w:id="203" w:author="ROSSELLA FALCONE" w:date="2026-07-15T17:04:00Z">
            <w:del w:id="204" w:author="Siyu Wang [2]" w:date="2026-07-19T14:09:00Z" w16du:dateUtc="2026-07-19T18:09:00Z">
              <w:r w:rsidDel="006E54CC">
                <w:rPr>
                  <w:rFonts w:ascii="Times New Roman" w:eastAsia="Times New Roman" w:hAnsi="Times New Roman" w:cs="Times New Roman"/>
                  <w:sz w:val="24"/>
                  <w:szCs w:val="24"/>
                  <w:rPrChange w:id="205" w:author="Siyu Wang [2]" w:date="2026-07-19T13:58:00Z" w16du:dateUtc="2026-07-19T17:58:00Z">
                    <w:rPr/>
                  </w:rPrChange>
                </w:rPr>
                <w:delText xml:space="preserve">the shift is </w:delText>
              </w:r>
            </w:del>
          </w:ins>
          <w:customXmlDelRangeStart w:id="206" w:author="Siyu Wang [2]" w:date="2026-07-19T14:09:00Z"/>
        </w:sdtContent>
      </w:sdt>
      <w:customXmlDelRangeEnd w:id="206"/>
      <w:customXmlDelRangeStart w:id="207" w:author="Siyu Wang [2]" w:date="2026-07-19T14:09:00Z"/>
      <w:sdt>
        <w:sdtPr>
          <w:rPr>
            <w:rFonts w:ascii="Times New Roman" w:eastAsia="Times New Roman" w:hAnsi="Times New Roman" w:cs="Times New Roman"/>
            <w:sz w:val="24"/>
            <w:szCs w:val="24"/>
          </w:rPr>
          <w:tag w:val="goog_rdk_20"/>
          <w:id w:val="-681816026"/>
        </w:sdtPr>
        <w:sdtContent>
          <w:customXmlDelRangeEnd w:id="207"/>
          <w:del w:id="208" w:author="Siyu Wang [2]" w:date="2026-07-19T14:09:00Z" w16du:dateUtc="2026-07-19T18:09:00Z">
            <w:r w:rsidDel="006E54CC">
              <w:rPr>
                <w:rFonts w:ascii="Times New Roman" w:eastAsia="Times New Roman" w:hAnsi="Times New Roman" w:cs="Times New Roman"/>
                <w:sz w:val="24"/>
                <w:szCs w:val="24"/>
                <w:rPrChange w:id="209" w:author="Siyu Wang [2]" w:date="2026-07-19T13:58:00Z" w16du:dateUtc="2026-07-19T17:58:00Z">
                  <w:rPr/>
                </w:rPrChange>
              </w:rPr>
              <w:delText>this increase or decrease is</w:delText>
            </w:r>
          </w:del>
          <w:customXmlDelRangeStart w:id="210" w:author="Siyu Wang [2]" w:date="2026-07-19T14:09:00Z"/>
        </w:sdtContent>
      </w:sdt>
      <w:customXmlDelRangeEnd w:id="210"/>
      <w:del w:id="211" w:author="Siyu Wang [2]" w:date="2026-07-19T14:09:00Z" w16du:dateUtc="2026-07-19T18:09:00Z">
        <w:r w:rsidDel="006E54CC">
          <w:rPr>
            <w:rFonts w:ascii="Times New Roman" w:eastAsia="Times New Roman" w:hAnsi="Times New Roman" w:cs="Times New Roman"/>
            <w:sz w:val="24"/>
            <w:szCs w:val="24"/>
          </w:rPr>
          <w:delText xml:space="preserve"> independent of the offer</w:delText>
        </w:r>
      </w:del>
      <w:customXmlDelRangeStart w:id="212" w:author="Siyu Wang [2]" w:date="2026-07-19T14:09:00Z"/>
      <w:sdt>
        <w:sdtPr>
          <w:rPr>
            <w:rFonts w:ascii="Times New Roman" w:eastAsia="Times New Roman" w:hAnsi="Times New Roman" w:cs="Times New Roman"/>
            <w:sz w:val="24"/>
            <w:szCs w:val="24"/>
          </w:rPr>
          <w:tag w:val="goog_rdk_21"/>
          <w:id w:val="727754882"/>
        </w:sdtPr>
        <w:sdtContent>
          <w:customXmlDelRangeEnd w:id="212"/>
          <w:ins w:id="213" w:author="ROSSELLA FALCONE" w:date="2026-07-15T17:05:00Z">
            <w:del w:id="214" w:author="Siyu Wang [2]" w:date="2026-07-19T14:09:00Z" w16du:dateUtc="2026-07-19T18:09:00Z">
              <w:r w:rsidDel="006E54CC">
                <w:rPr>
                  <w:rFonts w:ascii="Times New Roman" w:eastAsia="Times New Roman" w:hAnsi="Times New Roman" w:cs="Times New Roman"/>
                  <w:sz w:val="24"/>
                  <w:szCs w:val="24"/>
                  <w:rPrChange w:id="215" w:author="Siyu Wang [2]" w:date="2026-07-19T13:58:00Z" w16du:dateUtc="2026-07-19T17:58:00Z">
                    <w:rPr/>
                  </w:rPrChange>
                </w:rPr>
                <w:delText xml:space="preserve"> value</w:delText>
              </w:r>
            </w:del>
          </w:ins>
          <w:customXmlDelRangeStart w:id="216" w:author="Siyu Wang [2]" w:date="2026-07-19T14:09:00Z"/>
        </w:sdtContent>
      </w:sdt>
      <w:customXmlDelRangeEnd w:id="216"/>
      <w:del w:id="217" w:author="Siyu Wang [2]" w:date="2026-07-19T14:09:00Z" w16du:dateUtc="2026-07-19T18:09:00Z">
        <w:r w:rsidDel="006E54CC">
          <w:rPr>
            <w:rFonts w:ascii="Times New Roman" w:eastAsia="Times New Roman" w:hAnsi="Times New Roman" w:cs="Times New Roman"/>
            <w:sz w:val="24"/>
            <w:szCs w:val="24"/>
          </w:rPr>
          <w:delText>. In other words, t</w:delText>
        </w:r>
      </w:del>
      <w:del w:id="218" w:author="Siyu Wang [2]" w:date="2026-07-19T14:10:00Z" w16du:dateUtc="2026-07-19T18:10:00Z">
        <w:r w:rsidDel="006E54CC">
          <w:rPr>
            <w:rFonts w:ascii="Times New Roman" w:eastAsia="Times New Roman" w:hAnsi="Times New Roman" w:cs="Times New Roman"/>
            <w:sz w:val="24"/>
            <w:szCs w:val="24"/>
          </w:rPr>
          <w:delText xml:space="preserve">he </w:delText>
        </w:r>
      </w:del>
      <w:customXmlDelRangeStart w:id="219" w:author="Siyu Wang [2]" w:date="2026-07-19T14:10:00Z"/>
      <w:sdt>
        <w:sdtPr>
          <w:rPr>
            <w:rFonts w:ascii="Times New Roman" w:eastAsia="Times New Roman" w:hAnsi="Times New Roman" w:cs="Times New Roman"/>
            <w:sz w:val="24"/>
            <w:szCs w:val="24"/>
          </w:rPr>
          <w:tag w:val="goog_rdk_22"/>
          <w:id w:val="2027737293"/>
        </w:sdtPr>
        <w:sdtContent>
          <w:customXmlDelRangeEnd w:id="219"/>
          <w:ins w:id="220" w:author="ROSSELLA FALCONE" w:date="2026-07-15T17:11:00Z">
            <w:del w:id="221" w:author="Siyu Wang [2]" w:date="2026-07-19T12:41:00Z" w16du:dateUtc="2026-07-19T16:41:00Z">
              <w:r w:rsidDel="00577185">
                <w:rPr>
                  <w:rFonts w:ascii="Times New Roman" w:eastAsia="Times New Roman" w:hAnsi="Times New Roman" w:cs="Times New Roman"/>
                  <w:sz w:val="24"/>
                  <w:szCs w:val="24"/>
                  <w:rPrChange w:id="222" w:author="Siyu Wang [2]" w:date="2026-07-19T13:58:00Z" w16du:dateUtc="2026-07-19T17:58:00Z">
                    <w:rPr/>
                  </w:rPrChange>
                </w:rPr>
                <w:delText>go signal</w:delText>
              </w:r>
            </w:del>
          </w:ins>
          <w:customXmlDelRangeStart w:id="223" w:author="Siyu Wang [2]" w:date="2026-07-19T14:10:00Z"/>
        </w:sdtContent>
      </w:sdt>
      <w:customXmlDelRangeEnd w:id="223"/>
      <w:customXmlDelRangeStart w:id="224" w:author="Siyu Wang [2]" w:date="2026-07-19T14:11:00Z"/>
      <w:sdt>
        <w:sdtPr>
          <w:rPr>
            <w:rFonts w:ascii="Times New Roman" w:eastAsia="Times New Roman" w:hAnsi="Times New Roman" w:cs="Times New Roman"/>
            <w:sz w:val="24"/>
            <w:szCs w:val="24"/>
          </w:rPr>
          <w:tag w:val="goog_rdk_23"/>
          <w:id w:val="1225585683"/>
        </w:sdtPr>
        <w:sdtContent>
          <w:customXmlDelRangeEnd w:id="224"/>
          <w:del w:id="225" w:author="Siyu Wang [2]" w:date="2026-07-19T14:11:00Z" w16du:dateUtc="2026-07-19T18:11:00Z">
            <w:r w:rsidDel="006E54CC">
              <w:rPr>
                <w:rFonts w:ascii="Times New Roman" w:eastAsia="Times New Roman" w:hAnsi="Times New Roman" w:cs="Times New Roman"/>
                <w:sz w:val="24"/>
                <w:szCs w:val="24"/>
                <w:rPrChange w:id="226" w:author="Siyu Wang [2]" w:date="2026-07-19T13:58:00Z" w16du:dateUtc="2026-07-19T17:58:00Z">
                  <w:rPr/>
                </w:rPrChange>
              </w:rPr>
              <w:delText xml:space="preserve">values of </w:delText>
            </w:r>
          </w:del>
          <w:customXmlDelRangeStart w:id="227" w:author="Siyu Wang [2]" w:date="2026-07-19T14:11:00Z"/>
        </w:sdtContent>
      </w:sdt>
      <w:customXmlDelRangeEnd w:id="227"/>
      <w:del w:id="228" w:author="Siyu Wang [2]" w:date="2026-07-19T14:11:00Z" w16du:dateUtc="2026-07-19T18:11:00Z">
        <w:r w:rsidDel="006E54CC">
          <w:rPr>
            <w:rFonts w:ascii="Times New Roman" w:eastAsia="Times New Roman" w:hAnsi="Times New Roman" w:cs="Times New Roman"/>
            <w:sz w:val="24"/>
            <w:szCs w:val="24"/>
          </w:rPr>
          <w:delText>good and bad offers</w:delText>
        </w:r>
      </w:del>
      <w:customXmlDelRangeStart w:id="229" w:author="Siyu Wang [2]" w:date="2026-07-19T14:11:00Z"/>
      <w:sdt>
        <w:sdtPr>
          <w:rPr>
            <w:rFonts w:ascii="Times New Roman" w:eastAsia="Times New Roman" w:hAnsi="Times New Roman" w:cs="Times New Roman"/>
            <w:sz w:val="24"/>
            <w:szCs w:val="24"/>
          </w:rPr>
          <w:tag w:val="goog_rdk_24"/>
          <w:id w:val="-613891805"/>
        </w:sdtPr>
        <w:sdtContent>
          <w:customXmlDelRangeEnd w:id="229"/>
          <w:del w:id="230" w:author="Siyu Wang [2]" w:date="2026-07-19T14:11:00Z" w16du:dateUtc="2026-07-19T18:11:00Z">
            <w:r w:rsidDel="006E54CC">
              <w:rPr>
                <w:rFonts w:ascii="Times New Roman" w:eastAsia="Times New Roman" w:hAnsi="Times New Roman" w:cs="Times New Roman"/>
                <w:sz w:val="24"/>
                <w:szCs w:val="24"/>
                <w:rPrChange w:id="231" w:author="Siyu Wang [2]" w:date="2026-07-19T13:58:00Z" w16du:dateUtc="2026-07-19T17:58:00Z">
                  <w:rPr/>
                </w:rPrChange>
              </w:rPr>
              <w:delText xml:space="preserve"> are increased or decreased by the same amount associated with the go signal</w:delText>
            </w:r>
          </w:del>
          <w:customXmlDelRangeStart w:id="232" w:author="Siyu Wang [2]" w:date="2026-07-19T14:11:00Z"/>
        </w:sdtContent>
      </w:sdt>
      <w:customXmlDelRangeEnd w:id="232"/>
      <w:del w:id="233" w:author="Siyu Wang [2]" w:date="2026-07-19T14:11:00Z" w16du:dateUtc="2026-07-19T18:11:00Z">
        <w:r w:rsidDel="006E54CC">
          <w:rPr>
            <w:rFonts w:ascii="Times New Roman" w:eastAsia="Times New Roman" w:hAnsi="Times New Roman" w:cs="Times New Roman"/>
            <w:sz w:val="24"/>
            <w:szCs w:val="24"/>
          </w:rPr>
          <w:delText xml:space="preserve">. </w:delText>
        </w:r>
        <w:commentRangeEnd w:id="118"/>
        <w:r w:rsidR="00CF574F" w:rsidDel="006E54CC">
          <w:rPr>
            <w:rStyle w:val="CommentReference"/>
            <w:rFonts w:ascii="Times New Roman" w:eastAsia="Times New Roman" w:hAnsi="Times New Roman" w:cs="Times New Roman"/>
            <w:sz w:val="24"/>
            <w:szCs w:val="24"/>
          </w:rPr>
          <w:commentReference w:id="118"/>
        </w:r>
        <w:commentRangeEnd w:id="119"/>
        <w:r w:rsidR="00647051" w:rsidDel="006E54CC">
          <w:rPr>
            <w:rStyle w:val="CommentReference"/>
            <w:rFonts w:ascii="Times New Roman" w:eastAsia="Times New Roman" w:hAnsi="Times New Roman" w:cs="Times New Roman"/>
            <w:sz w:val="24"/>
            <w:szCs w:val="24"/>
          </w:rPr>
          <w:commentReference w:id="119"/>
        </w:r>
      </w:del>
      <w:r>
        <w:rPr>
          <w:rFonts w:ascii="Times New Roman" w:eastAsia="Times New Roman" w:hAnsi="Times New Roman" w:cs="Times New Roman"/>
          <w:sz w:val="24"/>
          <w:szCs w:val="24"/>
        </w:rPr>
        <w:t>The third</w:t>
      </w:r>
      <w:del w:id="234" w:author="Siyu Wang" w:date="2026-08-07T12:38:00Z" w16du:dateUtc="2026-08-07T16:38:00Z">
        <w:r w:rsidDel="00AB6079">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optimal strategy (Model 3; see Methods), accounts for the </w:t>
      </w:r>
      <w:ins w:id="235" w:author="Siyu Wang" w:date="2026-08-07T12:39:00Z" w16du:dateUtc="2026-08-07T16:39:00Z">
        <w:r w:rsidR="00AB6079">
          <w:rPr>
            <w:rFonts w:ascii="Times New Roman" w:eastAsia="Times New Roman" w:hAnsi="Times New Roman" w:cs="Times New Roman"/>
            <w:sz w:val="24"/>
            <w:szCs w:val="24"/>
          </w:rPr>
          <w:t xml:space="preserve">anticipated </w:t>
        </w:r>
      </w:ins>
      <w:r>
        <w:rPr>
          <w:rFonts w:ascii="Times New Roman" w:eastAsia="Times New Roman" w:hAnsi="Times New Roman" w:cs="Times New Roman"/>
          <w:sz w:val="24"/>
          <w:szCs w:val="24"/>
        </w:rPr>
        <w:t xml:space="preserve">delay </w:t>
      </w:r>
      <w:del w:id="236" w:author="Siyu Wang" w:date="2026-08-07T12:39:00Z" w16du:dateUtc="2026-08-07T16:39:00Z">
        <w:r w:rsidDel="00AB6079">
          <w:rPr>
            <w:rFonts w:ascii="Times New Roman" w:eastAsia="Times New Roman" w:hAnsi="Times New Roman" w:cs="Times New Roman"/>
            <w:sz w:val="24"/>
            <w:szCs w:val="24"/>
          </w:rPr>
          <w:delText>associated with</w:delText>
        </w:r>
      </w:del>
      <w:ins w:id="237" w:author="Siyu Wang" w:date="2026-08-07T12:39:00Z" w16du:dateUtc="2026-08-07T16:39:00Z">
        <w:r w:rsidR="00AB6079">
          <w:rPr>
            <w:rFonts w:ascii="Times New Roman" w:eastAsia="Times New Roman" w:hAnsi="Times New Roman" w:cs="Times New Roman"/>
            <w:sz w:val="24"/>
            <w:szCs w:val="24"/>
          </w:rPr>
          <w:t>predicted by</w:t>
        </w:r>
      </w:ins>
      <w:r>
        <w:rPr>
          <w:rFonts w:ascii="Times New Roman" w:eastAsia="Times New Roman" w:hAnsi="Times New Roman" w:cs="Times New Roman"/>
          <w:sz w:val="24"/>
          <w:szCs w:val="24"/>
        </w:rPr>
        <w:t xml:space="preserve"> the </w:t>
      </w:r>
      <w:del w:id="238" w:author="Siyu Wang [2]" w:date="2026-07-19T12:41:00Z" w16du:dateUtc="2026-07-19T16:41:00Z">
        <w:r w:rsidDel="00577185">
          <w:rPr>
            <w:rFonts w:ascii="Times New Roman" w:eastAsia="Times New Roman" w:hAnsi="Times New Roman" w:cs="Times New Roman"/>
            <w:sz w:val="24"/>
            <w:szCs w:val="24"/>
          </w:rPr>
          <w:delText>go signal</w:delText>
        </w:r>
      </w:del>
      <w:ins w:id="239"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when re-calculating the temporally discounted value. The yellow and purple </w:t>
      </w:r>
      <w:del w:id="240" w:author="Siyu Wang [2]" w:date="2026-07-19T12:41:00Z" w16du:dateUtc="2026-07-19T16:41:00Z">
        <w:r w:rsidDel="00577185">
          <w:rPr>
            <w:rFonts w:ascii="Times New Roman" w:eastAsia="Times New Roman" w:hAnsi="Times New Roman" w:cs="Times New Roman"/>
            <w:sz w:val="24"/>
            <w:szCs w:val="24"/>
          </w:rPr>
          <w:delText>go signal</w:delText>
        </w:r>
      </w:del>
      <w:ins w:id="241"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modify the offer value </w:t>
      </w:r>
      <w:ins w:id="242" w:author="Siyu Wang" w:date="2026-08-07T12:39:00Z" w16du:dateUtc="2026-08-07T16:39:00Z">
        <w:r w:rsidR="00652025">
          <w:rPr>
            <w:rFonts w:ascii="Times New Roman" w:eastAsia="Times New Roman" w:hAnsi="Times New Roman" w:cs="Times New Roman"/>
            <w:sz w:val="24"/>
            <w:szCs w:val="24"/>
          </w:rPr>
          <w:t>diff</w:t>
        </w:r>
      </w:ins>
      <w:ins w:id="243" w:author="Siyu Wang" w:date="2026-08-07T12:40:00Z" w16du:dateUtc="2026-08-07T16:40:00Z">
        <w:r w:rsidR="00652025">
          <w:rPr>
            <w:rFonts w:ascii="Times New Roman" w:eastAsia="Times New Roman" w:hAnsi="Times New Roman" w:cs="Times New Roman"/>
            <w:sz w:val="24"/>
            <w:szCs w:val="24"/>
          </w:rPr>
          <w:t xml:space="preserve">erently </w:t>
        </w:r>
      </w:ins>
      <w:r>
        <w:rPr>
          <w:rFonts w:ascii="Times New Roman" w:eastAsia="Times New Roman" w:hAnsi="Times New Roman" w:cs="Times New Roman"/>
          <w:sz w:val="24"/>
          <w:szCs w:val="24"/>
        </w:rPr>
        <w:t xml:space="preserve">based on the additional delay introduced by each </w:t>
      </w:r>
      <w:del w:id="244" w:author="Siyu Wang [2]" w:date="2026-07-19T12:41:00Z" w16du:dateUtc="2026-07-19T16:41:00Z">
        <w:r w:rsidDel="00577185">
          <w:rPr>
            <w:rFonts w:ascii="Times New Roman" w:eastAsia="Times New Roman" w:hAnsi="Times New Roman" w:cs="Times New Roman"/>
            <w:sz w:val="24"/>
            <w:szCs w:val="24"/>
          </w:rPr>
          <w:delText>go signal</w:delText>
        </w:r>
      </w:del>
      <w:ins w:id="24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ins w:id="246" w:author="Siyu Wang" w:date="2026-08-07T12:40:00Z" w16du:dateUtc="2026-08-07T16:40:00Z">
        <w:r w:rsidR="007576E4">
          <w:rPr>
            <w:rFonts w:ascii="Times New Roman" w:eastAsia="Times New Roman" w:hAnsi="Times New Roman" w:cs="Times New Roman"/>
            <w:sz w:val="24"/>
            <w:szCs w:val="24"/>
          </w:rPr>
          <w:t>In addition to the</w:t>
        </w:r>
      </w:ins>
      <w:ins w:id="247" w:author="Siyu Wang" w:date="2026-08-07T12:41:00Z" w16du:dateUtc="2026-08-07T16:41:00Z">
        <w:r w:rsidR="007576E4">
          <w:rPr>
            <w:rFonts w:ascii="Times New Roman" w:eastAsia="Times New Roman" w:hAnsi="Times New Roman" w:cs="Times New Roman"/>
            <w:sz w:val="24"/>
            <w:szCs w:val="24"/>
          </w:rPr>
          <w:t xml:space="preserve">se three </w:t>
        </w:r>
      </w:ins>
      <w:ins w:id="248" w:author="Siyu Wang" w:date="2026-08-07T12:42:00Z" w16du:dateUtc="2026-08-07T16:42:00Z">
        <w:r w:rsidR="007576E4">
          <w:rPr>
            <w:rFonts w:ascii="Times New Roman" w:eastAsia="Times New Roman" w:hAnsi="Times New Roman" w:cs="Times New Roman"/>
            <w:sz w:val="24"/>
            <w:szCs w:val="24"/>
          </w:rPr>
          <w:t xml:space="preserve">base </w:t>
        </w:r>
      </w:ins>
      <w:ins w:id="249" w:author="Siyu Wang" w:date="2026-08-07T12:40:00Z" w16du:dateUtc="2026-08-07T16:40:00Z">
        <w:r w:rsidR="007576E4">
          <w:rPr>
            <w:rFonts w:ascii="Times New Roman" w:eastAsia="Times New Roman" w:hAnsi="Times New Roman" w:cs="Times New Roman"/>
            <w:sz w:val="24"/>
            <w:szCs w:val="24"/>
          </w:rPr>
          <w:t xml:space="preserve">models, </w:t>
        </w:r>
      </w:ins>
      <w:ins w:id="250" w:author="Siyu Wang" w:date="2026-08-07T12:42:00Z" w16du:dateUtc="2026-08-07T16:42:00Z">
        <w:r w:rsidR="007576E4">
          <w:rPr>
            <w:rFonts w:ascii="Times New Roman" w:eastAsia="Times New Roman" w:hAnsi="Times New Roman" w:cs="Times New Roman"/>
            <w:sz w:val="24"/>
            <w:szCs w:val="24"/>
          </w:rPr>
          <w:t>we also considered three model variants (Models 1v, 2v, 3v</w:t>
        </w:r>
      </w:ins>
      <w:ins w:id="251" w:author="Siyu Wang" w:date="2026-08-07T12:43:00Z" w16du:dateUtc="2026-08-07T16:43:00Z">
        <w:r w:rsidR="00C06DCF">
          <w:rPr>
            <w:rFonts w:ascii="Times New Roman" w:eastAsia="Times New Roman" w:hAnsi="Times New Roman" w:cs="Times New Roman"/>
            <w:sz w:val="24"/>
            <w:szCs w:val="24"/>
          </w:rPr>
          <w:t>; see Methods</w:t>
        </w:r>
      </w:ins>
      <w:ins w:id="252" w:author="Siyu Wang" w:date="2026-08-07T12:42:00Z" w16du:dateUtc="2026-08-07T16:42:00Z">
        <w:r w:rsidR="007576E4">
          <w:rPr>
            <w:rFonts w:ascii="Times New Roman" w:eastAsia="Times New Roman" w:hAnsi="Times New Roman" w:cs="Times New Roman"/>
            <w:sz w:val="24"/>
            <w:szCs w:val="24"/>
          </w:rPr>
          <w:t xml:space="preserve">) that explicitly account for discounted values of immediate </w:t>
        </w:r>
      </w:ins>
      <w:ins w:id="253" w:author="Siyu Wang" w:date="2026-08-07T12:43:00Z" w16du:dateUtc="2026-08-07T16:43:00Z">
        <w:r w:rsidR="00E326F9">
          <w:rPr>
            <w:rFonts w:ascii="Times New Roman" w:eastAsia="Times New Roman" w:hAnsi="Times New Roman" w:cs="Times New Roman"/>
            <w:sz w:val="24"/>
            <w:szCs w:val="24"/>
          </w:rPr>
          <w:t xml:space="preserve">offer </w:t>
        </w:r>
      </w:ins>
      <w:ins w:id="254" w:author="Siyu Wang" w:date="2026-08-07T12:42:00Z" w16du:dateUtc="2026-08-07T16:42:00Z">
        <w:r w:rsidR="007576E4">
          <w:rPr>
            <w:rFonts w:ascii="Times New Roman" w:eastAsia="Times New Roman" w:hAnsi="Times New Roman" w:cs="Times New Roman"/>
            <w:sz w:val="24"/>
            <w:szCs w:val="24"/>
          </w:rPr>
          <w:t xml:space="preserve">and </w:t>
        </w:r>
      </w:ins>
      <w:ins w:id="255" w:author="Siyu Wang" w:date="2026-08-07T12:43:00Z" w16du:dateUtc="2026-08-07T16:43:00Z">
        <w:r w:rsidR="00E326F9">
          <w:rPr>
            <w:rFonts w:ascii="Times New Roman" w:eastAsia="Times New Roman" w:hAnsi="Times New Roman" w:cs="Times New Roman"/>
            <w:sz w:val="24"/>
            <w:szCs w:val="24"/>
          </w:rPr>
          <w:t xml:space="preserve">offers from </w:t>
        </w:r>
      </w:ins>
      <w:ins w:id="256" w:author="Siyu Wang" w:date="2026-08-07T12:42:00Z" w16du:dateUtc="2026-08-07T16:42:00Z">
        <w:r w:rsidR="007576E4">
          <w:rPr>
            <w:rFonts w:ascii="Times New Roman" w:eastAsia="Times New Roman" w:hAnsi="Times New Roman" w:cs="Times New Roman"/>
            <w:sz w:val="24"/>
            <w:szCs w:val="24"/>
          </w:rPr>
          <w:t xml:space="preserve">future </w:t>
        </w:r>
      </w:ins>
      <w:ins w:id="257" w:author="Siyu Wang" w:date="2026-08-07T12:43:00Z" w16du:dateUtc="2026-08-07T16:43:00Z">
        <w:r w:rsidR="00E326F9">
          <w:rPr>
            <w:rFonts w:ascii="Times New Roman" w:eastAsia="Times New Roman" w:hAnsi="Times New Roman" w:cs="Times New Roman"/>
            <w:sz w:val="24"/>
            <w:szCs w:val="24"/>
          </w:rPr>
          <w:t>trials</w:t>
        </w:r>
      </w:ins>
      <w:ins w:id="258" w:author="Siyu Wang" w:date="2026-08-07T12:42:00Z" w16du:dateUtc="2026-08-07T16:42:00Z">
        <w:r w:rsidR="007576E4">
          <w:rPr>
            <w:rFonts w:ascii="Times New Roman" w:eastAsia="Times New Roman" w:hAnsi="Times New Roman" w:cs="Times New Roman"/>
            <w:sz w:val="24"/>
            <w:szCs w:val="24"/>
          </w:rPr>
          <w:t xml:space="preserve">. </w:t>
        </w:r>
      </w:ins>
    </w:p>
    <w:p w14:paraId="0E1CB1EE" w14:textId="65C24150" w:rsidR="000108DF"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w:t>
      </w:r>
      <w:del w:id="259" w:author="Siyu Wang" w:date="2026-08-07T12:43:00Z" w16du:dateUtc="2026-08-07T16:43:00Z">
        <w:r w:rsidDel="007712A1">
          <w:rPr>
            <w:rFonts w:ascii="Times New Roman" w:eastAsia="Times New Roman" w:hAnsi="Times New Roman" w:cs="Times New Roman"/>
            <w:sz w:val="24"/>
            <w:szCs w:val="24"/>
          </w:rPr>
          <w:delText xml:space="preserve">three </w:delText>
        </w:r>
      </w:del>
      <w:ins w:id="260" w:author="Siyu Wang" w:date="2026-08-07T12:43:00Z" w16du:dateUtc="2026-08-07T16:43:00Z">
        <w:r w:rsidR="007712A1">
          <w:rPr>
            <w:rFonts w:ascii="Times New Roman" w:eastAsia="Times New Roman" w:hAnsi="Times New Roman" w:cs="Times New Roman"/>
            <w:sz w:val="24"/>
            <w:szCs w:val="24"/>
          </w:rPr>
          <w:t>six</w:t>
        </w:r>
        <w:r w:rsidR="007712A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models to the monkey behavior</w:t>
      </w:r>
      <w:ins w:id="261" w:author="Siyu Wang" w:date="2026-08-07T12:48:00Z" w16du:dateUtc="2026-08-07T16:48:00Z">
        <w:r w:rsidR="00417BDD">
          <w:rPr>
            <w:rFonts w:ascii="Times New Roman" w:eastAsia="Times New Roman" w:hAnsi="Times New Roman" w:cs="Times New Roman"/>
            <w:sz w:val="24"/>
            <w:szCs w:val="24"/>
          </w:rPr>
          <w:t xml:space="preserve"> (Fig. 4, Fig S1)</w:t>
        </w:r>
      </w:ins>
      <w:r>
        <w:rPr>
          <w:rFonts w:ascii="Times New Roman" w:eastAsia="Times New Roman" w:hAnsi="Times New Roman" w:cs="Times New Roman"/>
          <w:sz w:val="24"/>
          <w:szCs w:val="24"/>
        </w:rPr>
        <w:t xml:space="preserve">. As expected, model comparison showed that Model 1, which assumed independent preference for each offer regardless of the </w:t>
      </w:r>
      <w:del w:id="262" w:author="Siyu Wang [2]" w:date="2026-07-19T12:41:00Z" w16du:dateUtc="2026-07-19T16:41:00Z">
        <w:r w:rsidDel="00577185">
          <w:rPr>
            <w:rFonts w:ascii="Times New Roman" w:eastAsia="Times New Roman" w:hAnsi="Times New Roman" w:cs="Times New Roman"/>
            <w:sz w:val="24"/>
            <w:szCs w:val="24"/>
          </w:rPr>
          <w:delText>go signal</w:delText>
        </w:r>
      </w:del>
      <w:ins w:id="263" w:author="Siyu Wang [2]" w:date="2026-07-19T14:28:00Z" w16du:dateUtc="2026-07-19T18:28:00Z">
        <w:r w:rsidR="00674CD6">
          <w:rPr>
            <w:rFonts w:ascii="Times New Roman" w:eastAsia="Times New Roman" w:hAnsi="Times New Roman" w:cs="Times New Roman"/>
            <w:sz w:val="24"/>
            <w:szCs w:val="24"/>
          </w:rPr>
          <w:t xml:space="preserve">go </w:t>
        </w:r>
        <w:r w:rsidR="00674CD6">
          <w:rPr>
            <w:rFonts w:ascii="Times New Roman" w:eastAsia="Times New Roman" w:hAnsi="Times New Roman" w:cs="Times New Roman"/>
            <w:sz w:val="24"/>
            <w:szCs w:val="24"/>
          </w:rPr>
          <w:lastRenderedPageBreak/>
          <w:t>signal</w:t>
        </w:r>
      </w:ins>
      <w:r>
        <w:rPr>
          <w:rFonts w:ascii="Times New Roman" w:eastAsia="Times New Roman" w:hAnsi="Times New Roman" w:cs="Times New Roman"/>
          <w:sz w:val="24"/>
          <w:szCs w:val="24"/>
        </w:rPr>
        <w:t>, was the worst fit for both animals. Model 3</w:t>
      </w:r>
      <w:ins w:id="264" w:author="Siyu Wang" w:date="2026-08-07T12:44:00Z" w16du:dateUtc="2026-08-07T16:44:00Z">
        <w:r w:rsidR="007965E6">
          <w:rPr>
            <w:rFonts w:ascii="Times New Roman" w:eastAsia="Times New Roman" w:hAnsi="Times New Roman" w:cs="Times New Roman"/>
            <w:sz w:val="24"/>
            <w:szCs w:val="24"/>
          </w:rPr>
          <w:t>v</w:t>
        </w:r>
      </w:ins>
      <w:r>
        <w:rPr>
          <w:rFonts w:ascii="Times New Roman" w:eastAsia="Times New Roman" w:hAnsi="Times New Roman" w:cs="Times New Roman"/>
          <w:sz w:val="24"/>
          <w:szCs w:val="24"/>
        </w:rPr>
        <w:t xml:space="preserve"> best explained Monkey S’s behavior, suggesting a recalculation of the discounted value when accounting for the </w:t>
      </w:r>
      <w:del w:id="265" w:author="Siyu Wang [2]" w:date="2026-07-19T12:41:00Z" w16du:dateUtc="2026-07-19T16:41:00Z">
        <w:r w:rsidDel="00577185">
          <w:rPr>
            <w:rFonts w:ascii="Times New Roman" w:eastAsia="Times New Roman" w:hAnsi="Times New Roman" w:cs="Times New Roman"/>
            <w:sz w:val="24"/>
            <w:szCs w:val="24"/>
          </w:rPr>
          <w:delText>go signal</w:delText>
        </w:r>
      </w:del>
      <w:ins w:id="266"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In contrast, Monkey T’s behavior was best explained by Model 2</w:t>
      </w:r>
      <w:ins w:id="267" w:author="Siyu Wang" w:date="2026-08-07T12:44:00Z" w16du:dateUtc="2026-08-07T16:44:00Z">
        <w:r w:rsidR="00AE024C">
          <w:rPr>
            <w:rFonts w:ascii="Times New Roman" w:eastAsia="Times New Roman" w:hAnsi="Times New Roman" w:cs="Times New Roman"/>
            <w:sz w:val="24"/>
            <w:szCs w:val="24"/>
          </w:rPr>
          <w:t>v</w:t>
        </w:r>
      </w:ins>
      <w:r>
        <w:rPr>
          <w:rFonts w:ascii="Times New Roman" w:eastAsia="Times New Roman" w:hAnsi="Times New Roman" w:cs="Times New Roman"/>
          <w:sz w:val="24"/>
          <w:szCs w:val="24"/>
        </w:rPr>
        <w:t xml:space="preserve"> (Fig. 4B and D), suggesting the use of a simpler heuristic. These models suggest that the two animals employed distinct strategies to adjust temporal discounting behavior based on the </w:t>
      </w:r>
      <w:del w:id="268" w:author="Siyu Wang [2]" w:date="2026-07-19T12:41:00Z" w16du:dateUtc="2026-07-19T16:41:00Z">
        <w:r w:rsidDel="00577185">
          <w:rPr>
            <w:rFonts w:ascii="Times New Roman" w:eastAsia="Times New Roman" w:hAnsi="Times New Roman" w:cs="Times New Roman"/>
            <w:sz w:val="24"/>
            <w:szCs w:val="24"/>
          </w:rPr>
          <w:delText>go signal</w:delText>
        </w:r>
      </w:del>
      <w:ins w:id="269"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4252A971" w14:textId="77777777" w:rsidR="00723428" w:rsidRDefault="00723428" w:rsidP="00723428">
      <w:pPr>
        <w:shd w:val="clear" w:color="auto" w:fill="FFFFFF"/>
        <w:spacing w:after="0" w:line="480" w:lineRule="auto"/>
        <w:rPr>
          <w:ins w:id="270" w:author="Siyu Wang" w:date="2026-08-07T13:45:00Z" w16du:dateUtc="2026-08-07T17:45:00Z"/>
          <w:rFonts w:ascii="Times New Roman" w:eastAsia="Times New Roman" w:hAnsi="Times New Roman" w:cs="Times New Roman"/>
          <w:b/>
          <w:bCs/>
          <w:sz w:val="24"/>
          <w:szCs w:val="24"/>
        </w:rPr>
      </w:pPr>
    </w:p>
    <w:p w14:paraId="7DDE6288" w14:textId="3B505B7A" w:rsidR="001E77A4" w:rsidRDefault="001E77A4" w:rsidP="00723428">
      <w:pPr>
        <w:shd w:val="clear" w:color="auto" w:fill="FFFFFF"/>
        <w:spacing w:after="0" w:line="480" w:lineRule="auto"/>
        <w:rPr>
          <w:ins w:id="271" w:author="Siyu Wang" w:date="2026-08-07T13:45:00Z" w16du:dateUtc="2026-08-07T17:45:00Z"/>
          <w:rFonts w:ascii="Times New Roman" w:eastAsia="Times New Roman" w:hAnsi="Times New Roman" w:cs="Times New Roman"/>
          <w:b/>
          <w:bCs/>
          <w:sz w:val="24"/>
          <w:szCs w:val="24"/>
        </w:rPr>
      </w:pPr>
      <w:ins w:id="272" w:author="Siyu Wang" w:date="2026-08-07T13:45:00Z" w16du:dateUtc="2026-08-07T17:45:00Z">
        <w:r>
          <w:rPr>
            <w:rFonts w:ascii="Times New Roman" w:eastAsia="Times New Roman" w:hAnsi="Times New Roman" w:cs="Times New Roman"/>
            <w:b/>
            <w:bCs/>
            <w:sz w:val="24"/>
            <w:szCs w:val="24"/>
          </w:rPr>
          <w:t xml:space="preserve">3. Prefrontal neurons encode reward size and delay. </w:t>
        </w:r>
      </w:ins>
    </w:p>
    <w:p w14:paraId="241861E4" w14:textId="64DB6122" w:rsidR="001E77A4" w:rsidDel="006D2C8E" w:rsidRDefault="001E77A4" w:rsidP="00723428">
      <w:pPr>
        <w:shd w:val="clear" w:color="auto" w:fill="FFFFFF"/>
        <w:spacing w:after="0" w:line="480" w:lineRule="auto"/>
        <w:rPr>
          <w:moveFrom w:id="273" w:author="Siyu Wang" w:date="2026-08-07T13:45:00Z" w16du:dateUtc="2026-08-07T17:45:00Z"/>
          <w:rFonts w:ascii="Times New Roman" w:eastAsia="Times New Roman" w:hAnsi="Times New Roman" w:cs="Times New Roman"/>
          <w:b/>
          <w:bCs/>
          <w:sz w:val="24"/>
          <w:szCs w:val="24"/>
        </w:rPr>
      </w:pPr>
      <w:moveFromRangeStart w:id="274" w:author="Siyu Wang" w:date="2026-08-07T13:45:00Z" w:name="move237002768"/>
    </w:p>
    <w:p w14:paraId="46DAD78B" w14:textId="5E58AED0" w:rsidR="00723428" w:rsidDel="006D2C8E" w:rsidRDefault="00723428" w:rsidP="00723428">
      <w:pPr>
        <w:shd w:val="clear" w:color="auto" w:fill="FFFFFF"/>
        <w:spacing w:after="0" w:line="480" w:lineRule="auto"/>
        <w:rPr>
          <w:moveFrom w:id="275" w:author="Siyu Wang" w:date="2026-08-07T13:45:00Z" w16du:dateUtc="2026-08-07T17:45:00Z"/>
          <w:rFonts w:ascii="Times New Roman" w:eastAsia="Times New Roman" w:hAnsi="Times New Roman" w:cs="Times New Roman"/>
          <w:b/>
          <w:bCs/>
          <w:sz w:val="24"/>
          <w:szCs w:val="24"/>
        </w:rPr>
      </w:pPr>
      <w:moveFrom w:id="276" w:author="Siyu Wang" w:date="2026-08-07T13:45:00Z" w16du:dateUtc="2026-08-07T17:45:00Z">
        <w:r w:rsidDel="006D2C8E">
          <w:rPr>
            <w:rFonts w:ascii="Times New Roman" w:eastAsia="Times New Roman" w:hAnsi="Times New Roman" w:cs="Times New Roman"/>
            <w:b/>
            <w:bCs/>
            <w:sz w:val="24"/>
            <w:szCs w:val="24"/>
          </w:rPr>
          <w:t xml:space="preserve">3. The inverse coding of reward and delay in dlPFC reflects the temporal discounting computation. </w:t>
        </w:r>
      </w:moveFrom>
    </w:p>
    <w:moveFromRangeEnd w:id="274"/>
    <w:p w14:paraId="62CB12AC" w14:textId="77777777" w:rsidR="006D2C8E" w:rsidRDefault="00DF136A" w:rsidP="006D2C8E">
      <w:pPr>
        <w:shd w:val="clear" w:color="auto" w:fill="FFFFFF"/>
        <w:spacing w:after="0" w:line="480" w:lineRule="auto"/>
        <w:rPr>
          <w:ins w:id="277" w:author="Siyu Wang" w:date="2026-08-07T13:45:00Z" w16du:dateUtc="2026-08-07T17:45:00Z"/>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We first examined single neuron responses to reward and delay. We recorded 170 neurons in dlPFC (107 neurons in Monkey T and 63 neurons in Monkey S; Fig. S2A) while the animals performed the task. During the offer period, 121 out of 170 neurons were significantly modulated by reward magnitude and/or delay (2-way ANOVA, p &lt; 0.05; Fig. S2B). Sliding-window ANOVA analysis showed that t</w:t>
      </w:r>
      <w:r>
        <w:rPr>
          <w:rFonts w:ascii="Times New Roman" w:eastAsia="Times New Roman" w:hAnsi="Times New Roman" w:cs="Times New Roman"/>
          <w:color w:val="000000"/>
          <w:sz w:val="24"/>
          <w:szCs w:val="24"/>
        </w:rPr>
        <w:t>he proportion of neurons modulated by each factor increased shortly after cue presentation (Fig. S2C-D). To quantify the strength of encoding for each variable (reward magnitude, delay, and their interaction), we computed omega squared (ω²), which estimates the proportion of variance in neural activity explained by each factor (Fig. S2E-F).  Neither monkey showed a significant representation of the upcoming choice (accept vs. reject) following the offer onset, suggesting that dlPFC activity during this epoch primarily reflected the offer evaluation rather than the commitment to a choice.</w:t>
      </w:r>
    </w:p>
    <w:p w14:paraId="19D2F144" w14:textId="3BEAC32C" w:rsidR="006D2C8E" w:rsidRDefault="001D54C1" w:rsidP="006D2C8E">
      <w:pPr>
        <w:shd w:val="clear" w:color="auto" w:fill="FFFFFF"/>
        <w:spacing w:after="0" w:line="480" w:lineRule="auto"/>
        <w:rPr>
          <w:ins w:id="278" w:author="Siyu Wang" w:date="2026-08-07T13:46:00Z" w16du:dateUtc="2026-08-07T17:46:00Z"/>
          <w:rFonts w:ascii="Times New Roman" w:eastAsia="Times New Roman" w:hAnsi="Times New Roman" w:cs="Times New Roman"/>
          <w:color w:val="000000"/>
          <w:sz w:val="24"/>
          <w:szCs w:val="24"/>
        </w:rPr>
      </w:pPr>
      <w:ins w:id="279" w:author="Siyu Wang" w:date="2026-08-07T13:46:00Z" w16du:dateUtc="2026-08-07T17:46:00Z">
        <w:r>
          <w:rPr>
            <w:rFonts w:ascii="Times New Roman" w:eastAsia="Times New Roman" w:hAnsi="Times New Roman" w:cs="Times New Roman"/>
            <w:color w:val="000000"/>
            <w:sz w:val="24"/>
            <w:szCs w:val="24"/>
          </w:rPr>
          <w:t xml:space="preserve">We performed a moving window decoding analysis in which we decoded reward size, delay and their interaction (or offer identity) for each trial based on spike count in each time bin (see Methods). For both animals, decoding accuracy was significantly above chance for all three variables (reward size, delay, and offer identity). Peak decoding accuracy reached above 70% for reward size </w:t>
        </w:r>
      </w:ins>
      <w:ins w:id="280" w:author="Siyu Wang" w:date="2026-08-07T13:48:00Z" w16du:dateUtc="2026-08-07T17:48:00Z">
        <w:r w:rsidR="00DD21C2">
          <w:rPr>
            <w:rFonts w:ascii="Times New Roman" w:eastAsia="Times New Roman" w:hAnsi="Times New Roman" w:cs="Times New Roman"/>
            <w:color w:val="000000"/>
            <w:sz w:val="24"/>
            <w:szCs w:val="24"/>
          </w:rPr>
          <w:t>(chance is 33%</w:t>
        </w:r>
        <w:r w:rsidR="001A024D">
          <w:rPr>
            <w:rFonts w:ascii="Times New Roman" w:eastAsia="Times New Roman" w:hAnsi="Times New Roman" w:cs="Times New Roman"/>
            <w:color w:val="000000"/>
            <w:sz w:val="24"/>
            <w:szCs w:val="24"/>
          </w:rPr>
          <w:t>, Fig. 5 A-B</w:t>
        </w:r>
        <w:r w:rsidR="00DD21C2">
          <w:rPr>
            <w:rFonts w:ascii="Times New Roman" w:eastAsia="Times New Roman" w:hAnsi="Times New Roman" w:cs="Times New Roman"/>
            <w:color w:val="000000"/>
            <w:sz w:val="24"/>
            <w:szCs w:val="24"/>
          </w:rPr>
          <w:t>)</w:t>
        </w:r>
        <w:r w:rsidR="00DD21C2">
          <w:rPr>
            <w:rFonts w:ascii="Times New Roman" w:eastAsia="Times New Roman" w:hAnsi="Times New Roman" w:cs="Times New Roman"/>
            <w:color w:val="000000"/>
            <w:sz w:val="24"/>
            <w:szCs w:val="24"/>
          </w:rPr>
          <w:t xml:space="preserve"> </w:t>
        </w:r>
      </w:ins>
      <w:ins w:id="281" w:author="Siyu Wang" w:date="2026-08-07T13:46:00Z" w16du:dateUtc="2026-08-07T17:46:00Z">
        <w:r>
          <w:rPr>
            <w:rFonts w:ascii="Times New Roman" w:eastAsia="Times New Roman" w:hAnsi="Times New Roman" w:cs="Times New Roman"/>
            <w:color w:val="000000"/>
            <w:sz w:val="24"/>
            <w:szCs w:val="24"/>
          </w:rPr>
          <w:t xml:space="preserve">and </w:t>
        </w:r>
      </w:ins>
      <w:ins w:id="282" w:author="Siyu Wang" w:date="2026-08-07T13:47:00Z" w16du:dateUtc="2026-08-07T17:47:00Z">
        <w:r w:rsidR="00DD21C2">
          <w:rPr>
            <w:rFonts w:ascii="Times New Roman" w:eastAsia="Times New Roman" w:hAnsi="Times New Roman" w:cs="Times New Roman"/>
            <w:color w:val="000000"/>
            <w:sz w:val="24"/>
            <w:szCs w:val="24"/>
          </w:rPr>
          <w:t xml:space="preserve">above 60% for </w:t>
        </w:r>
      </w:ins>
      <w:ins w:id="283" w:author="Siyu Wang" w:date="2026-08-07T13:46:00Z" w16du:dateUtc="2026-08-07T17:46:00Z">
        <w:r>
          <w:rPr>
            <w:rFonts w:ascii="Times New Roman" w:eastAsia="Times New Roman" w:hAnsi="Times New Roman" w:cs="Times New Roman"/>
            <w:color w:val="000000"/>
            <w:sz w:val="24"/>
            <w:szCs w:val="24"/>
          </w:rPr>
          <w:t>delay (chance is 33%</w:t>
        </w:r>
      </w:ins>
      <w:ins w:id="284" w:author="Siyu Wang" w:date="2026-08-07T13:48:00Z" w16du:dateUtc="2026-08-07T17:48:00Z">
        <w:r w:rsidR="001A024D">
          <w:rPr>
            <w:rFonts w:ascii="Times New Roman" w:eastAsia="Times New Roman" w:hAnsi="Times New Roman" w:cs="Times New Roman"/>
            <w:color w:val="000000"/>
            <w:sz w:val="24"/>
            <w:szCs w:val="24"/>
          </w:rPr>
          <w:t xml:space="preserve">, Fig. 5 </w:t>
        </w:r>
        <w:r w:rsidR="001A024D">
          <w:rPr>
            <w:rFonts w:ascii="Times New Roman" w:eastAsia="Times New Roman" w:hAnsi="Times New Roman" w:cs="Times New Roman"/>
            <w:color w:val="000000"/>
            <w:sz w:val="24"/>
            <w:szCs w:val="24"/>
          </w:rPr>
          <w:t>C</w:t>
        </w:r>
        <w:r w:rsidR="001A024D">
          <w:rPr>
            <w:rFonts w:ascii="Times New Roman" w:eastAsia="Times New Roman" w:hAnsi="Times New Roman" w:cs="Times New Roman"/>
            <w:color w:val="000000"/>
            <w:sz w:val="24"/>
            <w:szCs w:val="24"/>
          </w:rPr>
          <w:t>-</w:t>
        </w:r>
        <w:r w:rsidR="001A024D">
          <w:rPr>
            <w:rFonts w:ascii="Times New Roman" w:eastAsia="Times New Roman" w:hAnsi="Times New Roman" w:cs="Times New Roman"/>
            <w:color w:val="000000"/>
            <w:sz w:val="24"/>
            <w:szCs w:val="24"/>
          </w:rPr>
          <w:t>D</w:t>
        </w:r>
      </w:ins>
      <w:ins w:id="285" w:author="Siyu Wang" w:date="2026-08-07T13:46:00Z" w16du:dateUtc="2026-08-07T17:46:00Z">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and over 40% for offer identity (chance is 11%) (Fig. </w:t>
        </w:r>
      </w:ins>
      <w:ins w:id="286" w:author="Siyu Wang" w:date="2026-08-07T13:47:00Z" w16du:dateUtc="2026-08-07T17:47:00Z">
        <w:r w:rsidR="00642511">
          <w:rPr>
            <w:rFonts w:ascii="Times New Roman" w:eastAsia="Times New Roman" w:hAnsi="Times New Roman" w:cs="Times New Roman"/>
            <w:color w:val="000000"/>
            <w:sz w:val="24"/>
            <w:szCs w:val="24"/>
          </w:rPr>
          <w:t>5</w:t>
        </w:r>
      </w:ins>
      <w:ins w:id="287" w:author="Siyu Wang" w:date="2026-08-07T13:48:00Z" w16du:dateUtc="2026-08-07T17:48:00Z">
        <w:r w:rsidR="005204A7">
          <w:rPr>
            <w:rFonts w:ascii="Times New Roman" w:eastAsia="Times New Roman" w:hAnsi="Times New Roman" w:cs="Times New Roman"/>
            <w:color w:val="000000"/>
            <w:sz w:val="24"/>
            <w:szCs w:val="24"/>
          </w:rPr>
          <w:t xml:space="preserve"> E-F</w:t>
        </w:r>
      </w:ins>
      <w:ins w:id="288" w:author="Siyu Wang" w:date="2026-08-07T13:46:00Z" w16du:dateUtc="2026-08-07T17:46:00Z">
        <w:r>
          <w:rPr>
            <w:rFonts w:ascii="Times New Roman" w:eastAsia="Times New Roman" w:hAnsi="Times New Roman" w:cs="Times New Roman"/>
            <w:color w:val="000000"/>
            <w:sz w:val="24"/>
            <w:szCs w:val="24"/>
          </w:rPr>
          <w:t xml:space="preserve">, colored lines), indicating that all variables were robustly represented in dlPFC. </w:t>
        </w:r>
      </w:ins>
    </w:p>
    <w:p w14:paraId="2EF61105" w14:textId="77777777" w:rsidR="00404E62" w:rsidRPr="004A1914" w:rsidRDefault="00404E62" w:rsidP="006D2C8E">
      <w:pPr>
        <w:shd w:val="clear" w:color="auto" w:fill="FFFFFF"/>
        <w:spacing w:after="0" w:line="480" w:lineRule="auto"/>
        <w:rPr>
          <w:moveTo w:id="289" w:author="Siyu Wang" w:date="2026-08-07T13:45:00Z" w16du:dateUtc="2026-08-07T17:45:00Z"/>
          <w:rFonts w:ascii="Times New Roman" w:eastAsia="Times New Roman" w:hAnsi="Times New Roman" w:cs="Times New Roman"/>
          <w:color w:val="000000"/>
          <w:sz w:val="24"/>
          <w:szCs w:val="24"/>
          <w:rPrChange w:id="290" w:author="Siyu Wang" w:date="2026-08-07T13:46:00Z" w16du:dateUtc="2026-08-07T17:46:00Z">
            <w:rPr>
              <w:moveTo w:id="291" w:author="Siyu Wang" w:date="2026-08-07T13:45:00Z" w16du:dateUtc="2026-08-07T17:45:00Z"/>
              <w:rFonts w:ascii="Times New Roman" w:eastAsia="Times New Roman" w:hAnsi="Times New Roman" w:cs="Times New Roman"/>
              <w:b/>
              <w:bCs/>
              <w:sz w:val="24"/>
              <w:szCs w:val="24"/>
            </w:rPr>
          </w:rPrChange>
        </w:rPr>
      </w:pPr>
      <w:moveToRangeStart w:id="292" w:author="Siyu Wang" w:date="2026-08-07T13:45:00Z" w:name="move237002768"/>
    </w:p>
    <w:p w14:paraId="79253DB2" w14:textId="39C45473" w:rsidR="00671E92" w:rsidRDefault="00485D52" w:rsidP="006D2C8E">
      <w:pPr>
        <w:shd w:val="clear" w:color="auto" w:fill="FFFFFF"/>
        <w:spacing w:after="0" w:line="480" w:lineRule="auto"/>
        <w:rPr>
          <w:moveTo w:id="293" w:author="Siyu Wang" w:date="2026-08-07T13:45:00Z" w16du:dateUtc="2026-08-07T17:45:00Z"/>
          <w:rFonts w:ascii="Times New Roman" w:eastAsia="Times New Roman" w:hAnsi="Times New Roman" w:cs="Times New Roman"/>
          <w:b/>
          <w:bCs/>
          <w:sz w:val="24"/>
          <w:szCs w:val="24"/>
        </w:rPr>
      </w:pPr>
      <w:ins w:id="294" w:author="Siyu Wang" w:date="2026-08-07T13:49:00Z" w16du:dateUtc="2026-08-07T17:49:00Z">
        <w:r>
          <w:rPr>
            <w:rFonts w:ascii="Times New Roman" w:eastAsia="Times New Roman" w:hAnsi="Times New Roman" w:cs="Times New Roman"/>
            <w:b/>
            <w:bCs/>
            <w:sz w:val="24"/>
            <w:szCs w:val="24"/>
          </w:rPr>
          <w:t>4</w:t>
        </w:r>
      </w:ins>
      <w:moveTo w:id="295" w:author="Siyu Wang" w:date="2026-08-07T13:45:00Z" w16du:dateUtc="2026-08-07T17:45:00Z">
        <w:del w:id="296" w:author="Siyu Wang" w:date="2026-08-07T13:49:00Z" w16du:dateUtc="2026-08-07T17:49:00Z">
          <w:r w:rsidR="006D2C8E" w:rsidDel="00485D52">
            <w:rPr>
              <w:rFonts w:ascii="Times New Roman" w:eastAsia="Times New Roman" w:hAnsi="Times New Roman" w:cs="Times New Roman"/>
              <w:b/>
              <w:bCs/>
              <w:sz w:val="24"/>
              <w:szCs w:val="24"/>
            </w:rPr>
            <w:delText>3</w:delText>
          </w:r>
        </w:del>
        <w:r w:rsidR="006D2C8E">
          <w:rPr>
            <w:rFonts w:ascii="Times New Roman" w:eastAsia="Times New Roman" w:hAnsi="Times New Roman" w:cs="Times New Roman"/>
            <w:b/>
            <w:bCs/>
            <w:sz w:val="24"/>
            <w:szCs w:val="24"/>
          </w:rPr>
          <w:t xml:space="preserve">. The inverse coding of reward and delay in dlPFC reflects </w:t>
        </w:r>
        <w:del w:id="297" w:author="Siyu Wang" w:date="2026-08-07T13:50:00Z" w16du:dateUtc="2026-08-07T17:50:00Z">
          <w:r w:rsidR="006D2C8E" w:rsidDel="00DC75C9">
            <w:rPr>
              <w:rFonts w:ascii="Times New Roman" w:eastAsia="Times New Roman" w:hAnsi="Times New Roman" w:cs="Times New Roman"/>
              <w:b/>
              <w:bCs/>
              <w:sz w:val="24"/>
              <w:szCs w:val="24"/>
            </w:rPr>
            <w:delText xml:space="preserve">the </w:delText>
          </w:r>
        </w:del>
        <w:r w:rsidR="006D2C8E">
          <w:rPr>
            <w:rFonts w:ascii="Times New Roman" w:eastAsia="Times New Roman" w:hAnsi="Times New Roman" w:cs="Times New Roman"/>
            <w:b/>
            <w:bCs/>
            <w:sz w:val="24"/>
            <w:szCs w:val="24"/>
          </w:rPr>
          <w:t xml:space="preserve">temporal discounting computation. </w:t>
        </w:r>
      </w:moveTo>
    </w:p>
    <w:moveToRangeEnd w:id="292"/>
    <w:p w14:paraId="5D8CDF84" w14:textId="67DB8C06" w:rsidR="00031411" w:rsidRDefault="00B67DEB" w:rsidP="00E8577C">
      <w:pPr>
        <w:shd w:val="clear" w:color="auto" w:fill="FFFFFF"/>
        <w:spacing w:after="0" w:line="480" w:lineRule="auto"/>
        <w:rPr>
          <w:ins w:id="298" w:author="Siyu Wang" w:date="2026-08-07T13:59:00Z" w16du:dateUtc="2026-08-07T17:59:00Z"/>
          <w:rFonts w:ascii="Times New Roman" w:eastAsia="Times New Roman" w:hAnsi="Times New Roman" w:cs="Times New Roman"/>
          <w:color w:val="000000"/>
          <w:sz w:val="24"/>
          <w:szCs w:val="24"/>
        </w:rPr>
      </w:pPr>
      <w:ins w:id="299" w:author="Siyu Wang" w:date="2026-08-07T13:51:00Z" w16du:dateUtc="2026-08-07T17:51:00Z">
        <w:r>
          <w:rPr>
            <w:rFonts w:ascii="Times New Roman" w:eastAsia="Times New Roman" w:hAnsi="Times New Roman" w:cs="Times New Roman"/>
            <w:color w:val="000000"/>
            <w:sz w:val="24"/>
            <w:szCs w:val="24"/>
          </w:rPr>
          <w:t xml:space="preserve">To assess how discounted value is </w:t>
        </w:r>
      </w:ins>
      <w:ins w:id="300" w:author="Siyu Wang" w:date="2026-08-07T14:01:00Z">
        <w:r w:rsidR="0018238C" w:rsidRPr="0018238C">
          <w:rPr>
            <w:rFonts w:ascii="Times New Roman" w:eastAsia="Times New Roman" w:hAnsi="Times New Roman" w:cs="Times New Roman"/>
            <w:color w:val="000000"/>
            <w:sz w:val="24"/>
            <w:szCs w:val="24"/>
          </w:rPr>
          <w:t xml:space="preserve">constructed </w:t>
        </w:r>
      </w:ins>
      <w:ins w:id="301" w:author="Siyu Wang" w:date="2026-08-07T13:52:00Z" w16du:dateUtc="2026-08-07T17:52:00Z">
        <w:r w:rsidR="00666C51">
          <w:rPr>
            <w:rFonts w:ascii="Times New Roman" w:eastAsia="Times New Roman" w:hAnsi="Times New Roman" w:cs="Times New Roman"/>
            <w:color w:val="000000"/>
            <w:sz w:val="24"/>
            <w:szCs w:val="24"/>
          </w:rPr>
          <w:t>and represented in dlPFC</w:t>
        </w:r>
        <w:r>
          <w:rPr>
            <w:rFonts w:ascii="Times New Roman" w:eastAsia="Times New Roman" w:hAnsi="Times New Roman" w:cs="Times New Roman"/>
            <w:color w:val="000000"/>
            <w:sz w:val="24"/>
            <w:szCs w:val="24"/>
          </w:rPr>
          <w:t xml:space="preserve">, we measured the alignment </w:t>
        </w:r>
      </w:ins>
      <w:ins w:id="302" w:author="Siyu Wang" w:date="2026-08-07T14:01:00Z">
        <w:r w:rsidR="00C47D84" w:rsidRPr="00C47D84">
          <w:rPr>
            <w:rFonts w:ascii="Times New Roman" w:eastAsia="Times New Roman" w:hAnsi="Times New Roman" w:cs="Times New Roman"/>
            <w:color w:val="000000"/>
            <w:sz w:val="24"/>
            <w:szCs w:val="24"/>
          </w:rPr>
          <w:t>between the</w:t>
        </w:r>
      </w:ins>
      <w:ins w:id="303" w:author="Siyu Wang" w:date="2026-08-07T13:52:00Z" w16du:dateUtc="2026-08-07T17:52:00Z">
        <w:r>
          <w:rPr>
            <w:rFonts w:ascii="Times New Roman" w:eastAsia="Times New Roman" w:hAnsi="Times New Roman" w:cs="Times New Roman"/>
            <w:color w:val="000000"/>
            <w:sz w:val="24"/>
            <w:szCs w:val="24"/>
          </w:rPr>
          <w:t xml:space="preserve"> neural subspace</w:t>
        </w:r>
      </w:ins>
      <w:ins w:id="304" w:author="Siyu Wang" w:date="2026-08-07T14:01:00Z" w16du:dateUtc="2026-08-07T18:01:00Z">
        <w:r w:rsidR="00C12199">
          <w:rPr>
            <w:rFonts w:ascii="Times New Roman" w:eastAsia="Times New Roman" w:hAnsi="Times New Roman" w:cs="Times New Roman"/>
            <w:color w:val="000000"/>
            <w:sz w:val="24"/>
            <w:szCs w:val="24"/>
          </w:rPr>
          <w:t>s</w:t>
        </w:r>
      </w:ins>
      <w:ins w:id="305" w:author="Siyu Wang" w:date="2026-08-07T13:52:00Z" w16du:dateUtc="2026-08-07T17:52:00Z">
        <w:r>
          <w:rPr>
            <w:rFonts w:ascii="Times New Roman" w:eastAsia="Times New Roman" w:hAnsi="Times New Roman" w:cs="Times New Roman"/>
            <w:color w:val="000000"/>
            <w:sz w:val="24"/>
            <w:szCs w:val="24"/>
          </w:rPr>
          <w:t xml:space="preserve"> </w:t>
        </w:r>
      </w:ins>
      <w:ins w:id="306" w:author="Siyu Wang" w:date="2026-08-07T14:01:00Z" w16du:dateUtc="2026-08-07T18:01:00Z">
        <w:r w:rsidR="00C12199">
          <w:rPr>
            <w:rFonts w:ascii="Times New Roman" w:eastAsia="Times New Roman" w:hAnsi="Times New Roman" w:cs="Times New Roman"/>
            <w:color w:val="000000"/>
            <w:sz w:val="24"/>
            <w:szCs w:val="24"/>
          </w:rPr>
          <w:t>that encode</w:t>
        </w:r>
        <w:r w:rsidR="008A7200">
          <w:rPr>
            <w:rFonts w:ascii="Times New Roman" w:eastAsia="Times New Roman" w:hAnsi="Times New Roman" w:cs="Times New Roman"/>
            <w:color w:val="000000"/>
            <w:sz w:val="24"/>
            <w:szCs w:val="24"/>
          </w:rPr>
          <w:t xml:space="preserve"> </w:t>
        </w:r>
      </w:ins>
      <w:ins w:id="307" w:author="Siyu Wang" w:date="2026-08-07T14:01:00Z">
        <w:r w:rsidR="008A7200" w:rsidRPr="008A7200">
          <w:rPr>
            <w:rFonts w:ascii="Times New Roman" w:eastAsia="Times New Roman" w:hAnsi="Times New Roman" w:cs="Times New Roman"/>
            <w:color w:val="000000"/>
            <w:sz w:val="24"/>
            <w:szCs w:val="24"/>
          </w:rPr>
          <w:t>reward magnitude and delay</w:t>
        </w:r>
      </w:ins>
      <w:ins w:id="308" w:author="Siyu Wang" w:date="2026-08-07T13:52:00Z" w16du:dateUtc="2026-08-07T17:52:00Z">
        <w:r>
          <w:rPr>
            <w:rFonts w:ascii="Times New Roman" w:eastAsia="Times New Roman" w:hAnsi="Times New Roman" w:cs="Times New Roman"/>
            <w:color w:val="000000"/>
            <w:sz w:val="24"/>
            <w:szCs w:val="24"/>
          </w:rPr>
          <w:t xml:space="preserve">. </w:t>
        </w:r>
      </w:ins>
      <w:ins w:id="309" w:author="Siyu Wang" w:date="2026-08-07T14:02:00Z">
        <w:r w:rsidR="007952B1" w:rsidRPr="007952B1">
          <w:rPr>
            <w:rFonts w:ascii="Times New Roman" w:eastAsia="Times New Roman" w:hAnsi="Times New Roman" w:cs="Times New Roman"/>
            <w:color w:val="000000"/>
            <w:sz w:val="24"/>
            <w:szCs w:val="24"/>
          </w:rPr>
          <w:t>Each coding dimension was defined as a normalized vector of neuron-wise regression coefficients in the population activity space, in which each axis represents the firing rate of an individual neuron (see Methods)</w:t>
        </w:r>
      </w:ins>
      <w:ins w:id="310" w:author="Siyu Wang" w:date="2026-08-07T13:57:00Z" w16du:dateUtc="2026-08-07T17:57:00Z">
        <w:r w:rsidR="00841E06">
          <w:rPr>
            <w:rFonts w:ascii="Times New Roman" w:eastAsia="Times New Roman" w:hAnsi="Times New Roman" w:cs="Times New Roman"/>
            <w:color w:val="000000"/>
            <w:sz w:val="24"/>
            <w:szCs w:val="24"/>
          </w:rPr>
          <w:t>.</w:t>
        </w:r>
      </w:ins>
      <w:ins w:id="311" w:author="Siyu Wang" w:date="2026-08-07T13:58:00Z" w16du:dateUtc="2026-08-07T17:58:00Z">
        <w:r w:rsidR="00AD4FC0">
          <w:rPr>
            <w:rFonts w:ascii="Times New Roman" w:eastAsia="Times New Roman" w:hAnsi="Times New Roman" w:cs="Times New Roman"/>
            <w:color w:val="000000"/>
            <w:sz w:val="24"/>
            <w:szCs w:val="24"/>
          </w:rPr>
          <w:t xml:space="preserve"> </w:t>
        </w:r>
      </w:ins>
      <w:ins w:id="312" w:author="Siyu Wang" w:date="2026-08-07T14:03:00Z">
        <w:r w:rsidR="00FC0B7A" w:rsidRPr="00FC0B7A">
          <w:rPr>
            <w:rFonts w:ascii="Times New Roman" w:eastAsia="Times New Roman" w:hAnsi="Times New Roman" w:cs="Times New Roman"/>
            <w:color w:val="000000"/>
            <w:sz w:val="24"/>
            <w:szCs w:val="24"/>
          </w:rPr>
          <w:t>The coefficients were obtained from an ANOVA model predicting firing rate from reward magnitude and delay. Thus, neurons that more strongly encoded reward magnitude or delay received greater weights in their respective population coding dimensions.</w:t>
        </w:r>
      </w:ins>
    </w:p>
    <w:p w14:paraId="548BCC55" w14:textId="3DD99EA9" w:rsidR="00723428" w:rsidDel="00F771BF" w:rsidRDefault="00F771BF" w:rsidP="00F771BF">
      <w:pPr>
        <w:shd w:val="clear" w:color="auto" w:fill="FFFFFF"/>
        <w:spacing w:after="0" w:line="480" w:lineRule="auto"/>
        <w:rPr>
          <w:del w:id="313" w:author="Siyu Wang" w:date="2026-08-07T14:03:00Z" w16du:dateUtc="2026-08-07T18:03:00Z"/>
          <w:rFonts w:ascii="Times New Roman" w:eastAsia="Times New Roman" w:hAnsi="Times New Roman" w:cs="Times New Roman"/>
          <w:color w:val="000000"/>
          <w:sz w:val="24"/>
          <w:szCs w:val="24"/>
        </w:rPr>
        <w:pPrChange w:id="314" w:author="Siyu Wang" w:date="2026-08-07T14:03:00Z" w16du:dateUtc="2026-08-07T18:03:00Z">
          <w:pPr>
            <w:shd w:val="clear" w:color="auto" w:fill="FFFFFF"/>
            <w:spacing w:after="0" w:line="480" w:lineRule="auto"/>
          </w:pPr>
        </w:pPrChange>
      </w:pPr>
      <w:ins w:id="315" w:author="Siyu Wang" w:date="2026-08-07T14:03:00Z" w16du:dateUtc="2026-08-07T18:03:00Z">
        <w:r>
          <w:rPr>
            <w:rFonts w:ascii="Times New Roman" w:eastAsia="Times New Roman" w:hAnsi="Times New Roman" w:cs="Times New Roman"/>
            <w:color w:val="000000"/>
            <w:sz w:val="24"/>
            <w:szCs w:val="24"/>
          </w:rPr>
          <w:t xml:space="preserve">Prior to the go signal, </w:t>
        </w:r>
        <w:r>
          <w:rPr>
            <w:rFonts w:ascii="Times New Roman" w:eastAsia="Times New Roman" w:hAnsi="Times New Roman" w:cs="Times New Roman"/>
            <w:sz w:val="24"/>
            <w:szCs w:val="24"/>
          </w:rPr>
          <w:t xml:space="preserve">in </w:t>
        </w:r>
      </w:ins>
    </w:p>
    <w:p w14:paraId="0572B631" w14:textId="55CB6ABE" w:rsidR="00642F5F" w:rsidDel="00123845" w:rsidRDefault="00723428" w:rsidP="00642F5F">
      <w:pPr>
        <w:shd w:val="clear" w:color="auto" w:fill="FFFFFF"/>
        <w:spacing w:after="0" w:line="480" w:lineRule="auto"/>
        <w:ind w:firstLine="240"/>
        <w:rPr>
          <w:del w:id="316" w:author="Siyu Wang" w:date="2026-08-07T14:09:00Z" w16du:dateUtc="2026-08-07T18:09:00Z"/>
          <w:moveTo w:id="317" w:author="Siyu Wang" w:date="2026-08-07T14:05:00Z" w16du:dateUtc="2026-08-07T18:05:00Z"/>
          <w:rFonts w:ascii="Times New Roman" w:eastAsia="Times New Roman" w:hAnsi="Times New Roman" w:cs="Times New Roman"/>
          <w:color w:val="000000"/>
          <w:sz w:val="24"/>
          <w:szCs w:val="24"/>
        </w:rPr>
      </w:pPr>
      <w:del w:id="318" w:author="Siyu Wang" w:date="2026-08-07T14:03:00Z" w16du:dateUtc="2026-08-07T18:03:00Z">
        <w:r w:rsidDel="00F771BF">
          <w:rPr>
            <w:rFonts w:ascii="Times New Roman" w:eastAsia="Times New Roman" w:hAnsi="Times New Roman" w:cs="Times New Roman"/>
            <w:sz w:val="24"/>
            <w:szCs w:val="24"/>
          </w:rPr>
          <w:delText xml:space="preserve">Next, we defined the population coding dimensions of reward and delay based on the beta coefficients obtained from the sliding-window ANOVA analysis. For </w:delText>
        </w:r>
      </w:del>
      <w:r>
        <w:rPr>
          <w:rFonts w:ascii="Times New Roman" w:eastAsia="Times New Roman" w:hAnsi="Times New Roman" w:cs="Times New Roman"/>
          <w:sz w:val="24"/>
          <w:szCs w:val="24"/>
        </w:rPr>
        <w:t xml:space="preserve">both animals, prefrontal neurons showed an inverse </w:t>
      </w:r>
      <w:del w:id="319" w:author="Siyu Wang" w:date="2026-08-07T14:03:00Z" w16du:dateUtc="2026-08-07T18:03:00Z">
        <w:r w:rsidDel="00F771BF">
          <w:rPr>
            <w:rFonts w:ascii="Times New Roman" w:eastAsia="Times New Roman" w:hAnsi="Times New Roman" w:cs="Times New Roman"/>
            <w:sz w:val="24"/>
            <w:szCs w:val="24"/>
          </w:rPr>
          <w:delText xml:space="preserve">correlation </w:delText>
        </w:r>
      </w:del>
      <w:ins w:id="320" w:author="Siyu Wang" w:date="2026-08-07T14:03:00Z" w16du:dateUtc="2026-08-07T18:03:00Z">
        <w:r w:rsidR="00F771BF">
          <w:rPr>
            <w:rFonts w:ascii="Times New Roman" w:eastAsia="Times New Roman" w:hAnsi="Times New Roman" w:cs="Times New Roman"/>
            <w:sz w:val="24"/>
            <w:szCs w:val="24"/>
          </w:rPr>
          <w:t>alignment</w:t>
        </w:r>
        <w:r w:rsidR="00F771BF">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between the encoding of reward and delay, reflecting temporal discounting computation (Fig. </w:t>
      </w:r>
      <w:ins w:id="321" w:author="Siyu Wang" w:date="2026-08-07T14:04:00Z" w16du:dateUtc="2026-08-07T18:04:00Z">
        <w:r w:rsidR="00F771BF">
          <w:rPr>
            <w:rFonts w:ascii="Times New Roman" w:eastAsia="Times New Roman" w:hAnsi="Times New Roman" w:cs="Times New Roman"/>
            <w:sz w:val="24"/>
            <w:szCs w:val="24"/>
          </w:rPr>
          <w:t>6</w:t>
        </w:r>
      </w:ins>
      <w:del w:id="322" w:author="Siyu Wang" w:date="2026-08-07T14:04:00Z" w16du:dateUtc="2026-08-07T18:04:00Z">
        <w:r w:rsidDel="00F771BF">
          <w:rPr>
            <w:rFonts w:ascii="Times New Roman" w:eastAsia="Times New Roman" w:hAnsi="Times New Roman" w:cs="Times New Roman"/>
            <w:sz w:val="24"/>
            <w:szCs w:val="24"/>
          </w:rPr>
          <w:delText>5</w:delText>
        </w:r>
      </w:del>
      <w:r>
        <w:rPr>
          <w:rFonts w:ascii="Times New Roman" w:eastAsia="Times New Roman" w:hAnsi="Times New Roman" w:cs="Times New Roman"/>
          <w:sz w:val="24"/>
          <w:szCs w:val="24"/>
        </w:rPr>
        <w:t xml:space="preserve">A-B). </w:t>
      </w:r>
      <w:moveToRangeStart w:id="323" w:author="Siyu Wang" w:date="2026-08-07T14:05:00Z" w:name="move237003960"/>
      <w:moveTo w:id="324" w:author="Siyu Wang" w:date="2026-08-07T14:05:00Z" w16du:dateUtc="2026-08-07T18:05:00Z">
        <w:r w:rsidR="00642F5F">
          <w:rPr>
            <w:rFonts w:ascii="Times New Roman" w:eastAsia="Times New Roman" w:hAnsi="Times New Roman" w:cs="Times New Roman"/>
            <w:color w:val="000000"/>
            <w:sz w:val="24"/>
            <w:szCs w:val="24"/>
          </w:rPr>
          <w:t>As a negative control, we performed the same analysis in the 250</w:t>
        </w:r>
        <w:del w:id="325" w:author="Siyu Wang" w:date="2026-08-07T14:06:00Z" w16du:dateUtc="2026-08-07T18:06:00Z">
          <w:r w:rsidR="00642F5F" w:rsidDel="002123DE">
            <w:rPr>
              <w:rFonts w:ascii="Times New Roman" w:eastAsia="Times New Roman" w:hAnsi="Times New Roman" w:cs="Times New Roman"/>
              <w:color w:val="000000"/>
              <w:sz w:val="24"/>
              <w:szCs w:val="24"/>
            </w:rPr>
            <w:delText xml:space="preserve"> </w:delText>
          </w:r>
        </w:del>
        <w:r w:rsidR="00642F5F">
          <w:rPr>
            <w:rFonts w:ascii="Times New Roman" w:eastAsia="Times New Roman" w:hAnsi="Times New Roman" w:cs="Times New Roman"/>
            <w:color w:val="000000"/>
            <w:sz w:val="24"/>
            <w:szCs w:val="24"/>
          </w:rPr>
          <w:t xml:space="preserve">ms window before </w:t>
        </w:r>
        <w:del w:id="326" w:author="Siyu Wang" w:date="2026-08-07T14:06:00Z" w16du:dateUtc="2026-08-07T18:06:00Z">
          <w:r w:rsidR="00642F5F" w:rsidDel="002123DE">
            <w:rPr>
              <w:rFonts w:ascii="Times New Roman" w:eastAsia="Times New Roman" w:hAnsi="Times New Roman" w:cs="Times New Roman"/>
              <w:color w:val="000000"/>
              <w:sz w:val="24"/>
              <w:szCs w:val="24"/>
            </w:rPr>
            <w:delText>cue</w:delText>
          </w:r>
        </w:del>
      </w:moveTo>
      <w:ins w:id="327" w:author="Siyu Wang" w:date="2026-08-07T14:06:00Z" w16du:dateUtc="2026-08-07T18:06:00Z">
        <w:r w:rsidR="002123DE">
          <w:rPr>
            <w:rFonts w:ascii="Times New Roman" w:eastAsia="Times New Roman" w:hAnsi="Times New Roman" w:cs="Times New Roman"/>
            <w:color w:val="000000"/>
            <w:sz w:val="24"/>
            <w:szCs w:val="24"/>
          </w:rPr>
          <w:t>offer</w:t>
        </w:r>
      </w:ins>
      <w:moveTo w:id="328" w:author="Siyu Wang" w:date="2026-08-07T14:05:00Z" w16du:dateUtc="2026-08-07T18:05:00Z">
        <w:r w:rsidR="00642F5F">
          <w:rPr>
            <w:rFonts w:ascii="Times New Roman" w:eastAsia="Times New Roman" w:hAnsi="Times New Roman" w:cs="Times New Roman"/>
            <w:color w:val="000000"/>
            <w:sz w:val="24"/>
            <w:szCs w:val="24"/>
          </w:rPr>
          <w:t xml:space="preserve"> onset</w:t>
        </w:r>
        <w:del w:id="329" w:author="Siyu Wang" w:date="2026-08-07T14:06:00Z" w16du:dateUtc="2026-08-07T18:06:00Z">
          <w:r w:rsidR="00642F5F" w:rsidDel="002123DE">
            <w:rPr>
              <w:rFonts w:ascii="Times New Roman" w:eastAsia="Times New Roman" w:hAnsi="Times New Roman" w:cs="Times New Roman"/>
              <w:color w:val="000000"/>
              <w:sz w:val="24"/>
              <w:szCs w:val="24"/>
            </w:rPr>
            <w:delText xml:space="preserve"> </w:delText>
          </w:r>
        </w:del>
        <w:r w:rsidR="00642F5F">
          <w:rPr>
            <w:rFonts w:ascii="Times New Roman" w:eastAsia="Times New Roman" w:hAnsi="Times New Roman" w:cs="Times New Roman"/>
            <w:color w:val="000000"/>
            <w:sz w:val="24"/>
            <w:szCs w:val="24"/>
          </w:rPr>
          <w:t xml:space="preserve">, and no significance was found (Fig. S3A, </w:t>
        </w:r>
      </w:moveTo>
      <w:ins w:id="330" w:author="Siyu Wang" w:date="2026-08-07T14:06:00Z" w16du:dateUtc="2026-08-07T18:06:00Z">
        <w:r w:rsidR="002123DE">
          <w:rPr>
            <w:rFonts w:ascii="Times New Roman" w:eastAsia="Times New Roman" w:hAnsi="Times New Roman" w:cs="Times New Roman"/>
            <w:color w:val="000000"/>
            <w:sz w:val="24"/>
            <w:szCs w:val="24"/>
          </w:rPr>
          <w:t>F</w:t>
        </w:r>
      </w:ins>
      <w:moveTo w:id="331" w:author="Siyu Wang" w:date="2026-08-07T14:05:00Z" w16du:dateUtc="2026-08-07T18:05:00Z">
        <w:del w:id="332" w:author="Siyu Wang" w:date="2026-08-07T14:06:00Z" w16du:dateUtc="2026-08-07T18:06:00Z">
          <w:r w:rsidR="00642F5F" w:rsidDel="002123DE">
            <w:rPr>
              <w:rFonts w:ascii="Times New Roman" w:eastAsia="Times New Roman" w:hAnsi="Times New Roman" w:cs="Times New Roman"/>
              <w:color w:val="000000"/>
              <w:sz w:val="24"/>
              <w:szCs w:val="24"/>
            </w:rPr>
            <w:delText>E</w:delText>
          </w:r>
        </w:del>
        <w:r w:rsidR="00642F5F">
          <w:rPr>
            <w:rFonts w:ascii="Times New Roman" w:eastAsia="Times New Roman" w:hAnsi="Times New Roman" w:cs="Times New Roman"/>
            <w:color w:val="000000"/>
            <w:sz w:val="24"/>
            <w:szCs w:val="24"/>
          </w:rPr>
          <w:t>), suggesting that the</w:t>
        </w:r>
      </w:moveTo>
      <w:ins w:id="333" w:author="Siyu Wang" w:date="2026-08-07T14:06:00Z" w16du:dateUtc="2026-08-07T18:06:00Z">
        <w:r w:rsidR="00754049">
          <w:rPr>
            <w:rFonts w:ascii="Times New Roman" w:eastAsia="Times New Roman" w:hAnsi="Times New Roman" w:cs="Times New Roman"/>
            <w:color w:val="000000"/>
            <w:sz w:val="24"/>
            <w:szCs w:val="24"/>
          </w:rPr>
          <w:t xml:space="preserve"> negative alignment is genuine and </w:t>
        </w:r>
      </w:ins>
      <w:moveTo w:id="334" w:author="Siyu Wang" w:date="2026-08-07T14:05:00Z" w16du:dateUtc="2026-08-07T18:05:00Z">
        <w:del w:id="335" w:author="Siyu Wang" w:date="2026-08-07T14:06:00Z" w16du:dateUtc="2026-08-07T18:06:00Z">
          <w:r w:rsidR="00642F5F" w:rsidDel="00754049">
            <w:rPr>
              <w:rFonts w:ascii="Times New Roman" w:eastAsia="Times New Roman" w:hAnsi="Times New Roman" w:cs="Times New Roman"/>
              <w:color w:val="000000"/>
              <w:sz w:val="24"/>
              <w:szCs w:val="24"/>
            </w:rPr>
            <w:delText>se</w:delText>
          </w:r>
        </w:del>
        <w:del w:id="336" w:author="Siyu Wang" w:date="2026-08-07T14:07:00Z" w16du:dateUtc="2026-08-07T18:07:00Z">
          <w:r w:rsidR="00642F5F" w:rsidDel="00754049">
            <w:rPr>
              <w:rFonts w:ascii="Times New Roman" w:eastAsia="Times New Roman" w:hAnsi="Times New Roman" w:cs="Times New Roman"/>
              <w:color w:val="000000"/>
              <w:sz w:val="24"/>
              <w:szCs w:val="24"/>
            </w:rPr>
            <w:delText xml:space="preserve"> relationships were </w:delText>
          </w:r>
          <w:r w:rsidR="00642F5F" w:rsidDel="00C758D6">
            <w:rPr>
              <w:rFonts w:ascii="Times New Roman" w:eastAsia="Times New Roman" w:hAnsi="Times New Roman" w:cs="Times New Roman"/>
              <w:color w:val="000000"/>
              <w:sz w:val="24"/>
              <w:szCs w:val="24"/>
            </w:rPr>
            <w:delText>unique to the</w:delText>
          </w:r>
        </w:del>
      </w:moveTo>
      <w:ins w:id="337" w:author="Siyu Wang" w:date="2026-08-07T14:07:00Z" w16du:dateUtc="2026-08-07T18:07:00Z">
        <w:r w:rsidR="00C758D6">
          <w:rPr>
            <w:rFonts w:ascii="Times New Roman" w:eastAsia="Times New Roman" w:hAnsi="Times New Roman" w:cs="Times New Roman"/>
            <w:color w:val="000000"/>
            <w:sz w:val="24"/>
            <w:szCs w:val="24"/>
          </w:rPr>
          <w:t>reflecting</w:t>
        </w:r>
      </w:ins>
      <w:ins w:id="338" w:author="Siyu Wang" w:date="2026-08-07T14:08:00Z" w16du:dateUtc="2026-08-07T18:08:00Z">
        <w:r w:rsidR="00C758D6">
          <w:rPr>
            <w:rFonts w:ascii="Times New Roman" w:eastAsia="Times New Roman" w:hAnsi="Times New Roman" w:cs="Times New Roman"/>
            <w:color w:val="000000"/>
            <w:sz w:val="24"/>
            <w:szCs w:val="24"/>
          </w:rPr>
          <w:t xml:space="preserve"> offer evaluation</w:t>
        </w:r>
      </w:ins>
      <w:moveTo w:id="339" w:author="Siyu Wang" w:date="2026-08-07T14:05:00Z" w16du:dateUtc="2026-08-07T18:05:00Z">
        <w:del w:id="340" w:author="Siyu Wang" w:date="2026-08-07T14:08:00Z" w16du:dateUtc="2026-08-07T18:08:00Z">
          <w:r w:rsidR="00642F5F" w:rsidDel="00C758D6">
            <w:rPr>
              <w:rFonts w:ascii="Times New Roman" w:eastAsia="Times New Roman" w:hAnsi="Times New Roman" w:cs="Times New Roman"/>
              <w:color w:val="000000"/>
              <w:sz w:val="24"/>
              <w:szCs w:val="24"/>
            </w:rPr>
            <w:delText xml:space="preserve"> evaluation period</w:delText>
          </w:r>
        </w:del>
        <w:r w:rsidR="00642F5F">
          <w:rPr>
            <w:rFonts w:ascii="Times New Roman" w:eastAsia="Times New Roman" w:hAnsi="Times New Roman" w:cs="Times New Roman"/>
            <w:color w:val="000000"/>
            <w:sz w:val="24"/>
            <w:szCs w:val="24"/>
          </w:rPr>
          <w:t>.</w:t>
        </w:r>
      </w:moveTo>
      <w:ins w:id="341" w:author="Siyu Wang" w:date="2026-08-07T14:09:00Z" w16du:dateUtc="2026-08-07T18:09:00Z">
        <w:r w:rsidR="00123845">
          <w:rPr>
            <w:rFonts w:ascii="Times New Roman" w:eastAsia="Times New Roman" w:hAnsi="Times New Roman" w:cs="Times New Roman"/>
            <w:color w:val="000000"/>
            <w:sz w:val="24"/>
            <w:szCs w:val="24"/>
          </w:rPr>
          <w:t xml:space="preserve"> </w:t>
        </w:r>
      </w:ins>
    </w:p>
    <w:moveToRangeEnd w:id="323"/>
    <w:p w14:paraId="49B0DEFD" w14:textId="60461F69" w:rsidR="00F343C5" w:rsidRDefault="00123845" w:rsidP="001153E3">
      <w:pPr>
        <w:shd w:val="clear" w:color="auto" w:fill="FFFFFF"/>
        <w:spacing w:after="0" w:line="480" w:lineRule="auto"/>
        <w:ind w:firstLine="240"/>
        <w:rPr>
          <w:rFonts w:ascii="Times New Roman" w:eastAsia="Times New Roman" w:hAnsi="Times New Roman" w:cs="Times New Roman"/>
          <w:color w:val="000000"/>
          <w:sz w:val="24"/>
          <w:szCs w:val="24"/>
        </w:rPr>
        <w:pPrChange w:id="342" w:author="Siyu Wang" w:date="2026-08-07T14:11:00Z" w16du:dateUtc="2026-08-07T18:11:00Z">
          <w:pPr>
            <w:spacing w:after="0" w:line="480" w:lineRule="auto"/>
            <w:ind w:firstLine="270"/>
          </w:pPr>
        </w:pPrChange>
      </w:pPr>
      <w:ins w:id="343" w:author="Siyu Wang" w:date="2026-08-07T14:08:00Z" w16du:dateUtc="2026-08-07T18:08:00Z">
        <w:r>
          <w:rPr>
            <w:rFonts w:ascii="Times New Roman" w:eastAsia="Times New Roman" w:hAnsi="Times New Roman" w:cs="Times New Roman"/>
            <w:sz w:val="24"/>
            <w:szCs w:val="24"/>
          </w:rPr>
          <w:t>We repeated the analysis in 250ms windows</w:t>
        </w:r>
      </w:ins>
      <w:ins w:id="344" w:author="Siyu Wang" w:date="2026-08-07T14:09:00Z" w16du:dateUtc="2026-08-07T18:09:00Z">
        <w:r>
          <w:rPr>
            <w:rFonts w:ascii="Times New Roman" w:eastAsia="Times New Roman" w:hAnsi="Times New Roman" w:cs="Times New Roman"/>
            <w:sz w:val="24"/>
            <w:szCs w:val="24"/>
          </w:rPr>
          <w:t xml:space="preserve"> from 0 to 1000ms after offer onset, and </w:t>
        </w:r>
      </w:ins>
      <w:ins w:id="345" w:author="Siyu Wang" w:date="2026-08-07T14:08:00Z" w16du:dateUtc="2026-08-07T18:08:00Z">
        <w:r>
          <w:rPr>
            <w:rFonts w:ascii="Times New Roman" w:eastAsia="Times New Roman" w:hAnsi="Times New Roman" w:cs="Times New Roman"/>
            <w:sz w:val="24"/>
            <w:szCs w:val="24"/>
          </w:rPr>
          <w:t xml:space="preserve">observed that </w:t>
        </w:r>
      </w:ins>
      <w:ins w:id="346" w:author="Siyu Wang" w:date="2026-08-07T14:09:00Z" w16du:dateUtc="2026-08-07T18:09:00Z">
        <w:r>
          <w:rPr>
            <w:rFonts w:ascii="Times New Roman" w:eastAsia="Times New Roman" w:hAnsi="Times New Roman" w:cs="Times New Roman"/>
            <w:sz w:val="24"/>
            <w:szCs w:val="24"/>
          </w:rPr>
          <w:t>the inverse relationship became</w:t>
        </w:r>
      </w:ins>
      <w:ins w:id="347" w:author="Siyu Wang" w:date="2026-08-07T14:10:00Z" w16du:dateUtc="2026-08-07T18:10:00Z">
        <w:r>
          <w:rPr>
            <w:rFonts w:ascii="Times New Roman" w:eastAsia="Times New Roman" w:hAnsi="Times New Roman" w:cs="Times New Roman"/>
            <w:sz w:val="24"/>
            <w:szCs w:val="24"/>
          </w:rPr>
          <w:t xml:space="preserve"> stronger as </w:t>
        </w:r>
      </w:ins>
      <w:del w:id="348" w:author="Siyu Wang" w:date="2026-08-07T14:10:00Z" w16du:dateUtc="2026-08-07T18:10:00Z">
        <w:r w:rsidR="00723428" w:rsidDel="00123845">
          <w:rPr>
            <w:rFonts w:ascii="Times New Roman" w:eastAsia="Times New Roman" w:hAnsi="Times New Roman" w:cs="Times New Roman"/>
            <w:color w:val="000000"/>
            <w:sz w:val="24"/>
            <w:szCs w:val="24"/>
          </w:rPr>
          <w:delText xml:space="preserve">This relationship became stronger as </w:delText>
        </w:r>
      </w:del>
      <w:r w:rsidR="00723428">
        <w:rPr>
          <w:rFonts w:ascii="Times New Roman" w:eastAsia="Times New Roman" w:hAnsi="Times New Roman" w:cs="Times New Roman"/>
          <w:color w:val="000000"/>
          <w:sz w:val="24"/>
          <w:szCs w:val="24"/>
        </w:rPr>
        <w:t xml:space="preserve">the offer epoch progressed </w:t>
      </w:r>
      <w:r w:rsidR="00723428">
        <w:rPr>
          <w:rFonts w:ascii="Times New Roman" w:eastAsia="Times New Roman" w:hAnsi="Times New Roman" w:cs="Times New Roman"/>
          <w:sz w:val="24"/>
          <w:szCs w:val="24"/>
        </w:rPr>
        <w:t>(Fig. S3</w:t>
      </w:r>
      <w:ins w:id="349" w:author="Siyu Wang" w:date="2026-08-07T14:10:00Z" w16du:dateUtc="2026-08-07T18:10:00Z">
        <w:r>
          <w:rPr>
            <w:rFonts w:ascii="Times New Roman" w:eastAsia="Times New Roman" w:hAnsi="Times New Roman" w:cs="Times New Roman"/>
            <w:sz w:val="24"/>
            <w:szCs w:val="24"/>
          </w:rPr>
          <w:t xml:space="preserve"> B-E, G-J</w:t>
        </w:r>
      </w:ins>
      <w:r w:rsidR="00723428">
        <w:rPr>
          <w:rFonts w:ascii="Times New Roman" w:eastAsia="Times New Roman" w:hAnsi="Times New Roman" w:cs="Times New Roman"/>
          <w:sz w:val="24"/>
          <w:szCs w:val="24"/>
        </w:rPr>
        <w:t>).</w:t>
      </w:r>
      <w:r w:rsidR="00723428">
        <w:rPr>
          <w:rFonts w:ascii="Times New Roman" w:eastAsia="Times New Roman" w:hAnsi="Times New Roman" w:cs="Times New Roman"/>
          <w:color w:val="000000"/>
          <w:sz w:val="24"/>
          <w:szCs w:val="24"/>
        </w:rPr>
        <w:t xml:space="preserve"> </w:t>
      </w:r>
      <w:ins w:id="350" w:author="Siyu Wang" w:date="2026-08-07T14:10:00Z" w16du:dateUtc="2026-08-07T18:10:00Z">
        <w:r w:rsidR="003354E2">
          <w:rPr>
            <w:rFonts w:ascii="Times New Roman" w:eastAsia="Times New Roman" w:hAnsi="Times New Roman" w:cs="Times New Roman"/>
            <w:color w:val="000000"/>
            <w:sz w:val="24"/>
            <w:szCs w:val="24"/>
          </w:rPr>
          <w:t xml:space="preserve">The inverse alignment </w:t>
        </w:r>
      </w:ins>
      <w:ins w:id="351" w:author="Siyu Wang" w:date="2026-08-07T14:11:00Z" w16du:dateUtc="2026-08-07T18:11:00Z">
        <w:r w:rsidR="00F343C5">
          <w:rPr>
            <w:rFonts w:ascii="Times New Roman" w:eastAsia="Times New Roman" w:hAnsi="Times New Roman" w:cs="Times New Roman"/>
            <w:color w:val="000000"/>
            <w:sz w:val="24"/>
            <w:szCs w:val="24"/>
          </w:rPr>
          <w:t xml:space="preserve">peaked around the go signal and </w:t>
        </w:r>
      </w:ins>
      <w:ins w:id="352" w:author="Siyu Wang" w:date="2026-08-07T14:10:00Z" w16du:dateUtc="2026-08-07T18:10:00Z">
        <w:r w:rsidR="003354E2">
          <w:rPr>
            <w:rFonts w:ascii="Times New Roman" w:eastAsia="Times New Roman" w:hAnsi="Times New Roman" w:cs="Times New Roman"/>
            <w:color w:val="000000"/>
            <w:sz w:val="24"/>
            <w:szCs w:val="24"/>
          </w:rPr>
          <w:t>persisted after the go signal</w:t>
        </w:r>
      </w:ins>
      <w:ins w:id="353" w:author="Siyu Wang" w:date="2026-08-07T14:11:00Z" w16du:dateUtc="2026-08-07T18:11:00Z">
        <w:r w:rsidR="00F343C5">
          <w:rPr>
            <w:rFonts w:ascii="Times New Roman" w:eastAsia="Times New Roman" w:hAnsi="Times New Roman" w:cs="Times New Roman"/>
            <w:color w:val="000000"/>
            <w:sz w:val="24"/>
            <w:szCs w:val="24"/>
          </w:rPr>
          <w:t xml:space="preserve"> (Fig. S4)</w:t>
        </w:r>
      </w:ins>
      <w:ins w:id="354" w:author="Siyu Wang" w:date="2026-08-07T14:10:00Z" w16du:dateUtc="2026-08-07T18:10:00Z">
        <w:r w:rsidR="003354E2">
          <w:rPr>
            <w:rFonts w:ascii="Times New Roman" w:eastAsia="Times New Roman" w:hAnsi="Times New Roman" w:cs="Times New Roman"/>
            <w:color w:val="000000"/>
            <w:sz w:val="24"/>
            <w:szCs w:val="24"/>
          </w:rPr>
          <w:t xml:space="preserve">. </w:t>
        </w:r>
      </w:ins>
      <w:moveFromRangeStart w:id="355" w:author="Siyu Wang" w:date="2026-08-07T14:05:00Z" w:name="move237003960"/>
      <w:moveFrom w:id="356" w:author="Siyu Wang" w:date="2026-08-07T14:05:00Z" w16du:dateUtc="2026-08-07T18:05:00Z">
        <w:r w:rsidR="00723428" w:rsidDel="00642F5F">
          <w:rPr>
            <w:rFonts w:ascii="Times New Roman" w:eastAsia="Times New Roman" w:hAnsi="Times New Roman" w:cs="Times New Roman"/>
            <w:color w:val="000000"/>
            <w:sz w:val="24"/>
            <w:szCs w:val="24"/>
          </w:rPr>
          <w:t>As a negative control, we performed the same analysis in the 250 ms window before cue onset , and no significance was found (Fig. S3A, E), suggesting that these relationships were unique to the evaluation period.</w:t>
        </w:r>
      </w:moveFrom>
      <w:moveFromRangeEnd w:id="355"/>
    </w:p>
    <w:p w14:paraId="257BADFF" w14:textId="77777777" w:rsidR="007D343B" w:rsidRDefault="00723428" w:rsidP="00723428">
      <w:pPr>
        <w:spacing w:after="0" w:line="480" w:lineRule="auto"/>
        <w:ind w:firstLine="270"/>
        <w:rPr>
          <w:ins w:id="357" w:author="Siyu Wang" w:date="2026-08-07T14:13:00Z" w16du:dateUtc="2026-08-07T18:13: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w:t>
      </w:r>
      <w:del w:id="358" w:author="Siyu Wang" w:date="2026-08-07T14:11:00Z" w16du:dateUtc="2026-08-07T18:11:00Z">
        <w:r w:rsidDel="00527178">
          <w:rPr>
            <w:rFonts w:ascii="Times New Roman" w:eastAsia="Times New Roman" w:hAnsi="Times New Roman" w:cs="Times New Roman"/>
            <w:color w:val="000000"/>
            <w:sz w:val="24"/>
            <w:szCs w:val="24"/>
          </w:rPr>
          <w:delText xml:space="preserve">cue </w:delText>
        </w:r>
      </w:del>
      <w:ins w:id="359" w:author="Siyu Wang" w:date="2026-08-07T14:11:00Z" w16du:dateUtc="2026-08-07T18:11:00Z">
        <w:r w:rsidR="00527178">
          <w:rPr>
            <w:rFonts w:ascii="Times New Roman" w:eastAsia="Times New Roman" w:hAnsi="Times New Roman" w:cs="Times New Roman"/>
            <w:color w:val="000000"/>
            <w:sz w:val="24"/>
            <w:szCs w:val="24"/>
          </w:rPr>
          <w:t>offer</w:t>
        </w:r>
        <w:r w:rsidR="00527178">
          <w:rPr>
            <w:rFonts w:ascii="Times New Roman" w:eastAsia="Times New Roman" w:hAnsi="Times New Roman" w:cs="Times New Roman"/>
            <w:color w:val="000000"/>
            <w:sz w:val="24"/>
            <w:szCs w:val="24"/>
          </w:rPr>
          <w:t xml:space="preserve"> </w:t>
        </w:r>
      </w:ins>
      <w:r>
        <w:rPr>
          <w:rFonts w:ascii="Times New Roman" w:eastAsia="Times New Roman" w:hAnsi="Times New Roman" w:cs="Times New Roman"/>
          <w:color w:val="000000"/>
          <w:sz w:val="24"/>
          <w:szCs w:val="24"/>
        </w:rPr>
        <w:t xml:space="preserve">onset, and persisted throughout </w:t>
      </w:r>
      <w:r>
        <w:rPr>
          <w:rFonts w:ascii="Times New Roman" w:eastAsia="Times New Roman" w:hAnsi="Times New Roman" w:cs="Times New Roman"/>
          <w:color w:val="000000"/>
          <w:sz w:val="24"/>
          <w:szCs w:val="24"/>
        </w:rPr>
        <w:lastRenderedPageBreak/>
        <w:t>cue presentation (Fig. S3B–</w:t>
      </w:r>
      <w:ins w:id="360" w:author="Siyu Wang" w:date="2026-08-07T14:12:00Z" w16du:dateUtc="2026-08-07T18:12:00Z">
        <w:r w:rsidR="00EB5D45">
          <w:rPr>
            <w:rFonts w:ascii="Times New Roman" w:eastAsia="Times New Roman" w:hAnsi="Times New Roman" w:cs="Times New Roman"/>
            <w:color w:val="000000"/>
            <w:sz w:val="24"/>
            <w:szCs w:val="24"/>
          </w:rPr>
          <w:t>E</w:t>
        </w:r>
      </w:ins>
      <w:del w:id="361" w:author="Siyu Wang" w:date="2026-08-07T14:12:00Z" w16du:dateUtc="2026-08-07T18:12:00Z">
        <w:r w:rsidDel="00EB5D45">
          <w:rPr>
            <w:rFonts w:ascii="Times New Roman" w:eastAsia="Times New Roman" w:hAnsi="Times New Roman" w:cs="Times New Roman"/>
            <w:color w:val="000000"/>
            <w:sz w:val="24"/>
            <w:szCs w:val="24"/>
          </w:rPr>
          <w:delText>D</w:delText>
        </w:r>
      </w:del>
      <w:r>
        <w:rPr>
          <w:rFonts w:ascii="Times New Roman" w:eastAsia="Times New Roman" w:hAnsi="Times New Roman" w:cs="Times New Roman"/>
          <w:color w:val="000000"/>
          <w:sz w:val="24"/>
          <w:szCs w:val="24"/>
        </w:rPr>
        <w:t>). In Monkey T, a similar trend was observed, but it did not reach statistical significance during the early epochs (Fig. S3G–</w:t>
      </w:r>
      <w:ins w:id="362" w:author="Siyu Wang" w:date="2026-08-07T14:12:00Z" w16du:dateUtc="2026-08-07T18:12:00Z">
        <w:r w:rsidR="00E155C4">
          <w:rPr>
            <w:rFonts w:ascii="Times New Roman" w:eastAsia="Times New Roman" w:hAnsi="Times New Roman" w:cs="Times New Roman"/>
            <w:color w:val="000000"/>
            <w:sz w:val="24"/>
            <w:szCs w:val="24"/>
          </w:rPr>
          <w:t>J</w:t>
        </w:r>
      </w:ins>
      <w:del w:id="363" w:author="Siyu Wang" w:date="2026-08-07T14:12:00Z" w16du:dateUtc="2026-08-07T18:12:00Z">
        <w:r w:rsidDel="00E155C4">
          <w:rPr>
            <w:rFonts w:ascii="Times New Roman" w:eastAsia="Times New Roman" w:hAnsi="Times New Roman" w:cs="Times New Roman"/>
            <w:color w:val="000000"/>
            <w:sz w:val="24"/>
            <w:szCs w:val="24"/>
          </w:rPr>
          <w:delText>I</w:delText>
        </w:r>
      </w:del>
      <w:r>
        <w:rPr>
          <w:rFonts w:ascii="Times New Roman" w:eastAsia="Times New Roman" w:hAnsi="Times New Roman" w:cs="Times New Roman"/>
          <w:color w:val="000000"/>
          <w:sz w:val="24"/>
          <w:szCs w:val="24"/>
        </w:rPr>
        <w:t>).</w:t>
      </w:r>
    </w:p>
    <w:p w14:paraId="3FB6FD3E" w14:textId="77777777" w:rsidR="00EB54AA" w:rsidRDefault="00EB54AA" w:rsidP="00723428">
      <w:pPr>
        <w:spacing w:after="0" w:line="480" w:lineRule="auto"/>
        <w:ind w:firstLine="270"/>
        <w:rPr>
          <w:ins w:id="364" w:author="Siyu Wang" w:date="2026-08-07T14:12:00Z" w16du:dateUtc="2026-08-07T18:12:00Z"/>
          <w:rFonts w:ascii="Times New Roman" w:eastAsia="Times New Roman" w:hAnsi="Times New Roman" w:cs="Times New Roman"/>
          <w:color w:val="000000"/>
          <w:sz w:val="24"/>
          <w:szCs w:val="24"/>
        </w:rPr>
      </w:pPr>
    </w:p>
    <w:p w14:paraId="0330407D" w14:textId="77777777" w:rsidR="00520227" w:rsidRDefault="00723428" w:rsidP="00EB54AA">
      <w:pPr>
        <w:shd w:val="clear" w:color="auto" w:fill="FFFFFF"/>
        <w:spacing w:after="0" w:line="480" w:lineRule="auto"/>
        <w:rPr>
          <w:ins w:id="365" w:author="Siyu Wang" w:date="2026-08-07T14:13:00Z" w16du:dateUtc="2026-08-07T18:13:00Z"/>
          <w:rFonts w:ascii="Times New Roman" w:eastAsia="Times New Roman" w:hAnsi="Times New Roman" w:cs="Times New Roman"/>
          <w:b/>
          <w:bCs/>
          <w:color w:val="000000"/>
          <w:sz w:val="24"/>
          <w:szCs w:val="24"/>
        </w:rPr>
      </w:pPr>
      <w:del w:id="366" w:author="Siyu Wang" w:date="2026-08-07T14:13:00Z" w16du:dateUtc="2026-08-07T18:13:00Z">
        <w:r w:rsidDel="00EB54AA">
          <w:rPr>
            <w:rFonts w:ascii="Times New Roman" w:eastAsia="Times New Roman" w:hAnsi="Times New Roman" w:cs="Times New Roman"/>
            <w:color w:val="000000"/>
            <w:sz w:val="24"/>
            <w:szCs w:val="24"/>
          </w:rPr>
          <w:delText xml:space="preserve"> </w:delText>
        </w:r>
      </w:del>
      <w:ins w:id="367" w:author="Siyu Wang" w:date="2026-08-07T14:13:00Z" w16du:dateUtc="2026-08-07T18:13:00Z">
        <w:r w:rsidR="00EB54AA">
          <w:rPr>
            <w:rFonts w:ascii="Times New Roman" w:eastAsia="Times New Roman" w:hAnsi="Times New Roman" w:cs="Times New Roman"/>
            <w:b/>
            <w:bCs/>
            <w:color w:val="000000"/>
            <w:sz w:val="24"/>
            <w:szCs w:val="24"/>
          </w:rPr>
          <w:t>5</w:t>
        </w:r>
        <w:r w:rsidR="00EB54AA">
          <w:rPr>
            <w:rFonts w:ascii="Times New Roman" w:eastAsia="Times New Roman" w:hAnsi="Times New Roman" w:cs="Times New Roman"/>
            <w:b/>
            <w:bCs/>
            <w:color w:val="000000"/>
            <w:sz w:val="24"/>
            <w:szCs w:val="24"/>
          </w:rPr>
          <w:t xml:space="preserve">. </w:t>
        </w:r>
        <w:r w:rsidR="00640495">
          <w:rPr>
            <w:rFonts w:ascii="Times New Roman" w:eastAsia="Times New Roman" w:hAnsi="Times New Roman" w:cs="Times New Roman"/>
            <w:b/>
            <w:bCs/>
            <w:color w:val="000000"/>
            <w:sz w:val="24"/>
            <w:szCs w:val="24"/>
          </w:rPr>
          <w:t xml:space="preserve">Neural differences between animals </w:t>
        </w:r>
        <w:r w:rsidR="00DF1B10">
          <w:rPr>
            <w:rFonts w:ascii="Times New Roman" w:eastAsia="Times New Roman" w:hAnsi="Times New Roman" w:cs="Times New Roman"/>
            <w:b/>
            <w:bCs/>
            <w:color w:val="000000"/>
            <w:sz w:val="24"/>
            <w:szCs w:val="24"/>
          </w:rPr>
          <w:t xml:space="preserve">during offer evaluation. </w:t>
        </w:r>
      </w:ins>
    </w:p>
    <w:p w14:paraId="33187B53" w14:textId="6A9B1DAD" w:rsidR="001F0998" w:rsidRPr="008409C8" w:rsidRDefault="00235F51" w:rsidP="00435836">
      <w:pPr>
        <w:spacing w:after="0" w:line="480" w:lineRule="auto"/>
        <w:ind w:firstLine="270"/>
        <w:rPr>
          <w:ins w:id="368" w:author="Siyu Wang" w:date="2026-08-07T14:14:00Z" w16du:dateUtc="2026-08-07T18:14:00Z"/>
          <w:rFonts w:ascii="Times New Roman" w:eastAsia="Times New Roman" w:hAnsi="Times New Roman" w:cs="Times New Roman"/>
          <w:color w:val="000000"/>
          <w:sz w:val="24"/>
          <w:szCs w:val="24"/>
        </w:rPr>
        <w:pPrChange w:id="369" w:author="Siyu Wang" w:date="2026-08-07T14:17:00Z" w16du:dateUtc="2026-08-07T18:17:00Z">
          <w:pPr>
            <w:shd w:val="clear" w:color="auto" w:fill="FFFFFF"/>
            <w:spacing w:after="0" w:line="480" w:lineRule="auto"/>
          </w:pPr>
        </w:pPrChange>
      </w:pPr>
      <w:ins w:id="370" w:author="Siyu Wang" w:date="2026-08-07T14:14:00Z" w16du:dateUtc="2026-08-07T18:14:00Z">
        <w:r>
          <w:rPr>
            <w:rFonts w:ascii="Times New Roman" w:eastAsia="Times New Roman" w:hAnsi="Times New Roman" w:cs="Times New Roman"/>
            <w:color w:val="000000"/>
            <w:sz w:val="24"/>
            <w:szCs w:val="24"/>
          </w:rPr>
          <w:t xml:space="preserve">The negative alignment </w:t>
        </w:r>
      </w:ins>
      <w:ins w:id="371" w:author="Siyu Wang" w:date="2026-08-07T14:16:00Z" w16du:dateUtc="2026-08-07T18:16:00Z">
        <w:r w:rsidR="007825AF">
          <w:rPr>
            <w:rFonts w:ascii="Times New Roman" w:eastAsia="Times New Roman" w:hAnsi="Times New Roman" w:cs="Times New Roman"/>
            <w:color w:val="000000"/>
            <w:sz w:val="24"/>
            <w:szCs w:val="24"/>
          </w:rPr>
          <w:t>between</w:t>
        </w:r>
      </w:ins>
      <w:ins w:id="372" w:author="Siyu Wang" w:date="2026-08-07T14:14:00Z" w16du:dateUtc="2026-08-07T18:14:00Z">
        <w:r>
          <w:rPr>
            <w:rFonts w:ascii="Times New Roman" w:eastAsia="Times New Roman" w:hAnsi="Times New Roman" w:cs="Times New Roman"/>
            <w:color w:val="000000"/>
            <w:sz w:val="24"/>
            <w:szCs w:val="24"/>
          </w:rPr>
          <w:t xml:space="preserve"> </w:t>
        </w:r>
      </w:ins>
      <w:ins w:id="373" w:author="Siyu Wang" w:date="2026-08-07T14:15:00Z" w16du:dateUtc="2026-08-07T18:15:00Z">
        <w:r w:rsidR="001F0998">
          <w:rPr>
            <w:rFonts w:ascii="Times New Roman" w:eastAsia="Times New Roman" w:hAnsi="Times New Roman" w:cs="Times New Roman"/>
            <w:color w:val="000000"/>
            <w:sz w:val="24"/>
            <w:szCs w:val="24"/>
          </w:rPr>
          <w:t>reward</w:t>
        </w:r>
      </w:ins>
      <w:ins w:id="374" w:author="Siyu Wang" w:date="2026-08-07T14:14:00Z" w16du:dateUtc="2026-08-07T18:14:00Z">
        <w:r>
          <w:rPr>
            <w:rFonts w:ascii="Times New Roman" w:eastAsia="Times New Roman" w:hAnsi="Times New Roman" w:cs="Times New Roman"/>
            <w:color w:val="000000"/>
            <w:sz w:val="24"/>
            <w:szCs w:val="24"/>
          </w:rPr>
          <w:t xml:space="preserve"> and delay coding dimensions </w:t>
        </w:r>
      </w:ins>
      <w:ins w:id="375" w:author="Siyu Wang" w:date="2026-08-07T14:17:00Z" w16du:dateUtc="2026-08-07T18:17:00Z">
        <w:r w:rsidR="00435836">
          <w:rPr>
            <w:rFonts w:ascii="Times New Roman" w:eastAsia="Times New Roman" w:hAnsi="Times New Roman" w:cs="Times New Roman"/>
            <w:color w:val="000000"/>
            <w:sz w:val="24"/>
            <w:szCs w:val="24"/>
          </w:rPr>
          <w:t>potentially</w:t>
        </w:r>
      </w:ins>
      <w:ins w:id="376" w:author="Siyu Wang" w:date="2026-08-07T14:16:00Z" w16du:dateUtc="2026-08-07T18:16:00Z">
        <w:r w:rsidR="007825AF">
          <w:rPr>
            <w:rFonts w:ascii="Times New Roman" w:eastAsia="Times New Roman" w:hAnsi="Times New Roman" w:cs="Times New Roman"/>
            <w:color w:val="000000"/>
            <w:sz w:val="24"/>
            <w:szCs w:val="24"/>
          </w:rPr>
          <w:t xml:space="preserve"> </w:t>
        </w:r>
      </w:ins>
      <w:ins w:id="377" w:author="Siyu Wang" w:date="2026-08-07T14:14:00Z" w16du:dateUtc="2026-08-07T18:14:00Z">
        <w:r>
          <w:rPr>
            <w:rFonts w:ascii="Times New Roman" w:eastAsia="Times New Roman" w:hAnsi="Times New Roman" w:cs="Times New Roman"/>
            <w:color w:val="000000"/>
            <w:sz w:val="24"/>
            <w:szCs w:val="24"/>
          </w:rPr>
          <w:t>reflect</w:t>
        </w:r>
      </w:ins>
      <w:ins w:id="378" w:author="Siyu Wang" w:date="2026-08-07T14:17:00Z" w16du:dateUtc="2026-08-07T18:17:00Z">
        <w:r w:rsidR="00435836">
          <w:rPr>
            <w:rFonts w:ascii="Times New Roman" w:eastAsia="Times New Roman" w:hAnsi="Times New Roman" w:cs="Times New Roman"/>
            <w:color w:val="000000"/>
            <w:sz w:val="24"/>
            <w:szCs w:val="24"/>
          </w:rPr>
          <w:t>s</w:t>
        </w:r>
      </w:ins>
      <w:ins w:id="379" w:author="Siyu Wang" w:date="2026-08-07T14:14:00Z" w16du:dateUtc="2026-08-07T18:14:00Z">
        <w:r>
          <w:rPr>
            <w:rFonts w:ascii="Times New Roman" w:eastAsia="Times New Roman" w:hAnsi="Times New Roman" w:cs="Times New Roman"/>
            <w:color w:val="000000"/>
            <w:sz w:val="24"/>
            <w:szCs w:val="24"/>
          </w:rPr>
          <w:t xml:space="preserve"> the integration of drop and delay information. </w:t>
        </w:r>
      </w:ins>
      <w:ins w:id="380" w:author="Siyu Wang" w:date="2026-08-07T14:16:00Z" w16du:dateUtc="2026-08-07T18:16:00Z">
        <w:r w:rsidR="00435836">
          <w:rPr>
            <w:rFonts w:ascii="Times New Roman" w:eastAsia="Times New Roman" w:hAnsi="Times New Roman" w:cs="Times New Roman"/>
            <w:color w:val="000000"/>
            <w:sz w:val="24"/>
            <w:szCs w:val="24"/>
          </w:rPr>
          <w:t>In this analysis, we</w:t>
        </w:r>
      </w:ins>
      <w:ins w:id="381" w:author="Siyu Wang" w:date="2026-08-07T14:15:00Z" w16du:dateUtc="2026-08-07T18:15:00Z">
        <w:r w:rsidR="007825AF">
          <w:rPr>
            <w:rFonts w:ascii="Times New Roman" w:eastAsia="Times New Roman" w:hAnsi="Times New Roman" w:cs="Times New Roman"/>
            <w:color w:val="000000"/>
            <w:sz w:val="24"/>
            <w:szCs w:val="24"/>
          </w:rPr>
          <w:t xml:space="preserve"> used an alternative approach </w:t>
        </w:r>
      </w:ins>
      <w:ins w:id="382" w:author="Siyu Wang" w:date="2026-08-07T14:17:00Z" w16du:dateUtc="2026-08-07T18:17:00Z">
        <w:r w:rsidR="00435836">
          <w:rPr>
            <w:rFonts w:ascii="Times New Roman" w:eastAsia="Times New Roman" w:hAnsi="Times New Roman" w:cs="Times New Roman"/>
            <w:color w:val="000000"/>
            <w:sz w:val="24"/>
            <w:szCs w:val="24"/>
          </w:rPr>
          <w:t>and directly quantified the</w:t>
        </w:r>
        <w:r w:rsidR="00145676">
          <w:rPr>
            <w:rFonts w:ascii="Times New Roman" w:eastAsia="Times New Roman" w:hAnsi="Times New Roman" w:cs="Times New Roman"/>
            <w:color w:val="000000"/>
            <w:sz w:val="24"/>
            <w:szCs w:val="24"/>
          </w:rPr>
          <w:t xml:space="preserve"> presence and absence</w:t>
        </w:r>
      </w:ins>
      <w:ins w:id="383" w:author="Siyu Wang" w:date="2026-08-07T14:15:00Z" w16du:dateUtc="2026-08-07T18:15:00Z">
        <w:r w:rsidR="006867B1">
          <w:rPr>
            <w:rFonts w:ascii="Times New Roman" w:eastAsia="Times New Roman" w:hAnsi="Times New Roman" w:cs="Times New Roman"/>
            <w:color w:val="000000"/>
            <w:sz w:val="24"/>
            <w:szCs w:val="24"/>
          </w:rPr>
          <w:t xml:space="preserve"> of </w:t>
        </w:r>
      </w:ins>
      <w:ins w:id="384" w:author="Siyu Wang" w:date="2026-08-07T14:14:00Z" w16du:dateUtc="2026-08-07T18:14:00Z">
        <w:r w:rsidR="001F0998" w:rsidRPr="008409C8">
          <w:rPr>
            <w:rFonts w:ascii="Times New Roman" w:eastAsia="Times New Roman" w:hAnsi="Times New Roman" w:cs="Times New Roman"/>
            <w:color w:val="000000"/>
            <w:sz w:val="24"/>
            <w:szCs w:val="24"/>
          </w:rPr>
          <w:t>integration between reward and delay</w:t>
        </w:r>
        <w:r w:rsidR="001F0998">
          <w:rPr>
            <w:rFonts w:ascii="Times New Roman" w:eastAsia="Times New Roman" w:hAnsi="Times New Roman" w:cs="Times New Roman"/>
            <w:color w:val="000000"/>
            <w:sz w:val="24"/>
            <w:szCs w:val="24"/>
          </w:rPr>
          <w:t xml:space="preserve"> in dlPFC,</w:t>
        </w:r>
        <w:r w:rsidR="001F0998" w:rsidRPr="008409C8">
          <w:rPr>
            <w:rFonts w:ascii="Times New Roman" w:eastAsia="Times New Roman" w:hAnsi="Times New Roman" w:cs="Times New Roman"/>
            <w:color w:val="000000"/>
            <w:sz w:val="24"/>
            <w:szCs w:val="24"/>
          </w:rPr>
          <w:t xml:space="preserve"> by assessing </w:t>
        </w:r>
        <w:r w:rsidR="001F0998">
          <w:rPr>
            <w:rFonts w:ascii="Times New Roman" w:eastAsia="Times New Roman" w:hAnsi="Times New Roman" w:cs="Times New Roman"/>
            <w:color w:val="000000"/>
            <w:sz w:val="24"/>
            <w:szCs w:val="24"/>
          </w:rPr>
          <w:t>whether the decoding accuracy for offer identity (i.e., the interaction between reward and delay) can be fully predicted by assuming the independence of coding for reward and delay</w:t>
        </w:r>
        <w:r w:rsidR="001F0998" w:rsidRPr="008409C8">
          <w:rPr>
            <w:rFonts w:ascii="Times New Roman" w:eastAsia="Times New Roman" w:hAnsi="Times New Roman" w:cs="Times New Roman"/>
            <w:color w:val="000000"/>
            <w:sz w:val="24"/>
            <w:szCs w:val="24"/>
          </w:rPr>
          <w:t>.</w:t>
        </w:r>
        <w:r w:rsidR="001F0998">
          <w:rPr>
            <w:rFonts w:ascii="Times New Roman" w:eastAsia="Times New Roman" w:hAnsi="Times New Roman" w:cs="Times New Roman"/>
            <w:color w:val="000000"/>
            <w:sz w:val="24"/>
            <w:szCs w:val="24"/>
          </w:rPr>
          <w:t xml:space="preserve"> </w:t>
        </w:r>
        <w:r w:rsidR="001F0998" w:rsidRPr="008409C8">
          <w:rPr>
            <w:rFonts w:ascii="Times New Roman" w:eastAsia="Times New Roman" w:hAnsi="Times New Roman" w:cs="Times New Roman"/>
            <w:color w:val="000000"/>
            <w:sz w:val="24"/>
            <w:szCs w:val="24"/>
          </w:rPr>
          <w:t xml:space="preserve">Specifically, if the dlPFC neural population encodes reward and delay independently, without integration, then the expected decoding accuracy for offer identity (i.e., </w:t>
        </w:r>
        <w:r w:rsidR="001F0998">
          <w:rPr>
            <w:rFonts w:ascii="Times New Roman" w:eastAsia="Times New Roman" w:hAnsi="Times New Roman" w:cs="Times New Roman"/>
            <w:color w:val="000000"/>
            <w:sz w:val="24"/>
            <w:szCs w:val="24"/>
          </w:rPr>
          <w:t>the</w:t>
        </w:r>
        <w:r w:rsidR="001F0998" w:rsidRPr="008409C8">
          <w:rPr>
            <w:rFonts w:ascii="Times New Roman" w:eastAsia="Times New Roman" w:hAnsi="Times New Roman" w:cs="Times New Roman"/>
            <w:color w:val="000000"/>
            <w:sz w:val="24"/>
            <w:szCs w:val="24"/>
          </w:rPr>
          <w:t xml:space="preserve"> interaction</w:t>
        </w:r>
        <w:r w:rsidR="001F0998">
          <w:rPr>
            <w:rFonts w:ascii="Times New Roman" w:eastAsia="Times New Roman" w:hAnsi="Times New Roman" w:cs="Times New Roman"/>
            <w:color w:val="000000"/>
            <w:sz w:val="24"/>
            <w:szCs w:val="24"/>
          </w:rPr>
          <w:t xml:space="preserve"> between reward and delay</w:t>
        </w:r>
        <w:r w:rsidR="001F0998" w:rsidRPr="008409C8">
          <w:rPr>
            <w:rFonts w:ascii="Times New Roman" w:eastAsia="Times New Roman" w:hAnsi="Times New Roman" w:cs="Times New Roman"/>
            <w:color w:val="000000"/>
            <w:sz w:val="24"/>
            <w:szCs w:val="24"/>
          </w:rPr>
          <w:t xml:space="preserve">), </w:t>
        </w:r>
      </w:ins>
      <m:oMath>
        <m:bar>
          <m:barPr>
            <m:pos m:val="top"/>
            <m:ctrlPr>
              <w:ins w:id="385" w:author="Siyu Wang" w:date="2026-08-07T14:14:00Z" w16du:dateUtc="2026-08-07T18:14:00Z">
                <w:rPr>
                  <w:rFonts w:ascii="Cambria Math" w:hAnsi="Cambria Math"/>
                  <w:sz w:val="24"/>
                </w:rPr>
              </w:ins>
            </m:ctrlPr>
          </m:barPr>
          <m:e>
            <m:r>
              <w:ins w:id="386" w:author="Siyu Wang" w:date="2026-08-07T14:14:00Z" w16du:dateUtc="2026-08-07T18:14:00Z">
                <w:rPr>
                  <w:rFonts w:ascii="Cambria Math" w:hAnsi="Cambria Math"/>
                  <w:sz w:val="24"/>
                </w:rPr>
                <m:t>P</m:t>
              </w:ins>
            </m:r>
          </m:e>
        </m:bar>
        <m:d>
          <m:dPr>
            <m:ctrlPr>
              <w:ins w:id="387" w:author="Siyu Wang" w:date="2026-08-07T14:14:00Z" w16du:dateUtc="2026-08-07T18:14:00Z">
                <w:rPr>
                  <w:rFonts w:ascii="Cambria Math" w:hAnsi="Cambria Math"/>
                  <w:sz w:val="24"/>
                </w:rPr>
              </w:ins>
            </m:ctrlPr>
          </m:dPr>
          <m:e>
            <m:r>
              <w:ins w:id="388" w:author="Siyu Wang" w:date="2026-08-07T14:14:00Z" w16du:dateUtc="2026-08-07T18:14:00Z">
                <m:rPr>
                  <m:nor/>
                </m:rPr>
                <w:rPr>
                  <w:rFonts w:ascii="Times New Roman" w:hAnsi="Times New Roman"/>
                  <w:sz w:val="24"/>
                </w:rPr>
                <m:t>offer identity</m:t>
              </w:ins>
            </m:r>
          </m:e>
        </m:d>
      </m:oMath>
      <w:ins w:id="389" w:author="Siyu Wang" w:date="2026-08-07T14:14:00Z" w16du:dateUtc="2026-08-07T18:14:00Z">
        <w:r w:rsidR="001F0998" w:rsidRPr="00CD41ED">
          <w:rPr>
            <w:rFonts w:ascii="Times New Roman" w:hAnsi="Times New Roman"/>
            <w:sz w:val="24"/>
          </w:rPr>
          <w:t xml:space="preserve">, </w:t>
        </w:r>
        <w:r w:rsidR="001F0998" w:rsidRPr="008409C8">
          <w:rPr>
            <w:rFonts w:ascii="Times New Roman" w:eastAsia="Times New Roman" w:hAnsi="Times New Roman" w:cs="Times New Roman"/>
            <w:color w:val="000000"/>
            <w:sz w:val="24"/>
            <w:szCs w:val="24"/>
          </w:rPr>
          <w:t xml:space="preserve">should equal the product of their individual decoding accuracies </w:t>
        </w:r>
      </w:ins>
      <m:oMath>
        <m:r>
          <w:ins w:id="390" w:author="Siyu Wang" w:date="2026-08-07T14:14:00Z" w16du:dateUtc="2026-08-07T18:14:00Z">
            <w:rPr>
              <w:rFonts w:ascii="Cambria Math" w:hAnsi="Cambria Math"/>
              <w:sz w:val="24"/>
            </w:rPr>
            <m:t>P</m:t>
          </w:ins>
        </m:r>
        <m:d>
          <m:dPr>
            <m:ctrlPr>
              <w:ins w:id="391" w:author="Siyu Wang" w:date="2026-08-07T14:14:00Z" w16du:dateUtc="2026-08-07T18:14:00Z">
                <w:rPr>
                  <w:rFonts w:ascii="Cambria Math" w:hAnsi="Cambria Math"/>
                  <w:sz w:val="24"/>
                </w:rPr>
              </w:ins>
            </m:ctrlPr>
          </m:dPr>
          <m:e>
            <m:r>
              <w:ins w:id="392" w:author="Siyu Wang" w:date="2026-08-07T14:14:00Z" w16du:dateUtc="2026-08-07T18:14:00Z">
                <m:rPr>
                  <m:nor/>
                </m:rPr>
                <w:rPr>
                  <w:rFonts w:ascii="Times New Roman" w:hAnsi="Times New Roman"/>
                  <w:sz w:val="24"/>
                </w:rPr>
                <m:t>reward size</m:t>
              </w:ins>
            </m:r>
          </m:e>
        </m:d>
        <m:r>
          <w:ins w:id="393" w:author="Siyu Wang" w:date="2026-08-07T14:14:00Z" w16du:dateUtc="2026-08-07T18:14:00Z">
            <w:rPr>
              <w:rFonts w:ascii="Cambria Math" w:hAnsi="Cambria Math"/>
              <w:sz w:val="24"/>
            </w:rPr>
            <m:t xml:space="preserve"> and P</m:t>
          </w:ins>
        </m:r>
        <m:d>
          <m:dPr>
            <m:ctrlPr>
              <w:ins w:id="394" w:author="Siyu Wang" w:date="2026-08-07T14:14:00Z" w16du:dateUtc="2026-08-07T18:14:00Z">
                <w:rPr>
                  <w:rFonts w:ascii="Cambria Math" w:hAnsi="Cambria Math"/>
                  <w:sz w:val="24"/>
                </w:rPr>
              </w:ins>
            </m:ctrlPr>
          </m:dPr>
          <m:e>
            <m:r>
              <w:ins w:id="395" w:author="Siyu Wang" w:date="2026-08-07T14:14:00Z" w16du:dateUtc="2026-08-07T18:14:00Z">
                <m:rPr>
                  <m:nor/>
                </m:rPr>
                <w:rPr>
                  <w:rFonts w:ascii="Times New Roman" w:hAnsi="Times New Roman"/>
                  <w:sz w:val="24"/>
                </w:rPr>
                <m:t>delay</m:t>
              </w:ins>
            </m:r>
          </m:e>
        </m:d>
      </m:oMath>
      <w:ins w:id="396" w:author="Siyu Wang" w:date="2026-08-07T14:14:00Z" w16du:dateUtc="2026-08-07T18:14:00Z">
        <w:r w:rsidR="001F0998" w:rsidRPr="008409C8">
          <w:rPr>
            <w:rFonts w:ascii="Times New Roman" w:eastAsia="Times New Roman" w:hAnsi="Times New Roman" w:cs="Times New Roman"/>
            <w:color w:val="000000"/>
            <w:sz w:val="24"/>
            <w:szCs w:val="24"/>
          </w:rPr>
          <w:t>:</w:t>
        </w:r>
      </w:ins>
    </w:p>
    <w:p w14:paraId="4D3FFA57" w14:textId="77777777" w:rsidR="001F0998" w:rsidRPr="008409C8" w:rsidRDefault="001F0998" w:rsidP="001F0998">
      <w:pPr>
        <w:shd w:val="clear" w:color="auto" w:fill="FFFFFF"/>
        <w:spacing w:after="0" w:line="480" w:lineRule="auto"/>
        <w:jc w:val="center"/>
        <w:rPr>
          <w:ins w:id="397" w:author="Siyu Wang" w:date="2026-08-07T14:14:00Z" w16du:dateUtc="2026-08-07T18:14:00Z"/>
          <w:rFonts w:ascii="Times New Roman" w:eastAsia="Times New Roman" w:hAnsi="Times New Roman" w:cs="Times New Roman"/>
          <w:color w:val="000000"/>
          <w:sz w:val="24"/>
          <w:szCs w:val="24"/>
        </w:rPr>
      </w:pPr>
      <m:oMathPara>
        <m:oMathParaPr>
          <m:jc m:val="center"/>
        </m:oMathParaPr>
        <m:oMath>
          <m:bar>
            <m:barPr>
              <m:pos m:val="top"/>
              <m:ctrlPr>
                <w:ins w:id="398" w:author="Siyu Wang" w:date="2026-08-07T14:14:00Z" w16du:dateUtc="2026-08-07T18:14:00Z">
                  <w:rPr>
                    <w:rFonts w:ascii="Cambria Math" w:hAnsi="Cambria Math"/>
                    <w:sz w:val="24"/>
                  </w:rPr>
                </w:ins>
              </m:ctrlPr>
            </m:barPr>
            <m:e>
              <m:r>
                <w:ins w:id="399" w:author="Siyu Wang" w:date="2026-08-07T14:14:00Z" w16du:dateUtc="2026-08-07T18:14:00Z">
                  <w:rPr>
                    <w:rFonts w:ascii="Cambria Math" w:hAnsi="Cambria Math"/>
                    <w:sz w:val="24"/>
                  </w:rPr>
                  <m:t>P</m:t>
                </w:ins>
              </m:r>
            </m:e>
          </m:bar>
          <m:d>
            <m:dPr>
              <m:ctrlPr>
                <w:ins w:id="400" w:author="Siyu Wang" w:date="2026-08-07T14:14:00Z" w16du:dateUtc="2026-08-07T18:14:00Z">
                  <w:rPr>
                    <w:rFonts w:ascii="Cambria Math" w:hAnsi="Cambria Math"/>
                    <w:sz w:val="24"/>
                  </w:rPr>
                </w:ins>
              </m:ctrlPr>
            </m:dPr>
            <m:e>
              <m:r>
                <w:ins w:id="401" w:author="Siyu Wang" w:date="2026-08-07T14:14:00Z" w16du:dateUtc="2026-08-07T18:14:00Z">
                  <m:rPr>
                    <m:nor/>
                  </m:rPr>
                  <w:rPr>
                    <w:rFonts w:ascii="Times New Roman" w:hAnsi="Times New Roman"/>
                    <w:sz w:val="24"/>
                  </w:rPr>
                  <m:t>offer identity</m:t>
                </w:ins>
              </m:r>
            </m:e>
          </m:d>
          <m:r>
            <w:ins w:id="402" w:author="Siyu Wang" w:date="2026-08-07T14:14:00Z" w16du:dateUtc="2026-08-07T18:14:00Z">
              <w:rPr>
                <w:rFonts w:ascii="Cambria Math" w:hAnsi="Cambria Math"/>
                <w:sz w:val="24"/>
              </w:rPr>
              <m:t>=P</m:t>
            </w:ins>
          </m:r>
          <m:d>
            <m:dPr>
              <m:ctrlPr>
                <w:ins w:id="403" w:author="Siyu Wang" w:date="2026-08-07T14:14:00Z" w16du:dateUtc="2026-08-07T18:14:00Z">
                  <w:rPr>
                    <w:rFonts w:ascii="Cambria Math" w:hAnsi="Cambria Math"/>
                    <w:sz w:val="24"/>
                  </w:rPr>
                </w:ins>
              </m:ctrlPr>
            </m:dPr>
            <m:e>
              <m:r>
                <w:ins w:id="404" w:author="Siyu Wang" w:date="2026-08-07T14:14:00Z" w16du:dateUtc="2026-08-07T18:14:00Z">
                  <m:rPr>
                    <m:nor/>
                  </m:rPr>
                  <w:rPr>
                    <w:rFonts w:ascii="Times New Roman" w:hAnsi="Times New Roman"/>
                    <w:sz w:val="24"/>
                  </w:rPr>
                  <m:t>reward size</m:t>
                </w:ins>
              </m:r>
            </m:e>
          </m:d>
          <m:r>
            <w:ins w:id="405" w:author="Siyu Wang" w:date="2026-08-07T14:14:00Z" w16du:dateUtc="2026-08-07T18:14:00Z">
              <w:rPr>
                <w:rFonts w:ascii="Cambria Math" w:hAnsi="Cambria Math"/>
                <w:sz w:val="24"/>
              </w:rPr>
              <m:t>⋅P</m:t>
            </w:ins>
          </m:r>
          <m:d>
            <m:dPr>
              <m:ctrlPr>
                <w:ins w:id="406" w:author="Siyu Wang" w:date="2026-08-07T14:14:00Z" w16du:dateUtc="2026-08-07T18:14:00Z">
                  <w:rPr>
                    <w:rFonts w:ascii="Cambria Math" w:hAnsi="Cambria Math"/>
                    <w:sz w:val="24"/>
                  </w:rPr>
                </w:ins>
              </m:ctrlPr>
            </m:dPr>
            <m:e>
              <m:r>
                <w:ins w:id="407" w:author="Siyu Wang" w:date="2026-08-07T14:14:00Z" w16du:dateUtc="2026-08-07T18:14:00Z">
                  <m:rPr>
                    <m:nor/>
                  </m:rPr>
                  <w:rPr>
                    <w:rFonts w:ascii="Times New Roman" w:hAnsi="Times New Roman"/>
                    <w:sz w:val="24"/>
                  </w:rPr>
                  <m:t>delay</m:t>
                </w:ins>
              </m:r>
            </m:e>
          </m:d>
        </m:oMath>
      </m:oMathPara>
    </w:p>
    <w:p w14:paraId="2A73B79E" w14:textId="3B070E0C" w:rsidR="001F0998" w:rsidRDefault="001F0998" w:rsidP="001F0998">
      <w:pPr>
        <w:shd w:val="clear" w:color="auto" w:fill="FFFFFF"/>
        <w:spacing w:after="0" w:line="480" w:lineRule="auto"/>
        <w:rPr>
          <w:ins w:id="408" w:author="Siyu Wang" w:date="2026-08-07T14:14:00Z" w16du:dateUtc="2026-08-07T18:14:00Z"/>
          <w:rFonts w:ascii="Times New Roman" w:eastAsia="Times New Roman" w:hAnsi="Times New Roman" w:cs="Times New Roman"/>
          <w:color w:val="000000"/>
          <w:sz w:val="24"/>
          <w:szCs w:val="24"/>
        </w:rPr>
      </w:pPr>
      <w:ins w:id="409" w:author="Siyu Wang" w:date="2026-08-07T14:14:00Z" w16du:dateUtc="2026-08-07T18:14:00Z">
        <w:r w:rsidRPr="008409C8">
          <w:rPr>
            <w:rFonts w:ascii="Times New Roman" w:eastAsia="Times New Roman" w:hAnsi="Times New Roman" w:cs="Times New Roman"/>
            <w:color w:val="000000"/>
            <w:sz w:val="24"/>
            <w:szCs w:val="24"/>
          </w:rPr>
          <w:t xml:space="preserve">If the observed decoding performance </w:t>
        </w:r>
      </w:ins>
      <m:oMath>
        <m:r>
          <w:ins w:id="410" w:author="Siyu Wang" w:date="2026-08-07T14:14:00Z" w16du:dateUtc="2026-08-07T18:14:00Z">
            <w:rPr>
              <w:rFonts w:ascii="Cambria Math" w:hAnsi="Cambria Math"/>
              <w:sz w:val="24"/>
            </w:rPr>
            <m:t>P</m:t>
          </w:ins>
        </m:r>
        <m:d>
          <m:dPr>
            <m:ctrlPr>
              <w:ins w:id="411" w:author="Siyu Wang" w:date="2026-08-07T14:14:00Z" w16du:dateUtc="2026-08-07T18:14:00Z">
                <w:rPr>
                  <w:rFonts w:ascii="Cambria Math" w:hAnsi="Cambria Math"/>
                  <w:sz w:val="24"/>
                </w:rPr>
              </w:ins>
            </m:ctrlPr>
          </m:dPr>
          <m:e>
            <m:r>
              <w:ins w:id="412" w:author="Siyu Wang" w:date="2026-08-07T14:14:00Z" w16du:dateUtc="2026-08-07T18:14:00Z">
                <m:rPr>
                  <m:nor/>
                </m:rPr>
                <w:rPr>
                  <w:rFonts w:ascii="Times New Roman" w:hAnsi="Times New Roman"/>
                  <w:sz w:val="24"/>
                </w:rPr>
                <m:t>offer identity</m:t>
              </w:ins>
            </m:r>
          </m:e>
        </m:d>
      </m:oMath>
      <w:ins w:id="413" w:author="Siyu Wang" w:date="2026-08-07T14:14:00Z" w16du:dateUtc="2026-08-07T18:14:00Z">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w:ins>
      <m:oMath>
        <m:bar>
          <m:barPr>
            <m:pos m:val="top"/>
            <m:ctrlPr>
              <w:ins w:id="414" w:author="Siyu Wang" w:date="2026-08-07T14:14:00Z" w16du:dateUtc="2026-08-07T18:14:00Z">
                <w:rPr>
                  <w:rFonts w:ascii="Cambria Math" w:hAnsi="Cambria Math"/>
                  <w:sz w:val="24"/>
                </w:rPr>
              </w:ins>
            </m:ctrlPr>
          </m:barPr>
          <m:e>
            <m:r>
              <w:ins w:id="415" w:author="Siyu Wang" w:date="2026-08-07T14:14:00Z" w16du:dateUtc="2026-08-07T18:14:00Z">
                <w:rPr>
                  <w:rFonts w:ascii="Cambria Math" w:hAnsi="Cambria Math"/>
                  <w:sz w:val="24"/>
                </w:rPr>
                <m:t>P</m:t>
              </w:ins>
            </m:r>
          </m:e>
        </m:bar>
        <m:d>
          <m:dPr>
            <m:ctrlPr>
              <w:ins w:id="416" w:author="Siyu Wang" w:date="2026-08-07T14:14:00Z" w16du:dateUtc="2026-08-07T18:14:00Z">
                <w:rPr>
                  <w:rFonts w:ascii="Cambria Math" w:hAnsi="Cambria Math"/>
                  <w:sz w:val="24"/>
                </w:rPr>
              </w:ins>
            </m:ctrlPr>
          </m:dPr>
          <m:e>
            <m:r>
              <w:ins w:id="417" w:author="Siyu Wang" w:date="2026-08-07T14:14:00Z" w16du:dateUtc="2026-08-07T18:14:00Z">
                <m:rPr>
                  <m:nor/>
                </m:rPr>
                <w:rPr>
                  <w:rFonts w:ascii="Times New Roman" w:hAnsi="Times New Roman"/>
                  <w:sz w:val="24"/>
                </w:rPr>
                <m:t>offer identity</m:t>
              </w:ins>
            </m:r>
          </m:e>
        </m:d>
      </m:oMath>
      <w:ins w:id="418" w:author="Siyu Wang" w:date="2026-08-07T14:14:00Z" w16du:dateUtc="2026-08-07T18:14:00Z">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 and delay are integrated and not represented independently. We compared the predicted decoding performance of offer identity</w:t>
        </w:r>
      </w:ins>
      <m:oMath>
        <m:r>
          <w:ins w:id="419" w:author="Siyu Wang" w:date="2026-08-07T14:14:00Z" w16du:dateUtc="2026-08-07T18:14:00Z">
            <w:rPr>
              <w:rFonts w:ascii="Cambria Math" w:eastAsia="Times New Roman" w:hAnsi="Cambria Math" w:cs="Times New Roman"/>
              <w:color w:val="000000"/>
              <w:sz w:val="24"/>
              <w:szCs w:val="24"/>
            </w:rPr>
            <m:t xml:space="preserve"> </m:t>
          </w:ins>
        </m:r>
        <m:bar>
          <m:barPr>
            <m:pos m:val="top"/>
            <m:ctrlPr>
              <w:ins w:id="420" w:author="Siyu Wang" w:date="2026-08-07T14:14:00Z" w16du:dateUtc="2026-08-07T18:14:00Z">
                <w:rPr>
                  <w:rFonts w:ascii="Cambria Math" w:hAnsi="Cambria Math"/>
                  <w:sz w:val="24"/>
                </w:rPr>
              </w:ins>
            </m:ctrlPr>
          </m:barPr>
          <m:e>
            <m:r>
              <w:ins w:id="421" w:author="Siyu Wang" w:date="2026-08-07T14:14:00Z" w16du:dateUtc="2026-08-07T18:14:00Z">
                <w:rPr>
                  <w:rFonts w:ascii="Cambria Math" w:hAnsi="Cambria Math"/>
                  <w:sz w:val="24"/>
                </w:rPr>
                <m:t>P</m:t>
              </w:ins>
            </m:r>
          </m:e>
        </m:bar>
        <m:d>
          <m:dPr>
            <m:ctrlPr>
              <w:ins w:id="422" w:author="Siyu Wang" w:date="2026-08-07T14:14:00Z" w16du:dateUtc="2026-08-07T18:14:00Z">
                <w:rPr>
                  <w:rFonts w:ascii="Cambria Math" w:hAnsi="Cambria Math"/>
                  <w:sz w:val="24"/>
                </w:rPr>
              </w:ins>
            </m:ctrlPr>
          </m:dPr>
          <m:e>
            <m:r>
              <w:ins w:id="423" w:author="Siyu Wang" w:date="2026-08-07T14:14:00Z" w16du:dateUtc="2026-08-07T18:14:00Z">
                <m:rPr>
                  <m:sty m:val="p"/>
                </m:rPr>
                <w:rPr>
                  <w:rFonts w:ascii="Cambria Math" w:hAnsi="Cambria Math"/>
                  <w:sz w:val="24"/>
                </w:rPr>
                <m:t>offer identity</m:t>
              </w:ins>
            </m:r>
          </m:e>
        </m:d>
        <m:r>
          <w:ins w:id="424" w:author="Siyu Wang" w:date="2026-08-07T14:14:00Z" w16du:dateUtc="2026-08-07T18:14:00Z">
            <m:rPr>
              <m:sty m:val="p"/>
            </m:rPr>
            <w:rPr>
              <w:rFonts w:ascii="Cambria Math" w:eastAsia="Times New Roman" w:hAnsi="Cambria Math" w:cs="Times New Roman"/>
              <w:color w:val="000000"/>
              <w:sz w:val="24"/>
              <w:szCs w:val="24"/>
            </w:rPr>
            <m:t xml:space="preserve">,  </m:t>
          </w:ins>
        </m:r>
      </m:oMath>
      <w:ins w:id="425" w:author="Siyu Wang" w:date="2026-08-07T14:14:00Z" w16du:dateUtc="2026-08-07T18:14:00Z">
        <w:r w:rsidRPr="008409C8">
          <w:rPr>
            <w:rFonts w:ascii="Times New Roman" w:eastAsia="Times New Roman" w:hAnsi="Times New Roman" w:cs="Times New Roman"/>
            <w:color w:val="000000"/>
            <w:sz w:val="24"/>
            <w:szCs w:val="24"/>
          </w:rPr>
          <w:t xml:space="preserve">with the actual decoding performance </w:t>
        </w:r>
      </w:ins>
      <m:oMath>
        <m:r>
          <w:ins w:id="426" w:author="Siyu Wang" w:date="2026-08-07T14:14:00Z" w16du:dateUtc="2026-08-07T18:14:00Z">
            <w:rPr>
              <w:rFonts w:ascii="Cambria Math" w:hAnsi="Cambria Math"/>
              <w:sz w:val="24"/>
            </w:rPr>
            <m:t>P</m:t>
          </w:ins>
        </m:r>
        <m:d>
          <m:dPr>
            <m:ctrlPr>
              <w:ins w:id="427" w:author="Siyu Wang" w:date="2026-08-07T14:14:00Z" w16du:dateUtc="2026-08-07T18:14:00Z">
                <w:rPr>
                  <w:rFonts w:ascii="Cambria Math" w:hAnsi="Cambria Math"/>
                  <w:sz w:val="24"/>
                </w:rPr>
              </w:ins>
            </m:ctrlPr>
          </m:dPr>
          <m:e>
            <m:r>
              <w:ins w:id="428" w:author="Siyu Wang" w:date="2026-08-07T14:14:00Z" w16du:dateUtc="2026-08-07T18:14:00Z">
                <m:rPr>
                  <m:nor/>
                </m:rPr>
                <w:rPr>
                  <w:rFonts w:ascii="Times New Roman" w:hAnsi="Times New Roman"/>
                  <w:sz w:val="24"/>
                </w:rPr>
                <m:t>offer identity</m:t>
              </w:ins>
            </m:r>
          </m:e>
        </m:d>
      </m:oMath>
      <w:ins w:id="429" w:author="Siyu Wang" w:date="2026-08-07T14:14:00Z" w16du:dateUtc="2026-08-07T18:14:00Z">
        <w:r w:rsidRPr="008409C8">
          <w:rPr>
            <w:rFonts w:ascii="Times New Roman" w:eastAsia="Times New Roman" w:hAnsi="Times New Roman" w:cs="Times New Roman"/>
            <w:color w:val="000000"/>
            <w:sz w:val="24"/>
            <w:szCs w:val="24"/>
          </w:rPr>
          <w:t xml:space="preserve"> for the two monkeys. For Monkey S, we found that</w:t>
        </w:r>
      </w:ins>
      <m:oMath>
        <m:r>
          <w:ins w:id="430" w:author="Siyu Wang" w:date="2026-08-07T14:14:00Z" w16du:dateUtc="2026-08-07T18:14:00Z">
            <w:rPr>
              <w:rFonts w:ascii="Cambria Math" w:hAnsi="Cambria Math"/>
              <w:sz w:val="24"/>
            </w:rPr>
            <m:t xml:space="preserve"> P</m:t>
          </w:ins>
        </m:r>
        <m:d>
          <m:dPr>
            <m:ctrlPr>
              <w:ins w:id="431" w:author="Siyu Wang" w:date="2026-08-07T14:14:00Z" w16du:dateUtc="2026-08-07T18:14:00Z">
                <w:rPr>
                  <w:rFonts w:ascii="Cambria Math" w:hAnsi="Cambria Math"/>
                  <w:sz w:val="24"/>
                </w:rPr>
              </w:ins>
            </m:ctrlPr>
          </m:dPr>
          <m:e>
            <m:r>
              <w:ins w:id="432" w:author="Siyu Wang" w:date="2026-08-07T14:14:00Z" w16du:dateUtc="2026-08-07T18:14:00Z">
                <m:rPr>
                  <m:nor/>
                </m:rPr>
                <w:rPr>
                  <w:rFonts w:ascii="Times New Roman" w:hAnsi="Times New Roman"/>
                  <w:sz w:val="24"/>
                </w:rPr>
                <m:t>offer identity</m:t>
              </w:ins>
            </m:r>
          </m:e>
        </m:d>
      </m:oMath>
      <w:ins w:id="433" w:author="Siyu Wang" w:date="2026-08-07T14:14:00Z" w16du:dateUtc="2026-08-07T18:14:00Z">
        <w:r w:rsidRPr="008409C8">
          <w:rPr>
            <w:rFonts w:ascii="Times New Roman" w:eastAsia="Times New Roman" w:hAnsi="Times New Roman" w:cs="Times New Roman"/>
            <w:color w:val="000000"/>
            <w:sz w:val="24"/>
            <w:szCs w:val="24"/>
          </w:rPr>
          <w:t xml:space="preserve"> was significantly higher than </w:t>
        </w:r>
      </w:ins>
      <m:oMath>
        <m:bar>
          <m:barPr>
            <m:pos m:val="top"/>
            <m:ctrlPr>
              <w:ins w:id="434" w:author="Siyu Wang" w:date="2026-08-07T14:14:00Z" w16du:dateUtc="2026-08-07T18:14:00Z">
                <w:rPr>
                  <w:rFonts w:ascii="Cambria Math" w:hAnsi="Cambria Math"/>
                  <w:sz w:val="24"/>
                </w:rPr>
              </w:ins>
            </m:ctrlPr>
          </m:barPr>
          <m:e>
            <m:r>
              <w:ins w:id="435" w:author="Siyu Wang" w:date="2026-08-07T14:14:00Z" w16du:dateUtc="2026-08-07T18:14:00Z">
                <w:rPr>
                  <w:rFonts w:ascii="Cambria Math" w:hAnsi="Cambria Math"/>
                  <w:sz w:val="24"/>
                </w:rPr>
                <m:t>P</m:t>
              </w:ins>
            </m:r>
          </m:e>
        </m:bar>
        <m:d>
          <m:dPr>
            <m:ctrlPr>
              <w:ins w:id="436" w:author="Siyu Wang" w:date="2026-08-07T14:14:00Z" w16du:dateUtc="2026-08-07T18:14:00Z">
                <w:rPr>
                  <w:rFonts w:ascii="Cambria Math" w:hAnsi="Cambria Math"/>
                  <w:sz w:val="24"/>
                </w:rPr>
              </w:ins>
            </m:ctrlPr>
          </m:dPr>
          <m:e>
            <m:r>
              <w:ins w:id="437" w:author="Siyu Wang" w:date="2026-08-07T14:14:00Z" w16du:dateUtc="2026-08-07T18:14:00Z">
                <m:rPr>
                  <m:sty m:val="p"/>
                </m:rPr>
                <w:rPr>
                  <w:rFonts w:ascii="Cambria Math" w:hAnsi="Cambria Math"/>
                  <w:sz w:val="24"/>
                </w:rPr>
                <m:t>offer identity</m:t>
              </w:ins>
            </m:r>
          </m:e>
        </m:d>
      </m:oMath>
      <w:ins w:id="438" w:author="Siyu Wang" w:date="2026-08-07T14:14:00Z" w16du:dateUtc="2026-08-07T18:14:00Z">
        <w:r w:rsidRPr="008409C8">
          <w:rPr>
            <w:rFonts w:ascii="Times New Roman" w:eastAsia="Times New Roman" w:hAnsi="Times New Roman" w:cs="Times New Roman"/>
            <w:color w:val="000000"/>
            <w:sz w:val="24"/>
            <w:szCs w:val="24"/>
          </w:rPr>
          <w:t xml:space="preserve">, from around 200ms after the offer onset (Fig. </w:t>
        </w:r>
      </w:ins>
      <w:ins w:id="439" w:author="Siyu Wang" w:date="2026-08-07T14:18:00Z" w16du:dateUtc="2026-08-07T18:18:00Z">
        <w:r w:rsidR="00C37364">
          <w:rPr>
            <w:rFonts w:ascii="Times New Roman" w:eastAsia="Times New Roman" w:hAnsi="Times New Roman" w:cs="Times New Roman"/>
            <w:color w:val="000000"/>
            <w:sz w:val="24"/>
            <w:szCs w:val="24"/>
          </w:rPr>
          <w:t>5</w:t>
        </w:r>
      </w:ins>
      <w:ins w:id="440" w:author="Siyu Wang" w:date="2026-08-07T14:14:00Z" w16du:dateUtc="2026-08-07T18:14:00Z">
        <w:r w:rsidRPr="008409C8">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suggesting integration</w:t>
        </w:r>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ins>
      <w:ins w:id="441" w:author="Siyu Wang" w:date="2026-08-07T14:19:00Z" w16du:dateUtc="2026-08-07T18:19:00Z">
        <w:r w:rsidR="00C37364">
          <w:rPr>
            <w:rFonts w:ascii="Times New Roman" w:eastAsia="Times New Roman" w:hAnsi="Times New Roman" w:cs="Times New Roman"/>
            <w:color w:val="000000"/>
            <w:sz w:val="24"/>
            <w:szCs w:val="24"/>
          </w:rPr>
          <w:t>5F</w:t>
        </w:r>
      </w:ins>
      <w:ins w:id="442" w:author="Siyu Wang" w:date="2026-08-07T14:14:00Z" w16du:dateUtc="2026-08-07T18:14:00Z">
        <w:r w:rsidRPr="008409C8">
          <w:rPr>
            <w:rFonts w:ascii="Times New Roman" w:eastAsia="Times New Roman" w:hAnsi="Times New Roman" w:cs="Times New Roman"/>
            <w:color w:val="000000"/>
            <w:sz w:val="24"/>
            <w:szCs w:val="24"/>
          </w:rPr>
          <w:t xml:space="preserve">). </w:t>
        </w:r>
      </w:ins>
    </w:p>
    <w:p w14:paraId="5EA35C66" w14:textId="6D409A69" w:rsidR="001F0998" w:rsidRPr="00235F51" w:rsidDel="003509EA" w:rsidRDefault="00711DF0" w:rsidP="00711DF0">
      <w:pPr>
        <w:spacing w:after="0" w:line="480" w:lineRule="auto"/>
        <w:ind w:firstLine="270"/>
        <w:rPr>
          <w:del w:id="443" w:author="Siyu Wang" w:date="2026-08-07T14:21:00Z" w16du:dateUtc="2026-08-07T18:21:00Z"/>
          <w:rFonts w:ascii="Times New Roman" w:eastAsia="Times New Roman" w:hAnsi="Times New Roman" w:cs="Times New Roman"/>
          <w:color w:val="000000"/>
          <w:sz w:val="24"/>
          <w:szCs w:val="24"/>
        </w:rPr>
      </w:pPr>
      <w:ins w:id="444" w:author="Siyu Wang" w:date="2026-08-07T14:19:00Z" w16du:dateUtc="2026-08-07T18:19:00Z">
        <w:r>
          <w:rPr>
            <w:rFonts w:ascii="Times New Roman" w:eastAsia="Times New Roman" w:hAnsi="Times New Roman" w:cs="Times New Roman"/>
            <w:color w:val="000000"/>
            <w:sz w:val="24"/>
            <w:szCs w:val="24"/>
          </w:rPr>
          <w:lastRenderedPageBreak/>
          <w:t>The differences between animals are also re</w:t>
        </w:r>
      </w:ins>
      <w:ins w:id="445" w:author="Siyu Wang" w:date="2026-08-07T14:20:00Z" w16du:dateUtc="2026-08-07T18:20:00Z">
        <w:r>
          <w:rPr>
            <w:rFonts w:ascii="Times New Roman" w:eastAsia="Times New Roman" w:hAnsi="Times New Roman" w:cs="Times New Roman"/>
            <w:color w:val="000000"/>
            <w:sz w:val="24"/>
            <w:szCs w:val="24"/>
          </w:rPr>
          <w:t xml:space="preserve">flected in the percentage of individual neurons that encode value. </w:t>
        </w:r>
      </w:ins>
    </w:p>
    <w:p w14:paraId="4352C94C" w14:textId="7F698029" w:rsidR="00723428" w:rsidDel="00CC1B8E" w:rsidRDefault="00805999" w:rsidP="00CC1B8E">
      <w:pPr>
        <w:spacing w:after="0" w:line="480" w:lineRule="auto"/>
        <w:ind w:firstLine="270"/>
        <w:rPr>
          <w:del w:id="446" w:author="Siyu Wang" w:date="2026-08-07T14:27:00Z" w16du:dateUtc="2026-08-07T18:27:00Z"/>
          <w:rFonts w:ascii="Times New Roman" w:eastAsia="Times New Roman" w:hAnsi="Times New Roman" w:cs="Times New Roman"/>
          <w:sz w:val="24"/>
          <w:szCs w:val="24"/>
        </w:rPr>
      </w:pPr>
      <w:ins w:id="447" w:author="Siyu Wang" w:date="2026-08-07T13:20:00Z" w16du:dateUtc="2026-08-07T17:20:00Z">
        <w:r>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ins>
      <w:customXmlInsRangeStart w:id="448" w:author="Siyu Wang" w:date="2026-08-07T13:20:00Z"/>
      <w:sdt>
        <w:sdtPr>
          <w:tag w:val="goog_rdk_25"/>
          <w:id w:val="865643332"/>
        </w:sdtPr>
        <w:sdtContent>
          <w:customXmlInsRangeEnd w:id="448"/>
          <w:commentRangeStart w:id="449"/>
          <w:customXmlInsRangeStart w:id="450" w:author="Siyu Wang" w:date="2026-08-07T13:20:00Z"/>
        </w:sdtContent>
      </w:sdt>
      <w:customXmlInsRangeEnd w:id="450"/>
      <w:ins w:id="451" w:author="Siyu Wang" w:date="2026-08-07T13:20:00Z" w16du:dateUtc="2026-08-07T17:20:00Z">
        <w:r>
          <w:rPr>
            <w:rFonts w:ascii="Times New Roman" w:eastAsia="Times New Roman" w:hAnsi="Times New Roman" w:cs="Times New Roman"/>
            <w:color w:val="000000"/>
            <w:sz w:val="24"/>
            <w:szCs w:val="24"/>
          </w:rPr>
          <w:t xml:space="preserve">discounted value inferred from the behavioral </w:t>
        </w:r>
      </w:ins>
      <w:ins w:id="452" w:author="Siyu Wang" w:date="2026-08-07T14:21:00Z" w16du:dateUtc="2026-08-07T18:21:00Z">
        <w:r w:rsidR="00FD42E9">
          <w:rPr>
            <w:rFonts w:ascii="Times New Roman" w:eastAsia="Times New Roman" w:hAnsi="Times New Roman" w:cs="Times New Roman"/>
            <w:color w:val="000000"/>
            <w:sz w:val="24"/>
            <w:szCs w:val="24"/>
          </w:rPr>
          <w:t>M</w:t>
        </w:r>
      </w:ins>
      <w:ins w:id="453" w:author="Siyu Wang" w:date="2026-08-07T13:20:00Z" w16du:dateUtc="2026-08-07T17:20:00Z">
        <w:r>
          <w:rPr>
            <w:rFonts w:ascii="Times New Roman" w:eastAsia="Times New Roman" w:hAnsi="Times New Roman" w:cs="Times New Roman"/>
            <w:color w:val="000000"/>
            <w:sz w:val="24"/>
            <w:szCs w:val="24"/>
          </w:rPr>
          <w:t xml:space="preserve">odel 1. </w:t>
        </w:r>
        <w:commentRangeEnd w:id="449"/>
        <w:r>
          <w:rPr>
            <w:rStyle w:val="CommentReference"/>
            <w:rFonts w:ascii="Times New Roman" w:eastAsia="Times New Roman" w:hAnsi="Times New Roman" w:cs="Times New Roman"/>
            <w:color w:val="000000"/>
            <w:sz w:val="24"/>
            <w:szCs w:val="24"/>
          </w:rPr>
          <w:commentReference w:id="449"/>
        </w:r>
        <w:r>
          <w:rPr>
            <w:rFonts w:ascii="Times New Roman" w:eastAsia="Times New Roman" w:hAnsi="Times New Roman" w:cs="Times New Roman"/>
            <w:color w:val="000000"/>
            <w:sz w:val="24"/>
            <w:szCs w:val="24"/>
          </w:rPr>
          <w:t>Only 6 out of 63 neurons (10%) in Monkey S showed a significant linear correlation between spike count and discounted value (Fig. S</w:t>
        </w:r>
      </w:ins>
      <w:ins w:id="454" w:author="Siyu Wang" w:date="2026-08-07T14:21:00Z" w16du:dateUtc="2026-08-07T18:21:00Z">
        <w:r w:rsidR="00B95E4C">
          <w:rPr>
            <w:rFonts w:ascii="Times New Roman" w:eastAsia="Times New Roman" w:hAnsi="Times New Roman" w:cs="Times New Roman"/>
            <w:color w:val="000000"/>
            <w:sz w:val="24"/>
            <w:szCs w:val="24"/>
          </w:rPr>
          <w:t>5A</w:t>
        </w:r>
      </w:ins>
      <w:ins w:id="455" w:author="Siyu Wang" w:date="2026-08-07T13:20:00Z" w16du:dateUtc="2026-08-07T17:20:00Z">
        <w:r>
          <w:rPr>
            <w:rFonts w:ascii="Times New Roman" w:eastAsia="Times New Roman" w:hAnsi="Times New Roman" w:cs="Times New Roman"/>
            <w:color w:val="000000"/>
            <w:sz w:val="24"/>
            <w:szCs w:val="24"/>
          </w:rPr>
          <w:t>), whereas in Monkey T, 35 out of 107 neurons (33%) exhibited linear coding (Fig. S</w:t>
        </w:r>
      </w:ins>
      <w:ins w:id="456" w:author="Siyu Wang" w:date="2026-08-07T14:21:00Z" w16du:dateUtc="2026-08-07T18:21:00Z">
        <w:r w:rsidR="00B95E4C">
          <w:rPr>
            <w:rFonts w:ascii="Times New Roman" w:eastAsia="Times New Roman" w:hAnsi="Times New Roman" w:cs="Times New Roman"/>
            <w:color w:val="000000"/>
            <w:sz w:val="24"/>
            <w:szCs w:val="24"/>
          </w:rPr>
          <w:t>5B</w:t>
        </w:r>
      </w:ins>
      <w:ins w:id="457" w:author="Siyu Wang" w:date="2026-08-07T13:20:00Z" w16du:dateUtc="2026-08-07T17:20:00Z">
        <w:r>
          <w:rPr>
            <w:rFonts w:ascii="Times New Roman" w:eastAsia="Times New Roman" w:hAnsi="Times New Roman" w:cs="Times New Roman"/>
            <w:color w:val="000000"/>
            <w:sz w:val="24"/>
            <w:szCs w:val="24"/>
          </w:rPr>
          <w:t>).</w:t>
        </w:r>
        <w:r>
          <w:t xml:space="preserve"> </w:t>
        </w:r>
      </w:ins>
      <w:del w:id="458" w:author="Siyu Wang" w:date="2026-08-07T14:22:00Z" w16du:dateUtc="2026-08-07T18:22:00Z">
        <w:r w:rsidR="00362D31" w:rsidDel="00362D31">
          <w:delText xml:space="preserve">     </w:delText>
        </w:r>
      </w:del>
      <w:ins w:id="459" w:author="Siyu Wang" w:date="2026-08-07T14:23:00Z" w16du:dateUtc="2026-08-07T18:23:00Z">
        <w:r w:rsidR="00F22D38">
          <w:rPr>
            <w:rFonts w:ascii="Times New Roman" w:eastAsia="Times New Roman" w:hAnsi="Times New Roman" w:cs="Times New Roman"/>
            <w:color w:val="000000"/>
            <w:sz w:val="24"/>
            <w:szCs w:val="24"/>
          </w:rPr>
          <w:t>D</w:t>
        </w:r>
        <w:r w:rsidR="00362D31">
          <w:rPr>
            <w:rFonts w:ascii="Times New Roman" w:eastAsia="Times New Roman" w:hAnsi="Times New Roman" w:cs="Times New Roman"/>
            <w:color w:val="000000"/>
            <w:sz w:val="24"/>
            <w:szCs w:val="24"/>
          </w:rPr>
          <w:t xml:space="preserve">espite similar </w:t>
        </w:r>
      </w:ins>
      <w:ins w:id="460" w:author="Siyu Wang" w:date="2026-08-07T14:26:00Z" w16du:dateUtc="2026-08-07T18:26:00Z">
        <w:r w:rsidR="00812D45">
          <w:rPr>
            <w:rFonts w:ascii="Times New Roman" w:eastAsia="Times New Roman" w:hAnsi="Times New Roman" w:cs="Times New Roman"/>
            <w:color w:val="000000"/>
            <w:sz w:val="24"/>
            <w:szCs w:val="24"/>
          </w:rPr>
          <w:t>decoding</w:t>
        </w:r>
        <w:r w:rsidR="00784926">
          <w:rPr>
            <w:rFonts w:ascii="Times New Roman" w:eastAsia="Times New Roman" w:hAnsi="Times New Roman" w:cs="Times New Roman"/>
            <w:color w:val="000000"/>
            <w:sz w:val="24"/>
            <w:szCs w:val="24"/>
          </w:rPr>
          <w:t xml:space="preserve"> performance</w:t>
        </w:r>
      </w:ins>
      <w:ins w:id="461" w:author="Siyu Wang" w:date="2026-08-07T14:23:00Z" w16du:dateUtc="2026-08-07T18:23:00Z">
        <w:r w:rsidR="00362D31">
          <w:rPr>
            <w:rFonts w:ascii="Times New Roman" w:eastAsia="Times New Roman" w:hAnsi="Times New Roman" w:cs="Times New Roman"/>
            <w:color w:val="000000"/>
            <w:sz w:val="24"/>
            <w:szCs w:val="24"/>
          </w:rPr>
          <w:t xml:space="preserve"> of drop and delay, </w:t>
        </w:r>
        <w:r w:rsidR="00F22D38">
          <w:rPr>
            <w:rFonts w:ascii="Times New Roman" w:eastAsia="Times New Roman" w:hAnsi="Times New Roman" w:cs="Times New Roman"/>
            <w:color w:val="000000"/>
            <w:sz w:val="24"/>
            <w:szCs w:val="24"/>
          </w:rPr>
          <w:t>the differences in</w:t>
        </w:r>
      </w:ins>
      <w:ins w:id="462" w:author="Siyu Wang" w:date="2026-08-07T14:24:00Z" w16du:dateUtc="2026-08-07T18:24:00Z">
        <w:r w:rsidR="00F22D38">
          <w:rPr>
            <w:rFonts w:ascii="Times New Roman" w:eastAsia="Times New Roman" w:hAnsi="Times New Roman" w:cs="Times New Roman"/>
            <w:color w:val="000000"/>
            <w:sz w:val="24"/>
            <w:szCs w:val="24"/>
          </w:rPr>
          <w:t xml:space="preserve"> the</w:t>
        </w:r>
      </w:ins>
      <w:ins w:id="463" w:author="Siyu Wang" w:date="2026-08-07T14:23:00Z" w16du:dateUtc="2026-08-07T18:23:00Z">
        <w:r w:rsidR="00F22D38">
          <w:rPr>
            <w:rFonts w:ascii="Times New Roman" w:eastAsia="Times New Roman" w:hAnsi="Times New Roman" w:cs="Times New Roman"/>
            <w:color w:val="000000"/>
            <w:sz w:val="24"/>
            <w:szCs w:val="24"/>
          </w:rPr>
          <w:t xml:space="preserve"> </w:t>
        </w:r>
      </w:ins>
      <w:ins w:id="464" w:author="Siyu Wang" w:date="2026-08-07T14:24:00Z" w16du:dateUtc="2026-08-07T18:24:00Z">
        <w:r w:rsidR="00F22D38">
          <w:rPr>
            <w:rFonts w:ascii="Times New Roman" w:eastAsia="Times New Roman" w:hAnsi="Times New Roman" w:cs="Times New Roman"/>
            <w:color w:val="000000"/>
            <w:sz w:val="24"/>
            <w:szCs w:val="24"/>
          </w:rPr>
          <w:t>percentages of significant value-coding single neurons potentially reflect that</w:t>
        </w:r>
      </w:ins>
      <w:ins w:id="465" w:author="Siyu Wang" w:date="2026-08-07T14:25:00Z" w16du:dateUtc="2026-08-07T18:25:00Z">
        <w:r w:rsidR="00F22D38">
          <w:rPr>
            <w:rFonts w:ascii="Times New Roman" w:eastAsia="Times New Roman" w:hAnsi="Times New Roman" w:cs="Times New Roman"/>
            <w:color w:val="000000"/>
            <w:sz w:val="24"/>
            <w:szCs w:val="24"/>
          </w:rPr>
          <w:t xml:space="preserve"> </w:t>
        </w:r>
      </w:ins>
      <w:ins w:id="466" w:author="Siyu Wang" w:date="2026-08-07T14:26:00Z" w16du:dateUtc="2026-08-07T18:26:00Z">
        <w:r w:rsidR="006A5F82">
          <w:rPr>
            <w:rFonts w:ascii="Times New Roman" w:eastAsia="Times New Roman" w:hAnsi="Times New Roman" w:cs="Times New Roman"/>
            <w:color w:val="000000"/>
            <w:sz w:val="24"/>
            <w:szCs w:val="24"/>
          </w:rPr>
          <w:t xml:space="preserve">while </w:t>
        </w:r>
      </w:ins>
      <w:ins w:id="467" w:author="Siyu Wang" w:date="2026-08-07T14:24:00Z" w16du:dateUtc="2026-08-07T18:24:00Z">
        <w:r w:rsidR="00F22D38">
          <w:rPr>
            <w:rFonts w:ascii="Times New Roman" w:eastAsia="Times New Roman" w:hAnsi="Times New Roman" w:cs="Times New Roman"/>
            <w:color w:val="000000"/>
            <w:sz w:val="24"/>
            <w:szCs w:val="24"/>
          </w:rPr>
          <w:t>Monkey S</w:t>
        </w:r>
      </w:ins>
      <w:ins w:id="468" w:author="Siyu Wang" w:date="2026-08-07T14:25:00Z" w16du:dateUtc="2026-08-07T18:25:00Z">
        <w:r w:rsidR="00F22D38">
          <w:rPr>
            <w:rFonts w:ascii="Times New Roman" w:eastAsia="Times New Roman" w:hAnsi="Times New Roman" w:cs="Times New Roman"/>
            <w:color w:val="000000"/>
            <w:sz w:val="24"/>
            <w:szCs w:val="24"/>
          </w:rPr>
          <w:t xml:space="preserve"> replied less on individual neurons and more on the coordinated alignment in the population</w:t>
        </w:r>
      </w:ins>
      <w:ins w:id="469" w:author="Siyu Wang" w:date="2026-08-07T14:26:00Z" w16du:dateUtc="2026-08-07T18:26:00Z">
        <w:r w:rsidR="00837FC8">
          <w:rPr>
            <w:rFonts w:ascii="Times New Roman" w:eastAsia="Times New Roman" w:hAnsi="Times New Roman" w:cs="Times New Roman"/>
            <w:color w:val="000000"/>
            <w:sz w:val="24"/>
            <w:szCs w:val="24"/>
          </w:rPr>
          <w:t xml:space="preserve"> to represent value</w:t>
        </w:r>
      </w:ins>
      <w:ins w:id="470" w:author="Siyu Wang" w:date="2026-08-07T14:25:00Z" w16du:dateUtc="2026-08-07T18:25:00Z">
        <w:r w:rsidR="00F22D38">
          <w:rPr>
            <w:rFonts w:ascii="Times New Roman" w:eastAsia="Times New Roman" w:hAnsi="Times New Roman" w:cs="Times New Roman"/>
            <w:color w:val="000000"/>
            <w:sz w:val="24"/>
            <w:szCs w:val="24"/>
          </w:rPr>
          <w:t>, Monkey T</w:t>
        </w:r>
      </w:ins>
      <w:ins w:id="471" w:author="Siyu Wang" w:date="2026-08-07T14:26:00Z" w16du:dateUtc="2026-08-07T18:26:00Z">
        <w:r w:rsidR="00F22D38">
          <w:rPr>
            <w:rFonts w:ascii="Times New Roman" w:eastAsia="Times New Roman" w:hAnsi="Times New Roman" w:cs="Times New Roman"/>
            <w:color w:val="000000"/>
            <w:sz w:val="24"/>
            <w:szCs w:val="24"/>
          </w:rPr>
          <w:t xml:space="preserve"> replied more on individual neurons and less on the coordinated alignment. </w:t>
        </w:r>
      </w:ins>
    </w:p>
    <w:p w14:paraId="40D340BE" w14:textId="77777777" w:rsidR="00CC1B8E" w:rsidRPr="00362D31" w:rsidRDefault="00CC1B8E" w:rsidP="00F22D38">
      <w:pPr>
        <w:spacing w:after="0" w:line="480" w:lineRule="auto"/>
        <w:ind w:firstLine="270"/>
        <w:rPr>
          <w:ins w:id="472" w:author="Siyu Wang" w:date="2026-08-07T14:27:00Z" w16du:dateUtc="2026-08-07T18:27:00Z"/>
          <w:rFonts w:ascii="Times New Roman" w:eastAsia="Times New Roman" w:hAnsi="Times New Roman" w:cs="Times New Roman"/>
          <w:color w:val="000000"/>
          <w:sz w:val="24"/>
          <w:szCs w:val="24"/>
          <w:rPrChange w:id="473" w:author="Siyu Wang" w:date="2026-08-07T14:22:00Z" w16du:dateUtc="2026-08-07T18:22:00Z">
            <w:rPr>
              <w:ins w:id="474" w:author="Siyu Wang" w:date="2026-08-07T14:27:00Z" w16du:dateUtc="2026-08-07T18:27:00Z"/>
              <w:rFonts w:ascii="Times New Roman" w:eastAsia="Times New Roman" w:hAnsi="Times New Roman" w:cs="Times New Roman"/>
              <w:sz w:val="24"/>
              <w:szCs w:val="24"/>
            </w:rPr>
          </w:rPrChange>
        </w:rPr>
        <w:pPrChange w:id="475" w:author="Siyu Wang" w:date="2026-08-07T14:26:00Z" w16du:dateUtc="2026-08-07T18:26:00Z">
          <w:pPr>
            <w:shd w:val="clear" w:color="auto" w:fill="FFFFFF"/>
            <w:spacing w:after="0" w:line="480" w:lineRule="auto"/>
          </w:pPr>
        </w:pPrChange>
      </w:pPr>
    </w:p>
    <w:p w14:paraId="29CA7026" w14:textId="5B290A5B" w:rsidR="000108DF" w:rsidDel="00276E25" w:rsidRDefault="000108DF">
      <w:pPr>
        <w:shd w:val="clear" w:color="auto" w:fill="FFFFFF"/>
        <w:spacing w:after="0" w:line="480" w:lineRule="auto"/>
        <w:rPr>
          <w:del w:id="476" w:author="Siyu Wang" w:date="2026-08-07T12:47:00Z" w16du:dateUtc="2026-08-07T16:47:00Z"/>
          <w:rFonts w:ascii="Times New Roman" w:eastAsia="Times New Roman" w:hAnsi="Times New Roman" w:cs="Times New Roman"/>
          <w:sz w:val="24"/>
          <w:szCs w:val="24"/>
        </w:rPr>
      </w:pPr>
    </w:p>
    <w:p w14:paraId="47A2D9D3" w14:textId="1257B30F" w:rsidR="00C50E25" w:rsidRPr="00362D31" w:rsidDel="00B427CC" w:rsidRDefault="000108DF" w:rsidP="00362D31">
      <w:pPr>
        <w:shd w:val="clear" w:color="auto" w:fill="FFFFFF"/>
        <w:spacing w:after="0" w:line="480" w:lineRule="auto"/>
        <w:rPr>
          <w:del w:id="477" w:author="Siyu Wang" w:date="2026-08-07T12:50:00Z" w16du:dateUtc="2026-08-07T16:50:00Z"/>
          <w:rFonts w:ascii="Times New Roman" w:eastAsia="Times New Roman" w:hAnsi="Times New Roman" w:cs="Times New Roman"/>
          <w:sz w:val="24"/>
          <w:szCs w:val="24"/>
          <w:rPrChange w:id="478" w:author="Siyu Wang" w:date="2026-08-07T14:22:00Z" w16du:dateUtc="2026-08-07T18:22:00Z">
            <w:rPr>
              <w:del w:id="479" w:author="Siyu Wang" w:date="2026-08-07T12:50:00Z" w16du:dateUtc="2026-08-07T16:50:00Z"/>
              <w:rFonts w:ascii="Times New Roman" w:eastAsia="Times New Roman" w:hAnsi="Times New Roman" w:cs="Times New Roman"/>
              <w:color w:val="000000"/>
              <w:sz w:val="24"/>
              <w:szCs w:val="24"/>
            </w:rPr>
          </w:rPrChange>
        </w:rPr>
        <w:pPrChange w:id="480" w:author="Siyu Wang" w:date="2026-08-07T14:22:00Z" w16du:dateUtc="2026-08-07T18:22:00Z">
          <w:pPr>
            <w:shd w:val="clear" w:color="auto" w:fill="FFFFFF"/>
            <w:spacing w:after="0" w:line="480" w:lineRule="auto"/>
          </w:pPr>
        </w:pPrChange>
      </w:pPr>
      <w:del w:id="481" w:author="Siyu Wang" w:date="2026-08-07T13:12:00Z" w16du:dateUtc="2026-08-07T17:12:00Z">
        <w:r w:rsidDel="00E808ED">
          <w:rPr>
            <w:rFonts w:ascii="Times New Roman" w:eastAsia="Times New Roman" w:hAnsi="Times New Roman" w:cs="Times New Roman"/>
            <w:sz w:val="24"/>
            <w:szCs w:val="24"/>
          </w:rPr>
          <w:delText>First, we</w:delText>
        </w:r>
      </w:del>
      <w:del w:id="482" w:author="Siyu Wang" w:date="2026-08-07T13:17:00Z" w16du:dateUtc="2026-08-07T17:17:00Z">
        <w:r w:rsidDel="00DF136A">
          <w:rPr>
            <w:rFonts w:ascii="Times New Roman" w:eastAsia="Times New Roman" w:hAnsi="Times New Roman" w:cs="Times New Roman"/>
            <w:sz w:val="24"/>
            <w:szCs w:val="24"/>
          </w:rPr>
          <w:delText xml:space="preserve"> examined single neuron responses to reward and delay. We recorded 170 neurons in dlPFC (107 neurons in Monkey T and 63 neurons in Monkey S; Fig. S</w:delText>
        </w:r>
        <w:r w:rsidR="00470DC0" w:rsidDel="00DF136A">
          <w:rPr>
            <w:rFonts w:ascii="Times New Roman" w:eastAsia="Times New Roman" w:hAnsi="Times New Roman" w:cs="Times New Roman"/>
            <w:sz w:val="24"/>
            <w:szCs w:val="24"/>
          </w:rPr>
          <w:delText>2</w:delText>
        </w:r>
        <w:r w:rsidDel="00DF136A">
          <w:rPr>
            <w:rFonts w:ascii="Times New Roman" w:eastAsia="Times New Roman" w:hAnsi="Times New Roman" w:cs="Times New Roman"/>
            <w:sz w:val="24"/>
            <w:szCs w:val="24"/>
          </w:rPr>
          <w:delText>A) while the animals performed the task. During the offer period, 121 out of 170 neurons were significantly modulated by reward magnitude and/or delay (2-way ANOVA, p &lt; 0.05; Fig. S</w:delText>
        </w:r>
        <w:r w:rsidR="009403D1" w:rsidDel="00DF136A">
          <w:rPr>
            <w:rFonts w:ascii="Times New Roman" w:eastAsia="Times New Roman" w:hAnsi="Times New Roman" w:cs="Times New Roman"/>
            <w:sz w:val="24"/>
            <w:szCs w:val="24"/>
          </w:rPr>
          <w:delText>2</w:delText>
        </w:r>
        <w:r w:rsidDel="00DF136A">
          <w:rPr>
            <w:rFonts w:ascii="Times New Roman" w:eastAsia="Times New Roman" w:hAnsi="Times New Roman" w:cs="Times New Roman"/>
            <w:sz w:val="24"/>
            <w:szCs w:val="24"/>
          </w:rPr>
          <w:delText>B). Sliding-window ANOVA analysis showed that t</w:delText>
        </w:r>
        <w:r w:rsidDel="00DF136A">
          <w:rPr>
            <w:rFonts w:ascii="Times New Roman" w:eastAsia="Times New Roman" w:hAnsi="Times New Roman" w:cs="Times New Roman"/>
            <w:color w:val="000000"/>
            <w:sz w:val="24"/>
            <w:szCs w:val="24"/>
          </w:rPr>
          <w:delText>he proportion of neurons modulated by each factor increased shortly after cue presentation (Fig. S</w:delText>
        </w:r>
        <w:r w:rsidR="00EE3533" w:rsidDel="00DF136A">
          <w:rPr>
            <w:rFonts w:ascii="Times New Roman" w:eastAsia="Times New Roman" w:hAnsi="Times New Roman" w:cs="Times New Roman"/>
            <w:color w:val="000000"/>
            <w:sz w:val="24"/>
            <w:szCs w:val="24"/>
          </w:rPr>
          <w:delText>2</w:delText>
        </w:r>
        <w:r w:rsidDel="00DF136A">
          <w:rPr>
            <w:rFonts w:ascii="Times New Roman" w:eastAsia="Times New Roman" w:hAnsi="Times New Roman" w:cs="Times New Roman"/>
            <w:color w:val="000000"/>
            <w:sz w:val="24"/>
            <w:szCs w:val="24"/>
          </w:rPr>
          <w:delText>C-D). To quantify the strength of encoding for each variable (reward magnitude, delay, and their interaction), we computed omega squared (ω²), which estimates the proportion of variance in neural activity explained by each factor (</w:delText>
        </w:r>
        <w:r w:rsidR="00662E11" w:rsidDel="00DF136A">
          <w:rPr>
            <w:rFonts w:ascii="Times New Roman" w:eastAsia="Times New Roman" w:hAnsi="Times New Roman" w:cs="Times New Roman"/>
            <w:color w:val="000000"/>
            <w:sz w:val="24"/>
            <w:szCs w:val="24"/>
          </w:rPr>
          <w:delText>Fig. S2E-F</w:delText>
        </w:r>
        <w:r w:rsidDel="00DF136A">
          <w:rPr>
            <w:rFonts w:ascii="Times New Roman" w:eastAsia="Times New Roman" w:hAnsi="Times New Roman" w:cs="Times New Roman"/>
            <w:color w:val="000000"/>
            <w:sz w:val="24"/>
            <w:szCs w:val="24"/>
          </w:rPr>
          <w:delText>).  Neither monkey showed a significant representation of the upcoming choice (accept vs. reject) following the offer onset, suggesting that dlPFC activity during this epoch primarily reflected the offer evaluation rather than the commitment to a choice.</w:delText>
        </w:r>
      </w:del>
    </w:p>
    <w:p w14:paraId="3072F824" w14:textId="4B58D056" w:rsidR="000108DF" w:rsidRPr="008409C8" w:rsidDel="001D54C1" w:rsidRDefault="000108DF" w:rsidP="00362D31">
      <w:pPr>
        <w:shd w:val="clear" w:color="auto" w:fill="FFFFFF"/>
        <w:spacing w:after="0" w:line="480" w:lineRule="auto"/>
        <w:rPr>
          <w:del w:id="483" w:author="Siyu Wang" w:date="2026-08-07T13:46:00Z" w16du:dateUtc="2026-08-07T17:46:00Z"/>
          <w:rFonts w:ascii="Times New Roman" w:eastAsia="Times New Roman" w:hAnsi="Times New Roman" w:cs="Times New Roman"/>
          <w:color w:val="000000"/>
          <w:sz w:val="24"/>
          <w:szCs w:val="24"/>
        </w:rPr>
        <w:pPrChange w:id="484" w:author="Siyu Wang" w:date="2026-08-07T14:22:00Z" w16du:dateUtc="2026-08-07T18:22:00Z">
          <w:pPr>
            <w:shd w:val="clear" w:color="auto" w:fill="FFFFFF"/>
            <w:spacing w:after="0" w:line="480" w:lineRule="auto"/>
          </w:pPr>
        </w:pPrChange>
      </w:pPr>
      <w:del w:id="485" w:author="Siyu Wang" w:date="2026-08-07T12:50:00Z" w16du:dateUtc="2026-08-07T16:50:00Z">
        <w:r w:rsidDel="00B427CC">
          <w:rPr>
            <w:rFonts w:ascii="Times New Roman" w:eastAsia="Times New Roman" w:hAnsi="Times New Roman" w:cs="Times New Roman"/>
            <w:color w:val="000000"/>
            <w:sz w:val="24"/>
            <w:szCs w:val="24"/>
          </w:rPr>
          <w:delText>W</w:delText>
        </w:r>
      </w:del>
      <w:del w:id="486" w:author="Siyu Wang" w:date="2026-08-07T13:13:00Z" w16du:dateUtc="2026-08-07T17:13:00Z">
        <w:r w:rsidDel="00BE48E3">
          <w:rPr>
            <w:rFonts w:ascii="Times New Roman" w:eastAsia="Times New Roman" w:hAnsi="Times New Roman" w:cs="Times New Roman"/>
            <w:color w:val="000000"/>
            <w:sz w:val="24"/>
            <w:szCs w:val="24"/>
          </w:rPr>
          <w:delText>e</w:delText>
        </w:r>
      </w:del>
      <w:del w:id="487" w:author="Siyu Wang" w:date="2026-08-07T13:46:00Z" w16du:dateUtc="2026-08-07T17:46:00Z">
        <w:r w:rsidDel="001D54C1">
          <w:rPr>
            <w:rFonts w:ascii="Times New Roman" w:eastAsia="Times New Roman" w:hAnsi="Times New Roman" w:cs="Times New Roman"/>
            <w:color w:val="000000"/>
            <w:sz w:val="24"/>
            <w:szCs w:val="24"/>
          </w:rPr>
          <w:delText xml:space="preserve"> performed a moving window decoding analysis in which we decoded</w:delText>
        </w:r>
      </w:del>
      <w:del w:id="488" w:author="Siyu Wang" w:date="2026-08-07T13:08:00Z" w16du:dateUtc="2026-08-07T17:08:00Z">
        <w:r w:rsidDel="00DD0B3D">
          <w:rPr>
            <w:rFonts w:ascii="Times New Roman" w:eastAsia="Times New Roman" w:hAnsi="Times New Roman" w:cs="Times New Roman"/>
            <w:color w:val="000000"/>
            <w:sz w:val="24"/>
            <w:szCs w:val="24"/>
          </w:rPr>
          <w:delText xml:space="preserve"> offer identity,</w:delText>
        </w:r>
      </w:del>
      <w:del w:id="489" w:author="Siyu Wang" w:date="2026-08-07T13:46:00Z" w16du:dateUtc="2026-08-07T17:46:00Z">
        <w:r w:rsidDel="001D54C1">
          <w:rPr>
            <w:rFonts w:ascii="Times New Roman" w:eastAsia="Times New Roman" w:hAnsi="Times New Roman" w:cs="Times New Roman"/>
            <w:color w:val="000000"/>
            <w:sz w:val="24"/>
            <w:szCs w:val="24"/>
          </w:rPr>
          <w:delText xml:space="preserve"> reward size</w:delText>
        </w:r>
      </w:del>
      <w:del w:id="490" w:author="Siyu Wang" w:date="2026-08-07T13:08:00Z" w16du:dateUtc="2026-08-07T17:08:00Z">
        <w:r w:rsidDel="00DD0B3D">
          <w:rPr>
            <w:rFonts w:ascii="Times New Roman" w:eastAsia="Times New Roman" w:hAnsi="Times New Roman" w:cs="Times New Roman"/>
            <w:color w:val="000000"/>
            <w:sz w:val="24"/>
            <w:szCs w:val="24"/>
          </w:rPr>
          <w:delText xml:space="preserve"> and </w:delText>
        </w:r>
      </w:del>
      <w:del w:id="491" w:author="Siyu Wang" w:date="2026-08-07T13:46:00Z" w16du:dateUtc="2026-08-07T17:46:00Z">
        <w:r w:rsidDel="001D54C1">
          <w:rPr>
            <w:rFonts w:ascii="Times New Roman" w:eastAsia="Times New Roman" w:hAnsi="Times New Roman" w:cs="Times New Roman"/>
            <w:color w:val="000000"/>
            <w:sz w:val="24"/>
            <w:szCs w:val="24"/>
          </w:rPr>
          <w:delText xml:space="preserve">delay for each trial based on spike count in each time bin (see Methods). For both animals, decoding accuracy was significantly above chance for all three variables (reward size, delay, and offer identity). Peak decoding accuracy reached </w:delText>
        </w:r>
      </w:del>
      <w:del w:id="492" w:author="Siyu Wang" w:date="2026-08-07T13:09:00Z" w16du:dateUtc="2026-08-07T17:09:00Z">
        <w:r w:rsidDel="00736C73">
          <w:rPr>
            <w:rFonts w:ascii="Times New Roman" w:eastAsia="Times New Roman" w:hAnsi="Times New Roman" w:cs="Times New Roman"/>
            <w:color w:val="000000"/>
            <w:sz w:val="24"/>
            <w:szCs w:val="24"/>
          </w:rPr>
          <w:delText>nearly 8</w:delText>
        </w:r>
      </w:del>
      <w:del w:id="493" w:author="Siyu Wang" w:date="2026-08-07T13:46:00Z" w16du:dateUtc="2026-08-07T17:46:00Z">
        <w:r w:rsidDel="001D54C1">
          <w:rPr>
            <w:rFonts w:ascii="Times New Roman" w:eastAsia="Times New Roman" w:hAnsi="Times New Roman" w:cs="Times New Roman"/>
            <w:color w:val="000000"/>
            <w:sz w:val="24"/>
            <w:szCs w:val="24"/>
          </w:rPr>
          <w:delText xml:space="preserve">0% for reward size and delay (chance is 33%), and over </w:delText>
        </w:r>
      </w:del>
      <w:del w:id="494" w:author="Siyu Wang" w:date="2026-08-07T13:12:00Z" w16du:dateUtc="2026-08-07T17:12:00Z">
        <w:r w:rsidDel="00CE76FD">
          <w:rPr>
            <w:rFonts w:ascii="Times New Roman" w:eastAsia="Times New Roman" w:hAnsi="Times New Roman" w:cs="Times New Roman"/>
            <w:color w:val="000000"/>
            <w:sz w:val="24"/>
            <w:szCs w:val="24"/>
          </w:rPr>
          <w:delText>6</w:delText>
        </w:r>
      </w:del>
      <w:del w:id="495" w:author="Siyu Wang" w:date="2026-08-07T13:46:00Z" w16du:dateUtc="2026-08-07T17:46:00Z">
        <w:r w:rsidDel="001D54C1">
          <w:rPr>
            <w:rFonts w:ascii="Times New Roman" w:eastAsia="Times New Roman" w:hAnsi="Times New Roman" w:cs="Times New Roman"/>
            <w:color w:val="000000"/>
            <w:sz w:val="24"/>
            <w:szCs w:val="24"/>
          </w:rPr>
          <w:delText xml:space="preserve">0% for offer identity (chance is 11%) (Fig. 7, colored lines), indicating that all variables were robustly represented in dlPFC. </w:delText>
        </w:r>
      </w:del>
    </w:p>
    <w:p w14:paraId="45A64D8D" w14:textId="7F594E6D" w:rsidR="000108DF" w:rsidRPr="008409C8" w:rsidDel="001F0998" w:rsidRDefault="000108DF" w:rsidP="00362D31">
      <w:pPr>
        <w:shd w:val="clear" w:color="auto" w:fill="FFFFFF"/>
        <w:spacing w:after="0" w:line="480" w:lineRule="auto"/>
        <w:rPr>
          <w:del w:id="496" w:author="Siyu Wang" w:date="2026-08-07T14:14:00Z" w16du:dateUtc="2026-08-07T18:14:00Z"/>
          <w:rFonts w:ascii="Times New Roman" w:eastAsia="Times New Roman" w:hAnsi="Times New Roman" w:cs="Times New Roman"/>
          <w:color w:val="000000"/>
          <w:sz w:val="24"/>
          <w:szCs w:val="24"/>
        </w:rPr>
        <w:pPrChange w:id="497" w:author="Siyu Wang" w:date="2026-08-07T14:22:00Z" w16du:dateUtc="2026-08-07T18:22:00Z">
          <w:pPr>
            <w:shd w:val="clear" w:color="auto" w:fill="FFFFFF"/>
            <w:spacing w:after="0" w:line="480" w:lineRule="auto"/>
            <w:ind w:firstLine="720"/>
          </w:pPr>
        </w:pPrChange>
      </w:pPr>
      <w:del w:id="498" w:author="Siyu Wang" w:date="2026-08-07T14:14:00Z" w16du:dateUtc="2026-08-07T18:14:00Z">
        <w:r w:rsidRPr="008409C8" w:rsidDel="001F0998">
          <w:rPr>
            <w:rFonts w:ascii="Times New Roman" w:eastAsia="Times New Roman" w:hAnsi="Times New Roman" w:cs="Times New Roman"/>
            <w:color w:val="000000"/>
            <w:sz w:val="24"/>
            <w:szCs w:val="24"/>
          </w:rPr>
          <w:delText>Next, we quantified t</w:delText>
        </w:r>
        <w:r w:rsidDel="001F0998">
          <w:rPr>
            <w:rFonts w:ascii="Times New Roman" w:eastAsia="Times New Roman" w:hAnsi="Times New Roman" w:cs="Times New Roman"/>
            <w:color w:val="000000"/>
            <w:sz w:val="24"/>
            <w:szCs w:val="24"/>
          </w:rPr>
          <w:delText>he</w:delText>
        </w:r>
        <w:r w:rsidRPr="008409C8" w:rsidDel="001F0998">
          <w:rPr>
            <w:rFonts w:ascii="Times New Roman" w:eastAsia="Times New Roman" w:hAnsi="Times New Roman" w:cs="Times New Roman"/>
            <w:color w:val="000000"/>
            <w:sz w:val="24"/>
            <w:szCs w:val="24"/>
          </w:rPr>
          <w:delText xml:space="preserve"> integration between reward and delay</w:delText>
        </w:r>
        <w:r w:rsidDel="001F0998">
          <w:rPr>
            <w:rFonts w:ascii="Times New Roman" w:eastAsia="Times New Roman" w:hAnsi="Times New Roman" w:cs="Times New Roman"/>
            <w:color w:val="000000"/>
            <w:sz w:val="24"/>
            <w:szCs w:val="24"/>
          </w:rPr>
          <w:delText xml:space="preserve"> in dlPFC,</w:delText>
        </w:r>
        <w:r w:rsidRPr="008409C8" w:rsidDel="001F0998">
          <w:rPr>
            <w:rFonts w:ascii="Times New Roman" w:eastAsia="Times New Roman" w:hAnsi="Times New Roman" w:cs="Times New Roman"/>
            <w:color w:val="000000"/>
            <w:sz w:val="24"/>
            <w:szCs w:val="24"/>
          </w:rPr>
          <w:delText xml:space="preserve"> by assessing </w:delText>
        </w:r>
        <w:r w:rsidDel="001F0998">
          <w:rPr>
            <w:rFonts w:ascii="Times New Roman" w:eastAsia="Times New Roman" w:hAnsi="Times New Roman" w:cs="Times New Roman"/>
            <w:color w:val="000000"/>
            <w:sz w:val="24"/>
            <w:szCs w:val="24"/>
          </w:rPr>
          <w:delText>whether the decoding accuracy for offer identity (i.e., the interaction between reward and delay) can be fully predicted by assuming the independence of coding for reward and delay</w:delText>
        </w:r>
        <w:r w:rsidRPr="008409C8" w:rsidDel="001F0998">
          <w:rPr>
            <w:rFonts w:ascii="Times New Roman" w:eastAsia="Times New Roman" w:hAnsi="Times New Roman" w:cs="Times New Roman"/>
            <w:color w:val="000000"/>
            <w:sz w:val="24"/>
            <w:szCs w:val="24"/>
          </w:rPr>
          <w:delText>.</w:delText>
        </w:r>
        <w:r w:rsidDel="001F0998">
          <w:rPr>
            <w:rFonts w:ascii="Times New Roman" w:eastAsia="Times New Roman" w:hAnsi="Times New Roman" w:cs="Times New Roman"/>
            <w:color w:val="000000"/>
            <w:sz w:val="24"/>
            <w:szCs w:val="24"/>
          </w:rPr>
          <w:delText xml:space="preserve"> </w:delText>
        </w:r>
        <w:r w:rsidRPr="008409C8" w:rsidDel="001F0998">
          <w:rPr>
            <w:rFonts w:ascii="Times New Roman" w:eastAsia="Times New Roman" w:hAnsi="Times New Roman" w:cs="Times New Roman"/>
            <w:color w:val="000000"/>
            <w:sz w:val="24"/>
            <w:szCs w:val="24"/>
          </w:rPr>
          <w:delText xml:space="preserve">Specifically, if the dlPFC neural population encodes reward and delay independently, without integration, then the expected decoding accuracy for offer identity (i.e., </w:delText>
        </w:r>
        <w:r w:rsidDel="001F0998">
          <w:rPr>
            <w:rFonts w:ascii="Times New Roman" w:eastAsia="Times New Roman" w:hAnsi="Times New Roman" w:cs="Times New Roman"/>
            <w:color w:val="000000"/>
            <w:sz w:val="24"/>
            <w:szCs w:val="24"/>
          </w:rPr>
          <w:delText>the</w:delText>
        </w:r>
        <w:r w:rsidRPr="008409C8" w:rsidDel="001F0998">
          <w:rPr>
            <w:rFonts w:ascii="Times New Roman" w:eastAsia="Times New Roman" w:hAnsi="Times New Roman" w:cs="Times New Roman"/>
            <w:color w:val="000000"/>
            <w:sz w:val="24"/>
            <w:szCs w:val="24"/>
          </w:rPr>
          <w:delText xml:space="preserve"> interaction</w:delText>
        </w:r>
        <w:r w:rsidDel="001F0998">
          <w:rPr>
            <w:rFonts w:ascii="Times New Roman" w:eastAsia="Times New Roman" w:hAnsi="Times New Roman" w:cs="Times New Roman"/>
            <w:color w:val="000000"/>
            <w:sz w:val="24"/>
            <w:szCs w:val="24"/>
          </w:rPr>
          <w:delText xml:space="preserve"> between reward and delay</w:delText>
        </w:r>
        <w:r w:rsidRPr="008409C8" w:rsidDel="001F0998">
          <w:rPr>
            <w:rFonts w:ascii="Times New Roman" w:eastAsia="Times New Roman" w:hAnsi="Times New Roman" w:cs="Times New Roman"/>
            <w:color w:val="000000"/>
            <w:sz w:val="24"/>
            <w:szCs w:val="24"/>
          </w:rPr>
          <w:delText xml:space="preserve">), </w:delText>
        </w:r>
      </w:del>
      <m:oMath>
        <m:bar>
          <m:barPr>
            <m:pos m:val="top"/>
            <m:ctrlPr>
              <w:del w:id="499" w:author="Siyu Wang" w:date="2026-08-07T14:14:00Z" w16du:dateUtc="2026-08-07T18:14:00Z">
                <w:rPr>
                  <w:rFonts w:ascii="Cambria Math" w:hAnsi="Cambria Math"/>
                  <w:sz w:val="24"/>
                </w:rPr>
              </w:del>
            </m:ctrlPr>
          </m:barPr>
          <m:e>
            <m:r>
              <w:del w:id="500" w:author="Siyu Wang" w:date="2026-08-07T14:14:00Z" w16du:dateUtc="2026-08-07T18:14:00Z">
                <w:rPr>
                  <w:rFonts w:ascii="Cambria Math" w:hAnsi="Cambria Math"/>
                  <w:sz w:val="24"/>
                </w:rPr>
                <m:t>P</m:t>
              </w:del>
            </m:r>
          </m:e>
        </m:bar>
        <m:d>
          <m:dPr>
            <m:ctrlPr>
              <w:del w:id="501" w:author="Siyu Wang" w:date="2026-08-07T14:14:00Z" w16du:dateUtc="2026-08-07T18:14:00Z">
                <w:rPr>
                  <w:rFonts w:ascii="Cambria Math" w:hAnsi="Cambria Math"/>
                  <w:sz w:val="24"/>
                </w:rPr>
              </w:del>
            </m:ctrlPr>
          </m:dPr>
          <m:e>
            <m:r>
              <w:del w:id="502" w:author="Siyu Wang" w:date="2026-08-07T14:14:00Z" w16du:dateUtc="2026-08-07T18:14:00Z">
                <m:rPr>
                  <m:nor/>
                </m:rPr>
                <w:rPr>
                  <w:rFonts w:ascii="Times New Roman" w:hAnsi="Times New Roman"/>
                  <w:sz w:val="24"/>
                </w:rPr>
                <m:t>offer identity</m:t>
              </w:del>
            </m:r>
          </m:e>
        </m:d>
      </m:oMath>
      <w:del w:id="503" w:author="Siyu Wang" w:date="2026-08-07T14:14:00Z" w16du:dateUtc="2026-08-07T18:14:00Z">
        <w:r w:rsidRPr="00CD41ED" w:rsidDel="001F0998">
          <w:rPr>
            <w:rFonts w:ascii="Times New Roman" w:hAnsi="Times New Roman"/>
            <w:sz w:val="24"/>
          </w:rPr>
          <w:delText xml:space="preserve">, </w:delText>
        </w:r>
        <w:r w:rsidRPr="008409C8" w:rsidDel="001F0998">
          <w:rPr>
            <w:rFonts w:ascii="Times New Roman" w:eastAsia="Times New Roman" w:hAnsi="Times New Roman" w:cs="Times New Roman"/>
            <w:color w:val="000000"/>
            <w:sz w:val="24"/>
            <w:szCs w:val="24"/>
          </w:rPr>
          <w:delText xml:space="preserve">should equal the product of their individual decoding accuracies </w:delText>
        </w:r>
      </w:del>
      <m:oMath>
        <m:r>
          <w:del w:id="504" w:author="Siyu Wang" w:date="2026-08-07T14:14:00Z" w16du:dateUtc="2026-08-07T18:14:00Z">
            <w:rPr>
              <w:rFonts w:ascii="Cambria Math" w:hAnsi="Cambria Math"/>
              <w:sz w:val="24"/>
            </w:rPr>
            <m:t>P</m:t>
          </w:del>
        </m:r>
        <m:d>
          <m:dPr>
            <m:ctrlPr>
              <w:del w:id="505" w:author="Siyu Wang" w:date="2026-08-07T14:14:00Z" w16du:dateUtc="2026-08-07T18:14:00Z">
                <w:rPr>
                  <w:rFonts w:ascii="Cambria Math" w:hAnsi="Cambria Math"/>
                  <w:sz w:val="24"/>
                </w:rPr>
              </w:del>
            </m:ctrlPr>
          </m:dPr>
          <m:e>
            <m:r>
              <w:del w:id="506" w:author="Siyu Wang" w:date="2026-08-07T14:14:00Z" w16du:dateUtc="2026-08-07T18:14:00Z">
                <m:rPr>
                  <m:nor/>
                </m:rPr>
                <w:rPr>
                  <w:rFonts w:ascii="Times New Roman" w:hAnsi="Times New Roman"/>
                  <w:sz w:val="24"/>
                </w:rPr>
                <m:t>reward size</m:t>
              </w:del>
            </m:r>
          </m:e>
        </m:d>
        <m:r>
          <w:del w:id="507" w:author="Siyu Wang" w:date="2026-08-07T14:14:00Z" w16du:dateUtc="2026-08-07T18:14:00Z">
            <w:rPr>
              <w:rFonts w:ascii="Cambria Math" w:hAnsi="Cambria Math"/>
              <w:sz w:val="24"/>
            </w:rPr>
            <m:t xml:space="preserve"> and P</m:t>
          </w:del>
        </m:r>
        <m:d>
          <m:dPr>
            <m:ctrlPr>
              <w:del w:id="508" w:author="Siyu Wang" w:date="2026-08-07T14:14:00Z" w16du:dateUtc="2026-08-07T18:14:00Z">
                <w:rPr>
                  <w:rFonts w:ascii="Cambria Math" w:hAnsi="Cambria Math"/>
                  <w:sz w:val="24"/>
                </w:rPr>
              </w:del>
            </m:ctrlPr>
          </m:dPr>
          <m:e>
            <m:r>
              <w:del w:id="509" w:author="Siyu Wang" w:date="2026-08-07T14:14:00Z" w16du:dateUtc="2026-08-07T18:14:00Z">
                <m:rPr>
                  <m:nor/>
                </m:rPr>
                <w:rPr>
                  <w:rFonts w:ascii="Times New Roman" w:hAnsi="Times New Roman"/>
                  <w:sz w:val="24"/>
                </w:rPr>
                <m:t>delay</m:t>
              </w:del>
            </m:r>
          </m:e>
        </m:d>
      </m:oMath>
      <w:del w:id="510" w:author="Siyu Wang" w:date="2026-08-07T14:14:00Z" w16du:dateUtc="2026-08-07T18:14:00Z">
        <w:r w:rsidRPr="008409C8" w:rsidDel="001F0998">
          <w:rPr>
            <w:rFonts w:ascii="Times New Roman" w:eastAsia="Times New Roman" w:hAnsi="Times New Roman" w:cs="Times New Roman"/>
            <w:color w:val="000000"/>
            <w:sz w:val="24"/>
            <w:szCs w:val="24"/>
          </w:rPr>
          <w:delText>:</w:delText>
        </w:r>
      </w:del>
    </w:p>
    <w:p w14:paraId="17F9F736" w14:textId="7356ED9B" w:rsidR="000108DF" w:rsidRPr="008409C8" w:rsidDel="001F0998" w:rsidRDefault="000108DF" w:rsidP="00362D31">
      <w:pPr>
        <w:shd w:val="clear" w:color="auto" w:fill="FFFFFF"/>
        <w:spacing w:after="0" w:line="480" w:lineRule="auto"/>
        <w:jc w:val="center"/>
        <w:rPr>
          <w:del w:id="511" w:author="Siyu Wang" w:date="2026-08-07T14:14:00Z" w16du:dateUtc="2026-08-07T18:14:00Z"/>
          <w:rFonts w:ascii="Times New Roman" w:eastAsia="Times New Roman" w:hAnsi="Times New Roman" w:cs="Times New Roman"/>
          <w:color w:val="000000"/>
          <w:sz w:val="24"/>
          <w:szCs w:val="24"/>
        </w:rPr>
        <w:pPrChange w:id="512" w:author="Siyu Wang" w:date="2026-08-07T14:22:00Z" w16du:dateUtc="2026-08-07T18:22:00Z">
          <w:pPr>
            <w:shd w:val="clear" w:color="auto" w:fill="FFFFFF"/>
            <w:spacing w:after="0" w:line="480" w:lineRule="auto"/>
            <w:jc w:val="center"/>
          </w:pPr>
        </w:pPrChange>
      </w:pPr>
      <m:oMathPara>
        <m:oMathParaPr>
          <m:jc m:val="center"/>
        </m:oMathParaPr>
        <m:oMath>
          <m:bar>
            <m:barPr>
              <m:pos m:val="top"/>
              <m:ctrlPr>
                <w:del w:id="513" w:author="Siyu Wang" w:date="2026-08-07T14:14:00Z" w16du:dateUtc="2026-08-07T18:14:00Z">
                  <w:rPr>
                    <w:rFonts w:ascii="Cambria Math" w:hAnsi="Cambria Math"/>
                    <w:sz w:val="24"/>
                  </w:rPr>
                </w:del>
              </m:ctrlPr>
            </m:barPr>
            <m:e>
              <m:r>
                <w:del w:id="514" w:author="Siyu Wang" w:date="2026-08-07T14:14:00Z" w16du:dateUtc="2026-08-07T18:14:00Z">
                  <w:rPr>
                    <w:rFonts w:ascii="Cambria Math" w:hAnsi="Cambria Math"/>
                    <w:sz w:val="24"/>
                  </w:rPr>
                  <m:t>P</m:t>
                </w:del>
              </m:r>
            </m:e>
          </m:bar>
          <m:d>
            <m:dPr>
              <m:ctrlPr>
                <w:del w:id="515" w:author="Siyu Wang" w:date="2026-08-07T14:14:00Z" w16du:dateUtc="2026-08-07T18:14:00Z">
                  <w:rPr>
                    <w:rFonts w:ascii="Cambria Math" w:hAnsi="Cambria Math"/>
                    <w:sz w:val="24"/>
                  </w:rPr>
                </w:del>
              </m:ctrlPr>
            </m:dPr>
            <m:e>
              <m:r>
                <w:del w:id="516" w:author="Siyu Wang" w:date="2026-08-07T14:14:00Z" w16du:dateUtc="2026-08-07T18:14:00Z">
                  <m:rPr>
                    <m:nor/>
                  </m:rPr>
                  <w:rPr>
                    <w:rFonts w:ascii="Times New Roman" w:hAnsi="Times New Roman"/>
                    <w:sz w:val="24"/>
                  </w:rPr>
                  <m:t>offer identity</m:t>
                </w:del>
              </m:r>
            </m:e>
          </m:d>
          <m:r>
            <w:del w:id="517" w:author="Siyu Wang" w:date="2026-08-07T14:14:00Z" w16du:dateUtc="2026-08-07T18:14:00Z">
              <w:rPr>
                <w:rFonts w:ascii="Cambria Math" w:hAnsi="Cambria Math"/>
                <w:sz w:val="24"/>
              </w:rPr>
              <m:t>=P</m:t>
            </w:del>
          </m:r>
          <m:d>
            <m:dPr>
              <m:ctrlPr>
                <w:del w:id="518" w:author="Siyu Wang" w:date="2026-08-07T14:14:00Z" w16du:dateUtc="2026-08-07T18:14:00Z">
                  <w:rPr>
                    <w:rFonts w:ascii="Cambria Math" w:hAnsi="Cambria Math"/>
                    <w:sz w:val="24"/>
                  </w:rPr>
                </w:del>
              </m:ctrlPr>
            </m:dPr>
            <m:e>
              <m:r>
                <w:del w:id="519" w:author="Siyu Wang" w:date="2026-08-07T14:14:00Z" w16du:dateUtc="2026-08-07T18:14:00Z">
                  <m:rPr>
                    <m:nor/>
                  </m:rPr>
                  <w:rPr>
                    <w:rFonts w:ascii="Times New Roman" w:hAnsi="Times New Roman"/>
                    <w:sz w:val="24"/>
                  </w:rPr>
                  <m:t>reward size</m:t>
                </w:del>
              </m:r>
            </m:e>
          </m:d>
          <m:r>
            <w:del w:id="520" w:author="Siyu Wang" w:date="2026-08-07T14:14:00Z" w16du:dateUtc="2026-08-07T18:14:00Z">
              <w:rPr>
                <w:rFonts w:ascii="Cambria Math" w:hAnsi="Cambria Math"/>
                <w:sz w:val="24"/>
              </w:rPr>
              <m:t>⋅P</m:t>
            </w:del>
          </m:r>
          <m:d>
            <m:dPr>
              <m:ctrlPr>
                <w:del w:id="521" w:author="Siyu Wang" w:date="2026-08-07T14:14:00Z" w16du:dateUtc="2026-08-07T18:14:00Z">
                  <w:rPr>
                    <w:rFonts w:ascii="Cambria Math" w:hAnsi="Cambria Math"/>
                    <w:sz w:val="24"/>
                  </w:rPr>
                </w:del>
              </m:ctrlPr>
            </m:dPr>
            <m:e>
              <m:r>
                <w:del w:id="522" w:author="Siyu Wang" w:date="2026-08-07T14:14:00Z" w16du:dateUtc="2026-08-07T18:14:00Z">
                  <m:rPr>
                    <m:nor/>
                  </m:rPr>
                  <w:rPr>
                    <w:rFonts w:ascii="Times New Roman" w:hAnsi="Times New Roman"/>
                    <w:sz w:val="24"/>
                  </w:rPr>
                  <m:t>delay</m:t>
                </w:del>
              </m:r>
            </m:e>
          </m:d>
        </m:oMath>
      </m:oMathPara>
    </w:p>
    <w:p w14:paraId="4D7C3E2C" w14:textId="71D09995" w:rsidR="00A11E85" w:rsidDel="00723428" w:rsidRDefault="000108DF" w:rsidP="00362D31">
      <w:pPr>
        <w:shd w:val="clear" w:color="auto" w:fill="FFFFFF"/>
        <w:spacing w:after="0" w:line="480" w:lineRule="auto"/>
        <w:rPr>
          <w:del w:id="523" w:author="Siyu Wang" w:date="2026-08-07T13:17:00Z" w16du:dateUtc="2026-08-07T17:17:00Z"/>
          <w:rFonts w:ascii="Times New Roman" w:eastAsia="Times New Roman" w:hAnsi="Times New Roman" w:cs="Times New Roman"/>
          <w:sz w:val="24"/>
          <w:szCs w:val="24"/>
        </w:rPr>
        <w:pPrChange w:id="524" w:author="Siyu Wang" w:date="2026-08-07T14:22:00Z" w16du:dateUtc="2026-08-07T18:22:00Z">
          <w:pPr>
            <w:shd w:val="clear" w:color="auto" w:fill="FFFFFF"/>
            <w:spacing w:after="0" w:line="480" w:lineRule="auto"/>
          </w:pPr>
        </w:pPrChange>
      </w:pPr>
      <w:del w:id="525" w:author="Siyu Wang" w:date="2026-08-07T14:14:00Z" w16du:dateUtc="2026-08-07T18:14:00Z">
        <w:r w:rsidRPr="008409C8" w:rsidDel="001F0998">
          <w:rPr>
            <w:rFonts w:ascii="Times New Roman" w:eastAsia="Times New Roman" w:hAnsi="Times New Roman" w:cs="Times New Roman"/>
            <w:color w:val="000000"/>
            <w:sz w:val="24"/>
            <w:szCs w:val="24"/>
          </w:rPr>
          <w:delText xml:space="preserve">If the observed decoding performance </w:delText>
        </w:r>
      </w:del>
      <m:oMath>
        <m:r>
          <w:del w:id="526" w:author="Siyu Wang" w:date="2026-08-07T14:14:00Z" w16du:dateUtc="2026-08-07T18:14:00Z">
            <w:rPr>
              <w:rFonts w:ascii="Cambria Math" w:hAnsi="Cambria Math"/>
              <w:sz w:val="24"/>
            </w:rPr>
            <m:t>P</m:t>
          </w:del>
        </m:r>
        <m:d>
          <m:dPr>
            <m:ctrlPr>
              <w:del w:id="527" w:author="Siyu Wang" w:date="2026-08-07T14:14:00Z" w16du:dateUtc="2026-08-07T18:14:00Z">
                <w:rPr>
                  <w:rFonts w:ascii="Cambria Math" w:hAnsi="Cambria Math"/>
                  <w:sz w:val="24"/>
                </w:rPr>
              </w:del>
            </m:ctrlPr>
          </m:dPr>
          <m:e>
            <m:r>
              <w:del w:id="528" w:author="Siyu Wang" w:date="2026-08-07T14:14:00Z" w16du:dateUtc="2026-08-07T18:14:00Z">
                <m:rPr>
                  <m:nor/>
                </m:rPr>
                <w:rPr>
                  <w:rFonts w:ascii="Times New Roman" w:hAnsi="Times New Roman"/>
                  <w:sz w:val="24"/>
                </w:rPr>
                <m:t>offer identity</m:t>
              </w:del>
            </m:r>
          </m:e>
        </m:d>
      </m:oMath>
      <w:del w:id="529" w:author="Siyu Wang" w:date="2026-08-07T14:14:00Z" w16du:dateUtc="2026-08-07T18:14:00Z">
        <w:r w:rsidRPr="00E85010" w:rsidDel="001F0998">
          <w:rPr>
            <w:rFonts w:ascii="Times New Roman" w:eastAsia="Times New Roman" w:hAnsi="Times New Roman" w:cs="Times New Roman"/>
            <w:sz w:val="24"/>
            <w:szCs w:val="24"/>
          </w:rPr>
          <w:delText xml:space="preserve"> </w:delText>
        </w:r>
        <w:r w:rsidRPr="008409C8" w:rsidDel="001F0998">
          <w:rPr>
            <w:rFonts w:ascii="Times New Roman" w:eastAsia="Times New Roman" w:hAnsi="Times New Roman" w:cs="Times New Roman"/>
            <w:color w:val="000000"/>
            <w:sz w:val="24"/>
            <w:szCs w:val="24"/>
          </w:rPr>
          <w:delText xml:space="preserve">exceeds the predicted level </w:delText>
        </w:r>
      </w:del>
      <m:oMath>
        <m:bar>
          <m:barPr>
            <m:pos m:val="top"/>
            <m:ctrlPr>
              <w:del w:id="530" w:author="Siyu Wang" w:date="2026-08-07T14:14:00Z" w16du:dateUtc="2026-08-07T18:14:00Z">
                <w:rPr>
                  <w:rFonts w:ascii="Cambria Math" w:hAnsi="Cambria Math"/>
                  <w:sz w:val="24"/>
                </w:rPr>
              </w:del>
            </m:ctrlPr>
          </m:barPr>
          <m:e>
            <m:r>
              <w:del w:id="531" w:author="Siyu Wang" w:date="2026-08-07T14:14:00Z" w16du:dateUtc="2026-08-07T18:14:00Z">
                <w:rPr>
                  <w:rFonts w:ascii="Cambria Math" w:hAnsi="Cambria Math"/>
                  <w:sz w:val="24"/>
                </w:rPr>
                <m:t>P</m:t>
              </w:del>
            </m:r>
          </m:e>
        </m:bar>
        <m:d>
          <m:dPr>
            <m:ctrlPr>
              <w:del w:id="532" w:author="Siyu Wang" w:date="2026-08-07T14:14:00Z" w16du:dateUtc="2026-08-07T18:14:00Z">
                <w:rPr>
                  <w:rFonts w:ascii="Cambria Math" w:hAnsi="Cambria Math"/>
                  <w:sz w:val="24"/>
                </w:rPr>
              </w:del>
            </m:ctrlPr>
          </m:dPr>
          <m:e>
            <m:r>
              <w:del w:id="533" w:author="Siyu Wang" w:date="2026-08-07T14:14:00Z" w16du:dateUtc="2026-08-07T18:14:00Z">
                <m:rPr>
                  <m:nor/>
                </m:rPr>
                <w:rPr>
                  <w:rFonts w:ascii="Times New Roman" w:hAnsi="Times New Roman"/>
                  <w:sz w:val="24"/>
                </w:rPr>
                <m:t>offer identity</m:t>
              </w:del>
            </m:r>
          </m:e>
        </m:d>
      </m:oMath>
      <w:del w:id="534" w:author="Siyu Wang" w:date="2026-08-07T14:14:00Z" w16du:dateUtc="2026-08-07T18:14:00Z">
        <w:r w:rsidRPr="008409C8" w:rsidDel="001F0998">
          <w:rPr>
            <w:rFonts w:ascii="Times New Roman" w:eastAsia="Times New Roman" w:hAnsi="Times New Roman" w:cs="Times New Roman"/>
            <w:color w:val="000000"/>
            <w:sz w:val="24"/>
            <w:szCs w:val="24"/>
          </w:rPr>
          <w:delText xml:space="preserve">, </w:delText>
        </w:r>
        <w:r w:rsidDel="001F0998">
          <w:rPr>
            <w:rFonts w:ascii="Times New Roman" w:eastAsia="Times New Roman" w:hAnsi="Times New Roman" w:cs="Times New Roman"/>
            <w:color w:val="000000"/>
            <w:sz w:val="24"/>
            <w:szCs w:val="24"/>
          </w:rPr>
          <w:delText>it would</w:delText>
        </w:r>
        <w:r w:rsidRPr="008409C8" w:rsidDel="001F0998">
          <w:rPr>
            <w:rFonts w:ascii="Times New Roman" w:eastAsia="Times New Roman" w:hAnsi="Times New Roman" w:cs="Times New Roman"/>
            <w:color w:val="000000"/>
            <w:sz w:val="24"/>
            <w:szCs w:val="24"/>
          </w:rPr>
          <w:delText xml:space="preserve"> suggest that reward and delay are integrated and not represented independently. We compared the predicted decoding performance of offer identity</w:delText>
        </w:r>
      </w:del>
      <m:oMath>
        <m:r>
          <w:del w:id="535" w:author="Siyu Wang" w:date="2026-08-07T14:14:00Z" w16du:dateUtc="2026-08-07T18:14:00Z">
            <w:rPr>
              <w:rFonts w:ascii="Cambria Math" w:eastAsia="Times New Roman" w:hAnsi="Cambria Math" w:cs="Times New Roman"/>
              <w:color w:val="000000"/>
              <w:sz w:val="24"/>
              <w:szCs w:val="24"/>
            </w:rPr>
            <m:t xml:space="preserve"> </m:t>
          </w:del>
        </m:r>
        <m:bar>
          <m:barPr>
            <m:pos m:val="top"/>
            <m:ctrlPr>
              <w:del w:id="536" w:author="Siyu Wang" w:date="2026-08-07T14:14:00Z" w16du:dateUtc="2026-08-07T18:14:00Z">
                <w:rPr>
                  <w:rFonts w:ascii="Cambria Math" w:hAnsi="Cambria Math"/>
                  <w:sz w:val="24"/>
                </w:rPr>
              </w:del>
            </m:ctrlPr>
          </m:barPr>
          <m:e>
            <m:r>
              <w:del w:id="537" w:author="Siyu Wang" w:date="2026-08-07T14:14:00Z" w16du:dateUtc="2026-08-07T18:14:00Z">
                <w:rPr>
                  <w:rFonts w:ascii="Cambria Math" w:hAnsi="Cambria Math"/>
                  <w:sz w:val="24"/>
                </w:rPr>
                <m:t>P</m:t>
              </w:del>
            </m:r>
          </m:e>
        </m:bar>
        <m:d>
          <m:dPr>
            <m:ctrlPr>
              <w:del w:id="538" w:author="Siyu Wang" w:date="2026-08-07T14:14:00Z" w16du:dateUtc="2026-08-07T18:14:00Z">
                <w:rPr>
                  <w:rFonts w:ascii="Cambria Math" w:hAnsi="Cambria Math"/>
                  <w:sz w:val="24"/>
                </w:rPr>
              </w:del>
            </m:ctrlPr>
          </m:dPr>
          <m:e>
            <m:r>
              <w:del w:id="539" w:author="Siyu Wang" w:date="2026-08-07T14:14:00Z" w16du:dateUtc="2026-08-07T18:14:00Z">
                <m:rPr>
                  <m:sty m:val="p"/>
                </m:rPr>
                <w:rPr>
                  <w:rFonts w:ascii="Cambria Math" w:hAnsi="Cambria Math"/>
                  <w:sz w:val="24"/>
                </w:rPr>
                <m:t>offer identity</m:t>
              </w:del>
            </m:r>
          </m:e>
        </m:d>
        <m:r>
          <w:del w:id="540" w:author="Siyu Wang" w:date="2026-08-07T14:14:00Z" w16du:dateUtc="2026-08-07T18:14:00Z">
            <m:rPr>
              <m:sty m:val="p"/>
            </m:rPr>
            <w:rPr>
              <w:rFonts w:ascii="Cambria Math" w:eastAsia="Times New Roman" w:hAnsi="Cambria Math" w:cs="Times New Roman"/>
              <w:color w:val="000000"/>
              <w:sz w:val="24"/>
              <w:szCs w:val="24"/>
            </w:rPr>
            <m:t xml:space="preserve">,  </m:t>
          </w:del>
        </m:r>
      </m:oMath>
      <w:del w:id="541" w:author="Siyu Wang" w:date="2026-08-07T14:14:00Z" w16du:dateUtc="2026-08-07T18:14:00Z">
        <w:r w:rsidRPr="008409C8" w:rsidDel="001F0998">
          <w:rPr>
            <w:rFonts w:ascii="Times New Roman" w:eastAsia="Times New Roman" w:hAnsi="Times New Roman" w:cs="Times New Roman"/>
            <w:color w:val="000000"/>
            <w:sz w:val="24"/>
            <w:szCs w:val="24"/>
          </w:rPr>
          <w:delText xml:space="preserve">with the actual decoding performance </w:delText>
        </w:r>
      </w:del>
      <m:oMath>
        <m:r>
          <w:del w:id="542" w:author="Siyu Wang" w:date="2026-08-07T14:14:00Z" w16du:dateUtc="2026-08-07T18:14:00Z">
            <w:rPr>
              <w:rFonts w:ascii="Cambria Math" w:hAnsi="Cambria Math"/>
              <w:sz w:val="24"/>
            </w:rPr>
            <m:t>P</m:t>
          </w:del>
        </m:r>
        <m:d>
          <m:dPr>
            <m:ctrlPr>
              <w:del w:id="543" w:author="Siyu Wang" w:date="2026-08-07T14:14:00Z" w16du:dateUtc="2026-08-07T18:14:00Z">
                <w:rPr>
                  <w:rFonts w:ascii="Cambria Math" w:hAnsi="Cambria Math"/>
                  <w:sz w:val="24"/>
                </w:rPr>
              </w:del>
            </m:ctrlPr>
          </m:dPr>
          <m:e>
            <m:r>
              <w:del w:id="544" w:author="Siyu Wang" w:date="2026-08-07T14:14:00Z" w16du:dateUtc="2026-08-07T18:14:00Z">
                <m:rPr>
                  <m:nor/>
                </m:rPr>
                <w:rPr>
                  <w:rFonts w:ascii="Times New Roman" w:hAnsi="Times New Roman"/>
                  <w:sz w:val="24"/>
                </w:rPr>
                <m:t>offer identity</m:t>
              </w:del>
            </m:r>
          </m:e>
        </m:d>
      </m:oMath>
      <w:del w:id="545" w:author="Siyu Wang" w:date="2026-08-07T14:14:00Z" w16du:dateUtc="2026-08-07T18:14:00Z">
        <w:r w:rsidRPr="008409C8" w:rsidDel="001F0998">
          <w:rPr>
            <w:rFonts w:ascii="Times New Roman" w:eastAsia="Times New Roman" w:hAnsi="Times New Roman" w:cs="Times New Roman"/>
            <w:color w:val="000000"/>
            <w:sz w:val="24"/>
            <w:szCs w:val="24"/>
          </w:rPr>
          <w:delText xml:space="preserve"> for the two monkeys. For Monkey S, we found that</w:delText>
        </w:r>
      </w:del>
      <m:oMath>
        <m:r>
          <w:del w:id="546" w:author="Siyu Wang" w:date="2026-08-07T14:14:00Z" w16du:dateUtc="2026-08-07T18:14:00Z">
            <w:rPr>
              <w:rFonts w:ascii="Cambria Math" w:hAnsi="Cambria Math"/>
              <w:sz w:val="24"/>
            </w:rPr>
            <m:t xml:space="preserve"> P</m:t>
          </w:del>
        </m:r>
        <m:d>
          <m:dPr>
            <m:ctrlPr>
              <w:del w:id="547" w:author="Siyu Wang" w:date="2026-08-07T14:14:00Z" w16du:dateUtc="2026-08-07T18:14:00Z">
                <w:rPr>
                  <w:rFonts w:ascii="Cambria Math" w:hAnsi="Cambria Math"/>
                  <w:sz w:val="24"/>
                </w:rPr>
              </w:del>
            </m:ctrlPr>
          </m:dPr>
          <m:e>
            <m:r>
              <w:del w:id="548" w:author="Siyu Wang" w:date="2026-08-07T14:14:00Z" w16du:dateUtc="2026-08-07T18:14:00Z">
                <m:rPr>
                  <m:nor/>
                </m:rPr>
                <w:rPr>
                  <w:rFonts w:ascii="Times New Roman" w:hAnsi="Times New Roman"/>
                  <w:sz w:val="24"/>
                </w:rPr>
                <m:t>offer identity</m:t>
              </w:del>
            </m:r>
          </m:e>
        </m:d>
      </m:oMath>
      <w:del w:id="549" w:author="Siyu Wang" w:date="2026-08-07T14:14:00Z" w16du:dateUtc="2026-08-07T18:14:00Z">
        <w:r w:rsidRPr="008409C8" w:rsidDel="001F0998">
          <w:rPr>
            <w:rFonts w:ascii="Times New Roman" w:eastAsia="Times New Roman" w:hAnsi="Times New Roman" w:cs="Times New Roman"/>
            <w:color w:val="000000"/>
            <w:sz w:val="24"/>
            <w:szCs w:val="24"/>
          </w:rPr>
          <w:delText xml:space="preserve"> was significantly higher than </w:delText>
        </w:r>
      </w:del>
      <m:oMath>
        <m:bar>
          <m:barPr>
            <m:pos m:val="top"/>
            <m:ctrlPr>
              <w:del w:id="550" w:author="Siyu Wang" w:date="2026-08-07T14:14:00Z" w16du:dateUtc="2026-08-07T18:14:00Z">
                <w:rPr>
                  <w:rFonts w:ascii="Cambria Math" w:hAnsi="Cambria Math"/>
                  <w:sz w:val="24"/>
                </w:rPr>
              </w:del>
            </m:ctrlPr>
          </m:barPr>
          <m:e>
            <m:r>
              <w:del w:id="551" w:author="Siyu Wang" w:date="2026-08-07T14:14:00Z" w16du:dateUtc="2026-08-07T18:14:00Z">
                <w:rPr>
                  <w:rFonts w:ascii="Cambria Math" w:hAnsi="Cambria Math"/>
                  <w:sz w:val="24"/>
                </w:rPr>
                <m:t>P</m:t>
              </w:del>
            </m:r>
          </m:e>
        </m:bar>
        <m:d>
          <m:dPr>
            <m:ctrlPr>
              <w:del w:id="552" w:author="Siyu Wang" w:date="2026-08-07T14:14:00Z" w16du:dateUtc="2026-08-07T18:14:00Z">
                <w:rPr>
                  <w:rFonts w:ascii="Cambria Math" w:hAnsi="Cambria Math"/>
                  <w:sz w:val="24"/>
                </w:rPr>
              </w:del>
            </m:ctrlPr>
          </m:dPr>
          <m:e>
            <m:r>
              <w:del w:id="553" w:author="Siyu Wang" w:date="2026-08-07T14:14:00Z" w16du:dateUtc="2026-08-07T18:14:00Z">
                <m:rPr>
                  <m:sty m:val="p"/>
                </m:rPr>
                <w:rPr>
                  <w:rFonts w:ascii="Cambria Math" w:hAnsi="Cambria Math"/>
                  <w:sz w:val="24"/>
                </w:rPr>
                <m:t>offer identity</m:t>
              </w:del>
            </m:r>
          </m:e>
        </m:d>
      </m:oMath>
      <w:del w:id="554" w:author="Siyu Wang" w:date="2026-08-07T14:14:00Z" w16du:dateUtc="2026-08-07T18:14:00Z">
        <w:r w:rsidRPr="008409C8" w:rsidDel="001F0998">
          <w:rPr>
            <w:rFonts w:ascii="Times New Roman" w:eastAsia="Times New Roman" w:hAnsi="Times New Roman" w:cs="Times New Roman"/>
            <w:color w:val="000000"/>
            <w:sz w:val="24"/>
            <w:szCs w:val="24"/>
          </w:rPr>
          <w:delText xml:space="preserve">, from around 200ms after the offer onset (Fig. </w:delText>
        </w:r>
        <w:r w:rsidDel="001F0998">
          <w:rPr>
            <w:rFonts w:ascii="Times New Roman" w:eastAsia="Times New Roman" w:hAnsi="Times New Roman" w:cs="Times New Roman"/>
            <w:color w:val="000000"/>
            <w:sz w:val="24"/>
            <w:szCs w:val="24"/>
          </w:rPr>
          <w:delText>7</w:delText>
        </w:r>
        <w:r w:rsidRPr="008409C8" w:rsidDel="001F0998">
          <w:rPr>
            <w:rFonts w:ascii="Times New Roman" w:eastAsia="Times New Roman" w:hAnsi="Times New Roman" w:cs="Times New Roman"/>
            <w:color w:val="000000"/>
            <w:sz w:val="24"/>
            <w:szCs w:val="24"/>
          </w:rPr>
          <w:delText>E)</w:delText>
        </w:r>
        <w:r w:rsidDel="001F0998">
          <w:rPr>
            <w:rFonts w:ascii="Times New Roman" w:eastAsia="Times New Roman" w:hAnsi="Times New Roman" w:cs="Times New Roman"/>
            <w:color w:val="000000"/>
            <w:sz w:val="24"/>
            <w:szCs w:val="24"/>
          </w:rPr>
          <w:delText>, suggesting integration</w:delText>
        </w:r>
        <w:r w:rsidRPr="008409C8" w:rsidDel="001F0998">
          <w:rPr>
            <w:rFonts w:ascii="Times New Roman" w:eastAsia="Times New Roman" w:hAnsi="Times New Roman" w:cs="Times New Roman"/>
            <w:color w:val="000000"/>
            <w:sz w:val="24"/>
            <w:szCs w:val="24"/>
          </w:rPr>
          <w:delText xml:space="preserve">. In contrast, no such difference was observed in Monkey T, suggesting that reward and delay were represented independently without integration </w:delText>
        </w:r>
        <w:r w:rsidDel="001F0998">
          <w:rPr>
            <w:rFonts w:ascii="Times New Roman" w:eastAsia="Times New Roman" w:hAnsi="Times New Roman" w:cs="Times New Roman"/>
            <w:color w:val="000000"/>
            <w:sz w:val="24"/>
            <w:szCs w:val="24"/>
          </w:rPr>
          <w:delText xml:space="preserve">in Monkey T </w:delText>
        </w:r>
        <w:r w:rsidRPr="008409C8" w:rsidDel="001F0998">
          <w:rPr>
            <w:rFonts w:ascii="Times New Roman" w:eastAsia="Times New Roman" w:hAnsi="Times New Roman" w:cs="Times New Roman"/>
            <w:color w:val="000000"/>
            <w:sz w:val="24"/>
            <w:szCs w:val="24"/>
          </w:rPr>
          <w:delText xml:space="preserve">(Fig. </w:delText>
        </w:r>
        <w:r w:rsidDel="001F0998">
          <w:rPr>
            <w:rFonts w:ascii="Times New Roman" w:eastAsia="Times New Roman" w:hAnsi="Times New Roman" w:cs="Times New Roman"/>
            <w:color w:val="000000"/>
            <w:sz w:val="24"/>
            <w:szCs w:val="24"/>
          </w:rPr>
          <w:delText>7</w:delText>
        </w:r>
        <w:r w:rsidRPr="008409C8" w:rsidDel="001F0998">
          <w:rPr>
            <w:rFonts w:ascii="Times New Roman" w:eastAsia="Times New Roman" w:hAnsi="Times New Roman" w:cs="Times New Roman"/>
            <w:color w:val="000000"/>
            <w:sz w:val="24"/>
            <w:szCs w:val="24"/>
          </w:rPr>
          <w:delText xml:space="preserve">F). </w:delText>
        </w:r>
      </w:del>
      <w:del w:id="555" w:author="Siyu Wang" w:date="2026-08-07T13:14:00Z" w16du:dateUtc="2026-08-07T17:14:00Z">
        <w:r w:rsidRPr="008409C8" w:rsidDel="00A11E85">
          <w:rPr>
            <w:rFonts w:ascii="Times New Roman" w:eastAsia="Times New Roman" w:hAnsi="Times New Roman" w:cs="Times New Roman"/>
            <w:color w:val="000000"/>
            <w:sz w:val="24"/>
            <w:szCs w:val="24"/>
          </w:rPr>
          <w:delText xml:space="preserve">These results align with the respective behavioral strategies of the two monkeys.  </w:delText>
        </w:r>
      </w:del>
    </w:p>
    <w:p w14:paraId="395A0207" w14:textId="5174E40A" w:rsidR="000108DF" w:rsidDel="00723428" w:rsidRDefault="000108DF" w:rsidP="00362D31">
      <w:pPr>
        <w:shd w:val="clear" w:color="auto" w:fill="FFFFFF"/>
        <w:spacing w:after="0" w:line="480" w:lineRule="auto"/>
        <w:rPr>
          <w:del w:id="556" w:author="Siyu Wang" w:date="2026-08-07T13:17:00Z" w16du:dateUtc="2026-08-07T17:17:00Z"/>
          <w:rFonts w:ascii="Times New Roman" w:eastAsia="Times New Roman" w:hAnsi="Times New Roman" w:cs="Times New Roman"/>
          <w:b/>
          <w:bCs/>
          <w:sz w:val="24"/>
          <w:szCs w:val="24"/>
        </w:rPr>
        <w:pPrChange w:id="557" w:author="Siyu Wang" w:date="2026-08-07T14:22:00Z" w16du:dateUtc="2026-08-07T18:22:00Z">
          <w:pPr>
            <w:shd w:val="clear" w:color="auto" w:fill="FFFFFF"/>
            <w:spacing w:after="0" w:line="480" w:lineRule="auto"/>
          </w:pPr>
        </w:pPrChange>
      </w:pPr>
      <w:del w:id="558" w:author="Siyu Wang" w:date="2026-08-07T13:17:00Z" w16du:dateUtc="2026-08-07T17:17:00Z">
        <w:r w:rsidDel="00723428">
          <w:rPr>
            <w:rFonts w:ascii="Times New Roman" w:eastAsia="Times New Roman" w:hAnsi="Times New Roman" w:cs="Times New Roman"/>
            <w:b/>
            <w:bCs/>
            <w:sz w:val="24"/>
            <w:szCs w:val="24"/>
          </w:rPr>
          <w:delText xml:space="preserve">3. The inverse coding of reward and delay in dlPFC reflects the temporal discounting computation. </w:delText>
        </w:r>
      </w:del>
    </w:p>
    <w:p w14:paraId="6B8D960D" w14:textId="0C5D4048" w:rsidR="000108DF" w:rsidDel="00723428" w:rsidRDefault="000108DF" w:rsidP="00362D31">
      <w:pPr>
        <w:shd w:val="clear" w:color="auto" w:fill="FFFFFF"/>
        <w:spacing w:after="0" w:line="480" w:lineRule="auto"/>
        <w:rPr>
          <w:del w:id="559" w:author="Siyu Wang" w:date="2026-08-07T13:17:00Z" w16du:dateUtc="2026-08-07T17:17:00Z"/>
          <w:rFonts w:ascii="Times New Roman" w:eastAsia="Times New Roman" w:hAnsi="Times New Roman" w:cs="Times New Roman"/>
          <w:color w:val="000000"/>
          <w:sz w:val="24"/>
          <w:szCs w:val="24"/>
        </w:rPr>
        <w:pPrChange w:id="560" w:author="Siyu Wang" w:date="2026-08-07T14:22:00Z" w16du:dateUtc="2026-08-07T18:22:00Z">
          <w:pPr>
            <w:shd w:val="clear" w:color="auto" w:fill="FFFFFF"/>
            <w:spacing w:after="0" w:line="480" w:lineRule="auto"/>
          </w:pPr>
        </w:pPrChange>
      </w:pPr>
    </w:p>
    <w:p w14:paraId="00000028" w14:textId="6D652CAD" w:rsidR="00585BFC" w:rsidDel="000108DF" w:rsidRDefault="00585BFC" w:rsidP="00362D31">
      <w:pPr>
        <w:shd w:val="clear" w:color="auto" w:fill="FFFFFF"/>
        <w:spacing w:after="0" w:line="480" w:lineRule="auto"/>
        <w:rPr>
          <w:del w:id="561" w:author="Siyu Wang" w:date="2026-08-07T12:45:00Z" w16du:dateUtc="2026-08-07T16:45:00Z"/>
          <w:rFonts w:ascii="Times New Roman" w:eastAsia="Times New Roman" w:hAnsi="Times New Roman" w:cs="Times New Roman"/>
          <w:sz w:val="24"/>
          <w:szCs w:val="24"/>
        </w:rPr>
        <w:pPrChange w:id="562" w:author="Siyu Wang" w:date="2026-08-07T14:22:00Z" w16du:dateUtc="2026-08-07T18:22:00Z">
          <w:pPr>
            <w:shd w:val="clear" w:color="auto" w:fill="FFFFFF"/>
            <w:spacing w:after="0" w:line="480" w:lineRule="auto"/>
          </w:pPr>
        </w:pPrChange>
      </w:pPr>
    </w:p>
    <w:p w14:paraId="00000029" w14:textId="27949D55" w:rsidR="00585BFC" w:rsidDel="000108DF" w:rsidRDefault="00000000" w:rsidP="00362D31">
      <w:pPr>
        <w:shd w:val="clear" w:color="auto" w:fill="FFFFFF"/>
        <w:spacing w:after="0" w:line="480" w:lineRule="auto"/>
        <w:rPr>
          <w:del w:id="563" w:author="Siyu Wang" w:date="2026-08-07T12:45:00Z" w16du:dateUtc="2026-08-07T16:45:00Z"/>
          <w:rFonts w:ascii="Times New Roman" w:eastAsia="Times New Roman" w:hAnsi="Times New Roman" w:cs="Times New Roman"/>
          <w:b/>
          <w:bCs/>
          <w:sz w:val="24"/>
          <w:szCs w:val="24"/>
        </w:rPr>
        <w:pPrChange w:id="564" w:author="Siyu Wang" w:date="2026-08-07T14:22:00Z" w16du:dateUtc="2026-08-07T18:22:00Z">
          <w:pPr>
            <w:shd w:val="clear" w:color="auto" w:fill="FFFFFF"/>
            <w:spacing w:after="0" w:line="480" w:lineRule="auto"/>
          </w:pPr>
        </w:pPrChange>
      </w:pPr>
      <w:del w:id="565" w:author="Siyu Wang" w:date="2026-08-07T12:45:00Z" w16du:dateUtc="2026-08-07T16:45:00Z">
        <w:r w:rsidDel="000108DF">
          <w:rPr>
            <w:rFonts w:ascii="Times New Roman" w:eastAsia="Times New Roman" w:hAnsi="Times New Roman" w:cs="Times New Roman"/>
            <w:b/>
            <w:bCs/>
            <w:sz w:val="24"/>
            <w:szCs w:val="24"/>
          </w:rPr>
          <w:delText xml:space="preserve">3. The inverse coding of reward and delay in dlPFC reflects the temporal discounting computation. </w:delText>
        </w:r>
      </w:del>
    </w:p>
    <w:p w14:paraId="0000002A" w14:textId="34CE6EE2" w:rsidR="00585BFC" w:rsidDel="000108DF" w:rsidRDefault="00000000" w:rsidP="00362D31">
      <w:pPr>
        <w:shd w:val="clear" w:color="auto" w:fill="FFFFFF"/>
        <w:spacing w:after="0" w:line="480" w:lineRule="auto"/>
        <w:rPr>
          <w:del w:id="566" w:author="Siyu Wang" w:date="2026-08-07T12:45:00Z" w16du:dateUtc="2026-08-07T16:45:00Z"/>
          <w:rFonts w:ascii="Times New Roman" w:eastAsia="Times New Roman" w:hAnsi="Times New Roman" w:cs="Times New Roman"/>
          <w:color w:val="000000"/>
          <w:sz w:val="24"/>
          <w:szCs w:val="24"/>
        </w:rPr>
        <w:pPrChange w:id="567" w:author="Siyu Wang" w:date="2026-08-07T14:22:00Z" w16du:dateUtc="2026-08-07T18:22:00Z">
          <w:pPr>
            <w:shd w:val="clear" w:color="auto" w:fill="FFFFFF"/>
            <w:spacing w:after="0" w:line="480" w:lineRule="auto"/>
          </w:pPr>
        </w:pPrChange>
      </w:pPr>
      <w:del w:id="568" w:author="Siyu Wang" w:date="2026-08-07T12:45:00Z" w16du:dateUtc="2026-08-07T16:45:00Z">
        <w:r w:rsidDel="000108DF">
          <w:rPr>
            <w:rFonts w:ascii="Times New Roman" w:eastAsia="Times New Roman" w:hAnsi="Times New Roman" w:cs="Times New Roman"/>
            <w:sz w:val="24"/>
            <w:szCs w:val="24"/>
          </w:rPr>
          <w:delText>First, we examined single neuron responses to reward and delay. We recorded 170 neurons in dlPFC (107 neurons in Monkey T and 63 neurons in Monkey S; Fig. S1A) while the animals performed the task. During the offer period, 121 out of 170 neurons were significantly modulated by reward magnitude and/or delay (2-way ANOVA, p &lt; 0.05; Fig. S1B). Sliding-window ANOVA analysis showed that t</w:delText>
        </w:r>
        <w:r w:rsidDel="000108DF">
          <w:rPr>
            <w:rFonts w:ascii="Times New Roman" w:eastAsia="Times New Roman" w:hAnsi="Times New Roman" w:cs="Times New Roman"/>
            <w:color w:val="000000"/>
            <w:sz w:val="24"/>
            <w:szCs w:val="24"/>
          </w:rPr>
          <w:delText>he proportion of neurons modulated by each factor increased shortly after cue presentation (Fig. S1C-D). To quantify the strength of encoding for each variable (reward magnitude, delay, and their interaction), we computed omega squared (ω²), which estimates the proportion of variance in neural activity explained by each factor (see Methods).  Neither monkey showed a significant representation of the upcoming choice (accept vs. refuse</w:delText>
        </w:r>
      </w:del>
      <w:ins w:id="569" w:author="Siyu Wang [2]" w:date="2026-07-19T13:50:00Z" w16du:dateUtc="2026-07-19T17:50:00Z">
        <w:del w:id="570" w:author="Siyu Wang" w:date="2026-08-07T12:45:00Z" w16du:dateUtc="2026-08-07T16:45:00Z">
          <w:r w:rsidR="00EC3E1F" w:rsidDel="000108DF">
            <w:rPr>
              <w:rFonts w:ascii="Times New Roman" w:eastAsia="Times New Roman" w:hAnsi="Times New Roman" w:cs="Times New Roman"/>
              <w:color w:val="000000"/>
              <w:sz w:val="24"/>
              <w:szCs w:val="24"/>
            </w:rPr>
            <w:delText>reject</w:delText>
          </w:r>
        </w:del>
      </w:ins>
      <w:del w:id="571" w:author="Siyu Wang" w:date="2026-08-07T12:45:00Z" w16du:dateUtc="2026-08-07T16:45:00Z">
        <w:r w:rsidDel="000108DF">
          <w:rPr>
            <w:rFonts w:ascii="Times New Roman" w:eastAsia="Times New Roman" w:hAnsi="Times New Roman" w:cs="Times New Roman"/>
            <w:color w:val="000000"/>
            <w:sz w:val="24"/>
            <w:szCs w:val="24"/>
          </w:rPr>
          <w:delText>) following the offer onset (Fig. S1C-D and Fig. S2A-B, yellow lines), suggesting that dlPFC activity during this epoch – during which choice order was still unknown - primarily reflected the offer evaluation rather than the commitment to a choice.</w:delText>
        </w:r>
      </w:del>
    </w:p>
    <w:p w14:paraId="0000002B" w14:textId="4F142FE8" w:rsidR="00585BFC" w:rsidDel="00723428" w:rsidRDefault="00000000" w:rsidP="00362D31">
      <w:pPr>
        <w:spacing w:after="0" w:line="480" w:lineRule="auto"/>
        <w:rPr>
          <w:del w:id="572" w:author="Siyu Wang" w:date="2026-08-07T13:17:00Z" w16du:dateUtc="2026-08-07T17:17:00Z"/>
          <w:rFonts w:ascii="Times New Roman" w:eastAsia="Times New Roman" w:hAnsi="Times New Roman" w:cs="Times New Roman"/>
          <w:color w:val="000000"/>
          <w:sz w:val="24"/>
          <w:szCs w:val="24"/>
        </w:rPr>
        <w:pPrChange w:id="573" w:author="Siyu Wang" w:date="2026-08-07T14:22:00Z" w16du:dateUtc="2026-08-07T18:22:00Z">
          <w:pPr>
            <w:spacing w:after="0" w:line="480" w:lineRule="auto"/>
            <w:ind w:firstLine="270"/>
          </w:pPr>
        </w:pPrChange>
      </w:pPr>
      <w:del w:id="574" w:author="Siyu Wang" w:date="2026-08-07T13:17:00Z" w16du:dateUtc="2026-08-07T17:17:00Z">
        <w:r w:rsidDel="00723428">
          <w:rPr>
            <w:rFonts w:ascii="Times New Roman" w:eastAsia="Times New Roman" w:hAnsi="Times New Roman" w:cs="Times New Roman"/>
            <w:sz w:val="24"/>
            <w:szCs w:val="24"/>
          </w:rPr>
          <w:delText xml:space="preserve">Next, we defined the population coding dimensions of reward and delay based on the beta coefficients obtained from the sliding-window ANOVA analysis. For both animals, prefrontal neurons showed an inverse correlation between the encoding of reward and delay, reflecting temporal discounting computation (Fig. 5A-B). </w:delText>
        </w:r>
        <w:r w:rsidDel="00723428">
          <w:rPr>
            <w:rFonts w:ascii="Times New Roman" w:eastAsia="Times New Roman" w:hAnsi="Times New Roman" w:cs="Times New Roman"/>
            <w:color w:val="000000"/>
            <w:sz w:val="24"/>
            <w:szCs w:val="24"/>
          </w:rPr>
          <w:delText xml:space="preserve">This relationship became stronger as the offer epoch progressed </w:delText>
        </w:r>
        <w:r w:rsidDel="00723428">
          <w:rPr>
            <w:rFonts w:ascii="Times New Roman" w:eastAsia="Times New Roman" w:hAnsi="Times New Roman" w:cs="Times New Roman"/>
            <w:sz w:val="24"/>
            <w:szCs w:val="24"/>
          </w:rPr>
          <w:delText>(Fig. S3).</w:delText>
        </w:r>
        <w:r w:rsidDel="00723428">
          <w:rPr>
            <w:rFonts w:ascii="Times New Roman" w:eastAsia="Times New Roman" w:hAnsi="Times New Roman" w:cs="Times New Roman"/>
            <w:color w:val="000000"/>
            <w:sz w:val="24"/>
            <w:szCs w:val="24"/>
          </w:rPr>
          <w:delText xml:space="preserve"> As a negative control, we performed the same analysis in the 250 ms window before cue onset , and no significance was found (Fig. S3A, E), suggesting that these relationships were unique to the evaluation period.</w:delText>
        </w:r>
      </w:del>
    </w:p>
    <w:p w14:paraId="0000002C" w14:textId="1A6F2EAC" w:rsidR="00585BFC" w:rsidDel="00723428" w:rsidRDefault="00000000" w:rsidP="00362D31">
      <w:pPr>
        <w:spacing w:after="0" w:line="480" w:lineRule="auto"/>
        <w:rPr>
          <w:del w:id="575" w:author="Siyu Wang" w:date="2026-08-07T13:17:00Z" w16du:dateUtc="2026-08-07T17:17:00Z"/>
          <w:rFonts w:ascii="Times New Roman" w:eastAsia="Times New Roman" w:hAnsi="Times New Roman" w:cs="Times New Roman"/>
          <w:color w:val="000000"/>
          <w:sz w:val="24"/>
          <w:szCs w:val="24"/>
        </w:rPr>
        <w:pPrChange w:id="576" w:author="Siyu Wang" w:date="2026-08-07T14:22:00Z" w16du:dateUtc="2026-08-07T18:22:00Z">
          <w:pPr>
            <w:spacing w:after="0" w:line="480" w:lineRule="auto"/>
            <w:ind w:firstLine="270"/>
          </w:pPr>
        </w:pPrChange>
      </w:pPr>
      <w:del w:id="577" w:author="Siyu Wang" w:date="2026-08-07T13:17:00Z" w16du:dateUtc="2026-08-07T17:17:00Z">
        <w:r w:rsidDel="00723428">
          <w:rPr>
            <w:rFonts w:ascii="Times New Roman" w:eastAsia="Times New Roman" w:hAnsi="Times New Roman" w:cs="Times New Roman"/>
            <w:color w:val="000000"/>
            <w:sz w:val="24"/>
            <w:szCs w:val="24"/>
          </w:rPr>
          <w:delText xml:space="preserve">Although the inverse coding was present in both monkeys, we observed differences in the timing and duration of the inverse relationship between the two monkeys. In Monkey S, the inverse relationship emerged rapidly within 250ms after cue onset, and persisted throughout cue presentation (Fig. S3B–D). In Monkey T, a similar trend was observed, but it did not reach statistical significance during the early epochs (Fig. S3G–I). </w:delText>
        </w:r>
      </w:del>
    </w:p>
    <w:p w14:paraId="0000002D" w14:textId="77777777" w:rsidR="00585BFC" w:rsidRDefault="00585BFC" w:rsidP="00CC1B8E">
      <w:pPr>
        <w:spacing w:after="0" w:line="480" w:lineRule="auto"/>
        <w:ind w:firstLine="270"/>
        <w:rPr>
          <w:rFonts w:ascii="Times New Roman" w:eastAsia="Times New Roman" w:hAnsi="Times New Roman" w:cs="Times New Roman"/>
          <w:b/>
          <w:bCs/>
          <w:sz w:val="24"/>
          <w:szCs w:val="24"/>
        </w:rPr>
        <w:pPrChange w:id="578" w:author="Siyu Wang" w:date="2026-08-07T14:27:00Z" w16du:dateUtc="2026-08-07T18:27:00Z">
          <w:pPr>
            <w:shd w:val="clear" w:color="auto" w:fill="FFFFFF"/>
            <w:spacing w:after="0" w:line="480" w:lineRule="auto"/>
            <w:ind w:firstLine="360"/>
          </w:pPr>
        </w:pPrChange>
      </w:pPr>
    </w:p>
    <w:p w14:paraId="0000002E" w14:textId="03A29C33" w:rsidR="00585BFC" w:rsidRDefault="00BC733B">
      <w:pPr>
        <w:shd w:val="clear" w:color="auto" w:fill="FFFFFF"/>
        <w:spacing w:after="0" w:line="480" w:lineRule="auto"/>
        <w:rPr>
          <w:rFonts w:ascii="Times New Roman" w:eastAsia="Times New Roman" w:hAnsi="Times New Roman" w:cs="Times New Roman"/>
          <w:b/>
          <w:bCs/>
          <w:sz w:val="24"/>
          <w:szCs w:val="24"/>
        </w:rPr>
      </w:pPr>
      <w:ins w:id="579" w:author="Siyu Wang" w:date="2026-08-07T14:27:00Z" w16du:dateUtc="2026-08-07T18:27:00Z">
        <w:r>
          <w:rPr>
            <w:rFonts w:ascii="Times New Roman" w:eastAsia="Times New Roman" w:hAnsi="Times New Roman" w:cs="Times New Roman"/>
            <w:b/>
            <w:bCs/>
            <w:sz w:val="24"/>
            <w:szCs w:val="24"/>
          </w:rPr>
          <w:t>5</w:t>
        </w:r>
      </w:ins>
      <w:del w:id="580" w:author="Siyu Wang" w:date="2026-08-07T14:27:00Z" w16du:dateUtc="2026-08-07T18:27:00Z">
        <w:r w:rsidR="00000000" w:rsidDel="00BC733B">
          <w:rPr>
            <w:rFonts w:ascii="Times New Roman" w:eastAsia="Times New Roman" w:hAnsi="Times New Roman" w:cs="Times New Roman"/>
            <w:b/>
            <w:bCs/>
            <w:sz w:val="24"/>
            <w:szCs w:val="24"/>
          </w:rPr>
          <w:delText>4</w:delText>
        </w:r>
      </w:del>
      <w:r w:rsidR="00000000">
        <w:rPr>
          <w:rFonts w:ascii="Times New Roman" w:eastAsia="Times New Roman" w:hAnsi="Times New Roman" w:cs="Times New Roman"/>
          <w:b/>
          <w:bCs/>
          <w:sz w:val="24"/>
          <w:szCs w:val="24"/>
        </w:rPr>
        <w:t xml:space="preserve">. Neural signatures of the </w:t>
      </w:r>
      <w:del w:id="581" w:author="Siyu Wang [2]" w:date="2026-07-19T12:41:00Z" w16du:dateUtc="2026-07-19T16:41:00Z">
        <w:r w:rsidR="00000000" w:rsidDel="00577185">
          <w:rPr>
            <w:rFonts w:ascii="Times New Roman" w:eastAsia="Times New Roman" w:hAnsi="Times New Roman" w:cs="Times New Roman"/>
            <w:b/>
            <w:bCs/>
            <w:sz w:val="24"/>
            <w:szCs w:val="24"/>
          </w:rPr>
          <w:delText>go signal</w:delText>
        </w:r>
      </w:del>
      <w:ins w:id="582" w:author="Siyu Wang [2]" w:date="2026-07-19T14:28:00Z" w16du:dateUtc="2026-07-19T18:28:00Z">
        <w:r w:rsidR="00674CD6">
          <w:rPr>
            <w:rFonts w:ascii="Times New Roman" w:eastAsia="Times New Roman" w:hAnsi="Times New Roman" w:cs="Times New Roman"/>
            <w:b/>
            <w:bCs/>
            <w:sz w:val="24"/>
            <w:szCs w:val="24"/>
          </w:rPr>
          <w:t>go signal</w:t>
        </w:r>
      </w:ins>
      <w:r w:rsidR="00000000">
        <w:rPr>
          <w:rFonts w:ascii="Times New Roman" w:eastAsia="Times New Roman" w:hAnsi="Times New Roman" w:cs="Times New Roman"/>
          <w:b/>
          <w:bCs/>
          <w:sz w:val="24"/>
          <w:szCs w:val="24"/>
        </w:rPr>
        <w:t xml:space="preserve"> modulation of value </w:t>
      </w:r>
      <w:del w:id="583" w:author="Siyu Wang" w:date="2026-08-07T14:27:00Z" w16du:dateUtc="2026-08-07T18:27:00Z">
        <w:r w:rsidR="00000000" w:rsidDel="00603E77">
          <w:rPr>
            <w:rFonts w:ascii="Times New Roman" w:eastAsia="Times New Roman" w:hAnsi="Times New Roman" w:cs="Times New Roman"/>
            <w:b/>
            <w:bCs/>
            <w:sz w:val="24"/>
            <w:szCs w:val="24"/>
          </w:rPr>
          <w:delText>en</w:delText>
        </w:r>
      </w:del>
      <w:r w:rsidR="00000000">
        <w:rPr>
          <w:rFonts w:ascii="Times New Roman" w:eastAsia="Times New Roman" w:hAnsi="Times New Roman" w:cs="Times New Roman"/>
          <w:b/>
          <w:bCs/>
          <w:sz w:val="24"/>
          <w:szCs w:val="24"/>
        </w:rPr>
        <w:t>coding.</w:t>
      </w:r>
    </w:p>
    <w:p w14:paraId="0000002F" w14:textId="5DFE99F5" w:rsidR="00585BFC" w:rsidRDefault="00000000">
      <w:pPr>
        <w:shd w:val="clear" w:color="auto" w:fill="FFFFFF"/>
        <w:spacing w:after="0" w:line="480" w:lineRule="auto"/>
        <w:ind w:firstLine="360"/>
        <w:rPr>
          <w:ins w:id="584" w:author="Siyu Wang" w:date="2026-08-07T14:28:00Z" w16du:dateUtc="2026-08-07T18:2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Behaviorally, we observed that monkeys’ acceptance rate for offers was modulated by the </w:t>
      </w:r>
      <w:del w:id="585" w:author="Siyu Wang [2]" w:date="2026-07-19T12:41:00Z" w16du:dateUtc="2026-07-19T16:41:00Z">
        <w:r w:rsidDel="00577185">
          <w:rPr>
            <w:rFonts w:ascii="Times New Roman" w:eastAsia="Times New Roman" w:hAnsi="Times New Roman" w:cs="Times New Roman"/>
            <w:sz w:val="24"/>
            <w:szCs w:val="24"/>
          </w:rPr>
          <w:delText>go signal</w:delText>
        </w:r>
      </w:del>
      <w:ins w:id="586"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Specifically, the animals were more likely to accept an offer if the first </w:t>
      </w:r>
      <w:del w:id="587" w:author="Siyu Wang [2]" w:date="2026-07-19T12:41:00Z" w16du:dateUtc="2026-07-19T16:41:00Z">
        <w:r w:rsidDel="00577185">
          <w:rPr>
            <w:rFonts w:ascii="Times New Roman" w:eastAsia="Times New Roman" w:hAnsi="Times New Roman" w:cs="Times New Roman"/>
            <w:sz w:val="24"/>
            <w:szCs w:val="24"/>
          </w:rPr>
          <w:delText>go signal</w:delText>
        </w:r>
      </w:del>
      <w:ins w:id="588"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purple. We then looked for neural signatures of the </w:t>
      </w:r>
      <w:del w:id="589" w:author="Siyu Wang [2]" w:date="2026-07-19T12:41:00Z" w16du:dateUtc="2026-07-19T16:41:00Z">
        <w:r w:rsidDel="00577185">
          <w:rPr>
            <w:rFonts w:ascii="Times New Roman" w:eastAsia="Times New Roman" w:hAnsi="Times New Roman" w:cs="Times New Roman"/>
            <w:sz w:val="24"/>
            <w:szCs w:val="24"/>
          </w:rPr>
          <w:delText>go signal</w:delText>
        </w:r>
      </w:del>
      <w:ins w:id="590"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78AC69A3" w14:textId="77777777" w:rsidR="00C0486F" w:rsidRDefault="009E3B71">
      <w:pPr>
        <w:shd w:val="clear" w:color="auto" w:fill="FFFFFF"/>
        <w:spacing w:after="0" w:line="480" w:lineRule="auto"/>
        <w:ind w:firstLine="360"/>
        <w:rPr>
          <w:ins w:id="591" w:author="Siyu Wang" w:date="2026-08-07T14:34:00Z" w16du:dateUtc="2026-08-07T18:34:00Z"/>
          <w:rFonts w:ascii="Times New Roman" w:eastAsia="Times New Roman" w:hAnsi="Times New Roman" w:cs="Times New Roman"/>
          <w:sz w:val="24"/>
          <w:szCs w:val="24"/>
        </w:rPr>
      </w:pPr>
      <w:ins w:id="592" w:author="Siyu Wang" w:date="2026-08-07T14:28:00Z" w16du:dateUtc="2026-08-07T18:28:00Z">
        <w:r>
          <w:rPr>
            <w:rFonts w:ascii="Times New Roman" w:eastAsia="Times New Roman" w:hAnsi="Times New Roman" w:cs="Times New Roman"/>
            <w:sz w:val="24"/>
            <w:szCs w:val="24"/>
          </w:rPr>
          <w:t xml:space="preserve">To assess how go signal modulates the population activity, we first defined a value coding </w:t>
        </w:r>
      </w:ins>
      <w:ins w:id="593" w:author="Siyu Wang" w:date="2026-08-07T14:29:00Z" w16du:dateUtc="2026-08-07T18:29:00Z">
        <w:r>
          <w:rPr>
            <w:rFonts w:ascii="Times New Roman" w:eastAsia="Times New Roman" w:hAnsi="Times New Roman" w:cs="Times New Roman"/>
            <w:sz w:val="24"/>
            <w:szCs w:val="24"/>
          </w:rPr>
          <w:t xml:space="preserve">dimension (similar to </w:t>
        </w:r>
      </w:ins>
      <w:ins w:id="594" w:author="Siyu Wang" w:date="2026-08-07T14:30:00Z" w16du:dateUtc="2026-08-07T18:30:00Z">
        <w:r w:rsidR="00175A07">
          <w:rPr>
            <w:rFonts w:ascii="Times New Roman" w:eastAsia="Times New Roman" w:hAnsi="Times New Roman" w:cs="Times New Roman"/>
            <w:sz w:val="24"/>
            <w:szCs w:val="24"/>
          </w:rPr>
          <w:t xml:space="preserve">methods to obtain </w:t>
        </w:r>
      </w:ins>
      <w:ins w:id="595" w:author="Siyu Wang" w:date="2026-08-07T14:29:00Z" w16du:dateUtc="2026-08-07T18:29:00Z">
        <w:r>
          <w:rPr>
            <w:rFonts w:ascii="Times New Roman" w:eastAsia="Times New Roman" w:hAnsi="Times New Roman" w:cs="Times New Roman"/>
            <w:sz w:val="24"/>
            <w:szCs w:val="24"/>
          </w:rPr>
          <w:t xml:space="preserve">drop/delay coding dimensions, see Methods). </w:t>
        </w:r>
      </w:ins>
      <w:ins w:id="596" w:author="Siyu Wang" w:date="2026-08-07T14:30:00Z" w16du:dateUtc="2026-08-07T18:30:00Z">
        <w:r w:rsidR="00473B21">
          <w:rPr>
            <w:rFonts w:ascii="Times New Roman" w:eastAsia="Times New Roman" w:hAnsi="Times New Roman" w:cs="Times New Roman"/>
            <w:sz w:val="24"/>
            <w:szCs w:val="24"/>
          </w:rPr>
          <w:t xml:space="preserve">As </w:t>
        </w:r>
      </w:ins>
      <w:ins w:id="597" w:author="Siyu Wang" w:date="2026-08-07T14:31:00Z" w16du:dateUtc="2026-08-07T18:31:00Z">
        <w:r w:rsidR="00473B21">
          <w:rPr>
            <w:rFonts w:ascii="Times New Roman" w:eastAsia="Times New Roman" w:hAnsi="Times New Roman" w:cs="Times New Roman"/>
            <w:sz w:val="24"/>
            <w:szCs w:val="24"/>
          </w:rPr>
          <w:t>expected</w:t>
        </w:r>
      </w:ins>
      <w:ins w:id="598" w:author="Siyu Wang" w:date="2026-08-07T14:30:00Z" w16du:dateUtc="2026-08-07T18:30:00Z">
        <w:r w:rsidR="00473B21">
          <w:rPr>
            <w:rFonts w:ascii="Times New Roman" w:eastAsia="Times New Roman" w:hAnsi="Times New Roman" w:cs="Times New Roman"/>
            <w:sz w:val="24"/>
            <w:szCs w:val="24"/>
          </w:rPr>
          <w:t xml:space="preserve">, </w:t>
        </w:r>
      </w:ins>
      <w:ins w:id="599" w:author="Siyu Wang" w:date="2026-08-07T14:31:00Z" w16du:dateUtc="2026-08-07T18:31:00Z">
        <w:r w:rsidR="00473B21">
          <w:rPr>
            <w:rFonts w:ascii="Times New Roman" w:eastAsia="Times New Roman" w:hAnsi="Times New Roman" w:cs="Times New Roman"/>
            <w:sz w:val="24"/>
            <w:szCs w:val="24"/>
          </w:rPr>
          <w:t>we observed a positive</w:t>
        </w:r>
      </w:ins>
      <w:ins w:id="600" w:author="Siyu Wang" w:date="2026-08-07T14:30:00Z" w16du:dateUtc="2026-08-07T18:30:00Z">
        <w:r w:rsidR="00473B21">
          <w:rPr>
            <w:rFonts w:ascii="Times New Roman" w:eastAsia="Times New Roman" w:hAnsi="Times New Roman" w:cs="Times New Roman"/>
            <w:sz w:val="24"/>
            <w:szCs w:val="24"/>
          </w:rPr>
          <w:t xml:space="preserve"> alignment of </w:t>
        </w:r>
      </w:ins>
      <w:ins w:id="601" w:author="Siyu Wang" w:date="2026-08-07T14:31:00Z" w16du:dateUtc="2026-08-07T18:31:00Z">
        <w:r w:rsidR="00473B21">
          <w:rPr>
            <w:rFonts w:ascii="Times New Roman" w:eastAsia="Times New Roman" w:hAnsi="Times New Roman" w:cs="Times New Roman"/>
            <w:sz w:val="24"/>
            <w:szCs w:val="24"/>
          </w:rPr>
          <w:t xml:space="preserve">between </w:t>
        </w:r>
      </w:ins>
      <w:ins w:id="602" w:author="Siyu Wang" w:date="2026-08-07T14:32:00Z" w16du:dateUtc="2026-08-07T18:32:00Z">
        <w:r w:rsidR="00473B21">
          <w:rPr>
            <w:rFonts w:ascii="Times New Roman" w:eastAsia="Times New Roman" w:hAnsi="Times New Roman" w:cs="Times New Roman"/>
            <w:sz w:val="24"/>
            <w:szCs w:val="24"/>
          </w:rPr>
          <w:t xml:space="preserve">the </w:t>
        </w:r>
      </w:ins>
      <w:ins w:id="603" w:author="Siyu Wang" w:date="2026-08-07T14:31:00Z" w16du:dateUtc="2026-08-07T18:31:00Z">
        <w:r w:rsidR="00473B21">
          <w:rPr>
            <w:rFonts w:ascii="Times New Roman" w:eastAsia="Times New Roman" w:hAnsi="Times New Roman" w:cs="Times New Roman"/>
            <w:sz w:val="24"/>
            <w:szCs w:val="24"/>
          </w:rPr>
          <w:t xml:space="preserve">value and </w:t>
        </w:r>
      </w:ins>
      <w:ins w:id="604" w:author="Siyu Wang" w:date="2026-08-07T14:30:00Z" w16du:dateUtc="2026-08-07T18:30:00Z">
        <w:r w:rsidR="00473B21">
          <w:rPr>
            <w:rFonts w:ascii="Times New Roman" w:eastAsia="Times New Roman" w:hAnsi="Times New Roman" w:cs="Times New Roman"/>
            <w:sz w:val="24"/>
            <w:szCs w:val="24"/>
          </w:rPr>
          <w:t>the drop</w:t>
        </w:r>
      </w:ins>
      <w:ins w:id="605" w:author="Siyu Wang" w:date="2026-08-07T14:31:00Z" w16du:dateUtc="2026-08-07T18:31:00Z">
        <w:r w:rsidR="00473B21">
          <w:rPr>
            <w:rFonts w:ascii="Times New Roman" w:eastAsia="Times New Roman" w:hAnsi="Times New Roman" w:cs="Times New Roman"/>
            <w:sz w:val="24"/>
            <w:szCs w:val="24"/>
          </w:rPr>
          <w:t xml:space="preserve"> </w:t>
        </w:r>
      </w:ins>
      <w:ins w:id="606" w:author="Siyu Wang" w:date="2026-08-07T14:30:00Z" w16du:dateUtc="2026-08-07T18:30:00Z">
        <w:r w:rsidR="00473B21">
          <w:rPr>
            <w:rFonts w:ascii="Times New Roman" w:eastAsia="Times New Roman" w:hAnsi="Times New Roman" w:cs="Times New Roman"/>
            <w:sz w:val="24"/>
            <w:szCs w:val="24"/>
          </w:rPr>
          <w:t>coding dimension</w:t>
        </w:r>
      </w:ins>
      <w:ins w:id="607" w:author="Siyu Wang" w:date="2026-08-07T14:31:00Z" w16du:dateUtc="2026-08-07T18:31:00Z">
        <w:r w:rsidR="00473B21">
          <w:rPr>
            <w:rFonts w:ascii="Times New Roman" w:eastAsia="Times New Roman" w:hAnsi="Times New Roman" w:cs="Times New Roman"/>
            <w:sz w:val="24"/>
            <w:szCs w:val="24"/>
          </w:rPr>
          <w:t>s</w:t>
        </w:r>
      </w:ins>
      <w:ins w:id="608" w:author="Siyu Wang" w:date="2026-08-07T14:32:00Z" w16du:dateUtc="2026-08-07T18:32:00Z">
        <w:r w:rsidR="00C14C50">
          <w:rPr>
            <w:rFonts w:ascii="Times New Roman" w:eastAsia="Times New Roman" w:hAnsi="Times New Roman" w:cs="Times New Roman"/>
            <w:sz w:val="24"/>
            <w:szCs w:val="24"/>
          </w:rPr>
          <w:t xml:space="preserve"> (Fig. 7A-B)</w:t>
        </w:r>
      </w:ins>
      <w:ins w:id="609" w:author="Siyu Wang" w:date="2026-08-07T14:30:00Z" w16du:dateUtc="2026-08-07T18:30:00Z">
        <w:r w:rsidR="00473B21">
          <w:rPr>
            <w:rFonts w:ascii="Times New Roman" w:eastAsia="Times New Roman" w:hAnsi="Times New Roman" w:cs="Times New Roman"/>
            <w:sz w:val="24"/>
            <w:szCs w:val="24"/>
          </w:rPr>
          <w:t xml:space="preserve"> and </w:t>
        </w:r>
      </w:ins>
      <w:ins w:id="610" w:author="Siyu Wang" w:date="2026-08-07T14:31:00Z" w16du:dateUtc="2026-08-07T18:31:00Z">
        <w:r w:rsidR="00473B21">
          <w:rPr>
            <w:rFonts w:ascii="Times New Roman" w:eastAsia="Times New Roman" w:hAnsi="Times New Roman" w:cs="Times New Roman"/>
            <w:sz w:val="24"/>
            <w:szCs w:val="24"/>
          </w:rPr>
          <w:t xml:space="preserve">a </w:t>
        </w:r>
      </w:ins>
      <w:ins w:id="611" w:author="Siyu Wang" w:date="2026-08-07T14:30:00Z" w16du:dateUtc="2026-08-07T18:30:00Z">
        <w:r w:rsidR="00473B21">
          <w:rPr>
            <w:rFonts w:ascii="Times New Roman" w:eastAsia="Times New Roman" w:hAnsi="Times New Roman" w:cs="Times New Roman"/>
            <w:sz w:val="24"/>
            <w:szCs w:val="24"/>
          </w:rPr>
          <w:t xml:space="preserve">negative alignment </w:t>
        </w:r>
      </w:ins>
      <w:ins w:id="612" w:author="Siyu Wang" w:date="2026-08-07T14:31:00Z" w16du:dateUtc="2026-08-07T18:31:00Z">
        <w:r w:rsidR="00473B21">
          <w:rPr>
            <w:rFonts w:ascii="Times New Roman" w:eastAsia="Times New Roman" w:hAnsi="Times New Roman" w:cs="Times New Roman"/>
            <w:sz w:val="24"/>
            <w:szCs w:val="24"/>
          </w:rPr>
          <w:t xml:space="preserve">between </w:t>
        </w:r>
      </w:ins>
      <w:ins w:id="613" w:author="Siyu Wang" w:date="2026-08-07T14:32:00Z" w16du:dateUtc="2026-08-07T18:32:00Z">
        <w:r w:rsidR="00473B21">
          <w:rPr>
            <w:rFonts w:ascii="Times New Roman" w:eastAsia="Times New Roman" w:hAnsi="Times New Roman" w:cs="Times New Roman"/>
            <w:sz w:val="24"/>
            <w:szCs w:val="24"/>
          </w:rPr>
          <w:t xml:space="preserve">the </w:t>
        </w:r>
      </w:ins>
      <w:ins w:id="614" w:author="Siyu Wang" w:date="2026-08-07T14:31:00Z" w16du:dateUtc="2026-08-07T18:31:00Z">
        <w:r w:rsidR="00473B21">
          <w:rPr>
            <w:rFonts w:ascii="Times New Roman" w:eastAsia="Times New Roman" w:hAnsi="Times New Roman" w:cs="Times New Roman"/>
            <w:sz w:val="24"/>
            <w:szCs w:val="24"/>
          </w:rPr>
          <w:t>value and</w:t>
        </w:r>
      </w:ins>
      <w:ins w:id="615" w:author="Siyu Wang" w:date="2026-08-07T14:30:00Z" w16du:dateUtc="2026-08-07T18:30:00Z">
        <w:r w:rsidR="00473B21">
          <w:rPr>
            <w:rFonts w:ascii="Times New Roman" w:eastAsia="Times New Roman" w:hAnsi="Times New Roman" w:cs="Times New Roman"/>
            <w:sz w:val="24"/>
            <w:szCs w:val="24"/>
          </w:rPr>
          <w:t xml:space="preserve"> the delay</w:t>
        </w:r>
      </w:ins>
      <w:ins w:id="616" w:author="Siyu Wang" w:date="2026-08-07T14:32:00Z" w16du:dateUtc="2026-08-07T18:32:00Z">
        <w:r w:rsidR="00473B21">
          <w:rPr>
            <w:rFonts w:ascii="Times New Roman" w:eastAsia="Times New Roman" w:hAnsi="Times New Roman" w:cs="Times New Roman"/>
            <w:sz w:val="24"/>
            <w:szCs w:val="24"/>
          </w:rPr>
          <w:t xml:space="preserve"> </w:t>
        </w:r>
      </w:ins>
      <w:ins w:id="617" w:author="Siyu Wang" w:date="2026-08-07T14:30:00Z" w16du:dateUtc="2026-08-07T18:30:00Z">
        <w:r w:rsidR="00473B21">
          <w:rPr>
            <w:rFonts w:ascii="Times New Roman" w:eastAsia="Times New Roman" w:hAnsi="Times New Roman" w:cs="Times New Roman"/>
            <w:sz w:val="24"/>
            <w:szCs w:val="24"/>
          </w:rPr>
          <w:t>coding dimension</w:t>
        </w:r>
      </w:ins>
      <w:ins w:id="618" w:author="Siyu Wang" w:date="2026-08-07T14:32:00Z" w16du:dateUtc="2026-08-07T18:32:00Z">
        <w:r w:rsidR="00473B21">
          <w:rPr>
            <w:rFonts w:ascii="Times New Roman" w:eastAsia="Times New Roman" w:hAnsi="Times New Roman" w:cs="Times New Roman"/>
            <w:sz w:val="24"/>
            <w:szCs w:val="24"/>
          </w:rPr>
          <w:t>s</w:t>
        </w:r>
        <w:r w:rsidR="00C14C50">
          <w:rPr>
            <w:rFonts w:ascii="Times New Roman" w:eastAsia="Times New Roman" w:hAnsi="Times New Roman" w:cs="Times New Roman"/>
            <w:sz w:val="24"/>
            <w:szCs w:val="24"/>
          </w:rPr>
          <w:t xml:space="preserve"> (Fig. 7</w:t>
        </w:r>
        <w:r w:rsidR="00C14C50">
          <w:rPr>
            <w:rFonts w:ascii="Times New Roman" w:eastAsia="Times New Roman" w:hAnsi="Times New Roman" w:cs="Times New Roman"/>
            <w:sz w:val="24"/>
            <w:szCs w:val="24"/>
          </w:rPr>
          <w:t>C</w:t>
        </w:r>
        <w:r w:rsidR="00C14C50">
          <w:rPr>
            <w:rFonts w:ascii="Times New Roman" w:eastAsia="Times New Roman" w:hAnsi="Times New Roman" w:cs="Times New Roman"/>
            <w:sz w:val="24"/>
            <w:szCs w:val="24"/>
          </w:rPr>
          <w:t>-</w:t>
        </w:r>
        <w:r w:rsidR="00C14C50">
          <w:rPr>
            <w:rFonts w:ascii="Times New Roman" w:eastAsia="Times New Roman" w:hAnsi="Times New Roman" w:cs="Times New Roman"/>
            <w:sz w:val="24"/>
            <w:szCs w:val="24"/>
          </w:rPr>
          <w:t>D</w:t>
        </w:r>
        <w:r w:rsidR="00C14C50">
          <w:rPr>
            <w:rFonts w:ascii="Times New Roman" w:eastAsia="Times New Roman" w:hAnsi="Times New Roman" w:cs="Times New Roman"/>
            <w:sz w:val="24"/>
            <w:szCs w:val="24"/>
          </w:rPr>
          <w:t>)</w:t>
        </w:r>
      </w:ins>
      <w:ins w:id="619" w:author="Siyu Wang" w:date="2026-08-07T14:30:00Z" w16du:dateUtc="2026-08-07T18:30:00Z">
        <w:r w:rsidR="00473B21">
          <w:rPr>
            <w:rFonts w:ascii="Times New Roman" w:eastAsia="Times New Roman" w:hAnsi="Times New Roman" w:cs="Times New Roman"/>
            <w:sz w:val="24"/>
            <w:szCs w:val="24"/>
          </w:rPr>
          <w:t xml:space="preserve">. </w:t>
        </w:r>
      </w:ins>
      <w:ins w:id="620" w:author="Siyu Wang" w:date="2026-08-07T14:32:00Z" w16du:dateUtc="2026-08-07T18:32:00Z">
        <w:r w:rsidR="00EB2CE6">
          <w:rPr>
            <w:rFonts w:ascii="Times New Roman" w:eastAsia="Times New Roman" w:hAnsi="Times New Roman" w:cs="Times New Roman"/>
            <w:sz w:val="24"/>
            <w:szCs w:val="24"/>
          </w:rPr>
          <w:t xml:space="preserve">Population activity </w:t>
        </w:r>
      </w:ins>
      <w:ins w:id="621" w:author="Siyu Wang" w:date="2026-08-07T14:33:00Z" w16du:dateUtc="2026-08-07T18:33:00Z">
        <w:r w:rsidR="00775341">
          <w:rPr>
            <w:rFonts w:ascii="Times New Roman" w:eastAsia="Times New Roman" w:hAnsi="Times New Roman" w:cs="Times New Roman"/>
            <w:sz w:val="24"/>
            <w:szCs w:val="24"/>
          </w:rPr>
          <w:t>projected onto</w:t>
        </w:r>
        <w:r w:rsidR="00EB2CE6">
          <w:rPr>
            <w:rFonts w:ascii="Times New Roman" w:eastAsia="Times New Roman" w:hAnsi="Times New Roman" w:cs="Times New Roman"/>
            <w:sz w:val="24"/>
            <w:szCs w:val="24"/>
          </w:rPr>
          <w:t xml:space="preserve"> this </w:t>
        </w:r>
        <w:r w:rsidR="00775341">
          <w:rPr>
            <w:rFonts w:ascii="Times New Roman" w:eastAsia="Times New Roman" w:hAnsi="Times New Roman" w:cs="Times New Roman"/>
            <w:sz w:val="24"/>
            <w:szCs w:val="24"/>
          </w:rPr>
          <w:t xml:space="preserve">value coding </w:t>
        </w:r>
        <w:r w:rsidR="00EB2CE6">
          <w:rPr>
            <w:rFonts w:ascii="Times New Roman" w:eastAsia="Times New Roman" w:hAnsi="Times New Roman" w:cs="Times New Roman"/>
            <w:sz w:val="24"/>
            <w:szCs w:val="24"/>
          </w:rPr>
          <w:t xml:space="preserve">axis represents the behaviorally inferred discounted value </w:t>
        </w:r>
      </w:ins>
      <w:ins w:id="622" w:author="Siyu Wang" w:date="2026-08-07T14:34:00Z" w16du:dateUtc="2026-08-07T18:34:00Z">
        <w:r w:rsidR="00053330">
          <w:rPr>
            <w:rFonts w:ascii="Times New Roman" w:eastAsia="Times New Roman" w:hAnsi="Times New Roman" w:cs="Times New Roman"/>
            <w:sz w:val="24"/>
            <w:szCs w:val="24"/>
          </w:rPr>
          <w:t xml:space="preserve">monotonically </w:t>
        </w:r>
      </w:ins>
      <w:ins w:id="623" w:author="Siyu Wang" w:date="2026-08-07T14:33:00Z" w16du:dateUtc="2026-08-07T18:33:00Z">
        <w:r w:rsidR="00EB2CE6">
          <w:rPr>
            <w:rFonts w:ascii="Times New Roman" w:eastAsia="Times New Roman" w:hAnsi="Times New Roman" w:cs="Times New Roman"/>
            <w:sz w:val="24"/>
            <w:szCs w:val="24"/>
          </w:rPr>
          <w:t xml:space="preserve">(Fig. 7E-F). </w:t>
        </w:r>
      </w:ins>
    </w:p>
    <w:p w14:paraId="19B5CB30" w14:textId="2F19268C" w:rsidR="00C55031" w:rsidDel="00C0217F" w:rsidRDefault="00C0486F">
      <w:pPr>
        <w:shd w:val="clear" w:color="auto" w:fill="FFFFFF"/>
        <w:spacing w:after="0" w:line="480" w:lineRule="auto"/>
        <w:ind w:firstLine="360"/>
        <w:rPr>
          <w:del w:id="624" w:author="Siyu Wang" w:date="2026-08-07T14:35:00Z" w16du:dateUtc="2026-08-07T18:35:00Z"/>
          <w:rFonts w:ascii="Times New Roman" w:eastAsia="Times New Roman" w:hAnsi="Times New Roman" w:cs="Times New Roman"/>
          <w:sz w:val="24"/>
          <w:szCs w:val="24"/>
        </w:rPr>
      </w:pPr>
      <w:ins w:id="625" w:author="Siyu Wang" w:date="2026-08-07T14:34:00Z" w16du:dateUtc="2026-08-07T18:34:00Z">
        <w:r>
          <w:rPr>
            <w:rFonts w:ascii="Times New Roman" w:eastAsia="Times New Roman" w:hAnsi="Times New Roman" w:cs="Times New Roman"/>
            <w:sz w:val="24"/>
            <w:szCs w:val="24"/>
          </w:rPr>
          <w:t>Next, we analyze how the go signal shifts population activity along the valu</w:t>
        </w:r>
      </w:ins>
      <w:ins w:id="626" w:author="Siyu Wang" w:date="2026-08-07T14:35:00Z" w16du:dateUtc="2026-08-07T18:35:00Z">
        <w:r>
          <w:rPr>
            <w:rFonts w:ascii="Times New Roman" w:eastAsia="Times New Roman" w:hAnsi="Times New Roman" w:cs="Times New Roman"/>
            <w:sz w:val="24"/>
            <w:szCs w:val="24"/>
          </w:rPr>
          <w:t xml:space="preserve">e coding dimension. </w:t>
        </w:r>
      </w:ins>
    </w:p>
    <w:p w14:paraId="162AE42F" w14:textId="2EBD9703" w:rsidR="0031710A" w:rsidDel="004B1D90" w:rsidRDefault="00000000" w:rsidP="0031710A">
      <w:pPr>
        <w:shd w:val="clear" w:color="auto" w:fill="FFFFFF"/>
        <w:spacing w:after="0" w:line="480" w:lineRule="auto"/>
        <w:ind w:firstLine="360"/>
        <w:rPr>
          <w:del w:id="627" w:author="Siyu Wang" w:date="2026-08-07T14:39:00Z" w16du:dateUtc="2026-08-07T18:39:00Z"/>
          <w:moveTo w:id="628" w:author="Siyu Wang" w:date="2026-08-07T14:36:00Z" w16du:dateUtc="2026-08-07T18:36: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temporally discounted value is adjusted based on the additional delay </w:t>
      </w:r>
      <w:r>
        <w:rPr>
          <w:rFonts w:ascii="Times New Roman" w:eastAsia="Times New Roman" w:hAnsi="Times New Roman" w:cs="Times New Roman"/>
          <w:sz w:val="24"/>
          <w:szCs w:val="24"/>
        </w:rPr>
        <w:lastRenderedPageBreak/>
        <w:t xml:space="preserve">introduced by the </w:t>
      </w:r>
      <w:del w:id="629" w:author="Siyu Wang [2]" w:date="2026-07-19T12:41:00Z" w16du:dateUtc="2026-07-19T16:41:00Z">
        <w:r w:rsidDel="00577185">
          <w:rPr>
            <w:rFonts w:ascii="Times New Roman" w:eastAsia="Times New Roman" w:hAnsi="Times New Roman" w:cs="Times New Roman"/>
            <w:sz w:val="24"/>
            <w:szCs w:val="24"/>
          </w:rPr>
          <w:delText>go signal</w:delText>
        </w:r>
      </w:del>
      <w:ins w:id="630"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(see behavioral Model 3</w:t>
      </w:r>
      <w:ins w:id="631" w:author="Siyu Wang" w:date="2026-08-07T14:35:00Z" w16du:dateUtc="2026-08-07T18:35:00Z">
        <w:r w:rsidR="00FF1374">
          <w:rPr>
            <w:rFonts w:ascii="Times New Roman" w:eastAsia="Times New Roman" w:hAnsi="Times New Roman" w:cs="Times New Roman"/>
            <w:sz w:val="24"/>
            <w:szCs w:val="24"/>
          </w:rPr>
          <w:t>/3v</w:t>
        </w:r>
      </w:ins>
      <w:r>
        <w:rPr>
          <w:rFonts w:ascii="Times New Roman" w:eastAsia="Times New Roman" w:hAnsi="Times New Roman" w:cs="Times New Roman"/>
          <w:sz w:val="24"/>
          <w:szCs w:val="24"/>
        </w:rPr>
        <w:t xml:space="preserve"> in the Methods), then compared to the purple </w:t>
      </w:r>
      <w:del w:id="632" w:author="Siyu Wang [2]" w:date="2026-07-19T12:41:00Z" w16du:dateUtc="2026-07-19T16:41:00Z">
        <w:r w:rsidDel="00577185">
          <w:rPr>
            <w:rFonts w:ascii="Times New Roman" w:eastAsia="Times New Roman" w:hAnsi="Times New Roman" w:cs="Times New Roman"/>
            <w:sz w:val="24"/>
            <w:szCs w:val="24"/>
          </w:rPr>
          <w:delText>go signal</w:delText>
        </w:r>
      </w:del>
      <w:ins w:id="633"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which allows immediate acceptance of the offer, the yellow </w:t>
      </w:r>
      <w:del w:id="634" w:author="Siyu Wang [2]" w:date="2026-07-19T12:41:00Z" w16du:dateUtc="2026-07-19T16:41:00Z">
        <w:r w:rsidDel="00577185">
          <w:rPr>
            <w:rFonts w:ascii="Times New Roman" w:eastAsia="Times New Roman" w:hAnsi="Times New Roman" w:cs="Times New Roman"/>
            <w:sz w:val="24"/>
            <w:szCs w:val="24"/>
          </w:rPr>
          <w:delText>go signal</w:delText>
        </w:r>
      </w:del>
      <w:ins w:id="63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which requires an additional delay, should decrease the discounted value of the original offer.</w:t>
      </w:r>
      <w:ins w:id="636" w:author="Siyu Wang" w:date="2026-08-07T14:35:00Z" w16du:dateUtc="2026-08-07T18:35:00Z">
        <w:r w:rsidR="00292B9C">
          <w:rPr>
            <w:rFonts w:ascii="Times New Roman" w:eastAsia="Times New Roman" w:hAnsi="Times New Roman" w:cs="Times New Roman"/>
            <w:sz w:val="24"/>
            <w:szCs w:val="24"/>
          </w:rPr>
          <w:t xml:space="preserve"> </w:t>
        </w:r>
      </w:ins>
      <w:del w:id="637" w:author="Siyu Wang" w:date="2026-08-07T14:35:00Z" w16du:dateUtc="2026-08-07T18:35:00Z">
        <w:r w:rsidDel="00292B9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Therefore, we predicted that the population </w:t>
      </w:r>
      <w:ins w:id="638" w:author="Siyu Wang" w:date="2026-08-07T14:35:00Z" w16du:dateUtc="2026-08-07T18:35:00Z">
        <w:r w:rsidR="00292B9C">
          <w:rPr>
            <w:rFonts w:ascii="Times New Roman" w:eastAsia="Times New Roman" w:hAnsi="Times New Roman" w:cs="Times New Roman"/>
            <w:sz w:val="24"/>
            <w:szCs w:val="24"/>
          </w:rPr>
          <w:t>activity would increase after the purple go sig</w:t>
        </w:r>
      </w:ins>
      <w:ins w:id="639" w:author="Siyu Wang" w:date="2026-08-07T14:36:00Z" w16du:dateUtc="2026-08-07T18:36:00Z">
        <w:r w:rsidR="00292B9C">
          <w:rPr>
            <w:rFonts w:ascii="Times New Roman" w:eastAsia="Times New Roman" w:hAnsi="Times New Roman" w:cs="Times New Roman"/>
            <w:sz w:val="24"/>
            <w:szCs w:val="24"/>
          </w:rPr>
          <w:t>nal and decrease after the yellow go signal</w:t>
        </w:r>
        <w:r w:rsidR="00242D7A">
          <w:rPr>
            <w:rFonts w:ascii="Times New Roman" w:eastAsia="Times New Roman" w:hAnsi="Times New Roman" w:cs="Times New Roman"/>
            <w:sz w:val="24"/>
            <w:szCs w:val="24"/>
          </w:rPr>
          <w:t>.</w:t>
        </w:r>
        <w:r w:rsidR="0031710A">
          <w:rPr>
            <w:rFonts w:ascii="Times New Roman" w:eastAsia="Times New Roman" w:hAnsi="Times New Roman" w:cs="Times New Roman"/>
            <w:sz w:val="24"/>
            <w:szCs w:val="24"/>
          </w:rPr>
          <w:t xml:space="preserve"> </w:t>
        </w:r>
      </w:ins>
      <w:ins w:id="640" w:author="Siyu Wang" w:date="2026-08-07T14:37:00Z" w16du:dateUtc="2026-08-07T18:37:00Z">
        <w:r w:rsidR="00DC7515">
          <w:rPr>
            <w:rFonts w:ascii="Times New Roman" w:eastAsia="Times New Roman" w:hAnsi="Times New Roman" w:cs="Times New Roman"/>
            <w:sz w:val="24"/>
            <w:szCs w:val="24"/>
          </w:rPr>
          <w:t>We</w:t>
        </w:r>
      </w:ins>
      <w:moveToRangeStart w:id="641" w:author="Siyu Wang" w:date="2026-08-07T14:36:00Z" w:name="move237005807"/>
      <w:moveTo w:id="642" w:author="Siyu Wang" w:date="2026-08-07T14:36:00Z" w16du:dateUtc="2026-08-07T18:36:00Z">
        <w:del w:id="643" w:author="Siyu Wang" w:date="2026-08-07T14:36:00Z" w16du:dateUtc="2026-08-07T18:36:00Z">
          <w:r w:rsidR="0031710A" w:rsidDel="0031710A">
            <w:rPr>
              <w:rFonts w:ascii="Times New Roman" w:eastAsia="Times New Roman" w:hAnsi="Times New Roman" w:cs="Times New Roman"/>
              <w:sz w:val="24"/>
              <w:szCs w:val="24"/>
            </w:rPr>
            <w:delText>W</w:delText>
          </w:r>
        </w:del>
        <w:del w:id="644" w:author="Siyu Wang" w:date="2026-08-07T14:37:00Z" w16du:dateUtc="2026-08-07T18:37:00Z">
          <w:r w:rsidR="0031710A" w:rsidDel="00DC7515">
            <w:rPr>
              <w:rFonts w:ascii="Times New Roman" w:eastAsia="Times New Roman" w:hAnsi="Times New Roman" w:cs="Times New Roman"/>
              <w:sz w:val="24"/>
              <w:szCs w:val="24"/>
            </w:rPr>
            <w:delText>e</w:delText>
          </w:r>
        </w:del>
        <w:r w:rsidR="0031710A">
          <w:rPr>
            <w:rFonts w:ascii="Times New Roman" w:eastAsia="Times New Roman" w:hAnsi="Times New Roman" w:cs="Times New Roman"/>
            <w:sz w:val="24"/>
            <w:szCs w:val="24"/>
          </w:rPr>
          <w:t xml:space="preserve"> observed this pattern in Monkey S (Fig. </w:t>
        </w:r>
      </w:moveTo>
      <w:ins w:id="645" w:author="Siyu Wang" w:date="2026-08-07T14:37:00Z" w16du:dateUtc="2026-08-07T18:37:00Z">
        <w:r w:rsidR="0031710A">
          <w:rPr>
            <w:rFonts w:ascii="Times New Roman" w:eastAsia="Times New Roman" w:hAnsi="Times New Roman" w:cs="Times New Roman"/>
            <w:sz w:val="24"/>
            <w:szCs w:val="24"/>
          </w:rPr>
          <w:t>8</w:t>
        </w:r>
      </w:ins>
      <w:moveTo w:id="646" w:author="Siyu Wang" w:date="2026-08-07T14:36:00Z" w16du:dateUtc="2026-08-07T18:36:00Z">
        <w:del w:id="647" w:author="Siyu Wang" w:date="2026-08-07T14:36:00Z" w16du:dateUtc="2026-08-07T18:36:00Z">
          <w:r w:rsidR="0031710A" w:rsidDel="0031710A">
            <w:rPr>
              <w:rFonts w:ascii="Times New Roman" w:eastAsia="Times New Roman" w:hAnsi="Times New Roman" w:cs="Times New Roman"/>
              <w:sz w:val="24"/>
              <w:szCs w:val="24"/>
            </w:rPr>
            <w:delText>6</w:delText>
          </w:r>
        </w:del>
        <w:r w:rsidR="0031710A">
          <w:rPr>
            <w:rFonts w:ascii="Times New Roman" w:eastAsia="Times New Roman" w:hAnsi="Times New Roman" w:cs="Times New Roman"/>
            <w:sz w:val="24"/>
            <w:szCs w:val="24"/>
          </w:rPr>
          <w:t>A</w:t>
        </w:r>
        <w:del w:id="648" w:author="Siyu Wang" w:date="2026-08-07T14:37:00Z" w16du:dateUtc="2026-08-07T18:37:00Z">
          <w:r w:rsidR="0031710A" w:rsidDel="00DC7515">
            <w:rPr>
              <w:rFonts w:ascii="Times New Roman" w:eastAsia="Times New Roman" w:hAnsi="Times New Roman" w:cs="Times New Roman"/>
              <w:sz w:val="24"/>
              <w:szCs w:val="24"/>
            </w:rPr>
            <w:delText xml:space="preserve"> and </w:delText>
          </w:r>
        </w:del>
        <w:del w:id="649" w:author="Siyu Wang" w:date="2026-08-07T14:36:00Z" w16du:dateUtc="2026-08-07T18:36:00Z">
          <w:r w:rsidR="0031710A" w:rsidDel="0031710A">
            <w:rPr>
              <w:rFonts w:ascii="Times New Roman" w:eastAsia="Times New Roman" w:hAnsi="Times New Roman" w:cs="Times New Roman"/>
              <w:sz w:val="24"/>
              <w:szCs w:val="24"/>
            </w:rPr>
            <w:delText>6</w:delText>
          </w:r>
        </w:del>
        <w:del w:id="650" w:author="Siyu Wang" w:date="2026-08-07T14:37:00Z" w16du:dateUtc="2026-08-07T18:37:00Z">
          <w:r w:rsidR="0031710A" w:rsidDel="00DC7515">
            <w:rPr>
              <w:rFonts w:ascii="Times New Roman" w:eastAsia="Times New Roman" w:hAnsi="Times New Roman" w:cs="Times New Roman"/>
              <w:sz w:val="24"/>
              <w:szCs w:val="24"/>
            </w:rPr>
            <w:delText>C</w:delText>
          </w:r>
        </w:del>
        <w:r w:rsidR="0031710A">
          <w:rPr>
            <w:rFonts w:ascii="Times New Roman" w:eastAsia="Times New Roman" w:hAnsi="Times New Roman" w:cs="Times New Roman"/>
            <w:sz w:val="24"/>
            <w:szCs w:val="24"/>
          </w:rPr>
          <w:t xml:space="preserve">), but not in Monkey T (Fig. </w:t>
        </w:r>
      </w:moveTo>
      <w:ins w:id="651" w:author="Siyu Wang" w:date="2026-08-07T14:37:00Z" w16du:dateUtc="2026-08-07T18:37:00Z">
        <w:r w:rsidR="0031710A">
          <w:rPr>
            <w:rFonts w:ascii="Times New Roman" w:eastAsia="Times New Roman" w:hAnsi="Times New Roman" w:cs="Times New Roman"/>
            <w:sz w:val="24"/>
            <w:szCs w:val="24"/>
          </w:rPr>
          <w:t>8</w:t>
        </w:r>
      </w:ins>
      <w:moveTo w:id="652" w:author="Siyu Wang" w:date="2026-08-07T14:36:00Z" w16du:dateUtc="2026-08-07T18:36:00Z">
        <w:del w:id="653" w:author="Siyu Wang" w:date="2026-08-07T14:36:00Z" w16du:dateUtc="2026-08-07T18:36:00Z">
          <w:r w:rsidR="0031710A" w:rsidDel="0031710A">
            <w:rPr>
              <w:rFonts w:ascii="Times New Roman" w:eastAsia="Times New Roman" w:hAnsi="Times New Roman" w:cs="Times New Roman"/>
              <w:sz w:val="24"/>
              <w:szCs w:val="24"/>
            </w:rPr>
            <w:delText>6</w:delText>
          </w:r>
        </w:del>
        <w:r w:rsidR="0031710A">
          <w:rPr>
            <w:rFonts w:ascii="Times New Roman" w:eastAsia="Times New Roman" w:hAnsi="Times New Roman" w:cs="Times New Roman"/>
            <w:sz w:val="24"/>
            <w:szCs w:val="24"/>
          </w:rPr>
          <w:t>B</w:t>
        </w:r>
        <w:del w:id="654" w:author="Siyu Wang" w:date="2026-08-07T14:37:00Z" w16du:dateUtc="2026-08-07T18:37:00Z">
          <w:r w:rsidR="0031710A" w:rsidDel="00DC7515">
            <w:rPr>
              <w:rFonts w:ascii="Times New Roman" w:eastAsia="Times New Roman" w:hAnsi="Times New Roman" w:cs="Times New Roman"/>
              <w:sz w:val="24"/>
              <w:szCs w:val="24"/>
            </w:rPr>
            <w:delText xml:space="preserve"> and </w:delText>
          </w:r>
        </w:del>
        <w:del w:id="655" w:author="Siyu Wang" w:date="2026-08-07T14:36:00Z" w16du:dateUtc="2026-08-07T18:36:00Z">
          <w:r w:rsidR="0031710A" w:rsidDel="0031710A">
            <w:rPr>
              <w:rFonts w:ascii="Times New Roman" w:eastAsia="Times New Roman" w:hAnsi="Times New Roman" w:cs="Times New Roman"/>
              <w:sz w:val="24"/>
              <w:szCs w:val="24"/>
            </w:rPr>
            <w:delText>6</w:delText>
          </w:r>
        </w:del>
        <w:del w:id="656" w:author="Siyu Wang" w:date="2026-08-07T14:37:00Z" w16du:dateUtc="2026-08-07T18:37:00Z">
          <w:r w:rsidR="0031710A" w:rsidDel="00DC7515">
            <w:rPr>
              <w:rFonts w:ascii="Times New Roman" w:eastAsia="Times New Roman" w:hAnsi="Times New Roman" w:cs="Times New Roman"/>
              <w:sz w:val="24"/>
              <w:szCs w:val="24"/>
            </w:rPr>
            <w:delText>D</w:delText>
          </w:r>
        </w:del>
        <w:r w:rsidR="0031710A">
          <w:rPr>
            <w:rFonts w:ascii="Times New Roman" w:eastAsia="Times New Roman" w:hAnsi="Times New Roman" w:cs="Times New Roman"/>
            <w:sz w:val="24"/>
            <w:szCs w:val="24"/>
          </w:rPr>
          <w:t>).</w:t>
        </w:r>
      </w:moveTo>
      <w:ins w:id="657" w:author="Siyu Wang" w:date="2026-08-07T14:37:00Z" w16du:dateUtc="2026-08-07T18:37:00Z">
        <w:r w:rsidR="00DC7515">
          <w:rPr>
            <w:rFonts w:ascii="Times New Roman" w:eastAsia="Times New Roman" w:hAnsi="Times New Roman" w:cs="Times New Roman"/>
            <w:sz w:val="24"/>
            <w:szCs w:val="24"/>
          </w:rPr>
          <w:t xml:space="preserve"> </w:t>
        </w:r>
      </w:ins>
      <w:ins w:id="658" w:author="Siyu Wang" w:date="2026-08-07T14:38:00Z" w16du:dateUtc="2026-08-07T18:38:00Z">
        <w:r w:rsidR="004B1D90">
          <w:rPr>
            <w:rFonts w:ascii="Times New Roman" w:eastAsia="Times New Roman" w:hAnsi="Times New Roman" w:cs="Times New Roman"/>
            <w:sz w:val="24"/>
            <w:szCs w:val="24"/>
          </w:rPr>
          <w:t xml:space="preserve">Within 250ms after the go signal, </w:t>
        </w:r>
      </w:ins>
      <w:ins w:id="659" w:author="Siyu Wang" w:date="2026-08-07T14:39:00Z" w16du:dateUtc="2026-08-07T18:39:00Z">
        <w:r w:rsidR="004B1D90">
          <w:rPr>
            <w:rFonts w:ascii="Times New Roman" w:eastAsia="Times New Roman" w:hAnsi="Times New Roman" w:cs="Times New Roman"/>
            <w:sz w:val="24"/>
            <w:szCs w:val="24"/>
          </w:rPr>
          <w:t>the population activity</w:t>
        </w:r>
      </w:ins>
      <w:ins w:id="660" w:author="Siyu Wang" w:date="2026-08-07T14:40:00Z" w16du:dateUtc="2026-08-07T18:40:00Z">
        <w:r w:rsidR="004B1D90">
          <w:rPr>
            <w:rFonts w:ascii="Times New Roman" w:eastAsia="Times New Roman" w:hAnsi="Times New Roman" w:cs="Times New Roman"/>
            <w:sz w:val="24"/>
            <w:szCs w:val="24"/>
          </w:rPr>
          <w:t xml:space="preserve"> along the value axis</w:t>
        </w:r>
      </w:ins>
      <w:ins w:id="661" w:author="Siyu Wang" w:date="2026-08-07T14:39:00Z" w16du:dateUtc="2026-08-07T18:39:00Z">
        <w:r w:rsidR="004B1D90">
          <w:rPr>
            <w:rFonts w:ascii="Times New Roman" w:eastAsia="Times New Roman" w:hAnsi="Times New Roman" w:cs="Times New Roman"/>
            <w:sz w:val="24"/>
            <w:szCs w:val="24"/>
          </w:rPr>
          <w:t xml:space="preserve"> is significantly higher following a purple go signal compared to yellow (p &lt; 0.05) in Monkey S.  </w:t>
        </w:r>
      </w:ins>
      <w:ins w:id="662" w:author="Siyu Wang" w:date="2026-08-07T14:41:00Z" w16du:dateUtc="2026-08-07T18:41:00Z">
        <w:r w:rsidR="004C6C83">
          <w:rPr>
            <w:rFonts w:ascii="Times New Roman" w:eastAsia="Times New Roman" w:hAnsi="Times New Roman" w:cs="Times New Roman"/>
            <w:sz w:val="24"/>
            <w:szCs w:val="24"/>
          </w:rPr>
          <w:t xml:space="preserve">This was not the case for Monkey T, in fact, </w:t>
        </w:r>
      </w:ins>
      <w:ins w:id="663" w:author="Siyu Wang" w:date="2026-08-07T14:42:00Z" w16du:dateUtc="2026-08-07T18:42:00Z">
        <w:r w:rsidR="004C6C83">
          <w:rPr>
            <w:rFonts w:ascii="Times New Roman" w:eastAsia="Times New Roman" w:hAnsi="Times New Roman" w:cs="Times New Roman"/>
            <w:sz w:val="24"/>
            <w:szCs w:val="24"/>
          </w:rPr>
          <w:t xml:space="preserve">both </w:t>
        </w:r>
        <w:r w:rsidR="000F6F83">
          <w:rPr>
            <w:rFonts w:ascii="Times New Roman" w:eastAsia="Times New Roman" w:hAnsi="Times New Roman" w:cs="Times New Roman"/>
            <w:sz w:val="24"/>
            <w:szCs w:val="24"/>
          </w:rPr>
          <w:t>purple/yellow trajectories move downward</w:t>
        </w:r>
        <w:r w:rsidR="004C6C83">
          <w:rPr>
            <w:rFonts w:ascii="Times New Roman" w:eastAsia="Times New Roman" w:hAnsi="Times New Roman" w:cs="Times New Roman"/>
            <w:sz w:val="24"/>
            <w:szCs w:val="24"/>
          </w:rPr>
          <w:t xml:space="preserve"> </w:t>
        </w:r>
        <w:r w:rsidR="000F6F83">
          <w:rPr>
            <w:rFonts w:ascii="Times New Roman" w:eastAsia="Times New Roman" w:hAnsi="Times New Roman" w:cs="Times New Roman"/>
            <w:sz w:val="24"/>
            <w:szCs w:val="24"/>
          </w:rPr>
          <w:t>shortly after the go signal</w:t>
        </w:r>
        <w:r w:rsidR="004C6C83">
          <w:rPr>
            <w:rFonts w:ascii="Times New Roman" w:eastAsia="Times New Roman" w:hAnsi="Times New Roman" w:cs="Times New Roman"/>
            <w:sz w:val="24"/>
            <w:szCs w:val="24"/>
          </w:rPr>
          <w:t xml:space="preserve">, reflecting </w:t>
        </w:r>
      </w:ins>
      <w:ins w:id="664" w:author="Siyu Wang" w:date="2026-08-07T14:43:00Z" w16du:dateUtc="2026-08-07T18:43:00Z">
        <w:r w:rsidR="00B82262">
          <w:rPr>
            <w:rFonts w:ascii="Times New Roman" w:eastAsia="Times New Roman" w:hAnsi="Times New Roman" w:cs="Times New Roman"/>
            <w:sz w:val="24"/>
            <w:szCs w:val="24"/>
          </w:rPr>
          <w:t xml:space="preserve">shared neural trajectories </w:t>
        </w:r>
      </w:ins>
      <w:ins w:id="665" w:author="Siyu Wang" w:date="2026-08-07T14:42:00Z" w16du:dateUtc="2026-08-07T18:42:00Z">
        <w:r w:rsidR="004C6C83">
          <w:rPr>
            <w:rFonts w:ascii="Times New Roman" w:eastAsia="Times New Roman" w:hAnsi="Times New Roman" w:cs="Times New Roman"/>
            <w:sz w:val="24"/>
            <w:szCs w:val="24"/>
          </w:rPr>
          <w:t xml:space="preserve">outside of the value subspace. </w:t>
        </w:r>
      </w:ins>
      <w:ins w:id="666" w:author="Siyu Wang" w:date="2026-08-07T14:44:00Z" w16du:dateUtc="2026-08-07T18:44:00Z">
        <w:r w:rsidR="00DD072B">
          <w:rPr>
            <w:rFonts w:ascii="Times New Roman" w:eastAsia="Times New Roman" w:hAnsi="Times New Roman" w:cs="Times New Roman"/>
            <w:sz w:val="24"/>
            <w:szCs w:val="24"/>
          </w:rPr>
          <w:t>In other words, purple</w:t>
        </w:r>
      </w:ins>
      <w:ins w:id="667" w:author="Siyu Wang" w:date="2026-08-07T14:45:00Z" w16du:dateUtc="2026-08-07T18:45:00Z">
        <w:r w:rsidR="00DD072B">
          <w:rPr>
            <w:rFonts w:ascii="Times New Roman" w:eastAsia="Times New Roman" w:hAnsi="Times New Roman" w:cs="Times New Roman"/>
            <w:sz w:val="24"/>
            <w:szCs w:val="24"/>
          </w:rPr>
          <w:t>/yellow</w:t>
        </w:r>
      </w:ins>
      <w:ins w:id="668" w:author="Siyu Wang" w:date="2026-08-07T14:44:00Z" w16du:dateUtc="2026-08-07T18:44:00Z">
        <w:r w:rsidR="00DD072B">
          <w:rPr>
            <w:rFonts w:ascii="Times New Roman" w:eastAsia="Times New Roman" w:hAnsi="Times New Roman" w:cs="Times New Roman"/>
            <w:sz w:val="24"/>
            <w:szCs w:val="24"/>
          </w:rPr>
          <w:t xml:space="preserve"> trajectories might diverge in dimensions other than the value-</w:t>
        </w:r>
      </w:ins>
      <w:ins w:id="669" w:author="Siyu Wang" w:date="2026-08-07T14:45:00Z" w16du:dateUtc="2026-08-07T18:45:00Z">
        <w:r w:rsidR="00DD072B">
          <w:rPr>
            <w:rFonts w:ascii="Times New Roman" w:eastAsia="Times New Roman" w:hAnsi="Times New Roman" w:cs="Times New Roman"/>
            <w:sz w:val="24"/>
            <w:szCs w:val="24"/>
          </w:rPr>
          <w:t xml:space="preserve">coding axis. </w:t>
        </w:r>
      </w:ins>
      <w:moveTo w:id="670" w:author="Siyu Wang" w:date="2026-08-07T14:36:00Z" w16du:dateUtc="2026-08-07T18:36:00Z">
        <w:del w:id="671" w:author="Siyu Wang" w:date="2026-08-07T14:39:00Z" w16du:dateUtc="2026-08-07T18:39:00Z">
          <w:r w:rsidR="0031710A" w:rsidDel="004B1D90">
            <w:rPr>
              <w:rFonts w:ascii="Times New Roman" w:eastAsia="Times New Roman" w:hAnsi="Times New Roman" w:cs="Times New Roman"/>
              <w:sz w:val="24"/>
              <w:szCs w:val="24"/>
            </w:rPr>
            <w:delText xml:space="preserve"> </w:delText>
          </w:r>
        </w:del>
      </w:moveTo>
    </w:p>
    <w:moveToRangeEnd w:id="641"/>
    <w:p w14:paraId="578F64EF" w14:textId="06808EE2" w:rsidR="00242D7A" w:rsidRDefault="00242D7A">
      <w:pPr>
        <w:shd w:val="clear" w:color="auto" w:fill="FFFFFF"/>
        <w:spacing w:after="0" w:line="480" w:lineRule="auto"/>
        <w:ind w:firstLine="360"/>
        <w:rPr>
          <w:ins w:id="672" w:author="Siyu Wang" w:date="2026-08-07T14:36:00Z" w16du:dateUtc="2026-08-07T18:36:00Z"/>
          <w:rFonts w:ascii="Times New Roman" w:eastAsia="Times New Roman" w:hAnsi="Times New Roman" w:cs="Times New Roman"/>
          <w:sz w:val="24"/>
          <w:szCs w:val="24"/>
        </w:rPr>
      </w:pPr>
    </w:p>
    <w:p w14:paraId="00000030" w14:textId="1A692CFB" w:rsidR="00585BFC" w:rsidRDefault="0050778F" w:rsidP="0050778F">
      <w:pPr>
        <w:shd w:val="clear" w:color="auto" w:fill="FFFFFF"/>
        <w:spacing w:after="0" w:line="480" w:lineRule="auto"/>
        <w:ind w:firstLine="360"/>
        <w:rPr>
          <w:rFonts w:ascii="Times New Roman" w:eastAsia="Times New Roman" w:hAnsi="Times New Roman" w:cs="Times New Roman"/>
          <w:sz w:val="24"/>
          <w:szCs w:val="24"/>
        </w:rPr>
        <w:pPrChange w:id="673" w:author="Siyu Wang" w:date="2026-08-07T14:47:00Z" w16du:dateUtc="2026-08-07T18:47:00Z">
          <w:pPr>
            <w:shd w:val="clear" w:color="auto" w:fill="FFFFFF"/>
            <w:spacing w:after="0" w:line="480" w:lineRule="auto"/>
          </w:pPr>
        </w:pPrChange>
      </w:pPr>
      <w:ins w:id="674" w:author="Siyu Wang" w:date="2026-08-07T14:45:00Z" w16du:dateUtc="2026-08-07T18:45:00Z">
        <w:r>
          <w:rPr>
            <w:rFonts w:ascii="Times New Roman" w:eastAsia="Times New Roman" w:hAnsi="Times New Roman" w:cs="Times New Roman"/>
            <w:sz w:val="24"/>
            <w:szCs w:val="24"/>
          </w:rPr>
          <w:t>To test this, w</w:t>
        </w:r>
      </w:ins>
      <w:ins w:id="675" w:author="Siyu Wang" w:date="2026-08-07T14:44:00Z" w16du:dateUtc="2026-08-07T18:44:00Z">
        <w:r w:rsidR="00DD072B">
          <w:rPr>
            <w:rFonts w:ascii="Times New Roman" w:eastAsia="Times New Roman" w:hAnsi="Times New Roman" w:cs="Times New Roman"/>
            <w:sz w:val="24"/>
            <w:szCs w:val="24"/>
          </w:rPr>
          <w:t xml:space="preserve">e performed a separate analysis to </w:t>
        </w:r>
      </w:ins>
      <w:ins w:id="676" w:author="Siyu Wang" w:date="2026-08-07T14:45:00Z" w16du:dateUtc="2026-08-07T18:45:00Z">
        <w:r>
          <w:rPr>
            <w:rFonts w:ascii="Times New Roman" w:eastAsia="Times New Roman" w:hAnsi="Times New Roman" w:cs="Times New Roman"/>
            <w:sz w:val="24"/>
            <w:szCs w:val="24"/>
          </w:rPr>
          <w:t xml:space="preserve">define the coding dimension for purple versus yellow go signal, and then </w:t>
        </w:r>
      </w:ins>
      <w:ins w:id="677" w:author="Siyu Wang" w:date="2026-08-07T14:44:00Z" w16du:dateUtc="2026-08-07T18:44:00Z">
        <w:r w:rsidR="00DD072B">
          <w:rPr>
            <w:rFonts w:ascii="Times New Roman" w:eastAsia="Times New Roman" w:hAnsi="Times New Roman" w:cs="Times New Roman"/>
            <w:sz w:val="24"/>
            <w:szCs w:val="24"/>
          </w:rPr>
          <w:t>analyze the</w:t>
        </w:r>
      </w:ins>
      <w:ins w:id="678" w:author="Siyu Wang" w:date="2026-08-07T14:45:00Z" w16du:dateUtc="2026-08-07T18:45:00Z">
        <w:r>
          <w:rPr>
            <w:rFonts w:ascii="Times New Roman" w:eastAsia="Times New Roman" w:hAnsi="Times New Roman" w:cs="Times New Roman"/>
            <w:sz w:val="24"/>
            <w:szCs w:val="24"/>
          </w:rPr>
          <w:t xml:space="preserve"> how well the go sign</w:t>
        </w:r>
      </w:ins>
      <w:ins w:id="679" w:author="Siyu Wang" w:date="2026-08-07T14:46:00Z" w16du:dateUtc="2026-08-07T18:46:00Z">
        <w:r>
          <w:rPr>
            <w:rFonts w:ascii="Times New Roman" w:eastAsia="Times New Roman" w:hAnsi="Times New Roman" w:cs="Times New Roman"/>
            <w:sz w:val="24"/>
            <w:szCs w:val="24"/>
          </w:rPr>
          <w:t>al coding dimension aligns with the value coding dimension. Indeed, we observed a significant positive alignment between go signal coding dimension and value coding dimension in Monkey S (Fig. 8E) and not Monkey T (Fig. 8F).</w:t>
        </w:r>
      </w:ins>
      <w:ins w:id="680" w:author="Siyu Wang" w:date="2026-08-07T15:24:00Z" w16du:dateUtc="2026-08-07T19:24:00Z">
        <w:r w:rsidR="00361463">
          <w:rPr>
            <w:rFonts w:ascii="Times New Roman" w:eastAsia="Times New Roman" w:hAnsi="Times New Roman" w:cs="Times New Roman"/>
            <w:sz w:val="24"/>
            <w:szCs w:val="24"/>
          </w:rPr>
          <w:t xml:space="preserve"> Qualitatively, we can </w:t>
        </w:r>
      </w:ins>
      <w:ins w:id="681" w:author="Siyu Wang" w:date="2026-08-07T15:25:00Z" w16du:dateUtc="2026-08-07T19:25:00Z">
        <w:r w:rsidR="00E211DB">
          <w:rPr>
            <w:rFonts w:ascii="Times New Roman" w:eastAsia="Times New Roman" w:hAnsi="Times New Roman" w:cs="Times New Roman"/>
            <w:sz w:val="24"/>
            <w:szCs w:val="24"/>
          </w:rPr>
          <w:t xml:space="preserve">also </w:t>
        </w:r>
      </w:ins>
      <w:ins w:id="682" w:author="Siyu Wang" w:date="2026-08-07T15:24:00Z" w16du:dateUtc="2026-08-07T19:24:00Z">
        <w:r w:rsidR="00361463">
          <w:rPr>
            <w:rFonts w:ascii="Times New Roman" w:eastAsia="Times New Roman" w:hAnsi="Times New Roman" w:cs="Times New Roman"/>
            <w:sz w:val="24"/>
            <w:szCs w:val="24"/>
          </w:rPr>
          <w:t xml:space="preserve">see this rotation of population activity to the orthogonal dimension in the principal component space in Monkey T </w:t>
        </w:r>
      </w:ins>
      <w:ins w:id="683" w:author="Siyu Wang" w:date="2026-08-07T15:25:00Z" w16du:dateUtc="2026-08-07T19:25:00Z">
        <w:r w:rsidR="00E63E0C">
          <w:rPr>
            <w:rFonts w:ascii="Times New Roman" w:eastAsia="Times New Roman" w:hAnsi="Times New Roman" w:cs="Times New Roman"/>
            <w:sz w:val="24"/>
            <w:szCs w:val="24"/>
          </w:rPr>
          <w:t xml:space="preserve">around the go signal </w:t>
        </w:r>
      </w:ins>
      <w:ins w:id="684" w:author="Siyu Wang" w:date="2026-08-07T15:24:00Z" w16du:dateUtc="2026-08-07T19:24:00Z">
        <w:r w:rsidR="00361463">
          <w:rPr>
            <w:rFonts w:ascii="Times New Roman" w:eastAsia="Times New Roman" w:hAnsi="Times New Roman" w:cs="Times New Roman"/>
            <w:sz w:val="24"/>
            <w:szCs w:val="24"/>
          </w:rPr>
          <w:t>(</w:t>
        </w:r>
      </w:ins>
      <w:ins w:id="685" w:author="Siyu Wang" w:date="2026-08-07T15:25:00Z" w16du:dateUtc="2026-08-07T19:25:00Z">
        <w:r w:rsidR="00932761">
          <w:rPr>
            <w:rFonts w:ascii="Times New Roman" w:eastAsia="Times New Roman" w:hAnsi="Times New Roman" w:cs="Times New Roman"/>
            <w:sz w:val="24"/>
            <w:szCs w:val="24"/>
          </w:rPr>
          <w:t>Fig. S6)</w:t>
        </w:r>
      </w:ins>
      <w:ins w:id="686" w:author="Siyu Wang" w:date="2026-08-07T15:24:00Z" w16du:dateUtc="2026-08-07T19:24:00Z">
        <w:r w:rsidR="00361463">
          <w:rPr>
            <w:rFonts w:ascii="Times New Roman" w:eastAsia="Times New Roman" w:hAnsi="Times New Roman" w:cs="Times New Roman"/>
            <w:sz w:val="24"/>
            <w:szCs w:val="24"/>
          </w:rPr>
          <w:t>.</w:t>
        </w:r>
      </w:ins>
      <w:del w:id="687" w:author="Siyu Wang" w:date="2026-08-07T14:47:00Z" w16du:dateUtc="2026-08-07T18:47:00Z">
        <w:r w:rsidR="00000000" w:rsidDel="0050778F">
          <w:rPr>
            <w:rFonts w:ascii="Times New Roman" w:eastAsia="Times New Roman" w:hAnsi="Times New Roman" w:cs="Times New Roman"/>
            <w:sz w:val="24"/>
            <w:szCs w:val="24"/>
          </w:rPr>
          <w:delText>encoding dimension for the yellow versus purple go signal</w:delText>
        </w:r>
      </w:del>
      <w:ins w:id="688" w:author="Siyu Wang [2]" w:date="2026-07-19T14:28:00Z" w16du:dateUtc="2026-07-19T18:28:00Z">
        <w:del w:id="689" w:author="Siyu Wang" w:date="2026-08-07T14:47:00Z" w16du:dateUtc="2026-08-07T18:47:00Z">
          <w:r w:rsidR="00674CD6" w:rsidDel="0050778F">
            <w:rPr>
              <w:rFonts w:ascii="Times New Roman" w:eastAsia="Times New Roman" w:hAnsi="Times New Roman" w:cs="Times New Roman"/>
              <w:sz w:val="24"/>
              <w:szCs w:val="24"/>
            </w:rPr>
            <w:delText>go signal</w:delText>
          </w:r>
        </w:del>
      </w:ins>
      <w:del w:id="690" w:author="Siyu Wang" w:date="2026-08-07T14:47:00Z" w16du:dateUtc="2026-08-07T18:47:00Z">
        <w:r w:rsidR="00000000" w:rsidDel="0050778F">
          <w:rPr>
            <w:rFonts w:ascii="Times New Roman" w:eastAsia="Times New Roman" w:hAnsi="Times New Roman" w:cs="Times New Roman"/>
            <w:sz w:val="24"/>
            <w:szCs w:val="24"/>
          </w:rPr>
          <w:delText xml:space="preserve"> should be negatively aligned with the discounted value coding dimension (i.e., positively aligned with the reward size coding dimension, and negatively aligned with the delay coding dimension). </w:delText>
        </w:r>
      </w:del>
      <w:moveFromRangeStart w:id="691" w:author="Siyu Wang" w:date="2026-08-07T14:36:00Z" w:name="move237005807"/>
      <w:moveFrom w:id="692" w:author="Siyu Wang" w:date="2026-08-07T14:36:00Z" w16du:dateUtc="2026-08-07T18:36:00Z">
        <w:del w:id="693" w:author="Siyu Wang" w:date="2026-08-07T14:47:00Z" w16du:dateUtc="2026-08-07T18:47:00Z">
          <w:r w:rsidR="00000000" w:rsidDel="0050778F">
            <w:rPr>
              <w:rFonts w:ascii="Times New Roman" w:eastAsia="Times New Roman" w:hAnsi="Times New Roman" w:cs="Times New Roman"/>
              <w:sz w:val="24"/>
              <w:szCs w:val="24"/>
            </w:rPr>
            <w:delText xml:space="preserve">We observed this pattern in Monkey S (Fig. 6A and 6C), but not in Monkey T (Fig. 6B and 6D). </w:delText>
          </w:r>
        </w:del>
      </w:moveFrom>
      <w:moveFromRangeEnd w:id="691"/>
    </w:p>
    <w:p w14:paraId="00000031" w14:textId="1845BC81"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ins w:id="694" w:author="Siyu Wang" w:date="2026-08-07T14:47:00Z" w16du:dateUtc="2026-08-07T18:47:00Z">
        <w:r w:rsidR="00D543E1">
          <w:rPr>
            <w:rFonts w:ascii="Times New Roman" w:eastAsia="Times New Roman" w:hAnsi="Times New Roman" w:cs="Times New Roman"/>
            <w:sz w:val="24"/>
            <w:szCs w:val="24"/>
          </w:rPr>
          <w:t>ogether, t</w:t>
        </w:r>
      </w:ins>
      <w:r>
        <w:rPr>
          <w:rFonts w:ascii="Times New Roman" w:eastAsia="Times New Roman" w:hAnsi="Times New Roman" w:cs="Times New Roman"/>
          <w:sz w:val="24"/>
          <w:szCs w:val="24"/>
        </w:rPr>
        <w:t>h</w:t>
      </w:r>
      <w:ins w:id="695" w:author="Siyu Wang" w:date="2026-08-07T14:47:00Z" w16du:dateUtc="2026-08-07T18:47:00Z">
        <w:r w:rsidR="00E91207">
          <w:rPr>
            <w:rFonts w:ascii="Times New Roman" w:eastAsia="Times New Roman" w:hAnsi="Times New Roman" w:cs="Times New Roman"/>
            <w:sz w:val="24"/>
            <w:szCs w:val="24"/>
          </w:rPr>
          <w:t>e</w:t>
        </w:r>
      </w:ins>
      <w:del w:id="696" w:author="Siyu Wang" w:date="2026-08-07T14:47:00Z" w16du:dateUtc="2026-08-07T18:47:00Z">
        <w:r w:rsidDel="00E91207">
          <w:rPr>
            <w:rFonts w:ascii="Times New Roman" w:eastAsia="Times New Roman" w:hAnsi="Times New Roman" w:cs="Times New Roman"/>
            <w:sz w:val="24"/>
            <w:szCs w:val="24"/>
          </w:rPr>
          <w:delText>is</w:delText>
        </w:r>
      </w:del>
      <w:r>
        <w:rPr>
          <w:rFonts w:ascii="Times New Roman" w:eastAsia="Times New Roman" w:hAnsi="Times New Roman" w:cs="Times New Roman"/>
          <w:sz w:val="24"/>
          <w:szCs w:val="24"/>
        </w:rPr>
        <w:t xml:space="preserve"> difference</w:t>
      </w:r>
      <w:ins w:id="697" w:author="Siyu Wang" w:date="2026-08-07T14:47:00Z" w16du:dateUtc="2026-08-07T18:47:00Z">
        <w:r w:rsidR="00E91207">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in neural </w:t>
      </w:r>
      <w:del w:id="698" w:author="Siyu Wang" w:date="2026-08-07T14:47:00Z" w16du:dateUtc="2026-08-07T18:47:00Z">
        <w:r w:rsidDel="00E91207">
          <w:rPr>
            <w:rFonts w:ascii="Times New Roman" w:eastAsia="Times New Roman" w:hAnsi="Times New Roman" w:cs="Times New Roman"/>
            <w:sz w:val="24"/>
            <w:szCs w:val="24"/>
          </w:rPr>
          <w:delText xml:space="preserve">encoding </w:delText>
        </w:r>
      </w:del>
      <w:ins w:id="699" w:author="Siyu Wang" w:date="2026-08-07T14:47:00Z" w16du:dateUtc="2026-08-07T18:47:00Z">
        <w:r w:rsidR="00E91207">
          <w:rPr>
            <w:rFonts w:ascii="Times New Roman" w:eastAsia="Times New Roman" w:hAnsi="Times New Roman" w:cs="Times New Roman"/>
            <w:sz w:val="24"/>
            <w:szCs w:val="24"/>
          </w:rPr>
          <w:t>responses to the go signal</w:t>
        </w:r>
        <w:r w:rsidR="00E91207">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reflected the distinct behavioral strategies employed by the two monkeys</w:t>
      </w:r>
      <w:del w:id="700" w:author="Siyu Wang" w:date="2026-08-07T14:47:00Z" w16du:dateUtc="2026-08-07T18:47:00Z">
        <w:r w:rsidDel="00D543E1">
          <w:rPr>
            <w:rFonts w:ascii="Times New Roman" w:eastAsia="Times New Roman" w:hAnsi="Times New Roman" w:cs="Times New Roman"/>
            <w:sz w:val="24"/>
            <w:szCs w:val="24"/>
          </w:rPr>
          <w:delText>, that only Monkey S adjusted the temporally discounted value based on the go signal</w:delText>
        </w:r>
      </w:del>
      <w:ins w:id="701" w:author="Siyu Wang [2]" w:date="2026-07-19T14:28:00Z" w16du:dateUtc="2026-07-19T18:28:00Z">
        <w:del w:id="702" w:author="Siyu Wang" w:date="2026-08-07T14:47:00Z" w16du:dateUtc="2026-08-07T18:47:00Z">
          <w:r w:rsidR="00674CD6" w:rsidDel="00D543E1">
            <w:rPr>
              <w:rFonts w:ascii="Times New Roman" w:eastAsia="Times New Roman" w:hAnsi="Times New Roman" w:cs="Times New Roman"/>
              <w:sz w:val="24"/>
              <w:szCs w:val="24"/>
            </w:rPr>
            <w:delText>go signal</w:delText>
          </w:r>
        </w:del>
      </w:ins>
      <w:del w:id="703" w:author="Siyu Wang" w:date="2026-08-07T14:47:00Z" w16du:dateUtc="2026-08-07T18:47:00Z">
        <w:r w:rsidDel="00D543E1">
          <w:rPr>
            <w:rFonts w:ascii="Times New Roman" w:eastAsia="Times New Roman" w:hAnsi="Times New Roman" w:cs="Times New Roman"/>
            <w:sz w:val="24"/>
            <w:szCs w:val="24"/>
          </w:rPr>
          <w:delText>; Monkey T did not</w:delText>
        </w:r>
      </w:del>
      <w:r>
        <w:rPr>
          <w:rFonts w:ascii="Times New Roman" w:eastAsia="Times New Roman" w:hAnsi="Times New Roman" w:cs="Times New Roman"/>
          <w:sz w:val="24"/>
          <w:szCs w:val="24"/>
        </w:rPr>
        <w:t>.</w:t>
      </w:r>
    </w:p>
    <w:p w14:paraId="00000032" w14:textId="20B0E670" w:rsidR="00585BFC" w:rsidDel="00805999" w:rsidRDefault="00000000">
      <w:pPr>
        <w:shd w:val="clear" w:color="auto" w:fill="FFFFFF"/>
        <w:spacing w:after="0" w:line="480" w:lineRule="auto"/>
        <w:rPr>
          <w:del w:id="704" w:author="Siyu Wang" w:date="2026-08-07T13:20:00Z" w16du:dateUtc="2026-08-07T17:20:00Z"/>
          <w:rFonts w:ascii="Times New Roman" w:eastAsia="Times New Roman" w:hAnsi="Times New Roman" w:cs="Times New Roman"/>
          <w:b/>
          <w:bCs/>
          <w:sz w:val="24"/>
          <w:szCs w:val="24"/>
        </w:rPr>
      </w:pPr>
      <w:del w:id="705" w:author="Siyu Wang" w:date="2026-08-07T13:20:00Z" w16du:dateUtc="2026-08-07T17:20:00Z">
        <w:r w:rsidDel="00805999">
          <w:rPr>
            <w:rFonts w:ascii="Times New Roman" w:eastAsia="Times New Roman" w:hAnsi="Times New Roman" w:cs="Times New Roman"/>
            <w:b/>
            <w:bCs/>
            <w:sz w:val="24"/>
            <w:szCs w:val="24"/>
          </w:rPr>
          <w:delText>5. Differences in the linearity of coding between monkeys</w:delText>
        </w:r>
      </w:del>
    </w:p>
    <w:p w14:paraId="00000033" w14:textId="5115C99A" w:rsidR="00585BFC" w:rsidDel="00805999" w:rsidRDefault="00000000">
      <w:pPr>
        <w:shd w:val="clear" w:color="auto" w:fill="FFFFFF"/>
        <w:spacing w:after="0" w:line="480" w:lineRule="auto"/>
        <w:ind w:firstLine="360"/>
        <w:rPr>
          <w:del w:id="706" w:author="Siyu Wang" w:date="2026-08-07T13:20:00Z" w16du:dateUtc="2026-08-07T17:20:00Z"/>
          <w:rFonts w:ascii="Times New Roman" w:eastAsia="Times New Roman" w:hAnsi="Times New Roman" w:cs="Times New Roman"/>
          <w:color w:val="000000"/>
          <w:sz w:val="24"/>
          <w:szCs w:val="24"/>
        </w:rPr>
      </w:pPr>
      <w:del w:id="707" w:author="Siyu Wang" w:date="2026-08-07T13:20:00Z" w16du:dateUtc="2026-08-07T17:20:00Z">
        <w:r w:rsidDel="00805999">
          <w:rPr>
            <w:rFonts w:ascii="Times New Roman" w:eastAsia="Times New Roman" w:hAnsi="Times New Roman" w:cs="Times New Roman"/>
            <w:color w:val="000000"/>
            <w:sz w:val="24"/>
            <w:szCs w:val="24"/>
          </w:rPr>
          <w:delText>Differential behavioral and neural responses to the go signal</w:delText>
        </w:r>
      </w:del>
      <w:ins w:id="708" w:author="Siyu Wang [2]" w:date="2026-07-19T14:28:00Z" w16du:dateUtc="2026-07-19T18:28:00Z">
        <w:del w:id="709" w:author="Siyu Wang" w:date="2026-08-07T13:20:00Z" w16du:dateUtc="2026-08-07T17:20:00Z">
          <w:r w:rsidR="00674CD6" w:rsidDel="00805999">
            <w:rPr>
              <w:rFonts w:ascii="Times New Roman" w:eastAsia="Times New Roman" w:hAnsi="Times New Roman" w:cs="Times New Roman"/>
              <w:color w:val="000000"/>
              <w:sz w:val="24"/>
              <w:szCs w:val="24"/>
            </w:rPr>
            <w:delText>go signal</w:delText>
          </w:r>
        </w:del>
      </w:ins>
      <w:del w:id="710" w:author="Siyu Wang" w:date="2026-08-07T13:20:00Z" w16du:dateUtc="2026-08-07T17:20:00Z">
        <w:r w:rsidDel="00805999">
          <w:rPr>
            <w:rFonts w:ascii="Times New Roman" w:eastAsia="Times New Roman" w:hAnsi="Times New Roman" w:cs="Times New Roman"/>
            <w:color w:val="000000"/>
            <w:sz w:val="24"/>
            <w:szCs w:val="24"/>
          </w:rPr>
          <w:delText xml:space="preserve"> reflect the different neural computations adopted by the two monkeys. We examined neural differences in value coding between monkeys at both the single-neuron and population levels. </w:delText>
        </w:r>
      </w:del>
    </w:p>
    <w:p w14:paraId="00000034" w14:textId="35BAA787" w:rsidR="00585BFC" w:rsidDel="00805999" w:rsidRDefault="00000000">
      <w:pPr>
        <w:shd w:val="clear" w:color="auto" w:fill="FFFFFF"/>
        <w:spacing w:after="0" w:line="480" w:lineRule="auto"/>
        <w:ind w:firstLine="360"/>
        <w:rPr>
          <w:del w:id="711" w:author="Siyu Wang" w:date="2026-08-07T13:20:00Z" w16du:dateUtc="2026-08-07T17:20:00Z"/>
          <w:rFonts w:ascii="Times New Roman" w:eastAsia="Times New Roman" w:hAnsi="Times New Roman" w:cs="Times New Roman"/>
          <w:color w:val="000000"/>
          <w:sz w:val="24"/>
          <w:szCs w:val="24"/>
        </w:rPr>
      </w:pPr>
      <w:del w:id="712" w:author="Siyu Wang" w:date="2026-08-07T13:20:00Z" w16du:dateUtc="2026-08-07T17:20:00Z">
        <w:r w:rsidDel="00805999">
          <w:rPr>
            <w:rFonts w:ascii="Times New Roman" w:eastAsia="Times New Roman" w:hAnsi="Times New Roman" w:cs="Times New Roman"/>
            <w:color w:val="000000"/>
            <w:sz w:val="24"/>
            <w:szCs w:val="24"/>
          </w:rPr>
          <w:delText xml:space="preserve">At the single-neuron level, we tested whether firing rates during the first 750ms of the offer period were linearly modulated by the </w:delText>
        </w:r>
      </w:del>
      <w:customXmlDelRangeStart w:id="713" w:author="Siyu Wang" w:date="2026-08-07T13:20:00Z"/>
      <w:sdt>
        <w:sdtPr>
          <w:tag w:val="goog_rdk_25"/>
          <w:id w:val="455122593"/>
        </w:sdtPr>
        <w:sdtContent>
          <w:customXmlDelRangeEnd w:id="713"/>
          <w:commentRangeStart w:id="714"/>
          <w:customXmlDelRangeStart w:id="715" w:author="Siyu Wang" w:date="2026-08-07T13:20:00Z"/>
        </w:sdtContent>
      </w:sdt>
      <w:customXmlDelRangeEnd w:id="715"/>
      <w:del w:id="716" w:author="Siyu Wang" w:date="2026-08-07T13:20:00Z" w16du:dateUtc="2026-08-07T17:20:00Z">
        <w:r w:rsidDel="00805999">
          <w:rPr>
            <w:rFonts w:ascii="Times New Roman" w:eastAsia="Times New Roman" w:hAnsi="Times New Roman" w:cs="Times New Roman"/>
            <w:color w:val="000000"/>
            <w:sz w:val="24"/>
            <w:szCs w:val="24"/>
          </w:rPr>
          <w:delText xml:space="preserve">discounted value inferred from the behavioral model 1. </w:delText>
        </w:r>
        <w:commentRangeEnd w:id="714"/>
        <w:r w:rsidR="00CF574F" w:rsidDel="00805999">
          <w:rPr>
            <w:rStyle w:val="CommentReference"/>
            <w:rFonts w:ascii="Times New Roman" w:eastAsia="Times New Roman" w:hAnsi="Times New Roman" w:cs="Times New Roman"/>
            <w:color w:val="000000"/>
            <w:sz w:val="24"/>
            <w:szCs w:val="24"/>
          </w:rPr>
          <w:commentReference w:id="714"/>
        </w:r>
        <w:r w:rsidDel="00805999">
          <w:rPr>
            <w:rFonts w:ascii="Times New Roman" w:eastAsia="Times New Roman" w:hAnsi="Times New Roman" w:cs="Times New Roman"/>
            <w:color w:val="000000"/>
            <w:sz w:val="24"/>
            <w:szCs w:val="24"/>
          </w:rPr>
          <w:delText>Only 6 out of 63 neurons (10%) in Monkey S showed a significant linear correlation between spike count and discounted value (Fig. S4B), whereas in Monkey T, 35 out of 107 neurons (33%) exhibited linear coding (Fig. S4A).</w:delText>
        </w:r>
        <w:r w:rsidDel="00805999">
          <w:delText xml:space="preserve"> </w:delText>
        </w:r>
      </w:del>
      <w:customXmlDelRangeStart w:id="717" w:author="Siyu Wang" w:date="2026-08-07T13:20:00Z"/>
      <w:sdt>
        <w:sdtPr>
          <w:tag w:val="goog_rdk_26"/>
          <w:id w:val="887020634"/>
        </w:sdtPr>
        <w:sdtContent>
          <w:customXmlDelRangeEnd w:id="717"/>
          <w:commentRangeStart w:id="718"/>
          <w:customXmlDelRangeStart w:id="719" w:author="Siyu Wang" w:date="2026-08-07T13:20:00Z"/>
        </w:sdtContent>
      </w:sdt>
      <w:customXmlDelRangeEnd w:id="719"/>
      <w:del w:id="720" w:author="Siyu Wang" w:date="2026-08-07T13:20:00Z" w16du:dateUtc="2026-08-07T17:20:00Z">
        <w:r w:rsidDel="00805999">
          <w:rPr>
            <w:rFonts w:ascii="Times New Roman" w:eastAsia="Times New Roman" w:hAnsi="Times New Roman" w:cs="Times New Roman"/>
            <w:color w:val="000000"/>
            <w:sz w:val="24"/>
            <w:szCs w:val="24"/>
          </w:rPr>
          <w:delText xml:space="preserve">These results suggest that the dlPFC neurons in Monkey S exhibited </w:delText>
        </w:r>
      </w:del>
      <w:customXmlDelRangeStart w:id="721" w:author="Siyu Wang" w:date="2026-08-07T13:20:00Z"/>
      <w:sdt>
        <w:sdtPr>
          <w:tag w:val="goog_rdk_27"/>
          <w:id w:val="1548599981"/>
        </w:sdtPr>
        <w:sdtContent>
          <w:customXmlDelRangeEnd w:id="721"/>
          <w:ins w:id="722" w:author="ROSSELLA FALCONE" w:date="2026-07-15T17:32:00Z">
            <w:del w:id="723" w:author="Siyu Wang" w:date="2026-08-07T13:20:00Z" w16du:dateUtc="2026-08-07T17:20:00Z">
              <w:r w:rsidDel="00805999">
                <w:rPr>
                  <w:rFonts w:ascii="Times New Roman" w:eastAsia="Times New Roman" w:hAnsi="Times New Roman" w:cs="Times New Roman"/>
                  <w:color w:val="000000"/>
                  <w:sz w:val="24"/>
                  <w:szCs w:val="24"/>
                </w:rPr>
                <w:delText xml:space="preserve">a lower prevalence in </w:delText>
              </w:r>
            </w:del>
          </w:ins>
          <w:customXmlDelRangeStart w:id="724" w:author="Siyu Wang" w:date="2026-08-07T13:20:00Z"/>
          <w:sdt>
            <w:sdtPr>
              <w:tag w:val="goog_rdk_28"/>
              <w:id w:val="952461769"/>
            </w:sdtPr>
            <w:sdtContent>
              <w:customXmlDelRangeEnd w:id="724"/>
              <w:ins w:id="725" w:author="ROSSELLA FALCONE" w:date="2026-07-15T17:32:00Z">
                <w:del w:id="726" w:author="Siyu Wang" w:date="2026-08-07T13:20:00Z" w16du:dateUtc="2026-08-07T17:20:00Z">
                  <w:r w:rsidDel="00805999">
                    <w:rPr>
                      <w:rFonts w:ascii="Times New Roman" w:eastAsia="Times New Roman" w:hAnsi="Times New Roman" w:cs="Times New Roman"/>
                      <w:sz w:val="24"/>
                      <w:szCs w:val="24"/>
                      <w:rPrChange w:id="727" w:author="ROSSELLA FALCONE" w:date="2026-07-15T17:32:00Z">
                        <w:rPr>
                          <w:rFonts w:ascii="Times New Roman" w:eastAsia="Times New Roman" w:hAnsi="Times New Roman" w:cs="Times New Roman"/>
                          <w:color w:val="000000"/>
                          <w:sz w:val="24"/>
                          <w:szCs w:val="24"/>
                        </w:rPr>
                      </w:rPrChange>
                    </w:rPr>
                    <w:delText xml:space="preserve">linear value coding and </w:delText>
                  </w:r>
                </w:del>
              </w:ins>
              <w:customXmlDelRangeStart w:id="728" w:author="Siyu Wang" w:date="2026-08-07T13:20:00Z"/>
            </w:sdtContent>
          </w:sdt>
          <w:customXmlDelRangeEnd w:id="728"/>
          <w:customXmlDelRangeStart w:id="729" w:author="Siyu Wang" w:date="2026-08-07T13:20:00Z"/>
        </w:sdtContent>
      </w:sdt>
      <w:customXmlDelRangeEnd w:id="729"/>
      <w:del w:id="730" w:author="Siyu Wang" w:date="2026-08-07T13:20:00Z" w16du:dateUtc="2026-08-07T17:20:00Z">
        <w:r w:rsidDel="00805999">
          <w:rPr>
            <w:rFonts w:ascii="Times New Roman" w:eastAsia="Times New Roman" w:hAnsi="Times New Roman" w:cs="Times New Roman"/>
            <w:color w:val="000000"/>
            <w:sz w:val="24"/>
            <w:szCs w:val="24"/>
          </w:rPr>
          <w:delText>more heterogeneous</w:delText>
        </w:r>
      </w:del>
      <w:customXmlDelRangeStart w:id="731" w:author="Siyu Wang" w:date="2026-08-07T13:20:00Z"/>
      <w:sdt>
        <w:sdtPr>
          <w:tag w:val="goog_rdk_29"/>
          <w:id w:val="422075761"/>
        </w:sdtPr>
        <w:sdtContent>
          <w:customXmlDelRangeEnd w:id="731"/>
          <w:customXmlDelRangeStart w:id="732" w:author="Siyu Wang" w:date="2026-08-07T13:20:00Z"/>
          <w:sdt>
            <w:sdtPr>
              <w:tag w:val="goog_rdk_30"/>
              <w:id w:val="446319161"/>
            </w:sdtPr>
            <w:sdtContent>
              <w:customXmlDelRangeEnd w:id="732"/>
              <w:ins w:id="733" w:author="ROSSELLA FALCONE" w:date="2026-07-15T17:33:00Z">
                <w:del w:id="734" w:author="Siyu Wang" w:date="2026-08-07T13:20:00Z" w16du:dateUtc="2026-08-07T17:20:00Z">
                  <w:r w:rsidDel="00805999">
                    <w:rPr>
                      <w:rFonts w:ascii="Times New Roman" w:eastAsia="Times New Roman" w:hAnsi="Times New Roman" w:cs="Times New Roman"/>
                      <w:sz w:val="24"/>
                      <w:szCs w:val="24"/>
                      <w:rPrChange w:id="735" w:author="ROSSELLA FALCONE" w:date="2026-07-15T17:33:00Z">
                        <w:rPr>
                          <w:rFonts w:ascii="Times New Roman" w:eastAsia="Times New Roman" w:hAnsi="Times New Roman" w:cs="Times New Roman"/>
                          <w:color w:val="000000"/>
                          <w:sz w:val="24"/>
                          <w:szCs w:val="24"/>
                        </w:rPr>
                      </w:rPrChange>
                    </w:rPr>
                    <w:delText xml:space="preserve"> patterns of </w:delText>
                  </w:r>
                </w:del>
              </w:ins>
              <w:customXmlDelRangeStart w:id="736" w:author="Siyu Wang" w:date="2026-08-07T13:20:00Z"/>
            </w:sdtContent>
          </w:sdt>
          <w:customXmlDelRangeEnd w:id="736"/>
          <w:customXmlDelRangeStart w:id="737" w:author="Siyu Wang" w:date="2026-08-07T13:20:00Z"/>
        </w:sdtContent>
      </w:sdt>
      <w:customXmlDelRangeEnd w:id="737"/>
      <w:customXmlDelRangeStart w:id="738" w:author="Siyu Wang" w:date="2026-08-07T13:20:00Z"/>
      <w:sdt>
        <w:sdtPr>
          <w:tag w:val="goog_rdk_31"/>
          <w:id w:val="-686858631"/>
        </w:sdtPr>
        <w:sdtContent>
          <w:customXmlDelRangeEnd w:id="738"/>
          <w:del w:id="739" w:author="Siyu Wang" w:date="2026-08-07T13:20:00Z" w16du:dateUtc="2026-08-07T17:20:00Z">
            <w:r w:rsidDel="00805999">
              <w:rPr>
                <w:rFonts w:ascii="Times New Roman" w:eastAsia="Times New Roman" w:hAnsi="Times New Roman" w:cs="Times New Roman"/>
                <w:color w:val="000000"/>
                <w:sz w:val="24"/>
                <w:szCs w:val="24"/>
              </w:rPr>
              <w:delText xml:space="preserve"> or non-linear patterns of</w:delText>
            </w:r>
          </w:del>
          <w:customXmlDelRangeStart w:id="740" w:author="Siyu Wang" w:date="2026-08-07T13:20:00Z"/>
        </w:sdtContent>
      </w:sdt>
      <w:customXmlDelRangeEnd w:id="740"/>
      <w:del w:id="741" w:author="Siyu Wang" w:date="2026-08-07T13:20:00Z" w16du:dateUtc="2026-08-07T17:20:00Z">
        <w:r w:rsidDel="00805999">
          <w:rPr>
            <w:rFonts w:ascii="Times New Roman" w:eastAsia="Times New Roman" w:hAnsi="Times New Roman" w:cs="Times New Roman"/>
            <w:color w:val="000000"/>
            <w:sz w:val="24"/>
            <w:szCs w:val="24"/>
          </w:rPr>
          <w:delText xml:space="preserve"> value representation, whereas neurons in Monkey T</w:delText>
        </w:r>
      </w:del>
      <w:customXmlDelRangeStart w:id="742" w:author="Siyu Wang" w:date="2026-08-07T13:20:00Z"/>
      <w:sdt>
        <w:sdtPr>
          <w:tag w:val="goog_rdk_32"/>
          <w:id w:val="-1651982729"/>
        </w:sdtPr>
        <w:sdtContent>
          <w:customXmlDelRangeEnd w:id="742"/>
          <w:customXmlDelRangeStart w:id="743" w:author="Siyu Wang" w:date="2026-08-07T13:20:00Z"/>
          <w:sdt>
            <w:sdtPr>
              <w:tag w:val="goog_rdk_33"/>
              <w:id w:val="-352952149"/>
            </w:sdtPr>
            <w:sdtContent>
              <w:customXmlDelRangeEnd w:id="743"/>
              <w:customXmlDelRangeStart w:id="744" w:author="Siyu Wang" w:date="2026-08-07T13:20:00Z"/>
            </w:sdtContent>
          </w:sdt>
          <w:customXmlDelRangeEnd w:id="744"/>
          <w:customXmlDelRangeStart w:id="745" w:author="Siyu Wang" w:date="2026-08-07T13:20:00Z"/>
        </w:sdtContent>
      </w:sdt>
      <w:customXmlDelRangeEnd w:id="745"/>
      <w:customXmlDelRangeStart w:id="746" w:author="Siyu Wang" w:date="2026-08-07T13:20:00Z"/>
      <w:sdt>
        <w:sdtPr>
          <w:tag w:val="goog_rdk_34"/>
          <w:id w:val="98638143"/>
        </w:sdtPr>
        <w:sdtContent>
          <w:customXmlDelRangeEnd w:id="746"/>
          <w:del w:id="747" w:author="Siyu Wang" w:date="2026-08-07T13:20:00Z" w16du:dateUtc="2026-08-07T17:20:00Z">
            <w:r w:rsidDel="00805999">
              <w:rPr>
                <w:rFonts w:ascii="Times New Roman" w:eastAsia="Times New Roman" w:hAnsi="Times New Roman" w:cs="Times New Roman"/>
                <w:color w:val="000000"/>
                <w:sz w:val="24"/>
                <w:szCs w:val="24"/>
              </w:rPr>
              <w:delText xml:space="preserve"> encoded the value of the </w:delText>
            </w:r>
          </w:del>
          <w:customXmlDelRangeStart w:id="748" w:author="Siyu Wang" w:date="2026-08-07T13:20:00Z"/>
        </w:sdtContent>
      </w:sdt>
      <w:customXmlDelRangeEnd w:id="748"/>
      <w:del w:id="749" w:author="Siyu Wang" w:date="2026-08-07T13:20:00Z" w16du:dateUtc="2026-08-07T17:20:00Z">
        <w:r w:rsidDel="00805999">
          <w:rPr>
            <w:rFonts w:ascii="Times New Roman" w:eastAsia="Times New Roman" w:hAnsi="Times New Roman" w:cs="Times New Roman"/>
            <w:color w:val="000000"/>
            <w:sz w:val="24"/>
            <w:szCs w:val="24"/>
          </w:rPr>
          <w:delText xml:space="preserve">offer </w:delText>
        </w:r>
      </w:del>
      <w:customXmlDelRangeStart w:id="750" w:author="Siyu Wang" w:date="2026-08-07T13:20:00Z"/>
      <w:sdt>
        <w:sdtPr>
          <w:tag w:val="goog_rdk_35"/>
          <w:id w:val="870932787"/>
        </w:sdtPr>
        <w:sdtContent>
          <w:customXmlDelRangeEnd w:id="750"/>
          <w:customXmlDelRangeStart w:id="751" w:author="Siyu Wang" w:date="2026-08-07T13:20:00Z"/>
          <w:sdt>
            <w:sdtPr>
              <w:tag w:val="goog_rdk_36"/>
              <w:id w:val="767413822"/>
            </w:sdtPr>
            <w:sdtContent>
              <w:customXmlDelRangeEnd w:id="751"/>
              <w:customXmlDelRangeStart w:id="752" w:author="Siyu Wang" w:date="2026-08-07T13:20:00Z"/>
            </w:sdtContent>
          </w:sdt>
          <w:customXmlDelRangeEnd w:id="752"/>
          <w:customXmlDelRangeStart w:id="753" w:author="Siyu Wang" w:date="2026-08-07T13:20:00Z"/>
        </w:sdtContent>
      </w:sdt>
      <w:customXmlDelRangeEnd w:id="753"/>
      <w:customXmlDelRangeStart w:id="754" w:author="Siyu Wang" w:date="2026-08-07T13:20:00Z"/>
      <w:sdt>
        <w:sdtPr>
          <w:tag w:val="goog_rdk_37"/>
          <w:id w:val="-1058732581"/>
        </w:sdtPr>
        <w:sdtContent>
          <w:customXmlDelRangeEnd w:id="754"/>
          <w:del w:id="755" w:author="Siyu Wang" w:date="2026-08-07T13:20:00Z" w16du:dateUtc="2026-08-07T17:20:00Z">
            <w:r w:rsidDel="00805999">
              <w:rPr>
                <w:rFonts w:ascii="Times New Roman" w:eastAsia="Times New Roman" w:hAnsi="Times New Roman" w:cs="Times New Roman"/>
                <w:color w:val="000000"/>
                <w:sz w:val="24"/>
                <w:szCs w:val="24"/>
              </w:rPr>
              <w:delText>more linearly.</w:delText>
            </w:r>
          </w:del>
          <w:customXmlDelRangeStart w:id="756" w:author="Siyu Wang" w:date="2026-08-07T13:20:00Z"/>
        </w:sdtContent>
      </w:sdt>
      <w:customXmlDelRangeEnd w:id="756"/>
      <w:commentRangeEnd w:id="718"/>
      <w:del w:id="757" w:author="Siyu Wang" w:date="2026-08-07T13:20:00Z" w16du:dateUtc="2026-08-07T17:20:00Z">
        <w:r w:rsidR="00CF574F" w:rsidDel="00805999">
          <w:rPr>
            <w:rStyle w:val="CommentReference"/>
            <w:rFonts w:ascii="Times New Roman" w:eastAsia="Times New Roman" w:hAnsi="Times New Roman" w:cs="Times New Roman"/>
            <w:color w:val="000000"/>
            <w:sz w:val="24"/>
            <w:szCs w:val="24"/>
          </w:rPr>
          <w:commentReference w:id="718"/>
        </w:r>
      </w:del>
    </w:p>
    <w:p w14:paraId="00000035" w14:textId="57596E7D" w:rsidR="00585BFC" w:rsidDel="00805999" w:rsidRDefault="00000000">
      <w:pPr>
        <w:shd w:val="clear" w:color="auto" w:fill="FFFFFF"/>
        <w:spacing w:after="0" w:line="480" w:lineRule="auto"/>
        <w:rPr>
          <w:del w:id="758" w:author="Siyu Wang" w:date="2026-08-07T13:20:00Z" w16du:dateUtc="2026-08-07T17:20:00Z"/>
          <w:rFonts w:ascii="Times New Roman" w:eastAsia="Times New Roman" w:hAnsi="Times New Roman" w:cs="Times New Roman"/>
          <w:color w:val="000000"/>
          <w:sz w:val="24"/>
          <w:szCs w:val="24"/>
        </w:rPr>
      </w:pPr>
      <w:del w:id="759" w:author="Siyu Wang" w:date="2026-08-07T13:20:00Z" w16du:dateUtc="2026-08-07T17:20:00Z">
        <w:r w:rsidDel="00805999">
          <w:rPr>
            <w:rFonts w:ascii="Times New Roman" w:eastAsia="Times New Roman" w:hAnsi="Times New Roman" w:cs="Times New Roman"/>
            <w:color w:val="000000"/>
            <w:sz w:val="24"/>
            <w:szCs w:val="24"/>
          </w:rPr>
          <w:delText>At the population level, principal component analysis revealed qualitative differences in condition-averaged neural trajectories between animals. Consistent with the single-neuron analysis, in Monkey S, the trajectories were entangled reflecting nonlinear population encoding of value (Fig. S5A). By contrast, in Monkey T, the trajectories were linearly separated and orderly,</w:delText>
        </w:r>
      </w:del>
      <w:ins w:id="760" w:author="Siyu Wang [2]" w:date="2026-07-19T14:22:00Z" w16du:dateUtc="2026-07-19T18:22:00Z">
        <w:del w:id="761" w:author="Siyu Wang" w:date="2026-08-07T13:20:00Z" w16du:dateUtc="2026-08-07T17:20:00Z">
          <w:r w:rsidR="00456CB9" w:rsidDel="00805999">
            <w:rPr>
              <w:rFonts w:ascii="Times New Roman" w:eastAsia="Times New Roman" w:hAnsi="Times New Roman" w:cs="Times New Roman"/>
              <w:color w:val="000000"/>
              <w:sz w:val="24"/>
              <w:szCs w:val="24"/>
            </w:rPr>
            <w:delText xml:space="preserve"> and</w:delText>
          </w:r>
        </w:del>
      </w:ins>
      <w:del w:id="762" w:author="Siyu Wang" w:date="2026-08-07T13:20:00Z" w16du:dateUtc="2026-08-07T17:20:00Z">
        <w:r w:rsidDel="00805999">
          <w:rPr>
            <w:rFonts w:ascii="Times New Roman" w:eastAsia="Times New Roman" w:hAnsi="Times New Roman" w:cs="Times New Roman"/>
            <w:color w:val="000000"/>
            <w:sz w:val="24"/>
            <w:szCs w:val="24"/>
          </w:rPr>
          <w:delText xml:space="preserve"> progressing orderly from low to high value offers (Fig. S5B). </w:delText>
        </w:r>
      </w:del>
    </w:p>
    <w:p w14:paraId="00000036" w14:textId="65E0AE05" w:rsidR="00585BFC" w:rsidDel="000108DF" w:rsidRDefault="00585BFC">
      <w:pPr>
        <w:shd w:val="clear" w:color="auto" w:fill="FFFFFF"/>
        <w:spacing w:after="0" w:line="480" w:lineRule="auto"/>
        <w:rPr>
          <w:del w:id="763" w:author="Siyu Wang" w:date="2026-08-07T12:45:00Z" w16du:dateUtc="2026-08-07T16:45:00Z"/>
          <w:rFonts w:ascii="Times New Roman" w:eastAsia="Times New Roman" w:hAnsi="Times New Roman" w:cs="Times New Roman"/>
          <w:color w:val="000000"/>
          <w:sz w:val="24"/>
          <w:szCs w:val="24"/>
        </w:rPr>
      </w:pPr>
    </w:p>
    <w:p w14:paraId="00000037" w14:textId="294B50EA" w:rsidR="00585BFC" w:rsidDel="000108DF" w:rsidRDefault="00000000">
      <w:pPr>
        <w:shd w:val="clear" w:color="auto" w:fill="FFFFFF"/>
        <w:spacing w:after="0" w:line="480" w:lineRule="auto"/>
        <w:rPr>
          <w:del w:id="764" w:author="Siyu Wang" w:date="2026-08-07T12:45:00Z" w16du:dateUtc="2026-08-07T16:45:00Z"/>
          <w:rFonts w:ascii="Times New Roman" w:eastAsia="Times New Roman" w:hAnsi="Times New Roman" w:cs="Times New Roman"/>
          <w:b/>
          <w:bCs/>
          <w:color w:val="000000"/>
          <w:sz w:val="24"/>
          <w:szCs w:val="24"/>
        </w:rPr>
      </w:pPr>
      <w:del w:id="765" w:author="Siyu Wang" w:date="2026-08-07T12:45:00Z" w16du:dateUtc="2026-08-07T16:45:00Z">
        <w:r w:rsidDel="000108DF">
          <w:rPr>
            <w:rFonts w:ascii="Times New Roman" w:eastAsia="Times New Roman" w:hAnsi="Times New Roman" w:cs="Times New Roman"/>
            <w:b/>
            <w:bCs/>
            <w:color w:val="000000"/>
            <w:sz w:val="24"/>
            <w:szCs w:val="24"/>
          </w:rPr>
          <w:delText xml:space="preserve">6. Population decoding revealed differential integration of reward and delay. </w:delText>
        </w:r>
      </w:del>
    </w:p>
    <w:p w14:paraId="6C418064" w14:textId="28A4B468" w:rsidR="00CE4BCE" w:rsidRPr="008409C8" w:rsidDel="000108DF" w:rsidRDefault="00000000" w:rsidP="00CE4BCE">
      <w:pPr>
        <w:shd w:val="clear" w:color="auto" w:fill="FFFFFF"/>
        <w:spacing w:after="0" w:line="480" w:lineRule="auto"/>
        <w:rPr>
          <w:del w:id="766" w:author="Siyu Wang" w:date="2026-08-07T12:45:00Z" w16du:dateUtc="2026-08-07T16:45:00Z"/>
          <w:rFonts w:ascii="Times New Roman" w:eastAsia="Times New Roman" w:hAnsi="Times New Roman" w:cs="Times New Roman"/>
          <w:color w:val="000000"/>
          <w:sz w:val="24"/>
          <w:szCs w:val="24"/>
        </w:rPr>
      </w:pPr>
      <w:del w:id="767" w:author="Siyu Wang" w:date="2026-08-07T12:45:00Z" w16du:dateUtc="2026-08-07T16:45:00Z">
        <w:r w:rsidDel="000108DF">
          <w:rPr>
            <w:rFonts w:ascii="Times New Roman" w:eastAsia="Times New Roman" w:hAnsi="Times New Roman" w:cs="Times New Roman"/>
            <w:color w:val="000000"/>
            <w:sz w:val="24"/>
            <w:szCs w:val="24"/>
          </w:rPr>
          <w:delText xml:space="preserve">We performed a moving window decoding analysis in which we decoded offer identity, reward size and delay for each trial based on spike count in each time bin (see Methods). For both animals, decoding accuracy was significantly above chance for all three variables (reward size, delay, and offer identity). Peak decoding accuracy reached nearly 80% for reward size and delay (chance is 33%), and over 60% for offer identity (chance is 11%) (Fig. 7, colored lines), indicating that all variables were robustly represented in dlPFC activity. </w:delText>
        </w:r>
      </w:del>
    </w:p>
    <w:p w14:paraId="27E7775D" w14:textId="237727F9" w:rsidR="00CE4BCE" w:rsidRPr="008409C8" w:rsidDel="000108DF" w:rsidRDefault="00CE4BCE" w:rsidP="00CE4BCE">
      <w:pPr>
        <w:shd w:val="clear" w:color="auto" w:fill="FFFFFF"/>
        <w:spacing w:after="0" w:line="480" w:lineRule="auto"/>
        <w:ind w:firstLine="720"/>
        <w:rPr>
          <w:del w:id="768" w:author="Siyu Wang" w:date="2026-08-07T12:45:00Z" w16du:dateUtc="2026-08-07T16:45:00Z"/>
          <w:rFonts w:ascii="Times New Roman" w:eastAsia="Times New Roman" w:hAnsi="Times New Roman" w:cs="Times New Roman"/>
          <w:color w:val="000000"/>
          <w:sz w:val="24"/>
          <w:szCs w:val="24"/>
        </w:rPr>
      </w:pPr>
      <w:del w:id="769" w:author="Siyu Wang" w:date="2026-08-07T12:45:00Z" w16du:dateUtc="2026-08-07T16:45:00Z">
        <w:r w:rsidRPr="008409C8" w:rsidDel="000108DF">
          <w:rPr>
            <w:rFonts w:ascii="Times New Roman" w:eastAsia="Times New Roman" w:hAnsi="Times New Roman" w:cs="Times New Roman"/>
            <w:color w:val="000000"/>
            <w:sz w:val="24"/>
            <w:szCs w:val="24"/>
          </w:rPr>
          <w:delText>Next, we quantified t</w:delText>
        </w:r>
        <w:r w:rsidDel="000108DF">
          <w:rPr>
            <w:rFonts w:ascii="Times New Roman" w:eastAsia="Times New Roman" w:hAnsi="Times New Roman" w:cs="Times New Roman"/>
            <w:color w:val="000000"/>
            <w:sz w:val="24"/>
            <w:szCs w:val="24"/>
          </w:rPr>
          <w:delText>he</w:delText>
        </w:r>
        <w:r w:rsidRPr="008409C8" w:rsidDel="000108DF">
          <w:rPr>
            <w:rFonts w:ascii="Times New Roman" w:eastAsia="Times New Roman" w:hAnsi="Times New Roman" w:cs="Times New Roman"/>
            <w:color w:val="000000"/>
            <w:sz w:val="24"/>
            <w:szCs w:val="24"/>
          </w:rPr>
          <w:delText xml:space="preserve"> integration between reward and delay</w:delText>
        </w:r>
        <w:r w:rsidDel="000108DF">
          <w:rPr>
            <w:rFonts w:ascii="Times New Roman" w:eastAsia="Times New Roman" w:hAnsi="Times New Roman" w:cs="Times New Roman"/>
            <w:color w:val="000000"/>
            <w:sz w:val="24"/>
            <w:szCs w:val="24"/>
          </w:rPr>
          <w:delText xml:space="preserve"> in dlPFC,</w:delText>
        </w:r>
        <w:r w:rsidRPr="008409C8" w:rsidDel="000108DF">
          <w:rPr>
            <w:rFonts w:ascii="Times New Roman" w:eastAsia="Times New Roman" w:hAnsi="Times New Roman" w:cs="Times New Roman"/>
            <w:color w:val="000000"/>
            <w:sz w:val="24"/>
            <w:szCs w:val="24"/>
          </w:rPr>
          <w:delText xml:space="preserve"> by assessing </w:delText>
        </w:r>
        <w:r w:rsidDel="000108DF">
          <w:rPr>
            <w:rFonts w:ascii="Times New Roman" w:eastAsia="Times New Roman" w:hAnsi="Times New Roman" w:cs="Times New Roman"/>
            <w:color w:val="000000"/>
            <w:sz w:val="24"/>
            <w:szCs w:val="24"/>
          </w:rPr>
          <w:delText>whether the decoding accuracy for offer identity (i.e., the interaction between reward and delay) can be fully predicted by assuming the independence of coding for reward and delay</w:delText>
        </w:r>
        <w:r w:rsidRPr="008409C8" w:rsidDel="000108DF">
          <w:rPr>
            <w:rFonts w:ascii="Times New Roman" w:eastAsia="Times New Roman" w:hAnsi="Times New Roman" w:cs="Times New Roman"/>
            <w:color w:val="000000"/>
            <w:sz w:val="24"/>
            <w:szCs w:val="24"/>
          </w:rPr>
          <w:delText>.</w:delText>
        </w:r>
        <w:r w:rsidDel="000108DF">
          <w:rPr>
            <w:rFonts w:ascii="Times New Roman" w:eastAsia="Times New Roman" w:hAnsi="Times New Roman" w:cs="Times New Roman"/>
            <w:color w:val="000000"/>
            <w:sz w:val="24"/>
            <w:szCs w:val="24"/>
          </w:rPr>
          <w:delText xml:space="preserve"> </w:delText>
        </w:r>
        <w:r w:rsidRPr="008409C8" w:rsidDel="000108DF">
          <w:rPr>
            <w:rFonts w:ascii="Times New Roman" w:eastAsia="Times New Roman" w:hAnsi="Times New Roman" w:cs="Times New Roman"/>
            <w:color w:val="000000"/>
            <w:sz w:val="24"/>
            <w:szCs w:val="24"/>
          </w:rPr>
          <w:delText xml:space="preserve">Specifically, if the dlPFC neural population encodes reward and delay independently, without integration, then the expected decoding accuracy for offer identity (i.e., </w:delText>
        </w:r>
        <w:r w:rsidDel="000108DF">
          <w:rPr>
            <w:rFonts w:ascii="Times New Roman" w:eastAsia="Times New Roman" w:hAnsi="Times New Roman" w:cs="Times New Roman"/>
            <w:color w:val="000000"/>
            <w:sz w:val="24"/>
            <w:szCs w:val="24"/>
          </w:rPr>
          <w:delText>the</w:delText>
        </w:r>
        <w:r w:rsidRPr="008409C8" w:rsidDel="000108DF">
          <w:rPr>
            <w:rFonts w:ascii="Times New Roman" w:eastAsia="Times New Roman" w:hAnsi="Times New Roman" w:cs="Times New Roman"/>
            <w:color w:val="000000"/>
            <w:sz w:val="24"/>
            <w:szCs w:val="24"/>
          </w:rPr>
          <w:delText xml:space="preserve"> interaction</w:delText>
        </w:r>
        <w:r w:rsidDel="000108DF">
          <w:rPr>
            <w:rFonts w:ascii="Times New Roman" w:eastAsia="Times New Roman" w:hAnsi="Times New Roman" w:cs="Times New Roman"/>
            <w:color w:val="000000"/>
            <w:sz w:val="24"/>
            <w:szCs w:val="24"/>
          </w:rPr>
          <w:delText xml:space="preserve"> between reward and delay</w:delText>
        </w:r>
        <w:r w:rsidRPr="008409C8" w:rsidDel="000108DF">
          <w:rPr>
            <w:rFonts w:ascii="Times New Roman" w:eastAsia="Times New Roman" w:hAnsi="Times New Roman" w:cs="Times New Roman"/>
            <w:color w:val="000000"/>
            <w:sz w:val="24"/>
            <w:szCs w:val="24"/>
          </w:rPr>
          <w:delText xml:space="preserve">), </w:delText>
        </w:r>
      </w:del>
      <m:oMath>
        <m:bar>
          <m:barPr>
            <m:pos m:val="top"/>
            <m:ctrlPr>
              <w:del w:id="770" w:author="Siyu Wang" w:date="2026-08-07T12:45:00Z" w16du:dateUtc="2026-08-07T16:45:00Z">
                <w:rPr>
                  <w:rFonts w:ascii="Cambria Math" w:hAnsi="Cambria Math"/>
                  <w:sz w:val="24"/>
                </w:rPr>
              </w:del>
            </m:ctrlPr>
          </m:barPr>
          <m:e>
            <m:r>
              <w:del w:id="771" w:author="Siyu Wang" w:date="2026-08-07T12:45:00Z" w16du:dateUtc="2026-08-07T16:45:00Z">
                <w:rPr>
                  <w:rFonts w:ascii="Cambria Math" w:hAnsi="Cambria Math"/>
                  <w:sz w:val="24"/>
                </w:rPr>
                <m:t>P</m:t>
              </w:del>
            </m:r>
          </m:e>
        </m:bar>
        <m:d>
          <m:dPr>
            <m:ctrlPr>
              <w:del w:id="772" w:author="Siyu Wang" w:date="2026-08-07T12:45:00Z" w16du:dateUtc="2026-08-07T16:45:00Z">
                <w:rPr>
                  <w:rFonts w:ascii="Cambria Math" w:hAnsi="Cambria Math"/>
                  <w:sz w:val="24"/>
                </w:rPr>
              </w:del>
            </m:ctrlPr>
          </m:dPr>
          <m:e>
            <m:r>
              <w:del w:id="773" w:author="Siyu Wang" w:date="2026-08-07T12:45:00Z" w16du:dateUtc="2026-08-07T16:45:00Z">
                <m:rPr>
                  <m:nor/>
                </m:rPr>
                <w:rPr>
                  <w:rFonts w:ascii="Times New Roman" w:hAnsi="Times New Roman"/>
                  <w:sz w:val="24"/>
                </w:rPr>
                <m:t>offer identity</m:t>
              </w:del>
            </m:r>
          </m:e>
        </m:d>
      </m:oMath>
      <w:del w:id="774" w:author="Siyu Wang" w:date="2026-08-07T12:45:00Z" w16du:dateUtc="2026-08-07T16:45:00Z">
        <w:r w:rsidRPr="00CD41ED" w:rsidDel="000108DF">
          <w:rPr>
            <w:rFonts w:ascii="Times New Roman" w:hAnsi="Times New Roman"/>
            <w:sz w:val="24"/>
          </w:rPr>
          <w:delText xml:space="preserve">, </w:delText>
        </w:r>
        <w:r w:rsidRPr="008409C8" w:rsidDel="000108DF">
          <w:rPr>
            <w:rFonts w:ascii="Times New Roman" w:eastAsia="Times New Roman" w:hAnsi="Times New Roman" w:cs="Times New Roman"/>
            <w:color w:val="000000"/>
            <w:sz w:val="24"/>
            <w:szCs w:val="24"/>
          </w:rPr>
          <w:delText xml:space="preserve">should equal the product of their individual decoding accuracies </w:delText>
        </w:r>
      </w:del>
      <m:oMath>
        <m:r>
          <w:del w:id="775" w:author="Siyu Wang" w:date="2026-08-07T12:45:00Z" w16du:dateUtc="2026-08-07T16:45:00Z">
            <w:rPr>
              <w:rFonts w:ascii="Cambria Math" w:hAnsi="Cambria Math"/>
              <w:sz w:val="24"/>
            </w:rPr>
            <m:t>P</m:t>
          </w:del>
        </m:r>
        <m:d>
          <m:dPr>
            <m:ctrlPr>
              <w:del w:id="776" w:author="Siyu Wang" w:date="2026-08-07T12:45:00Z" w16du:dateUtc="2026-08-07T16:45:00Z">
                <w:rPr>
                  <w:rFonts w:ascii="Cambria Math" w:hAnsi="Cambria Math"/>
                  <w:sz w:val="24"/>
                </w:rPr>
              </w:del>
            </m:ctrlPr>
          </m:dPr>
          <m:e>
            <m:r>
              <w:del w:id="777" w:author="Siyu Wang" w:date="2026-08-07T12:45:00Z" w16du:dateUtc="2026-08-07T16:45:00Z">
                <m:rPr>
                  <m:nor/>
                </m:rPr>
                <w:rPr>
                  <w:rFonts w:ascii="Times New Roman" w:hAnsi="Times New Roman"/>
                  <w:sz w:val="24"/>
                </w:rPr>
                <m:t>reward size</m:t>
              </w:del>
            </m:r>
          </m:e>
        </m:d>
        <m:r>
          <w:del w:id="778" w:author="Siyu Wang" w:date="2026-08-07T12:45:00Z" w16du:dateUtc="2026-08-07T16:45:00Z">
            <w:rPr>
              <w:rFonts w:ascii="Cambria Math" w:hAnsi="Cambria Math"/>
              <w:sz w:val="24"/>
            </w:rPr>
            <m:t xml:space="preserve"> and P</m:t>
          </w:del>
        </m:r>
        <m:d>
          <m:dPr>
            <m:ctrlPr>
              <w:del w:id="779" w:author="Siyu Wang" w:date="2026-08-07T12:45:00Z" w16du:dateUtc="2026-08-07T16:45:00Z">
                <w:rPr>
                  <w:rFonts w:ascii="Cambria Math" w:hAnsi="Cambria Math"/>
                  <w:sz w:val="24"/>
                </w:rPr>
              </w:del>
            </m:ctrlPr>
          </m:dPr>
          <m:e>
            <m:r>
              <w:del w:id="780" w:author="Siyu Wang" w:date="2026-08-07T12:45:00Z" w16du:dateUtc="2026-08-07T16:45:00Z">
                <m:rPr>
                  <m:nor/>
                </m:rPr>
                <w:rPr>
                  <w:rFonts w:ascii="Times New Roman" w:hAnsi="Times New Roman"/>
                  <w:sz w:val="24"/>
                </w:rPr>
                <m:t>delay</m:t>
              </w:del>
            </m:r>
          </m:e>
        </m:d>
      </m:oMath>
      <w:del w:id="781" w:author="Siyu Wang" w:date="2026-08-07T12:45:00Z" w16du:dateUtc="2026-08-07T16:45:00Z">
        <w:r w:rsidRPr="008409C8" w:rsidDel="000108DF">
          <w:rPr>
            <w:rFonts w:ascii="Times New Roman" w:eastAsia="Times New Roman" w:hAnsi="Times New Roman" w:cs="Times New Roman"/>
            <w:color w:val="000000"/>
            <w:sz w:val="24"/>
            <w:szCs w:val="24"/>
          </w:rPr>
          <w:delText>:</w:delText>
        </w:r>
      </w:del>
    </w:p>
    <w:p w14:paraId="75DAE800" w14:textId="37C8D2DC" w:rsidR="00CE4BCE" w:rsidRPr="008409C8" w:rsidDel="000108DF" w:rsidRDefault="00000000" w:rsidP="00CE4BCE">
      <w:pPr>
        <w:shd w:val="clear" w:color="auto" w:fill="FFFFFF"/>
        <w:spacing w:after="0" w:line="480" w:lineRule="auto"/>
        <w:jc w:val="center"/>
        <w:rPr>
          <w:del w:id="782" w:author="Siyu Wang" w:date="2026-08-07T12:45:00Z" w16du:dateUtc="2026-08-07T16:45:00Z"/>
          <w:rFonts w:ascii="Times New Roman" w:eastAsia="Times New Roman" w:hAnsi="Times New Roman" w:cs="Times New Roman"/>
          <w:color w:val="000000"/>
          <w:sz w:val="24"/>
          <w:szCs w:val="24"/>
        </w:rPr>
      </w:pPr>
      <m:oMathPara>
        <m:oMathParaPr>
          <m:jc m:val="center"/>
        </m:oMathParaPr>
        <m:oMath>
          <m:bar>
            <m:barPr>
              <m:pos m:val="top"/>
              <m:ctrlPr>
                <w:del w:id="783" w:author="Siyu Wang" w:date="2026-08-07T12:45:00Z" w16du:dateUtc="2026-08-07T16:45:00Z">
                  <w:rPr>
                    <w:rFonts w:ascii="Cambria Math" w:hAnsi="Cambria Math"/>
                    <w:sz w:val="24"/>
                  </w:rPr>
                </w:del>
              </m:ctrlPr>
            </m:barPr>
            <m:e>
              <m:r>
                <w:del w:id="784" w:author="Siyu Wang" w:date="2026-08-07T12:45:00Z" w16du:dateUtc="2026-08-07T16:45:00Z">
                  <w:rPr>
                    <w:rFonts w:ascii="Cambria Math" w:hAnsi="Cambria Math"/>
                    <w:sz w:val="24"/>
                  </w:rPr>
                  <m:t>P</m:t>
                </w:del>
              </m:r>
            </m:e>
          </m:bar>
          <m:d>
            <m:dPr>
              <m:ctrlPr>
                <w:del w:id="785" w:author="Siyu Wang" w:date="2026-08-07T12:45:00Z" w16du:dateUtc="2026-08-07T16:45:00Z">
                  <w:rPr>
                    <w:rFonts w:ascii="Cambria Math" w:hAnsi="Cambria Math"/>
                    <w:sz w:val="24"/>
                  </w:rPr>
                </w:del>
              </m:ctrlPr>
            </m:dPr>
            <m:e>
              <m:r>
                <w:del w:id="786" w:author="Siyu Wang" w:date="2026-08-07T12:45:00Z" w16du:dateUtc="2026-08-07T16:45:00Z">
                  <m:rPr>
                    <m:nor/>
                  </m:rPr>
                  <w:rPr>
                    <w:rFonts w:ascii="Times New Roman" w:hAnsi="Times New Roman"/>
                    <w:sz w:val="24"/>
                  </w:rPr>
                  <m:t>offer identity</m:t>
                </w:del>
              </m:r>
            </m:e>
          </m:d>
          <m:r>
            <w:del w:id="787" w:author="Siyu Wang" w:date="2026-08-07T12:45:00Z" w16du:dateUtc="2026-08-07T16:45:00Z">
              <w:rPr>
                <w:rFonts w:ascii="Cambria Math" w:hAnsi="Cambria Math"/>
                <w:sz w:val="24"/>
              </w:rPr>
              <m:t>=P</m:t>
            </w:del>
          </m:r>
          <m:d>
            <m:dPr>
              <m:ctrlPr>
                <w:del w:id="788" w:author="Siyu Wang" w:date="2026-08-07T12:45:00Z" w16du:dateUtc="2026-08-07T16:45:00Z">
                  <w:rPr>
                    <w:rFonts w:ascii="Cambria Math" w:hAnsi="Cambria Math"/>
                    <w:sz w:val="24"/>
                  </w:rPr>
                </w:del>
              </m:ctrlPr>
            </m:dPr>
            <m:e>
              <m:r>
                <w:del w:id="789" w:author="Siyu Wang" w:date="2026-08-07T12:45:00Z" w16du:dateUtc="2026-08-07T16:45:00Z">
                  <m:rPr>
                    <m:nor/>
                  </m:rPr>
                  <w:rPr>
                    <w:rFonts w:ascii="Times New Roman" w:hAnsi="Times New Roman"/>
                    <w:sz w:val="24"/>
                  </w:rPr>
                  <m:t>reward size</m:t>
                </w:del>
              </m:r>
            </m:e>
          </m:d>
          <m:r>
            <w:del w:id="790" w:author="Siyu Wang" w:date="2026-08-07T12:45:00Z" w16du:dateUtc="2026-08-07T16:45:00Z">
              <w:rPr>
                <w:rFonts w:ascii="Cambria Math" w:hAnsi="Cambria Math"/>
                <w:sz w:val="24"/>
              </w:rPr>
              <m:t>⋅P</m:t>
            </w:del>
          </m:r>
          <m:d>
            <m:dPr>
              <m:ctrlPr>
                <w:del w:id="791" w:author="Siyu Wang" w:date="2026-08-07T12:45:00Z" w16du:dateUtc="2026-08-07T16:45:00Z">
                  <w:rPr>
                    <w:rFonts w:ascii="Cambria Math" w:hAnsi="Cambria Math"/>
                    <w:sz w:val="24"/>
                  </w:rPr>
                </w:del>
              </m:ctrlPr>
            </m:dPr>
            <m:e>
              <m:r>
                <w:del w:id="792" w:author="Siyu Wang" w:date="2026-08-07T12:45:00Z" w16du:dateUtc="2026-08-07T16:45:00Z">
                  <m:rPr>
                    <m:nor/>
                  </m:rPr>
                  <w:rPr>
                    <w:rFonts w:ascii="Times New Roman" w:hAnsi="Times New Roman"/>
                    <w:sz w:val="24"/>
                  </w:rPr>
                  <m:t>delay</m:t>
                </w:del>
              </m:r>
            </m:e>
          </m:d>
        </m:oMath>
      </m:oMathPara>
    </w:p>
    <w:p w14:paraId="0000003C" w14:textId="41A63686" w:rsidR="00585BFC" w:rsidDel="000108DF" w:rsidRDefault="00CE4BCE">
      <w:pPr>
        <w:shd w:val="clear" w:color="auto" w:fill="FFFFFF"/>
        <w:spacing w:after="0" w:line="480" w:lineRule="auto"/>
        <w:rPr>
          <w:ins w:id="793" w:author="Siyu Wang [2]" w:date="2026-07-19T14:28:00Z" w16du:dateUtc="2026-07-19T18:28:00Z"/>
          <w:del w:id="794" w:author="Siyu Wang" w:date="2026-08-07T12:45:00Z" w16du:dateUtc="2026-08-07T16:45:00Z"/>
          <w:rFonts w:ascii="Times New Roman" w:eastAsia="Times New Roman" w:hAnsi="Times New Roman" w:cs="Times New Roman"/>
          <w:color w:val="000000"/>
          <w:sz w:val="24"/>
          <w:szCs w:val="24"/>
        </w:rPr>
      </w:pPr>
      <w:del w:id="795" w:author="Siyu Wang" w:date="2026-08-07T12:45:00Z" w16du:dateUtc="2026-08-07T16:45:00Z">
        <w:r w:rsidRPr="008409C8" w:rsidDel="000108DF">
          <w:rPr>
            <w:rFonts w:ascii="Times New Roman" w:eastAsia="Times New Roman" w:hAnsi="Times New Roman" w:cs="Times New Roman"/>
            <w:color w:val="000000"/>
            <w:sz w:val="24"/>
            <w:szCs w:val="24"/>
          </w:rPr>
          <w:delText xml:space="preserve">If the observed decoding performance </w:delText>
        </w:r>
      </w:del>
      <m:oMath>
        <m:r>
          <w:del w:id="796" w:author="Siyu Wang" w:date="2026-08-07T12:45:00Z" w16du:dateUtc="2026-08-07T16:45:00Z">
            <w:rPr>
              <w:rFonts w:ascii="Cambria Math" w:hAnsi="Cambria Math"/>
              <w:sz w:val="24"/>
            </w:rPr>
            <m:t>P</m:t>
          </w:del>
        </m:r>
        <m:d>
          <m:dPr>
            <m:ctrlPr>
              <w:del w:id="797" w:author="Siyu Wang" w:date="2026-08-07T12:45:00Z" w16du:dateUtc="2026-08-07T16:45:00Z">
                <w:rPr>
                  <w:rFonts w:ascii="Cambria Math" w:hAnsi="Cambria Math"/>
                  <w:sz w:val="24"/>
                </w:rPr>
              </w:del>
            </m:ctrlPr>
          </m:dPr>
          <m:e>
            <m:r>
              <w:del w:id="798" w:author="Siyu Wang" w:date="2026-08-07T12:45:00Z" w16du:dateUtc="2026-08-07T16:45:00Z">
                <m:rPr>
                  <m:nor/>
                </m:rPr>
                <w:rPr>
                  <w:rFonts w:ascii="Times New Roman" w:hAnsi="Times New Roman"/>
                  <w:sz w:val="24"/>
                </w:rPr>
                <m:t>offer identity</m:t>
              </w:del>
            </m:r>
          </m:e>
        </m:d>
      </m:oMath>
      <w:del w:id="799" w:author="Siyu Wang" w:date="2026-08-07T12:45:00Z" w16du:dateUtc="2026-08-07T16:45:00Z">
        <w:r w:rsidRPr="00E85010" w:rsidDel="000108DF">
          <w:rPr>
            <w:rFonts w:ascii="Times New Roman" w:eastAsia="Times New Roman" w:hAnsi="Times New Roman" w:cs="Times New Roman"/>
            <w:sz w:val="24"/>
            <w:szCs w:val="24"/>
          </w:rPr>
          <w:delText xml:space="preserve"> </w:delText>
        </w:r>
        <w:r w:rsidRPr="008409C8" w:rsidDel="000108DF">
          <w:rPr>
            <w:rFonts w:ascii="Times New Roman" w:eastAsia="Times New Roman" w:hAnsi="Times New Roman" w:cs="Times New Roman"/>
            <w:color w:val="000000"/>
            <w:sz w:val="24"/>
            <w:szCs w:val="24"/>
          </w:rPr>
          <w:delText xml:space="preserve">exceeds the predicted level </w:delText>
        </w:r>
      </w:del>
      <m:oMath>
        <m:bar>
          <m:barPr>
            <m:pos m:val="top"/>
            <m:ctrlPr>
              <w:del w:id="800" w:author="Siyu Wang" w:date="2026-08-07T12:45:00Z" w16du:dateUtc="2026-08-07T16:45:00Z">
                <w:rPr>
                  <w:rFonts w:ascii="Cambria Math" w:hAnsi="Cambria Math"/>
                  <w:sz w:val="24"/>
                </w:rPr>
              </w:del>
            </m:ctrlPr>
          </m:barPr>
          <m:e>
            <m:r>
              <w:del w:id="801" w:author="Siyu Wang" w:date="2026-08-07T12:45:00Z" w16du:dateUtc="2026-08-07T16:45:00Z">
                <w:rPr>
                  <w:rFonts w:ascii="Cambria Math" w:hAnsi="Cambria Math"/>
                  <w:sz w:val="24"/>
                </w:rPr>
                <m:t>P</m:t>
              </w:del>
            </m:r>
          </m:e>
        </m:bar>
        <m:d>
          <m:dPr>
            <m:ctrlPr>
              <w:del w:id="802" w:author="Siyu Wang" w:date="2026-08-07T12:45:00Z" w16du:dateUtc="2026-08-07T16:45:00Z">
                <w:rPr>
                  <w:rFonts w:ascii="Cambria Math" w:hAnsi="Cambria Math"/>
                  <w:sz w:val="24"/>
                </w:rPr>
              </w:del>
            </m:ctrlPr>
          </m:dPr>
          <m:e>
            <m:r>
              <w:del w:id="803" w:author="Siyu Wang" w:date="2026-08-07T12:45:00Z" w16du:dateUtc="2026-08-07T16:45:00Z">
                <m:rPr>
                  <m:nor/>
                </m:rPr>
                <w:rPr>
                  <w:rFonts w:ascii="Times New Roman" w:hAnsi="Times New Roman"/>
                  <w:sz w:val="24"/>
                </w:rPr>
                <m:t>offer identity</m:t>
              </w:del>
            </m:r>
          </m:e>
        </m:d>
      </m:oMath>
      <w:del w:id="804" w:author="Siyu Wang" w:date="2026-08-07T12:45:00Z" w16du:dateUtc="2026-08-07T16:45:00Z">
        <w:r w:rsidRPr="008409C8" w:rsidDel="000108DF">
          <w:rPr>
            <w:rFonts w:ascii="Times New Roman" w:eastAsia="Times New Roman" w:hAnsi="Times New Roman" w:cs="Times New Roman"/>
            <w:color w:val="000000"/>
            <w:sz w:val="24"/>
            <w:szCs w:val="24"/>
          </w:rPr>
          <w:delText xml:space="preserve">, </w:delText>
        </w:r>
        <w:r w:rsidDel="000108DF">
          <w:rPr>
            <w:rFonts w:ascii="Times New Roman" w:eastAsia="Times New Roman" w:hAnsi="Times New Roman" w:cs="Times New Roman"/>
            <w:color w:val="000000"/>
            <w:sz w:val="24"/>
            <w:szCs w:val="24"/>
          </w:rPr>
          <w:delText>it would</w:delText>
        </w:r>
        <w:r w:rsidRPr="008409C8" w:rsidDel="000108DF">
          <w:rPr>
            <w:rFonts w:ascii="Times New Roman" w:eastAsia="Times New Roman" w:hAnsi="Times New Roman" w:cs="Times New Roman"/>
            <w:color w:val="000000"/>
            <w:sz w:val="24"/>
            <w:szCs w:val="24"/>
          </w:rPr>
          <w:delText xml:space="preserve"> suggest that reward and delay are integrated and not represented independently. We compared the predicted decoding performance of offer identity</w:delText>
        </w:r>
      </w:del>
      <m:oMath>
        <m:r>
          <w:del w:id="805" w:author="Siyu Wang" w:date="2026-08-07T12:45:00Z" w16du:dateUtc="2026-08-07T16:45:00Z">
            <w:rPr>
              <w:rFonts w:ascii="Cambria Math" w:eastAsia="Times New Roman" w:hAnsi="Cambria Math" w:cs="Times New Roman"/>
              <w:color w:val="000000"/>
              <w:sz w:val="24"/>
              <w:szCs w:val="24"/>
            </w:rPr>
            <m:t xml:space="preserve"> </m:t>
          </w:del>
        </m:r>
        <m:bar>
          <m:barPr>
            <m:pos m:val="top"/>
            <m:ctrlPr>
              <w:del w:id="806" w:author="Siyu Wang" w:date="2026-08-07T12:45:00Z" w16du:dateUtc="2026-08-07T16:45:00Z">
                <w:rPr>
                  <w:rFonts w:ascii="Cambria Math" w:hAnsi="Cambria Math"/>
                  <w:sz w:val="24"/>
                </w:rPr>
              </w:del>
            </m:ctrlPr>
          </m:barPr>
          <m:e>
            <m:r>
              <w:del w:id="807" w:author="Siyu Wang" w:date="2026-08-07T12:45:00Z" w16du:dateUtc="2026-08-07T16:45:00Z">
                <w:rPr>
                  <w:rFonts w:ascii="Cambria Math" w:hAnsi="Cambria Math"/>
                  <w:sz w:val="24"/>
                </w:rPr>
                <m:t>P</m:t>
              </w:del>
            </m:r>
          </m:e>
        </m:bar>
        <m:d>
          <m:dPr>
            <m:ctrlPr>
              <w:del w:id="808" w:author="Siyu Wang" w:date="2026-08-07T12:45:00Z" w16du:dateUtc="2026-08-07T16:45:00Z">
                <w:rPr>
                  <w:rFonts w:ascii="Cambria Math" w:hAnsi="Cambria Math"/>
                  <w:sz w:val="24"/>
                </w:rPr>
              </w:del>
            </m:ctrlPr>
          </m:dPr>
          <m:e>
            <m:r>
              <w:del w:id="809" w:author="Siyu Wang" w:date="2026-08-07T12:45:00Z" w16du:dateUtc="2026-08-07T16:45:00Z">
                <m:rPr>
                  <m:sty m:val="p"/>
                </m:rPr>
                <w:rPr>
                  <w:rFonts w:ascii="Cambria Math" w:hAnsi="Cambria Math"/>
                  <w:sz w:val="24"/>
                </w:rPr>
                <m:t>offer identity</m:t>
              </w:del>
            </m:r>
          </m:e>
        </m:d>
        <m:r>
          <w:del w:id="810" w:author="Siyu Wang" w:date="2026-08-07T12:45:00Z" w16du:dateUtc="2026-08-07T16:45:00Z">
            <m:rPr>
              <m:sty m:val="p"/>
            </m:rPr>
            <w:rPr>
              <w:rFonts w:ascii="Cambria Math" w:eastAsia="Times New Roman" w:hAnsi="Cambria Math" w:cs="Times New Roman"/>
              <w:color w:val="000000"/>
              <w:sz w:val="24"/>
              <w:szCs w:val="24"/>
            </w:rPr>
            <m:t xml:space="preserve">,  </m:t>
          </w:del>
        </m:r>
      </m:oMath>
      <w:del w:id="811" w:author="Siyu Wang" w:date="2026-08-07T12:45:00Z" w16du:dateUtc="2026-08-07T16:45:00Z">
        <w:r w:rsidRPr="008409C8" w:rsidDel="000108DF">
          <w:rPr>
            <w:rFonts w:ascii="Times New Roman" w:eastAsia="Times New Roman" w:hAnsi="Times New Roman" w:cs="Times New Roman"/>
            <w:color w:val="000000"/>
            <w:sz w:val="24"/>
            <w:szCs w:val="24"/>
          </w:rPr>
          <w:delText xml:space="preserve">with the actual decoding performance </w:delText>
        </w:r>
      </w:del>
      <m:oMath>
        <m:r>
          <w:del w:id="812" w:author="Siyu Wang" w:date="2026-08-07T12:45:00Z" w16du:dateUtc="2026-08-07T16:45:00Z">
            <w:rPr>
              <w:rFonts w:ascii="Cambria Math" w:hAnsi="Cambria Math"/>
              <w:sz w:val="24"/>
            </w:rPr>
            <m:t>P</m:t>
          </w:del>
        </m:r>
        <m:d>
          <m:dPr>
            <m:ctrlPr>
              <w:del w:id="813" w:author="Siyu Wang" w:date="2026-08-07T12:45:00Z" w16du:dateUtc="2026-08-07T16:45:00Z">
                <w:rPr>
                  <w:rFonts w:ascii="Cambria Math" w:hAnsi="Cambria Math"/>
                  <w:sz w:val="24"/>
                </w:rPr>
              </w:del>
            </m:ctrlPr>
          </m:dPr>
          <m:e>
            <m:r>
              <w:del w:id="814" w:author="Siyu Wang" w:date="2026-08-07T12:45:00Z" w16du:dateUtc="2026-08-07T16:45:00Z">
                <m:rPr>
                  <m:nor/>
                </m:rPr>
                <w:rPr>
                  <w:rFonts w:ascii="Times New Roman" w:hAnsi="Times New Roman"/>
                  <w:sz w:val="24"/>
                </w:rPr>
                <m:t>offer identity</m:t>
              </w:del>
            </m:r>
          </m:e>
        </m:d>
      </m:oMath>
      <w:del w:id="815" w:author="Siyu Wang" w:date="2026-08-07T12:45:00Z" w16du:dateUtc="2026-08-07T16:45:00Z">
        <w:r w:rsidRPr="008409C8" w:rsidDel="000108DF">
          <w:rPr>
            <w:rFonts w:ascii="Times New Roman" w:eastAsia="Times New Roman" w:hAnsi="Times New Roman" w:cs="Times New Roman"/>
            <w:color w:val="000000"/>
            <w:sz w:val="24"/>
            <w:szCs w:val="24"/>
          </w:rPr>
          <w:delText xml:space="preserve"> for the two monkeys. For Monkey S, we found that</w:delText>
        </w:r>
      </w:del>
      <m:oMath>
        <m:r>
          <w:del w:id="816" w:author="Siyu Wang" w:date="2026-08-07T12:45:00Z" w16du:dateUtc="2026-08-07T16:45:00Z">
            <w:rPr>
              <w:rFonts w:ascii="Cambria Math" w:hAnsi="Cambria Math"/>
              <w:sz w:val="24"/>
            </w:rPr>
            <m:t xml:space="preserve"> P</m:t>
          </w:del>
        </m:r>
        <m:d>
          <m:dPr>
            <m:ctrlPr>
              <w:del w:id="817" w:author="Siyu Wang" w:date="2026-08-07T12:45:00Z" w16du:dateUtc="2026-08-07T16:45:00Z">
                <w:rPr>
                  <w:rFonts w:ascii="Cambria Math" w:hAnsi="Cambria Math"/>
                  <w:sz w:val="24"/>
                </w:rPr>
              </w:del>
            </m:ctrlPr>
          </m:dPr>
          <m:e>
            <m:r>
              <w:del w:id="818" w:author="Siyu Wang" w:date="2026-08-07T12:45:00Z" w16du:dateUtc="2026-08-07T16:45:00Z">
                <m:rPr>
                  <m:nor/>
                </m:rPr>
                <w:rPr>
                  <w:rFonts w:ascii="Times New Roman" w:hAnsi="Times New Roman"/>
                  <w:sz w:val="24"/>
                </w:rPr>
                <m:t>offer identity</m:t>
              </w:del>
            </m:r>
          </m:e>
        </m:d>
      </m:oMath>
      <w:del w:id="819" w:author="Siyu Wang" w:date="2026-08-07T12:45:00Z" w16du:dateUtc="2026-08-07T16:45:00Z">
        <w:r w:rsidRPr="008409C8" w:rsidDel="000108DF">
          <w:rPr>
            <w:rFonts w:ascii="Times New Roman" w:eastAsia="Times New Roman" w:hAnsi="Times New Roman" w:cs="Times New Roman"/>
            <w:color w:val="000000"/>
            <w:sz w:val="24"/>
            <w:szCs w:val="24"/>
          </w:rPr>
          <w:delText xml:space="preserve"> was significantly higher than </w:delText>
        </w:r>
      </w:del>
      <m:oMath>
        <m:bar>
          <m:barPr>
            <m:pos m:val="top"/>
            <m:ctrlPr>
              <w:del w:id="820" w:author="Siyu Wang" w:date="2026-08-07T12:45:00Z" w16du:dateUtc="2026-08-07T16:45:00Z">
                <w:rPr>
                  <w:rFonts w:ascii="Cambria Math" w:hAnsi="Cambria Math"/>
                  <w:sz w:val="24"/>
                </w:rPr>
              </w:del>
            </m:ctrlPr>
          </m:barPr>
          <m:e>
            <m:r>
              <w:del w:id="821" w:author="Siyu Wang" w:date="2026-08-07T12:45:00Z" w16du:dateUtc="2026-08-07T16:45:00Z">
                <w:rPr>
                  <w:rFonts w:ascii="Cambria Math" w:hAnsi="Cambria Math"/>
                  <w:sz w:val="24"/>
                </w:rPr>
                <m:t>P</m:t>
              </w:del>
            </m:r>
          </m:e>
        </m:bar>
        <m:d>
          <m:dPr>
            <m:ctrlPr>
              <w:del w:id="822" w:author="Siyu Wang" w:date="2026-08-07T12:45:00Z" w16du:dateUtc="2026-08-07T16:45:00Z">
                <w:rPr>
                  <w:rFonts w:ascii="Cambria Math" w:hAnsi="Cambria Math"/>
                  <w:sz w:val="24"/>
                </w:rPr>
              </w:del>
            </m:ctrlPr>
          </m:dPr>
          <m:e>
            <m:r>
              <w:del w:id="823" w:author="Siyu Wang" w:date="2026-08-07T12:45:00Z" w16du:dateUtc="2026-08-07T16:45:00Z">
                <m:rPr>
                  <m:sty m:val="p"/>
                </m:rPr>
                <w:rPr>
                  <w:rFonts w:ascii="Cambria Math" w:hAnsi="Cambria Math"/>
                  <w:sz w:val="24"/>
                </w:rPr>
                <m:t>offer identity</m:t>
              </w:del>
            </m:r>
          </m:e>
        </m:d>
      </m:oMath>
      <w:del w:id="824" w:author="Siyu Wang" w:date="2026-08-07T12:45:00Z" w16du:dateUtc="2026-08-07T16:45:00Z">
        <w:r w:rsidRPr="008409C8" w:rsidDel="000108DF">
          <w:rPr>
            <w:rFonts w:ascii="Times New Roman" w:eastAsia="Times New Roman" w:hAnsi="Times New Roman" w:cs="Times New Roman"/>
            <w:color w:val="000000"/>
            <w:sz w:val="24"/>
            <w:szCs w:val="24"/>
          </w:rPr>
          <w:delText xml:space="preserve">, from around 200ms after the offer onset (Fig. </w:delText>
        </w:r>
        <w:r w:rsidDel="000108DF">
          <w:rPr>
            <w:rFonts w:ascii="Times New Roman" w:eastAsia="Times New Roman" w:hAnsi="Times New Roman" w:cs="Times New Roman"/>
            <w:color w:val="000000"/>
            <w:sz w:val="24"/>
            <w:szCs w:val="24"/>
          </w:rPr>
          <w:delText>7</w:delText>
        </w:r>
        <w:r w:rsidRPr="008409C8" w:rsidDel="000108DF">
          <w:rPr>
            <w:rFonts w:ascii="Times New Roman" w:eastAsia="Times New Roman" w:hAnsi="Times New Roman" w:cs="Times New Roman"/>
            <w:color w:val="000000"/>
            <w:sz w:val="24"/>
            <w:szCs w:val="24"/>
          </w:rPr>
          <w:delText>E)</w:delText>
        </w:r>
      </w:del>
      <w:ins w:id="825" w:author="Siyu Wang [2]" w:date="2026-07-19T14:27:00Z" w16du:dateUtc="2026-07-19T18:27:00Z">
        <w:del w:id="826" w:author="Siyu Wang" w:date="2026-08-07T12:45:00Z" w16du:dateUtc="2026-08-07T16:45:00Z">
          <w:r w:rsidR="008C6CEA" w:rsidDel="000108DF">
            <w:rPr>
              <w:rFonts w:ascii="Times New Roman" w:eastAsia="Times New Roman" w:hAnsi="Times New Roman" w:cs="Times New Roman"/>
              <w:color w:val="000000"/>
              <w:sz w:val="24"/>
              <w:szCs w:val="24"/>
            </w:rPr>
            <w:delText>, suggesting integration</w:delText>
          </w:r>
        </w:del>
      </w:ins>
      <w:del w:id="827" w:author="Siyu Wang" w:date="2026-08-07T12:45:00Z" w16du:dateUtc="2026-08-07T16:45:00Z">
        <w:r w:rsidRPr="008409C8" w:rsidDel="000108DF">
          <w:rPr>
            <w:rFonts w:ascii="Times New Roman" w:eastAsia="Times New Roman" w:hAnsi="Times New Roman" w:cs="Times New Roman"/>
            <w:color w:val="000000"/>
            <w:sz w:val="24"/>
            <w:szCs w:val="24"/>
          </w:rPr>
          <w:delText xml:space="preserve">. In contrast, no such difference was observed in Monkey T, suggesting that reward and delay were represented independently without integration </w:delText>
        </w:r>
        <w:r w:rsidDel="000108DF">
          <w:rPr>
            <w:rFonts w:ascii="Times New Roman" w:eastAsia="Times New Roman" w:hAnsi="Times New Roman" w:cs="Times New Roman"/>
            <w:color w:val="000000"/>
            <w:sz w:val="24"/>
            <w:szCs w:val="24"/>
          </w:rPr>
          <w:delText xml:space="preserve">in Monkey T </w:delText>
        </w:r>
        <w:r w:rsidRPr="008409C8" w:rsidDel="000108DF">
          <w:rPr>
            <w:rFonts w:ascii="Times New Roman" w:eastAsia="Times New Roman" w:hAnsi="Times New Roman" w:cs="Times New Roman"/>
            <w:color w:val="000000"/>
            <w:sz w:val="24"/>
            <w:szCs w:val="24"/>
          </w:rPr>
          <w:delText xml:space="preserve">(Fig. </w:delText>
        </w:r>
        <w:r w:rsidDel="000108DF">
          <w:rPr>
            <w:rFonts w:ascii="Times New Roman" w:eastAsia="Times New Roman" w:hAnsi="Times New Roman" w:cs="Times New Roman"/>
            <w:color w:val="000000"/>
            <w:sz w:val="24"/>
            <w:szCs w:val="24"/>
          </w:rPr>
          <w:delText>7</w:delText>
        </w:r>
        <w:r w:rsidRPr="008409C8" w:rsidDel="000108DF">
          <w:rPr>
            <w:rFonts w:ascii="Times New Roman" w:eastAsia="Times New Roman" w:hAnsi="Times New Roman" w:cs="Times New Roman"/>
            <w:color w:val="000000"/>
            <w:sz w:val="24"/>
            <w:szCs w:val="24"/>
          </w:rPr>
          <w:delText xml:space="preserve">F). These results align with the respective behavioral strategies of the two monkeys.  </w:delText>
        </w:r>
      </w:del>
    </w:p>
    <w:p w14:paraId="457B552E" w14:textId="77777777" w:rsidR="00C03A66" w:rsidRDefault="00C03A66" w:rsidP="00E91456">
      <w:pPr>
        <w:shd w:val="clear" w:color="auto" w:fill="FFFFFF"/>
        <w:spacing w:after="0" w:line="480" w:lineRule="auto"/>
        <w:rPr>
          <w:rFonts w:ascii="Times New Roman" w:eastAsia="Times New Roman" w:hAnsi="Times New Roman" w:cs="Times New Roman"/>
          <w:color w:val="000000"/>
          <w:sz w:val="24"/>
          <w:szCs w:val="24"/>
        </w:rPr>
      </w:pPr>
    </w:p>
    <w:p w14:paraId="0000003D"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A4D45EE" w14:textId="2F40516A" w:rsidR="00EE76DA" w:rsidRDefault="00000000" w:rsidP="00EE76DA">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work, we trained two monkeys to perform a two-step temporal discounting task. They were required to make accept or reject decisions regarding delayed reward offers by releasing a </w:t>
      </w:r>
      <w:r>
        <w:rPr>
          <w:rFonts w:ascii="Times New Roman" w:eastAsia="Times New Roman" w:hAnsi="Times New Roman" w:cs="Times New Roman"/>
          <w:color w:val="000000"/>
          <w:sz w:val="24"/>
          <w:szCs w:val="24"/>
        </w:rPr>
        <w:lastRenderedPageBreak/>
        <w:t xml:space="preserve">lever when the purple ‘accept’ or yellow ‘reject’ </w:t>
      </w:r>
      <w:del w:id="828"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829"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del w:id="830"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831"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Specifically, when the first </w:t>
      </w:r>
      <w:del w:id="832"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833"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yellow (animals have to wait an additional delay after the yellow </w:t>
      </w:r>
      <w:del w:id="834"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835"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w:t>
      </w:r>
      <w:del w:id="836" w:author="Siyu Wang" w:date="2026-08-07T14:53:00Z" w16du:dateUtc="2026-08-07T18:53:00Z">
        <w:r w:rsidDel="00E57BBD">
          <w:rPr>
            <w:rFonts w:ascii="Times New Roman" w:eastAsia="Times New Roman" w:hAnsi="Times New Roman" w:cs="Times New Roman"/>
            <w:color w:val="000000"/>
            <w:sz w:val="24"/>
            <w:szCs w:val="24"/>
          </w:rPr>
          <w:delText xml:space="preserve">delayed </w:delText>
        </w:r>
      </w:del>
      <w:r>
        <w:rPr>
          <w:rFonts w:ascii="Times New Roman" w:eastAsia="Times New Roman" w:hAnsi="Times New Roman" w:cs="Times New Roman"/>
          <w:color w:val="000000"/>
          <w:sz w:val="24"/>
          <w:szCs w:val="24"/>
        </w:rPr>
        <w:t xml:space="preserve">reward offer due to the additional wait time. Behavioral modeling revealed differences in strategy between monkeys. Monkey S recomputed the temporally discounted value by considering the additional delay associated with the </w:t>
      </w:r>
      <w:del w:id="837"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838"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In contrast, Monkey T treated the </w:t>
      </w:r>
      <w:del w:id="839"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840"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as</w:t>
      </w:r>
      <w:ins w:id="841" w:author="Siyu Wang" w:date="2026-08-07T14:53:00Z" w16du:dateUtc="2026-08-07T18:53:00Z">
        <w:r w:rsidR="00E57BBD">
          <w:rPr>
            <w:rFonts w:ascii="Times New Roman" w:eastAsia="Times New Roman" w:hAnsi="Times New Roman" w:cs="Times New Roman"/>
            <w:color w:val="000000"/>
            <w:sz w:val="24"/>
            <w:szCs w:val="24"/>
          </w:rPr>
          <w:t xml:space="preserve"> a separate cue</w:t>
        </w:r>
      </w:ins>
      <w:r>
        <w:rPr>
          <w:rFonts w:ascii="Times New Roman" w:eastAsia="Times New Roman" w:hAnsi="Times New Roman" w:cs="Times New Roman"/>
          <w:color w:val="000000"/>
          <w:sz w:val="24"/>
          <w:szCs w:val="24"/>
        </w:rPr>
        <w:t xml:space="preserve"> having additive value, without recomputing the temporally discounted value of the original offer. At the neural level, we found evidence of temporal discounting computation in dlPFC of both monkeys. The population encoding dimensions for reward and delay were inversely aligned in the dlPFC, in line with previous research (17, 18). Despite these similarities, we found that dlPFC neurons encoded reward and time in ways that reflected the behavioral differences between the animals. This suggests that the coding of reward and time in dlPFC depends on the strategy employed. </w:t>
      </w:r>
    </w:p>
    <w:p w14:paraId="4A2FAAF6" w14:textId="2F0B6683" w:rsidR="0064293B" w:rsidRDefault="0064293B" w:rsidP="0064293B">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monkey S, we observed that</w:t>
      </w:r>
      <w:r>
        <w:rPr>
          <w:rFonts w:ascii="Times New Roman" w:eastAsia="Times New Roman" w:hAnsi="Times New Roman" w:cs="Times New Roman"/>
          <w:color w:val="000000"/>
          <w:sz w:val="24"/>
          <w:szCs w:val="24"/>
        </w:rPr>
        <w:t xml:space="preserve"> the go signal shifts the population activity along the value coding axis, </w:t>
      </w:r>
      <w:r w:rsidR="00E36358">
        <w:rPr>
          <w:rFonts w:ascii="Times New Roman" w:eastAsia="Times New Roman" w:hAnsi="Times New Roman" w:cs="Times New Roman"/>
          <w:color w:val="000000"/>
          <w:sz w:val="24"/>
          <w:szCs w:val="24"/>
        </w:rPr>
        <w:t>specifically, the</w:t>
      </w:r>
      <w:r>
        <w:rPr>
          <w:rFonts w:ascii="Times New Roman" w:eastAsia="Times New Roman" w:hAnsi="Times New Roman" w:cs="Times New Roman"/>
          <w:color w:val="000000"/>
          <w:sz w:val="24"/>
          <w:szCs w:val="24"/>
        </w:rPr>
        <w:t xml:space="preserve"> purple go signal increases </w:t>
      </w:r>
      <w:r w:rsidR="00E36358">
        <w:rPr>
          <w:rFonts w:ascii="Times New Roman" w:eastAsia="Times New Roman" w:hAnsi="Times New Roman" w:cs="Times New Roman"/>
          <w:color w:val="000000"/>
          <w:sz w:val="24"/>
          <w:szCs w:val="24"/>
        </w:rPr>
        <w:t>the value-axis activity</w:t>
      </w:r>
      <w:r>
        <w:rPr>
          <w:rFonts w:ascii="Times New Roman" w:eastAsia="Times New Roman" w:hAnsi="Times New Roman" w:cs="Times New Roman"/>
          <w:color w:val="000000"/>
          <w:sz w:val="24"/>
          <w:szCs w:val="24"/>
        </w:rPr>
        <w:t xml:space="preserve"> and </w:t>
      </w:r>
      <w:r w:rsidR="00E3635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yellow go signal decreases it. </w:t>
      </w:r>
      <w:r w:rsidR="00625245">
        <w:rPr>
          <w:rFonts w:ascii="Times New Roman" w:eastAsia="Times New Roman" w:hAnsi="Times New Roman" w:cs="Times New Roman"/>
          <w:color w:val="000000"/>
          <w:sz w:val="24"/>
          <w:szCs w:val="24"/>
        </w:rPr>
        <w:t xml:space="preserve">In an alternative analysis, </w:t>
      </w:r>
      <w:r w:rsidR="00E36358">
        <w:rPr>
          <w:rFonts w:ascii="Times New Roman" w:eastAsia="Times New Roman" w:hAnsi="Times New Roman" w:cs="Times New Roman"/>
          <w:color w:val="000000"/>
          <w:sz w:val="24"/>
          <w:szCs w:val="24"/>
        </w:rPr>
        <w:t xml:space="preserve">we showed that </w:t>
      </w:r>
      <w:r w:rsidR="00625245">
        <w:rPr>
          <w:rFonts w:ascii="Times New Roman" w:eastAsia="Times New Roman" w:hAnsi="Times New Roman" w:cs="Times New Roman"/>
          <w:color w:val="000000"/>
          <w:sz w:val="24"/>
          <w:szCs w:val="24"/>
        </w:rPr>
        <w:t xml:space="preserve">the population coding dimension for </w:t>
      </w:r>
      <w:r w:rsidR="00E36358">
        <w:rPr>
          <w:rFonts w:ascii="Times New Roman" w:eastAsia="Times New Roman" w:hAnsi="Times New Roman" w:cs="Times New Roman"/>
          <w:color w:val="000000"/>
          <w:sz w:val="24"/>
          <w:szCs w:val="24"/>
        </w:rPr>
        <w:t xml:space="preserve">the go signal aligns with the value axis, suggesting that go signal operates by directly modifying the value representation. </w:t>
      </w:r>
      <w:r w:rsidR="0012059D">
        <w:rPr>
          <w:rFonts w:ascii="Times New Roman" w:eastAsia="Times New Roman" w:hAnsi="Times New Roman" w:cs="Times New Roman"/>
          <w:color w:val="000000"/>
          <w:sz w:val="24"/>
          <w:szCs w:val="24"/>
        </w:rPr>
        <w:t xml:space="preserve">This is consistent with </w:t>
      </w:r>
      <w:r w:rsidR="003D1755">
        <w:rPr>
          <w:rFonts w:ascii="Times New Roman" w:eastAsia="Times New Roman" w:hAnsi="Times New Roman" w:cs="Times New Roman"/>
          <w:color w:val="000000"/>
          <w:sz w:val="24"/>
          <w:szCs w:val="24"/>
        </w:rPr>
        <w:t>Monkey S’s behavior that he</w:t>
      </w:r>
      <w:r w:rsidR="0012059D">
        <w:rPr>
          <w:rFonts w:ascii="Times New Roman" w:eastAsia="Times New Roman" w:hAnsi="Times New Roman" w:cs="Times New Roman"/>
          <w:color w:val="000000"/>
          <w:sz w:val="24"/>
          <w:szCs w:val="24"/>
        </w:rPr>
        <w:t xml:space="preserve"> re-computed the temporally discounted value by considering the additional delay associated with the go signal.</w:t>
      </w:r>
    </w:p>
    <w:p w14:paraId="0122B926" w14:textId="502A375C" w:rsidR="0064293B" w:rsidRDefault="00E36358" w:rsidP="00CA63A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For Monkey T, on the other hand, we observed that the value-axis activity did not diverge based on the go signal immediately after the presentation of the go signal. </w:t>
      </w:r>
      <w:r w:rsidR="009C7EFE">
        <w:rPr>
          <w:rFonts w:ascii="Times New Roman" w:eastAsia="Times New Roman" w:hAnsi="Times New Roman" w:cs="Times New Roman"/>
          <w:color w:val="000000"/>
          <w:sz w:val="24"/>
          <w:szCs w:val="24"/>
        </w:rPr>
        <w:t>In fact, the population coding dimension for the go signal is orthogonal to the value axis, suggesting that the population activity is routed to an orthogonal subspace</w:t>
      </w:r>
      <w:r w:rsidR="00AF3A36">
        <w:rPr>
          <w:rFonts w:ascii="Times New Roman" w:eastAsia="Times New Roman" w:hAnsi="Times New Roman" w:cs="Times New Roman"/>
          <w:color w:val="000000"/>
          <w:sz w:val="24"/>
          <w:szCs w:val="24"/>
        </w:rPr>
        <w:t xml:space="preserve">, and that the go signal did not directly modify value representation. </w:t>
      </w:r>
      <w:r w:rsidR="005D5747">
        <w:rPr>
          <w:rFonts w:ascii="Times New Roman" w:eastAsia="Times New Roman" w:hAnsi="Times New Roman" w:cs="Times New Roman"/>
          <w:color w:val="000000"/>
          <w:sz w:val="24"/>
          <w:szCs w:val="24"/>
        </w:rPr>
        <w:t xml:space="preserve">The co-evolution of the purple/yellow trajectories on the value-axis is a consequence of this projection. Even though yellow/purple trajectories separate in this orthogonal subspace, it did not separate in the value dimension until after 250ms. </w:t>
      </w:r>
      <w:r w:rsidR="00CA63AE">
        <w:rPr>
          <w:rFonts w:ascii="Times New Roman" w:eastAsia="Times New Roman" w:hAnsi="Times New Roman" w:cs="Times New Roman"/>
          <w:color w:val="000000"/>
          <w:sz w:val="24"/>
          <w:szCs w:val="24"/>
        </w:rPr>
        <w:t xml:space="preserve">This is consistent with Monkey T’s behavior that </w:t>
      </w:r>
      <w:r w:rsidR="0064293B">
        <w:rPr>
          <w:rFonts w:ascii="Times New Roman" w:eastAsia="Times New Roman" w:hAnsi="Times New Roman" w:cs="Times New Roman"/>
          <w:color w:val="000000"/>
          <w:sz w:val="24"/>
          <w:szCs w:val="24"/>
        </w:rPr>
        <w:t xml:space="preserve">go signal </w:t>
      </w:r>
      <w:r w:rsidR="00CA63AE">
        <w:rPr>
          <w:rFonts w:ascii="Times New Roman" w:eastAsia="Times New Roman" w:hAnsi="Times New Roman" w:cs="Times New Roman"/>
          <w:color w:val="000000"/>
          <w:sz w:val="24"/>
          <w:szCs w:val="24"/>
        </w:rPr>
        <w:t xml:space="preserve">biases decisions without modifying the value of the original offer. </w:t>
      </w:r>
    </w:p>
    <w:p w14:paraId="6CB6C0B7" w14:textId="5A9B102F" w:rsidR="00707497" w:rsidRDefault="00142BED" w:rsidP="00877822">
      <w:pPr>
        <w:shd w:val="clear" w:color="auto" w:fill="FFFFFF"/>
        <w:spacing w:after="0" w:line="480" w:lineRule="auto"/>
        <w:ind w:firstLine="360"/>
        <w:rPr>
          <w:ins w:id="842" w:author="Siyu Wang" w:date="2026-08-07T15:39:00Z" w16du:dateUtc="2026-08-07T19:39: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analyses revealed that the neural differences between animals existed prior to the go signal</w:t>
      </w:r>
      <w:r w:rsidR="001D3E56">
        <w:rPr>
          <w:rFonts w:ascii="Times New Roman" w:eastAsia="Times New Roman" w:hAnsi="Times New Roman" w:cs="Times New Roman"/>
          <w:color w:val="000000"/>
          <w:sz w:val="24"/>
          <w:szCs w:val="24"/>
        </w:rPr>
        <w:t xml:space="preserve">, </w:t>
      </w:r>
      <w:r w:rsidR="00CA3666">
        <w:rPr>
          <w:rFonts w:ascii="Times New Roman" w:eastAsia="Times New Roman" w:hAnsi="Times New Roman" w:cs="Times New Roman"/>
          <w:color w:val="000000"/>
          <w:sz w:val="24"/>
          <w:szCs w:val="24"/>
        </w:rPr>
        <w:t>further supporting the</w:t>
      </w:r>
      <w:r w:rsidR="001D3E56">
        <w:rPr>
          <w:rFonts w:ascii="Times New Roman" w:eastAsia="Times New Roman" w:hAnsi="Times New Roman" w:cs="Times New Roman"/>
          <w:color w:val="000000"/>
          <w:sz w:val="24"/>
          <w:szCs w:val="24"/>
        </w:rPr>
        <w:t xml:space="preserve"> strategy differences between animals. </w:t>
      </w:r>
      <w:r w:rsidR="00EE3CBA">
        <w:rPr>
          <w:rFonts w:ascii="Times New Roman" w:eastAsia="Times New Roman" w:hAnsi="Times New Roman" w:cs="Times New Roman"/>
          <w:color w:val="000000"/>
          <w:sz w:val="24"/>
          <w:szCs w:val="24"/>
        </w:rPr>
        <w:t>In both animals, drop and delay are reliably encoded in dlPFC and can be decoded at high accuracy. The peak of the sliding-window decoding analysis suggested that both drop and delay are maximally separable at around 250ms after the offer onset</w:t>
      </w:r>
      <w:r w:rsidR="000C356C">
        <w:rPr>
          <w:rFonts w:ascii="Times New Roman" w:eastAsia="Times New Roman" w:hAnsi="Times New Roman" w:cs="Times New Roman"/>
          <w:color w:val="000000"/>
          <w:sz w:val="24"/>
          <w:szCs w:val="24"/>
        </w:rPr>
        <w:t xml:space="preserve"> (Fig. 5A-D)</w:t>
      </w:r>
      <w:r w:rsidR="00EE3CBA">
        <w:rPr>
          <w:rFonts w:ascii="Times New Roman" w:eastAsia="Times New Roman" w:hAnsi="Times New Roman" w:cs="Times New Roman"/>
          <w:color w:val="000000"/>
          <w:sz w:val="24"/>
          <w:szCs w:val="24"/>
        </w:rPr>
        <w:t>.</w:t>
      </w:r>
      <w:r w:rsidR="005436B2">
        <w:rPr>
          <w:rFonts w:ascii="Times New Roman" w:eastAsia="Times New Roman" w:hAnsi="Times New Roman" w:cs="Times New Roman"/>
          <w:color w:val="000000"/>
          <w:sz w:val="24"/>
          <w:szCs w:val="24"/>
        </w:rPr>
        <w:t xml:space="preserve"> </w:t>
      </w:r>
      <w:r w:rsidR="002A23CA">
        <w:rPr>
          <w:rFonts w:ascii="Times New Roman" w:eastAsia="Times New Roman" w:hAnsi="Times New Roman" w:cs="Times New Roman"/>
          <w:color w:val="000000"/>
          <w:sz w:val="24"/>
          <w:szCs w:val="24"/>
        </w:rPr>
        <w:t xml:space="preserve">Despite similar decoding accuracy, we observed </w:t>
      </w:r>
      <w:ins w:id="843" w:author="Siyu Wang" w:date="2026-08-07T15:35:00Z" w16du:dateUtc="2026-08-07T19:35:00Z">
        <w:r w:rsidR="002A23CA">
          <w:rPr>
            <w:rFonts w:ascii="Times New Roman" w:eastAsia="Times New Roman" w:hAnsi="Times New Roman" w:cs="Times New Roman"/>
            <w:color w:val="000000"/>
            <w:sz w:val="24"/>
            <w:szCs w:val="24"/>
          </w:rPr>
          <w:t>a difference between animals</w:t>
        </w:r>
      </w:ins>
      <w:ins w:id="844" w:author="Siyu Wang" w:date="2026-08-07T15:36:00Z" w16du:dateUtc="2026-08-07T19:36:00Z">
        <w:r w:rsidR="002A23CA">
          <w:rPr>
            <w:rFonts w:ascii="Times New Roman" w:eastAsia="Times New Roman" w:hAnsi="Times New Roman" w:cs="Times New Roman"/>
            <w:color w:val="000000"/>
            <w:sz w:val="24"/>
            <w:szCs w:val="24"/>
          </w:rPr>
          <w:t xml:space="preserve"> </w:t>
        </w:r>
      </w:ins>
      <w:ins w:id="845" w:author="Siyu Wang" w:date="2026-08-07T15:35:00Z" w16du:dateUtc="2026-08-07T19:35:00Z">
        <w:r w:rsidR="002A23CA">
          <w:rPr>
            <w:rFonts w:ascii="Times New Roman" w:eastAsia="Times New Roman" w:hAnsi="Times New Roman" w:cs="Times New Roman"/>
            <w:color w:val="000000"/>
            <w:sz w:val="24"/>
            <w:szCs w:val="24"/>
          </w:rPr>
          <w:t xml:space="preserve">in how individual neurons and the population encode value. </w:t>
        </w:r>
      </w:ins>
      <w:ins w:id="846" w:author="Siyu Wang" w:date="2026-08-07T15:36:00Z" w16du:dateUtc="2026-08-07T19:36:00Z">
        <w:r w:rsidR="0025172A">
          <w:rPr>
            <w:rFonts w:ascii="Times New Roman" w:eastAsia="Times New Roman" w:hAnsi="Times New Roman" w:cs="Times New Roman"/>
            <w:color w:val="000000"/>
            <w:sz w:val="24"/>
            <w:szCs w:val="24"/>
          </w:rPr>
          <w:t xml:space="preserve">For individual neurons, </w:t>
        </w:r>
        <w:r w:rsidR="0025172A" w:rsidRPr="0025172A">
          <w:rPr>
            <w:rFonts w:ascii="Times New Roman" w:eastAsia="Times New Roman" w:hAnsi="Times New Roman" w:cs="Times New Roman"/>
            <w:color w:val="000000"/>
            <w:sz w:val="24"/>
            <w:szCs w:val="24"/>
          </w:rPr>
          <w:t xml:space="preserve">In Monkey S, only 10% of the neurons showed linear modulation by discounted value; </w:t>
        </w:r>
      </w:ins>
      <w:ins w:id="847" w:author="Siyu Wang" w:date="2026-08-07T15:37:00Z" w16du:dateUtc="2026-08-07T19:37:00Z">
        <w:r w:rsidR="006425F2" w:rsidRPr="0025172A">
          <w:rPr>
            <w:rFonts w:ascii="Times New Roman" w:eastAsia="Times New Roman" w:hAnsi="Times New Roman" w:cs="Times New Roman"/>
            <w:color w:val="000000"/>
            <w:sz w:val="24"/>
            <w:szCs w:val="24"/>
          </w:rPr>
          <w:t>in Monkey T, a larger proportion of neurons (&gt; 30%) showed linear value coding.</w:t>
        </w:r>
        <w:r w:rsidR="00877822">
          <w:rPr>
            <w:rFonts w:ascii="Times New Roman" w:eastAsia="Times New Roman" w:hAnsi="Times New Roman" w:cs="Times New Roman"/>
            <w:color w:val="000000"/>
            <w:sz w:val="24"/>
            <w:szCs w:val="24"/>
          </w:rPr>
          <w:t xml:space="preserve"> On the population level, however, </w:t>
        </w:r>
      </w:ins>
      <w:moveToRangeStart w:id="848" w:author="Siyu Wang" w:date="2026-08-07T15:38:00Z" w:name="move237009527"/>
      <w:moveTo w:id="849" w:author="Siyu Wang" w:date="2026-08-07T15:38:00Z" w16du:dateUtc="2026-08-07T19:38:00Z">
        <w:del w:id="850" w:author="Siyu Wang" w:date="2026-08-07T15:38:00Z" w16du:dateUtc="2026-08-07T19:38:00Z">
          <w:r w:rsidR="00877822" w:rsidDel="00877822">
            <w:rPr>
              <w:rFonts w:ascii="Times New Roman" w:eastAsia="Times New Roman" w:hAnsi="Times New Roman" w:cs="Times New Roman"/>
              <w:color w:val="000000"/>
              <w:sz w:val="24"/>
              <w:szCs w:val="24"/>
            </w:rPr>
            <w:delText xml:space="preserve">First, </w:delText>
          </w:r>
        </w:del>
        <w:r w:rsidR="00877822">
          <w:rPr>
            <w:rFonts w:ascii="Times New Roman" w:eastAsia="Times New Roman" w:hAnsi="Times New Roman" w:cs="Times New Roman"/>
            <w:color w:val="000000"/>
            <w:sz w:val="24"/>
            <w:szCs w:val="24"/>
          </w:rPr>
          <w:t>the negative alignment of the drop versus delay coding dimension emerges early in Monkey S (within 250ms, Fig. S3), but much later in Monkey T (~750ms).</w:t>
        </w:r>
      </w:moveTo>
      <w:ins w:id="851" w:author="Siyu Wang" w:date="2026-08-07T15:39:00Z" w16du:dateUtc="2026-08-07T19:39:00Z">
        <w:r w:rsidR="00707497">
          <w:rPr>
            <w:rFonts w:ascii="Times New Roman" w:eastAsia="Times New Roman" w:hAnsi="Times New Roman" w:cs="Times New Roman"/>
            <w:color w:val="000000"/>
            <w:sz w:val="24"/>
            <w:szCs w:val="24"/>
          </w:rPr>
          <w:t xml:space="preserve"> Previous literature</w:t>
        </w:r>
      </w:ins>
      <w:ins w:id="852" w:author="Siyu Wang" w:date="2026-08-07T15:41:00Z" w16du:dateUtc="2026-08-07T19:41:00Z">
        <w:r w:rsidR="00707497">
          <w:rPr>
            <w:rFonts w:ascii="Times New Roman" w:eastAsia="Times New Roman" w:hAnsi="Times New Roman" w:cs="Times New Roman"/>
            <w:color w:val="000000"/>
            <w:sz w:val="24"/>
            <w:szCs w:val="24"/>
          </w:rPr>
          <w:t xml:space="preserve"> (</w:t>
        </w:r>
        <w:commentRangeStart w:id="853"/>
        <w:r w:rsidR="00707497">
          <w:rPr>
            <w:rFonts w:ascii="Times New Roman" w:eastAsia="Times New Roman" w:hAnsi="Times New Roman" w:cs="Times New Roman"/>
            <w:color w:val="000000"/>
            <w:sz w:val="24"/>
            <w:szCs w:val="24"/>
          </w:rPr>
          <w:t>Chiang et al., 2022</w:t>
        </w:r>
      </w:ins>
      <w:commentRangeEnd w:id="853"/>
      <w:r w:rsidR="00707497">
        <w:rPr>
          <w:rStyle w:val="CommentReference"/>
          <w:rFonts w:ascii="Times New Roman" w:eastAsia="Times New Roman" w:hAnsi="Times New Roman" w:cs="Times New Roman"/>
          <w:color w:val="000000"/>
          <w:sz w:val="24"/>
          <w:szCs w:val="24"/>
        </w:rPr>
        <w:commentReference w:id="853"/>
      </w:r>
      <w:ins w:id="854" w:author="Siyu Wang" w:date="2026-08-07T15:41:00Z" w16du:dateUtc="2026-08-07T19:41:00Z">
        <w:r w:rsidR="00707497">
          <w:rPr>
            <w:rFonts w:ascii="Times New Roman" w:eastAsia="Times New Roman" w:hAnsi="Times New Roman" w:cs="Times New Roman"/>
            <w:color w:val="000000"/>
            <w:sz w:val="24"/>
            <w:szCs w:val="24"/>
          </w:rPr>
          <w:t>)</w:t>
        </w:r>
      </w:ins>
      <w:ins w:id="855" w:author="Siyu Wang" w:date="2026-08-07T15:39:00Z" w16du:dateUtc="2026-08-07T19:39:00Z">
        <w:r w:rsidR="00707497">
          <w:rPr>
            <w:rFonts w:ascii="Times New Roman" w:eastAsia="Times New Roman" w:hAnsi="Times New Roman" w:cs="Times New Roman"/>
            <w:color w:val="000000"/>
            <w:sz w:val="24"/>
            <w:szCs w:val="24"/>
          </w:rPr>
          <w:t xml:space="preserve"> in prefrontal cortex has reported these two modes of </w:t>
        </w:r>
      </w:ins>
      <w:ins w:id="856" w:author="Siyu Wang" w:date="2026-08-07T15:42:00Z" w16du:dateUtc="2026-08-07T19:42:00Z">
        <w:r w:rsidR="00791690">
          <w:rPr>
            <w:rFonts w:ascii="Times New Roman" w:eastAsia="Times New Roman" w:hAnsi="Times New Roman" w:cs="Times New Roman"/>
            <w:color w:val="000000"/>
            <w:sz w:val="24"/>
            <w:szCs w:val="24"/>
          </w:rPr>
          <w:t xml:space="preserve">information coding strategies, population versus </w:t>
        </w:r>
      </w:ins>
      <w:ins w:id="857" w:author="Siyu Wang" w:date="2026-08-07T15:43:00Z" w16du:dateUtc="2026-08-07T19:43:00Z">
        <w:r w:rsidR="00F05A19">
          <w:rPr>
            <w:rFonts w:ascii="Times New Roman" w:eastAsia="Times New Roman" w:hAnsi="Times New Roman" w:cs="Times New Roman"/>
            <w:color w:val="000000"/>
            <w:sz w:val="24"/>
            <w:szCs w:val="24"/>
          </w:rPr>
          <w:t>single neuron</w:t>
        </w:r>
      </w:ins>
      <w:ins w:id="858" w:author="Siyu Wang" w:date="2026-08-07T15:42:00Z" w16du:dateUtc="2026-08-07T19:42:00Z">
        <w:r w:rsidR="00791690">
          <w:rPr>
            <w:rFonts w:ascii="Times New Roman" w:eastAsia="Times New Roman" w:hAnsi="Times New Roman" w:cs="Times New Roman"/>
            <w:color w:val="000000"/>
            <w:sz w:val="24"/>
            <w:szCs w:val="24"/>
          </w:rPr>
          <w:t xml:space="preserve">, in a working memory task. </w:t>
        </w:r>
      </w:ins>
      <w:ins w:id="859" w:author="Siyu Wang" w:date="2026-08-07T15:43:00Z" w16du:dateUtc="2026-08-07T19:43:00Z">
        <w:r w:rsidR="00453DC5">
          <w:rPr>
            <w:rFonts w:ascii="Times New Roman" w:eastAsia="Times New Roman" w:hAnsi="Times New Roman" w:cs="Times New Roman"/>
            <w:color w:val="000000"/>
            <w:sz w:val="24"/>
            <w:szCs w:val="24"/>
          </w:rPr>
          <w:t xml:space="preserve">In our case, Monkey S </w:t>
        </w:r>
      </w:ins>
      <w:ins w:id="860" w:author="Siyu Wang" w:date="2026-08-07T15:44:00Z" w16du:dateUtc="2026-08-07T19:44:00Z">
        <w:r w:rsidR="00453DC5">
          <w:rPr>
            <w:rFonts w:ascii="Times New Roman" w:eastAsia="Times New Roman" w:hAnsi="Times New Roman" w:cs="Times New Roman"/>
            <w:color w:val="000000"/>
            <w:sz w:val="24"/>
            <w:szCs w:val="24"/>
          </w:rPr>
          <w:t>relied</w:t>
        </w:r>
      </w:ins>
      <w:ins w:id="861" w:author="Siyu Wang" w:date="2026-08-07T15:43:00Z" w16du:dateUtc="2026-08-07T19:43:00Z">
        <w:r w:rsidR="00453DC5">
          <w:rPr>
            <w:rFonts w:ascii="Times New Roman" w:eastAsia="Times New Roman" w:hAnsi="Times New Roman" w:cs="Times New Roman"/>
            <w:color w:val="000000"/>
            <w:sz w:val="24"/>
            <w:szCs w:val="24"/>
          </w:rPr>
          <w:t xml:space="preserve"> </w:t>
        </w:r>
      </w:ins>
      <w:ins w:id="862" w:author="Siyu Wang" w:date="2026-08-07T15:55:00Z" w16du:dateUtc="2026-08-07T19:55:00Z">
        <w:r w:rsidR="00265247">
          <w:rPr>
            <w:rFonts w:ascii="Times New Roman" w:eastAsia="Times New Roman" w:hAnsi="Times New Roman" w:cs="Times New Roman"/>
            <w:color w:val="000000"/>
            <w:sz w:val="24"/>
            <w:szCs w:val="24"/>
          </w:rPr>
          <w:t xml:space="preserve">more </w:t>
        </w:r>
      </w:ins>
      <w:ins w:id="863" w:author="Siyu Wang" w:date="2026-08-07T15:43:00Z" w16du:dateUtc="2026-08-07T19:43:00Z">
        <w:r w:rsidR="00453DC5">
          <w:rPr>
            <w:rFonts w:ascii="Times New Roman" w:eastAsia="Times New Roman" w:hAnsi="Times New Roman" w:cs="Times New Roman"/>
            <w:color w:val="000000"/>
            <w:sz w:val="24"/>
            <w:szCs w:val="24"/>
          </w:rPr>
          <w:t xml:space="preserve">on </w:t>
        </w:r>
      </w:ins>
      <w:ins w:id="864" w:author="Siyu Wang" w:date="2026-08-07T15:55:00Z" w16du:dateUtc="2026-08-07T19:55:00Z">
        <w:r w:rsidR="00A72A17">
          <w:rPr>
            <w:rFonts w:ascii="Times New Roman" w:eastAsia="Times New Roman" w:hAnsi="Times New Roman" w:cs="Times New Roman"/>
            <w:color w:val="000000"/>
            <w:sz w:val="24"/>
            <w:szCs w:val="24"/>
          </w:rPr>
          <w:t xml:space="preserve">the </w:t>
        </w:r>
        <w:r w:rsidR="00A72A17">
          <w:rPr>
            <w:rFonts w:ascii="Times New Roman" w:eastAsia="Times New Roman" w:hAnsi="Times New Roman" w:cs="Times New Roman"/>
            <w:color w:val="000000"/>
            <w:sz w:val="24"/>
            <w:szCs w:val="24"/>
          </w:rPr>
          <w:t>coordinated activity in the population</w:t>
        </w:r>
      </w:ins>
      <w:ins w:id="865" w:author="Siyu Wang" w:date="2026-08-07T15:43:00Z" w16du:dateUtc="2026-08-07T19:43:00Z">
        <w:r w:rsidR="00453DC5">
          <w:rPr>
            <w:rFonts w:ascii="Times New Roman" w:eastAsia="Times New Roman" w:hAnsi="Times New Roman" w:cs="Times New Roman"/>
            <w:color w:val="000000"/>
            <w:sz w:val="24"/>
            <w:szCs w:val="24"/>
          </w:rPr>
          <w:t xml:space="preserve">, that </w:t>
        </w:r>
      </w:ins>
      <w:ins w:id="866" w:author="Siyu Wang" w:date="2026-08-07T15:45:00Z" w16du:dateUtc="2026-08-07T19:45:00Z">
        <w:r w:rsidR="00EB7716">
          <w:rPr>
            <w:rFonts w:ascii="Times New Roman" w:eastAsia="Times New Roman" w:hAnsi="Times New Roman" w:cs="Times New Roman"/>
            <w:color w:val="000000"/>
            <w:sz w:val="24"/>
            <w:szCs w:val="24"/>
          </w:rPr>
          <w:t>computed</w:t>
        </w:r>
      </w:ins>
      <w:ins w:id="867" w:author="Siyu Wang" w:date="2026-08-07T15:43:00Z" w16du:dateUtc="2026-08-07T19:43:00Z">
        <w:r w:rsidR="00453DC5">
          <w:rPr>
            <w:rFonts w:ascii="Times New Roman" w:eastAsia="Times New Roman" w:hAnsi="Times New Roman" w:cs="Times New Roman"/>
            <w:color w:val="000000"/>
            <w:sz w:val="24"/>
            <w:szCs w:val="24"/>
          </w:rPr>
          <w:t xml:space="preserve"> temporally discounted value by a</w:t>
        </w:r>
      </w:ins>
      <w:ins w:id="868" w:author="Siyu Wang" w:date="2026-08-07T15:44:00Z" w16du:dateUtc="2026-08-07T19:44:00Z">
        <w:r w:rsidR="00453DC5">
          <w:rPr>
            <w:rFonts w:ascii="Times New Roman" w:eastAsia="Times New Roman" w:hAnsi="Times New Roman" w:cs="Times New Roman"/>
            <w:color w:val="000000"/>
            <w:sz w:val="24"/>
            <w:szCs w:val="24"/>
          </w:rPr>
          <w:t xml:space="preserve">n opposite alignment of drop and delay coding in </w:t>
        </w:r>
        <w:r w:rsidR="00453DC5">
          <w:rPr>
            <w:rFonts w:ascii="Times New Roman" w:eastAsia="Times New Roman" w:hAnsi="Times New Roman" w:cs="Times New Roman"/>
            <w:color w:val="000000"/>
            <w:sz w:val="24"/>
            <w:szCs w:val="24"/>
          </w:rPr>
          <w:lastRenderedPageBreak/>
          <w:t xml:space="preserve">the population, </w:t>
        </w:r>
        <w:r w:rsidR="00AF6CB7">
          <w:rPr>
            <w:rFonts w:ascii="Times New Roman" w:eastAsia="Times New Roman" w:hAnsi="Times New Roman" w:cs="Times New Roman"/>
            <w:color w:val="000000"/>
            <w:sz w:val="24"/>
            <w:szCs w:val="24"/>
          </w:rPr>
          <w:t xml:space="preserve">whereas Monkey T </w:t>
        </w:r>
      </w:ins>
      <w:ins w:id="869" w:author="Siyu Wang" w:date="2026-08-07T15:46:00Z" w16du:dateUtc="2026-08-07T19:46:00Z">
        <w:r w:rsidR="00E8142B">
          <w:rPr>
            <w:rFonts w:ascii="Times New Roman" w:eastAsia="Times New Roman" w:hAnsi="Times New Roman" w:cs="Times New Roman"/>
            <w:color w:val="000000"/>
            <w:sz w:val="24"/>
            <w:szCs w:val="24"/>
          </w:rPr>
          <w:t>relied</w:t>
        </w:r>
      </w:ins>
      <w:ins w:id="870" w:author="Siyu Wang" w:date="2026-08-07T15:44:00Z" w16du:dateUtc="2026-08-07T19:44:00Z">
        <w:r w:rsidR="00AF6CB7">
          <w:rPr>
            <w:rFonts w:ascii="Times New Roman" w:eastAsia="Times New Roman" w:hAnsi="Times New Roman" w:cs="Times New Roman"/>
            <w:color w:val="000000"/>
            <w:sz w:val="24"/>
            <w:szCs w:val="24"/>
          </w:rPr>
          <w:t xml:space="preserve"> more on the individual neuron strategy, that enc</w:t>
        </w:r>
      </w:ins>
      <w:ins w:id="871" w:author="Siyu Wang" w:date="2026-08-07T15:45:00Z" w16du:dateUtc="2026-08-07T19:45:00Z">
        <w:r w:rsidR="00AF6CB7">
          <w:rPr>
            <w:rFonts w:ascii="Times New Roman" w:eastAsia="Times New Roman" w:hAnsi="Times New Roman" w:cs="Times New Roman"/>
            <w:color w:val="000000"/>
            <w:sz w:val="24"/>
            <w:szCs w:val="24"/>
          </w:rPr>
          <w:t xml:space="preserve">oded value within individual neurons. </w:t>
        </w:r>
      </w:ins>
    </w:p>
    <w:p w14:paraId="5DB9C462" w14:textId="0C0E1865" w:rsidR="00877822" w:rsidDel="008B5258" w:rsidRDefault="00F810D5" w:rsidP="00CE5D18">
      <w:pPr>
        <w:shd w:val="clear" w:color="auto" w:fill="FFFFFF"/>
        <w:spacing w:after="0" w:line="480" w:lineRule="auto"/>
        <w:ind w:firstLine="360"/>
        <w:rPr>
          <w:del w:id="872" w:author="Siyu Wang" w:date="2026-08-07T15:45:00Z" w16du:dateUtc="2026-08-07T19:45:00Z"/>
          <w:moveTo w:id="873" w:author="Siyu Wang" w:date="2026-08-07T15:38:00Z" w16du:dateUtc="2026-08-07T19:38:00Z"/>
          <w:rFonts w:ascii="Times New Roman" w:eastAsia="Times New Roman" w:hAnsi="Times New Roman" w:cs="Times New Roman"/>
          <w:color w:val="000000"/>
          <w:sz w:val="24"/>
          <w:szCs w:val="24"/>
        </w:rPr>
        <w:pPrChange w:id="874" w:author="Siyu Wang" w:date="2026-08-07T15:48:00Z" w16du:dateUtc="2026-08-07T19:48:00Z">
          <w:pPr>
            <w:shd w:val="clear" w:color="auto" w:fill="FFFFFF"/>
            <w:spacing w:after="0" w:line="480" w:lineRule="auto"/>
            <w:ind w:firstLine="360"/>
          </w:pPr>
        </w:pPrChange>
      </w:pPr>
      <w:ins w:id="875" w:author="Siyu Wang" w:date="2026-08-07T15:47:00Z" w16du:dateUtc="2026-08-07T19:47:00Z">
        <w:r>
          <w:rPr>
            <w:rFonts w:ascii="Times New Roman" w:eastAsia="Times New Roman" w:hAnsi="Times New Roman" w:cs="Times New Roman"/>
            <w:color w:val="000000"/>
            <w:sz w:val="24"/>
            <w:szCs w:val="24"/>
          </w:rPr>
          <w:t xml:space="preserve">The decoding analysis </w:t>
        </w:r>
        <w:r w:rsidR="00254AA5">
          <w:rPr>
            <w:rFonts w:ascii="Times New Roman" w:eastAsia="Times New Roman" w:hAnsi="Times New Roman" w:cs="Times New Roman"/>
            <w:color w:val="000000"/>
            <w:sz w:val="24"/>
            <w:szCs w:val="24"/>
          </w:rPr>
          <w:t xml:space="preserve">further </w:t>
        </w:r>
        <w:r w:rsidR="00254AA5" w:rsidRPr="00254AA5">
          <w:rPr>
            <w:rFonts w:ascii="Times New Roman" w:eastAsia="Times New Roman" w:hAnsi="Times New Roman" w:cs="Times New Roman"/>
            <w:color w:val="000000"/>
            <w:sz w:val="24"/>
            <w:szCs w:val="24"/>
          </w:rPr>
          <w:t>corroborate</w:t>
        </w:r>
        <w:r w:rsidR="00254AA5">
          <w:rPr>
            <w:rFonts w:ascii="Times New Roman" w:eastAsia="Times New Roman" w:hAnsi="Times New Roman" w:cs="Times New Roman"/>
            <w:color w:val="000000"/>
            <w:sz w:val="24"/>
            <w:szCs w:val="24"/>
          </w:rPr>
          <w:t>d</w:t>
        </w:r>
        <w:r w:rsidR="00254AA5" w:rsidRPr="00254AA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this view.</w:t>
        </w:r>
        <w:r w:rsidR="00CE5D18">
          <w:rPr>
            <w:rFonts w:ascii="Times New Roman" w:eastAsia="Times New Roman" w:hAnsi="Times New Roman" w:cs="Times New Roman"/>
            <w:color w:val="000000"/>
            <w:sz w:val="24"/>
            <w:szCs w:val="24"/>
          </w:rPr>
          <w:t xml:space="preserve"> We used the decoding analysis to evaluate </w:t>
        </w:r>
      </w:ins>
      <w:ins w:id="876" w:author="Siyu Wang" w:date="2026-08-07T15:48:00Z" w16du:dateUtc="2026-08-07T19:48:00Z">
        <w:r w:rsidR="00CE5D18">
          <w:rPr>
            <w:rFonts w:ascii="Times New Roman" w:eastAsia="Times New Roman" w:hAnsi="Times New Roman" w:cs="Times New Roman"/>
            <w:color w:val="000000"/>
            <w:sz w:val="24"/>
            <w:szCs w:val="24"/>
          </w:rPr>
          <w:t xml:space="preserve">whether </w:t>
        </w:r>
      </w:ins>
    </w:p>
    <w:moveToRangeEnd w:id="848"/>
    <w:p w14:paraId="02F7A2E7" w14:textId="21B50CDA" w:rsidR="005436B2" w:rsidDel="004851A5" w:rsidRDefault="002A23CA" w:rsidP="00CE5D18">
      <w:pPr>
        <w:shd w:val="clear" w:color="auto" w:fill="FFFFFF"/>
        <w:spacing w:after="0" w:line="480" w:lineRule="auto"/>
        <w:ind w:firstLine="360"/>
        <w:rPr>
          <w:del w:id="877" w:author="Siyu Wang" w:date="2026-08-07T15:46:00Z" w16du:dateUtc="2026-08-07T19:46:00Z"/>
          <w:rFonts w:ascii="Times New Roman" w:eastAsia="Times New Roman" w:hAnsi="Times New Roman" w:cs="Times New Roman"/>
          <w:color w:val="000000"/>
          <w:sz w:val="24"/>
          <w:szCs w:val="24"/>
        </w:rPr>
        <w:pPrChange w:id="878" w:author="Siyu Wang" w:date="2026-08-07T15:48:00Z" w16du:dateUtc="2026-08-07T19:48:00Z">
          <w:pPr>
            <w:shd w:val="clear" w:color="auto" w:fill="FFFFFF"/>
            <w:spacing w:after="0" w:line="480" w:lineRule="auto"/>
            <w:ind w:firstLine="360"/>
          </w:pPr>
        </w:pPrChange>
      </w:pPr>
      <w:del w:id="879" w:author="Siyu Wang" w:date="2026-08-07T15:46:00Z" w16du:dateUtc="2026-08-07T19:46:00Z">
        <w:r w:rsidDel="004851A5">
          <w:rPr>
            <w:rFonts w:ascii="Times New Roman" w:eastAsia="Times New Roman" w:hAnsi="Times New Roman" w:cs="Times New Roman"/>
            <w:color w:val="000000"/>
            <w:sz w:val="24"/>
            <w:szCs w:val="24"/>
          </w:rPr>
          <w:delText xml:space="preserve">a higher percentage of neurons in Monkey T </w:delText>
        </w:r>
      </w:del>
    </w:p>
    <w:customXmlDelRangeStart w:id="880" w:author="Siyu Wang" w:date="2026-08-07T15:46:00Z"/>
    <w:sdt>
      <w:sdtPr>
        <w:tag w:val="goog_rdk_52"/>
        <w:id w:val="-1407920897"/>
      </w:sdtPr>
      <w:sdtContent>
        <w:customXmlDelRangeEnd w:id="880"/>
        <w:p w14:paraId="147EB554" w14:textId="336A956C" w:rsidR="002A23CA" w:rsidDel="004851A5" w:rsidRDefault="002A23CA" w:rsidP="00CE5D18">
          <w:pPr>
            <w:shd w:val="clear" w:color="auto" w:fill="FFFFFF"/>
            <w:spacing w:after="0" w:line="480" w:lineRule="auto"/>
            <w:ind w:firstLine="360"/>
            <w:rPr>
              <w:del w:id="881" w:author="Siyu Wang" w:date="2026-08-07T15:46:00Z" w16du:dateUtc="2026-08-07T19:46:00Z"/>
              <w:rFonts w:ascii="Times New Roman" w:eastAsia="Times New Roman" w:hAnsi="Times New Roman" w:cs="Times New Roman"/>
              <w:color w:val="000000"/>
              <w:sz w:val="24"/>
              <w:szCs w:val="24"/>
            </w:rPr>
            <w:pPrChange w:id="882" w:author="Siyu Wang" w:date="2026-08-07T15:48:00Z" w16du:dateUtc="2026-08-07T19:48:00Z">
              <w:pPr>
                <w:shd w:val="clear" w:color="auto" w:fill="FFFFFF"/>
                <w:spacing w:after="0" w:line="480" w:lineRule="auto"/>
              </w:pPr>
            </w:pPrChange>
          </w:pPr>
          <w:del w:id="883" w:author="Siyu Wang" w:date="2026-08-07T15:35:00Z" w16du:dateUtc="2026-08-07T19:35:00Z">
            <w:r w:rsidDel="002A23CA">
              <w:rPr>
                <w:rFonts w:ascii="Times New Roman" w:eastAsia="Times New Roman" w:hAnsi="Times New Roman" w:cs="Times New Roman"/>
                <w:color w:val="000000"/>
                <w:sz w:val="24"/>
                <w:szCs w:val="24"/>
              </w:rPr>
              <w:delText xml:space="preserve">Additional single-neuron and population-level analyses </w:delText>
            </w:r>
          </w:del>
          <w:customXmlDelRangeStart w:id="884" w:author="Siyu Wang" w:date="2026-08-07T15:35:00Z"/>
          <w:sdt>
            <w:sdtPr>
              <w:tag w:val="goog_rdk_38"/>
              <w:id w:val="-770155058"/>
            </w:sdtPr>
            <w:sdtContent>
              <w:customXmlDelRangeEnd w:id="884"/>
              <w:customXmlDelRangeStart w:id="885" w:author="Siyu Wang" w:date="2026-08-07T15:35:00Z"/>
              <w:sdt>
                <w:sdtPr>
                  <w:tag w:val="goog_rdk_39"/>
                  <w:id w:val="256172204"/>
                </w:sdtPr>
                <w:sdtContent>
                  <w:customXmlDelRangeEnd w:id="885"/>
                  <w:del w:id="886" w:author="Siyu Wang" w:date="2026-08-07T15:35:00Z" w16du:dateUtc="2026-08-07T19:35:00Z">
                    <w:r w:rsidRPr="00356B01" w:rsidDel="002A23CA">
                      <w:rPr>
                        <w:rFonts w:ascii="Times New Roman" w:eastAsia="Times New Roman" w:hAnsi="Times New Roman" w:cs="Times New Roman"/>
                        <w:sz w:val="24"/>
                        <w:szCs w:val="24"/>
                      </w:rPr>
                      <w:delText xml:space="preserve"> revealed </w:delText>
                    </w:r>
                  </w:del>
                  <w:customXmlDelRangeStart w:id="887" w:author="Siyu Wang" w:date="2026-08-07T15:35:00Z"/>
                </w:sdtContent>
              </w:sdt>
              <w:customXmlDelRangeEnd w:id="887"/>
              <w:customXmlDelRangeStart w:id="888" w:author="Siyu Wang" w:date="2026-08-07T15:35:00Z"/>
            </w:sdtContent>
          </w:sdt>
          <w:customXmlDelRangeEnd w:id="888"/>
          <w:customXmlDelRangeStart w:id="889" w:author="Siyu Wang" w:date="2026-08-07T15:35:00Z"/>
          <w:sdt>
            <w:sdtPr>
              <w:tag w:val="goog_rdk_40"/>
              <w:id w:val="-1745490267"/>
            </w:sdtPr>
            <w:sdtContent>
              <w:customXmlDelRangeEnd w:id="889"/>
              <w:customXmlDelRangeStart w:id="890" w:author="Siyu Wang" w:date="2026-08-07T15:35:00Z"/>
              <w:sdt>
                <w:sdtPr>
                  <w:tag w:val="goog_rdk_41"/>
                  <w:id w:val="-1881779006"/>
                </w:sdtPr>
                <w:sdtContent>
                  <w:customXmlDelRangeEnd w:id="890"/>
                  <w:customXmlDelRangeStart w:id="891" w:author="Siyu Wang" w:date="2026-08-07T15:35:00Z"/>
                </w:sdtContent>
              </w:sdt>
              <w:customXmlDelRangeEnd w:id="891"/>
              <w:customXmlDelRangeStart w:id="892" w:author="Siyu Wang" w:date="2026-08-07T15:35:00Z"/>
            </w:sdtContent>
          </w:sdt>
          <w:customXmlDelRangeEnd w:id="892"/>
          <w:del w:id="893" w:author="Siyu Wang" w:date="2026-08-07T15:35:00Z" w16du:dateUtc="2026-08-07T19:35:00Z">
            <w:r w:rsidDel="002A23CA">
              <w:rPr>
                <w:rFonts w:ascii="Times New Roman" w:eastAsia="Times New Roman" w:hAnsi="Times New Roman" w:cs="Times New Roman"/>
                <w:color w:val="000000"/>
                <w:sz w:val="24"/>
                <w:szCs w:val="24"/>
              </w:rPr>
              <w:delText xml:space="preserve"> differences between the animals in how dlPFC encoded reward and time. In the first analysis, we examined the linearity of value coding. </w:delText>
            </w:r>
          </w:del>
          <w:del w:id="894" w:author="Siyu Wang" w:date="2026-08-07T15:36:00Z" w16du:dateUtc="2026-08-07T19:36:00Z">
            <w:r w:rsidDel="0025172A">
              <w:rPr>
                <w:rFonts w:ascii="Times New Roman" w:eastAsia="Times New Roman" w:hAnsi="Times New Roman" w:cs="Times New Roman"/>
                <w:color w:val="000000"/>
                <w:sz w:val="24"/>
                <w:szCs w:val="24"/>
              </w:rPr>
              <w:delText xml:space="preserve">In Monkey S, only 10% of the neurons </w:delText>
            </w:r>
          </w:del>
          <w:customXmlDelRangeStart w:id="895" w:author="Siyu Wang" w:date="2026-08-07T15:36:00Z"/>
          <w:sdt>
            <w:sdtPr>
              <w:tag w:val="goog_rdk_42"/>
              <w:id w:val="-291834021"/>
            </w:sdtPr>
            <w:sdtContent>
              <w:customXmlDelRangeEnd w:id="895"/>
              <w:customXmlDelRangeStart w:id="896" w:author="Siyu Wang" w:date="2026-08-07T15:36:00Z"/>
              <w:sdt>
                <w:sdtPr>
                  <w:tag w:val="goog_rdk_43"/>
                  <w:id w:val="-800148012"/>
                </w:sdtPr>
                <w:sdtContent>
                  <w:customXmlDelRangeEnd w:id="896"/>
                  <w:del w:id="897" w:author="Siyu Wang" w:date="2026-08-07T15:36:00Z" w16du:dateUtc="2026-08-07T19:36:00Z">
                    <w:r w:rsidRPr="00356B01" w:rsidDel="0025172A">
                      <w:rPr>
                        <w:rFonts w:ascii="Times New Roman" w:eastAsia="Times New Roman" w:hAnsi="Times New Roman" w:cs="Times New Roman"/>
                        <w:sz w:val="24"/>
                        <w:szCs w:val="24"/>
                      </w:rPr>
                      <w:delText xml:space="preserve">showed </w:delText>
                    </w:r>
                  </w:del>
                  <w:customXmlDelRangeStart w:id="898" w:author="Siyu Wang" w:date="2026-08-07T15:36:00Z"/>
                </w:sdtContent>
              </w:sdt>
              <w:customXmlDelRangeEnd w:id="898"/>
              <w:customXmlDelRangeStart w:id="899" w:author="Siyu Wang" w:date="2026-08-07T15:36:00Z"/>
            </w:sdtContent>
          </w:sdt>
          <w:customXmlDelRangeEnd w:id="899"/>
          <w:customXmlDelRangeStart w:id="900" w:author="Siyu Wang" w:date="2026-08-07T15:36:00Z"/>
          <w:sdt>
            <w:sdtPr>
              <w:tag w:val="goog_rdk_44"/>
              <w:id w:val="-672721335"/>
            </w:sdtPr>
            <w:sdtContent>
              <w:customXmlDelRangeEnd w:id="900"/>
              <w:customXmlDelRangeStart w:id="901" w:author="Siyu Wang" w:date="2026-08-07T15:36:00Z"/>
            </w:sdtContent>
          </w:sdt>
          <w:customXmlDelRangeEnd w:id="901"/>
          <w:customXmlDelRangeStart w:id="902" w:author="Siyu Wang" w:date="2026-08-07T15:36:00Z"/>
          <w:sdt>
            <w:sdtPr>
              <w:tag w:val="goog_rdk_45"/>
              <w:id w:val="745934284"/>
            </w:sdtPr>
            <w:sdtContent>
              <w:customXmlDelRangeEnd w:id="902"/>
              <w:del w:id="903" w:author="Siyu Wang" w:date="2026-08-07T15:36:00Z" w16du:dateUtc="2026-08-07T19:36:00Z">
                <w:r w:rsidDel="0025172A">
                  <w:rPr>
                    <w:rFonts w:ascii="Times New Roman" w:eastAsia="Times New Roman" w:hAnsi="Times New Roman" w:cs="Times New Roman"/>
                    <w:color w:val="000000"/>
                    <w:sz w:val="24"/>
                    <w:szCs w:val="24"/>
                  </w:rPr>
                  <w:delText xml:space="preserve">linear modulation by </w:delText>
                </w:r>
              </w:del>
              <w:customXmlDelRangeStart w:id="904" w:author="Siyu Wang" w:date="2026-08-07T15:36:00Z"/>
            </w:sdtContent>
          </w:sdt>
          <w:customXmlDelRangeEnd w:id="904"/>
          <w:del w:id="905" w:author="Siyu Wang" w:date="2026-08-07T15:36:00Z" w16du:dateUtc="2026-08-07T19:36:00Z">
            <w:r w:rsidDel="0025172A">
              <w:rPr>
                <w:rFonts w:ascii="Times New Roman" w:eastAsia="Times New Roman" w:hAnsi="Times New Roman" w:cs="Times New Roman"/>
                <w:color w:val="000000"/>
                <w:sz w:val="24"/>
                <w:szCs w:val="24"/>
              </w:rPr>
              <w:delText>discounted value</w:delText>
            </w:r>
          </w:del>
          <w:customXmlDelRangeStart w:id="906" w:author="Siyu Wang" w:date="2026-08-07T15:36:00Z"/>
          <w:sdt>
            <w:sdtPr>
              <w:tag w:val="goog_rdk_46"/>
              <w:id w:val="-2039429033"/>
            </w:sdtPr>
            <w:sdtContent>
              <w:customXmlDelRangeEnd w:id="906"/>
              <w:customXmlDelRangeStart w:id="907" w:author="Siyu Wang" w:date="2026-08-07T15:36:00Z"/>
            </w:sdtContent>
          </w:sdt>
          <w:customXmlDelRangeEnd w:id="907"/>
          <w:del w:id="908" w:author="Siyu Wang" w:date="2026-08-07T15:36:00Z" w16du:dateUtc="2026-08-07T19:36:00Z">
            <w:r w:rsidDel="0025172A">
              <w:rPr>
                <w:rFonts w:ascii="Times New Roman" w:eastAsia="Times New Roman" w:hAnsi="Times New Roman" w:cs="Times New Roman"/>
                <w:color w:val="000000"/>
                <w:sz w:val="24"/>
                <w:szCs w:val="24"/>
              </w:rPr>
              <w:delTex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delText>
            </w:r>
          </w:del>
          <w:customXmlDelRangeStart w:id="909" w:author="Siyu Wang" w:date="2026-08-07T15:36:00Z"/>
          <w:sdt>
            <w:sdtPr>
              <w:tag w:val="goog_rdk_47"/>
              <w:id w:val="303205019"/>
            </w:sdtPr>
            <w:sdtContent>
              <w:customXmlDelRangeEnd w:id="909"/>
              <w:customXmlDelRangeStart w:id="910" w:author="Siyu Wang" w:date="2026-08-07T15:36:00Z"/>
              <w:sdt>
                <w:sdtPr>
                  <w:tag w:val="goog_rdk_48"/>
                  <w:id w:val="-1369912437"/>
                </w:sdtPr>
                <w:sdtContent>
                  <w:customXmlDelRangeEnd w:id="910"/>
                  <w:del w:id="911" w:author="Siyu Wang" w:date="2026-08-07T15:36:00Z" w16du:dateUtc="2026-08-07T19:36:00Z">
                    <w:r w:rsidRPr="00356B01" w:rsidDel="0025172A">
                      <w:rPr>
                        <w:rFonts w:ascii="Times New Roman" w:eastAsia="Times New Roman" w:hAnsi="Times New Roman" w:cs="Times New Roman"/>
                        <w:sz w:val="24"/>
                        <w:szCs w:val="24"/>
                      </w:rPr>
                      <w:delText xml:space="preserve">a larger proportion of </w:delText>
                    </w:r>
                  </w:del>
                  <w:customXmlDelRangeStart w:id="912" w:author="Siyu Wang" w:date="2026-08-07T15:36:00Z"/>
                </w:sdtContent>
              </w:sdt>
              <w:customXmlDelRangeEnd w:id="912"/>
              <w:customXmlDelRangeStart w:id="913" w:author="Siyu Wang" w:date="2026-08-07T15:36:00Z"/>
            </w:sdtContent>
          </w:sdt>
          <w:customXmlDelRangeEnd w:id="913"/>
          <w:customXmlDelRangeStart w:id="914" w:author="Siyu Wang" w:date="2026-08-07T15:36:00Z"/>
          <w:sdt>
            <w:sdtPr>
              <w:tag w:val="goog_rdk_49"/>
              <w:id w:val="-270867556"/>
            </w:sdtPr>
            <w:sdtContent>
              <w:customXmlDelRangeEnd w:id="914"/>
              <w:customXmlDelRangeStart w:id="915" w:author="Siyu Wang" w:date="2026-08-07T15:36:00Z"/>
              <w:sdt>
                <w:sdtPr>
                  <w:tag w:val="goog_rdk_50"/>
                  <w:id w:val="1148093264"/>
                </w:sdtPr>
                <w:sdtContent>
                  <w:customXmlDelRangeEnd w:id="915"/>
                  <w:customXmlDelRangeStart w:id="916" w:author="Siyu Wang" w:date="2026-08-07T15:36:00Z"/>
                </w:sdtContent>
              </w:sdt>
              <w:customXmlDelRangeEnd w:id="916"/>
              <w:customXmlDelRangeStart w:id="917" w:author="Siyu Wang" w:date="2026-08-07T15:36:00Z"/>
            </w:sdtContent>
          </w:sdt>
          <w:customXmlDelRangeEnd w:id="917"/>
          <w:del w:id="918" w:author="Siyu Wang" w:date="2026-08-07T15:36:00Z" w16du:dateUtc="2026-08-07T19:36:00Z">
            <w:r w:rsidDel="0025172A">
              <w:rPr>
                <w:rFonts w:ascii="Times New Roman" w:eastAsia="Times New Roman" w:hAnsi="Times New Roman" w:cs="Times New Roman"/>
                <w:color w:val="000000"/>
                <w:sz w:val="24"/>
                <w:szCs w:val="24"/>
              </w:rPr>
              <w:delText xml:space="preserve"> neurons (&gt; 30%) showed linear value coding. </w:delText>
            </w:r>
          </w:del>
          <w:del w:id="919" w:author="Siyu Wang" w:date="2026-08-07T15:46:00Z" w16du:dateUtc="2026-08-07T19:46:00Z">
            <w:r w:rsidDel="004851A5">
              <w:rPr>
                <w:rFonts w:ascii="Times New Roman" w:eastAsia="Times New Roman" w:hAnsi="Times New Roman" w:cs="Times New Roman"/>
                <w:color w:val="000000"/>
                <w:sz w:val="24"/>
                <w:szCs w:val="24"/>
              </w:rPr>
              <w:delText xml:space="preserve">Population trajectories were qualitatively unentangled and linear, with low-dimensional population trajectories clearly separated by value. </w:delText>
            </w:r>
          </w:del>
          <w:customXmlDelRangeStart w:id="920" w:author="Siyu Wang" w:date="2026-08-07T15:46:00Z"/>
          <w:sdt>
            <w:sdtPr>
              <w:tag w:val="goog_rdk_51"/>
              <w:id w:val="-398824111"/>
            </w:sdtPr>
            <w:sdtContent>
              <w:customXmlDelRangeEnd w:id="920"/>
              <w:customXmlDelRangeStart w:id="921" w:author="Siyu Wang" w:date="2026-08-07T15:46:00Z"/>
            </w:sdtContent>
          </w:sdt>
          <w:customXmlDelRangeEnd w:id="921"/>
        </w:p>
        <w:customXmlDelRangeStart w:id="922" w:author="Siyu Wang" w:date="2026-08-07T15:46:00Z"/>
      </w:sdtContent>
    </w:sdt>
    <w:customXmlDelRangeEnd w:id="922"/>
    <w:p w14:paraId="4AD6F02D" w14:textId="575698D4" w:rsidR="005436B2" w:rsidDel="00CE5D18" w:rsidRDefault="005436B2" w:rsidP="00CE5D18">
      <w:pPr>
        <w:shd w:val="clear" w:color="auto" w:fill="FFFFFF"/>
        <w:spacing w:after="0" w:line="480" w:lineRule="auto"/>
        <w:ind w:firstLine="360"/>
        <w:rPr>
          <w:del w:id="923" w:author="Siyu Wang" w:date="2026-08-07T15:48:00Z" w16du:dateUtc="2026-08-07T19:48:00Z"/>
          <w:rFonts w:ascii="Times New Roman" w:eastAsia="Times New Roman" w:hAnsi="Times New Roman" w:cs="Times New Roman"/>
          <w:color w:val="000000"/>
          <w:sz w:val="24"/>
          <w:szCs w:val="24"/>
        </w:rPr>
        <w:pPrChange w:id="924" w:author="Siyu Wang" w:date="2026-08-07T15:48:00Z" w16du:dateUtc="2026-08-07T19:48:00Z">
          <w:pPr>
            <w:shd w:val="clear" w:color="auto" w:fill="FFFFFF"/>
            <w:spacing w:after="0" w:line="480" w:lineRule="auto"/>
            <w:ind w:firstLine="360"/>
          </w:pPr>
        </w:pPrChange>
      </w:pPr>
    </w:p>
    <w:p w14:paraId="684BB82D" w14:textId="3031E864" w:rsidR="005436B2" w:rsidDel="00CE5D18" w:rsidRDefault="005436B2" w:rsidP="00CE5D18">
      <w:pPr>
        <w:shd w:val="clear" w:color="auto" w:fill="FFFFFF"/>
        <w:spacing w:after="0" w:line="480" w:lineRule="auto"/>
        <w:ind w:firstLine="360"/>
        <w:rPr>
          <w:del w:id="925" w:author="Siyu Wang" w:date="2026-08-07T15:48:00Z" w16du:dateUtc="2026-08-07T19:48:00Z"/>
          <w:rFonts w:ascii="Times New Roman" w:eastAsia="Times New Roman" w:hAnsi="Times New Roman" w:cs="Times New Roman"/>
          <w:color w:val="000000"/>
          <w:sz w:val="24"/>
          <w:szCs w:val="24"/>
        </w:rPr>
        <w:pPrChange w:id="926" w:author="Siyu Wang" w:date="2026-08-07T15:48:00Z" w16du:dateUtc="2026-08-07T19:48:00Z">
          <w:pPr>
            <w:shd w:val="clear" w:color="auto" w:fill="FFFFFF"/>
            <w:spacing w:after="0" w:line="480" w:lineRule="auto"/>
            <w:ind w:firstLine="360"/>
          </w:pPr>
        </w:pPrChange>
      </w:pPr>
    </w:p>
    <w:p w14:paraId="21836480" w14:textId="05AD02F9" w:rsidR="005436B2" w:rsidDel="00CE5D18" w:rsidRDefault="005436B2" w:rsidP="00CE5D18">
      <w:pPr>
        <w:shd w:val="clear" w:color="auto" w:fill="FFFFFF"/>
        <w:spacing w:after="0" w:line="480" w:lineRule="auto"/>
        <w:ind w:firstLine="360"/>
        <w:rPr>
          <w:del w:id="927" w:author="Siyu Wang" w:date="2026-08-07T15:48:00Z" w16du:dateUtc="2026-08-07T19:48:00Z"/>
          <w:rFonts w:ascii="Times New Roman" w:eastAsia="Times New Roman" w:hAnsi="Times New Roman" w:cs="Times New Roman"/>
          <w:color w:val="000000"/>
          <w:sz w:val="24"/>
          <w:szCs w:val="24"/>
        </w:rPr>
        <w:pPrChange w:id="928" w:author="Siyu Wang" w:date="2026-08-07T15:48:00Z" w16du:dateUtc="2026-08-07T19:48:00Z">
          <w:pPr>
            <w:shd w:val="clear" w:color="auto" w:fill="FFFFFF"/>
            <w:spacing w:after="0" w:line="480" w:lineRule="auto"/>
            <w:ind w:firstLine="360"/>
          </w:pPr>
        </w:pPrChange>
      </w:pPr>
    </w:p>
    <w:p w14:paraId="556E57B6" w14:textId="429C1C4A" w:rsidR="00EE3CBA" w:rsidDel="00CE5D18" w:rsidRDefault="005436B2" w:rsidP="00CE5D18">
      <w:pPr>
        <w:shd w:val="clear" w:color="auto" w:fill="FFFFFF"/>
        <w:spacing w:after="0" w:line="480" w:lineRule="auto"/>
        <w:ind w:firstLine="360"/>
        <w:rPr>
          <w:del w:id="929" w:author="Siyu Wang" w:date="2026-08-07T15:49:00Z" w16du:dateUtc="2026-08-07T19:49:00Z"/>
          <w:rFonts w:ascii="Times New Roman" w:eastAsia="Times New Roman" w:hAnsi="Times New Roman" w:cs="Times New Roman"/>
          <w:color w:val="000000"/>
          <w:sz w:val="24"/>
          <w:szCs w:val="24"/>
        </w:rPr>
      </w:pPr>
      <w:del w:id="930" w:author="Siyu Wang" w:date="2026-08-07T15:48:00Z" w16du:dateUtc="2026-08-07T19:48:00Z">
        <w:r w:rsidDel="00CE5D18">
          <w:rPr>
            <w:rFonts w:ascii="Times New Roman" w:eastAsia="Times New Roman" w:hAnsi="Times New Roman" w:cs="Times New Roman"/>
            <w:color w:val="000000"/>
            <w:sz w:val="24"/>
            <w:szCs w:val="24"/>
          </w:rPr>
          <w:delText xml:space="preserve">However, when assessing whether </w:delText>
        </w:r>
      </w:del>
      <w:r>
        <w:rPr>
          <w:rFonts w:ascii="Times New Roman" w:eastAsia="Times New Roman" w:hAnsi="Times New Roman" w:cs="Times New Roman"/>
          <w:color w:val="000000"/>
          <w:sz w:val="24"/>
          <w:szCs w:val="24"/>
        </w:rPr>
        <w:t>drop and delay are independently represented</w:t>
      </w:r>
      <w:del w:id="931" w:author="Siyu Wang" w:date="2026-08-07T15:48:00Z" w16du:dateUtc="2026-08-07T19:48:00Z">
        <w:r w:rsidDel="00CE5D18">
          <w:rPr>
            <w:rFonts w:ascii="Times New Roman" w:eastAsia="Times New Roman" w:hAnsi="Times New Roman" w:cs="Times New Roman"/>
            <w:color w:val="000000"/>
            <w:sz w:val="24"/>
            <w:szCs w:val="24"/>
          </w:rPr>
          <w:delText xml:space="preserve">, </w:delText>
        </w:r>
        <w:r w:rsidR="00EE3CBA" w:rsidDel="00CE5D18">
          <w:rPr>
            <w:rFonts w:ascii="Times New Roman" w:eastAsia="Times New Roman" w:hAnsi="Times New Roman" w:cs="Times New Roman"/>
            <w:color w:val="000000"/>
            <w:sz w:val="24"/>
            <w:szCs w:val="24"/>
          </w:rPr>
          <w:delText xml:space="preserve"> </w:delText>
        </w:r>
        <w:r w:rsidDel="00CE5D18">
          <w:rPr>
            <w:rFonts w:ascii="Times New Roman" w:eastAsia="Times New Roman" w:hAnsi="Times New Roman" w:cs="Times New Roman"/>
            <w:color w:val="000000"/>
            <w:sz w:val="24"/>
            <w:szCs w:val="24"/>
          </w:rPr>
          <w:delText xml:space="preserve">we showed that </w:delText>
        </w:r>
      </w:del>
      <w:ins w:id="932" w:author="Siyu Wang" w:date="2026-08-07T15:48:00Z" w16du:dateUtc="2026-08-07T19:48:00Z">
        <w:r w:rsidR="00CE5D18">
          <w:rPr>
            <w:rFonts w:ascii="Times New Roman" w:eastAsia="Times New Roman" w:hAnsi="Times New Roman" w:cs="Times New Roman"/>
            <w:color w:val="000000"/>
            <w:sz w:val="24"/>
            <w:szCs w:val="24"/>
          </w:rPr>
          <w:t xml:space="preserve">, or integrated </w:t>
        </w:r>
      </w:ins>
      <w:ins w:id="933" w:author="Siyu Wang" w:date="2026-08-07T15:50:00Z" w16du:dateUtc="2026-08-07T19:50:00Z">
        <w:r w:rsidR="0059647B">
          <w:rPr>
            <w:rFonts w:ascii="Times New Roman" w:eastAsia="Times New Roman" w:hAnsi="Times New Roman" w:cs="Times New Roman"/>
            <w:color w:val="000000"/>
            <w:sz w:val="24"/>
            <w:szCs w:val="24"/>
          </w:rPr>
          <w:t>interactively</w:t>
        </w:r>
      </w:ins>
      <w:ins w:id="934" w:author="Siyu Wang" w:date="2026-08-07T15:49:00Z" w16du:dateUtc="2026-08-07T19:49:00Z">
        <w:r w:rsidR="00CE5D18">
          <w:rPr>
            <w:rFonts w:ascii="Times New Roman" w:eastAsia="Times New Roman" w:hAnsi="Times New Roman" w:cs="Times New Roman"/>
            <w:color w:val="000000"/>
            <w:sz w:val="24"/>
            <w:szCs w:val="24"/>
          </w:rPr>
          <w:t xml:space="preserve">. </w:t>
        </w:r>
      </w:ins>
    </w:p>
    <w:p w14:paraId="047C84D1" w14:textId="77777777" w:rsidR="00EE3CBA" w:rsidDel="00CE5D18" w:rsidRDefault="00EE3CBA" w:rsidP="00CA63AE">
      <w:pPr>
        <w:shd w:val="clear" w:color="auto" w:fill="FFFFFF"/>
        <w:spacing w:after="0" w:line="480" w:lineRule="auto"/>
        <w:ind w:firstLine="360"/>
        <w:rPr>
          <w:del w:id="935" w:author="Siyu Wang" w:date="2026-08-07T15:49:00Z" w16du:dateUtc="2026-08-07T19:49:00Z"/>
          <w:rFonts w:ascii="Times New Roman" w:eastAsia="Times New Roman" w:hAnsi="Times New Roman" w:cs="Times New Roman"/>
          <w:color w:val="000000"/>
          <w:sz w:val="24"/>
          <w:szCs w:val="24"/>
        </w:rPr>
      </w:pPr>
    </w:p>
    <w:p w14:paraId="479E22D5" w14:textId="77777777" w:rsidR="005436B2" w:rsidDel="00CE5D18" w:rsidRDefault="005436B2" w:rsidP="00CA63AE">
      <w:pPr>
        <w:shd w:val="clear" w:color="auto" w:fill="FFFFFF"/>
        <w:spacing w:after="0" w:line="480" w:lineRule="auto"/>
        <w:ind w:firstLine="360"/>
        <w:rPr>
          <w:del w:id="936" w:author="Siyu Wang" w:date="2026-08-07T15:49:00Z" w16du:dateUtc="2026-08-07T19:49:00Z"/>
          <w:rFonts w:ascii="Times New Roman" w:eastAsia="Times New Roman" w:hAnsi="Times New Roman" w:cs="Times New Roman"/>
          <w:color w:val="000000"/>
          <w:sz w:val="24"/>
          <w:szCs w:val="24"/>
        </w:rPr>
      </w:pPr>
    </w:p>
    <w:p w14:paraId="6E502CCC" w14:textId="10BC5C27" w:rsidR="005436B2" w:rsidDel="00D9419A" w:rsidRDefault="005436B2" w:rsidP="00631B84">
      <w:pPr>
        <w:shd w:val="clear" w:color="auto" w:fill="FFFFFF"/>
        <w:spacing w:after="0" w:line="480" w:lineRule="auto"/>
        <w:ind w:firstLine="360"/>
        <w:rPr>
          <w:del w:id="937" w:author="Siyu Wang" w:date="2026-08-07T15:53:00Z" w16du:dateUtc="2026-08-07T19:53: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reward and delay were encoded independently, we should be able to predict the </w:t>
      </w:r>
      <w:del w:id="938" w:author="Siyu Wang" w:date="2026-08-07T15:50:00Z" w16du:dateUtc="2026-08-07T19:50:00Z">
        <w:r w:rsidDel="007D299F">
          <w:rPr>
            <w:rFonts w:ascii="Times New Roman" w:eastAsia="Times New Roman" w:hAnsi="Times New Roman" w:cs="Times New Roman"/>
            <w:color w:val="000000"/>
            <w:sz w:val="24"/>
            <w:szCs w:val="24"/>
          </w:rPr>
          <w:delText xml:space="preserve">identity of the </w:delText>
        </w:r>
      </w:del>
      <w:r>
        <w:rPr>
          <w:rFonts w:ascii="Times New Roman" w:eastAsia="Times New Roman" w:hAnsi="Times New Roman" w:cs="Times New Roman"/>
          <w:color w:val="000000"/>
          <w:sz w:val="24"/>
          <w:szCs w:val="24"/>
        </w:rPr>
        <w:t xml:space="preserve">offer identity (i.e., which of the nine </w:t>
      </w:r>
      <w:del w:id="939" w:author="Siyu Wang" w:date="2026-08-07T15:50:00Z" w16du:dateUtc="2026-08-07T19:50:00Z">
        <w:r w:rsidDel="007D299F">
          <w:rPr>
            <w:rFonts w:ascii="Times New Roman" w:eastAsia="Times New Roman" w:hAnsi="Times New Roman" w:cs="Times New Roman"/>
            <w:color w:val="000000"/>
            <w:sz w:val="24"/>
            <w:szCs w:val="24"/>
          </w:rPr>
          <w:delText xml:space="preserve">delayed </w:delText>
        </w:r>
      </w:del>
      <w:r>
        <w:rPr>
          <w:rFonts w:ascii="Times New Roman" w:eastAsia="Times New Roman" w:hAnsi="Times New Roman" w:cs="Times New Roman"/>
          <w:color w:val="000000"/>
          <w:sz w:val="24"/>
          <w:szCs w:val="24"/>
        </w:rPr>
        <w:t xml:space="preserve">reward offers was presented to the animal) by decoding reward and delay separately. On the other hand, if reward and delay information were integrated non-linearly, then we would expect to be able to decode </w:t>
      </w:r>
      <w:del w:id="940" w:author="Siyu Wang" w:date="2026-08-07T15:51:00Z" w16du:dateUtc="2026-08-07T19:51:00Z">
        <w:r w:rsidDel="007D299F">
          <w:rPr>
            <w:rFonts w:ascii="Times New Roman" w:eastAsia="Times New Roman" w:hAnsi="Times New Roman" w:cs="Times New Roman"/>
            <w:color w:val="000000"/>
            <w:sz w:val="24"/>
            <w:szCs w:val="24"/>
          </w:rPr>
          <w:delText xml:space="preserve">delayed </w:delText>
        </w:r>
      </w:del>
      <w:r>
        <w:rPr>
          <w:rFonts w:ascii="Times New Roman" w:eastAsia="Times New Roman" w:hAnsi="Times New Roman" w:cs="Times New Roman"/>
          <w:color w:val="000000"/>
          <w:sz w:val="24"/>
          <w:szCs w:val="24"/>
        </w:rPr>
        <w:t>offer identity more accurately than predicted by independence. We found statistical evidence that the decoding accuracy of offer identity exceeded the independence prediction for monkey S, but not for monkey T.</w:t>
      </w:r>
      <w:ins w:id="941" w:author="Siyu Wang" w:date="2026-08-07T15:51:00Z" w16du:dateUtc="2026-08-07T19:51:00Z">
        <w:r w:rsidR="00D217BF">
          <w:rPr>
            <w:rFonts w:ascii="Times New Roman" w:eastAsia="Times New Roman" w:hAnsi="Times New Roman" w:cs="Times New Roman"/>
            <w:color w:val="000000"/>
            <w:sz w:val="24"/>
            <w:szCs w:val="24"/>
          </w:rPr>
          <w:t xml:space="preserve"> The </w:t>
        </w:r>
      </w:ins>
      <w:ins w:id="942" w:author="Siyu Wang" w:date="2026-08-07T15:52:00Z" w16du:dateUtc="2026-08-07T19:52:00Z">
        <w:r w:rsidR="00D217BF">
          <w:rPr>
            <w:rFonts w:ascii="Times New Roman" w:eastAsia="Times New Roman" w:hAnsi="Times New Roman" w:cs="Times New Roman"/>
            <w:color w:val="000000"/>
            <w:sz w:val="24"/>
            <w:szCs w:val="24"/>
          </w:rPr>
          <w:t>integrated</w:t>
        </w:r>
      </w:ins>
      <w:ins w:id="943" w:author="Siyu Wang" w:date="2026-08-07T15:51:00Z" w16du:dateUtc="2026-08-07T19:51:00Z">
        <w:r w:rsidR="00D217BF">
          <w:rPr>
            <w:rFonts w:ascii="Times New Roman" w:eastAsia="Times New Roman" w:hAnsi="Times New Roman" w:cs="Times New Roman"/>
            <w:color w:val="000000"/>
            <w:sz w:val="24"/>
            <w:szCs w:val="24"/>
          </w:rPr>
          <w:t xml:space="preserve"> coding of drop and delay emerges </w:t>
        </w:r>
      </w:ins>
      <w:ins w:id="944" w:author="Siyu Wang" w:date="2026-08-07T15:52:00Z" w16du:dateUtc="2026-08-07T19:52:00Z">
        <w:r w:rsidR="00D217BF">
          <w:rPr>
            <w:rFonts w:ascii="Times New Roman" w:eastAsia="Times New Roman" w:hAnsi="Times New Roman" w:cs="Times New Roman"/>
            <w:color w:val="000000"/>
            <w:sz w:val="24"/>
            <w:szCs w:val="24"/>
          </w:rPr>
          <w:t>around</w:t>
        </w:r>
      </w:ins>
      <w:ins w:id="945" w:author="Siyu Wang" w:date="2026-08-07T15:51:00Z" w16du:dateUtc="2026-08-07T19:51:00Z">
        <w:r w:rsidR="00D217BF">
          <w:rPr>
            <w:rFonts w:ascii="Times New Roman" w:eastAsia="Times New Roman" w:hAnsi="Times New Roman" w:cs="Times New Roman"/>
            <w:color w:val="000000"/>
            <w:sz w:val="24"/>
            <w:szCs w:val="24"/>
          </w:rPr>
          <w:t xml:space="preserve"> 250ms in Monkey S</w:t>
        </w:r>
      </w:ins>
      <w:ins w:id="946" w:author="Siyu Wang" w:date="2026-08-07T15:52:00Z" w16du:dateUtc="2026-08-07T19:52:00Z">
        <w:r w:rsidR="00D217BF">
          <w:rPr>
            <w:rFonts w:ascii="Times New Roman" w:eastAsia="Times New Roman" w:hAnsi="Times New Roman" w:cs="Times New Roman"/>
            <w:color w:val="000000"/>
            <w:sz w:val="24"/>
            <w:szCs w:val="24"/>
          </w:rPr>
          <w:t xml:space="preserve">, </w:t>
        </w:r>
      </w:ins>
      <w:ins w:id="947" w:author="Siyu Wang" w:date="2026-08-07T15:53:00Z" w16du:dateUtc="2026-08-07T19:53:00Z">
        <w:r w:rsidR="00D217BF">
          <w:rPr>
            <w:rFonts w:ascii="Times New Roman" w:eastAsia="Times New Roman" w:hAnsi="Times New Roman" w:cs="Times New Roman"/>
            <w:color w:val="000000"/>
            <w:sz w:val="24"/>
            <w:szCs w:val="24"/>
          </w:rPr>
          <w:t xml:space="preserve">possibly related to the early negative alignment of drop and delay in Monkey S. </w:t>
        </w:r>
      </w:ins>
      <w:ins w:id="948" w:author="Siyu Wang" w:date="2026-08-07T15:55:00Z" w16du:dateUtc="2026-08-07T19:55:00Z">
        <w:r w:rsidR="00D9419A">
          <w:rPr>
            <w:rFonts w:ascii="Times New Roman" w:eastAsia="Times New Roman" w:hAnsi="Times New Roman" w:cs="Times New Roman"/>
            <w:color w:val="000000"/>
            <w:sz w:val="24"/>
            <w:szCs w:val="24"/>
          </w:rPr>
          <w:t xml:space="preserve">This non-linear way of </w:t>
        </w:r>
      </w:ins>
      <w:ins w:id="949" w:author="Siyu Wang" w:date="2026-08-07T15:56:00Z" w16du:dateUtc="2026-08-07T19:56:00Z">
        <w:r w:rsidR="00D9419A">
          <w:rPr>
            <w:rFonts w:ascii="Times New Roman" w:eastAsia="Times New Roman" w:hAnsi="Times New Roman" w:cs="Times New Roman"/>
            <w:color w:val="000000"/>
            <w:sz w:val="24"/>
            <w:szCs w:val="24"/>
          </w:rPr>
          <w:t xml:space="preserve">drop/delay integration is consistent with the fact that Monkey S was </w:t>
        </w:r>
        <w:r w:rsidR="00F055BD">
          <w:rPr>
            <w:rFonts w:ascii="Times New Roman" w:eastAsia="Times New Roman" w:hAnsi="Times New Roman" w:cs="Times New Roman"/>
            <w:color w:val="000000"/>
            <w:sz w:val="24"/>
            <w:szCs w:val="24"/>
          </w:rPr>
          <w:t xml:space="preserve">the one </w:t>
        </w:r>
        <w:r w:rsidR="00D9419A">
          <w:rPr>
            <w:rFonts w:ascii="Times New Roman" w:eastAsia="Times New Roman" w:hAnsi="Times New Roman" w:cs="Times New Roman"/>
            <w:color w:val="000000"/>
            <w:sz w:val="24"/>
            <w:szCs w:val="24"/>
          </w:rPr>
          <w:t xml:space="preserve">able to </w:t>
        </w:r>
      </w:ins>
    </w:p>
    <w:p w14:paraId="113C7558" w14:textId="77777777" w:rsidR="00C9286D" w:rsidRDefault="00F055BD" w:rsidP="00C9286D">
      <w:pPr>
        <w:shd w:val="clear" w:color="auto" w:fill="FFFFFF"/>
        <w:spacing w:after="0" w:line="480" w:lineRule="auto"/>
        <w:ind w:firstLine="360"/>
        <w:rPr>
          <w:ins w:id="950" w:author="Siyu Wang" w:date="2026-08-07T16:21:00Z" w16du:dateUtc="2026-08-07T20:21:00Z"/>
          <w:rFonts w:ascii="Times New Roman" w:eastAsia="Times New Roman" w:hAnsi="Times New Roman" w:cs="Times New Roman"/>
          <w:color w:val="000000"/>
          <w:sz w:val="24"/>
          <w:szCs w:val="24"/>
        </w:rPr>
      </w:pPr>
      <w:ins w:id="951" w:author="Siyu Wang" w:date="2026-08-07T15:56:00Z" w16du:dateUtc="2026-08-07T19:56:00Z">
        <w:r>
          <w:rPr>
            <w:rFonts w:ascii="Times New Roman" w:eastAsia="Times New Roman" w:hAnsi="Times New Roman" w:cs="Times New Roman"/>
            <w:color w:val="000000"/>
            <w:sz w:val="24"/>
            <w:szCs w:val="24"/>
          </w:rPr>
          <w:t xml:space="preserve">re-adjusts discounted value based on the delay predicted by the go signal. </w:t>
        </w:r>
      </w:ins>
    </w:p>
    <w:p w14:paraId="58676AFF" w14:textId="13E35AD2" w:rsidR="00D9419A" w:rsidRDefault="00C9286D" w:rsidP="009C2AF7">
      <w:pPr>
        <w:shd w:val="clear" w:color="auto" w:fill="FFFFFF"/>
        <w:spacing w:after="0" w:line="480" w:lineRule="auto"/>
        <w:ind w:firstLine="360"/>
        <w:rPr>
          <w:ins w:id="952" w:author="Siyu Wang" w:date="2026-08-07T15:55:00Z" w16du:dateUtc="2026-08-07T19:55:00Z"/>
          <w:rFonts w:ascii="Times New Roman" w:eastAsia="Times New Roman" w:hAnsi="Times New Roman" w:cs="Times New Roman"/>
          <w:color w:val="000000"/>
          <w:sz w:val="24"/>
          <w:szCs w:val="24"/>
        </w:rPr>
      </w:pPr>
      <w:ins w:id="953" w:author="Siyu Wang" w:date="2026-08-07T16:21:00Z" w16du:dateUtc="2026-08-07T20:21:00Z">
        <w:r>
          <w:rPr>
            <w:rFonts w:ascii="Times New Roman" w:eastAsia="Times New Roman" w:hAnsi="Times New Roman" w:cs="Times New Roman"/>
            <w:color w:val="000000"/>
            <w:sz w:val="24"/>
            <w:szCs w:val="24"/>
          </w:rPr>
          <w:t>One possible confound for the neural differences</w:t>
        </w:r>
        <w:r w:rsidR="008E71F7">
          <w:rPr>
            <w:rFonts w:ascii="Times New Roman" w:eastAsia="Times New Roman" w:hAnsi="Times New Roman" w:cs="Times New Roman"/>
            <w:color w:val="000000"/>
            <w:sz w:val="24"/>
            <w:szCs w:val="24"/>
          </w:rPr>
          <w:t xml:space="preserve"> between anim</w:t>
        </w:r>
      </w:ins>
      <w:ins w:id="954" w:author="Siyu Wang" w:date="2026-08-07T16:22:00Z" w16du:dateUtc="2026-08-07T20:22:00Z">
        <w:r w:rsidR="008E71F7">
          <w:rPr>
            <w:rFonts w:ascii="Times New Roman" w:eastAsia="Times New Roman" w:hAnsi="Times New Roman" w:cs="Times New Roman"/>
            <w:color w:val="000000"/>
            <w:sz w:val="24"/>
            <w:szCs w:val="24"/>
          </w:rPr>
          <w:t>als</w:t>
        </w:r>
      </w:ins>
      <w:ins w:id="955" w:author="Siyu Wang" w:date="2026-08-07T16:21:00Z" w16du:dateUtc="2026-08-07T20:21:00Z">
        <w:r>
          <w:rPr>
            <w:rFonts w:ascii="Times New Roman" w:eastAsia="Times New Roman" w:hAnsi="Times New Roman" w:cs="Times New Roman"/>
            <w:color w:val="000000"/>
            <w:sz w:val="24"/>
            <w:szCs w:val="24"/>
          </w:rPr>
          <w:t xml:space="preserve"> is regarding the anatomical locations of electrodes placed in dlPFC. We have two Utah arrays implanted in Monkey S, the anterior array overlaps with the anatomical location in Monkey T, whereas the posterior array is in the posterior part of dlPFC that does not overlap with the recording sites of Monkey T (Fig. S2A). To control for the variations of electrode locations between animals, we performed separate analysis on the anterior array in Monkey S that anatomically overlaps with Monkey T. Removing the non-overlapping array did not change the main results. In particular, in the anterior array alone, Monkey S had </w:t>
        </w:r>
        <w:r w:rsidRPr="00D1109B">
          <w:rPr>
            <w:rFonts w:ascii="Times New Roman" w:eastAsia="Times New Roman" w:hAnsi="Times New Roman" w:cs="Times New Roman"/>
            <w:color w:val="000000"/>
            <w:sz w:val="24"/>
            <w:szCs w:val="24"/>
          </w:rPr>
          <w:t>3 linearly coding neurons out of 44 recorded neurons (~7%), which was substantially lower than the proportion observed in Monkey T</w:t>
        </w:r>
        <w:r>
          <w:rPr>
            <w:rFonts w:ascii="Times New Roman" w:eastAsia="Times New Roman" w:hAnsi="Times New Roman" w:cs="Times New Roman"/>
            <w:color w:val="000000"/>
            <w:sz w:val="24"/>
            <w:szCs w:val="24"/>
          </w:rPr>
          <w:t xml:space="preserve"> (33%)</w:t>
        </w:r>
        <w:r w:rsidRPr="00D1109B">
          <w:rPr>
            <w:rFonts w:ascii="Times New Roman" w:eastAsia="Times New Roman" w:hAnsi="Times New Roman" w:cs="Times New Roman"/>
            <w:color w:val="000000"/>
            <w:sz w:val="24"/>
            <w:szCs w:val="24"/>
          </w:rPr>
          <w:t xml:space="preserve">. Thus, </w:t>
        </w:r>
        <w:r w:rsidRPr="00D1109B">
          <w:rPr>
            <w:rFonts w:ascii="Times New Roman" w:eastAsia="Times New Roman" w:hAnsi="Times New Roman" w:cs="Times New Roman"/>
            <w:color w:val="000000"/>
            <w:sz w:val="24"/>
            <w:szCs w:val="24"/>
          </w:rPr>
          <w:lastRenderedPageBreak/>
          <w:t xml:space="preserve">differences in recording location alone are unlikely to account for the higher prevalence of linear value coding observed in Monkey T. Nevertheless, this comparison is limited </w:t>
        </w:r>
      </w:ins>
      <w:ins w:id="956" w:author="Siyu Wang" w:date="2026-08-07T16:23:00Z" w16du:dateUtc="2026-08-07T20:23:00Z">
        <w:r w:rsidR="00B854F9" w:rsidRPr="00D1109B">
          <w:rPr>
            <w:rFonts w:ascii="Times New Roman" w:eastAsia="Times New Roman" w:hAnsi="Times New Roman" w:cs="Times New Roman"/>
            <w:color w:val="000000"/>
            <w:sz w:val="24"/>
            <w:szCs w:val="24"/>
          </w:rPr>
          <w:t xml:space="preserve">by the </w:t>
        </w:r>
        <w:r w:rsidR="00B854F9">
          <w:rPr>
            <w:rFonts w:ascii="Times New Roman" w:eastAsia="Times New Roman" w:hAnsi="Times New Roman" w:cs="Times New Roman"/>
            <w:color w:val="000000"/>
            <w:sz w:val="24"/>
            <w:szCs w:val="24"/>
          </w:rPr>
          <w:t xml:space="preserve">relatively small </w:t>
        </w:r>
        <w:r w:rsidR="00B854F9" w:rsidRPr="00D1109B">
          <w:rPr>
            <w:rFonts w:ascii="Times New Roman" w:eastAsia="Times New Roman" w:hAnsi="Times New Roman" w:cs="Times New Roman"/>
            <w:color w:val="000000"/>
            <w:sz w:val="24"/>
            <w:szCs w:val="24"/>
          </w:rPr>
          <w:t xml:space="preserve">number of </w:t>
        </w:r>
        <w:r w:rsidR="00B854F9">
          <w:rPr>
            <w:rFonts w:ascii="Times New Roman" w:eastAsia="Times New Roman" w:hAnsi="Times New Roman" w:cs="Times New Roman"/>
            <w:color w:val="000000"/>
            <w:sz w:val="24"/>
            <w:szCs w:val="24"/>
          </w:rPr>
          <w:t>neurons</w:t>
        </w:r>
        <w:r w:rsidR="00B854F9" w:rsidRPr="00D1109B">
          <w:rPr>
            <w:rFonts w:ascii="Times New Roman" w:eastAsia="Times New Roman" w:hAnsi="Times New Roman" w:cs="Times New Roman"/>
            <w:color w:val="000000"/>
            <w:sz w:val="24"/>
            <w:szCs w:val="24"/>
          </w:rPr>
          <w:t xml:space="preserve"> </w:t>
        </w:r>
        <w:r w:rsidR="00B854F9">
          <w:rPr>
            <w:rFonts w:ascii="Times New Roman" w:eastAsia="Times New Roman" w:hAnsi="Times New Roman" w:cs="Times New Roman"/>
            <w:color w:val="000000"/>
            <w:sz w:val="24"/>
            <w:szCs w:val="24"/>
          </w:rPr>
          <w:t xml:space="preserve">and </w:t>
        </w:r>
      </w:ins>
      <w:ins w:id="957" w:author="Siyu Wang" w:date="2026-08-07T16:21:00Z" w16du:dateUtc="2026-08-07T20:21:00Z">
        <w:r w:rsidRPr="00D1109B">
          <w:rPr>
            <w:rFonts w:ascii="Times New Roman" w:eastAsia="Times New Roman" w:hAnsi="Times New Roman" w:cs="Times New Roman"/>
            <w:color w:val="000000"/>
            <w:sz w:val="24"/>
            <w:szCs w:val="24"/>
          </w:rPr>
          <w:t>by the lack of precise anatomical correspondence between recording sites across animals.</w:t>
        </w:r>
      </w:ins>
    </w:p>
    <w:p w14:paraId="58DB71DF" w14:textId="6A3662D2" w:rsidR="003D51B3" w:rsidDel="00877822" w:rsidRDefault="00EE3CBA" w:rsidP="00631B84">
      <w:pPr>
        <w:shd w:val="clear" w:color="auto" w:fill="FFFFFF"/>
        <w:spacing w:after="0" w:line="480" w:lineRule="auto"/>
        <w:rPr>
          <w:del w:id="958" w:author="Siyu Wang" w:date="2026-08-07T15:38:00Z" w16du:dateUtc="2026-08-07T19:38:00Z"/>
          <w:rFonts w:ascii="Times New Roman" w:eastAsia="Times New Roman" w:hAnsi="Times New Roman" w:cs="Times New Roman"/>
          <w:color w:val="000000"/>
          <w:sz w:val="24"/>
          <w:szCs w:val="24"/>
        </w:rPr>
        <w:pPrChange w:id="959" w:author="Siyu Wang" w:date="2026-08-07T15:53:00Z" w16du:dateUtc="2026-08-07T19:53:00Z">
          <w:pPr>
            <w:shd w:val="clear" w:color="auto" w:fill="FFFFFF"/>
            <w:spacing w:after="0" w:line="480" w:lineRule="auto"/>
            <w:ind w:firstLine="360"/>
          </w:pPr>
        </w:pPrChange>
      </w:pPr>
      <w:del w:id="960" w:author="Siyu Wang" w:date="2026-08-07T15:38:00Z" w16du:dateUtc="2026-08-07T19:38:00Z">
        <w:r w:rsidDel="00877822">
          <w:rPr>
            <w:rFonts w:ascii="Times New Roman" w:eastAsia="Times New Roman" w:hAnsi="Times New Roman" w:cs="Times New Roman"/>
            <w:color w:val="000000"/>
            <w:sz w:val="24"/>
            <w:szCs w:val="24"/>
          </w:rPr>
          <w:delText xml:space="preserve">While </w:delText>
        </w:r>
        <w:r w:rsidR="003D51B3" w:rsidDel="00877822">
          <w:rPr>
            <w:rFonts w:ascii="Times New Roman" w:eastAsia="Times New Roman" w:hAnsi="Times New Roman" w:cs="Times New Roman"/>
            <w:color w:val="000000"/>
            <w:sz w:val="24"/>
            <w:szCs w:val="24"/>
          </w:rPr>
          <w:delText xml:space="preserve">The peak of the decoding accuracy for drop/delay is around 250ms (Fig. 5A-D), and that is when offers are first being evaluated. </w:delText>
        </w:r>
      </w:del>
    </w:p>
    <w:p w14:paraId="5F4BE33C" w14:textId="7A82D1F1" w:rsidR="003D51B3" w:rsidDel="00877822" w:rsidRDefault="00EE3CBA" w:rsidP="00631B84">
      <w:pPr>
        <w:shd w:val="clear" w:color="auto" w:fill="FFFFFF"/>
        <w:spacing w:after="0" w:line="480" w:lineRule="auto"/>
        <w:rPr>
          <w:moveFrom w:id="961" w:author="Siyu Wang" w:date="2026-08-07T15:38:00Z" w16du:dateUtc="2026-08-07T19:38:00Z"/>
          <w:rFonts w:ascii="Times New Roman" w:eastAsia="Times New Roman" w:hAnsi="Times New Roman" w:cs="Times New Roman"/>
          <w:color w:val="000000"/>
          <w:sz w:val="24"/>
          <w:szCs w:val="24"/>
        </w:rPr>
        <w:pPrChange w:id="962" w:author="Siyu Wang" w:date="2026-08-07T15:53:00Z" w16du:dateUtc="2026-08-07T19:53:00Z">
          <w:pPr>
            <w:shd w:val="clear" w:color="auto" w:fill="FFFFFF"/>
            <w:spacing w:after="0" w:line="480" w:lineRule="auto"/>
            <w:ind w:firstLine="360"/>
          </w:pPr>
        </w:pPrChange>
      </w:pPr>
      <w:moveFromRangeStart w:id="963" w:author="Siyu Wang" w:date="2026-08-07T15:38:00Z" w:name="move237009527"/>
      <w:moveFrom w:id="964" w:author="Siyu Wang" w:date="2026-08-07T15:38:00Z" w16du:dateUtc="2026-08-07T19:38:00Z">
        <w:r w:rsidDel="00877822">
          <w:rPr>
            <w:rFonts w:ascii="Times New Roman" w:eastAsia="Times New Roman" w:hAnsi="Times New Roman" w:cs="Times New Roman"/>
            <w:color w:val="000000"/>
            <w:sz w:val="24"/>
            <w:szCs w:val="24"/>
          </w:rPr>
          <w:t>First, the negative alignment of the drop versus delay coding dimension emerges early in Monkey S (within 250ms, Fig. S3), but much later in Monkey T (~750ms).</w:t>
        </w:r>
      </w:moveFrom>
    </w:p>
    <w:moveFromRangeEnd w:id="963"/>
    <w:p w14:paraId="5C160E45" w14:textId="186BFC31" w:rsidR="00293FE3" w:rsidDel="00174902" w:rsidRDefault="00EE1BDC" w:rsidP="00631B84">
      <w:pPr>
        <w:shd w:val="clear" w:color="auto" w:fill="FFFFFF"/>
        <w:spacing w:after="0" w:line="480" w:lineRule="auto"/>
        <w:ind w:firstLine="360"/>
        <w:rPr>
          <w:del w:id="965" w:author="Siyu Wang" w:date="2026-08-07T15:57:00Z" w16du:dateUtc="2026-08-07T19:57:00Z"/>
          <w:rFonts w:ascii="Times New Roman" w:eastAsia="Times New Roman" w:hAnsi="Times New Roman" w:cs="Times New Roman"/>
          <w:color w:val="000000"/>
          <w:sz w:val="24"/>
          <w:szCs w:val="24"/>
        </w:rPr>
      </w:pPr>
      <w:del w:id="966" w:author="Siyu Wang" w:date="2026-08-07T15:57:00Z" w16du:dateUtc="2026-08-07T19:57:00Z">
        <w:r w:rsidDel="00174902">
          <w:rPr>
            <w:rFonts w:ascii="Times New Roman" w:eastAsia="Times New Roman" w:hAnsi="Times New Roman" w:cs="Times New Roman"/>
            <w:color w:val="000000"/>
            <w:sz w:val="24"/>
            <w:szCs w:val="24"/>
          </w:rPr>
          <w:delText>Th</w:delText>
        </w:r>
      </w:del>
      <w:del w:id="967" w:author="Siyu Wang" w:date="2026-08-07T15:53:00Z" w16du:dateUtc="2026-08-07T19:53:00Z">
        <w:r w:rsidDel="00631B84">
          <w:rPr>
            <w:rFonts w:ascii="Times New Roman" w:eastAsia="Times New Roman" w:hAnsi="Times New Roman" w:cs="Times New Roman"/>
            <w:color w:val="000000"/>
            <w:sz w:val="24"/>
            <w:szCs w:val="24"/>
          </w:rPr>
          <w:delText>is</w:delText>
        </w:r>
      </w:del>
      <w:del w:id="968" w:author="Siyu Wang" w:date="2026-08-07T15:54:00Z" w16du:dateUtc="2026-08-07T19:54:00Z">
        <w:r w:rsidDel="00631B84">
          <w:rPr>
            <w:rFonts w:ascii="Times New Roman" w:eastAsia="Times New Roman" w:hAnsi="Times New Roman" w:cs="Times New Roman"/>
            <w:color w:val="000000"/>
            <w:sz w:val="24"/>
            <w:szCs w:val="24"/>
          </w:rPr>
          <w:delText xml:space="preserve"> shows that the population activity is </w:delText>
        </w:r>
      </w:del>
      <w:del w:id="969" w:author="Siyu Wang" w:date="2026-08-07T15:57:00Z" w16du:dateUtc="2026-08-07T19:57:00Z">
        <w:r w:rsidDel="00174902">
          <w:rPr>
            <w:rFonts w:ascii="Times New Roman" w:eastAsia="Times New Roman" w:hAnsi="Times New Roman" w:cs="Times New Roman"/>
            <w:color w:val="000000"/>
            <w:sz w:val="24"/>
            <w:szCs w:val="24"/>
          </w:rPr>
          <w:delText>more</w:delText>
        </w:r>
      </w:del>
      <w:del w:id="970" w:author="Siyu Wang" w:date="2026-08-07T15:55:00Z" w16du:dateUtc="2026-08-07T19:55:00Z">
        <w:r w:rsidDel="00A72A17">
          <w:rPr>
            <w:rFonts w:ascii="Times New Roman" w:eastAsia="Times New Roman" w:hAnsi="Times New Roman" w:cs="Times New Roman"/>
            <w:color w:val="000000"/>
            <w:sz w:val="24"/>
            <w:szCs w:val="24"/>
          </w:rPr>
          <w:delText xml:space="preserve"> coordinated </w:delText>
        </w:r>
      </w:del>
      <w:del w:id="971" w:author="Siyu Wang" w:date="2026-08-07T15:54:00Z" w16du:dateUtc="2026-08-07T19:54:00Z">
        <w:r w:rsidDel="00631B84">
          <w:rPr>
            <w:rFonts w:ascii="Times New Roman" w:eastAsia="Times New Roman" w:hAnsi="Times New Roman" w:cs="Times New Roman"/>
            <w:color w:val="000000"/>
            <w:sz w:val="24"/>
            <w:szCs w:val="24"/>
          </w:rPr>
          <w:delText xml:space="preserve">in Monkey S </w:delText>
        </w:r>
        <w:r w:rsidR="000F2C6F" w:rsidDel="00631B84">
          <w:rPr>
            <w:rFonts w:ascii="Times New Roman" w:eastAsia="Times New Roman" w:hAnsi="Times New Roman" w:cs="Times New Roman"/>
            <w:color w:val="000000"/>
            <w:sz w:val="24"/>
            <w:szCs w:val="24"/>
          </w:rPr>
          <w:delText xml:space="preserve">when evaluating the offer. </w:delText>
        </w:r>
      </w:del>
    </w:p>
    <w:p w14:paraId="39423D1A" w14:textId="5854483E" w:rsidR="00361463" w:rsidDel="00174902" w:rsidRDefault="00361463" w:rsidP="00361463">
      <w:pPr>
        <w:shd w:val="clear" w:color="auto" w:fill="FFFFFF"/>
        <w:spacing w:after="0" w:line="480" w:lineRule="auto"/>
        <w:rPr>
          <w:del w:id="972" w:author="Siyu Wang" w:date="2026-08-07T15:57:00Z" w16du:dateUtc="2026-08-07T19:57:00Z"/>
          <w:moveTo w:id="973" w:author="Siyu Wang" w:date="2026-08-07T15:21:00Z" w16du:dateUtc="2026-08-07T19:21:00Z"/>
          <w:rFonts w:ascii="Times New Roman" w:eastAsia="Times New Roman" w:hAnsi="Times New Roman" w:cs="Times New Roman"/>
          <w:color w:val="000000"/>
          <w:sz w:val="24"/>
          <w:szCs w:val="24"/>
        </w:rPr>
      </w:pPr>
      <w:moveToRangeStart w:id="974" w:author="Siyu Wang" w:date="2026-08-07T15:21:00Z" w:name="move237008530"/>
      <w:moveTo w:id="975" w:author="Siyu Wang" w:date="2026-08-07T15:21:00Z" w16du:dateUtc="2026-08-07T19:21:00Z">
        <w:del w:id="976" w:author="Siyu Wang" w:date="2026-08-07T15:33:00Z" w16du:dateUtc="2026-08-07T19:33:00Z">
          <w:r w:rsidDel="005436B2">
            <w:rPr>
              <w:rFonts w:ascii="Times New Roman" w:eastAsia="Times New Roman" w:hAnsi="Times New Roman" w:cs="Times New Roman"/>
              <w:color w:val="000000"/>
              <w:sz w:val="24"/>
              <w:szCs w:val="24"/>
            </w:rPr>
            <w:delText xml:space="preserve">In the second analysis, we assessed more directly whether reward and delay were represented independently. If reward and delay were encoded independently, we should be able to predict the identity of the offer identity (i.e., which of the nine delayed reward offers was presented to the animal) by decoding reward and delay separately. On the other hand, if reward and delay information were integrated non-linearly, then we would expect to be able to decode delayed offer identity more accurately than predicted by independence. We found statistical evidence that the decoding accuracy of offer identity exceeded the independence prediction for monkey S, but not for monkey T. </w:delText>
          </w:r>
        </w:del>
        <w:del w:id="977" w:author="Siyu Wang" w:date="2026-08-07T15:57:00Z" w16du:dateUtc="2026-08-07T19:57:00Z">
          <w:r w:rsidDel="00174902">
            <w:rPr>
              <w:rFonts w:ascii="Times New Roman" w:eastAsia="Times New Roman" w:hAnsi="Times New Roman" w:cs="Times New Roman"/>
              <w:color w:val="000000"/>
              <w:sz w:val="24"/>
              <w:szCs w:val="24"/>
            </w:rPr>
            <w:delText xml:space="preserve">These are consistent with the above analyses of coding linearity. Together, these results demonstrate that the coding of reward and time in dlPFC is strategy dependent. </w:delText>
          </w:r>
        </w:del>
      </w:moveTo>
    </w:p>
    <w:moveToRangeEnd w:id="974"/>
    <w:p w14:paraId="4285084B" w14:textId="4315BF63" w:rsidR="00EE76DA" w:rsidDel="0025667E" w:rsidRDefault="00EE76DA" w:rsidP="00EE76DA">
      <w:pPr>
        <w:shd w:val="clear" w:color="auto" w:fill="FFFFFF"/>
        <w:spacing w:after="0" w:line="480" w:lineRule="auto"/>
        <w:ind w:firstLine="360"/>
        <w:rPr>
          <w:del w:id="978" w:author="Siyu Wang" w:date="2026-08-07T15:16:00Z" w16du:dateUtc="2026-08-07T19:16:00Z"/>
          <w:rFonts w:ascii="Times New Roman" w:eastAsia="Times New Roman" w:hAnsi="Times New Roman" w:cs="Times New Roman"/>
          <w:color w:val="000000"/>
          <w:sz w:val="24"/>
          <w:szCs w:val="24"/>
        </w:rPr>
      </w:pPr>
    </w:p>
    <w:p w14:paraId="0000003F" w14:textId="5B3F4189" w:rsidR="00585BFC" w:rsidDel="0064293B" w:rsidRDefault="00000000">
      <w:pPr>
        <w:shd w:val="clear" w:color="auto" w:fill="FFFFFF"/>
        <w:spacing w:after="0" w:line="480" w:lineRule="auto"/>
        <w:ind w:firstLine="360"/>
        <w:rPr>
          <w:del w:id="979" w:author="Siyu Wang" w:date="2026-08-07T14:56:00Z" w16du:dateUtc="2026-08-07T18:56:00Z"/>
          <w:rFonts w:ascii="Times New Roman" w:eastAsia="Times New Roman" w:hAnsi="Times New Roman" w:cs="Times New Roman"/>
          <w:color w:val="000000"/>
          <w:sz w:val="24"/>
          <w:szCs w:val="24"/>
        </w:rPr>
      </w:pPr>
      <w:del w:id="980" w:author="Siyu Wang" w:date="2026-08-07T14:56:00Z" w16du:dateUtc="2026-08-07T18:56:00Z">
        <w:r w:rsidDel="0064293B">
          <w:rPr>
            <w:rFonts w:ascii="Times New Roman" w:eastAsia="Times New Roman" w:hAnsi="Times New Roman" w:cs="Times New Roman"/>
            <w:color w:val="000000"/>
            <w:sz w:val="24"/>
            <w:szCs w:val="24"/>
          </w:rPr>
          <w:delText>For monkey S, we observed that the population coding dimension for the go signal</w:delText>
        </w:r>
      </w:del>
      <w:ins w:id="981" w:author="Siyu Wang [2]" w:date="2026-07-19T14:28:00Z" w16du:dateUtc="2026-07-19T18:28:00Z">
        <w:del w:id="982" w:author="Siyu Wang" w:date="2026-08-07T14:56:00Z" w16du:dateUtc="2026-08-07T18:56:00Z">
          <w:r w:rsidR="00674CD6" w:rsidDel="0064293B">
            <w:rPr>
              <w:rFonts w:ascii="Times New Roman" w:eastAsia="Times New Roman" w:hAnsi="Times New Roman" w:cs="Times New Roman"/>
              <w:color w:val="000000"/>
              <w:sz w:val="24"/>
              <w:szCs w:val="24"/>
            </w:rPr>
            <w:delText>go signal</w:delText>
          </w:r>
        </w:del>
      </w:ins>
      <w:del w:id="983" w:author="Siyu Wang" w:date="2026-08-07T14:56:00Z" w16du:dateUtc="2026-08-07T18:56:00Z">
        <w:r w:rsidDel="0064293B">
          <w:rPr>
            <w:rFonts w:ascii="Times New Roman" w:eastAsia="Times New Roman" w:hAnsi="Times New Roman" w:cs="Times New Roman"/>
            <w:color w:val="000000"/>
            <w:sz w:val="24"/>
            <w:szCs w:val="24"/>
          </w:rPr>
          <w:delText xml:space="preserve"> was positively aligned with the reward size coding dimension and negatively aligned with the delay coding dimension. This suggests that for monkey S, the go signal</w:delText>
        </w:r>
      </w:del>
      <w:ins w:id="984" w:author="Siyu Wang [2]" w:date="2026-07-19T14:28:00Z" w16du:dateUtc="2026-07-19T18:28:00Z">
        <w:del w:id="985" w:author="Siyu Wang" w:date="2026-08-07T14:56:00Z" w16du:dateUtc="2026-08-07T18:56:00Z">
          <w:r w:rsidR="00674CD6" w:rsidDel="0064293B">
            <w:rPr>
              <w:rFonts w:ascii="Times New Roman" w:eastAsia="Times New Roman" w:hAnsi="Times New Roman" w:cs="Times New Roman"/>
              <w:color w:val="000000"/>
              <w:sz w:val="24"/>
              <w:szCs w:val="24"/>
            </w:rPr>
            <w:delText>go signal</w:delText>
          </w:r>
        </w:del>
      </w:ins>
      <w:del w:id="986" w:author="Siyu Wang" w:date="2026-08-07T14:56:00Z" w16du:dateUtc="2026-08-07T18:56:00Z">
        <w:r w:rsidDel="0064293B">
          <w:rPr>
            <w:rFonts w:ascii="Times New Roman" w:eastAsia="Times New Roman" w:hAnsi="Times New Roman" w:cs="Times New Roman"/>
            <w:color w:val="000000"/>
            <w:sz w:val="24"/>
            <w:szCs w:val="24"/>
          </w:rPr>
          <w:delText xml:space="preserve"> modified the discounted value, which is consistent with behavioral modeling results indicating that monkey S re-computed the temporally discounted value by considering the additional delay associated with the go signal</w:delText>
        </w:r>
      </w:del>
      <w:ins w:id="987" w:author="Siyu Wang [2]" w:date="2026-07-19T14:28:00Z" w16du:dateUtc="2026-07-19T18:28:00Z">
        <w:del w:id="988" w:author="Siyu Wang" w:date="2026-08-07T14:56:00Z" w16du:dateUtc="2026-08-07T18:56:00Z">
          <w:r w:rsidR="00674CD6" w:rsidDel="0064293B">
            <w:rPr>
              <w:rFonts w:ascii="Times New Roman" w:eastAsia="Times New Roman" w:hAnsi="Times New Roman" w:cs="Times New Roman"/>
              <w:color w:val="000000"/>
              <w:sz w:val="24"/>
              <w:szCs w:val="24"/>
            </w:rPr>
            <w:delText>go signal</w:delText>
          </w:r>
        </w:del>
      </w:ins>
      <w:del w:id="989" w:author="Siyu Wang" w:date="2026-08-07T14:56:00Z" w16du:dateUtc="2026-08-07T18:56:00Z">
        <w:r w:rsidDel="0064293B">
          <w:rPr>
            <w:rFonts w:ascii="Times New Roman" w:eastAsia="Times New Roman" w:hAnsi="Times New Roman" w:cs="Times New Roman"/>
            <w:color w:val="000000"/>
            <w:sz w:val="24"/>
            <w:szCs w:val="24"/>
          </w:rPr>
          <w:delText>. In contrast, for monkey T, the yellow/purple coding dimension was orthogonal to the value coding dimension, which aligned with the behavioral model in which monkey T assigned additive values to the go signal</w:delText>
        </w:r>
      </w:del>
      <w:ins w:id="990" w:author="Siyu Wang [2]" w:date="2026-07-19T14:28:00Z" w16du:dateUtc="2026-07-19T18:28:00Z">
        <w:del w:id="991" w:author="Siyu Wang" w:date="2026-08-07T14:56:00Z" w16du:dateUtc="2026-08-07T18:56:00Z">
          <w:r w:rsidR="00674CD6" w:rsidDel="0064293B">
            <w:rPr>
              <w:rFonts w:ascii="Times New Roman" w:eastAsia="Times New Roman" w:hAnsi="Times New Roman" w:cs="Times New Roman"/>
              <w:color w:val="000000"/>
              <w:sz w:val="24"/>
              <w:szCs w:val="24"/>
            </w:rPr>
            <w:delText>go signal</w:delText>
          </w:r>
        </w:del>
      </w:ins>
      <w:del w:id="992" w:author="Siyu Wang" w:date="2026-08-07T14:56:00Z" w16du:dateUtc="2026-08-07T18:56:00Z">
        <w:r w:rsidDel="0064293B">
          <w:rPr>
            <w:rFonts w:ascii="Times New Roman" w:eastAsia="Times New Roman" w:hAnsi="Times New Roman" w:cs="Times New Roman"/>
            <w:color w:val="000000"/>
            <w:sz w:val="24"/>
            <w:szCs w:val="24"/>
          </w:rPr>
          <w:delText xml:space="preserve"> without re-computing the temporally discounted value. </w:delText>
        </w:r>
      </w:del>
    </w:p>
    <w:customXmlDelRangeStart w:id="993" w:author="Siyu Wang" w:date="2026-08-07T15:34:00Z"/>
    <w:sdt>
      <w:sdtPr>
        <w:tag w:val="goog_rdk_52"/>
        <w:id w:val="-749176254"/>
      </w:sdtPr>
      <w:sdtContent>
        <w:customXmlDelRangeEnd w:id="993"/>
        <w:p w14:paraId="00000040" w14:textId="15380DE0" w:rsidR="00585BFC" w:rsidDel="002A23CA" w:rsidRDefault="00000000">
          <w:pPr>
            <w:shd w:val="clear" w:color="auto" w:fill="FFFFFF"/>
            <w:spacing w:after="0" w:line="480" w:lineRule="auto"/>
            <w:rPr>
              <w:ins w:id="994" w:author="ROSSELLA FALCONE" w:date="2026-07-15T18:24:00Z"/>
              <w:del w:id="995" w:author="Siyu Wang" w:date="2026-08-07T15:34:00Z" w16du:dateUtc="2026-08-07T19:34:00Z"/>
              <w:rFonts w:ascii="Times New Roman" w:eastAsia="Times New Roman" w:hAnsi="Times New Roman" w:cs="Times New Roman"/>
              <w:color w:val="000000"/>
              <w:sz w:val="24"/>
              <w:szCs w:val="24"/>
            </w:rPr>
          </w:pPr>
          <w:del w:id="996" w:author="Siyu Wang" w:date="2026-08-07T15:34:00Z" w16du:dateUtc="2026-08-07T19:34:00Z">
            <w:r w:rsidDel="002A23CA">
              <w:rPr>
                <w:rFonts w:ascii="Times New Roman" w:eastAsia="Times New Roman" w:hAnsi="Times New Roman" w:cs="Times New Roman"/>
                <w:color w:val="000000"/>
                <w:sz w:val="24"/>
                <w:szCs w:val="24"/>
              </w:rPr>
              <w:delText xml:space="preserve">Additional single-neuron and population-level analyses </w:delText>
            </w:r>
          </w:del>
          <w:customXmlDelRangeStart w:id="997" w:author="Siyu Wang" w:date="2026-08-07T15:34:00Z"/>
          <w:sdt>
            <w:sdtPr>
              <w:tag w:val="goog_rdk_38"/>
              <w:id w:val="-452684094"/>
            </w:sdtPr>
            <w:sdtContent>
              <w:customXmlDelRangeEnd w:id="997"/>
              <w:customXmlDelRangeStart w:id="998" w:author="Siyu Wang" w:date="2026-08-07T15:34:00Z"/>
              <w:sdt>
                <w:sdtPr>
                  <w:tag w:val="goog_rdk_39"/>
                  <w:id w:val="808668027"/>
                </w:sdtPr>
                <w:sdtContent>
                  <w:customXmlDelRangeEnd w:id="998"/>
                  <w:ins w:id="999" w:author="ROSSELLA FALCONE" w:date="2026-07-15T18:00:00Z">
                    <w:del w:id="1000" w:author="Siyu Wang" w:date="2026-08-07T15:34:00Z" w16du:dateUtc="2026-08-07T19:34:00Z">
                      <w:r w:rsidDel="002A23CA">
                        <w:rPr>
                          <w:rFonts w:ascii="Times New Roman" w:eastAsia="Times New Roman" w:hAnsi="Times New Roman" w:cs="Times New Roman"/>
                          <w:sz w:val="24"/>
                          <w:szCs w:val="24"/>
                          <w:rPrChange w:id="1001" w:author="ROSSELLA FALCONE" w:date="2026-07-15T18:00:00Z">
                            <w:rPr>
                              <w:rFonts w:ascii="Times New Roman" w:eastAsia="Times New Roman" w:hAnsi="Times New Roman" w:cs="Times New Roman"/>
                              <w:color w:val="000000"/>
                              <w:sz w:val="24"/>
                              <w:szCs w:val="24"/>
                            </w:rPr>
                          </w:rPrChange>
                        </w:rPr>
                        <w:delText xml:space="preserve"> revealed </w:delText>
                      </w:r>
                    </w:del>
                  </w:ins>
                  <w:customXmlDelRangeStart w:id="1002" w:author="Siyu Wang" w:date="2026-08-07T15:34:00Z"/>
                </w:sdtContent>
              </w:sdt>
              <w:customXmlDelRangeEnd w:id="1002"/>
              <w:customXmlDelRangeStart w:id="1003" w:author="Siyu Wang" w:date="2026-08-07T15:34:00Z"/>
            </w:sdtContent>
          </w:sdt>
          <w:customXmlDelRangeEnd w:id="1003"/>
          <w:customXmlDelRangeStart w:id="1004" w:author="Siyu Wang" w:date="2026-08-07T15:34:00Z"/>
          <w:sdt>
            <w:sdtPr>
              <w:tag w:val="goog_rdk_40"/>
              <w:id w:val="-1935041307"/>
            </w:sdtPr>
            <w:sdtContent>
              <w:customXmlDelRangeEnd w:id="1004"/>
              <w:customXmlDelRangeStart w:id="1005" w:author="Siyu Wang" w:date="2026-08-07T15:34:00Z"/>
              <w:sdt>
                <w:sdtPr>
                  <w:tag w:val="goog_rdk_41"/>
                  <w:id w:val="-1457149357"/>
                </w:sdtPr>
                <w:sdtContent>
                  <w:customXmlDelRangeEnd w:id="1005"/>
                  <w:del w:id="1006" w:author="Siyu Wang" w:date="2026-08-07T15:34:00Z" w16du:dateUtc="2026-08-07T19:34:00Z">
                    <w:r w:rsidDel="002A23CA">
                      <w:rPr>
                        <w:rFonts w:ascii="Times New Roman" w:eastAsia="Times New Roman" w:hAnsi="Times New Roman" w:cs="Times New Roman"/>
                        <w:sz w:val="24"/>
                        <w:szCs w:val="24"/>
                        <w:rPrChange w:id="1007" w:author="ROSSELLA FALCONE" w:date="2026-07-15T18:00:00Z">
                          <w:rPr>
                            <w:rFonts w:ascii="Times New Roman" w:eastAsia="Times New Roman" w:hAnsi="Times New Roman" w:cs="Times New Roman"/>
                            <w:color w:val="000000"/>
                            <w:sz w:val="24"/>
                            <w:szCs w:val="24"/>
                          </w:rPr>
                        </w:rPrChange>
                      </w:rPr>
                      <w:delText>confirmed the neural</w:delText>
                    </w:r>
                  </w:del>
                  <w:customXmlDelRangeStart w:id="1008" w:author="Siyu Wang" w:date="2026-08-07T15:34:00Z"/>
                </w:sdtContent>
              </w:sdt>
              <w:customXmlDelRangeEnd w:id="1008"/>
              <w:customXmlDelRangeStart w:id="1009" w:author="Siyu Wang" w:date="2026-08-07T15:34:00Z"/>
            </w:sdtContent>
          </w:sdt>
          <w:customXmlDelRangeEnd w:id="1009"/>
          <w:del w:id="1010" w:author="Siyu Wang" w:date="2026-08-07T15:34:00Z" w16du:dateUtc="2026-08-07T19:34:00Z">
            <w:r w:rsidDel="002A23CA">
              <w:rPr>
                <w:rFonts w:ascii="Times New Roman" w:eastAsia="Times New Roman" w:hAnsi="Times New Roman" w:cs="Times New Roman"/>
                <w:color w:val="000000"/>
                <w:sz w:val="24"/>
                <w:szCs w:val="24"/>
              </w:rPr>
              <w:delText xml:space="preserve"> differences between the animals in how dlPFC encoded reward and time. In the first analysis, we examined the linearity of value coding. In Monkey S, only 10% of the neurons </w:delText>
            </w:r>
          </w:del>
          <w:customXmlDelRangeStart w:id="1011" w:author="Siyu Wang" w:date="2026-08-07T15:34:00Z"/>
          <w:sdt>
            <w:sdtPr>
              <w:tag w:val="goog_rdk_42"/>
              <w:id w:val="554033251"/>
            </w:sdtPr>
            <w:sdtContent>
              <w:customXmlDelRangeEnd w:id="1011"/>
              <w:customXmlDelRangeStart w:id="1012" w:author="Siyu Wang" w:date="2026-08-07T15:34:00Z"/>
              <w:sdt>
                <w:sdtPr>
                  <w:tag w:val="goog_rdk_43"/>
                  <w:id w:val="1560480486"/>
                </w:sdtPr>
                <w:sdtContent>
                  <w:customXmlDelRangeEnd w:id="1012"/>
                  <w:ins w:id="1013" w:author="ROSSELLA FALCONE" w:date="2026-07-15T18:03:00Z">
                    <w:del w:id="1014" w:author="Siyu Wang" w:date="2026-08-07T15:34:00Z" w16du:dateUtc="2026-08-07T19:34:00Z">
                      <w:r w:rsidDel="002A23CA">
                        <w:rPr>
                          <w:rFonts w:ascii="Times New Roman" w:eastAsia="Times New Roman" w:hAnsi="Times New Roman" w:cs="Times New Roman"/>
                          <w:sz w:val="24"/>
                          <w:szCs w:val="24"/>
                          <w:rPrChange w:id="1015" w:author="ROSSELLA FALCONE" w:date="2026-07-15T18:03:00Z">
                            <w:rPr>
                              <w:rFonts w:ascii="Times New Roman" w:eastAsia="Times New Roman" w:hAnsi="Times New Roman" w:cs="Times New Roman"/>
                              <w:color w:val="000000"/>
                              <w:sz w:val="24"/>
                              <w:szCs w:val="24"/>
                            </w:rPr>
                          </w:rPrChange>
                        </w:rPr>
                        <w:delText xml:space="preserve">showed </w:delText>
                      </w:r>
                    </w:del>
                  </w:ins>
                  <w:customXmlDelRangeStart w:id="1016" w:author="Siyu Wang" w:date="2026-08-07T15:34:00Z"/>
                </w:sdtContent>
              </w:sdt>
              <w:customXmlDelRangeEnd w:id="1016"/>
              <w:customXmlDelRangeStart w:id="1017" w:author="Siyu Wang" w:date="2026-08-07T15:34:00Z"/>
            </w:sdtContent>
          </w:sdt>
          <w:customXmlDelRangeEnd w:id="1017"/>
          <w:customXmlDelRangeStart w:id="1018" w:author="Siyu Wang" w:date="2026-08-07T15:34:00Z"/>
          <w:sdt>
            <w:sdtPr>
              <w:tag w:val="goog_rdk_44"/>
              <w:id w:val="-1234088549"/>
            </w:sdtPr>
            <w:sdtContent>
              <w:customXmlDelRangeEnd w:id="1018"/>
              <w:del w:id="1019" w:author="Siyu Wang" w:date="2026-08-07T15:34:00Z" w16du:dateUtc="2026-08-07T19:34:00Z">
                <w:r w:rsidDel="002A23CA">
                  <w:rPr>
                    <w:rFonts w:ascii="Times New Roman" w:eastAsia="Times New Roman" w:hAnsi="Times New Roman" w:cs="Times New Roman"/>
                    <w:color w:val="000000"/>
                    <w:sz w:val="24"/>
                    <w:szCs w:val="24"/>
                  </w:rPr>
                  <w:delText xml:space="preserve">tracked </w:delText>
                </w:r>
              </w:del>
              <w:customXmlDelRangeStart w:id="1020" w:author="Siyu Wang" w:date="2026-08-07T15:34:00Z"/>
            </w:sdtContent>
          </w:sdt>
          <w:customXmlDelRangeEnd w:id="1020"/>
          <w:customXmlDelRangeStart w:id="1021" w:author="Siyu Wang" w:date="2026-08-07T15:34:00Z"/>
          <w:sdt>
            <w:sdtPr>
              <w:tag w:val="goog_rdk_45"/>
              <w:id w:val="1116805623"/>
            </w:sdtPr>
            <w:sdtContent>
              <w:customXmlDelRangeEnd w:id="1021"/>
              <w:ins w:id="1022" w:author="ROSSELLA FALCONE" w:date="2026-07-15T18:03:00Z">
                <w:del w:id="1023" w:author="Siyu Wang" w:date="2026-08-07T15:34:00Z" w16du:dateUtc="2026-08-07T19:34:00Z">
                  <w:r w:rsidDel="002A23CA">
                    <w:rPr>
                      <w:rFonts w:ascii="Times New Roman" w:eastAsia="Times New Roman" w:hAnsi="Times New Roman" w:cs="Times New Roman"/>
                      <w:color w:val="000000"/>
                      <w:sz w:val="24"/>
                      <w:szCs w:val="24"/>
                    </w:rPr>
                    <w:delText xml:space="preserve">linear modulation by </w:delText>
                  </w:r>
                </w:del>
              </w:ins>
              <w:customXmlDelRangeStart w:id="1024" w:author="Siyu Wang" w:date="2026-08-07T15:34:00Z"/>
            </w:sdtContent>
          </w:sdt>
          <w:customXmlDelRangeEnd w:id="1024"/>
          <w:del w:id="1025" w:author="Siyu Wang" w:date="2026-08-07T15:34:00Z" w16du:dateUtc="2026-08-07T19:34:00Z">
            <w:r w:rsidDel="002A23CA">
              <w:rPr>
                <w:rFonts w:ascii="Times New Roman" w:eastAsia="Times New Roman" w:hAnsi="Times New Roman" w:cs="Times New Roman"/>
                <w:color w:val="000000"/>
                <w:sz w:val="24"/>
                <w:szCs w:val="24"/>
              </w:rPr>
              <w:delText>discounted value</w:delText>
            </w:r>
          </w:del>
          <w:customXmlDelRangeStart w:id="1026" w:author="Siyu Wang" w:date="2026-08-07T15:34:00Z"/>
          <w:sdt>
            <w:sdtPr>
              <w:tag w:val="goog_rdk_46"/>
              <w:id w:val="-1989921395"/>
            </w:sdtPr>
            <w:sdtContent>
              <w:customXmlDelRangeEnd w:id="1026"/>
              <w:del w:id="1027" w:author="Siyu Wang" w:date="2026-08-07T15:34:00Z" w16du:dateUtc="2026-08-07T19:34:00Z">
                <w:r w:rsidDel="002A23CA">
                  <w:rPr>
                    <w:rFonts w:ascii="Times New Roman" w:eastAsia="Times New Roman" w:hAnsi="Times New Roman" w:cs="Times New Roman"/>
                    <w:color w:val="000000"/>
                    <w:sz w:val="24"/>
                    <w:szCs w:val="24"/>
                  </w:rPr>
                  <w:delText xml:space="preserve"> linearly</w:delText>
                </w:r>
              </w:del>
              <w:customXmlDelRangeStart w:id="1028" w:author="Siyu Wang" w:date="2026-08-07T15:34:00Z"/>
            </w:sdtContent>
          </w:sdt>
          <w:customXmlDelRangeEnd w:id="1028"/>
          <w:del w:id="1029" w:author="Siyu Wang" w:date="2026-08-07T15:34:00Z" w16du:dateUtc="2026-08-07T19:34:00Z">
            <w:r w:rsidDel="002A23CA">
              <w:rPr>
                <w:rFonts w:ascii="Times New Roman" w:eastAsia="Times New Roman" w:hAnsi="Times New Roman" w:cs="Times New Roman"/>
                <w:color w:val="000000"/>
                <w:sz w:val="24"/>
                <w:szCs w:val="24"/>
              </w:rPr>
              <w:delTex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delText>
            </w:r>
          </w:del>
          <w:customXmlDelRangeStart w:id="1030" w:author="Siyu Wang" w:date="2026-08-07T15:34:00Z"/>
          <w:sdt>
            <w:sdtPr>
              <w:tag w:val="goog_rdk_47"/>
              <w:id w:val="-704261731"/>
            </w:sdtPr>
            <w:sdtContent>
              <w:customXmlDelRangeEnd w:id="1030"/>
              <w:customXmlDelRangeStart w:id="1031" w:author="Siyu Wang" w:date="2026-08-07T15:34:00Z"/>
              <w:sdt>
                <w:sdtPr>
                  <w:tag w:val="goog_rdk_48"/>
                  <w:id w:val="-412410413"/>
                </w:sdtPr>
                <w:sdtContent>
                  <w:customXmlDelRangeEnd w:id="1031"/>
                  <w:ins w:id="1032" w:author="ROSSELLA FALCONE" w:date="2026-07-15T18:22:00Z">
                    <w:del w:id="1033" w:author="Siyu Wang" w:date="2026-08-07T15:34:00Z" w16du:dateUtc="2026-08-07T19:34:00Z">
                      <w:r w:rsidDel="002A23CA">
                        <w:rPr>
                          <w:rFonts w:ascii="Times New Roman" w:eastAsia="Times New Roman" w:hAnsi="Times New Roman" w:cs="Times New Roman"/>
                          <w:sz w:val="24"/>
                          <w:szCs w:val="24"/>
                          <w:rPrChange w:id="1034" w:author="ROSSELLA FALCONE" w:date="2026-07-15T18:22:00Z">
                            <w:rPr>
                              <w:rFonts w:ascii="Times New Roman" w:eastAsia="Times New Roman" w:hAnsi="Times New Roman" w:cs="Times New Roman"/>
                              <w:color w:val="000000"/>
                              <w:sz w:val="24"/>
                              <w:szCs w:val="24"/>
                            </w:rPr>
                          </w:rPrChange>
                        </w:rPr>
                        <w:delText xml:space="preserve">a larger proportion of </w:delText>
                      </w:r>
                    </w:del>
                  </w:ins>
                  <w:customXmlDelRangeStart w:id="1035" w:author="Siyu Wang" w:date="2026-08-07T15:34:00Z"/>
                </w:sdtContent>
              </w:sdt>
              <w:customXmlDelRangeEnd w:id="1035"/>
              <w:customXmlDelRangeStart w:id="1036" w:author="Siyu Wang" w:date="2026-08-07T15:34:00Z"/>
            </w:sdtContent>
          </w:sdt>
          <w:customXmlDelRangeEnd w:id="1036"/>
          <w:customXmlDelRangeStart w:id="1037" w:author="Siyu Wang" w:date="2026-08-07T15:34:00Z"/>
          <w:sdt>
            <w:sdtPr>
              <w:tag w:val="goog_rdk_49"/>
              <w:id w:val="-1230549577"/>
            </w:sdtPr>
            <w:sdtContent>
              <w:customXmlDelRangeEnd w:id="1037"/>
              <w:customXmlDelRangeStart w:id="1038" w:author="Siyu Wang" w:date="2026-08-07T15:34:00Z"/>
              <w:sdt>
                <w:sdtPr>
                  <w:tag w:val="goog_rdk_50"/>
                  <w:id w:val="1265834949"/>
                </w:sdtPr>
                <w:sdtContent>
                  <w:customXmlDelRangeEnd w:id="1038"/>
                  <w:del w:id="1039" w:author="Siyu Wang" w:date="2026-08-07T15:34:00Z" w16du:dateUtc="2026-08-07T19:34:00Z">
                    <w:r w:rsidDel="002A23CA">
                      <w:rPr>
                        <w:rFonts w:ascii="Times New Roman" w:eastAsia="Times New Roman" w:hAnsi="Times New Roman" w:cs="Times New Roman"/>
                        <w:sz w:val="24"/>
                        <w:szCs w:val="24"/>
                        <w:rPrChange w:id="1040" w:author="ROSSELLA FALCONE" w:date="2026-07-15T18:22:00Z">
                          <w:rPr>
                            <w:rFonts w:ascii="Times New Roman" w:eastAsia="Times New Roman" w:hAnsi="Times New Roman" w:cs="Times New Roman"/>
                            <w:color w:val="000000"/>
                            <w:sz w:val="24"/>
                            <w:szCs w:val="24"/>
                          </w:rPr>
                        </w:rPrChange>
                      </w:rPr>
                      <w:delText>many more</w:delText>
                    </w:r>
                  </w:del>
                  <w:customXmlDelRangeStart w:id="1041" w:author="Siyu Wang" w:date="2026-08-07T15:34:00Z"/>
                </w:sdtContent>
              </w:sdt>
              <w:customXmlDelRangeEnd w:id="1041"/>
              <w:customXmlDelRangeStart w:id="1042" w:author="Siyu Wang" w:date="2026-08-07T15:34:00Z"/>
            </w:sdtContent>
          </w:sdt>
          <w:customXmlDelRangeEnd w:id="1042"/>
          <w:del w:id="1043" w:author="Siyu Wang" w:date="2026-08-07T15:34:00Z" w16du:dateUtc="2026-08-07T19:34:00Z">
            <w:r w:rsidDel="002A23CA">
              <w:rPr>
                <w:rFonts w:ascii="Times New Roman" w:eastAsia="Times New Roman" w:hAnsi="Times New Roman" w:cs="Times New Roman"/>
                <w:color w:val="000000"/>
                <w:sz w:val="24"/>
                <w:szCs w:val="24"/>
              </w:rPr>
              <w:delText xml:space="preserve"> neurons (&gt; 30%) showed linear value coding. Population trajectories were qualitatively unentangled and linear, with low-dimensional population trajectories clearly separated by value. </w:delText>
            </w:r>
          </w:del>
          <w:customXmlDelRangeStart w:id="1044" w:author="Siyu Wang" w:date="2026-08-07T15:34:00Z"/>
          <w:sdt>
            <w:sdtPr>
              <w:tag w:val="goog_rdk_51"/>
              <w:id w:val="19741505"/>
            </w:sdtPr>
            <w:sdtContent>
              <w:customXmlDelRangeEnd w:id="1044"/>
              <w:customXmlDelRangeStart w:id="1045" w:author="Siyu Wang" w:date="2026-08-07T15:34:00Z"/>
            </w:sdtContent>
          </w:sdt>
          <w:customXmlDelRangeEnd w:id="1045"/>
        </w:p>
        <w:customXmlDelRangeStart w:id="1046" w:author="Siyu Wang" w:date="2026-08-07T15:34:00Z"/>
      </w:sdtContent>
    </w:sdt>
    <w:customXmlDelRangeEnd w:id="1046"/>
    <w:customXmlDelRangeStart w:id="1047" w:author="Siyu Wang" w:date="2026-08-07T15:57:00Z"/>
    <w:sdt>
      <w:sdtPr>
        <w:tag w:val="goog_rdk_55"/>
        <w:id w:val="-697209187"/>
      </w:sdtPr>
      <w:sdtContent>
        <w:customXmlDelRangeEnd w:id="1047"/>
        <w:p w14:paraId="00000041" w14:textId="2B314C91" w:rsidR="00585BFC" w:rsidRPr="00585BFC" w:rsidDel="00B43CCD" w:rsidRDefault="00000000">
          <w:pPr>
            <w:shd w:val="clear" w:color="auto" w:fill="FFFFFF"/>
            <w:spacing w:after="0" w:line="480" w:lineRule="auto"/>
            <w:rPr>
              <w:ins w:id="1048" w:author="ROSSELLA FALCONE" w:date="2026-07-15T18:24:00Z"/>
              <w:del w:id="1049" w:author="Siyu Wang" w:date="2026-08-07T15:57:00Z" w16du:dateUtc="2026-08-07T19:57:00Z"/>
              <w:rFonts w:ascii="Times New Roman" w:eastAsia="Times New Roman" w:hAnsi="Times New Roman" w:cs="Times New Roman"/>
              <w:sz w:val="24"/>
              <w:szCs w:val="24"/>
              <w:rPrChange w:id="1050" w:author="ROSSELLA FALCONE" w:date="2026-07-15T18:24:00Z">
                <w:rPr>
                  <w:ins w:id="1051" w:author="ROSSELLA FALCONE" w:date="2026-07-15T18:24:00Z"/>
                  <w:del w:id="1052" w:author="Siyu Wang" w:date="2026-08-07T15:57:00Z" w16du:dateUtc="2026-08-07T19:57:00Z"/>
                  <w:rFonts w:ascii="Times New Roman" w:eastAsia="Times New Roman" w:hAnsi="Times New Roman" w:cs="Times New Roman"/>
                  <w:color w:val="000000"/>
                  <w:sz w:val="24"/>
                  <w:szCs w:val="24"/>
                </w:rPr>
              </w:rPrChange>
            </w:rPr>
          </w:pPr>
          <w:customXmlDelRangeStart w:id="1053" w:author="Siyu Wang" w:date="2026-08-07T15:57:00Z"/>
          <w:sdt>
            <w:sdtPr>
              <w:tag w:val="goog_rdk_53"/>
              <w:id w:val="-798863349"/>
            </w:sdtPr>
            <w:sdtContent>
              <w:customXmlDelRangeEnd w:id="1053"/>
              <w:customXmlDelRangeStart w:id="1054" w:author="Siyu Wang" w:date="2026-08-07T15:57:00Z"/>
              <w:sdt>
                <w:sdtPr>
                  <w:tag w:val="goog_rdk_54"/>
                  <w:id w:val="-546650887"/>
                </w:sdtPr>
                <w:sdtContent>
                  <w:customXmlDelRangeEnd w:id="1054"/>
                  <w:ins w:id="1055" w:author="ROSSELLA FALCONE" w:date="2026-07-15T18:24:00Z">
                    <w:del w:id="1056" w:author="Siyu Wang" w:date="2026-08-07T15:57:00Z" w16du:dateUtc="2026-08-07T19:57:00Z">
                      <w:r w:rsidDel="00B43CCD">
                        <w:rPr>
                          <w:rFonts w:ascii="Times New Roman" w:eastAsia="Times New Roman" w:hAnsi="Times New Roman" w:cs="Times New Roman"/>
                          <w:sz w:val="24"/>
                          <w:szCs w:val="24"/>
                          <w:rPrChange w:id="1057" w:author="ROSSELLA FALCONE" w:date="2026-07-15T18:24:00Z">
                            <w:rPr>
                              <w:rFonts w:ascii="Times New Roman" w:eastAsia="Times New Roman" w:hAnsi="Times New Roman" w:cs="Times New Roman"/>
                              <w:color w:val="000000"/>
                              <w:sz w:val="24"/>
                              <w:szCs w:val="24"/>
                            </w:rPr>
                          </w:rPrChange>
                        </w:rPr>
                        <w:delText xml:space="preserve">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 </w:delText>
                      </w:r>
                    </w:del>
                  </w:ins>
                  <w:customXmlDelRangeStart w:id="1058" w:author="Siyu Wang" w:date="2026-08-07T15:57:00Z"/>
                </w:sdtContent>
              </w:sdt>
              <w:customXmlDelRangeEnd w:id="1058"/>
              <w:customXmlDelRangeStart w:id="1059" w:author="Siyu Wang" w:date="2026-08-07T15:57:00Z"/>
            </w:sdtContent>
          </w:sdt>
          <w:customXmlDelRangeEnd w:id="1059"/>
        </w:p>
        <w:customXmlDelRangeStart w:id="1060" w:author="Siyu Wang" w:date="2026-08-07T15:57:00Z"/>
      </w:sdtContent>
    </w:sdt>
    <w:customXmlDelRangeEnd w:id="1060"/>
    <w:p w14:paraId="00000042" w14:textId="6772C47D" w:rsidR="00585BFC" w:rsidDel="00361463" w:rsidRDefault="00000000">
      <w:pPr>
        <w:shd w:val="clear" w:color="auto" w:fill="FFFFFF"/>
        <w:spacing w:after="0" w:line="480" w:lineRule="auto"/>
        <w:rPr>
          <w:moveFrom w:id="1061" w:author="Siyu Wang" w:date="2026-08-07T15:21:00Z" w16du:dateUtc="2026-08-07T19:21:00Z"/>
          <w:rFonts w:ascii="Times New Roman" w:eastAsia="Times New Roman" w:hAnsi="Times New Roman" w:cs="Times New Roman"/>
          <w:color w:val="000000"/>
          <w:sz w:val="24"/>
          <w:szCs w:val="24"/>
        </w:rPr>
      </w:pPr>
      <w:moveFromRangeStart w:id="1062" w:author="Siyu Wang" w:date="2026-08-07T15:21:00Z" w:name="move237008530"/>
      <w:moveFrom w:id="1063" w:author="Siyu Wang" w:date="2026-08-07T15:21:00Z" w16du:dateUtc="2026-08-07T19:21:00Z">
        <w:r w:rsidDel="00361463">
          <w:rPr>
            <w:rFonts w:ascii="Times New Roman" w:eastAsia="Times New Roman" w:hAnsi="Times New Roman" w:cs="Times New Roman"/>
            <w:color w:val="000000"/>
            <w:sz w:val="24"/>
            <w:szCs w:val="24"/>
          </w:rPr>
          <w:t xml:space="preserve">In the second analysis, we assessed more directly whether reward and delay were represented independently. If reward and delay were encoded independently, we should be able to predict the identity of the offer identity (i.e., which of the nine delayed reward offers was presented to the animal) by decoding reward and delay separately. On the other hand, if reward and delay information were integrated non-linearly, then we would expect to be able to decode delayed offer identity more accurately than predicted by independence. We found statistical evidence that the decoding accuracy of offer identity exceeded the independence prediction for monkey S, but not for monkey T. These are consistent with the above analyses of coding linearity. Together, these results demonstrate that the coding of reward and time in dlPFC is strategy dependent. </w:t>
        </w:r>
      </w:moveFrom>
    </w:p>
    <w:moveFromRangeEnd w:id="1062"/>
    <w:p w14:paraId="00000043" w14:textId="50DC36A5" w:rsidR="00585BFC" w:rsidRDefault="00000000">
      <w:pPr>
        <w:shd w:val="clear" w:color="auto" w:fill="FFFFFF"/>
        <w:spacing w:after="0" w:line="480" w:lineRule="auto"/>
        <w:ind w:firstLine="240"/>
        <w:rPr>
          <w:ins w:id="1064" w:author="Siyu Wang" w:date="2026-08-07T16:02:00Z" w16du:dateUtc="2026-08-07T20:02: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strategy-dependent coding that we observed is consistent with theories that dlPFC can operate in multiple computational modes (</w:t>
      </w:r>
      <w:commentRangeStart w:id="1065"/>
      <w:r>
        <w:rPr>
          <w:rFonts w:ascii="Times New Roman" w:eastAsia="Times New Roman" w:hAnsi="Times New Roman" w:cs="Times New Roman"/>
          <w:color w:val="000000"/>
          <w:sz w:val="24"/>
          <w:szCs w:val="24"/>
        </w:rPr>
        <w:t>21</w:t>
      </w:r>
      <w:commentRangeEnd w:id="1065"/>
      <w:r w:rsidR="00B43CCD">
        <w:rPr>
          <w:rStyle w:val="CommentReference"/>
          <w:rFonts w:ascii="Times New Roman" w:eastAsia="Times New Roman" w:hAnsi="Times New Roman" w:cs="Times New Roman"/>
          <w:color w:val="000000"/>
          <w:sz w:val="24"/>
          <w:szCs w:val="24"/>
        </w:rPr>
        <w:commentReference w:id="1065"/>
      </w:r>
      <w:r>
        <w:rPr>
          <w:rFonts w:ascii="Times New Roman" w:eastAsia="Times New Roman" w:hAnsi="Times New Roman" w:cs="Times New Roman"/>
          <w:color w:val="000000"/>
          <w:sz w:val="24"/>
          <w:szCs w:val="24"/>
        </w:rPr>
        <w:t xml:space="preserve">), depending on the environmental demands and the cognitive strategy employed by the subject. This flexibility </w:t>
      </w:r>
      <w:del w:id="1066" w:author="Siyu Wang" w:date="2026-08-07T15:59:00Z" w16du:dateUtc="2026-08-07T19:59:00Z">
        <w:r w:rsidDel="008411B7">
          <w:rPr>
            <w:rFonts w:ascii="Times New Roman" w:eastAsia="Times New Roman" w:hAnsi="Times New Roman" w:cs="Times New Roman"/>
            <w:color w:val="000000"/>
            <w:sz w:val="24"/>
            <w:szCs w:val="24"/>
          </w:rPr>
          <w:delText>may be supported by</w:delText>
        </w:r>
      </w:del>
      <w:ins w:id="1067" w:author="Siyu Wang" w:date="2026-08-07T15:59:00Z" w16du:dateUtc="2026-08-07T19:59:00Z">
        <w:r w:rsidR="008411B7">
          <w:rPr>
            <w:rFonts w:ascii="Times New Roman" w:eastAsia="Times New Roman" w:hAnsi="Times New Roman" w:cs="Times New Roman"/>
            <w:color w:val="000000"/>
            <w:sz w:val="24"/>
            <w:szCs w:val="24"/>
          </w:rPr>
          <w:t>is enabled by</w:t>
        </w:r>
      </w:ins>
      <w:r>
        <w:rPr>
          <w:rFonts w:ascii="Times New Roman" w:eastAsia="Times New Roman" w:hAnsi="Times New Roman" w:cs="Times New Roman"/>
          <w:color w:val="000000"/>
          <w:sz w:val="24"/>
          <w:szCs w:val="24"/>
        </w:rPr>
        <w:t xml:space="preserve"> mechanisms including </w:t>
      </w:r>
      <w:del w:id="1068" w:author="Siyu Wang" w:date="2026-08-07T15:59:00Z" w16du:dateUtc="2026-08-07T19:59:00Z">
        <w:r w:rsidDel="008411B7">
          <w:rPr>
            <w:rFonts w:ascii="Times New Roman" w:eastAsia="Times New Roman" w:hAnsi="Times New Roman" w:cs="Times New Roman"/>
            <w:color w:val="000000"/>
            <w:sz w:val="24"/>
            <w:szCs w:val="24"/>
          </w:rPr>
          <w:delText xml:space="preserve">1) </w:delText>
        </w:r>
      </w:del>
      <w:r>
        <w:rPr>
          <w:rFonts w:ascii="Times New Roman" w:eastAsia="Times New Roman" w:hAnsi="Times New Roman" w:cs="Times New Roman"/>
          <w:color w:val="000000"/>
          <w:sz w:val="24"/>
          <w:szCs w:val="24"/>
        </w:rPr>
        <w:t>mixed selectivity (22), which enables neurons to process multiple task-related information (e.g., reward and delay), and</w:t>
      </w:r>
      <w:ins w:id="1069" w:author="Siyu Wang" w:date="2026-08-07T15:59:00Z" w16du:dateUtc="2026-08-07T19:59:00Z">
        <w:r w:rsidR="008411B7">
          <w:rPr>
            <w:rFonts w:ascii="Times New Roman" w:eastAsia="Times New Roman" w:hAnsi="Times New Roman" w:cs="Times New Roman"/>
            <w:color w:val="000000"/>
            <w:sz w:val="24"/>
            <w:szCs w:val="24"/>
          </w:rPr>
          <w:t xml:space="preserve"> </w:t>
        </w:r>
      </w:ins>
      <w:del w:id="1070" w:author="Siyu Wang" w:date="2026-08-07T15:59:00Z" w16du:dateUtc="2026-08-07T19:59:00Z">
        <w:r w:rsidDel="008411B7">
          <w:rPr>
            <w:rFonts w:ascii="Times New Roman" w:eastAsia="Times New Roman" w:hAnsi="Times New Roman" w:cs="Times New Roman"/>
            <w:color w:val="000000"/>
            <w:sz w:val="24"/>
            <w:szCs w:val="24"/>
          </w:rPr>
          <w:delText xml:space="preserve"> 2) </w:delText>
        </w:r>
      </w:del>
      <w:r>
        <w:rPr>
          <w:rFonts w:ascii="Times New Roman" w:eastAsia="Times New Roman" w:hAnsi="Times New Roman" w:cs="Times New Roman"/>
          <w:color w:val="000000"/>
          <w:sz w:val="24"/>
          <w:szCs w:val="24"/>
        </w:rPr>
        <w:t xml:space="preserve">working memory gating (23), which selectively maintains task-relevant information during deliberation. </w:t>
      </w:r>
      <w:del w:id="1071" w:author="Siyu Wang" w:date="2026-08-07T16:00:00Z" w16du:dateUtc="2026-08-07T20:00:00Z">
        <w:r w:rsidDel="00663FF9">
          <w:rPr>
            <w:rFonts w:ascii="Times New Roman" w:eastAsia="Times New Roman" w:hAnsi="Times New Roman" w:cs="Times New Roman"/>
            <w:color w:val="000000"/>
            <w:sz w:val="24"/>
            <w:szCs w:val="24"/>
          </w:rPr>
          <w:delText xml:space="preserve">In line with these mechanisms, </w:delText>
        </w:r>
      </w:del>
      <w:r>
        <w:rPr>
          <w:rFonts w:ascii="Times New Roman" w:eastAsia="Times New Roman" w:hAnsi="Times New Roman" w:cs="Times New Roman"/>
          <w:color w:val="000000"/>
          <w:sz w:val="24"/>
          <w:szCs w:val="24"/>
        </w:rPr>
        <w:t xml:space="preserve">dlPFC </w:t>
      </w:r>
      <w:del w:id="1072" w:author="Siyu Wang" w:date="2026-08-07T16:00:00Z" w16du:dateUtc="2026-08-07T20:00:00Z">
        <w:r w:rsidDel="00663FF9">
          <w:rPr>
            <w:rFonts w:ascii="Times New Roman" w:eastAsia="Times New Roman" w:hAnsi="Times New Roman" w:cs="Times New Roman"/>
            <w:color w:val="000000"/>
            <w:sz w:val="24"/>
            <w:szCs w:val="24"/>
          </w:rPr>
          <w:delText>may also serve</w:delText>
        </w:r>
      </w:del>
      <w:ins w:id="1073" w:author="Siyu Wang" w:date="2026-08-07T16:00:00Z" w16du:dateUtc="2026-08-07T20:00:00Z">
        <w:r w:rsidR="00663FF9">
          <w:rPr>
            <w:rFonts w:ascii="Times New Roman" w:eastAsia="Times New Roman" w:hAnsi="Times New Roman" w:cs="Times New Roman"/>
            <w:color w:val="000000"/>
            <w:sz w:val="24"/>
            <w:szCs w:val="24"/>
          </w:rPr>
          <w:t>is also thought to play</w:t>
        </w:r>
      </w:ins>
      <w:r>
        <w:rPr>
          <w:rFonts w:ascii="Times New Roman" w:eastAsia="Times New Roman" w:hAnsi="Times New Roman" w:cs="Times New Roman"/>
          <w:color w:val="000000"/>
          <w:sz w:val="24"/>
          <w:szCs w:val="24"/>
        </w:rPr>
        <w:t xml:space="preserve"> as a key node in the interaction between attention and motor planning (24, 25)</w:t>
      </w:r>
      <w:r>
        <w:rPr>
          <w:rFonts w:ascii="Times New Roman" w:eastAsia="Times New Roman" w:hAnsi="Times New Roman" w:cs="Times New Roman"/>
          <w:sz w:val="24"/>
          <w:szCs w:val="24"/>
        </w:rPr>
        <w:t xml:space="preserve">, providing the neural substrate that supports </w:t>
      </w:r>
      <w:ins w:id="1074" w:author="Siyu Wang" w:date="2026-08-07T16:01:00Z" w16du:dateUtc="2026-08-07T20:01:00Z">
        <w:r w:rsidR="006F6B14">
          <w:rPr>
            <w:rFonts w:ascii="Times New Roman" w:eastAsia="Times New Roman" w:hAnsi="Times New Roman" w:cs="Times New Roman"/>
            <w:sz w:val="24"/>
            <w:szCs w:val="24"/>
          </w:rPr>
          <w:t xml:space="preserve">switching between </w:t>
        </w:r>
      </w:ins>
      <w:r>
        <w:rPr>
          <w:rFonts w:ascii="Times New Roman" w:eastAsia="Times New Roman" w:hAnsi="Times New Roman" w:cs="Times New Roman"/>
          <w:sz w:val="24"/>
          <w:szCs w:val="24"/>
        </w:rPr>
        <w:t>the distinct strategies</w:t>
      </w:r>
      <w:r>
        <w:rPr>
          <w:rFonts w:ascii="Times New Roman" w:eastAsia="Times New Roman" w:hAnsi="Times New Roman" w:cs="Times New Roman"/>
          <w:color w:val="000000"/>
          <w:sz w:val="24"/>
          <w:szCs w:val="24"/>
        </w:rPr>
        <w:t xml:space="preserve">. The neural differences observed between animals may </w:t>
      </w:r>
      <w:ins w:id="1075" w:author="Siyu Wang" w:date="2026-08-07T16:01:00Z" w16du:dateUtc="2026-08-07T20:01:00Z">
        <w:r w:rsidR="000C4BE8">
          <w:rPr>
            <w:rFonts w:ascii="Times New Roman" w:eastAsia="Times New Roman" w:hAnsi="Times New Roman" w:cs="Times New Roman"/>
            <w:color w:val="000000"/>
            <w:sz w:val="24"/>
            <w:szCs w:val="24"/>
          </w:rPr>
          <w:t xml:space="preserve">also </w:t>
        </w:r>
      </w:ins>
      <w:r>
        <w:rPr>
          <w:rFonts w:ascii="Times New Roman" w:eastAsia="Times New Roman" w:hAnsi="Times New Roman" w:cs="Times New Roman"/>
          <w:color w:val="000000"/>
          <w:sz w:val="24"/>
          <w:szCs w:val="24"/>
        </w:rPr>
        <w:t xml:space="preserve">arise from variations in prefrontal dopamine signaling and cognitive control (26). Our findings raise important questions about how prefrontal circuits may shift between different computational modes, and how these shifts may support adaptive or contribute to maladaptive behavior (27-29). Further research is needed to characterize the dynamical systems mechanisms underlying strategy shifts in temporal discounting (18). </w:t>
      </w:r>
    </w:p>
    <w:p w14:paraId="6858CBDA" w14:textId="5410B22C" w:rsidR="00B11B6D" w:rsidDel="00146227" w:rsidRDefault="00B11B6D" w:rsidP="00B11B6D">
      <w:pPr>
        <w:shd w:val="clear" w:color="auto" w:fill="FFFFFF"/>
        <w:spacing w:after="0" w:line="480" w:lineRule="auto"/>
        <w:rPr>
          <w:del w:id="1076" w:author="Siyu Wang" w:date="2026-08-07T16:08:00Z" w16du:dateUtc="2026-08-07T20:08:00Z"/>
          <w:rFonts w:ascii="Times New Roman" w:eastAsia="Times New Roman" w:hAnsi="Times New Roman" w:cs="Times New Roman"/>
          <w:color w:val="000000"/>
          <w:sz w:val="24"/>
          <w:szCs w:val="24"/>
        </w:rPr>
        <w:pPrChange w:id="1077" w:author="Siyu Wang" w:date="2026-08-07T16:02:00Z" w16du:dateUtc="2026-08-07T20:02:00Z">
          <w:pPr>
            <w:shd w:val="clear" w:color="auto" w:fill="FFFFFF"/>
            <w:spacing w:after="0" w:line="480" w:lineRule="auto"/>
            <w:ind w:firstLine="240"/>
          </w:pPr>
        </w:pPrChange>
      </w:pPr>
    </w:p>
    <w:p w14:paraId="00000044" w14:textId="6F189CC8" w:rsidR="00585BFC" w:rsidRDefault="00000000">
      <w:pPr>
        <w:shd w:val="clear" w:color="auto" w:fill="FFFFFF"/>
        <w:spacing w:after="0" w:line="480" w:lineRule="auto"/>
        <w:ind w:firstLine="360"/>
        <w:rPr>
          <w:ins w:id="1078" w:author="Siyu Wang" w:date="2026-08-07T15:58:00Z" w16du:dateUtc="2026-08-07T19:58: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findings also contribute to the recent efforts to identify the neural underpinnings of individual differences in behavior. For example, Pagan et al., (2025; 30) showed that rats can use different combinations of dynamic solutions to make context-dependent decisions, despite uniformly good task performance, resulting in heterogeneous neural and behavioral signatures. Similarly, Fascianelli et al., (2024; 31) found that</w:t>
      </w:r>
      <w:ins w:id="1079" w:author="Siyu Wang" w:date="2026-08-07T16:09:00Z" w16du:dateUtc="2026-08-07T20:09:00Z">
        <w:r w:rsidR="002F10AA">
          <w:rPr>
            <w:rFonts w:ascii="Times New Roman" w:eastAsia="Times New Roman" w:hAnsi="Times New Roman" w:cs="Times New Roman"/>
            <w:color w:val="000000"/>
            <w:sz w:val="24"/>
            <w:szCs w:val="24"/>
          </w:rPr>
          <w:t xml:space="preserve"> </w:t>
        </w:r>
      </w:ins>
      <w:del w:id="1080" w:author="Siyu Wang" w:date="2026-08-07T16:09:00Z" w16du:dateUtc="2026-08-07T20:09:00Z">
        <w:r w:rsidDel="002F10AA">
          <w:rPr>
            <w:rFonts w:ascii="Times New Roman" w:eastAsia="Times New Roman" w:hAnsi="Times New Roman" w:cs="Times New Roman"/>
            <w:color w:val="000000"/>
            <w:sz w:val="24"/>
            <w:szCs w:val="24"/>
          </w:rPr>
          <w:delText xml:space="preserve">, even when monkeys appear to perform a similar task, </w:delText>
        </w:r>
      </w:del>
      <w:r>
        <w:rPr>
          <w:rFonts w:ascii="Times New Roman" w:eastAsia="Times New Roman" w:hAnsi="Times New Roman" w:cs="Times New Roman"/>
          <w:color w:val="000000"/>
          <w:sz w:val="24"/>
          <w:szCs w:val="24"/>
        </w:rPr>
        <w:t xml:space="preserve">differences in the geometry of prefrontal neural representations reveal distinct strategies that can be linked to behavioral differences. </w:t>
      </w:r>
    </w:p>
    <w:p w14:paraId="1D7BA0F6" w14:textId="0EB00B0B" w:rsidR="00FB08FA" w:rsidRDefault="00146227" w:rsidP="00C9286D">
      <w:pPr>
        <w:shd w:val="clear" w:color="auto" w:fill="FFFFFF"/>
        <w:spacing w:after="0" w:line="480" w:lineRule="auto"/>
        <w:ind w:firstLine="360"/>
        <w:rPr>
          <w:ins w:id="1081" w:author="Siyu Wang" w:date="2026-08-07T16:08:00Z" w16du:dateUtc="2026-08-07T20:08:00Z"/>
          <w:rFonts w:ascii="Times New Roman" w:eastAsia="Times New Roman" w:hAnsi="Times New Roman" w:cs="Times New Roman"/>
          <w:color w:val="000000"/>
          <w:sz w:val="24"/>
          <w:szCs w:val="24"/>
        </w:rPr>
        <w:pPrChange w:id="1082" w:author="Siyu Wang" w:date="2026-08-07T16:21:00Z" w16du:dateUtc="2026-08-07T20:21:00Z">
          <w:pPr>
            <w:shd w:val="clear" w:color="auto" w:fill="FFFFFF"/>
            <w:spacing w:after="0" w:line="480" w:lineRule="auto"/>
          </w:pPr>
        </w:pPrChange>
      </w:pPr>
      <w:ins w:id="1083" w:author="Siyu Wang" w:date="2026-08-07T16:08:00Z" w16du:dateUtc="2026-08-07T20:08:00Z">
        <w:r>
          <w:rPr>
            <w:rFonts w:ascii="Times New Roman" w:eastAsia="Times New Roman" w:hAnsi="Times New Roman" w:cs="Times New Roman"/>
            <w:color w:val="000000"/>
            <w:sz w:val="24"/>
            <w:szCs w:val="24"/>
          </w:rPr>
          <w:lastRenderedPageBreak/>
          <w:t xml:space="preserve">One factor that might have contributed to the behavioral differences in strategy </w:t>
        </w:r>
        <w:r w:rsidRPr="00B11B6D">
          <w:rPr>
            <w:rFonts w:ascii="Times New Roman" w:eastAsia="Times New Roman" w:hAnsi="Times New Roman" w:cs="Times New Roman"/>
            <w:color w:val="000000"/>
            <w:sz w:val="24"/>
            <w:szCs w:val="24"/>
          </w:rPr>
          <w:t xml:space="preserve">observed in this study </w:t>
        </w:r>
        <w:r>
          <w:rPr>
            <w:rFonts w:ascii="Times New Roman" w:eastAsia="Times New Roman" w:hAnsi="Times New Roman" w:cs="Times New Roman"/>
            <w:color w:val="000000"/>
            <w:sz w:val="24"/>
            <w:szCs w:val="24"/>
          </w:rPr>
          <w:t>is</w:t>
        </w:r>
        <w:r w:rsidRPr="00B11B6D">
          <w:rPr>
            <w:rFonts w:ascii="Times New Roman" w:eastAsia="Times New Roman" w:hAnsi="Times New Roman" w:cs="Times New Roman"/>
            <w:color w:val="000000"/>
            <w:sz w:val="24"/>
            <w:szCs w:val="24"/>
          </w:rPr>
          <w:t xml:space="preserve"> training history.</w:t>
        </w:r>
        <w:r>
          <w:rPr>
            <w:rFonts w:ascii="Times New Roman" w:eastAsia="Times New Roman" w:hAnsi="Times New Roman" w:cs="Times New Roman"/>
            <w:color w:val="000000"/>
            <w:sz w:val="24"/>
            <w:szCs w:val="24"/>
          </w:rPr>
          <w:t xml:space="preserve"> We examined early training data in Monkey S, looking for a potential early adoption of Model 2 before transitioning to Model 3, but our data did not support this. Despite this, it is an interesting question whether training could systematically induce strategy shifts in animals. For example, it is possible that prolonged training in Monkey T will lead to a shift in strategy. </w:t>
        </w:r>
        <w:r w:rsidRPr="00B11B6D">
          <w:rPr>
            <w:rFonts w:ascii="Times New Roman" w:eastAsia="Times New Roman" w:hAnsi="Times New Roman" w:cs="Times New Roman"/>
            <w:color w:val="000000"/>
            <w:sz w:val="24"/>
            <w:szCs w:val="24"/>
          </w:rPr>
          <w:t>Future longitudinal studies would help to clarify whether these strategies reflect innate individual traits or learned responses based on experience.</w:t>
        </w:r>
      </w:ins>
    </w:p>
    <w:p w14:paraId="31945095" w14:textId="7A61D79D" w:rsidR="00B43CCD" w:rsidDel="00D1109B" w:rsidRDefault="00D1109B" w:rsidP="00D1109B">
      <w:pPr>
        <w:shd w:val="clear" w:color="auto" w:fill="FFFFFF"/>
        <w:spacing w:after="0" w:line="480" w:lineRule="auto"/>
        <w:rPr>
          <w:del w:id="1084" w:author="Siyu Wang" w:date="2026-08-07T16:11:00Z" w16du:dateUtc="2026-08-07T20:11:00Z"/>
          <w:rFonts w:ascii="Times New Roman" w:eastAsia="Times New Roman" w:hAnsi="Times New Roman" w:cs="Times New Roman"/>
          <w:color w:val="000000"/>
          <w:sz w:val="24"/>
          <w:szCs w:val="24"/>
        </w:rPr>
        <w:pPrChange w:id="1085" w:author="Siyu Wang" w:date="2026-08-07T16:11:00Z" w16du:dateUtc="2026-08-07T20:11:00Z">
          <w:pPr>
            <w:shd w:val="clear" w:color="auto" w:fill="FFFFFF"/>
            <w:spacing w:after="0" w:line="480" w:lineRule="auto"/>
            <w:ind w:firstLine="360"/>
          </w:pPr>
        </w:pPrChange>
      </w:pPr>
      <w:del w:id="1086" w:author="Siyu Wang" w:date="2026-08-07T16:11:00Z" w16du:dateUtc="2026-08-07T20:11:00Z">
        <w:r w:rsidDel="00D1109B">
          <w:delText xml:space="preserve">     </w:delText>
        </w:r>
      </w:del>
    </w:p>
    <w:customXmlDelRangeStart w:id="1087" w:author="Siyu Wang" w:date="2026-08-07T16:02:00Z"/>
    <w:sdt>
      <w:sdtPr>
        <w:tag w:val="goog_rdk_60"/>
        <w:id w:val="-863368363"/>
      </w:sdtPr>
      <w:sdtContent>
        <w:customXmlDelRangeEnd w:id="1087"/>
        <w:p w14:paraId="00000045" w14:textId="3523375E" w:rsidR="00585BFC" w:rsidRPr="00585BFC" w:rsidDel="00B11B6D" w:rsidRDefault="00000000" w:rsidP="00D1109B">
          <w:pPr>
            <w:shd w:val="clear" w:color="auto" w:fill="FFFFFF"/>
            <w:spacing w:after="0" w:line="480" w:lineRule="auto"/>
            <w:rPr>
              <w:del w:id="1088" w:author="Siyu Wang" w:date="2026-08-07T16:02:00Z" w16du:dateUtc="2026-08-07T20:02:00Z"/>
              <w:rFonts w:ascii="Times New Roman" w:eastAsia="Times New Roman" w:hAnsi="Times New Roman" w:cs="Times New Roman"/>
              <w:color w:val="000000"/>
              <w:sz w:val="24"/>
              <w:szCs w:val="24"/>
              <w:highlight w:val="yellow"/>
              <w:rPrChange w:id="1089" w:author="ROSSELLA FALCONE" w:date="2026-07-15T20:00:00Z">
                <w:rPr>
                  <w:del w:id="1090" w:author="Siyu Wang" w:date="2026-08-07T16:02:00Z" w16du:dateUtc="2026-08-07T20:02:00Z"/>
                  <w:rFonts w:ascii="Times New Roman" w:eastAsia="Times New Roman" w:hAnsi="Times New Roman" w:cs="Times New Roman"/>
                  <w:color w:val="000000"/>
                  <w:sz w:val="24"/>
                  <w:szCs w:val="24"/>
                </w:rPr>
              </w:rPrChange>
            </w:rPr>
            <w:pPrChange w:id="1091" w:author="Siyu Wang" w:date="2026-08-07T16:11:00Z" w16du:dateUtc="2026-08-07T20:11:00Z">
              <w:pPr>
                <w:shd w:val="clear" w:color="auto" w:fill="FFFFFF"/>
                <w:spacing w:after="0" w:line="480" w:lineRule="auto"/>
                <w:ind w:firstLine="360"/>
              </w:pPr>
            </w:pPrChange>
          </w:pPr>
          <w:customXmlDelRangeStart w:id="1092" w:author="Siyu Wang" w:date="2026-08-07T16:02:00Z"/>
          <w:sdt>
            <w:sdtPr>
              <w:tag w:val="goog_rdk_56"/>
              <w:id w:val="-664696501"/>
            </w:sdtPr>
            <w:sdtContent>
              <w:customXmlDelRangeEnd w:id="1092"/>
              <w:del w:id="1093" w:author="Siyu Wang" w:date="2026-08-07T16:02:00Z" w16du:dateUtc="2026-08-07T20:02:00Z">
                <w:r w:rsidDel="00B11B6D">
                  <w:rPr>
                    <w:rFonts w:ascii="Times New Roman" w:eastAsia="Times New Roman" w:hAnsi="Times New Roman" w:cs="Times New Roman"/>
                    <w:color w:val="000000"/>
                    <w:sz w:val="24"/>
                    <w:szCs w:val="24"/>
                    <w:highlight w:val="yellow"/>
                    <w:rPrChange w:id="1094" w:author="ROSSELLA FALCONE" w:date="2026-07-15T20:00:00Z">
                      <w:rPr>
                        <w:rFonts w:ascii="Times New Roman" w:eastAsia="Times New Roman" w:hAnsi="Times New Roman" w:cs="Times New Roman"/>
                        <w:color w:val="000000"/>
                        <w:sz w:val="24"/>
                        <w:szCs w:val="24"/>
                      </w:rPr>
                    </w:rPrChange>
                  </w:rPr>
                  <w:delText xml:space="preserve">The behavioral differences in strategy observed in this study may be due to training history. </w:delText>
                </w:r>
              </w:del>
              <w:customXmlDelRangeStart w:id="1095" w:author="Siyu Wang" w:date="2026-08-07T16:02:00Z"/>
            </w:sdtContent>
          </w:sdt>
          <w:customXmlDelRangeEnd w:id="1095"/>
          <w:customXmlDelRangeStart w:id="1096" w:author="Siyu Wang" w:date="2026-08-07T16:02:00Z"/>
          <w:sdt>
            <w:sdtPr>
              <w:tag w:val="goog_rdk_57"/>
              <w:id w:val="-2081189229"/>
            </w:sdtPr>
            <w:sdtContent>
              <w:customXmlDelRangeEnd w:id="1096"/>
              <w:customXmlDelRangeStart w:id="1097" w:author="Siyu Wang" w:date="2026-08-07T16:02:00Z"/>
              <w:sdt>
                <w:sdtPr>
                  <w:tag w:val="goog_rdk_58"/>
                  <w:id w:val="1757381236"/>
                </w:sdtPr>
                <w:sdtContent>
                  <w:customXmlDelRangeEnd w:id="1097"/>
                  <w:del w:id="1098" w:author="Siyu Wang" w:date="2026-08-07T16:02:00Z" w16du:dateUtc="2026-08-07T20:02:00Z">
                    <w:r w:rsidDel="00B11B6D">
                      <w:rPr>
                        <w:rFonts w:ascii="Times New Roman" w:eastAsia="Times New Roman" w:hAnsi="Times New Roman" w:cs="Times New Roman"/>
                        <w:color w:val="000000"/>
                        <w:sz w:val="24"/>
                        <w:szCs w:val="24"/>
                        <w:highlight w:val="yellow"/>
                        <w:rPrChange w:id="1099" w:author="ROSSELLA FALCONE" w:date="2026-07-15T20:00:00Z">
                          <w:rPr>
                            <w:rFonts w:ascii="Times New Roman" w:eastAsia="Times New Roman" w:hAnsi="Times New Roman" w:cs="Times New Roman"/>
                            <w:color w:val="000000"/>
                            <w:sz w:val="24"/>
                            <w:szCs w:val="24"/>
                          </w:rPr>
                        </w:rPrChange>
                      </w:rPr>
                      <w:delText xml:space="preserve">Monkey S underwent more training with the task than Monkey T, and it is possible that with further training Monkey T’s suboptimal strategy would have converged to the near-optimal strategy employed by Monkey S. </w:delText>
                    </w:r>
                  </w:del>
                  <w:customXmlDelRangeStart w:id="1100" w:author="Siyu Wang" w:date="2026-08-07T16:02:00Z"/>
                </w:sdtContent>
              </w:sdt>
              <w:customXmlDelRangeEnd w:id="1100"/>
              <w:customXmlDelRangeStart w:id="1101" w:author="Siyu Wang" w:date="2026-08-07T16:02:00Z"/>
            </w:sdtContent>
          </w:sdt>
          <w:customXmlDelRangeEnd w:id="1101"/>
          <w:customXmlDelRangeStart w:id="1102" w:author="Siyu Wang" w:date="2026-08-07T16:02:00Z"/>
          <w:sdt>
            <w:sdtPr>
              <w:tag w:val="goog_rdk_59"/>
              <w:id w:val="499466666"/>
            </w:sdtPr>
            <w:sdtContent>
              <w:customXmlDelRangeEnd w:id="1102"/>
              <w:del w:id="1103" w:author="Siyu Wang" w:date="2026-08-07T16:02:00Z" w16du:dateUtc="2026-08-07T20:02:00Z">
                <w:r w:rsidDel="00B11B6D">
                  <w:rPr>
                    <w:rFonts w:ascii="Times New Roman" w:eastAsia="Times New Roman" w:hAnsi="Times New Roman" w:cs="Times New Roman"/>
                    <w:color w:val="000000"/>
                    <w:sz w:val="24"/>
                    <w:szCs w:val="24"/>
                    <w:highlight w:val="yellow"/>
                    <w:rPrChange w:id="1104" w:author="ROSSELLA FALCONE" w:date="2026-07-15T20:00:00Z">
                      <w:rPr>
                        <w:rFonts w:ascii="Times New Roman" w:eastAsia="Times New Roman" w:hAnsi="Times New Roman" w:cs="Times New Roman"/>
                        <w:color w:val="000000"/>
                        <w:sz w:val="24"/>
                        <w:szCs w:val="24"/>
                      </w:rPr>
                    </w:rPrChange>
                  </w:rPr>
                  <w:delText xml:space="preserve"> Future longitudinal studies would help to clarify whether these strategies reflect innate individual traits or learned responses based on experience. </w:delText>
                </w:r>
              </w:del>
              <w:customXmlDelRangeStart w:id="1105" w:author="Siyu Wang" w:date="2026-08-07T16:02:00Z"/>
            </w:sdtContent>
          </w:sdt>
          <w:customXmlDelRangeEnd w:id="1105"/>
        </w:p>
        <w:customXmlDelRangeStart w:id="1106" w:author="Siyu Wang" w:date="2026-08-07T16:02:00Z"/>
      </w:sdtContent>
    </w:sdt>
    <w:customXmlDelRangeEnd w:id="1106"/>
    <w:p w14:paraId="00000046" w14:textId="77777777" w:rsidR="00585BFC" w:rsidRDefault="00000000">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our results support strategy-dependent coding of reward and time in dlPFC during temporal discounting, and suggest that dlPFC activity reflects individual differences in temporal discounting strategies. These results also emphasize the importance of considering individual differences when studying the neural basis of behavior.</w:t>
      </w:r>
    </w:p>
    <w:p w14:paraId="00000047" w14:textId="64FF9873" w:rsidR="00C1709E" w:rsidRDefault="00C1709E">
      <w:pPr>
        <w:rPr>
          <w:ins w:id="1107" w:author="Siyu Wang" w:date="2026-08-07T16:11:00Z" w16du:dateUtc="2026-08-07T20:11:00Z"/>
          <w:rFonts w:ascii="Times New Roman" w:eastAsia="Times New Roman" w:hAnsi="Times New Roman" w:cs="Times New Roman"/>
          <w:b/>
          <w:bCs/>
          <w:sz w:val="24"/>
          <w:szCs w:val="24"/>
        </w:rPr>
      </w:pPr>
      <w:ins w:id="1108" w:author="Siyu Wang" w:date="2026-08-07T16:11:00Z" w16du:dateUtc="2026-08-07T20:11:00Z">
        <w:r>
          <w:rPr>
            <w:rFonts w:ascii="Times New Roman" w:eastAsia="Times New Roman" w:hAnsi="Times New Roman" w:cs="Times New Roman"/>
            <w:b/>
            <w:bCs/>
            <w:sz w:val="24"/>
            <w:szCs w:val="24"/>
          </w:rPr>
          <w:br w:type="page"/>
        </w:r>
      </w:ins>
    </w:p>
    <w:p w14:paraId="3C8853FC" w14:textId="77777777" w:rsidR="00585BFC" w:rsidDel="00C1709E" w:rsidRDefault="00585BFC">
      <w:pPr>
        <w:spacing w:after="0" w:line="480" w:lineRule="auto"/>
        <w:ind w:firstLine="360"/>
        <w:rPr>
          <w:del w:id="1109" w:author="Siyu Wang" w:date="2026-08-07T16:11:00Z" w16du:dateUtc="2026-08-07T20:11:00Z"/>
          <w:rFonts w:ascii="Times New Roman" w:eastAsia="Times New Roman" w:hAnsi="Times New Roman" w:cs="Times New Roman"/>
          <w:b/>
          <w:bCs/>
          <w:sz w:val="24"/>
          <w:szCs w:val="24"/>
        </w:rPr>
      </w:pP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anaesthesia in a fully equipped operating room. The first surgery was performed to place a head fixation post. Monkey T received an eye coil, but eye movement was not monitored. A second surgery was performed to implant the Utah recording arrays. One Utah array was implanted in Monkey 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3">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32</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4">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w:t>
      </w:r>
      <w:r>
        <w:rPr>
          <w:rFonts w:ascii="Times New Roman" w:eastAsia="Times New Roman" w:hAnsi="Times New Roman" w:cs="Times New Roman"/>
          <w:sz w:val="24"/>
          <w:szCs w:val="24"/>
        </w:rPr>
        <w:lastRenderedPageBreak/>
        <w:t xml:space="preserve">isolated online with Grapevine system (Ripple Neuro, Salt Lake City, USA; rippleneuro.com) and then revised offline with Plexon offline sorting system. Data analyses were performed in MATLAB </w:t>
      </w:r>
      <w:hyperlink r:id="rId15">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6">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62F9789A"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 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five durations between 750 and 2000 ms (step size 313 ms). Each visual cue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del w:id="1110" w:author="Siyu Wang [2]" w:date="2026-07-19T12:41:00Z" w16du:dateUtc="2026-07-19T16:41:00Z">
        <w:r w:rsidDel="00577185">
          <w:rPr>
            <w:rFonts w:ascii="Times New Roman" w:eastAsia="Times New Roman" w:hAnsi="Times New Roman" w:cs="Times New Roman"/>
            <w:sz w:val="24"/>
            <w:szCs w:val="24"/>
          </w:rPr>
          <w:delText>go signal</w:delText>
        </w:r>
      </w:del>
      <w:ins w:id="1111"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indicated that the monkeys could release the lever. Releasing the lever while the purple </w:t>
      </w:r>
      <w:del w:id="1112" w:author="Siyu Wang [2]" w:date="2026-07-19T12:41:00Z" w16du:dateUtc="2026-07-19T16:41:00Z">
        <w:r w:rsidDel="00577185">
          <w:rPr>
            <w:rFonts w:ascii="Times New Roman" w:eastAsia="Times New Roman" w:hAnsi="Times New Roman" w:cs="Times New Roman"/>
            <w:sz w:val="24"/>
            <w:szCs w:val="24"/>
          </w:rPr>
          <w:delText>go signal</w:delText>
        </w:r>
      </w:del>
      <w:ins w:id="1113"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 indicated that the monkey accepted the offer. Releasing the bar when the yellow </w:t>
      </w:r>
      <w:del w:id="1114" w:author="Siyu Wang [2]" w:date="2026-07-19T12:41:00Z" w16du:dateUtc="2026-07-19T16:41:00Z">
        <w:r w:rsidDel="00577185">
          <w:rPr>
            <w:rFonts w:ascii="Times New Roman" w:eastAsia="Times New Roman" w:hAnsi="Times New Roman" w:cs="Times New Roman"/>
            <w:sz w:val="24"/>
            <w:szCs w:val="24"/>
          </w:rPr>
          <w:delText>go signal</w:delText>
        </w:r>
      </w:del>
      <w:ins w:id="111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 indicated that the monkey </w:t>
      </w:r>
      <w:del w:id="1116" w:author="Siyu Wang [2]" w:date="2026-07-19T13:50:00Z" w16du:dateUtc="2026-07-19T17:50:00Z">
        <w:r w:rsidDel="00EC3E1F">
          <w:rPr>
            <w:rFonts w:ascii="Times New Roman" w:eastAsia="Times New Roman" w:hAnsi="Times New Roman" w:cs="Times New Roman"/>
            <w:sz w:val="24"/>
            <w:szCs w:val="24"/>
          </w:rPr>
          <w:delText>refused</w:delText>
        </w:r>
      </w:del>
      <w:ins w:id="1117" w:author="Siyu Wang [2]" w:date="2026-07-19T13:50:00Z" w16du:dateUtc="2026-07-19T17:50:00Z">
        <w:r w:rsidR="00EC3E1F">
          <w:rPr>
            <w:rFonts w:ascii="Times New Roman" w:eastAsia="Times New Roman" w:hAnsi="Times New Roman" w:cs="Times New Roman"/>
            <w:sz w:val="24"/>
            <w:szCs w:val="24"/>
          </w:rPr>
          <w:t>rejected</w:t>
        </w:r>
      </w:ins>
      <w:r>
        <w:rPr>
          <w:rFonts w:ascii="Times New Roman" w:eastAsia="Times New Roman" w:hAnsi="Times New Roman" w:cs="Times New Roman"/>
          <w:sz w:val="24"/>
          <w:szCs w:val="24"/>
        </w:rPr>
        <w:t xml:space="preserve"> the offer. If the monkey held the bar for the entire 1100 ms purple or yellow period, the color of the </w:t>
      </w:r>
      <w:del w:id="1118" w:author="Siyu Wang [2]" w:date="2026-07-19T12:41:00Z" w16du:dateUtc="2026-07-19T16:41:00Z">
        <w:r w:rsidDel="00577185">
          <w:rPr>
            <w:rFonts w:ascii="Times New Roman" w:eastAsia="Times New Roman" w:hAnsi="Times New Roman" w:cs="Times New Roman"/>
            <w:sz w:val="24"/>
            <w:szCs w:val="24"/>
          </w:rPr>
          <w:delText>go signal</w:delText>
        </w:r>
      </w:del>
      <w:ins w:id="1119"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would change, allowing the monkey to accept or </w:t>
      </w:r>
      <w:del w:id="1120" w:author="Siyu Wang [2]" w:date="2026-07-19T13:50:00Z" w16du:dateUtc="2026-07-19T17:50:00Z">
        <w:r w:rsidDel="00EC3E1F">
          <w:rPr>
            <w:rFonts w:ascii="Times New Roman" w:eastAsia="Times New Roman" w:hAnsi="Times New Roman" w:cs="Times New Roman"/>
            <w:sz w:val="24"/>
            <w:szCs w:val="24"/>
          </w:rPr>
          <w:delText>refuse</w:delText>
        </w:r>
      </w:del>
      <w:ins w:id="1121" w:author="Siyu Wang [2]"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later in the trial. </w:t>
      </w:r>
    </w:p>
    <w:p w14:paraId="00000055" w14:textId="7AEDC40D" w:rsidR="00585BFC" w:rsidRDefault="00000000">
      <w:pPr>
        <w:spacing w:after="0" w:line="480" w:lineRule="auto"/>
        <w:ind w:left="-5" w:firstLine="36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example, if the monkey did not release the lever during the initial purple </w:t>
      </w:r>
      <w:del w:id="1122" w:author="Siyu Wang [2]" w:date="2026-07-19T12:41:00Z" w16du:dateUtc="2026-07-19T16:41:00Z">
        <w:r w:rsidDel="00577185">
          <w:rPr>
            <w:rFonts w:ascii="Times New Roman" w:eastAsia="Times New Roman" w:hAnsi="Times New Roman" w:cs="Times New Roman"/>
            <w:sz w:val="24"/>
            <w:szCs w:val="24"/>
          </w:rPr>
          <w:delText>go signal</w:delText>
        </w:r>
      </w:del>
      <w:ins w:id="1123"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period, it could hold the bar until the yellow </w:t>
      </w:r>
      <w:del w:id="1124" w:author="Siyu Wang [2]" w:date="2026-07-19T12:41:00Z" w16du:dateUtc="2026-07-19T16:41:00Z">
        <w:r w:rsidDel="00577185">
          <w:rPr>
            <w:rFonts w:ascii="Times New Roman" w:eastAsia="Times New Roman" w:hAnsi="Times New Roman" w:cs="Times New Roman"/>
            <w:sz w:val="24"/>
            <w:szCs w:val="24"/>
          </w:rPr>
          <w:delText>go signal</w:delText>
        </w:r>
      </w:del>
      <w:ins w:id="1125"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replaced the purple one. The same thing happened if the monkey did not release the lever during the initial yellow </w:t>
      </w:r>
      <w:del w:id="1126" w:author="Siyu Wang [2]" w:date="2026-07-19T12:41:00Z" w16du:dateUtc="2026-07-19T16:41:00Z">
        <w:r w:rsidDel="00577185">
          <w:rPr>
            <w:rFonts w:ascii="Times New Roman" w:eastAsia="Times New Roman" w:hAnsi="Times New Roman" w:cs="Times New Roman"/>
            <w:sz w:val="24"/>
            <w:szCs w:val="24"/>
          </w:rPr>
          <w:delText>go signal</w:delText>
        </w:r>
      </w:del>
      <w:ins w:id="1127"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period. It could hold the bar until the purple </w:t>
      </w:r>
      <w:del w:id="1128" w:author="Siyu Wang [2]" w:date="2026-07-19T12:41:00Z" w16du:dateUtc="2026-07-19T16:41:00Z">
        <w:r w:rsidDel="00577185">
          <w:rPr>
            <w:rFonts w:ascii="Times New Roman" w:eastAsia="Times New Roman" w:hAnsi="Times New Roman" w:cs="Times New Roman"/>
            <w:sz w:val="24"/>
            <w:szCs w:val="24"/>
          </w:rPr>
          <w:delText>go signal</w:delText>
        </w:r>
      </w:del>
      <w:ins w:id="1129"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replaced the yellow one and then release the bar. </w:t>
      </w:r>
    </w:p>
    <w:p w14:paraId="0000005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00000057" w14:textId="6F01C5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del w:id="1130" w:author="Siyu Wang [2]" w:date="2026-07-19T12:41:00Z" w16du:dateUtc="2026-07-19T16:41:00Z">
        <w:r w:rsidDel="00577185">
          <w:rPr>
            <w:rFonts w:ascii="Times New Roman" w:eastAsia="Times New Roman" w:hAnsi="Times New Roman" w:cs="Times New Roman"/>
            <w:sz w:val="24"/>
            <w:szCs w:val="24"/>
          </w:rPr>
          <w:delText>go signal</w:delText>
        </w:r>
      </w:del>
      <w:ins w:id="1131"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turned blue (the feedback signal), and the reward drops were delivered after the delay. If the offer was </w:t>
      </w:r>
      <w:del w:id="1132" w:author="Siyu Wang [2]" w:date="2026-07-19T13:50:00Z" w16du:dateUtc="2026-07-19T17:50:00Z">
        <w:r w:rsidDel="00EC3E1F">
          <w:rPr>
            <w:rFonts w:ascii="Times New Roman" w:eastAsia="Times New Roman" w:hAnsi="Times New Roman" w:cs="Times New Roman"/>
            <w:sz w:val="24"/>
            <w:szCs w:val="24"/>
          </w:rPr>
          <w:delText>refused</w:delText>
        </w:r>
      </w:del>
      <w:ins w:id="1133" w:author="Siyu Wang [2]" w:date="2026-07-19T13:50:00Z" w16du:dateUtc="2026-07-19T17:50:00Z">
        <w:r w:rsidR="00EC3E1F">
          <w:rPr>
            <w:rFonts w:ascii="Times New Roman" w:eastAsia="Times New Roman" w:hAnsi="Times New Roman" w:cs="Times New Roman"/>
            <w:sz w:val="24"/>
            <w:szCs w:val="24"/>
          </w:rPr>
          <w:t>rejected</w:t>
        </w:r>
      </w:ins>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7B561B66"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del w:id="1134" w:author="Siyu Wang [2]" w:date="2026-07-19T12:41:00Z" w16du:dateUtc="2026-07-19T16:41:00Z">
        <w:r w:rsidDel="00577185">
          <w:rPr>
            <w:rFonts w:ascii="Times New Roman" w:eastAsia="Times New Roman" w:hAnsi="Times New Roman" w:cs="Times New Roman"/>
            <w:color w:val="000000"/>
            <w:sz w:val="24"/>
            <w:szCs w:val="24"/>
          </w:rPr>
          <w:delText>go signal</w:delText>
        </w:r>
      </w:del>
      <w:ins w:id="1135" w:author="Siyu Wang [2]"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appeared. </w:t>
      </w:r>
    </w:p>
    <w:p w14:paraId="00000059"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was registered if the monkey (a) released the lever during the cue period, (b) did not maintain gaze in the virtual window, or (c) failed to release the lever 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5D8CB510" w:rsidR="00E87444" w:rsidRDefault="00000000" w:rsidP="00FD612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ins w:id="1136" w:author="Siyu Wang [2]" w:date="2026-07-19T10:36:00Z" w16du:dateUtc="2026-07-19T14:36:00Z">
        <w:r w:rsidR="00E87444">
          <w:rPr>
            <w:rFonts w:ascii="Times New Roman" w:eastAsia="Times New Roman" w:hAnsi="Times New Roman" w:cs="Times New Roman"/>
            <w:sz w:val="24"/>
            <w:szCs w:val="24"/>
          </w:rPr>
          <w:t xml:space="preserve"> All analyses were separately carried out in the two monkeys. </w:t>
        </w:r>
      </w:ins>
      <w:del w:id="1137" w:author="Siyu Wang [2]" w:date="2026-07-19T10:36:00Z" w16du:dateUtc="2026-07-19T14:36:00Z">
        <w:r w:rsidDel="00E87444">
          <w:rPr>
            <w:rFonts w:ascii="Times New Roman" w:eastAsia="Times New Roman" w:hAnsi="Times New Roman" w:cs="Times New Roman"/>
            <w:i/>
            <w:iCs/>
            <w:sz w:val="24"/>
            <w:szCs w:val="24"/>
          </w:rPr>
          <w:delText xml:space="preserve"> </w:delText>
        </w:r>
      </w:del>
      <w:moveToRangeStart w:id="1138" w:author="Siyu Wang [2]" w:date="2026-07-19T10:34:00Z" w:name="move235349711"/>
      <w:moveTo w:id="1139" w:author="Siyu Wang [2]" w:date="2026-07-19T10:34:00Z" w16du:dateUtc="2026-07-19T14:34:00Z">
        <w:del w:id="1140" w:author="Siyu Wang [2]" w:date="2026-07-19T10:36:00Z" w16du:dateUtc="2026-07-19T14:36:00Z">
          <w:r w:rsidR="00E87444" w:rsidDel="00E87444">
            <w:rPr>
              <w:rFonts w:ascii="Times New Roman" w:eastAsia="Times New Roman" w:hAnsi="Times New Roman" w:cs="Times New Roman"/>
              <w:sz w:val="24"/>
              <w:szCs w:val="24"/>
            </w:rPr>
            <w:delText>The probability of accepting an offer was calculated for each of the 9 offers independently</w:delText>
          </w:r>
        </w:del>
        <w:del w:id="1141" w:author="Siyu Wang [2]" w:date="2026-07-19T10:35:00Z" w16du:dateUtc="2026-07-19T14:35:00Z">
          <w:r w:rsidR="00E87444" w:rsidDel="00E87444">
            <w:rPr>
              <w:rFonts w:ascii="Times New Roman" w:eastAsia="Times New Roman" w:hAnsi="Times New Roman" w:cs="Times New Roman"/>
              <w:sz w:val="24"/>
              <w:szCs w:val="24"/>
            </w:rPr>
            <w:delText xml:space="preserve">.  </w:delText>
          </w:r>
        </w:del>
      </w:moveTo>
    </w:p>
    <w:p w14:paraId="758703AD" w14:textId="2CA2C8C9" w:rsidR="000B69A7" w:rsidRDefault="004324B5" w:rsidP="000B69A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Overview of behavioral models</w:t>
      </w:r>
      <w:moveToRangeEnd w:id="1138"/>
    </w:p>
    <w:p w14:paraId="763653A9" w14:textId="4F9AF1B8" w:rsidR="000B69A7" w:rsidRDefault="000B69A7" w:rsidP="0049626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fitted a total of six behavioral models to the data, consisting of three base models (Model 1, 2, 3) and three model variants (Model 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7B611C">
        <w:rPr>
          <w:rFonts w:ascii="Times New Roman" w:eastAsia="Times New Roman" w:hAnsi="Times New Roman" w:cs="Times New Roman"/>
          <w:sz w:val="24"/>
          <w:szCs w:val="24"/>
        </w:rPr>
        <w:t>2v</w:t>
      </w:r>
      <w:r>
        <w:rPr>
          <w:rFonts w:ascii="Times New Roman" w:eastAsia="Times New Roman" w:hAnsi="Times New Roman" w:cs="Times New Roman"/>
          <w:sz w:val="24"/>
          <w:szCs w:val="24"/>
        </w:rPr>
        <w:t>, 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The three sets of models (Model 1/1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2/2</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3/3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made different assumptions on </w:t>
      </w:r>
      <w:r w:rsidR="009F2914">
        <w:rPr>
          <w:rFonts w:ascii="Times New Roman" w:eastAsia="Times New Roman" w:hAnsi="Times New Roman" w:cs="Times New Roman"/>
          <w:sz w:val="24"/>
          <w:szCs w:val="24"/>
        </w:rPr>
        <w:t xml:space="preserve">the decision </w:t>
      </w:r>
      <w:r w:rsidR="009F2914" w:rsidRPr="003E4ED8">
        <w:rPr>
          <w:rFonts w:ascii="Times New Roman" w:eastAsia="Times New Roman" w:hAnsi="Times New Roman" w:cs="Times New Roman"/>
          <w:sz w:val="24"/>
          <w:szCs w:val="24"/>
        </w:rPr>
        <w:t>processes</w:t>
      </w:r>
      <w:r w:rsidR="0089687D" w:rsidRPr="003E4ED8">
        <w:rPr>
          <w:rFonts w:ascii="Times New Roman" w:eastAsia="Times New Roman" w:hAnsi="Times New Roman" w:cs="Times New Roman"/>
          <w:sz w:val="24"/>
          <w:szCs w:val="24"/>
        </w:rPr>
        <w:t xml:space="preserve"> </w:t>
      </w:r>
      <w:r w:rsidR="00E36E9D" w:rsidRPr="003E4ED8">
        <w:rPr>
          <w:rFonts w:ascii="Times New Roman" w:eastAsia="Times New Roman" w:hAnsi="Times New Roman" w:cs="Times New Roman"/>
          <w:sz w:val="24"/>
          <w:szCs w:val="24"/>
        </w:rPr>
        <w:t>(e.g., how the go signal modifies the temporally discounted value)</w:t>
      </w:r>
      <w:r w:rsidRPr="003E4ED8">
        <w:rPr>
          <w:rFonts w:ascii="Times New Roman" w:eastAsia="Times New Roman" w:hAnsi="Times New Roman" w:cs="Times New Roman"/>
          <w:sz w:val="24"/>
          <w:szCs w:val="24"/>
        </w:rPr>
        <w:t xml:space="preserve">. </w:t>
      </w:r>
      <w:r w:rsidR="00F62EDD" w:rsidRPr="003E4ED8">
        <w:rPr>
          <w:rFonts w:ascii="Times New Roman" w:eastAsia="Times New Roman" w:hAnsi="Times New Roman" w:cs="Times New Roman"/>
          <w:sz w:val="24"/>
          <w:szCs w:val="24"/>
        </w:rPr>
        <w:t>We will first describe the c</w:t>
      </w:r>
      <w:r w:rsidR="00F62EDD">
        <w:rPr>
          <w:rFonts w:ascii="Times New Roman" w:eastAsia="Times New Roman" w:hAnsi="Times New Roman" w:cs="Times New Roman"/>
          <w:sz w:val="24"/>
          <w:szCs w:val="24"/>
        </w:rPr>
        <w:t xml:space="preserve">ommon assumptions adopted by all models. </w:t>
      </w:r>
    </w:p>
    <w:p w14:paraId="14854EE3" w14:textId="0A929A63" w:rsidR="00E31425" w:rsidRDefault="00E31425" w:rsidP="000B69A7">
      <w:pPr>
        <w:spacing w:after="0" w:line="480" w:lineRule="auto"/>
        <w:ind w:firstLine="360"/>
        <w:rPr>
          <w:ins w:id="1142" w:author="Siyu Wang [2]" w:date="2026-07-19T12:24:00Z" w16du:dateUtc="2026-07-19T16:24:00Z"/>
          <w:rFonts w:ascii="Times New Roman" w:eastAsia="Times New Roman" w:hAnsi="Times New Roman" w:cs="Times New Roman"/>
          <w:sz w:val="24"/>
          <w:szCs w:val="24"/>
        </w:rPr>
      </w:pPr>
      <w:ins w:id="1143" w:author="Siyu Wang [2]" w:date="2026-07-19T12:22:00Z" w16du:dateUtc="2026-07-19T16:22:00Z">
        <w:r>
          <w:rPr>
            <w:rFonts w:ascii="Times New Roman" w:eastAsia="Times New Roman" w:hAnsi="Times New Roman" w:cs="Times New Roman"/>
            <w:sz w:val="24"/>
            <w:szCs w:val="24"/>
          </w:rPr>
          <w:t>In all models, it is assumed that animals compute the expected value for accepting the offer</w:t>
        </w:r>
      </w:ins>
      <w:ins w:id="1144" w:author="Siyu Wang [2]" w:date="2026-07-19T12:23:00Z" w16du:dateUtc="2026-07-19T16:23:00Z">
        <w:r>
          <w:rPr>
            <w:rFonts w:ascii="Times New Roman" w:eastAsia="Times New Roman" w:hAnsi="Times New Roman" w:cs="Times New Roman"/>
            <w:sz w:val="24"/>
            <w:szCs w:val="24"/>
          </w:rPr>
          <w:t xml:space="preserve"> </w:t>
        </w:r>
      </w:ins>
      <m:oMath>
        <m:sSup>
          <m:sSupPr>
            <m:ctrlPr>
              <w:ins w:id="1145" w:author="Siyu Wang [2]" w:date="2026-07-19T12:24:00Z" w16du:dateUtc="2026-07-19T16:24:00Z">
                <w:rPr>
                  <w:rFonts w:ascii="Cambria Math" w:eastAsia="Times New Roman" w:hAnsi="Cambria Math" w:cs="Times New Roman"/>
                  <w:i/>
                  <w:sz w:val="24"/>
                  <w:szCs w:val="24"/>
                </w:rPr>
              </w:ins>
            </m:ctrlPr>
          </m:sSupPr>
          <m:e>
            <m:r>
              <w:ins w:id="1146" w:author="Siyu Wang [2]" w:date="2026-07-19T12:24:00Z" w16du:dateUtc="2026-07-19T16:24:00Z">
                <w:rPr>
                  <w:rFonts w:ascii="Cambria Math" w:eastAsia="Times New Roman" w:hAnsi="Cambria Math" w:cs="Times New Roman"/>
                  <w:sz w:val="24"/>
                  <w:szCs w:val="24"/>
                </w:rPr>
                <m:t>V</m:t>
              </w:ins>
            </m:r>
          </m:e>
          <m:sup>
            <m:r>
              <w:ins w:id="1147" w:author="Siyu Wang [2]" w:date="2026-07-19T12:24:00Z" w16du:dateUtc="2026-07-19T16:24:00Z">
                <m:rPr>
                  <m:nor/>
                </m:rPr>
                <w:rPr>
                  <w:rFonts w:ascii="Cambria Math" w:eastAsia="Times New Roman" w:hAnsi="Cambria Math" w:cs="Times New Roman"/>
                  <w:sz w:val="24"/>
                  <w:szCs w:val="24"/>
                </w:rPr>
                <m:t>accept</m:t>
              </w:ins>
            </m:r>
          </m:sup>
        </m:sSup>
      </m:oMath>
      <w:ins w:id="1148" w:author="Siyu Wang [2]" w:date="2026-07-19T12:22:00Z" w16du:dateUtc="2026-07-19T16:22:00Z">
        <w:r>
          <w:rPr>
            <w:rFonts w:ascii="Times New Roman" w:eastAsia="Times New Roman" w:hAnsi="Times New Roman" w:cs="Times New Roman"/>
            <w:sz w:val="24"/>
            <w:szCs w:val="24"/>
          </w:rPr>
          <w:t>, and the expected value for rejecting the offer</w:t>
        </w:r>
      </w:ins>
      <w:ins w:id="1149" w:author="Siyu Wang [2]" w:date="2026-07-19T12:24:00Z" w16du:dateUtc="2026-07-19T16:24:00Z">
        <w:r>
          <w:rPr>
            <w:rFonts w:ascii="Times New Roman" w:eastAsia="Times New Roman" w:hAnsi="Times New Roman" w:cs="Times New Roman"/>
            <w:sz w:val="24"/>
            <w:szCs w:val="24"/>
          </w:rPr>
          <w:t xml:space="preserve"> </w:t>
        </w:r>
      </w:ins>
      <m:oMath>
        <m:sSup>
          <m:sSupPr>
            <m:ctrlPr>
              <w:ins w:id="1150" w:author="Siyu Wang [2]" w:date="2026-07-19T12:24:00Z" w16du:dateUtc="2026-07-19T16:24:00Z">
                <w:rPr>
                  <w:rFonts w:ascii="Cambria Math" w:eastAsia="Times New Roman" w:hAnsi="Cambria Math" w:cs="Times New Roman"/>
                  <w:i/>
                  <w:sz w:val="24"/>
                  <w:szCs w:val="24"/>
                </w:rPr>
              </w:ins>
            </m:ctrlPr>
          </m:sSupPr>
          <m:e>
            <m:r>
              <w:ins w:id="1151" w:author="Siyu Wang [2]" w:date="2026-07-19T12:24:00Z" w16du:dateUtc="2026-07-19T16:24:00Z">
                <w:rPr>
                  <w:rFonts w:ascii="Cambria Math" w:eastAsia="Times New Roman" w:hAnsi="Cambria Math" w:cs="Times New Roman"/>
                  <w:sz w:val="24"/>
                  <w:szCs w:val="24"/>
                </w:rPr>
                <m:t>V</m:t>
              </w:ins>
            </m:r>
          </m:e>
          <m:sup>
            <m:r>
              <w:ins w:id="1152" w:author="Siyu Wang [2]" w:date="2026-07-19T12:24:00Z" w16du:dateUtc="2026-07-19T16:24:00Z">
                <m:rPr>
                  <m:nor/>
                </m:rPr>
                <w:rPr>
                  <w:rFonts w:ascii="Cambria Math" w:eastAsia="Times New Roman" w:hAnsi="Cambria Math" w:cs="Times New Roman"/>
                  <w:sz w:val="24"/>
                  <w:szCs w:val="24"/>
                </w:rPr>
                <m:t>reject</m:t>
              </w:ins>
            </m:r>
          </m:sup>
        </m:sSup>
      </m:oMath>
      <w:ins w:id="1153" w:author="Siyu Wang [2]" w:date="2026-07-19T12:24:00Z" w16du:dateUtc="2026-07-19T16:24:00Z">
        <w:r>
          <w:rPr>
            <w:rFonts w:ascii="Times New Roman" w:eastAsia="Times New Roman" w:hAnsi="Times New Roman" w:cs="Times New Roman"/>
            <w:sz w:val="24"/>
            <w:szCs w:val="24"/>
          </w:rPr>
          <w:t xml:space="preserve">, and </w:t>
        </w:r>
      </w:ins>
      <w:r w:rsidR="00C83B6E">
        <w:rPr>
          <w:rFonts w:ascii="Times New Roman" w:eastAsia="Times New Roman" w:hAnsi="Times New Roman" w:cs="Times New Roman"/>
          <w:sz w:val="24"/>
          <w:szCs w:val="24"/>
        </w:rPr>
        <w:t xml:space="preserve">accept/reject </w:t>
      </w:r>
      <w:ins w:id="1154" w:author="Siyu Wang [2]" w:date="2026-07-19T12:24:00Z" w16du:dateUtc="2026-07-19T16:24:00Z">
        <w:r>
          <w:rPr>
            <w:rFonts w:ascii="Times New Roman" w:eastAsia="Times New Roman" w:hAnsi="Times New Roman" w:cs="Times New Roman"/>
            <w:sz w:val="24"/>
            <w:szCs w:val="24"/>
          </w:rPr>
          <w:t xml:space="preserve">decisions are </w:t>
        </w:r>
      </w:ins>
      <w:ins w:id="1155" w:author="Siyu Wang [2]" w:date="2026-07-19T12:30:00Z" w16du:dateUtc="2026-07-19T16:30:00Z">
        <w:r>
          <w:rPr>
            <w:rFonts w:ascii="Times New Roman" w:eastAsia="Times New Roman" w:hAnsi="Times New Roman" w:cs="Times New Roman"/>
            <w:sz w:val="24"/>
            <w:szCs w:val="24"/>
          </w:rPr>
          <w:t xml:space="preserve">made by comparing </w:t>
        </w:r>
      </w:ins>
      <m:oMath>
        <m:sSup>
          <m:sSupPr>
            <m:ctrlPr>
              <w:ins w:id="1156" w:author="Siyu Wang [2]" w:date="2026-07-19T12:30:00Z" w16du:dateUtc="2026-07-19T16:30:00Z">
                <w:rPr>
                  <w:rFonts w:ascii="Cambria Math" w:eastAsia="Times New Roman" w:hAnsi="Cambria Math" w:cs="Times New Roman"/>
                  <w:i/>
                  <w:sz w:val="24"/>
                  <w:szCs w:val="24"/>
                </w:rPr>
              </w:ins>
            </m:ctrlPr>
          </m:sSupPr>
          <m:e>
            <m:r>
              <w:ins w:id="1157" w:author="Siyu Wang [2]" w:date="2026-07-19T12:30:00Z" w16du:dateUtc="2026-07-19T16:30:00Z">
                <w:rPr>
                  <w:rFonts w:ascii="Cambria Math" w:eastAsia="Times New Roman" w:hAnsi="Cambria Math" w:cs="Times New Roman"/>
                  <w:sz w:val="24"/>
                  <w:szCs w:val="24"/>
                </w:rPr>
                <m:t>V</m:t>
              </w:ins>
            </m:r>
          </m:e>
          <m:sup>
            <m:r>
              <w:ins w:id="1158" w:author="Siyu Wang [2]" w:date="2026-07-19T12:30:00Z" w16du:dateUtc="2026-07-19T16:30:00Z">
                <m:rPr>
                  <m:nor/>
                </m:rPr>
                <w:rPr>
                  <w:rFonts w:ascii="Cambria Math" w:eastAsia="Times New Roman" w:hAnsi="Cambria Math" w:cs="Times New Roman"/>
                  <w:sz w:val="24"/>
                  <w:szCs w:val="24"/>
                </w:rPr>
                <m:t>accept</m:t>
              </w:ins>
            </m:r>
          </m:sup>
        </m:sSup>
      </m:oMath>
      <w:ins w:id="1159" w:author="Siyu Wang [2]" w:date="2026-07-19T12:30:00Z" w16du:dateUtc="2026-07-19T16:30:00Z">
        <w:r>
          <w:rPr>
            <w:rFonts w:ascii="Times New Roman" w:eastAsia="Times New Roman" w:hAnsi="Times New Roman" w:cs="Times New Roman"/>
            <w:sz w:val="24"/>
            <w:szCs w:val="24"/>
          </w:rPr>
          <w:t xml:space="preserve"> and </w:t>
        </w:r>
      </w:ins>
      <m:oMath>
        <m:sSup>
          <m:sSupPr>
            <m:ctrlPr>
              <w:ins w:id="1160" w:author="Siyu Wang [2]" w:date="2026-07-19T12:30:00Z" w16du:dateUtc="2026-07-19T16:30:00Z">
                <w:rPr>
                  <w:rFonts w:ascii="Cambria Math" w:eastAsia="Times New Roman" w:hAnsi="Cambria Math" w:cs="Times New Roman"/>
                  <w:i/>
                  <w:sz w:val="24"/>
                  <w:szCs w:val="24"/>
                </w:rPr>
              </w:ins>
            </m:ctrlPr>
          </m:sSupPr>
          <m:e>
            <m:r>
              <w:ins w:id="1161" w:author="Siyu Wang [2]" w:date="2026-07-19T12:30:00Z" w16du:dateUtc="2026-07-19T16:30:00Z">
                <w:rPr>
                  <w:rFonts w:ascii="Cambria Math" w:eastAsia="Times New Roman" w:hAnsi="Cambria Math" w:cs="Times New Roman"/>
                  <w:sz w:val="24"/>
                  <w:szCs w:val="24"/>
                </w:rPr>
                <m:t>V</m:t>
              </w:ins>
            </m:r>
          </m:e>
          <m:sup>
            <m:r>
              <w:ins w:id="1162" w:author="Siyu Wang [2]" w:date="2026-07-19T12:31:00Z" w16du:dateUtc="2026-07-19T16:31:00Z">
                <m:rPr>
                  <m:nor/>
                </m:rPr>
                <w:rPr>
                  <w:rFonts w:ascii="Cambria Math" w:eastAsia="Times New Roman" w:hAnsi="Cambria Math" w:cs="Times New Roman"/>
                  <w:sz w:val="24"/>
                  <w:szCs w:val="24"/>
                </w:rPr>
                <m:t>reject</m:t>
              </w:ins>
            </m:r>
          </m:sup>
        </m:sSup>
      </m:oMath>
      <w:ins w:id="1163" w:author="Siyu Wang [2]" w:date="2026-07-19T12:30:00Z" w16du:dateUtc="2026-07-19T16:30:00Z">
        <w:r>
          <w:rPr>
            <w:rFonts w:ascii="Times New Roman" w:eastAsia="Times New Roman" w:hAnsi="Times New Roman" w:cs="Times New Roman"/>
            <w:sz w:val="24"/>
            <w:szCs w:val="24"/>
          </w:rPr>
          <w:t xml:space="preserve"> </w:t>
        </w:r>
      </w:ins>
      <w:ins w:id="1164" w:author="Siyu Wang [2]" w:date="2026-07-19T12:24:00Z" w16du:dateUtc="2026-07-19T16:24:00Z">
        <w:r>
          <w:rPr>
            <w:rFonts w:ascii="Times New Roman" w:eastAsia="Times New Roman" w:hAnsi="Times New Roman" w:cs="Times New Roman"/>
            <w:sz w:val="24"/>
            <w:szCs w:val="24"/>
          </w:rPr>
          <w:t xml:space="preserve">using the softmax </w:t>
        </w:r>
      </w:ins>
      <w:r w:rsidR="002B17EA">
        <w:rPr>
          <w:rFonts w:ascii="Times New Roman" w:eastAsia="Times New Roman" w:hAnsi="Times New Roman" w:cs="Times New Roman"/>
          <w:sz w:val="24"/>
          <w:szCs w:val="24"/>
        </w:rPr>
        <w:t xml:space="preserve">decision </w:t>
      </w:r>
      <w:ins w:id="1165" w:author="Siyu Wang [2]" w:date="2026-07-19T12:24:00Z" w16du:dateUtc="2026-07-19T16:24:00Z">
        <w:r>
          <w:rPr>
            <w:rFonts w:ascii="Times New Roman" w:eastAsia="Times New Roman" w:hAnsi="Times New Roman" w:cs="Times New Roman"/>
            <w:sz w:val="24"/>
            <w:szCs w:val="24"/>
          </w:rPr>
          <w:t>rule:</w:t>
        </w:r>
      </w:ins>
    </w:p>
    <w:p w14:paraId="5930229F" w14:textId="77777777" w:rsidR="00E31425" w:rsidRPr="00326D44" w:rsidRDefault="00E31425" w:rsidP="00E31425">
      <w:pPr>
        <w:jc w:val="center"/>
        <w:rPr>
          <w:ins w:id="1166" w:author="Siyu Wang [2]" w:date="2026-07-19T12:37:00Z" w16du:dateUtc="2026-07-19T16:37:00Z"/>
          <w:rFonts w:ascii="Cambria Math" w:eastAsia="Cambria Math" w:hAnsi="Cambria Math" w:cs="Cambria Math"/>
        </w:rPr>
      </w:pPr>
      <m:oMathPara>
        <m:oMath>
          <m:r>
            <w:ins w:id="1167" w:author="Siyu Wang [2]" w:date="2026-07-19T12:24:00Z" w16du:dateUtc="2026-07-19T16:24:00Z">
              <w:rPr>
                <w:rFonts w:ascii="Cambria Math" w:eastAsia="Cambria Math" w:hAnsi="Cambria Math" w:cs="Cambria Math"/>
              </w:rPr>
              <m:t>p</m:t>
            </w:ins>
          </m:r>
          <m:d>
            <m:dPr>
              <m:ctrlPr>
                <w:ins w:id="1168" w:author="Siyu Wang [2]" w:date="2026-07-19T12:24:00Z" w16du:dateUtc="2026-07-19T16:24:00Z">
                  <w:rPr>
                    <w:rFonts w:ascii="Cambria Math" w:eastAsia="Cambria Math" w:hAnsi="Cambria Math" w:cs="Cambria Math"/>
                  </w:rPr>
                </w:ins>
              </m:ctrlPr>
            </m:dPr>
            <m:e>
              <m:r>
                <w:ins w:id="1169" w:author="Siyu Wang [2]" w:date="2026-07-19T12:24:00Z" w16du:dateUtc="2026-07-19T16:24:00Z">
                  <w:rPr>
                    <w:rFonts w:ascii="Cambria Math" w:eastAsia="Cambria Math" w:hAnsi="Cambria Math" w:cs="Cambria Math"/>
                  </w:rPr>
                  <m:t>accept</m:t>
                </w:ins>
              </m:r>
            </m:e>
          </m:d>
          <m:r>
            <w:ins w:id="1170" w:author="Siyu Wang [2]" w:date="2026-07-19T12:24:00Z" w16du:dateUtc="2026-07-19T16:24:00Z">
              <w:rPr>
                <w:rFonts w:ascii="Cambria Math" w:eastAsia="Cambria Math" w:hAnsi="Cambria Math" w:cs="Cambria Math"/>
              </w:rPr>
              <m:t>=</m:t>
            </w:ins>
          </m:r>
          <m:f>
            <m:fPr>
              <m:ctrlPr>
                <w:ins w:id="1171" w:author="Siyu Wang [2]" w:date="2026-07-19T12:24:00Z" w16du:dateUtc="2026-07-19T16:24:00Z">
                  <w:rPr>
                    <w:rFonts w:ascii="Cambria Math" w:eastAsia="Cambria Math" w:hAnsi="Cambria Math" w:cs="Cambria Math"/>
                  </w:rPr>
                </w:ins>
              </m:ctrlPr>
            </m:fPr>
            <m:num>
              <m:r>
                <w:ins w:id="1172" w:author="Siyu Wang [2]" w:date="2026-07-19T12:24:00Z" w16du:dateUtc="2026-07-19T16:24:00Z">
                  <w:rPr>
                    <w:rFonts w:ascii="Cambria Math" w:eastAsia="Cambria Math" w:hAnsi="Cambria Math" w:cs="Cambria Math"/>
                  </w:rPr>
                  <m:t>1</m:t>
                </w:ins>
              </m:r>
            </m:num>
            <m:den>
              <m:r>
                <w:ins w:id="1173" w:author="Siyu Wang [2]" w:date="2026-07-19T12:24:00Z" w16du:dateUtc="2026-07-19T16:24:00Z">
                  <w:rPr>
                    <w:rFonts w:ascii="Cambria Math" w:eastAsia="Cambria Math" w:hAnsi="Cambria Math" w:cs="Cambria Math"/>
                  </w:rPr>
                  <m:t>1+</m:t>
                </w:ins>
              </m:r>
              <m:sSup>
                <m:sSupPr>
                  <m:ctrlPr>
                    <w:ins w:id="1174" w:author="Siyu Wang [2]" w:date="2026-07-19T12:24:00Z" w16du:dateUtc="2026-07-19T16:24:00Z">
                      <w:rPr>
                        <w:rFonts w:ascii="Cambria Math" w:eastAsia="Cambria Math" w:hAnsi="Cambria Math" w:cs="Cambria Math"/>
                      </w:rPr>
                    </w:ins>
                  </m:ctrlPr>
                </m:sSupPr>
                <m:e>
                  <m:r>
                    <w:ins w:id="1175" w:author="Siyu Wang [2]" w:date="2026-07-19T12:24:00Z" w16du:dateUtc="2026-07-19T16:24:00Z">
                      <w:rPr>
                        <w:rFonts w:ascii="Cambria Math" w:eastAsia="Cambria Math" w:hAnsi="Cambria Math" w:cs="Cambria Math"/>
                      </w:rPr>
                      <m:t>e</m:t>
                    </w:ins>
                  </m:r>
                </m:e>
                <m:sup>
                  <m:r>
                    <w:ins w:id="1176" w:author="Siyu Wang [2]" w:date="2026-07-19T12:24:00Z" w16du:dateUtc="2026-07-19T16:24:00Z">
                      <w:rPr>
                        <w:rFonts w:ascii="Cambria Math" w:eastAsia="Cambria Math" w:hAnsi="Cambria Math" w:cs="Cambria Math"/>
                      </w:rPr>
                      <m:t>-</m:t>
                    </w:ins>
                  </m:r>
                  <m:f>
                    <m:fPr>
                      <m:ctrlPr>
                        <w:ins w:id="1177" w:author="Siyu Wang [2]" w:date="2026-07-19T12:24:00Z" w16du:dateUtc="2026-07-19T16:24:00Z">
                          <w:rPr>
                            <w:rFonts w:ascii="Cambria Math" w:eastAsia="Cambria Math" w:hAnsi="Cambria Math" w:cs="Cambria Math"/>
                          </w:rPr>
                        </w:ins>
                      </m:ctrlPr>
                    </m:fPr>
                    <m:num>
                      <m:sSup>
                        <m:sSupPr>
                          <m:ctrlPr>
                            <w:ins w:id="1178" w:author="Siyu Wang [2]" w:date="2026-07-19T12:25:00Z" w16du:dateUtc="2026-07-19T16:25:00Z">
                              <w:rPr>
                                <w:rFonts w:ascii="Cambria Math" w:eastAsia="Times New Roman" w:hAnsi="Cambria Math" w:cs="Times New Roman"/>
                                <w:i/>
                                <w:sz w:val="24"/>
                                <w:szCs w:val="24"/>
                              </w:rPr>
                            </w:ins>
                          </m:ctrlPr>
                        </m:sSupPr>
                        <m:e>
                          <m:r>
                            <w:ins w:id="1179" w:author="Siyu Wang [2]" w:date="2026-07-19T12:25:00Z" w16du:dateUtc="2026-07-19T16:25:00Z">
                              <w:rPr>
                                <w:rFonts w:ascii="Cambria Math" w:eastAsia="Times New Roman" w:hAnsi="Cambria Math" w:cs="Times New Roman"/>
                                <w:sz w:val="24"/>
                                <w:szCs w:val="24"/>
                              </w:rPr>
                              <m:t>V</m:t>
                            </w:ins>
                          </m:r>
                        </m:e>
                        <m:sup>
                          <m:r>
                            <w:ins w:id="1180" w:author="Siyu Wang [2]" w:date="2026-07-19T12:25:00Z" w16du:dateUtc="2026-07-19T16:25:00Z">
                              <m:rPr>
                                <m:sty m:val="p"/>
                              </m:rPr>
                              <w:rPr>
                                <w:rFonts w:ascii="Cambria Math" w:eastAsia="Times New Roman" w:hAnsi="Cambria Math" w:cs="Times New Roman"/>
                                <w:sz w:val="24"/>
                                <w:szCs w:val="24"/>
                              </w:rPr>
                              <m:t>accept</m:t>
                            </w:ins>
                          </m:r>
                        </m:sup>
                      </m:sSup>
                      <m:r>
                        <w:ins w:id="1181" w:author="Siyu Wang [2]" w:date="2026-07-19T12:25:00Z" w16du:dateUtc="2026-07-19T16:25:00Z">
                          <m:rPr>
                            <m:sty m:val="p"/>
                          </m:rPr>
                          <w:rPr>
                            <w:rFonts w:ascii="Cambria Math" w:eastAsia="Times New Roman" w:hAnsi="Cambria Math" w:cs="Times New Roman"/>
                            <w:sz w:val="24"/>
                            <w:szCs w:val="24"/>
                          </w:rPr>
                          <m:t>-</m:t>
                        </w:ins>
                      </m:r>
                      <m:sSup>
                        <m:sSupPr>
                          <m:ctrlPr>
                            <w:ins w:id="1182" w:author="Siyu Wang [2]" w:date="2026-07-19T12:25:00Z" w16du:dateUtc="2026-07-19T16:25:00Z">
                              <w:rPr>
                                <w:rFonts w:ascii="Cambria Math" w:eastAsia="Times New Roman" w:hAnsi="Cambria Math" w:cs="Times New Roman"/>
                                <w:i/>
                                <w:sz w:val="24"/>
                                <w:szCs w:val="24"/>
                              </w:rPr>
                            </w:ins>
                          </m:ctrlPr>
                        </m:sSupPr>
                        <m:e>
                          <m:r>
                            <w:ins w:id="1183" w:author="Siyu Wang [2]" w:date="2026-07-19T12:25:00Z" w16du:dateUtc="2026-07-19T16:25:00Z">
                              <w:rPr>
                                <w:rFonts w:ascii="Cambria Math" w:eastAsia="Times New Roman" w:hAnsi="Cambria Math" w:cs="Times New Roman"/>
                                <w:sz w:val="24"/>
                                <w:szCs w:val="24"/>
                              </w:rPr>
                              <m:t>V</m:t>
                            </w:ins>
                          </m:r>
                        </m:e>
                        <m:sup>
                          <m:r>
                            <w:ins w:id="1184" w:author="Siyu Wang [2]" w:date="2026-07-19T12:25:00Z" w16du:dateUtc="2026-07-19T16:25:00Z">
                              <m:rPr>
                                <m:sty m:val="p"/>
                              </m:rPr>
                              <w:rPr>
                                <w:rFonts w:ascii="Cambria Math" w:eastAsia="Times New Roman" w:hAnsi="Cambria Math" w:cs="Times New Roman"/>
                                <w:sz w:val="24"/>
                                <w:szCs w:val="24"/>
                              </w:rPr>
                              <m:t>reject</m:t>
                            </w:ins>
                          </m:r>
                        </m:sup>
                      </m:sSup>
                      <m:r>
                        <w:ins w:id="1185" w:author="Siyu Wang [2]" w:date="2026-07-19T12:25:00Z" w16du:dateUtc="2026-07-19T16:25:00Z">
                          <m:rPr>
                            <m:sty m:val="p"/>
                          </m:rPr>
                          <w:rPr>
                            <w:rFonts w:ascii="Cambria Math" w:eastAsia="Times New Roman" w:hAnsi="Cambria Math" w:cs="Times New Roman"/>
                            <w:sz w:val="24"/>
                            <w:szCs w:val="24"/>
                          </w:rPr>
                          <m:t xml:space="preserve">  </m:t>
                        </w:ins>
                      </m:r>
                    </m:num>
                    <m:den>
                      <m:r>
                        <w:ins w:id="1186" w:author="Siyu Wang [2]" w:date="2026-07-19T12:36:00Z" w16du:dateUtc="2026-07-19T16:36:00Z">
                          <w:rPr>
                            <w:rFonts w:ascii="Cambria Math" w:eastAsia="Cambria Math" w:hAnsi="Cambria Math" w:cs="Cambria Math"/>
                          </w:rPr>
                          <m:t>σ</m:t>
                        </w:ins>
                      </m:r>
                    </m:den>
                  </m:f>
                </m:sup>
              </m:sSup>
            </m:den>
          </m:f>
        </m:oMath>
      </m:oMathPara>
    </w:p>
    <w:p w14:paraId="26AD0488" w14:textId="40C635B9" w:rsidR="00E31425" w:rsidRDefault="00E31425" w:rsidP="00E31425">
      <w:pPr>
        <w:rPr>
          <w:rFonts w:ascii="Times New Roman" w:eastAsia="Times New Roman" w:hAnsi="Times New Roman" w:cs="Times New Roman"/>
          <w:sz w:val="24"/>
          <w:szCs w:val="24"/>
        </w:rPr>
      </w:pPr>
      <w:ins w:id="1187" w:author="Siyu Wang [2]" w:date="2026-07-19T12:37:00Z" w16du:dateUtc="2026-07-19T16:37:00Z">
        <w:r>
          <w:rPr>
            <w:rFonts w:ascii="Cambria Math" w:eastAsia="Cambria Math" w:hAnsi="Cambria Math" w:cs="Cambria Math"/>
          </w:rPr>
          <w:t xml:space="preserve">Here, </w:t>
        </w:r>
      </w:ins>
      <m:oMath>
        <m:r>
          <w:ins w:id="1188" w:author="Siyu Wang [2]" w:date="2026-07-19T12:37:00Z" w16du:dateUtc="2026-07-19T16:37:00Z">
            <w:rPr>
              <w:rFonts w:ascii="Cambria Math" w:eastAsia="Cambria Math" w:hAnsi="Cambria Math" w:cs="Cambria Math"/>
            </w:rPr>
            <m:t>σ</m:t>
          </w:ins>
        </m:r>
      </m:oMath>
      <w:ins w:id="1189" w:author="Siyu Wang [2]" w:date="2026-07-19T12:37:00Z" w16du:dateUtc="2026-07-19T16:37:00Z">
        <w:r>
          <w:rPr>
            <w:rFonts w:ascii="Times New Roman" w:eastAsia="Times New Roman" w:hAnsi="Times New Roman" w:cs="Times New Roman"/>
            <w:sz w:val="24"/>
            <w:szCs w:val="24"/>
          </w:rPr>
          <w:t xml:space="preserve"> is </w:t>
        </w:r>
      </w:ins>
      <w:r w:rsidR="00C83B6E">
        <w:rPr>
          <w:rFonts w:ascii="Times New Roman" w:eastAsia="Times New Roman" w:hAnsi="Times New Roman" w:cs="Times New Roman"/>
          <w:sz w:val="24"/>
          <w:szCs w:val="24"/>
        </w:rPr>
        <w:t>a</w:t>
      </w:r>
      <w:r w:rsidR="004A5477">
        <w:rPr>
          <w:rFonts w:ascii="Times New Roman" w:eastAsia="Times New Roman" w:hAnsi="Times New Roman" w:cs="Times New Roman"/>
          <w:sz w:val="24"/>
          <w:szCs w:val="24"/>
        </w:rPr>
        <w:t xml:space="preserve"> </w:t>
      </w:r>
      <w:ins w:id="1190" w:author="Siyu Wang [2]" w:date="2026-07-19T12:37:00Z" w16du:dateUtc="2026-07-19T16:37:00Z">
        <w:r>
          <w:rPr>
            <w:rFonts w:ascii="Times New Roman" w:eastAsia="Times New Roman" w:hAnsi="Times New Roman" w:cs="Times New Roman"/>
            <w:sz w:val="24"/>
            <w:szCs w:val="24"/>
          </w:rPr>
          <w:t xml:space="preserve">decision noise parameter that </w:t>
        </w:r>
      </w:ins>
      <w:ins w:id="1191" w:author="Siyu Wang [2]" w:date="2026-07-19T12:38:00Z" w16du:dateUtc="2026-07-19T16:38:00Z">
        <w:r>
          <w:rPr>
            <w:rFonts w:ascii="Times New Roman" w:eastAsia="Times New Roman" w:hAnsi="Times New Roman" w:cs="Times New Roman"/>
            <w:sz w:val="24"/>
            <w:szCs w:val="24"/>
          </w:rPr>
          <w:t>captures</w:t>
        </w:r>
      </w:ins>
      <w:ins w:id="1192" w:author="Siyu Wang [2]" w:date="2026-07-19T12:37:00Z" w16du:dateUtc="2026-07-19T16:37:00Z">
        <w:r>
          <w:rPr>
            <w:rFonts w:ascii="Times New Roman" w:eastAsia="Times New Roman" w:hAnsi="Times New Roman" w:cs="Times New Roman"/>
            <w:sz w:val="24"/>
            <w:szCs w:val="24"/>
          </w:rPr>
          <w:t xml:space="preserve"> </w:t>
        </w:r>
      </w:ins>
      <w:ins w:id="1193" w:author="Siyu Wang [2]" w:date="2026-07-19T12:38:00Z" w16du:dateUtc="2026-07-19T16:38:00Z">
        <w:r>
          <w:rPr>
            <w:rFonts w:ascii="Times New Roman" w:eastAsia="Times New Roman" w:hAnsi="Times New Roman" w:cs="Times New Roman"/>
            <w:sz w:val="24"/>
            <w:szCs w:val="24"/>
          </w:rPr>
          <w:t xml:space="preserve">choice </w:t>
        </w:r>
      </w:ins>
      <w:ins w:id="1194" w:author="Siyu Wang [2]" w:date="2026-07-19T12:37:00Z" w16du:dateUtc="2026-07-19T16:37:00Z">
        <w:r>
          <w:rPr>
            <w:rFonts w:ascii="Times New Roman" w:eastAsia="Times New Roman" w:hAnsi="Times New Roman" w:cs="Times New Roman"/>
            <w:sz w:val="24"/>
            <w:szCs w:val="24"/>
          </w:rPr>
          <w:t xml:space="preserve">stochasticity. </w:t>
        </w:r>
      </w:ins>
    </w:p>
    <w:p w14:paraId="3C8F097A" w14:textId="61B0F728" w:rsidR="00D755D1" w:rsidRDefault="00D755D1" w:rsidP="00D755D1">
      <w:pPr>
        <w:rPr>
          <w:rFonts w:ascii="Times New Roman" w:eastAsia="Times New Roman" w:hAnsi="Times New Roman" w:cs="Times New Roman"/>
          <w:sz w:val="24"/>
          <w:szCs w:val="24"/>
        </w:rPr>
      </w:pPr>
    </w:p>
    <w:p w14:paraId="5690DF1B" w14:textId="77777777" w:rsidR="00D755D1" w:rsidRDefault="00D755D1" w:rsidP="00D755D1">
      <w:pPr>
        <w:rPr>
          <w:ins w:id="1195" w:author="Siyu Wang [2]" w:date="2026-07-19T12:24:00Z" w16du:dateUtc="2026-07-19T16:24:00Z"/>
          <w:rFonts w:ascii="Cambria Math" w:eastAsia="Cambria Math" w:hAnsi="Cambria Math" w:cs="Cambria Math"/>
        </w:rPr>
      </w:pPr>
    </w:p>
    <w:p w14:paraId="201BC494" w14:textId="10984E23" w:rsidR="00E31425" w:rsidRDefault="0005228E" w:rsidP="00E31425">
      <w:pPr>
        <w:spacing w:after="0" w:line="480" w:lineRule="auto"/>
        <w:ind w:firstLine="360"/>
        <w:rPr>
          <w:ins w:id="1196" w:author="Siyu Wang [2]" w:date="2026-07-19T12:34:00Z" w16du:dateUtc="2026-07-19T16:34: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w:t>
      </w:r>
      <w:r w:rsidR="00A97625">
        <w:rPr>
          <w:rFonts w:ascii="Times New Roman" w:eastAsia="Times New Roman" w:hAnsi="Times New Roman" w:cs="Times New Roman"/>
          <w:sz w:val="24"/>
          <w:szCs w:val="24"/>
        </w:rPr>
        <w:t xml:space="preserve">it is also assumed that </w:t>
      </w:r>
      <w:r>
        <w:rPr>
          <w:rFonts w:ascii="Times New Roman" w:eastAsia="Times New Roman" w:hAnsi="Times New Roman" w:cs="Times New Roman"/>
          <w:sz w:val="24"/>
          <w:szCs w:val="24"/>
        </w:rPr>
        <w:t>h</w:t>
      </w:r>
      <w:ins w:id="1197" w:author="Siyu Wang [2]" w:date="2026-07-19T12:33:00Z" w16du:dateUtc="2026-07-19T16:33:00Z">
        <w:r w:rsidR="00E31425">
          <w:rPr>
            <w:rFonts w:ascii="Times New Roman" w:eastAsia="Times New Roman" w:hAnsi="Times New Roman" w:cs="Times New Roman"/>
            <w:sz w:val="24"/>
            <w:szCs w:val="24"/>
          </w:rPr>
          <w:t xml:space="preserve">yperbolic discounting </w:t>
        </w:r>
      </w:ins>
      <w:r w:rsidR="00A97625">
        <w:rPr>
          <w:rFonts w:ascii="Times New Roman" w:eastAsia="Times New Roman" w:hAnsi="Times New Roman" w:cs="Times New Roman"/>
          <w:sz w:val="24"/>
          <w:szCs w:val="24"/>
        </w:rPr>
        <w:t xml:space="preserve">function </w:t>
      </w:r>
      <m:oMath>
        <m:r>
          <w:rPr>
            <w:rFonts w:ascii="Cambria Math" w:eastAsia="Cambria Math" w:hAnsi="Cambria Math" w:cs="Cambria Math"/>
          </w:rPr>
          <m:t>h</m:t>
        </m:r>
        <m:r>
          <w:rPr>
            <w:rFonts w:ascii="Cambria Math" w:eastAsia="Times New Roman" w:hAnsi="Cambria Math" w:cs="Times New Roman"/>
          </w:rPr>
          <m:t>(R, D)</m:t>
        </m:r>
      </m:oMath>
      <w:r w:rsidR="000B5862">
        <w:rPr>
          <w:rFonts w:ascii="Times New Roman" w:eastAsia="Times New Roman" w:hAnsi="Times New Roman" w:cs="Times New Roman"/>
          <w:sz w:val="24"/>
          <w:szCs w:val="24"/>
        </w:rPr>
        <w:t xml:space="preserve"> </w:t>
      </w:r>
      <w:ins w:id="1198" w:author="Siyu Wang [2]" w:date="2026-07-19T12:33:00Z" w16du:dateUtc="2026-07-19T16:33:00Z">
        <w:r w:rsidR="00E31425">
          <w:rPr>
            <w:rFonts w:ascii="Times New Roman" w:eastAsia="Times New Roman" w:hAnsi="Times New Roman" w:cs="Times New Roman"/>
            <w:sz w:val="24"/>
            <w:szCs w:val="24"/>
          </w:rPr>
          <w:t xml:space="preserve">is used to </w:t>
        </w:r>
      </w:ins>
      <w:r w:rsidR="00D903FF">
        <w:rPr>
          <w:rFonts w:ascii="Times New Roman" w:eastAsia="Times New Roman" w:hAnsi="Times New Roman" w:cs="Times New Roman"/>
          <w:sz w:val="24"/>
          <w:szCs w:val="24"/>
        </w:rPr>
        <w:t>calculate</w:t>
      </w:r>
      <w:ins w:id="1199" w:author="Siyu Wang [2]" w:date="2026-07-19T12:33:00Z" w16du:dateUtc="2026-07-19T16:33:00Z">
        <w:r w:rsidR="00E31425">
          <w:rPr>
            <w:rFonts w:ascii="Times New Roman" w:eastAsia="Times New Roman" w:hAnsi="Times New Roman" w:cs="Times New Roman"/>
            <w:sz w:val="24"/>
            <w:szCs w:val="24"/>
          </w:rPr>
          <w:t xml:space="preserve"> temporally discounted values</w:t>
        </w:r>
      </w:ins>
      <w:ins w:id="1200" w:author="Siyu Wang [2]" w:date="2026-07-19T12:35:00Z" w16du:dateUtc="2026-07-19T16:35:00Z">
        <w:r w:rsidR="00E31425">
          <w:rPr>
            <w:rFonts w:ascii="Times New Roman" w:eastAsia="Times New Roman" w:hAnsi="Times New Roman" w:cs="Times New Roman"/>
            <w:sz w:val="24"/>
            <w:szCs w:val="24"/>
          </w:rPr>
          <w:t>. A r</w:t>
        </w:r>
      </w:ins>
      <w:ins w:id="1201" w:author="Siyu Wang [2]" w:date="2026-07-19T12:33:00Z" w16du:dateUtc="2026-07-19T16:33:00Z">
        <w:r w:rsidR="00E31425">
          <w:rPr>
            <w:rFonts w:ascii="Times New Roman" w:eastAsia="Times New Roman" w:hAnsi="Times New Roman" w:cs="Times New Roman"/>
            <w:sz w:val="24"/>
            <w:szCs w:val="24"/>
          </w:rPr>
          <w:t xml:space="preserve">eward </w:t>
        </w:r>
      </w:ins>
      <m:oMath>
        <m:r>
          <w:ins w:id="1202" w:author="Siyu Wang [2]" w:date="2026-07-19T12:33:00Z" w16du:dateUtc="2026-07-19T16:33:00Z">
            <w:rPr>
              <w:rFonts w:ascii="Cambria Math" w:eastAsia="Times New Roman" w:hAnsi="Cambria Math" w:cs="Times New Roman"/>
              <w:sz w:val="24"/>
              <w:szCs w:val="24"/>
            </w:rPr>
            <m:t>R</m:t>
          </w:ins>
        </m:r>
      </m:oMath>
      <w:ins w:id="1203" w:author="Siyu Wang [2]" w:date="2026-07-19T12:33:00Z" w16du:dateUtc="2026-07-19T16:33:00Z">
        <w:r w:rsidR="00E31425">
          <w:rPr>
            <w:rFonts w:ascii="Times New Roman" w:eastAsia="Times New Roman" w:hAnsi="Times New Roman" w:cs="Times New Roman"/>
            <w:sz w:val="24"/>
            <w:szCs w:val="24"/>
          </w:rPr>
          <w:t xml:space="preserve"> </w:t>
        </w:r>
      </w:ins>
      <w:ins w:id="1204" w:author="Siyu Wang [2]" w:date="2026-07-19T12:34:00Z" w16du:dateUtc="2026-07-19T16:34:00Z">
        <w:r w:rsidR="00E31425">
          <w:rPr>
            <w:rFonts w:ascii="Times New Roman" w:eastAsia="Times New Roman" w:hAnsi="Times New Roman" w:cs="Times New Roman"/>
            <w:sz w:val="24"/>
            <w:szCs w:val="24"/>
          </w:rPr>
          <w:t xml:space="preserve">at a delay </w:t>
        </w:r>
      </w:ins>
      <m:oMath>
        <m:r>
          <w:ins w:id="1205" w:author="Siyu Wang [2]" w:date="2026-07-19T12:36:00Z" w16du:dateUtc="2026-07-19T16:36:00Z">
            <w:rPr>
              <w:rFonts w:ascii="Cambria Math" w:eastAsia="Times New Roman" w:hAnsi="Cambria Math" w:cs="Times New Roman"/>
              <w:sz w:val="24"/>
              <w:szCs w:val="24"/>
            </w:rPr>
            <m:t>D</m:t>
          </w:ins>
        </m:r>
      </m:oMath>
      <w:ins w:id="1206" w:author="Siyu Wang [2]" w:date="2026-07-19T12:34:00Z" w16du:dateUtc="2026-07-19T16:34:00Z">
        <w:r w:rsidR="00E31425">
          <w:rPr>
            <w:rFonts w:ascii="Times New Roman" w:eastAsia="Times New Roman" w:hAnsi="Times New Roman" w:cs="Times New Roman"/>
            <w:sz w:val="24"/>
            <w:szCs w:val="24"/>
          </w:rPr>
          <w:t xml:space="preserve"> </w:t>
        </w:r>
      </w:ins>
      <w:r w:rsidR="00C43E8D">
        <w:rPr>
          <w:rFonts w:ascii="Times New Roman" w:eastAsia="Times New Roman" w:hAnsi="Times New Roman" w:cs="Times New Roman"/>
          <w:sz w:val="24"/>
          <w:szCs w:val="24"/>
        </w:rPr>
        <w:t xml:space="preserve">has </w:t>
      </w:r>
      <w:ins w:id="1207" w:author="Siyu Wang [2]" w:date="2026-07-19T12:34:00Z" w16du:dateUtc="2026-07-19T16:34:00Z">
        <w:r w:rsidR="00E31425">
          <w:rPr>
            <w:rFonts w:ascii="Times New Roman" w:eastAsia="Times New Roman" w:hAnsi="Times New Roman" w:cs="Times New Roman"/>
            <w:sz w:val="24"/>
            <w:szCs w:val="24"/>
          </w:rPr>
          <w:t xml:space="preserve">temporally discounted value </w:t>
        </w:r>
      </w:ins>
      <m:oMath>
        <m:r>
          <w:rPr>
            <w:rFonts w:ascii="Cambria Math" w:eastAsia="Cambria Math" w:hAnsi="Cambria Math" w:cs="Cambria Math"/>
          </w:rPr>
          <m:t>h</m:t>
        </m:r>
        <m:d>
          <m:dPr>
            <m:ctrlPr>
              <w:ins w:id="1208" w:author="Siyu Wang [2]" w:date="2026-07-19T12:43:00Z" w16du:dateUtc="2026-07-19T16:43:00Z">
                <w:rPr>
                  <w:rFonts w:ascii="Cambria Math" w:eastAsia="Cambria Math" w:hAnsi="Cambria Math" w:cs="Cambria Math"/>
                </w:rPr>
              </w:ins>
            </m:ctrlPr>
          </m:dPr>
          <m:e>
            <m:r>
              <w:ins w:id="1209" w:author="Siyu Wang [2]" w:date="2026-07-19T12:44:00Z" w16du:dateUtc="2026-07-19T16:44:00Z">
                <w:rPr>
                  <w:rFonts w:ascii="Cambria Math" w:eastAsia="Cambria Math" w:hAnsi="Cambria Math" w:cs="Cambria Math"/>
                </w:rPr>
                <m:t>R</m:t>
              </w:ins>
            </m:r>
            <m:r>
              <w:ins w:id="1210" w:author="Siyu Wang [2]" w:date="2026-07-19T12:43:00Z" w16du:dateUtc="2026-07-19T16:43:00Z">
                <w:rPr>
                  <w:rFonts w:ascii="Cambria Math" w:eastAsia="Cambria Math" w:hAnsi="Cambria Math" w:cs="Cambria Math"/>
                </w:rPr>
                <m:t>,</m:t>
              </w:ins>
            </m:r>
            <m:r>
              <w:ins w:id="1211" w:author="Siyu Wang [2]" w:date="2026-07-19T12:44:00Z" w16du:dateUtc="2026-07-19T16:44:00Z">
                <w:rPr>
                  <w:rFonts w:ascii="Cambria Math" w:eastAsia="Cambria Math" w:hAnsi="Cambria Math" w:cs="Cambria Math"/>
                </w:rPr>
                <m:t>D</m:t>
              </w:ins>
            </m:r>
          </m:e>
        </m:d>
      </m:oMath>
    </w:p>
    <w:p w14:paraId="64512F77" w14:textId="0ABADC3F" w:rsidR="00E31425" w:rsidRPr="00EF11E9" w:rsidRDefault="000B6C8C" w:rsidP="00E31425">
      <w:pPr>
        <w:spacing w:after="0" w:line="480" w:lineRule="auto"/>
        <w:rPr>
          <w:ins w:id="1212" w:author="Siyu Wang [2]" w:date="2026-07-19T12:36:00Z" w16du:dateUtc="2026-07-19T16:36:00Z"/>
          <w:rFonts w:ascii="Times New Roman" w:eastAsia="Times New Roman" w:hAnsi="Times New Roman" w:cs="Times New Roman"/>
        </w:rPr>
      </w:pPr>
      <m:oMathPara>
        <m:oMath>
          <m:r>
            <w:rPr>
              <w:rFonts w:ascii="Cambria Math" w:eastAsia="Cambria Math" w:hAnsi="Cambria Math" w:cs="Cambria Math"/>
            </w:rPr>
            <m:t>h</m:t>
          </m:r>
          <m:d>
            <m:dPr>
              <m:ctrlPr>
                <w:ins w:id="1213" w:author="Siyu Wang [2]" w:date="2026-07-19T12:36:00Z" w16du:dateUtc="2026-07-19T16:36:00Z">
                  <w:rPr>
                    <w:rFonts w:ascii="Cambria Math" w:eastAsia="Cambria Math" w:hAnsi="Cambria Math" w:cs="Cambria Math"/>
                  </w:rPr>
                </w:ins>
              </m:ctrlPr>
            </m:dPr>
            <m:e>
              <m:r>
                <w:ins w:id="1214" w:author="Siyu Wang [2]" w:date="2026-07-19T12:44:00Z" w16du:dateUtc="2026-07-19T16:44:00Z">
                  <w:rPr>
                    <w:rFonts w:ascii="Cambria Math" w:eastAsia="Cambria Math" w:hAnsi="Cambria Math" w:cs="Cambria Math"/>
                  </w:rPr>
                  <m:t>R, D</m:t>
                </w:ins>
              </m:r>
            </m:e>
          </m:d>
          <m:r>
            <w:ins w:id="1215" w:author="Siyu Wang [2]" w:date="2026-07-19T12:36:00Z" w16du:dateUtc="2026-07-19T16:36:00Z">
              <w:rPr>
                <w:rFonts w:ascii="Cambria Math" w:eastAsia="Cambria Math" w:hAnsi="Cambria Math" w:cs="Cambria Math"/>
              </w:rPr>
              <m:t>=</m:t>
            </w:ins>
          </m:r>
          <m:f>
            <m:fPr>
              <m:ctrlPr>
                <w:ins w:id="1216" w:author="Siyu Wang [2]" w:date="2026-07-19T12:36:00Z" w16du:dateUtc="2026-07-19T16:36:00Z">
                  <w:rPr>
                    <w:rFonts w:ascii="Cambria Math" w:eastAsia="Cambria Math" w:hAnsi="Cambria Math" w:cs="Cambria Math"/>
                  </w:rPr>
                </w:ins>
              </m:ctrlPr>
            </m:fPr>
            <m:num>
              <m:r>
                <w:ins w:id="1217" w:author="Siyu Wang [2]" w:date="2026-07-19T12:44:00Z" w16du:dateUtc="2026-07-19T16:44:00Z">
                  <w:rPr>
                    <w:rFonts w:ascii="Cambria Math" w:eastAsia="Cambria Math" w:hAnsi="Cambria Math" w:cs="Cambria Math"/>
                  </w:rPr>
                  <m:t>R</m:t>
                </w:ins>
              </m:r>
            </m:num>
            <m:den>
              <m:r>
                <w:ins w:id="1218" w:author="Siyu Wang [2]" w:date="2026-07-19T12:36:00Z" w16du:dateUtc="2026-07-19T16:36:00Z">
                  <w:rPr>
                    <w:rFonts w:ascii="Cambria Math" w:eastAsia="Cambria Math" w:hAnsi="Cambria Math" w:cs="Cambria Math"/>
                  </w:rPr>
                  <m:t>1+k⋅</m:t>
                </w:ins>
              </m:r>
              <m:r>
                <w:ins w:id="1219" w:author="Siyu Wang [2]" w:date="2026-07-19T12:44:00Z" w16du:dateUtc="2026-07-19T16:44:00Z">
                  <w:rPr>
                    <w:rFonts w:ascii="Cambria Math" w:eastAsia="Cambria Math" w:hAnsi="Cambria Math" w:cs="Cambria Math"/>
                  </w:rPr>
                  <m:t>D</m:t>
                </w:ins>
              </m:r>
            </m:den>
          </m:f>
        </m:oMath>
      </m:oMathPara>
    </w:p>
    <w:p w14:paraId="1588EE9C" w14:textId="2FEF99CA" w:rsidR="000B69A7" w:rsidRDefault="00E31425" w:rsidP="00D27F47">
      <w:pPr>
        <w:spacing w:after="0" w:line="480" w:lineRule="auto"/>
        <w:rPr>
          <w:rFonts w:ascii="Times New Roman" w:eastAsia="Times New Roman" w:hAnsi="Times New Roman" w:cs="Times New Roman"/>
          <w:sz w:val="24"/>
          <w:szCs w:val="24"/>
        </w:rPr>
      </w:pPr>
      <m:oMath>
        <m:r>
          <w:ins w:id="1220" w:author="Siyu Wang [2]" w:date="2026-07-19T12:36:00Z" w16du:dateUtc="2026-07-19T16:36:00Z">
            <w:del w:id="1221" w:author="Siyu Wang [2]" w:date="2026-07-19T12:36:00Z" w16du:dateUtc="2026-07-19T16:36:00Z">
              <w:rPr>
                <w:rFonts w:ascii="Cambria Math" w:eastAsia="Cambria Math" w:hAnsi="Cambria Math" w:cs="Cambria Math"/>
              </w:rPr>
              <m:t>V</m:t>
            </w:del>
          </w:ins>
        </m:r>
        <m:d>
          <m:dPr>
            <m:ctrlPr>
              <w:ins w:id="1222" w:author="Siyu Wang [2]" w:date="2026-07-19T12:36:00Z" w16du:dateUtc="2026-07-19T16:36:00Z">
                <w:del w:id="1223" w:author="Siyu Wang [2]" w:date="2026-07-19T12:36:00Z" w16du:dateUtc="2026-07-19T16:36:00Z">
                  <w:rPr>
                    <w:rFonts w:ascii="Cambria Math" w:eastAsia="Cambria Math" w:hAnsi="Cambria Math" w:cs="Cambria Math"/>
                  </w:rPr>
                </w:del>
              </w:ins>
            </m:ctrlPr>
          </m:dPr>
          <m:e>
            <m:r>
              <w:ins w:id="1224" w:author="Siyu Wang [2]" w:date="2026-07-19T12:36:00Z" w16du:dateUtc="2026-07-19T16:36:00Z">
                <w:del w:id="1225" w:author="Siyu Wang [2]" w:date="2026-07-19T12:36:00Z" w16du:dateUtc="2026-07-19T16:36:00Z">
                  <w:rPr>
                    <w:rFonts w:ascii="Cambria Math" w:eastAsia="Cambria Math" w:hAnsi="Cambria Math" w:cs="Cambria Math"/>
                  </w:rPr>
                  <m:t>drop,delay</m:t>
                </w:del>
              </w:ins>
            </m:r>
          </m:e>
        </m:d>
        <m:r>
          <w:ins w:id="1226" w:author="Siyu Wang [2]" w:date="2026-07-19T12:36:00Z" w16du:dateUtc="2026-07-19T16:36:00Z">
            <w:del w:id="1227" w:author="Siyu Wang [2]" w:date="2026-07-19T12:36:00Z" w16du:dateUtc="2026-07-19T16:36:00Z">
              <w:rPr>
                <w:rFonts w:ascii="Cambria Math" w:eastAsia="Cambria Math" w:hAnsi="Cambria Math" w:cs="Cambria Math"/>
              </w:rPr>
              <m:t>=</m:t>
            </w:del>
          </w:ins>
        </m:r>
        <m:f>
          <m:fPr>
            <m:ctrlPr>
              <w:ins w:id="1228" w:author="Siyu Wang [2]" w:date="2026-07-19T12:36:00Z" w16du:dateUtc="2026-07-19T16:36:00Z">
                <w:del w:id="1229" w:author="Siyu Wang [2]" w:date="2026-07-19T12:36:00Z" w16du:dateUtc="2026-07-19T16:36:00Z">
                  <w:rPr>
                    <w:rFonts w:ascii="Cambria Math" w:eastAsia="Cambria Math" w:hAnsi="Cambria Math" w:cs="Cambria Math"/>
                  </w:rPr>
                </w:del>
              </w:ins>
            </m:ctrlPr>
          </m:fPr>
          <m:num>
            <m:r>
              <w:ins w:id="1230" w:author="Siyu Wang [2]" w:date="2026-07-19T12:36:00Z" w16du:dateUtc="2026-07-19T16:36:00Z">
                <w:del w:id="1231" w:author="Siyu Wang [2]" w:date="2026-07-19T12:36:00Z" w16du:dateUtc="2026-07-19T16:36:00Z">
                  <w:rPr>
                    <w:rFonts w:ascii="Cambria Math" w:eastAsia="Cambria Math" w:hAnsi="Cambria Math" w:cs="Cambria Math"/>
                  </w:rPr>
                  <m:t>drop</m:t>
                </w:del>
              </w:ins>
            </m:r>
          </m:num>
          <m:den>
            <m:r>
              <w:ins w:id="1232" w:author="Siyu Wang [2]" w:date="2026-07-19T12:36:00Z" w16du:dateUtc="2026-07-19T16:36:00Z">
                <w:del w:id="1233" w:author="Siyu Wang [2]" w:date="2026-07-19T12:36:00Z" w16du:dateUtc="2026-07-19T16:36:00Z">
                  <w:rPr>
                    <w:rFonts w:ascii="Cambria Math" w:eastAsia="Cambria Math" w:hAnsi="Cambria Math" w:cs="Cambria Math"/>
                  </w:rPr>
                  <m:t>1+k⋅delay</m:t>
                </w:del>
              </w:ins>
            </m:r>
          </m:den>
        </m:f>
      </m:oMath>
      <w:ins w:id="1234" w:author="Siyu Wang [2]" w:date="2026-07-19T12:36:00Z" w16du:dateUtc="2026-07-19T16:36:00Z">
        <w:r>
          <w:rPr>
            <w:rFonts w:ascii="Cambria Math" w:eastAsia="Times New Roman" w:hAnsi="Cambria Math" w:cs="Times New Roman"/>
          </w:rPr>
          <w:t>𝑤here</w:t>
        </w:r>
        <w:r>
          <w:rPr>
            <w:rFonts w:ascii="Times New Roman" w:eastAsia="Times New Roman" w:hAnsi="Times New Roman" w:cs="Times New Roman"/>
          </w:rPr>
          <w:t xml:space="preserve"> </w:t>
        </w:r>
      </w:ins>
      <m:oMath>
        <m:r>
          <w:ins w:id="1235" w:author="Siyu Wang [2]" w:date="2026-07-19T12:36:00Z" w16du:dateUtc="2026-07-19T16:36:00Z">
            <w:rPr>
              <w:rFonts w:ascii="Cambria Math" w:eastAsia="Cambria Math" w:hAnsi="Cambria Math" w:cs="Cambria Math"/>
            </w:rPr>
            <m:t>k</m:t>
          </w:ins>
        </m:r>
      </m:oMath>
      <w:ins w:id="1236" w:author="Siyu Wang [2]" w:date="2026-07-19T12:36:00Z" w16du:dateUtc="2026-07-19T16:36:00Z">
        <w:r>
          <w:rPr>
            <w:rFonts w:ascii="Times New Roman" w:eastAsia="Times New Roman" w:hAnsi="Times New Roman" w:cs="Times New Roman"/>
            <w:sz w:val="24"/>
            <w:szCs w:val="24"/>
          </w:rPr>
          <w:t xml:space="preserve"> is the hyperbolic discounting </w:t>
        </w:r>
      </w:ins>
      <w:ins w:id="1237" w:author="Siyu Wang [2]" w:date="2026-07-19T12:39:00Z" w16du:dateUtc="2026-07-19T16:39:00Z">
        <w:r>
          <w:rPr>
            <w:rFonts w:ascii="Times New Roman" w:eastAsia="Times New Roman" w:hAnsi="Times New Roman" w:cs="Times New Roman"/>
            <w:sz w:val="24"/>
            <w:szCs w:val="24"/>
          </w:rPr>
          <w:t>parameter</w:t>
        </w:r>
      </w:ins>
      <w:ins w:id="1238" w:author="Siyu Wang [2]" w:date="2026-07-19T12:36:00Z" w16du:dateUtc="2026-07-19T16:36:00Z">
        <w:r>
          <w:rPr>
            <w:rFonts w:ascii="Times New Roman" w:eastAsia="Times New Roman" w:hAnsi="Times New Roman" w:cs="Times New Roman"/>
            <w:sz w:val="24"/>
            <w:szCs w:val="24"/>
          </w:rPr>
          <w:t>.</w:t>
        </w:r>
      </w:ins>
    </w:p>
    <w:p w14:paraId="3D651FBD" w14:textId="77777777" w:rsidR="007E6A19" w:rsidDel="00493A04" w:rsidRDefault="007E6A19">
      <w:pPr>
        <w:spacing w:after="0" w:line="480" w:lineRule="auto"/>
        <w:rPr>
          <w:del w:id="1239" w:author="Siyu Wang [2]" w:date="2026-07-19T12:45:00Z" w16du:dateUtc="2026-07-19T16:45:00Z"/>
          <w:moveTo w:id="1240" w:author="Siyu Wang [2]" w:date="2026-07-19T10:34:00Z" w16du:dateUtc="2026-07-19T14:34:00Z"/>
          <w:rFonts w:ascii="Times New Roman" w:eastAsia="Times New Roman" w:hAnsi="Times New Roman" w:cs="Times New Roman"/>
          <w:sz w:val="24"/>
          <w:szCs w:val="24"/>
        </w:rPr>
        <w:pPrChange w:id="1241" w:author="Siyu Wang [2]" w:date="2026-07-19T12:36:00Z" w16du:dateUtc="2026-07-19T16:36:00Z">
          <w:pPr>
            <w:shd w:val="clear" w:color="auto" w:fill="FFFFFF"/>
            <w:spacing w:after="0" w:line="480" w:lineRule="auto"/>
          </w:pPr>
        </w:pPrChange>
      </w:pPr>
      <w:moveToRangeStart w:id="1242" w:author="Siyu Wang [2]" w:date="2026-07-19T10:34:00Z" w:name="move235349667"/>
    </w:p>
    <w:p w14:paraId="070AEB74" w14:textId="77777777" w:rsidR="00E87444" w:rsidRPr="00470440" w:rsidRDefault="00E87444" w:rsidP="00B65E91">
      <w:pPr>
        <w:pBdr>
          <w:top w:val="nil"/>
          <w:left w:val="nil"/>
          <w:bottom w:val="nil"/>
          <w:right w:val="nil"/>
          <w:between w:val="nil"/>
        </w:pBdr>
        <w:shd w:val="clear" w:color="auto" w:fill="FFFFFF"/>
        <w:tabs>
          <w:tab w:val="left" w:pos="270"/>
        </w:tabs>
        <w:spacing w:after="0" w:line="480" w:lineRule="auto"/>
        <w:rPr>
          <w:moveTo w:id="1243" w:author="Siyu Wang [2]" w:date="2026-07-19T10:34:00Z" w16du:dateUtc="2026-07-19T14:34:00Z"/>
          <w:rFonts w:ascii="Times New Roman" w:eastAsia="Times New Roman" w:hAnsi="Times New Roman" w:cs="Times New Roman"/>
          <w:color w:val="000000"/>
          <w:sz w:val="24"/>
          <w:szCs w:val="24"/>
          <w:u w:val="single"/>
        </w:rPr>
      </w:pPr>
      <w:moveTo w:id="1244" w:author="Siyu Wang [2]" w:date="2026-07-19T10:34:00Z" w16du:dateUtc="2026-07-19T14:34:00Z">
        <w:r w:rsidRPr="00470440">
          <w:rPr>
            <w:rFonts w:ascii="Times New Roman" w:eastAsia="Times New Roman" w:hAnsi="Times New Roman" w:cs="Times New Roman"/>
            <w:color w:val="000000"/>
            <w:sz w:val="24"/>
            <w:szCs w:val="24"/>
            <w:u w:val="single"/>
          </w:rPr>
          <w:t>Model 1</w:t>
        </w:r>
      </w:moveTo>
    </w:p>
    <w:moveToRangeEnd w:id="1242"/>
    <w:p w14:paraId="36A886DF" w14:textId="26621D3E" w:rsidR="00F155C0" w:rsidRDefault="005E160E" w:rsidP="00F155C0">
      <w:pPr>
        <w:spacing w:after="0" w:line="480" w:lineRule="auto"/>
        <w:rPr>
          <w:ins w:id="1245" w:author="Siyu Wang [2]" w:date="2026-07-19T12:47:00Z" w16du:dateUtc="2026-07-19T16:47: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is a </w:t>
      </w:r>
      <w:r w:rsidR="00CE687F">
        <w:rPr>
          <w:rFonts w:ascii="Times New Roman" w:eastAsia="Times New Roman" w:hAnsi="Times New Roman" w:cs="Times New Roman"/>
          <w:sz w:val="24"/>
          <w:szCs w:val="24"/>
        </w:rPr>
        <w:t>baseline model</w:t>
      </w:r>
      <w:r w:rsidR="000B6C8C">
        <w:rPr>
          <w:rFonts w:ascii="Times New Roman" w:eastAsia="Times New Roman" w:hAnsi="Times New Roman" w:cs="Times New Roman"/>
          <w:sz w:val="24"/>
          <w:szCs w:val="24"/>
        </w:rPr>
        <w:t xml:space="preserve"> which </w:t>
      </w:r>
      <w:r w:rsidR="00CE687F">
        <w:rPr>
          <w:rFonts w:ascii="Times New Roman" w:eastAsia="Times New Roman" w:hAnsi="Times New Roman" w:cs="Times New Roman"/>
          <w:sz w:val="24"/>
          <w:szCs w:val="24"/>
        </w:rPr>
        <w:t xml:space="preserve">assumes </w:t>
      </w:r>
      <w:r w:rsidR="000B6C8C">
        <w:rPr>
          <w:rFonts w:ascii="Times New Roman" w:eastAsia="Times New Roman" w:hAnsi="Times New Roman" w:cs="Times New Roman"/>
          <w:sz w:val="24"/>
          <w:szCs w:val="24"/>
        </w:rPr>
        <w:t xml:space="preserve">that </w:t>
      </w:r>
      <w:r w:rsidR="00CE687F">
        <w:rPr>
          <w:rFonts w:ascii="Times New Roman" w:eastAsia="Times New Roman" w:hAnsi="Times New Roman" w:cs="Times New Roman"/>
          <w:sz w:val="24"/>
          <w:szCs w:val="24"/>
        </w:rPr>
        <w:t xml:space="preserve">temporal discounting decisions are made, independent of the go signal. </w:t>
      </w:r>
      <w:r w:rsidR="000B6C8C">
        <w:rPr>
          <w:rFonts w:ascii="Times New Roman" w:eastAsia="Times New Roman" w:hAnsi="Times New Roman" w:cs="Times New Roman"/>
          <w:sz w:val="24"/>
          <w:szCs w:val="24"/>
        </w:rPr>
        <w:t>The</w:t>
      </w:r>
      <w:ins w:id="1246" w:author="Siyu Wang [2]" w:date="2026-07-19T10:39:00Z" w16du:dateUtc="2026-07-19T14:39:00Z">
        <w:r w:rsidR="000B6C8C">
          <w:rPr>
            <w:rFonts w:ascii="Times New Roman" w:eastAsia="Times New Roman" w:hAnsi="Times New Roman" w:cs="Times New Roman"/>
            <w:sz w:val="24"/>
            <w:szCs w:val="24"/>
          </w:rPr>
          <w:t xml:space="preserve"> accept/reject decisions are made by comparing the temporally discoun</w:t>
        </w:r>
      </w:ins>
      <w:ins w:id="1247" w:author="Siyu Wang [2]" w:date="2026-07-19T10:40:00Z" w16du:dateUtc="2026-07-19T14:40:00Z">
        <w:r w:rsidR="000B6C8C">
          <w:rPr>
            <w:rFonts w:ascii="Times New Roman" w:eastAsia="Times New Roman" w:hAnsi="Times New Roman" w:cs="Times New Roman"/>
            <w:sz w:val="24"/>
            <w:szCs w:val="24"/>
          </w:rPr>
          <w:t xml:space="preserve">ted value DV </w:t>
        </w:r>
      </w:ins>
      <w:r w:rsidR="000B6C8C">
        <w:rPr>
          <w:rFonts w:ascii="Times New Roman" w:eastAsia="Times New Roman" w:hAnsi="Times New Roman" w:cs="Times New Roman"/>
          <w:sz w:val="24"/>
          <w:szCs w:val="24"/>
        </w:rPr>
        <w:t xml:space="preserve">of the offers </w:t>
      </w:r>
      <w:ins w:id="1248" w:author="Siyu Wang [2]" w:date="2026-07-19T10:40:00Z" w16du:dateUtc="2026-07-19T14:40:00Z">
        <w:r w:rsidR="000B6C8C">
          <w:rPr>
            <w:rFonts w:ascii="Times New Roman" w:eastAsia="Times New Roman" w:hAnsi="Times New Roman" w:cs="Times New Roman"/>
            <w:sz w:val="24"/>
            <w:szCs w:val="24"/>
          </w:rPr>
          <w:t>against a</w:t>
        </w:r>
      </w:ins>
      <w:ins w:id="1249" w:author="Siyu Wang [2]" w:date="2026-07-19T10:42:00Z" w16du:dateUtc="2026-07-19T14:42:00Z">
        <w:r w:rsidR="000B6C8C">
          <w:rPr>
            <w:rFonts w:ascii="Times New Roman" w:eastAsia="Times New Roman" w:hAnsi="Times New Roman" w:cs="Times New Roman"/>
            <w:sz w:val="24"/>
            <w:szCs w:val="24"/>
          </w:rPr>
          <w:t xml:space="preserve"> decision </w:t>
        </w:r>
      </w:ins>
      <w:ins w:id="1250" w:author="Siyu Wang [2]" w:date="2026-07-19T10:40:00Z" w16du:dateUtc="2026-07-19T14:40:00Z">
        <w:r w:rsidR="000B6C8C">
          <w:rPr>
            <w:rFonts w:ascii="Times New Roman" w:eastAsia="Times New Roman" w:hAnsi="Times New Roman" w:cs="Times New Roman"/>
            <w:sz w:val="24"/>
            <w:szCs w:val="24"/>
          </w:rPr>
          <w:t xml:space="preserve">threshold </w:t>
        </w:r>
      </w:ins>
      <m:oMath>
        <m:r>
          <w:ins w:id="1251" w:author="Siyu Wang [2]" w:date="2026-07-19T10:40:00Z" w16du:dateUtc="2026-07-19T14:40:00Z">
            <w:rPr>
              <w:rFonts w:ascii="Cambria Math" w:eastAsia="Cambria Math" w:hAnsi="Cambria Math" w:cs="Cambria Math"/>
            </w:rPr>
            <m:t>θ</m:t>
          </w:ins>
        </m:r>
      </m:oMath>
      <w:ins w:id="1252" w:author="Siyu Wang [2]" w:date="2026-07-19T10:40:00Z" w16du:dateUtc="2026-07-19T14:40:00Z">
        <w:r w:rsidR="000B6C8C">
          <w:rPr>
            <w:rFonts w:ascii="Times New Roman" w:eastAsia="Times New Roman" w:hAnsi="Times New Roman" w:cs="Times New Roman"/>
          </w:rPr>
          <w:t>.</w:t>
        </w:r>
      </w:ins>
      <w:r w:rsidR="00F155C0" w:rsidRPr="00F155C0">
        <w:rPr>
          <w:rFonts w:ascii="Times New Roman" w:eastAsia="Times New Roman" w:hAnsi="Times New Roman" w:cs="Times New Roman"/>
          <w:sz w:val="24"/>
          <w:szCs w:val="24"/>
        </w:rPr>
        <w:t xml:space="preserve"> </w:t>
      </w:r>
      <w:moveToRangeStart w:id="1253" w:author="Siyu Wang [2]" w:date="2026-07-19T10:40:00Z" w:name="move235350054"/>
      <w:ins w:id="1254" w:author="Siyu Wang [2]" w:date="2026-07-19T10:40:00Z" w16du:dateUtc="2026-07-19T14:40:00Z">
        <w:r w:rsidR="00F155C0">
          <w:rPr>
            <w:rFonts w:ascii="Times New Roman" w:eastAsia="Times New Roman" w:hAnsi="Times New Roman" w:cs="Times New Roman"/>
            <w:sz w:val="24"/>
            <w:szCs w:val="24"/>
          </w:rPr>
          <w:t xml:space="preserve">Animals will be more likely to accept </w:t>
        </w:r>
      </w:ins>
      <w:ins w:id="1255" w:author="Siyu Wang [2]" w:date="2026-07-19T10:41:00Z" w16du:dateUtc="2026-07-19T14:41:00Z">
        <w:r w:rsidR="00F155C0">
          <w:rPr>
            <w:rFonts w:ascii="Times New Roman" w:eastAsia="Times New Roman" w:hAnsi="Times New Roman" w:cs="Times New Roman"/>
            <w:sz w:val="24"/>
            <w:szCs w:val="24"/>
          </w:rPr>
          <w:t xml:space="preserve">an offer </w:t>
        </w:r>
      </w:ins>
      <w:ins w:id="1256" w:author="Siyu Wang [2]" w:date="2026-07-19T10:40:00Z" w16du:dateUtc="2026-07-19T14:40:00Z">
        <w:r w:rsidR="00F155C0">
          <w:rPr>
            <w:rFonts w:ascii="Times New Roman" w:eastAsia="Times New Roman" w:hAnsi="Times New Roman" w:cs="Times New Roman"/>
            <w:sz w:val="24"/>
            <w:szCs w:val="24"/>
          </w:rPr>
          <w:t>when DV is above</w:t>
        </w:r>
      </w:ins>
      <w:ins w:id="1257" w:author="Siyu Wang [2]" w:date="2026-07-19T10:41:00Z" w16du:dateUtc="2026-07-19T14:41:00Z">
        <w:r w:rsidR="00F155C0">
          <w:rPr>
            <w:rFonts w:ascii="Times New Roman" w:eastAsia="Times New Roman" w:hAnsi="Times New Roman" w:cs="Times New Roman"/>
            <w:sz w:val="24"/>
            <w:szCs w:val="24"/>
          </w:rPr>
          <w:t xml:space="preserve"> </w:t>
        </w:r>
      </w:ins>
      <w:ins w:id="1258" w:author="Siyu Wang [2]" w:date="2026-07-19T10:40:00Z" w16du:dateUtc="2026-07-19T14:40:00Z">
        <w:del w:id="1259" w:author="Siyu Wang [2]" w:date="2026-07-19T10:41:00Z" w16du:dateUtc="2026-07-19T14:41:00Z">
          <w:r w:rsidR="00F155C0" w:rsidDel="00776D22">
            <w:rPr>
              <w:rFonts w:ascii="Times New Roman" w:eastAsia="Times New Roman" w:hAnsi="Times New Roman" w:cs="Times New Roman"/>
              <w:sz w:val="24"/>
              <w:szCs w:val="24"/>
            </w:rPr>
            <w:delText xml:space="preserve"> the acceptance threshold </w:delText>
          </w:r>
        </w:del>
        <w:r w:rsidR="00F155C0">
          <w:rPr>
            <w:rFonts w:ascii="Times New Roman" w:eastAsia="Times New Roman" w:hAnsi="Times New Roman" w:cs="Times New Roman"/>
            <w:sz w:val="24"/>
            <w:szCs w:val="24"/>
          </w:rPr>
          <w:t>θ, and more likely to reject otherwise.</w:t>
        </w:r>
      </w:ins>
      <w:moveToRangeEnd w:id="1253"/>
      <w:ins w:id="1260" w:author="Siyu Wang [2]" w:date="2026-07-19T10:44:00Z" w16du:dateUtc="2026-07-19T14:44:00Z">
        <w:r w:rsidR="00F155C0">
          <w:rPr>
            <w:rFonts w:ascii="Times New Roman" w:eastAsia="Times New Roman" w:hAnsi="Times New Roman" w:cs="Times New Roman"/>
            <w:sz w:val="24"/>
            <w:szCs w:val="24"/>
          </w:rPr>
          <w:t xml:space="preserve"> </w:t>
        </w:r>
      </w:ins>
    </w:p>
    <w:p w14:paraId="6EEFF7F7" w14:textId="56790A65" w:rsidR="00F6488C" w:rsidRDefault="008A745E" w:rsidP="008A745E">
      <w:pPr>
        <w:spacing w:after="0" w:line="480" w:lineRule="auto"/>
        <w:rPr>
          <w:ins w:id="1261" w:author="Siyu Wang [2]" w:date="2026-07-19T12:52:00Z" w16du:dateUtc="2026-07-19T16:52:00Z"/>
          <w:rFonts w:ascii="Times New Roman" w:eastAsia="Times New Roman" w:hAnsi="Times New Roman" w:cs="Times New Roman"/>
          <w:sz w:val="24"/>
          <w:szCs w:val="24"/>
        </w:rPr>
      </w:pPr>
      <w:ins w:id="1262" w:author="Siyu Wang [2]" w:date="2026-07-19T10:36:00Z" w16du:dateUtc="2026-07-19T14:36:00Z">
        <w:r>
          <w:rPr>
            <w:rFonts w:ascii="Times New Roman" w:eastAsia="Times New Roman" w:hAnsi="Times New Roman" w:cs="Times New Roman"/>
            <w:sz w:val="24"/>
            <w:szCs w:val="24"/>
          </w:rPr>
          <w:lastRenderedPageBreak/>
          <w:t xml:space="preserve">The temporally discounted </w:t>
        </w:r>
      </w:ins>
      <w:ins w:id="1263" w:author="Siyu Wang [2]" w:date="2026-07-19T12:46:00Z" w16du:dateUtc="2026-07-19T16:46:00Z">
        <w:r w:rsidR="00914043">
          <w:rPr>
            <w:rFonts w:ascii="Times New Roman" w:eastAsia="Times New Roman" w:hAnsi="Times New Roman" w:cs="Times New Roman"/>
            <w:sz w:val="24"/>
            <w:szCs w:val="24"/>
          </w:rPr>
          <w:t xml:space="preserve">values are computed for each of the 9 </w:t>
        </w:r>
      </w:ins>
      <w:r w:rsidR="00FA13E5">
        <w:rPr>
          <w:rFonts w:ascii="Times New Roman" w:eastAsia="Times New Roman" w:hAnsi="Times New Roman" w:cs="Times New Roman"/>
          <w:sz w:val="24"/>
          <w:szCs w:val="24"/>
        </w:rPr>
        <w:t>offers. F</w:t>
      </w:r>
      <w:ins w:id="1264" w:author="Siyu Wang [2]" w:date="2026-07-19T12:53:00Z" w16du:dateUtc="2026-07-19T16:53:00Z">
        <w:r w:rsidR="00FA13E5">
          <w:rPr>
            <w:rFonts w:ascii="Times New Roman" w:eastAsia="Times New Roman" w:hAnsi="Times New Roman" w:cs="Times New Roman"/>
            <w:sz w:val="24"/>
            <w:szCs w:val="24"/>
          </w:rPr>
          <w:t xml:space="preserve">or the drop and delay associated with each </w:t>
        </w:r>
      </w:ins>
      <w:r w:rsidR="00FA13E5">
        <w:rPr>
          <w:rFonts w:ascii="Times New Roman" w:eastAsia="Times New Roman" w:hAnsi="Times New Roman" w:cs="Times New Roman"/>
          <w:sz w:val="24"/>
          <w:szCs w:val="24"/>
        </w:rPr>
        <w:t>offer, we have</w:t>
      </w:r>
      <w:ins w:id="1265" w:author="Siyu Wang [2]" w:date="2026-07-19T12:46:00Z" w16du:dateUtc="2026-07-19T16:46:00Z">
        <w:r w:rsidR="00914043">
          <w:rPr>
            <w:rFonts w:ascii="Times New Roman" w:eastAsia="Times New Roman" w:hAnsi="Times New Roman" w:cs="Times New Roman"/>
            <w:sz w:val="24"/>
            <w:szCs w:val="24"/>
          </w:rPr>
          <w:t xml:space="preserve"> </w:t>
        </w:r>
      </w:ins>
    </w:p>
    <w:p w14:paraId="40916D55" w14:textId="5604EDD4" w:rsidR="00EF11E9" w:rsidRPr="00F6488C" w:rsidRDefault="000B6C8C" w:rsidP="00F6488C">
      <w:pPr>
        <w:spacing w:after="0" w:line="480" w:lineRule="auto"/>
        <w:rPr>
          <w:ins w:id="1266" w:author="Siyu Wang [2]" w:date="2026-07-19T12:52:00Z" w16du:dateUtc="2026-07-19T16:52:00Z"/>
          <w:rFonts w:ascii="Times New Roman" w:eastAsia="Times New Roman" w:hAnsi="Times New Roman" w:cs="Times New Roman"/>
        </w:rPr>
      </w:pPr>
      <m:oMathPara>
        <m:oMath>
          <m:r>
            <w:rPr>
              <w:rFonts w:ascii="Cambria Math" w:eastAsia="Times New Roman" w:hAnsi="Cambria Math" w:cs="Times New Roman"/>
              <w:sz w:val="24"/>
              <w:szCs w:val="24"/>
            </w:rPr>
            <m:t>DV= h</m:t>
          </m:r>
          <m:d>
            <m:dPr>
              <m:ctrlPr>
                <w:ins w:id="1267" w:author="Siyu Wang [2]" w:date="2026-07-19T12:49:00Z" w16du:dateUtc="2026-07-19T16:49:00Z">
                  <w:rPr>
                    <w:rFonts w:ascii="Cambria Math" w:eastAsia="Times New Roman" w:hAnsi="Cambria Math" w:cs="Times New Roman"/>
                    <w:i/>
                    <w:sz w:val="24"/>
                    <w:szCs w:val="24"/>
                  </w:rPr>
                </w:ins>
              </m:ctrlPr>
            </m:dPr>
            <m:e>
              <m:r>
                <w:ins w:id="1268" w:author="Siyu Wang [2]" w:date="2026-07-19T12:49:00Z" w16du:dateUtc="2026-07-19T16:49:00Z">
                  <m:rPr>
                    <m:nor/>
                  </m:rPr>
                  <w:rPr>
                    <w:rFonts w:ascii="Cambria Math" w:eastAsia="Times New Roman" w:hAnsi="Cambria Math" w:cs="Times New Roman"/>
                    <w:sz w:val="24"/>
                    <w:szCs w:val="24"/>
                    <w:rPrChange w:id="1269" w:author="Siyu Wang [2]" w:date="2026-07-19T12:52:00Z" w16du:dateUtc="2026-07-19T16:52:00Z">
                      <w:rPr>
                        <w:rFonts w:ascii="Cambria Math" w:eastAsia="Times New Roman" w:hAnsi="Cambria Math" w:cs="Times New Roman"/>
                        <w:i/>
                        <w:sz w:val="24"/>
                        <w:szCs w:val="24"/>
                      </w:rPr>
                    </w:rPrChange>
                  </w:rPr>
                  <m:t>drop</m:t>
                </w:ins>
              </m:r>
              <m:r>
                <w:ins w:id="1270" w:author="Siyu Wang [2]" w:date="2026-07-19T12:49:00Z" w16du:dateUtc="2026-07-19T16:49:00Z">
                  <w:rPr>
                    <w:rFonts w:ascii="Cambria Math" w:eastAsia="Times New Roman" w:hAnsi="Cambria Math" w:cs="Times New Roman"/>
                    <w:sz w:val="24"/>
                    <w:szCs w:val="24"/>
                  </w:rPr>
                  <m:t xml:space="preserve">, </m:t>
                </w:ins>
              </m:r>
              <m:r>
                <w:ins w:id="1271" w:author="Siyu Wang [2]" w:date="2026-07-19T12:49:00Z" w16du:dateUtc="2026-07-19T16:49:00Z">
                  <m:rPr>
                    <m:nor/>
                  </m:rPr>
                  <w:rPr>
                    <w:rFonts w:ascii="Cambria Math" w:eastAsia="Times New Roman" w:hAnsi="Cambria Math" w:cs="Times New Roman"/>
                    <w:sz w:val="24"/>
                    <w:szCs w:val="24"/>
                    <w:rPrChange w:id="1272" w:author="Siyu Wang [2]" w:date="2026-07-19T12:52:00Z" w16du:dateUtc="2026-07-19T16:52:00Z">
                      <w:rPr>
                        <w:rFonts w:ascii="Cambria Math" w:eastAsia="Times New Roman" w:hAnsi="Cambria Math" w:cs="Times New Roman"/>
                        <w:i/>
                        <w:sz w:val="24"/>
                        <w:szCs w:val="24"/>
                      </w:rPr>
                    </w:rPrChange>
                  </w:rPr>
                  <m:t>delay</m:t>
                </w:ins>
              </m:r>
            </m:e>
          </m:d>
          <m:r>
            <w:ins w:id="1273" w:author="Siyu Wang [2]" w:date="2026-07-19T12:52:00Z" w16du:dateUtc="2026-07-19T16:52:00Z">
              <w:rPr>
                <w:rFonts w:ascii="Cambria Math" w:eastAsia="Times New Roman" w:hAnsi="Cambria Math" w:cs="Times New Roman"/>
              </w:rPr>
              <m:t>=</m:t>
            </w:ins>
          </m:r>
          <m:f>
            <m:fPr>
              <m:ctrlPr>
                <w:ins w:id="1274" w:author="Siyu Wang [2]" w:date="2026-07-19T12:52:00Z" w16du:dateUtc="2026-07-19T16:52:00Z">
                  <w:rPr>
                    <w:rFonts w:ascii="Cambria Math" w:eastAsia="Cambria Math" w:hAnsi="Cambria Math" w:cs="Cambria Math"/>
                  </w:rPr>
                </w:ins>
              </m:ctrlPr>
            </m:fPr>
            <m:num>
              <m:r>
                <w:ins w:id="1275" w:author="Siyu Wang [2]" w:date="2026-07-19T12:52:00Z" w16du:dateUtc="2026-07-19T16:52:00Z">
                  <m:rPr>
                    <m:nor/>
                  </m:rPr>
                  <w:rPr>
                    <w:rFonts w:ascii="Cambria Math" w:eastAsia="Cambria Math" w:hAnsi="Cambria Math" w:cs="Cambria Math"/>
                    <w:rPrChange w:id="1276" w:author="Siyu Wang [2]" w:date="2026-07-19T12:52:00Z" w16du:dateUtc="2026-07-19T16:52:00Z">
                      <w:rPr>
                        <w:rFonts w:ascii="Cambria Math" w:eastAsia="Cambria Math" w:hAnsi="Cambria Math" w:cs="Cambria Math"/>
                        <w:i/>
                      </w:rPr>
                    </w:rPrChange>
                  </w:rPr>
                  <m:t>drop</m:t>
                </w:ins>
              </m:r>
            </m:num>
            <m:den>
              <m:r>
                <w:ins w:id="1277" w:author="Siyu Wang [2]" w:date="2026-07-19T12:52:00Z" w16du:dateUtc="2026-07-19T16:52:00Z">
                  <w:rPr>
                    <w:rFonts w:ascii="Cambria Math" w:eastAsia="Cambria Math" w:hAnsi="Cambria Math" w:cs="Cambria Math"/>
                  </w:rPr>
                  <m:t>1+k⋅</m:t>
                </w:ins>
              </m:r>
              <m:r>
                <w:ins w:id="1278" w:author="Siyu Wang [2]" w:date="2026-07-19T12:52:00Z" w16du:dateUtc="2026-07-19T16:52:00Z">
                  <m:rPr>
                    <m:nor/>
                  </m:rPr>
                  <w:rPr>
                    <w:rFonts w:ascii="Cambria Math" w:eastAsia="Cambria Math" w:hAnsi="Cambria Math" w:cs="Cambria Math"/>
                    <w:rPrChange w:id="1279" w:author="Siyu Wang [2]" w:date="2026-07-19T12:52:00Z" w16du:dateUtc="2026-07-19T16:52:00Z">
                      <w:rPr>
                        <w:rFonts w:ascii="Cambria Math" w:eastAsia="Cambria Math" w:hAnsi="Cambria Math" w:cs="Cambria Math"/>
                        <w:i/>
                      </w:rPr>
                    </w:rPrChange>
                  </w:rPr>
                  <m:t>delay</m:t>
                </w:ins>
              </m:r>
            </m:den>
          </m:f>
        </m:oMath>
      </m:oMathPara>
    </w:p>
    <w:p w14:paraId="575271AF" w14:textId="7B345ACF" w:rsidR="00E860A0" w:rsidRDefault="00E860A0" w:rsidP="00F6488C">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for accepting the offer </w:t>
      </w:r>
      <w:r w:rsidR="00E05A11">
        <w:rPr>
          <w:rFonts w:ascii="Times New Roman" w:eastAsia="Times New Roman" w:hAnsi="Times New Roman" w:cs="Times New Roman"/>
          <w:sz w:val="24"/>
          <w:szCs w:val="24"/>
        </w:rPr>
        <w:t xml:space="preserve">is simply the discounted value, </w:t>
      </w:r>
      <m:oMath>
        <m:sSup>
          <m:sSupPr>
            <m:ctrlPr>
              <w:ins w:id="1280" w:author="Siyu Wang [2]" w:date="2026-07-19T12:49:00Z" w16du:dateUtc="2026-07-19T16:49:00Z">
                <w:rPr>
                  <w:rFonts w:ascii="Cambria Math" w:eastAsia="Times New Roman" w:hAnsi="Cambria Math" w:cs="Times New Roman"/>
                  <w:i/>
                  <w:sz w:val="24"/>
                  <w:szCs w:val="24"/>
                </w:rPr>
              </w:ins>
            </m:ctrlPr>
          </m:sSupPr>
          <m:e>
            <m:r>
              <w:ins w:id="1281" w:author="Siyu Wang [2]" w:date="2026-07-19T12:49:00Z" w16du:dateUtc="2026-07-19T16:49:00Z">
                <w:rPr>
                  <w:rFonts w:ascii="Cambria Math" w:eastAsia="Times New Roman" w:hAnsi="Cambria Math" w:cs="Times New Roman"/>
                  <w:sz w:val="24"/>
                  <w:szCs w:val="24"/>
                </w:rPr>
                <m:t>V</m:t>
              </w:ins>
            </m:r>
          </m:e>
          <m:sup>
            <m:r>
              <w:ins w:id="1282" w:author="Siyu Wang [2]" w:date="2026-07-19T12:49:00Z" w16du:dateUtc="2026-07-19T16:49:00Z">
                <m:rPr>
                  <m:nor/>
                </m:rPr>
                <w:rPr>
                  <w:rFonts w:ascii="Cambria Math" w:eastAsia="Times New Roman" w:hAnsi="Cambria Math" w:cs="Times New Roman"/>
                  <w:sz w:val="24"/>
                  <w:szCs w:val="24"/>
                </w:rPr>
                <m:t>accept</m:t>
              </w:ins>
            </m:r>
          </m:sup>
        </m:sSup>
        <m:r>
          <w:ins w:id="1283" w:author="Siyu Wang [2]" w:date="2026-07-19T12:49:00Z" w16du:dateUtc="2026-07-19T16:49:00Z">
            <w:rPr>
              <w:rFonts w:ascii="Cambria Math" w:eastAsia="Times New Roman" w:hAnsi="Cambria Math" w:cs="Times New Roman"/>
              <w:sz w:val="24"/>
              <w:szCs w:val="24"/>
            </w:rPr>
            <m:t>=DV</m:t>
          </w:ins>
        </m:r>
      </m:oMath>
      <w:ins w:id="1284" w:author="Siyu Wang [2]" w:date="2026-07-19T12:49:00Z" w16du:dateUtc="2026-07-19T16:49: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the value for rejecting the offer is the decision threshold </w:t>
      </w:r>
      <m:oMath>
        <m:sSup>
          <m:sSupPr>
            <m:ctrlPr>
              <w:ins w:id="1285" w:author="Siyu Wang [2]" w:date="2026-07-19T12:50:00Z" w16du:dateUtc="2026-07-19T16:50:00Z">
                <w:rPr>
                  <w:rFonts w:ascii="Cambria Math" w:eastAsia="Times New Roman" w:hAnsi="Cambria Math" w:cs="Times New Roman"/>
                  <w:i/>
                  <w:sz w:val="24"/>
                  <w:szCs w:val="24"/>
                </w:rPr>
              </w:ins>
            </m:ctrlPr>
          </m:sSupPr>
          <m:e>
            <m:r>
              <w:ins w:id="1286" w:author="Siyu Wang [2]" w:date="2026-07-19T12:50:00Z" w16du:dateUtc="2026-07-19T16:50:00Z">
                <w:rPr>
                  <w:rFonts w:ascii="Cambria Math" w:eastAsia="Times New Roman" w:hAnsi="Cambria Math" w:cs="Times New Roman"/>
                  <w:sz w:val="24"/>
                  <w:szCs w:val="24"/>
                </w:rPr>
                <m:t>V</m:t>
              </w:ins>
            </m:r>
          </m:e>
          <m:sup>
            <m:r>
              <w:ins w:id="1287" w:author="Siyu Wang [2]" w:date="2026-07-19T12:50:00Z" w16du:dateUtc="2026-07-19T16:50:00Z">
                <m:rPr>
                  <m:sty m:val="p"/>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w:t>
      </w:r>
    </w:p>
    <w:p w14:paraId="49BF7D13" w14:textId="714B7806" w:rsidR="00E05A11" w:rsidRDefault="00E05A11" w:rsidP="00F6488C">
      <w:pPr>
        <w:spacing w:after="0" w:line="480" w:lineRule="auto"/>
        <w:rPr>
          <w:ins w:id="1288" w:author="Siyu Wang [2]" w:date="2026-07-19T10:43:00Z" w16du:dateUtc="2026-07-19T14:4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via the softmax decision rule, we have </w:t>
      </w:r>
    </w:p>
    <w:p w14:paraId="32D1D0C3" w14:textId="2C3842A8" w:rsidR="00EF11E9" w:rsidRPr="008A745E" w:rsidDel="00876517" w:rsidRDefault="008A745E">
      <w:pPr>
        <w:spacing w:after="0" w:line="480" w:lineRule="auto"/>
        <w:rPr>
          <w:del w:id="1289" w:author="Siyu Wang [2]" w:date="2026-07-19T12:36:00Z" w16du:dateUtc="2026-07-19T16:36:00Z"/>
          <w:moveTo w:id="1290" w:author="Siyu Wang [2]" w:date="2026-07-19T10:37:00Z" w16du:dateUtc="2026-07-19T14:37:00Z"/>
          <w:rFonts w:ascii="Times New Roman" w:eastAsia="Times New Roman" w:hAnsi="Times New Roman" w:cs="Times New Roman"/>
          <w:sz w:val="24"/>
          <w:szCs w:val="24"/>
          <w:rPrChange w:id="1291" w:author="Siyu Wang [2]" w:date="2026-07-19T10:37:00Z" w16du:dateUtc="2026-07-19T14:37:00Z">
            <w:rPr>
              <w:del w:id="1292" w:author="Siyu Wang [2]" w:date="2026-07-19T12:36:00Z" w16du:dateUtc="2026-07-19T16:36:00Z"/>
              <w:moveTo w:id="1293" w:author="Siyu Wang [2]" w:date="2026-07-19T10:37:00Z" w16du:dateUtc="2026-07-19T14:37:00Z"/>
              <w:rFonts w:ascii="Cambria Math" w:eastAsia="Cambria Math" w:hAnsi="Cambria Math" w:cs="Cambria Math"/>
            </w:rPr>
          </w:rPrChange>
        </w:rPr>
        <w:pPrChange w:id="1294" w:author="Siyu Wang [2]" w:date="2026-07-19T10:37:00Z" w16du:dateUtc="2026-07-19T14:37:00Z">
          <w:pPr>
            <w:jc w:val="center"/>
          </w:pPr>
        </w:pPrChange>
      </w:pPr>
      <w:moveToRangeStart w:id="1295" w:author="Siyu Wang [2]" w:date="2026-07-19T10:37:00Z" w:name="move235349860"/>
      <m:oMathPara>
        <m:oMath>
          <m:r>
            <w:del w:id="1296" w:author="Siyu Wang [2]" w:date="2026-07-19T12:36:00Z" w16du:dateUtc="2026-07-19T16:36:00Z">
              <w:rPr>
                <w:rFonts w:ascii="Cambria Math" w:eastAsia="Cambria Math" w:hAnsi="Cambria Math" w:cs="Cambria Math"/>
              </w:rPr>
              <m:t>V</m:t>
            </w:del>
          </m:r>
          <m:d>
            <m:dPr>
              <m:ctrlPr>
                <w:del w:id="1297" w:author="Siyu Wang [2]" w:date="2026-07-19T12:36:00Z" w16du:dateUtc="2026-07-19T16:36:00Z">
                  <w:rPr>
                    <w:rFonts w:ascii="Cambria Math" w:eastAsia="Cambria Math" w:hAnsi="Cambria Math" w:cs="Cambria Math"/>
                  </w:rPr>
                </w:del>
              </m:ctrlPr>
            </m:dPr>
            <m:e>
              <m:r>
                <w:del w:id="1298" w:author="Siyu Wang [2]" w:date="2026-07-19T12:36:00Z" w16du:dateUtc="2026-07-19T16:36:00Z">
                  <w:rPr>
                    <w:rFonts w:ascii="Cambria Math" w:eastAsia="Cambria Math" w:hAnsi="Cambria Math" w:cs="Cambria Math"/>
                  </w:rPr>
                  <m:t>drop,delay</m:t>
                </w:del>
              </m:r>
            </m:e>
          </m:d>
          <m:r>
            <w:del w:id="1299" w:author="Siyu Wang [2]" w:date="2026-07-19T12:36:00Z" w16du:dateUtc="2026-07-19T16:36:00Z">
              <w:rPr>
                <w:rFonts w:ascii="Cambria Math" w:eastAsia="Cambria Math" w:hAnsi="Cambria Math" w:cs="Cambria Math"/>
              </w:rPr>
              <m:t>=</m:t>
            </w:del>
          </m:r>
          <m:f>
            <m:fPr>
              <m:ctrlPr>
                <w:del w:id="1300" w:author="Siyu Wang [2]" w:date="2026-07-19T12:36:00Z" w16du:dateUtc="2026-07-19T16:36:00Z">
                  <w:rPr>
                    <w:rFonts w:ascii="Cambria Math" w:eastAsia="Cambria Math" w:hAnsi="Cambria Math" w:cs="Cambria Math"/>
                  </w:rPr>
                </w:del>
              </m:ctrlPr>
            </m:fPr>
            <m:num>
              <m:r>
                <w:del w:id="1301" w:author="Siyu Wang [2]" w:date="2026-07-19T12:36:00Z" w16du:dateUtc="2026-07-19T16:36:00Z">
                  <w:rPr>
                    <w:rFonts w:ascii="Cambria Math" w:eastAsia="Cambria Math" w:hAnsi="Cambria Math" w:cs="Cambria Math"/>
                  </w:rPr>
                  <m:t>drop</m:t>
                </w:del>
              </m:r>
            </m:num>
            <m:den>
              <m:r>
                <w:del w:id="1302" w:author="Siyu Wang [2]" w:date="2026-07-19T12:36:00Z" w16du:dateUtc="2026-07-19T16:36:00Z">
                  <w:rPr>
                    <w:rFonts w:ascii="Cambria Math" w:eastAsia="Cambria Math" w:hAnsi="Cambria Math" w:cs="Cambria Math"/>
                  </w:rPr>
                  <m:t>1+k⋅delay</m:t>
                </w:del>
              </m:r>
            </m:den>
          </m:f>
        </m:oMath>
      </m:oMathPara>
    </w:p>
    <w:moveToRangeEnd w:id="1295"/>
    <w:p w14:paraId="7477660B" w14:textId="0570F5EA" w:rsidR="005E5890" w:rsidDel="008B57CB" w:rsidRDefault="005E5890" w:rsidP="00E05A11">
      <w:pPr>
        <w:jc w:val="center"/>
        <w:rPr>
          <w:ins w:id="1303" w:author="Siyu Wang [2]" w:date="2026-07-19T10:41:00Z" w16du:dateUtc="2026-07-19T14:41:00Z"/>
          <w:del w:id="1304" w:author="Siyu Wang [2]" w:date="2026-07-19T12:50:00Z" w16du:dateUtc="2026-07-19T16:50:00Z"/>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ins w:id="1305" w:author="Siyu Wang [2]" w:date="2026-07-19T10:41:00Z" w16du:dateUtc="2026-07-19T14:41:00Z">
                      <w:rPr>
                        <w:rFonts w:ascii="Cambria Math" w:eastAsia="Cambria Math" w:hAnsi="Cambria Math" w:cs="Cambria Math"/>
                      </w:rPr>
                      <m:t>-</m:t>
                    </w:ins>
                  </m:r>
                  <m:f>
                    <m:fPr>
                      <m:ctrlPr>
                        <w:rPr>
                          <w:rFonts w:ascii="Cambria Math" w:eastAsia="Cambria Math" w:hAnsi="Cambria Math" w:cs="Cambria Math"/>
                        </w:rPr>
                      </m:ctrlPr>
                    </m:fPr>
                    <m:num>
                      <m:r>
                        <w:ins w:id="1306" w:author="Siyu Wang [2]" w:date="2026-07-19T10:41:00Z" w16du:dateUtc="2026-07-19T14:41:00Z">
                          <w:rPr>
                            <w:rFonts w:ascii="Cambria Math" w:eastAsia="Cambria Math" w:hAnsi="Cambria Math" w:cs="Cambria Math"/>
                          </w:rPr>
                          <m:t>D</m:t>
                        </w:ins>
                      </m:r>
                      <m:r>
                        <w:del w:id="1307" w:author="Siyu Wang [2]" w:date="2026-07-19T10:41:00Z" w16du:dateUtc="2026-07-19T14:41:00Z">
                          <w:rPr>
                            <w:rFonts w:ascii="Cambria Math" w:eastAsia="Cambria Math" w:hAnsi="Cambria Math" w:cs="Cambria Math"/>
                          </w:rPr>
                          <m:t>-</m:t>
                        </w:del>
                      </m:r>
                      <m:r>
                        <w:rPr>
                          <w:rFonts w:ascii="Cambria Math" w:eastAsia="Cambria Math" w:hAnsi="Cambria Math" w:cs="Cambria Math"/>
                        </w:rPr>
                        <m:t>V-θ</m:t>
                      </m:r>
                    </m:num>
                    <m:den>
                      <m:r>
                        <w:rPr>
                          <w:rFonts w:ascii="Cambria Math" w:eastAsia="Cambria Math" w:hAnsi="Cambria Math" w:cs="Cambria Math"/>
                        </w:rPr>
                        <m:t>σ</m:t>
                      </m:r>
                    </m:den>
                  </m:f>
                </m:sup>
              </m:sSup>
            </m:den>
          </m:f>
        </m:oMath>
      </m:oMathPara>
    </w:p>
    <w:p w14:paraId="0000005D" w14:textId="71A86DF9" w:rsidR="00585BFC" w:rsidDel="00E87444" w:rsidRDefault="00000000" w:rsidP="00E05A11">
      <w:pPr>
        <w:spacing w:after="0" w:line="480" w:lineRule="auto"/>
        <w:rPr>
          <w:moveFrom w:id="1308" w:author="Siyu Wang [2]" w:date="2026-07-19T10:34:00Z" w16du:dateUtc="2026-07-19T14:34:00Z"/>
          <w:rFonts w:ascii="Times New Roman" w:eastAsia="Times New Roman" w:hAnsi="Times New Roman" w:cs="Times New Roman"/>
          <w:i/>
          <w:iCs/>
          <w:sz w:val="24"/>
          <w:szCs w:val="24"/>
        </w:rPr>
      </w:pPr>
      <w:moveFromRangeStart w:id="1309" w:author="Siyu Wang [2]" w:date="2026-07-19T10:34:00Z" w:name="move235349711"/>
      <w:moveFrom w:id="1310" w:author="Siyu Wang [2]" w:date="2026-07-19T10:34:00Z" w16du:dateUtc="2026-07-19T14:34:00Z">
        <w:r w:rsidDel="00E87444">
          <w:rPr>
            <w:rFonts w:ascii="Times New Roman" w:eastAsia="Times New Roman" w:hAnsi="Times New Roman" w:cs="Times New Roman"/>
            <w:sz w:val="24"/>
            <w:szCs w:val="24"/>
          </w:rPr>
          <w:t xml:space="preserve">The probability of accepting an offer was calculated for each of the 9 offers independently.  </w:t>
        </w:r>
      </w:moveFrom>
    </w:p>
    <w:p w14:paraId="0000005E" w14:textId="5E26CD6D" w:rsidR="00585BFC" w:rsidDel="005E5890" w:rsidRDefault="00000000" w:rsidP="00E05A11">
      <w:pPr>
        <w:shd w:val="clear" w:color="auto" w:fill="FFFFFF"/>
        <w:spacing w:after="0" w:line="480" w:lineRule="auto"/>
        <w:rPr>
          <w:del w:id="1311" w:author="Siyu Wang [2]" w:date="2026-07-19T10:41:00Z" w16du:dateUtc="2026-07-19T14:41:00Z"/>
          <w:rFonts w:ascii="Times New Roman" w:eastAsia="Times New Roman" w:hAnsi="Times New Roman" w:cs="Times New Roman"/>
          <w:sz w:val="24"/>
          <w:szCs w:val="24"/>
        </w:rPr>
      </w:pPr>
      <w:moveFrom w:id="1312" w:author="Siyu Wang [2]" w:date="2026-07-19T10:34:00Z" w16du:dateUtc="2026-07-19T14:34:00Z">
        <w:del w:id="1313" w:author="Siyu Wang [2]" w:date="2026-07-19T10:41:00Z" w16du:dateUtc="2026-07-19T14:41:00Z">
          <w:r w:rsidDel="005E5890">
            <w:rPr>
              <w:rFonts w:ascii="Times New Roman" w:eastAsia="Times New Roman" w:hAnsi="Times New Roman" w:cs="Times New Roman"/>
              <w:sz w:val="24"/>
              <w:szCs w:val="24"/>
            </w:rPr>
            <w:delText>The behavior of the two monkeys was modeled separately using reinforcement learning models</w:delText>
          </w:r>
        </w:del>
      </w:moveFrom>
      <w:moveFromRangeEnd w:id="1309"/>
      <w:del w:id="1314" w:author="Siyu Wang [2]" w:date="2026-07-19T10:41:00Z" w16du:dateUtc="2026-07-19T14:41:00Z">
        <w:r w:rsidDel="005E5890">
          <w:rPr>
            <w:rFonts w:ascii="Times New Roman" w:eastAsia="Times New Roman" w:hAnsi="Times New Roman" w:cs="Times New Roman"/>
            <w:sz w:val="24"/>
            <w:szCs w:val="24"/>
          </w:rPr>
          <w:delText xml:space="preserve">, in which the probability of accepting an offer was modelled through a </w:delText>
        </w:r>
        <w:r w:rsidDel="005E5890">
          <w:rPr>
            <w:rFonts w:ascii="Times New Roman" w:eastAsia="Times New Roman" w:hAnsi="Times New Roman" w:cs="Times New Roman"/>
            <w:i/>
            <w:iCs/>
            <w:sz w:val="24"/>
            <w:szCs w:val="24"/>
          </w:rPr>
          <w:delText>SoftMax</w:delText>
        </w:r>
        <w:r w:rsidDel="005E5890">
          <w:rPr>
            <w:rFonts w:ascii="Times New Roman" w:eastAsia="Times New Roman" w:hAnsi="Times New Roman" w:cs="Times New Roman"/>
            <w:sz w:val="24"/>
            <w:szCs w:val="24"/>
          </w:rPr>
          <w:delText xml:space="preserve"> function as </w:delText>
        </w:r>
      </w:del>
    </w:p>
    <w:p w14:paraId="0000005F" w14:textId="57BDC100" w:rsidR="00585BFC" w:rsidDel="005E5890" w:rsidRDefault="00000000" w:rsidP="00E05A11">
      <w:pPr>
        <w:jc w:val="center"/>
        <w:rPr>
          <w:del w:id="1315" w:author="Siyu Wang [2]" w:date="2026-07-19T10:41:00Z" w16du:dateUtc="2026-07-19T14:41:00Z"/>
          <w:rFonts w:ascii="Cambria Math" w:eastAsia="Cambria Math" w:hAnsi="Cambria Math" w:cs="Cambria Math"/>
        </w:rPr>
      </w:pPr>
      <m:oMathPara>
        <m:oMath>
          <m:r>
            <w:del w:id="1316" w:author="Siyu Wang [2]" w:date="2026-07-19T10:41:00Z" w16du:dateUtc="2026-07-19T14:41:00Z">
              <w:rPr>
                <w:rFonts w:ascii="Cambria Math" w:eastAsia="Cambria Math" w:hAnsi="Cambria Math" w:cs="Cambria Math"/>
              </w:rPr>
              <m:t>p=</m:t>
            </w:del>
          </m:r>
          <m:f>
            <m:fPr>
              <m:ctrlPr>
                <w:del w:id="1317" w:author="Siyu Wang [2]" w:date="2026-07-19T10:41:00Z" w16du:dateUtc="2026-07-19T14:41:00Z">
                  <w:rPr>
                    <w:rFonts w:ascii="Cambria Math" w:eastAsia="Cambria Math" w:hAnsi="Cambria Math" w:cs="Cambria Math"/>
                  </w:rPr>
                </w:del>
              </m:ctrlPr>
            </m:fPr>
            <m:num>
              <m:r>
                <w:del w:id="1318" w:author="Siyu Wang [2]" w:date="2026-07-19T10:41:00Z" w16du:dateUtc="2026-07-19T14:41:00Z">
                  <w:rPr>
                    <w:rFonts w:ascii="Cambria Math" w:eastAsia="Cambria Math" w:hAnsi="Cambria Math" w:cs="Cambria Math"/>
                  </w:rPr>
                  <m:t>1</m:t>
                </w:del>
              </m:r>
            </m:num>
            <m:den>
              <m:r>
                <w:del w:id="1319" w:author="Siyu Wang [2]" w:date="2026-07-19T10:41:00Z" w16du:dateUtc="2026-07-19T14:41:00Z">
                  <w:rPr>
                    <w:rFonts w:ascii="Cambria Math" w:eastAsia="Cambria Math" w:hAnsi="Cambria Math" w:cs="Cambria Math"/>
                  </w:rPr>
                  <m:t>1+</m:t>
                </w:del>
              </m:r>
              <m:sSup>
                <m:sSupPr>
                  <m:ctrlPr>
                    <w:del w:id="1320" w:author="Siyu Wang [2]" w:date="2026-07-19T10:41:00Z" w16du:dateUtc="2026-07-19T14:41:00Z">
                      <w:rPr>
                        <w:rFonts w:ascii="Cambria Math" w:eastAsia="Cambria Math" w:hAnsi="Cambria Math" w:cs="Cambria Math"/>
                      </w:rPr>
                    </w:del>
                  </m:ctrlPr>
                </m:sSupPr>
                <m:e>
                  <m:r>
                    <w:del w:id="1321" w:author="Siyu Wang [2]" w:date="2026-07-19T10:41:00Z" w16du:dateUtc="2026-07-19T14:41:00Z">
                      <w:rPr>
                        <w:rFonts w:ascii="Cambria Math" w:eastAsia="Cambria Math" w:hAnsi="Cambria Math" w:cs="Cambria Math"/>
                      </w:rPr>
                      <m:t>e</m:t>
                    </w:del>
                  </m:r>
                </m:e>
                <m:sup>
                  <m:r>
                    <w:del w:id="1322" w:author="Siyu Wang [2]" w:date="2026-07-19T10:41:00Z" w16du:dateUtc="2026-07-19T14:41:00Z">
                      <w:rPr>
                        <w:rFonts w:ascii="Cambria Math" w:eastAsia="Cambria Math" w:hAnsi="Cambria Math" w:cs="Cambria Math"/>
                      </w:rPr>
                      <m:t>β⋅</m:t>
                    </w:del>
                  </m:r>
                  <m:d>
                    <m:dPr>
                      <m:ctrlPr>
                        <w:del w:id="1323" w:author="Siyu Wang [2]" w:date="2026-07-19T10:41:00Z" w16du:dateUtc="2026-07-19T14:41:00Z">
                          <w:rPr>
                            <w:rFonts w:ascii="Cambria Math" w:eastAsia="Cambria Math" w:hAnsi="Cambria Math" w:cs="Cambria Math"/>
                          </w:rPr>
                        </w:del>
                      </m:ctrlPr>
                    </m:dPr>
                    <m:e>
                      <m:r>
                        <w:del w:id="1324" w:author="Siyu Wang [2]" w:date="2026-07-19T10:41:00Z" w16du:dateUtc="2026-07-19T14:41:00Z">
                          <w:rPr>
                            <w:rFonts w:ascii="Cambria Math" w:eastAsia="Cambria Math" w:hAnsi="Cambria Math" w:cs="Cambria Math"/>
                          </w:rPr>
                          <m:t>θ-V</m:t>
                        </w:del>
                      </m:r>
                      <m:d>
                        <m:dPr>
                          <m:ctrlPr>
                            <w:del w:id="1325" w:author="Siyu Wang [2]" w:date="2026-07-19T10:41:00Z" w16du:dateUtc="2026-07-19T14:41:00Z">
                              <w:rPr>
                                <w:rFonts w:ascii="Cambria Math" w:eastAsia="Cambria Math" w:hAnsi="Cambria Math" w:cs="Cambria Math"/>
                              </w:rPr>
                            </w:del>
                          </m:ctrlPr>
                        </m:dPr>
                        <m:e>
                          <m:r>
                            <w:del w:id="1326" w:author="Siyu Wang [2]" w:date="2026-07-19T10:41:00Z" w16du:dateUtc="2026-07-19T14:41:00Z">
                              <w:rPr>
                                <w:rFonts w:ascii="Cambria Math" w:eastAsia="Cambria Math" w:hAnsi="Cambria Math" w:cs="Cambria Math"/>
                              </w:rPr>
                              <m:t>drop,delay</m:t>
                            </w:del>
                          </m:r>
                        </m:e>
                      </m:d>
                    </m:e>
                  </m:d>
                </m:sup>
              </m:sSup>
            </m:den>
          </m:f>
        </m:oMath>
      </m:oMathPara>
    </w:p>
    <w:p w14:paraId="00000060" w14:textId="24CB62BB" w:rsidR="00585BFC" w:rsidDel="00501EF0" w:rsidRDefault="00000000" w:rsidP="00E05A11">
      <w:pPr>
        <w:pBdr>
          <w:top w:val="nil"/>
          <w:left w:val="nil"/>
          <w:bottom w:val="nil"/>
          <w:right w:val="nil"/>
          <w:between w:val="nil"/>
        </w:pBdr>
        <w:shd w:val="clear" w:color="auto" w:fill="FFFFFF"/>
        <w:tabs>
          <w:tab w:val="left" w:pos="270"/>
        </w:tabs>
        <w:spacing w:after="0" w:line="480" w:lineRule="auto"/>
        <w:rPr>
          <w:del w:id="1327" w:author="Siyu Wang [2]" w:date="2026-07-19T10:44:00Z" w16du:dateUtc="2026-07-19T14:44:00Z"/>
          <w:rFonts w:ascii="Times New Roman" w:eastAsia="Times New Roman" w:hAnsi="Times New Roman" w:cs="Times New Roman"/>
          <w:sz w:val="24"/>
          <w:szCs w:val="24"/>
        </w:rPr>
      </w:pPr>
      <w:del w:id="1328" w:author="Siyu Wang [2]" w:date="2026-07-19T12:50:00Z" w16du:dateUtc="2026-07-19T16:50:00Z">
        <w:r w:rsidDel="008B57CB">
          <w:rPr>
            <w:rFonts w:ascii="Times New Roman" w:eastAsia="Times New Roman" w:hAnsi="Times New Roman" w:cs="Times New Roman"/>
            <w:sz w:val="24"/>
            <w:szCs w:val="24"/>
          </w:rPr>
          <w:delText xml:space="preserve">Here, </w:delText>
        </w:r>
      </w:del>
      <m:oMath>
        <m:r>
          <w:del w:id="1329" w:author="Siyu Wang [2]" w:date="2026-07-19T12:50:00Z" w16du:dateUtc="2026-07-19T16:50:00Z">
            <w:rPr>
              <w:rFonts w:ascii="Cambria Math" w:hAnsi="Cambria Math"/>
            </w:rPr>
            <m:t>θ</m:t>
          </w:del>
        </m:r>
      </m:oMath>
      <w:del w:id="1330" w:author="Siyu Wang [2]" w:date="2026-07-19T12:50:00Z" w16du:dateUtc="2026-07-19T16:50:00Z">
        <w:r w:rsidDel="008B57CB">
          <w:rPr>
            <w:rFonts w:ascii="Times New Roman" w:eastAsia="Times New Roman" w:hAnsi="Times New Roman" w:cs="Times New Roman"/>
            <w:sz w:val="24"/>
            <w:szCs w:val="24"/>
          </w:rPr>
          <w:delText xml:space="preserve"> is the decision threshold and </w:delText>
        </w:r>
      </w:del>
      <m:oMath>
        <m:r>
          <w:del w:id="1331" w:author="Siyu Wang [2]" w:date="2026-07-19T10:42:00Z" w16du:dateUtc="2026-07-19T14:42:00Z">
            <w:rPr>
              <w:rFonts w:ascii="Cambria Math" w:hAnsi="Cambria Math"/>
            </w:rPr>
            <m:t>β</m:t>
          </w:del>
        </m:r>
      </m:oMath>
      <w:del w:id="1332" w:author="Siyu Wang [2]" w:date="2026-07-19T12:37:00Z" w16du:dateUtc="2026-07-19T16:37:00Z">
        <w:r w:rsidDel="00326D44">
          <w:rPr>
            <w:rFonts w:ascii="Times New Roman" w:eastAsia="Times New Roman" w:hAnsi="Times New Roman" w:cs="Times New Roman"/>
            <w:sz w:val="24"/>
            <w:szCs w:val="24"/>
          </w:rPr>
          <w:delText xml:space="preserve"> is </w:delText>
        </w:r>
      </w:del>
      <w:del w:id="1333" w:author="Siyu Wang [2]" w:date="2026-07-19T10:42:00Z" w16du:dateUtc="2026-07-19T14:42:00Z">
        <w:r w:rsidDel="005E5890">
          <w:rPr>
            <w:rFonts w:ascii="Times New Roman" w:eastAsia="Times New Roman" w:hAnsi="Times New Roman" w:cs="Times New Roman"/>
            <w:sz w:val="24"/>
            <w:szCs w:val="24"/>
          </w:rPr>
          <w:delText>the temperature term</w:delText>
        </w:r>
      </w:del>
      <w:del w:id="1334" w:author="Siyu Wang [2]" w:date="2026-07-19T12:37:00Z" w16du:dateUtc="2026-07-19T16:37:00Z">
        <w:r w:rsidDel="00326D44">
          <w:rPr>
            <w:rFonts w:ascii="Times New Roman" w:eastAsia="Times New Roman" w:hAnsi="Times New Roman" w:cs="Times New Roman"/>
            <w:sz w:val="24"/>
            <w:szCs w:val="24"/>
          </w:rPr>
          <w:delText>.</w:delText>
        </w:r>
      </w:del>
    </w:p>
    <w:p w14:paraId="00000061" w14:textId="5F14023C" w:rsidR="00585BFC" w:rsidDel="00A90A4C" w:rsidRDefault="00000000">
      <w:pPr>
        <w:spacing w:after="0" w:line="480" w:lineRule="auto"/>
        <w:rPr>
          <w:del w:id="1335" w:author="Siyu Wang [2]" w:date="2026-07-19T10:44:00Z" w16du:dateUtc="2026-07-19T14:44:00Z"/>
          <w:moveFrom w:id="1336" w:author="Siyu Wang [2]" w:date="2026-07-19T10:37:00Z" w16du:dateUtc="2026-07-19T14:37:00Z"/>
          <w:rFonts w:ascii="Cambria Math" w:eastAsia="Cambria Math" w:hAnsi="Cambria Math" w:cs="Cambria Math"/>
        </w:rPr>
        <w:pPrChange w:id="1337" w:author="Siyu Wang [2]" w:date="2026-07-19T12:50:00Z" w16du:dateUtc="2026-07-19T16:50:00Z">
          <w:pPr>
            <w:jc w:val="center"/>
          </w:pPr>
        </w:pPrChange>
      </w:pPr>
      <w:moveFromRangeStart w:id="1338" w:author="Siyu Wang [2]" w:date="2026-07-19T10:37:00Z" w:name="move235349860"/>
      <m:oMathPara>
        <m:oMath>
          <m:r>
            <w:del w:id="1339" w:author="Siyu Wang [2]" w:date="2026-07-19T10:44:00Z" w16du:dateUtc="2026-07-19T14:44:00Z">
              <w:rPr>
                <w:rFonts w:ascii="Cambria Math" w:eastAsia="Cambria Math" w:hAnsi="Cambria Math" w:cs="Cambria Math"/>
              </w:rPr>
              <m:t>V</m:t>
            </w:del>
          </m:r>
          <m:d>
            <m:dPr>
              <m:ctrlPr>
                <w:del w:id="1340" w:author="Siyu Wang [2]" w:date="2026-07-19T10:44:00Z" w16du:dateUtc="2026-07-19T14:44:00Z">
                  <w:rPr>
                    <w:rFonts w:ascii="Cambria Math" w:eastAsia="Cambria Math" w:hAnsi="Cambria Math" w:cs="Cambria Math"/>
                  </w:rPr>
                </w:del>
              </m:ctrlPr>
            </m:dPr>
            <m:e>
              <m:r>
                <w:del w:id="1341" w:author="Siyu Wang [2]" w:date="2026-07-19T10:44:00Z" w16du:dateUtc="2026-07-19T14:44:00Z">
                  <w:rPr>
                    <w:rFonts w:ascii="Cambria Math" w:eastAsia="Cambria Math" w:hAnsi="Cambria Math" w:cs="Cambria Math"/>
                  </w:rPr>
                  <m:t>drop,delay</m:t>
                </w:del>
              </m:r>
            </m:e>
          </m:d>
          <m:r>
            <w:del w:id="1342" w:author="Siyu Wang [2]" w:date="2026-07-19T10:44:00Z" w16du:dateUtc="2026-07-19T14:44:00Z">
              <w:rPr>
                <w:rFonts w:ascii="Cambria Math" w:eastAsia="Cambria Math" w:hAnsi="Cambria Math" w:cs="Cambria Math"/>
              </w:rPr>
              <m:t>=</m:t>
            </w:del>
          </m:r>
          <m:f>
            <m:fPr>
              <m:ctrlPr>
                <w:del w:id="1343" w:author="Siyu Wang [2]" w:date="2026-07-19T10:44:00Z" w16du:dateUtc="2026-07-19T14:44:00Z">
                  <w:rPr>
                    <w:rFonts w:ascii="Cambria Math" w:eastAsia="Cambria Math" w:hAnsi="Cambria Math" w:cs="Cambria Math"/>
                  </w:rPr>
                </w:del>
              </m:ctrlPr>
            </m:fPr>
            <m:num>
              <m:r>
                <w:del w:id="1344" w:author="Siyu Wang [2]" w:date="2026-07-19T10:44:00Z" w16du:dateUtc="2026-07-19T14:44:00Z">
                  <w:rPr>
                    <w:rFonts w:ascii="Cambria Math" w:eastAsia="Cambria Math" w:hAnsi="Cambria Math" w:cs="Cambria Math"/>
                  </w:rPr>
                  <m:t>drop</m:t>
                </w:del>
              </m:r>
            </m:num>
            <m:den>
              <m:r>
                <w:del w:id="1345" w:author="Siyu Wang [2]" w:date="2026-07-19T10:44:00Z" w16du:dateUtc="2026-07-19T14:44:00Z">
                  <w:rPr>
                    <w:rFonts w:ascii="Cambria Math" w:eastAsia="Cambria Math" w:hAnsi="Cambria Math" w:cs="Cambria Math"/>
                  </w:rPr>
                  <m:t>1+k⋅delay</m:t>
                </w:del>
              </m:r>
            </m:den>
          </m:f>
        </m:oMath>
      </m:oMathPara>
    </w:p>
    <w:moveFromRangeEnd w:id="1338"/>
    <w:p w14:paraId="00000062" w14:textId="5D136B7C" w:rsidR="00585BFC" w:rsidDel="008C71BF" w:rsidRDefault="00000000">
      <w:pPr>
        <w:spacing w:after="0" w:line="480" w:lineRule="auto"/>
        <w:rPr>
          <w:del w:id="1346" w:author="Siyu Wang [2]" w:date="2026-07-19T10:44:00Z" w16du:dateUtc="2026-07-19T14:44:00Z"/>
          <w:rFonts w:ascii="Times New Roman" w:eastAsia="Times New Roman" w:hAnsi="Times New Roman" w:cs="Times New Roman"/>
          <w:sz w:val="24"/>
          <w:szCs w:val="24"/>
        </w:rPr>
        <w:pPrChange w:id="1347" w:author="Siyu Wang [2]" w:date="2026-07-19T12:50:00Z" w16du:dateUtc="2026-07-19T16:50:00Z">
          <w:pPr>
            <w:spacing w:after="0" w:line="480" w:lineRule="auto"/>
            <w:ind w:left="-5"/>
          </w:pPr>
        </w:pPrChange>
      </w:pPr>
      <m:oMath>
        <m:r>
          <w:del w:id="1348" w:author="Siyu Wang [2]" w:date="2026-07-19T10:42:00Z" w16du:dateUtc="2026-07-19T14:42:00Z">
            <w:rPr>
              <w:rFonts w:ascii="Cambria Math" w:eastAsia="Cambria Math" w:hAnsi="Cambria Math" w:cs="Cambria Math"/>
            </w:rPr>
            <m:t>k</m:t>
          </w:del>
        </m:r>
      </m:oMath>
      <w:del w:id="1349" w:author="Siyu Wang [2]" w:date="2026-07-19T10:42:00Z" w16du:dateUtc="2026-07-19T14:42:00Z">
        <w:r w:rsidDel="005E5890">
          <w:rPr>
            <w:rFonts w:ascii="Times New Roman" w:eastAsia="Times New Roman" w:hAnsi="Times New Roman" w:cs="Times New Roman"/>
            <w:sz w:val="24"/>
            <w:szCs w:val="24"/>
          </w:rPr>
          <w:delText xml:space="preserve"> is the hyperbolic discounting factor. </w:delText>
        </w:r>
      </w:del>
      <w:del w:id="1350" w:author="Siyu Wang [2]" w:date="2026-07-19T10:44:00Z" w16du:dateUtc="2026-07-19T14:44:00Z">
        <w:r w:rsidDel="00A90A4C">
          <w:rPr>
            <w:rFonts w:ascii="Times New Roman" w:eastAsia="Times New Roman" w:hAnsi="Times New Roman" w:cs="Times New Roman"/>
            <w:sz w:val="24"/>
            <w:szCs w:val="24"/>
          </w:rPr>
          <w:delText xml:space="preserve">The free parameters </w:delText>
        </w:r>
      </w:del>
      <m:oMath>
        <m:r>
          <w:del w:id="1351" w:author="Siyu Wang [2]" w:date="2026-07-19T10:44:00Z" w16du:dateUtc="2026-07-19T14:44:00Z">
            <w:rPr>
              <w:rFonts w:ascii="Cambria Math" w:eastAsia="Cambria Math" w:hAnsi="Cambria Math" w:cs="Cambria Math"/>
            </w:rPr>
            <m:t>θ,β,k</m:t>
          </w:del>
        </m:r>
      </m:oMath>
      <w:del w:id="1352" w:author="Siyu Wang [2]" w:date="2026-07-19T10:44:00Z" w16du:dateUtc="2026-07-19T14:44:00Z">
        <w:r w:rsidDel="00A90A4C">
          <w:rPr>
            <w:rFonts w:ascii="Times New Roman" w:eastAsia="Times New Roman" w:hAnsi="Times New Roman" w:cs="Times New Roman"/>
            <w:sz w:val="24"/>
            <w:szCs w:val="24"/>
          </w:rPr>
          <w:delText xml:space="preserve"> were fitted via maximum likelihood estimation. </w:delText>
        </w:r>
      </w:del>
    </w:p>
    <w:p w14:paraId="00000063" w14:textId="03D8488F" w:rsidR="00585BFC" w:rsidDel="00776D22" w:rsidRDefault="00000000">
      <w:pPr>
        <w:spacing w:after="0" w:line="480" w:lineRule="auto"/>
        <w:rPr>
          <w:del w:id="1353" w:author="Siyu Wang [2]" w:date="2026-07-19T10:39:00Z" w16du:dateUtc="2026-07-19T14:39:00Z"/>
          <w:rFonts w:ascii="Times New Roman" w:eastAsia="Times New Roman" w:hAnsi="Times New Roman" w:cs="Times New Roman"/>
          <w:sz w:val="24"/>
          <w:szCs w:val="24"/>
        </w:rPr>
        <w:pPrChange w:id="1354" w:author="Siyu Wang [2]" w:date="2026-07-19T12:50:00Z" w16du:dateUtc="2026-07-19T16:50:00Z">
          <w:pPr>
            <w:shd w:val="clear" w:color="auto" w:fill="FFFFFF"/>
            <w:spacing w:after="0" w:line="480" w:lineRule="auto"/>
            <w:ind w:firstLine="360"/>
          </w:pPr>
        </w:pPrChange>
      </w:pPr>
      <w:del w:id="1355" w:author="Siyu Wang [2]" w:date="2026-07-19T10:39:00Z" w16du:dateUtc="2026-07-19T14:39:00Z">
        <w:r w:rsidDel="00776D22">
          <w:rPr>
            <w:rFonts w:ascii="Times New Roman" w:eastAsia="Times New Roman" w:hAnsi="Times New Roman" w:cs="Times New Roman"/>
            <w:sz w:val="24"/>
            <w:szCs w:val="24"/>
          </w:rPr>
          <w:delText xml:space="preserve">To examine how the timing of go signals shapes value computation, and whether monkeys show different strategies, we compared three behavioral models. </w:delText>
        </w:r>
      </w:del>
    </w:p>
    <w:p w14:paraId="00000064" w14:textId="3036B227" w:rsidR="00585BFC" w:rsidDel="008C71BF" w:rsidRDefault="00585BFC">
      <w:pPr>
        <w:spacing w:after="0" w:line="480" w:lineRule="auto"/>
        <w:rPr>
          <w:del w:id="1356" w:author="Siyu Wang [2]" w:date="2026-07-19T10:44:00Z" w16du:dateUtc="2026-07-19T14:44:00Z"/>
          <w:moveFrom w:id="1357" w:author="Siyu Wang [2]" w:date="2026-07-19T10:34:00Z" w16du:dateUtc="2026-07-19T14:34:00Z"/>
          <w:rFonts w:ascii="Times New Roman" w:eastAsia="Times New Roman" w:hAnsi="Times New Roman" w:cs="Times New Roman"/>
          <w:sz w:val="24"/>
          <w:szCs w:val="24"/>
        </w:rPr>
        <w:pPrChange w:id="1358" w:author="Siyu Wang [2]" w:date="2026-07-19T12:50:00Z" w16du:dateUtc="2026-07-19T16:50:00Z">
          <w:pPr>
            <w:shd w:val="clear" w:color="auto" w:fill="FFFFFF"/>
            <w:spacing w:after="0" w:line="480" w:lineRule="auto"/>
          </w:pPr>
        </w:pPrChange>
      </w:pPr>
      <w:moveFromRangeStart w:id="1359" w:author="Siyu Wang [2]" w:date="2026-07-19T10:34:00Z" w:name="move235349667"/>
    </w:p>
    <w:p w14:paraId="00000065" w14:textId="3EDF4A15" w:rsidR="00585BFC" w:rsidDel="008C71BF" w:rsidRDefault="00000000">
      <w:pPr>
        <w:spacing w:after="0" w:line="480" w:lineRule="auto"/>
        <w:rPr>
          <w:del w:id="1360" w:author="Siyu Wang [2]" w:date="2026-07-19T10:44:00Z" w16du:dateUtc="2026-07-19T14:44:00Z"/>
          <w:moveFrom w:id="1361" w:author="Siyu Wang [2]" w:date="2026-07-19T10:34:00Z" w16du:dateUtc="2026-07-19T14:34:00Z"/>
          <w:rFonts w:ascii="Times New Roman" w:eastAsia="Times New Roman" w:hAnsi="Times New Roman" w:cs="Times New Roman"/>
          <w:b/>
          <w:bCs/>
          <w:color w:val="000000"/>
          <w:sz w:val="24"/>
          <w:szCs w:val="24"/>
        </w:rPr>
        <w:pPrChange w:id="1362" w:author="Siyu Wang [2]" w:date="2026-07-19T12:50:00Z" w16du:dateUtc="2026-07-19T16:50:00Z">
          <w:pPr>
            <w:numPr>
              <w:numId w:val="2"/>
            </w:numPr>
            <w:pBdr>
              <w:top w:val="nil"/>
              <w:left w:val="nil"/>
              <w:bottom w:val="nil"/>
              <w:right w:val="nil"/>
              <w:between w:val="nil"/>
            </w:pBdr>
            <w:shd w:val="clear" w:color="auto" w:fill="FFFFFF"/>
            <w:tabs>
              <w:tab w:val="left" w:pos="270"/>
            </w:tabs>
            <w:spacing w:after="0" w:line="480" w:lineRule="auto"/>
            <w:ind w:left="720" w:hanging="360"/>
          </w:pPr>
        </w:pPrChange>
      </w:pPr>
      <w:moveFrom w:id="1363" w:author="Siyu Wang [2]" w:date="2026-07-19T10:34:00Z" w16du:dateUtc="2026-07-19T14:34:00Z">
        <w:del w:id="1364" w:author="Siyu Wang [2]" w:date="2026-07-19T10:44:00Z" w16du:dateUtc="2026-07-19T14:44:00Z">
          <w:r w:rsidDel="008C71BF">
            <w:rPr>
              <w:rFonts w:ascii="Times New Roman" w:eastAsia="Times New Roman" w:hAnsi="Times New Roman" w:cs="Times New Roman"/>
              <w:b/>
              <w:bCs/>
              <w:color w:val="000000"/>
              <w:sz w:val="24"/>
              <w:szCs w:val="24"/>
            </w:rPr>
            <w:delText>Model 1</w:delText>
          </w:r>
        </w:del>
      </w:moveFrom>
    </w:p>
    <w:moveFromRangeEnd w:id="1359"/>
    <w:p w14:paraId="00000066" w14:textId="23DD6EF7" w:rsidR="00585BFC" w:rsidDel="008C71BF" w:rsidRDefault="00000000">
      <w:pPr>
        <w:spacing w:after="0" w:line="480" w:lineRule="auto"/>
        <w:rPr>
          <w:del w:id="1365" w:author="Siyu Wang [2]" w:date="2026-07-19T10:44:00Z" w16du:dateUtc="2026-07-19T14:44:00Z"/>
          <w:rFonts w:ascii="Times New Roman" w:eastAsia="Times New Roman" w:hAnsi="Times New Roman" w:cs="Times New Roman"/>
          <w:sz w:val="24"/>
          <w:szCs w:val="24"/>
        </w:rPr>
        <w:pPrChange w:id="1366" w:author="Siyu Wang [2]" w:date="2026-07-19T12:50:00Z" w16du:dateUtc="2026-07-19T16:50:00Z">
          <w:pPr>
            <w:shd w:val="clear" w:color="auto" w:fill="FFFFFF"/>
            <w:spacing w:after="0" w:line="480" w:lineRule="auto"/>
          </w:pPr>
        </w:pPrChange>
      </w:pPr>
      <w:del w:id="1367" w:author="Siyu Wang [2]" w:date="2026-07-19T10:44:00Z" w16du:dateUtc="2026-07-19T14:44:00Z">
        <w:r w:rsidDel="008C71BF">
          <w:rPr>
            <w:rFonts w:ascii="Times New Roman" w:eastAsia="Times New Roman" w:hAnsi="Times New Roman" w:cs="Times New Roman"/>
            <w:sz w:val="24"/>
            <w:szCs w:val="24"/>
          </w:rPr>
          <w:delText xml:space="preserve">Model 1 computes a temporally discounted value, that is then compared to an accept threshold </w:delText>
        </w:r>
      </w:del>
      <m:oMath>
        <m:r>
          <w:del w:id="1368" w:author="Siyu Wang [2]" w:date="2026-07-19T10:44:00Z" w16du:dateUtc="2026-07-19T14:44:00Z">
            <w:rPr>
              <w:rFonts w:ascii="Cambria Math" w:hAnsi="Cambria Math"/>
            </w:rPr>
            <m:t>θ</m:t>
          </w:del>
        </m:r>
      </m:oMath>
      <w:del w:id="1369" w:author="Siyu Wang [2]" w:date="2026-07-19T10:44:00Z" w16du:dateUtc="2026-07-19T14:44:00Z">
        <w:r w:rsidDel="008C71BF">
          <w:rPr>
            <w:rFonts w:ascii="Times New Roman" w:eastAsia="Times New Roman" w:hAnsi="Times New Roman" w:cs="Times New Roman"/>
            <w:sz w:val="24"/>
            <w:szCs w:val="24"/>
          </w:rPr>
          <w:delText xml:space="preserve">. </w:delText>
        </w:r>
      </w:del>
    </w:p>
    <w:p w14:paraId="00000067" w14:textId="0EFE5CFE" w:rsidR="00585BFC" w:rsidDel="008C71BF" w:rsidRDefault="00000000">
      <w:pPr>
        <w:spacing w:after="0" w:line="480" w:lineRule="auto"/>
        <w:rPr>
          <w:del w:id="1370" w:author="Siyu Wang [2]" w:date="2026-07-19T10:44:00Z" w16du:dateUtc="2026-07-19T14:44:00Z"/>
          <w:rFonts w:ascii="Cambria Math" w:eastAsia="Cambria Math" w:hAnsi="Cambria Math" w:cs="Cambria Math"/>
        </w:rPr>
        <w:pPrChange w:id="1371" w:author="Siyu Wang [2]" w:date="2026-07-19T12:50:00Z" w16du:dateUtc="2026-07-19T16:50:00Z">
          <w:pPr>
            <w:jc w:val="center"/>
          </w:pPr>
        </w:pPrChange>
      </w:pPr>
      <m:oMathPara>
        <m:oMath>
          <m:r>
            <w:del w:id="1372" w:author="Siyu Wang [2]" w:date="2026-07-19T10:44:00Z" w16du:dateUtc="2026-07-19T14:44:00Z">
              <w:rPr>
                <w:rFonts w:ascii="Cambria Math" w:eastAsia="Cambria Math" w:hAnsi="Cambria Math" w:cs="Cambria Math"/>
              </w:rPr>
              <m:t>DV=</m:t>
            </w:del>
          </m:r>
          <m:f>
            <m:fPr>
              <m:ctrlPr>
                <w:del w:id="1373" w:author="Siyu Wang [2]" w:date="2026-07-19T10:44:00Z" w16du:dateUtc="2026-07-19T14:44:00Z">
                  <w:rPr>
                    <w:rFonts w:ascii="Cambria Math" w:eastAsia="Cambria Math" w:hAnsi="Cambria Math" w:cs="Cambria Math"/>
                  </w:rPr>
                </w:del>
              </m:ctrlPr>
            </m:fPr>
            <m:num>
              <m:r>
                <w:del w:id="1374" w:author="Siyu Wang [2]" w:date="2026-07-19T10:44:00Z" w16du:dateUtc="2026-07-19T14:44:00Z">
                  <w:rPr>
                    <w:rFonts w:ascii="Cambria Math" w:eastAsia="Cambria Math" w:hAnsi="Cambria Math" w:cs="Cambria Math"/>
                  </w:rPr>
                  <m:t>R</m:t>
                </w:del>
              </m:r>
            </m:num>
            <m:den>
              <m:r>
                <w:del w:id="1375" w:author="Siyu Wang [2]" w:date="2026-07-19T10:44:00Z" w16du:dateUtc="2026-07-19T14:44:00Z">
                  <w:rPr>
                    <w:rFonts w:ascii="Cambria Math" w:eastAsia="Cambria Math" w:hAnsi="Cambria Math" w:cs="Cambria Math"/>
                  </w:rPr>
                  <m:t>1+k⋅D</m:t>
                </w:del>
              </m:r>
            </m:den>
          </m:f>
        </m:oMath>
      </m:oMathPara>
    </w:p>
    <w:p w14:paraId="00000068" w14:textId="377C9DF3" w:rsidR="00585BFC" w:rsidDel="008C71BF" w:rsidRDefault="00000000">
      <w:pPr>
        <w:spacing w:after="0" w:line="480" w:lineRule="auto"/>
        <w:rPr>
          <w:del w:id="1376" w:author="Siyu Wang [2]" w:date="2026-07-19T10:44:00Z" w16du:dateUtc="2026-07-19T14:44:00Z"/>
          <w:rFonts w:ascii="Times New Roman" w:eastAsia="Times New Roman" w:hAnsi="Times New Roman" w:cs="Times New Roman"/>
          <w:sz w:val="24"/>
          <w:szCs w:val="24"/>
        </w:rPr>
        <w:pPrChange w:id="1377" w:author="Siyu Wang [2]" w:date="2026-07-19T12:50:00Z" w16du:dateUtc="2026-07-19T16:50:00Z">
          <w:pPr>
            <w:shd w:val="clear" w:color="auto" w:fill="FFFFFF"/>
            <w:spacing w:after="0" w:line="480" w:lineRule="auto"/>
          </w:pPr>
        </w:pPrChange>
      </w:pPr>
      <w:del w:id="1378" w:author="Siyu Wang [2]" w:date="2026-07-19T10:44:00Z" w16du:dateUtc="2026-07-19T14:44:00Z">
        <w:r w:rsidDel="008C71BF">
          <w:rPr>
            <w:rFonts w:ascii="Times New Roman" w:eastAsia="Times New Roman" w:hAnsi="Times New Roman" w:cs="Times New Roman"/>
            <w:sz w:val="24"/>
            <w:szCs w:val="24"/>
          </w:rPr>
          <w:delText xml:space="preserve">Here, DV is the discounted value, D is the delay, R is the reward. </w:delText>
        </w:r>
      </w:del>
    </w:p>
    <w:p w14:paraId="00000069" w14:textId="6C8856E1" w:rsidR="00585BFC" w:rsidDel="00A90A4C" w:rsidRDefault="00000000">
      <w:pPr>
        <w:spacing w:after="0" w:line="480" w:lineRule="auto"/>
        <w:rPr>
          <w:del w:id="1379" w:author="Siyu Wang [2]" w:date="2026-07-19T10:44:00Z" w16du:dateUtc="2026-07-19T14:44:00Z"/>
          <w:rFonts w:ascii="Times New Roman" w:eastAsia="Times New Roman" w:hAnsi="Times New Roman" w:cs="Times New Roman"/>
          <w:sz w:val="24"/>
          <w:szCs w:val="24"/>
        </w:rPr>
        <w:pPrChange w:id="1380" w:author="Siyu Wang [2]" w:date="2026-07-19T12:50:00Z" w16du:dateUtc="2026-07-19T16:50:00Z">
          <w:pPr>
            <w:shd w:val="clear" w:color="auto" w:fill="FFFFFF"/>
            <w:spacing w:after="0" w:line="480" w:lineRule="auto"/>
          </w:pPr>
        </w:pPrChange>
      </w:pPr>
      <w:del w:id="1381" w:author="Siyu Wang [2]" w:date="2026-07-19T10:40:00Z" w16du:dateUtc="2026-07-19T14:40:00Z">
        <w:r w:rsidDel="008C71BF">
          <w:rPr>
            <w:rFonts w:ascii="Times New Roman" w:eastAsia="Times New Roman" w:hAnsi="Times New Roman" w:cs="Times New Roman"/>
            <w:sz w:val="24"/>
            <w:szCs w:val="24"/>
          </w:rPr>
          <w:delText xml:space="preserve">Animals will be more likely to accept when DV is above the acceptance threshold θ, and more likely to reject otherwise. </w:delText>
        </w:r>
      </w:del>
      <w:del w:id="1382" w:author="Siyu Wang [2]" w:date="2026-07-19T10:44:00Z" w16du:dateUtc="2026-07-19T14:44:00Z">
        <w:r w:rsidDel="008C71BF">
          <w:rPr>
            <w:rFonts w:ascii="Times New Roman" w:eastAsia="Times New Roman" w:hAnsi="Times New Roman" w:cs="Times New Roman"/>
            <w:sz w:val="24"/>
            <w:szCs w:val="24"/>
          </w:rPr>
          <w:delText>The probability of accepting an offer is modelled using the softmax rule with decision noise σ:</w:delText>
        </w:r>
      </w:del>
    </w:p>
    <w:p w14:paraId="5ECD75E4" w14:textId="77777777" w:rsidR="00E05A11" w:rsidRPr="00E05A11" w:rsidRDefault="00E05A11" w:rsidP="00E05A1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b/>
          <w:bCs/>
          <w:color w:val="000000"/>
          <w:sz w:val="24"/>
          <w:szCs w:val="24"/>
        </w:rPr>
      </w:pPr>
    </w:p>
    <w:p w14:paraId="0000006D" w14:textId="13E1F700" w:rsidR="00585BFC" w:rsidRPr="00470440" w:rsidRDefault="00000000" w:rsidP="00B65E9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470440">
        <w:rPr>
          <w:rFonts w:ascii="Times New Roman" w:eastAsia="Times New Roman" w:hAnsi="Times New Roman" w:cs="Times New Roman"/>
          <w:color w:val="000000"/>
          <w:sz w:val="24"/>
          <w:szCs w:val="24"/>
          <w:u w:val="single"/>
        </w:rPr>
        <w:t>Model 2</w:t>
      </w:r>
    </w:p>
    <w:p w14:paraId="5C9449B6" w14:textId="7CD79B19" w:rsidR="001335D0" w:rsidRDefault="000F42C8">
      <w:pPr>
        <w:spacing w:line="480" w:lineRule="auto"/>
        <w:rPr>
          <w:ins w:id="1383" w:author="Siyu Wang [2]" w:date="2026-07-19T11:03:00Z" w16du:dateUtc="2026-07-19T15:03:00Z"/>
          <w:rFonts w:ascii="Times New Roman" w:eastAsia="Times New Roman" w:hAnsi="Times New Roman" w:cs="Times New Roman"/>
          <w:sz w:val="24"/>
          <w:szCs w:val="24"/>
        </w:rPr>
      </w:pPr>
      <w:ins w:id="1384" w:author="Siyu Wang [2]" w:date="2026-07-19T10:50:00Z" w16du:dateUtc="2026-07-19T14:50:00Z">
        <w:r>
          <w:rPr>
            <w:rFonts w:ascii="Times New Roman" w:eastAsia="Times New Roman" w:hAnsi="Times New Roman" w:cs="Times New Roman"/>
            <w:sz w:val="24"/>
            <w:szCs w:val="24"/>
          </w:rPr>
          <w:t>I</w:t>
        </w:r>
      </w:ins>
      <w:ins w:id="1385" w:author="Siyu Wang [2]" w:date="2026-07-19T12:54:00Z" w16du:dateUtc="2026-07-19T16:54:00Z">
        <w:r w:rsidR="006134B1">
          <w:rPr>
            <w:rFonts w:ascii="Times New Roman" w:eastAsia="Times New Roman" w:hAnsi="Times New Roman" w:cs="Times New Roman"/>
            <w:sz w:val="24"/>
            <w:szCs w:val="24"/>
          </w:rPr>
          <w:t>n Model 2</w:t>
        </w:r>
      </w:ins>
      <w:ins w:id="1386" w:author="Siyu Wang [2]" w:date="2026-07-19T10:50:00Z" w16du:dateUtc="2026-07-19T14:50:00Z">
        <w:r>
          <w:rPr>
            <w:rFonts w:ascii="Times New Roman" w:eastAsia="Times New Roman" w:hAnsi="Times New Roman" w:cs="Times New Roman"/>
            <w:sz w:val="24"/>
            <w:szCs w:val="24"/>
          </w:rPr>
          <w:t xml:space="preserve">, we assume that the </w:t>
        </w:r>
      </w:ins>
      <w:ins w:id="1387" w:author="Siyu Wang [2]" w:date="2026-07-19T14:28:00Z" w16du:dateUtc="2026-07-19T18:28:00Z">
        <w:r w:rsidR="00674CD6">
          <w:rPr>
            <w:rFonts w:ascii="Times New Roman" w:eastAsia="Times New Roman" w:hAnsi="Times New Roman" w:cs="Times New Roman"/>
            <w:sz w:val="24"/>
            <w:szCs w:val="24"/>
          </w:rPr>
          <w:t>go signal</w:t>
        </w:r>
      </w:ins>
      <w:ins w:id="1388" w:author="Siyu Wang [2]" w:date="2026-07-19T10:51:00Z" w16du:dateUtc="2026-07-19T14:51:00Z">
        <w:r>
          <w:rPr>
            <w:rFonts w:ascii="Times New Roman" w:eastAsia="Times New Roman" w:hAnsi="Times New Roman" w:cs="Times New Roman"/>
            <w:sz w:val="24"/>
            <w:szCs w:val="24"/>
          </w:rPr>
          <w:t>s</w:t>
        </w:r>
      </w:ins>
      <w:ins w:id="1389" w:author="Siyu Wang [2]" w:date="2026-07-19T10:50:00Z" w16du:dateUtc="2026-07-19T14:50:00Z">
        <w:r>
          <w:rPr>
            <w:rFonts w:ascii="Times New Roman" w:eastAsia="Times New Roman" w:hAnsi="Times New Roman" w:cs="Times New Roman"/>
            <w:sz w:val="24"/>
            <w:szCs w:val="24"/>
          </w:rPr>
          <w:t xml:space="preserve"> ha</w:t>
        </w:r>
      </w:ins>
      <w:ins w:id="1390" w:author="Siyu Wang [2]" w:date="2026-07-19T10:51:00Z" w16du:dateUtc="2026-07-19T14:51:00Z">
        <w:r>
          <w:rPr>
            <w:rFonts w:ascii="Times New Roman" w:eastAsia="Times New Roman" w:hAnsi="Times New Roman" w:cs="Times New Roman"/>
            <w:sz w:val="24"/>
            <w:szCs w:val="24"/>
          </w:rPr>
          <w:t>ve</w:t>
        </w:r>
      </w:ins>
      <w:ins w:id="1391" w:author="Siyu Wang [2]" w:date="2026-07-19T10:50:00Z" w16du:dateUtc="2026-07-19T14:50:00Z">
        <w:r>
          <w:rPr>
            <w:rFonts w:ascii="Times New Roman" w:eastAsia="Times New Roman" w:hAnsi="Times New Roman" w:cs="Times New Roman"/>
            <w:sz w:val="24"/>
            <w:szCs w:val="24"/>
          </w:rPr>
          <w:t xml:space="preserve"> additive values</w:t>
        </w:r>
      </w:ins>
      <w:r w:rsidR="00582F37">
        <w:rPr>
          <w:rFonts w:ascii="Times New Roman" w:eastAsia="Times New Roman" w:hAnsi="Times New Roman" w:cs="Times New Roman"/>
          <w:sz w:val="24"/>
          <w:szCs w:val="24"/>
        </w:rPr>
        <w:t xml:space="preserve"> which can</w:t>
      </w:r>
      <w:r w:rsidR="00C5300D">
        <w:rPr>
          <w:rFonts w:ascii="Times New Roman" w:eastAsia="Times New Roman" w:hAnsi="Times New Roman" w:cs="Times New Roman"/>
          <w:sz w:val="24"/>
          <w:szCs w:val="24"/>
        </w:rPr>
        <w:t xml:space="preserve"> bias decisions towards accepting or rejecting</w:t>
      </w:r>
      <w:ins w:id="1392" w:author="Siyu Wang [2]" w:date="2026-07-19T10:57:00Z" w16du:dateUtc="2026-07-19T14:57:00Z">
        <w:r w:rsidR="000B2AC7">
          <w:rPr>
            <w:rFonts w:ascii="Times New Roman" w:eastAsia="Times New Roman" w:hAnsi="Times New Roman" w:cs="Times New Roman"/>
            <w:sz w:val="24"/>
            <w:szCs w:val="24"/>
          </w:rPr>
          <w:t xml:space="preserve">. </w:t>
        </w:r>
      </w:ins>
      <w:ins w:id="1393" w:author="Siyu Wang [2]" w:date="2026-07-19T10:50:00Z" w16du:dateUtc="2026-07-19T14:50:00Z">
        <w:r>
          <w:rPr>
            <w:rFonts w:ascii="Times New Roman" w:eastAsia="Times New Roman" w:hAnsi="Times New Roman" w:cs="Times New Roman"/>
            <w:sz w:val="24"/>
            <w:szCs w:val="24"/>
          </w:rPr>
          <w:t xml:space="preserve">In other words, the </w:t>
        </w:r>
      </w:ins>
      <w:ins w:id="1394" w:author="Siyu Wang [2]" w:date="2026-07-19T14:28:00Z" w16du:dateUtc="2026-07-19T18:28:00Z">
        <w:r w:rsidR="00674CD6">
          <w:rPr>
            <w:rFonts w:ascii="Times New Roman" w:eastAsia="Times New Roman" w:hAnsi="Times New Roman" w:cs="Times New Roman"/>
            <w:sz w:val="24"/>
            <w:szCs w:val="24"/>
          </w:rPr>
          <w:t>go signal</w:t>
        </w:r>
      </w:ins>
      <w:ins w:id="1395" w:author="Siyu Wang [2]" w:date="2026-07-19T10:50:00Z" w16du:dateUtc="2026-07-19T14:50:00Z">
        <w:r>
          <w:rPr>
            <w:rFonts w:ascii="Times New Roman" w:eastAsia="Times New Roman" w:hAnsi="Times New Roman" w:cs="Times New Roman"/>
            <w:sz w:val="24"/>
            <w:szCs w:val="24"/>
          </w:rPr>
          <w:t xml:space="preserve"> may increase or decrease the value of </w:t>
        </w:r>
      </w:ins>
      <w:ins w:id="1396" w:author="Siyu Wang [2]" w:date="2026-07-19T10:51:00Z" w16du:dateUtc="2026-07-19T14:51:00Z">
        <w:r>
          <w:rPr>
            <w:rFonts w:ascii="Times New Roman" w:eastAsia="Times New Roman" w:hAnsi="Times New Roman" w:cs="Times New Roman"/>
            <w:sz w:val="24"/>
            <w:szCs w:val="24"/>
          </w:rPr>
          <w:t>the reward offer by a constant amount, independent of the</w:t>
        </w:r>
      </w:ins>
      <w:r w:rsidR="005F6027">
        <w:rPr>
          <w:rFonts w:ascii="Times New Roman" w:eastAsia="Times New Roman" w:hAnsi="Times New Roman" w:cs="Times New Roman"/>
          <w:sz w:val="24"/>
          <w:szCs w:val="24"/>
        </w:rPr>
        <w:t xml:space="preserve"> original</w:t>
      </w:r>
      <w:ins w:id="1397" w:author="Siyu Wang [2]" w:date="2026-07-19T10:51:00Z" w16du:dateUtc="2026-07-19T14:51:00Z">
        <w:r>
          <w:rPr>
            <w:rFonts w:ascii="Times New Roman" w:eastAsia="Times New Roman" w:hAnsi="Times New Roman" w:cs="Times New Roman"/>
            <w:sz w:val="24"/>
            <w:szCs w:val="24"/>
          </w:rPr>
          <w:t xml:space="preserve"> discounted value of the offer. </w:t>
        </w:r>
      </w:ins>
      <w:ins w:id="1398" w:author="Siyu Wang [2]" w:date="2026-07-19T10:57:00Z" w16du:dateUtc="2026-07-19T14:57:00Z">
        <w:r w:rsidR="000B2AC7">
          <w:rPr>
            <w:rFonts w:ascii="Times New Roman" w:eastAsia="Times New Roman" w:hAnsi="Times New Roman" w:cs="Times New Roman"/>
            <w:sz w:val="24"/>
            <w:szCs w:val="24"/>
          </w:rPr>
          <w:t xml:space="preserve">The additive value is parameterized symmetrically for the two </w:t>
        </w:r>
      </w:ins>
      <w:ins w:id="1399" w:author="Siyu Wang [2]" w:date="2026-07-19T14:28:00Z" w16du:dateUtc="2026-07-19T18:28:00Z">
        <w:r w:rsidR="00674CD6">
          <w:rPr>
            <w:rFonts w:ascii="Times New Roman" w:eastAsia="Times New Roman" w:hAnsi="Times New Roman" w:cs="Times New Roman"/>
            <w:sz w:val="24"/>
            <w:szCs w:val="24"/>
          </w:rPr>
          <w:t>go signal</w:t>
        </w:r>
      </w:ins>
      <w:ins w:id="1400" w:author="Siyu Wang [2]" w:date="2026-07-19T10:57:00Z" w16du:dateUtc="2026-07-19T14:57:00Z">
        <w:r w:rsidR="000B2AC7">
          <w:rPr>
            <w:rFonts w:ascii="Times New Roman" w:eastAsia="Times New Roman" w:hAnsi="Times New Roman" w:cs="Times New Roman"/>
            <w:sz w:val="24"/>
            <w:szCs w:val="24"/>
          </w:rPr>
          <w:t xml:space="preserve">s: </w:t>
        </w:r>
      </w:ins>
      <m:oMath>
        <m:r>
          <w:ins w:id="1401" w:author="Siyu Wang [2]" w:date="2026-07-19T10:57:00Z" w16du:dateUtc="2026-07-19T14:57:00Z">
            <w:rPr>
              <w:rFonts w:ascii="Cambria Math" w:eastAsia="Times New Roman" w:hAnsi="Cambria Math" w:cs="Times New Roman"/>
              <w:sz w:val="24"/>
              <w:szCs w:val="24"/>
            </w:rPr>
            <m:t>β</m:t>
          </w:ins>
        </m:r>
      </m:oMath>
      <w:ins w:id="1402" w:author="Siyu Wang [2]" w:date="2026-07-19T10:57:00Z" w16du:dateUtc="2026-07-19T14:57:00Z">
        <w:r w:rsidR="000B2AC7">
          <w:rPr>
            <w:rFonts w:ascii="Times New Roman" w:eastAsia="Times New Roman" w:hAnsi="Times New Roman" w:cs="Times New Roman"/>
            <w:sz w:val="24"/>
            <w:szCs w:val="24"/>
          </w:rPr>
          <w:t xml:space="preserve"> for purple, and </w:t>
        </w:r>
      </w:ins>
      <m:oMath>
        <m:r>
          <w:ins w:id="1403" w:author="Siyu Wang [2]" w:date="2026-07-19T10:57:00Z" w16du:dateUtc="2026-07-19T14:57:00Z">
            <w:rPr>
              <w:rFonts w:ascii="Cambria Math" w:eastAsia="Times New Roman" w:hAnsi="Cambria Math" w:cs="Times New Roman"/>
              <w:sz w:val="24"/>
              <w:szCs w:val="24"/>
            </w:rPr>
            <m:t>-β</m:t>
          </w:ins>
        </m:r>
      </m:oMath>
      <w:ins w:id="1404" w:author="Siyu Wang [2]" w:date="2026-07-19T10:57:00Z" w16du:dateUtc="2026-07-19T14:57:00Z">
        <w:r w:rsidR="000B2AC7">
          <w:rPr>
            <w:rFonts w:ascii="Times New Roman" w:eastAsia="Times New Roman" w:hAnsi="Times New Roman" w:cs="Times New Roman"/>
            <w:sz w:val="24"/>
            <w:szCs w:val="24"/>
          </w:rPr>
          <w:t xml:space="preserve"> for yellow.</w:t>
        </w:r>
      </w:ins>
      <w:ins w:id="1405" w:author="Siyu Wang [2]" w:date="2026-07-19T11:02:00Z" w16du:dateUtc="2026-07-19T15:02:00Z">
        <w:r w:rsidR="00636C6B">
          <w:rPr>
            <w:rFonts w:ascii="Times New Roman" w:eastAsia="Times New Roman" w:hAnsi="Times New Roman" w:cs="Times New Roman"/>
            <w:sz w:val="24"/>
            <w:szCs w:val="24"/>
          </w:rPr>
          <w:t xml:space="preserve"> The </w:t>
        </w:r>
      </w:ins>
      <w:ins w:id="1406" w:author="Siyu Wang [2]" w:date="2026-07-19T12:55:00Z" w16du:dateUtc="2026-07-19T16:55:00Z">
        <w:r w:rsidR="00F61D89">
          <w:rPr>
            <w:rFonts w:ascii="Times New Roman" w:eastAsia="Times New Roman" w:hAnsi="Times New Roman" w:cs="Times New Roman"/>
            <w:sz w:val="24"/>
            <w:szCs w:val="24"/>
          </w:rPr>
          <w:t xml:space="preserve">value for accepting the offer </w:t>
        </w:r>
      </w:ins>
      <m:oMath>
        <m:sSup>
          <m:sSupPr>
            <m:ctrlPr>
              <w:ins w:id="1407" w:author="Siyu Wang [2]" w:date="2026-07-19T12:55:00Z" w16du:dateUtc="2026-07-19T16:55:00Z">
                <w:rPr>
                  <w:rFonts w:ascii="Cambria Math" w:eastAsia="Times New Roman" w:hAnsi="Cambria Math" w:cs="Times New Roman"/>
                  <w:i/>
                  <w:sz w:val="24"/>
                  <w:szCs w:val="24"/>
                </w:rPr>
              </w:ins>
            </m:ctrlPr>
          </m:sSupPr>
          <m:e>
            <m:r>
              <w:ins w:id="1408" w:author="Siyu Wang [2]" w:date="2026-07-19T12:55:00Z" w16du:dateUtc="2026-07-19T16:55:00Z">
                <w:rPr>
                  <w:rFonts w:ascii="Cambria Math" w:eastAsia="Times New Roman" w:hAnsi="Cambria Math" w:cs="Times New Roman"/>
                  <w:sz w:val="24"/>
                  <w:szCs w:val="24"/>
                </w:rPr>
                <m:t>V</m:t>
              </w:ins>
            </m:r>
          </m:e>
          <m:sup>
            <m:r>
              <w:ins w:id="1409" w:author="Siyu Wang [2]" w:date="2026-07-19T12:55:00Z" w16du:dateUtc="2026-07-19T16:55:00Z">
                <m:rPr>
                  <m:nor/>
                </m:rPr>
                <w:rPr>
                  <w:rFonts w:ascii="Cambria Math" w:eastAsia="Times New Roman" w:hAnsi="Cambria Math" w:cs="Times New Roman"/>
                  <w:sz w:val="24"/>
                  <w:szCs w:val="24"/>
                </w:rPr>
                <m:t>accept</m:t>
              </w:ins>
            </m:r>
          </m:sup>
        </m:sSup>
      </m:oMath>
      <w:ins w:id="1410" w:author="Siyu Wang [2]" w:date="2026-07-19T11:03:00Z" w16du:dateUtc="2026-07-19T15:03:00Z">
        <w:r w:rsidR="00636C6B">
          <w:rPr>
            <w:rFonts w:ascii="Times New Roman" w:eastAsia="Times New Roman" w:hAnsi="Times New Roman" w:cs="Times New Roman"/>
            <w:sz w:val="24"/>
            <w:szCs w:val="24"/>
          </w:rPr>
          <w:t xml:space="preserve"> is </w:t>
        </w:r>
      </w:ins>
      <w:ins w:id="1411" w:author="Siyu Wang [2]" w:date="2026-07-19T11:05:00Z" w16du:dateUtc="2026-07-19T15:05:00Z">
        <w:r w:rsidR="00C22EDF">
          <w:rPr>
            <w:rFonts w:ascii="Times New Roman" w:eastAsia="Times New Roman" w:hAnsi="Times New Roman" w:cs="Times New Roman"/>
            <w:sz w:val="24"/>
            <w:szCs w:val="24"/>
          </w:rPr>
          <w:t xml:space="preserve">the sum of the discounted value of the offer, and </w:t>
        </w:r>
      </w:ins>
      <w:r w:rsidR="002C7EB5">
        <w:rPr>
          <w:rFonts w:ascii="Times New Roman" w:eastAsia="Times New Roman" w:hAnsi="Times New Roman" w:cs="Times New Roman"/>
          <w:sz w:val="24"/>
          <w:szCs w:val="24"/>
        </w:rPr>
        <w:t>the</w:t>
      </w:r>
      <w:ins w:id="1412" w:author="Siyu Wang [2]" w:date="2026-07-19T11:05:00Z" w16du:dateUtc="2026-07-19T15:05:00Z">
        <w:r w:rsidR="00C22EDF">
          <w:rPr>
            <w:rFonts w:ascii="Times New Roman" w:eastAsia="Times New Roman" w:hAnsi="Times New Roman" w:cs="Times New Roman"/>
            <w:sz w:val="24"/>
            <w:szCs w:val="24"/>
          </w:rPr>
          <w:t xml:space="preserve"> value of the </w:t>
        </w:r>
      </w:ins>
      <w:ins w:id="1413" w:author="Siyu Wang [2]" w:date="2026-07-19T14:28:00Z" w16du:dateUtc="2026-07-19T18:28:00Z">
        <w:r w:rsidR="00674CD6">
          <w:rPr>
            <w:rFonts w:ascii="Times New Roman" w:eastAsia="Times New Roman" w:hAnsi="Times New Roman" w:cs="Times New Roman"/>
            <w:sz w:val="24"/>
            <w:szCs w:val="24"/>
          </w:rPr>
          <w:t>go signal</w:t>
        </w:r>
      </w:ins>
      <w:ins w:id="1414" w:author="Siyu Wang [2]" w:date="2026-07-19T11:06:00Z" w16du:dateUtc="2026-07-19T15:06:00Z">
        <w:r w:rsidR="00C22EDF">
          <w:rPr>
            <w:rFonts w:ascii="Times New Roman" w:eastAsia="Times New Roman" w:hAnsi="Times New Roman" w:cs="Times New Roman"/>
            <w:sz w:val="24"/>
            <w:szCs w:val="24"/>
          </w:rPr>
          <w:t>:</w:t>
        </w:r>
      </w:ins>
    </w:p>
    <w:p w14:paraId="30733D99" w14:textId="62239356" w:rsidR="00636C6B" w:rsidRPr="00F61D89" w:rsidRDefault="00000000" w:rsidP="00636C6B">
      <w:pPr>
        <w:jc w:val="center"/>
        <w:rPr>
          <w:ins w:id="1415" w:author="Siyu Wang [2]" w:date="2026-07-19T12:56:00Z" w16du:dateUtc="2026-07-19T16:56:00Z"/>
          <w:rFonts w:ascii="Cambria Math" w:eastAsia="Cambria Math" w:hAnsi="Cambria Math" w:cs="Cambria Math"/>
        </w:rPr>
      </w:pPr>
      <m:oMathPara>
        <m:oMath>
          <m:sSup>
            <m:sSupPr>
              <m:ctrlPr>
                <w:ins w:id="1416" w:author="Siyu Wang [2]" w:date="2026-07-19T12:56:00Z" w16du:dateUtc="2026-07-19T16:56:00Z">
                  <w:rPr>
                    <w:rFonts w:ascii="Cambria Math" w:eastAsia="Times New Roman" w:hAnsi="Cambria Math" w:cs="Times New Roman"/>
                    <w:i/>
                    <w:sz w:val="24"/>
                    <w:szCs w:val="24"/>
                  </w:rPr>
                </w:ins>
              </m:ctrlPr>
            </m:sSupPr>
            <m:e>
              <m:r>
                <w:ins w:id="1417" w:author="Siyu Wang [2]" w:date="2026-07-19T12:56:00Z" w16du:dateUtc="2026-07-19T16:56:00Z">
                  <w:rPr>
                    <w:rFonts w:ascii="Cambria Math" w:eastAsia="Times New Roman" w:hAnsi="Cambria Math" w:cs="Times New Roman"/>
                    <w:sz w:val="24"/>
                    <w:szCs w:val="24"/>
                  </w:rPr>
                  <m:t>V</m:t>
                </w:ins>
              </m:r>
            </m:e>
            <m:sup>
              <m:r>
                <w:ins w:id="1418" w:author="Siyu Wang [2]" w:date="2026-07-19T12:56:00Z" w16du:dateUtc="2026-07-19T16:56:00Z">
                  <m:rPr>
                    <m:nor/>
                  </m:rPr>
                  <w:rPr>
                    <w:rFonts w:ascii="Cambria Math" w:eastAsia="Times New Roman" w:hAnsi="Cambria Math" w:cs="Times New Roman"/>
                    <w:sz w:val="24"/>
                    <w:szCs w:val="24"/>
                  </w:rPr>
                  <m:t>accept</m:t>
                </w:ins>
              </m:r>
            </m:sup>
          </m:sSup>
          <m:r>
            <w:ins w:id="1419" w:author="Siyu Wang [2]" w:date="2026-07-19T11:03:00Z" w16du:dateUtc="2026-07-19T15:03:00Z">
              <w:rPr>
                <w:rFonts w:ascii="Cambria Math" w:eastAsia="Cambria Math" w:hAnsi="Cambria Math" w:cs="Cambria Math"/>
              </w:rPr>
              <m:t>=</m:t>
            </w:ins>
          </m:r>
          <m:d>
            <m:dPr>
              <m:begChr m:val="{"/>
              <m:endChr m:val=""/>
              <m:ctrlPr>
                <w:ins w:id="1420" w:author="Siyu Wang [2]" w:date="2026-07-19T11:03:00Z" w16du:dateUtc="2026-07-19T15:03:00Z">
                  <w:rPr>
                    <w:rFonts w:ascii="Cambria Math" w:eastAsia="Cambria Math" w:hAnsi="Cambria Math" w:cs="Cambria Math"/>
                    <w:i/>
                  </w:rPr>
                </w:ins>
              </m:ctrlPr>
            </m:dPr>
            <m:e>
              <m:eqArr>
                <m:eqArrPr>
                  <m:ctrlPr>
                    <w:ins w:id="1421" w:author="Siyu Wang [2]" w:date="2026-07-19T11:03:00Z" w16du:dateUtc="2026-07-19T15:03:00Z">
                      <w:rPr>
                        <w:rFonts w:ascii="Cambria Math" w:eastAsia="Cambria Math" w:hAnsi="Cambria Math" w:cs="Cambria Math"/>
                        <w:i/>
                      </w:rPr>
                    </w:ins>
                  </m:ctrlPr>
                </m:eqArrPr>
                <m:e>
                  <m:r>
                    <w:ins w:id="1422" w:author="Siyu Wang [2]" w:date="2026-07-19T11:03:00Z" w16du:dateUtc="2026-07-19T15:03:00Z">
                      <m:rPr>
                        <m:sty m:val="p"/>
                      </m:rPr>
                      <w:rPr>
                        <w:rFonts w:ascii="Cambria Math" w:eastAsia="Cambria Math" w:hAnsi="Cambria Math" w:cs="Cambria Math"/>
                      </w:rPr>
                      <m:t>DV+β</m:t>
                    </w:ins>
                  </m:r>
                  <m:r>
                    <w:ins w:id="1423" w:author="Siyu Wang [2]" w:date="2026-07-19T11:03:00Z" w16du:dateUtc="2026-07-19T15:03:00Z">
                      <w:rPr>
                        <w:rFonts w:ascii="Cambria Math" w:eastAsia="Cambria Math" w:hAnsi="Cambria Math" w:cs="Cambria Math"/>
                      </w:rPr>
                      <m:t>,  &amp;</m:t>
                    </w:ins>
                  </m:r>
                  <m:r>
                    <w:ins w:id="1424" w:author="Siyu Wang [2]" w:date="2026-07-19T11:04:00Z" w16du:dateUtc="2026-07-19T15:04:00Z">
                      <m:rPr>
                        <m:nor/>
                      </m:rPr>
                      <w:rPr>
                        <w:rFonts w:ascii="Cambria Math" w:eastAsia="Cambria Math" w:hAnsi="Cambria Math" w:cs="Cambria Math"/>
                        <w:rPrChange w:id="1425" w:author="Siyu Wang [2]" w:date="2026-07-19T11:04:00Z" w16du:dateUtc="2026-07-19T15:04:00Z">
                          <w:rPr>
                            <w:rFonts w:ascii="Cambria Math" w:eastAsia="Cambria Math" w:hAnsi="Cambria Math" w:cs="Cambria Math"/>
                            <w:i/>
                          </w:rPr>
                        </w:rPrChange>
                      </w:rPr>
                      <m:t>go=</m:t>
                    </w:ins>
                  </m:r>
                  <m:r>
                    <w:ins w:id="1426" w:author="Siyu Wang [2]" w:date="2026-07-19T11:03:00Z" w16du:dateUtc="2026-07-19T15:03:00Z">
                      <m:rPr>
                        <m:nor/>
                      </m:rPr>
                      <w:rPr>
                        <w:rFonts w:ascii="Cambria Math" w:eastAsia="Cambria Math" w:hAnsi="Cambria Math" w:cs="Cambria Math"/>
                      </w:rPr>
                      <m:t>purple</m:t>
                    </w:ins>
                  </m:r>
                </m:e>
                <m:e>
                  <m:r>
                    <w:ins w:id="1427" w:author="Siyu Wang [2]" w:date="2026-07-19T11:03:00Z" w16du:dateUtc="2026-07-19T15:03:00Z">
                      <m:rPr>
                        <m:sty m:val="p"/>
                      </m:rPr>
                      <w:rPr>
                        <w:rFonts w:ascii="Cambria Math" w:eastAsia="Cambria Math" w:hAnsi="Cambria Math" w:cs="Cambria Math"/>
                      </w:rPr>
                      <m:t>DV-β</m:t>
                    </w:ins>
                  </m:r>
                  <m:r>
                    <w:ins w:id="1428" w:author="Siyu Wang [2]" w:date="2026-07-19T11:03:00Z" w16du:dateUtc="2026-07-19T15:03:00Z">
                      <w:rPr>
                        <w:rFonts w:ascii="Cambria Math" w:eastAsia="Cambria Math" w:hAnsi="Cambria Math" w:cs="Cambria Math"/>
                      </w:rPr>
                      <m:t>,  &amp;</m:t>
                    </w:ins>
                  </m:r>
                  <m:r>
                    <w:ins w:id="1429" w:author="Siyu Wang [2]" w:date="2026-07-19T11:04:00Z" w16du:dateUtc="2026-07-19T15:04:00Z">
                      <m:rPr>
                        <m:nor/>
                      </m:rPr>
                      <w:rPr>
                        <w:rFonts w:ascii="Cambria Math" w:eastAsia="Cambria Math" w:hAnsi="Cambria Math" w:cs="Cambria Math"/>
                        <w:rPrChange w:id="1430" w:author="Siyu Wang [2]" w:date="2026-07-19T11:04:00Z" w16du:dateUtc="2026-07-19T15:04:00Z">
                          <w:rPr>
                            <w:rFonts w:ascii="Cambria Math" w:eastAsia="Cambria Math" w:hAnsi="Cambria Math" w:cs="Cambria Math"/>
                            <w:i/>
                          </w:rPr>
                        </w:rPrChange>
                      </w:rPr>
                      <m:t>go=</m:t>
                    </w:ins>
                  </m:r>
                  <m:r>
                    <w:ins w:id="1431" w:author="Siyu Wang [2]" w:date="2026-07-19T11:03:00Z" w16du:dateUtc="2026-07-19T15:03:00Z">
                      <m:rPr>
                        <m:nor/>
                      </m:rPr>
                      <w:rPr>
                        <w:rFonts w:ascii="Cambria Math" w:eastAsia="Cambria Math" w:hAnsi="Cambria Math" w:cs="Cambria Math"/>
                      </w:rPr>
                      <m:t>yellow</m:t>
                    </w:ins>
                  </m:r>
                </m:e>
              </m:eqArr>
            </m:e>
          </m:d>
        </m:oMath>
      </m:oMathPara>
    </w:p>
    <w:p w14:paraId="4F6C338E" w14:textId="310AB7ED" w:rsidR="00F61D89" w:rsidRDefault="00971E35">
      <w:pPr>
        <w:rPr>
          <w:ins w:id="1432" w:author="Siyu Wang [2]" w:date="2026-07-19T11:03:00Z" w16du:dateUtc="2026-07-19T15:03:00Z"/>
          <w:rFonts w:ascii="Cambria Math" w:eastAsia="Cambria Math" w:hAnsi="Cambria Math" w:cs="Cambria Math"/>
        </w:rPr>
        <w:pPrChange w:id="1433" w:author="Siyu Wang [2]" w:date="2026-07-19T12:56:00Z" w16du:dateUtc="2026-07-19T16:56:00Z">
          <w:pPr>
            <w:jc w:val="center"/>
          </w:pPr>
        </w:pPrChange>
      </w:pPr>
      <w:r>
        <w:rPr>
          <w:rFonts w:ascii="Times New Roman" w:eastAsia="Times New Roman" w:hAnsi="Times New Roman" w:cs="Times New Roman"/>
          <w:sz w:val="24"/>
          <w:szCs w:val="24"/>
        </w:rPr>
        <w:t>T</w:t>
      </w:r>
      <w:ins w:id="1434" w:author="Siyu Wang [2]" w:date="2026-07-19T12:56:00Z" w16du:dateUtc="2026-07-19T16:56:00Z">
        <w:r w:rsidR="00F61D89">
          <w:rPr>
            <w:rFonts w:ascii="Times New Roman" w:eastAsia="Times New Roman" w:hAnsi="Times New Roman" w:cs="Times New Roman"/>
            <w:sz w:val="24"/>
            <w:szCs w:val="24"/>
          </w:rPr>
          <w:t xml:space="preserve">he value for rejecting the offer </w:t>
        </w:r>
      </w:ins>
      <m:oMath>
        <m:sSup>
          <m:sSupPr>
            <m:ctrlPr>
              <w:ins w:id="1435" w:author="Siyu Wang [2]" w:date="2026-07-19T12:56:00Z" w16du:dateUtc="2026-07-19T16:56:00Z">
                <w:rPr>
                  <w:rFonts w:ascii="Cambria Math" w:eastAsia="Times New Roman" w:hAnsi="Cambria Math" w:cs="Times New Roman"/>
                  <w:i/>
                  <w:sz w:val="24"/>
                  <w:szCs w:val="24"/>
                </w:rPr>
              </w:ins>
            </m:ctrlPr>
          </m:sSupPr>
          <m:e>
            <m:r>
              <w:ins w:id="1436" w:author="Siyu Wang [2]" w:date="2026-07-19T12:56:00Z" w16du:dateUtc="2026-07-19T16:56:00Z">
                <w:rPr>
                  <w:rFonts w:ascii="Cambria Math" w:eastAsia="Times New Roman" w:hAnsi="Cambria Math" w:cs="Times New Roman"/>
                  <w:sz w:val="24"/>
                  <w:szCs w:val="24"/>
                </w:rPr>
                <m:t>V</m:t>
              </w:ins>
            </m:r>
          </m:e>
          <m:sup>
            <m:r>
              <w:ins w:id="1437" w:author="Siyu Wang [2]" w:date="2026-07-19T12:56:00Z" w16du:dateUtc="2026-07-19T16:56:00Z">
                <m:rPr>
                  <m:nor/>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as in Model 1</w:t>
      </w:r>
      <m:oMath>
        <m:r>
          <w:rPr>
            <w:rFonts w:ascii="Cambria Math" w:eastAsia="Times New Roman" w:hAnsi="Cambria Math" w:cs="Times New Roman"/>
            <w:sz w:val="24"/>
            <w:szCs w:val="24"/>
          </w:rPr>
          <m:t>.</m:t>
        </m:r>
      </m:oMath>
    </w:p>
    <w:p w14:paraId="765ACDBD" w14:textId="028BDD55" w:rsidR="000B2AC7" w:rsidRDefault="00636C6B">
      <w:pPr>
        <w:spacing w:line="480" w:lineRule="auto"/>
        <w:rPr>
          <w:ins w:id="1438" w:author="Siyu Wang [2]" w:date="2026-07-19T10:54:00Z" w16du:dateUtc="2026-07-19T14:54:00Z"/>
          <w:rFonts w:ascii="Times New Roman" w:eastAsia="Times New Roman" w:hAnsi="Times New Roman" w:cs="Times New Roman"/>
          <w:sz w:val="24"/>
          <w:szCs w:val="24"/>
        </w:rPr>
      </w:pPr>
      <w:ins w:id="1439" w:author="Siyu Wang [2]" w:date="2026-07-19T11:04:00Z" w16du:dateUtc="2026-07-19T15:04:00Z">
        <w:r>
          <w:rPr>
            <w:rFonts w:ascii="Times New Roman" w:eastAsia="Times New Roman" w:hAnsi="Times New Roman" w:cs="Times New Roman"/>
            <w:sz w:val="24"/>
            <w:szCs w:val="24"/>
          </w:rPr>
          <w:t>The acceptance probability is then:</w:t>
        </w:r>
      </w:ins>
      <w:ins w:id="1440" w:author="Siyu Wang [2]" w:date="2026-07-19T10:59:00Z" w16du:dateUtc="2026-07-19T14:59:00Z">
        <w:r w:rsidR="002D29B0">
          <w:rPr>
            <w:rFonts w:ascii="Times New Roman" w:eastAsia="Times New Roman" w:hAnsi="Times New Roman" w:cs="Times New Roman"/>
            <w:sz w:val="24"/>
            <w:szCs w:val="24"/>
          </w:rPr>
          <w:t xml:space="preserve"> </w:t>
        </w:r>
      </w:ins>
    </w:p>
    <w:p w14:paraId="0000006E" w14:textId="3D5EC410" w:rsidR="00585BFC" w:rsidDel="001335D0" w:rsidRDefault="00000000">
      <w:pPr>
        <w:spacing w:line="480" w:lineRule="auto"/>
        <w:rPr>
          <w:del w:id="1441" w:author="Siyu Wang [2]" w:date="2026-07-19T10:52:00Z" w16du:dateUtc="2026-07-19T14:52:00Z"/>
          <w:rFonts w:ascii="Times New Roman" w:eastAsia="Times New Roman" w:hAnsi="Times New Roman" w:cs="Times New Roman"/>
          <w:sz w:val="24"/>
          <w:szCs w:val="24"/>
        </w:rPr>
      </w:pPr>
      <w:del w:id="1442" w:author="Siyu Wang [2]" w:date="2026-07-19T10:52:00Z" w16du:dateUtc="2026-07-19T14:52:00Z">
        <w:r w:rsidDel="001335D0">
          <w:rPr>
            <w:rFonts w:ascii="Times New Roman" w:eastAsia="Times New Roman" w:hAnsi="Times New Roman" w:cs="Times New Roman"/>
            <w:sz w:val="24"/>
            <w:szCs w:val="24"/>
          </w:rPr>
          <w:delText xml:space="preserve">In the model 2, animals simply have a bias for the color of the go signal, purple or yellow. </w:delText>
        </w:r>
      </w:del>
    </w:p>
    <w:p w14:paraId="0000006F" w14:textId="44212BBA" w:rsidR="00585BFC" w:rsidDel="001335D0" w:rsidRDefault="00000000">
      <w:pPr>
        <w:jc w:val="center"/>
        <w:rPr>
          <w:del w:id="1443" w:author="Siyu Wang [2]" w:date="2026-07-19T10:53:00Z" w16du:dateUtc="2026-07-19T14:53:00Z"/>
          <w:rFonts w:ascii="Cambria Math" w:eastAsia="Cambria Math" w:hAnsi="Cambria Math" w:cs="Cambria Math"/>
        </w:rPr>
      </w:pPr>
      <m:oMathPara>
        <m:oMath>
          <m:r>
            <w:del w:id="1444" w:author="Siyu Wang [2]" w:date="2026-07-19T10:53:00Z" w16du:dateUtc="2026-07-19T14:53:00Z">
              <w:rPr>
                <w:rFonts w:ascii="Cambria Math" w:eastAsia="Cambria Math" w:hAnsi="Cambria Math" w:cs="Cambria Math"/>
              </w:rPr>
              <m:t>p</m:t>
            </w:del>
          </m:r>
          <m:d>
            <m:dPr>
              <m:ctrlPr>
                <w:del w:id="1445" w:author="Siyu Wang [2]" w:date="2026-07-19T10:53:00Z" w16du:dateUtc="2026-07-19T14:53:00Z">
                  <w:rPr>
                    <w:rFonts w:ascii="Cambria Math" w:eastAsia="Cambria Math" w:hAnsi="Cambria Math" w:cs="Cambria Math"/>
                  </w:rPr>
                </w:del>
              </m:ctrlPr>
            </m:dPr>
            <m:e>
              <m:r>
                <w:del w:id="1446" w:author="Siyu Wang [2]" w:date="2026-07-19T10:53:00Z" w16du:dateUtc="2026-07-19T14:53:00Z">
                  <w:rPr>
                    <w:rFonts w:ascii="Cambria Math" w:eastAsia="Cambria Math" w:hAnsi="Cambria Math" w:cs="Cambria Math"/>
                  </w:rPr>
                  <m:t>acceptpurple</m:t>
                </w:del>
              </m:r>
            </m:e>
          </m:d>
          <m:r>
            <w:del w:id="1447" w:author="Siyu Wang [2]" w:date="2026-07-19T10:53:00Z" w16du:dateUtc="2026-07-19T14:53:00Z">
              <w:rPr>
                <w:rFonts w:ascii="Cambria Math" w:eastAsia="Cambria Math" w:hAnsi="Cambria Math" w:cs="Cambria Math"/>
              </w:rPr>
              <m:t>=</m:t>
            </w:del>
          </m:r>
          <m:f>
            <m:fPr>
              <m:ctrlPr>
                <w:del w:id="1448" w:author="Siyu Wang [2]" w:date="2026-07-19T10:53:00Z" w16du:dateUtc="2026-07-19T14:53:00Z">
                  <w:rPr>
                    <w:rFonts w:ascii="Cambria Math" w:eastAsia="Cambria Math" w:hAnsi="Cambria Math" w:cs="Cambria Math"/>
                  </w:rPr>
                </w:del>
              </m:ctrlPr>
            </m:fPr>
            <m:num>
              <m:r>
                <w:del w:id="1449" w:author="Siyu Wang [2]" w:date="2026-07-19T10:53:00Z" w16du:dateUtc="2026-07-19T14:53:00Z">
                  <w:rPr>
                    <w:rFonts w:ascii="Cambria Math" w:eastAsia="Cambria Math" w:hAnsi="Cambria Math" w:cs="Cambria Math"/>
                  </w:rPr>
                  <m:t>1</m:t>
                </w:del>
              </m:r>
            </m:num>
            <m:den>
              <m:r>
                <w:del w:id="1450" w:author="Siyu Wang [2]" w:date="2026-07-19T10:53:00Z" w16du:dateUtc="2026-07-19T14:53:00Z">
                  <w:rPr>
                    <w:rFonts w:ascii="Cambria Math" w:eastAsia="Cambria Math" w:hAnsi="Cambria Math" w:cs="Cambria Math"/>
                  </w:rPr>
                  <m:t>1+</m:t>
                </w:del>
              </m:r>
              <m:sSup>
                <m:sSupPr>
                  <m:ctrlPr>
                    <w:del w:id="1451" w:author="Siyu Wang [2]" w:date="2026-07-19T10:53:00Z" w16du:dateUtc="2026-07-19T14:53:00Z">
                      <w:rPr>
                        <w:rFonts w:ascii="Cambria Math" w:eastAsia="Cambria Math" w:hAnsi="Cambria Math" w:cs="Cambria Math"/>
                      </w:rPr>
                    </w:del>
                  </m:ctrlPr>
                </m:sSupPr>
                <m:e>
                  <m:r>
                    <w:del w:id="1452" w:author="Siyu Wang [2]" w:date="2026-07-19T10:53:00Z" w16du:dateUtc="2026-07-19T14:53:00Z">
                      <w:rPr>
                        <w:rFonts w:ascii="Cambria Math" w:eastAsia="Cambria Math" w:hAnsi="Cambria Math" w:cs="Cambria Math"/>
                      </w:rPr>
                      <m:t>e</m:t>
                    </w:del>
                  </m:r>
                </m:e>
                <m:sup>
                  <m:f>
                    <m:fPr>
                      <m:ctrlPr>
                        <w:del w:id="1453" w:author="Siyu Wang [2]" w:date="2026-07-19T10:53:00Z" w16du:dateUtc="2026-07-19T14:53:00Z">
                          <w:rPr>
                            <w:rFonts w:ascii="Cambria Math" w:eastAsia="Cambria Math" w:hAnsi="Cambria Math" w:cs="Cambria Math"/>
                          </w:rPr>
                        </w:del>
                      </m:ctrlPr>
                    </m:fPr>
                    <m:num>
                      <m:r>
                        <w:del w:id="1454" w:author="Siyu Wang [2]" w:date="2026-07-19T10:53:00Z" w16du:dateUtc="2026-07-19T14:53:00Z">
                          <w:rPr>
                            <w:rFonts w:ascii="Cambria Math" w:eastAsia="Cambria Math" w:hAnsi="Cambria Math" w:cs="Cambria Math"/>
                          </w:rPr>
                          <m:t>-U-θ+β</m:t>
                        </w:del>
                      </m:r>
                    </m:num>
                    <m:den>
                      <m:r>
                        <w:del w:id="1455" w:author="Siyu Wang [2]" w:date="2026-07-19T10:53:00Z" w16du:dateUtc="2026-07-19T14:53:00Z">
                          <w:rPr>
                            <w:rFonts w:ascii="Cambria Math" w:eastAsia="Cambria Math" w:hAnsi="Cambria Math" w:cs="Cambria Math"/>
                          </w:rPr>
                          <m:t>σ</m:t>
                        </w:del>
                      </m:r>
                    </m:den>
                  </m:f>
                </m:sup>
              </m:sSup>
            </m:den>
          </m:f>
        </m:oMath>
      </m:oMathPara>
    </w:p>
    <w:p w14:paraId="00000070" w14:textId="6B04E24C" w:rsidR="00585BFC" w:rsidDel="001335D0" w:rsidRDefault="00000000">
      <w:pPr>
        <w:rPr>
          <w:del w:id="1456" w:author="Siyu Wang [2]" w:date="2026-07-19T10:53:00Z" w16du:dateUtc="2026-07-19T14:53:00Z"/>
          <w:rFonts w:ascii="Times New Roman" w:eastAsia="Times New Roman" w:hAnsi="Times New Roman" w:cs="Times New Roman"/>
          <w:sz w:val="24"/>
          <w:szCs w:val="24"/>
        </w:rPr>
      </w:pPr>
      <w:del w:id="1457" w:author="Siyu Wang [2]" w:date="2026-07-19T10:53:00Z" w16du:dateUtc="2026-07-19T14:53:00Z">
        <w:r w:rsidDel="001335D0">
          <w:rPr>
            <w:rFonts w:ascii="Times New Roman" w:eastAsia="Times New Roman" w:hAnsi="Times New Roman" w:cs="Times New Roman"/>
            <w:sz w:val="24"/>
            <w:szCs w:val="24"/>
          </w:rPr>
          <w:delText>whereas</w:delText>
        </w:r>
      </w:del>
    </w:p>
    <w:p w14:paraId="00000071" w14:textId="4D22A1AB" w:rsidR="00585BFC" w:rsidRDefault="00000000">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r>
                <w:del w:id="1458" w:author="Siyu Wang [2]" w:date="2026-07-19T10:59:00Z" w16du:dateUtc="2026-07-19T14:59:00Z">
                  <w:rPr>
                    <w:rFonts w:ascii="Cambria Math" w:eastAsia="Cambria Math" w:hAnsi="Cambria Math" w:cs="Cambria Math"/>
                  </w:rPr>
                  <m:t>yellow</m:t>
                </w:del>
              </m:r>
            </m:e>
          </m:d>
          <m:r>
            <w:ins w:id="1459" w:author="Siyu Wang [2]" w:date="2026-07-19T11:05:00Z" w16du:dateUtc="2026-07-19T15:05:00Z">
              <w:rPr>
                <w:rFonts w:ascii="Cambria Math" w:eastAsia="Cambria Math" w:hAnsi="Cambria Math" w:cs="Cambria Math"/>
              </w:rPr>
              <m:t>=</m:t>
            </w:ins>
          </m:r>
          <m:f>
            <m:fPr>
              <m:ctrlPr>
                <w:ins w:id="1460" w:author="Siyu Wang [2]" w:date="2026-07-19T11:04:00Z" w16du:dateUtc="2026-07-19T15:04:00Z">
                  <w:rPr>
                    <w:rFonts w:ascii="Cambria Math" w:eastAsia="Cambria Math" w:hAnsi="Cambria Math" w:cs="Cambria Math"/>
                  </w:rPr>
                </w:ins>
              </m:ctrlPr>
            </m:fPr>
            <m:num>
              <m:r>
                <w:ins w:id="1461" w:author="Siyu Wang [2]" w:date="2026-07-19T11:04:00Z" w16du:dateUtc="2026-07-19T15:04:00Z">
                  <w:rPr>
                    <w:rFonts w:ascii="Cambria Math" w:eastAsia="Cambria Math" w:hAnsi="Cambria Math" w:cs="Cambria Math"/>
                  </w:rPr>
                  <m:t>1</m:t>
                </w:ins>
              </m:r>
            </m:num>
            <m:den>
              <m:r>
                <w:ins w:id="1462" w:author="Siyu Wang [2]" w:date="2026-07-19T11:04:00Z" w16du:dateUtc="2026-07-19T15:04:00Z">
                  <w:rPr>
                    <w:rFonts w:ascii="Cambria Math" w:eastAsia="Cambria Math" w:hAnsi="Cambria Math" w:cs="Cambria Math"/>
                  </w:rPr>
                  <m:t>1+</m:t>
                </w:ins>
              </m:r>
              <m:sSup>
                <m:sSupPr>
                  <m:ctrlPr>
                    <w:ins w:id="1463" w:author="Siyu Wang [2]" w:date="2026-07-19T11:04:00Z" w16du:dateUtc="2026-07-19T15:04:00Z">
                      <w:rPr>
                        <w:rFonts w:ascii="Cambria Math" w:eastAsia="Cambria Math" w:hAnsi="Cambria Math" w:cs="Cambria Math"/>
                      </w:rPr>
                    </w:ins>
                  </m:ctrlPr>
                </m:sSupPr>
                <m:e>
                  <m:r>
                    <w:ins w:id="1464" w:author="Siyu Wang [2]" w:date="2026-07-19T11:04:00Z" w16du:dateUtc="2026-07-19T15:04:00Z">
                      <w:rPr>
                        <w:rFonts w:ascii="Cambria Math" w:eastAsia="Cambria Math" w:hAnsi="Cambria Math" w:cs="Cambria Math"/>
                      </w:rPr>
                      <m:t>e</m:t>
                    </w:ins>
                  </m:r>
                </m:e>
                <m:sup>
                  <m:r>
                    <w:ins w:id="1465" w:author="Siyu Wang [2]" w:date="2026-07-19T11:04:00Z" w16du:dateUtc="2026-07-19T15:04:00Z">
                      <w:rPr>
                        <w:rFonts w:ascii="Cambria Math" w:eastAsia="Cambria Math" w:hAnsi="Cambria Math" w:cs="Cambria Math"/>
                      </w:rPr>
                      <m:t>-</m:t>
                    </w:ins>
                  </m:r>
                  <m:f>
                    <m:fPr>
                      <m:ctrlPr>
                        <w:ins w:id="1466" w:author="Siyu Wang [2]" w:date="2026-07-19T11:04:00Z" w16du:dateUtc="2026-07-19T15:04:00Z">
                          <w:rPr>
                            <w:rFonts w:ascii="Cambria Math" w:eastAsia="Cambria Math" w:hAnsi="Cambria Math" w:cs="Cambria Math"/>
                          </w:rPr>
                        </w:ins>
                      </m:ctrlPr>
                    </m:fPr>
                    <m:num>
                      <m:sSup>
                        <m:sSupPr>
                          <m:ctrlPr>
                            <w:ins w:id="1467" w:author="Siyu Wang [2]" w:date="2026-07-19T12:58:00Z" w16du:dateUtc="2026-07-19T16:58:00Z">
                              <w:rPr>
                                <w:rFonts w:ascii="Cambria Math" w:eastAsia="Times New Roman" w:hAnsi="Cambria Math" w:cs="Times New Roman"/>
                                <w:i/>
                                <w:sz w:val="24"/>
                                <w:szCs w:val="24"/>
                              </w:rPr>
                            </w:ins>
                          </m:ctrlPr>
                        </m:sSupPr>
                        <m:e>
                          <m:r>
                            <w:ins w:id="1468" w:author="Siyu Wang [2]" w:date="2026-07-19T12:58:00Z" w16du:dateUtc="2026-07-19T16:58:00Z">
                              <w:rPr>
                                <w:rFonts w:ascii="Cambria Math" w:eastAsia="Times New Roman" w:hAnsi="Cambria Math" w:cs="Times New Roman"/>
                                <w:sz w:val="24"/>
                                <w:szCs w:val="24"/>
                              </w:rPr>
                              <m:t>V</m:t>
                            </w:ins>
                          </m:r>
                        </m:e>
                        <m:sup>
                          <m:r>
                            <w:ins w:id="1469" w:author="Siyu Wang [2]" w:date="2026-07-19T12:58:00Z" w16du:dateUtc="2026-07-19T16:58:00Z">
                              <m:rPr>
                                <m:nor/>
                              </m:rPr>
                              <w:rPr>
                                <w:rFonts w:ascii="Cambria Math" w:eastAsia="Times New Roman" w:hAnsi="Cambria Math" w:cs="Times New Roman"/>
                                <w:sz w:val="24"/>
                                <w:szCs w:val="24"/>
                              </w:rPr>
                              <m:t>accept</m:t>
                            </w:ins>
                          </m:r>
                        </m:sup>
                      </m:sSup>
                      <m:r>
                        <w:ins w:id="1470" w:author="Siyu Wang [2]" w:date="2026-07-19T11:04:00Z" w16du:dateUtc="2026-07-19T15:04:00Z">
                          <w:rPr>
                            <w:rFonts w:ascii="Cambria Math" w:eastAsia="Cambria Math" w:hAnsi="Cambria Math" w:cs="Cambria Math"/>
                          </w:rPr>
                          <m:t>-θ</m:t>
                        </w:ins>
                      </m:r>
                    </m:num>
                    <m:den>
                      <m:r>
                        <w:ins w:id="1471" w:author="Siyu Wang [2]" w:date="2026-07-19T11:04:00Z" w16du:dateUtc="2026-07-19T15:04:00Z">
                          <w:rPr>
                            <w:rFonts w:ascii="Cambria Math" w:eastAsia="Cambria Math" w:hAnsi="Cambria Math" w:cs="Cambria Math"/>
                          </w:rPr>
                          <m:t>σ</m:t>
                        </w:ins>
                      </m:r>
                    </m:den>
                  </m:f>
                </m:sup>
              </m:sSup>
            </m:den>
          </m:f>
          <m:r>
            <w:del w:id="1472" w:author="Siyu Wang [2]" w:date="2026-07-19T11:04:00Z" w16du:dateUtc="2026-07-19T15:04:00Z">
              <w:rPr>
                <w:rFonts w:ascii="Cambria Math" w:eastAsia="Cambria Math" w:hAnsi="Cambria Math" w:cs="Cambria Math"/>
              </w:rPr>
              <m:t>=</m:t>
            </w:del>
          </m:r>
          <m:f>
            <m:fPr>
              <m:ctrlPr>
                <w:del w:id="1473" w:author="Siyu Wang [2]" w:date="2026-07-19T11:00:00Z" w16du:dateUtc="2026-07-19T15:00:00Z">
                  <w:rPr>
                    <w:rFonts w:ascii="Cambria Math" w:eastAsia="Cambria Math" w:hAnsi="Cambria Math" w:cs="Cambria Math"/>
                  </w:rPr>
                </w:del>
              </m:ctrlPr>
            </m:fPr>
            <m:num>
              <m:r>
                <w:del w:id="1474" w:author="Siyu Wang [2]" w:date="2026-07-19T11:00:00Z" w16du:dateUtc="2026-07-19T15:00:00Z">
                  <w:rPr>
                    <w:rFonts w:ascii="Cambria Math" w:eastAsia="Cambria Math" w:hAnsi="Cambria Math" w:cs="Cambria Math"/>
                  </w:rPr>
                  <m:t>1</m:t>
                </w:del>
              </m:r>
            </m:num>
            <m:den>
              <m:r>
                <w:del w:id="1475" w:author="Siyu Wang [2]" w:date="2026-07-19T11:00:00Z" w16du:dateUtc="2026-07-19T15:00:00Z">
                  <w:rPr>
                    <w:rFonts w:ascii="Cambria Math" w:eastAsia="Cambria Math" w:hAnsi="Cambria Math" w:cs="Cambria Math"/>
                  </w:rPr>
                  <m:t>1+</m:t>
                </w:del>
              </m:r>
              <m:sSup>
                <m:sSupPr>
                  <m:ctrlPr>
                    <w:del w:id="1476" w:author="Siyu Wang [2]" w:date="2026-07-19T11:00:00Z" w16du:dateUtc="2026-07-19T15:00:00Z">
                      <w:rPr>
                        <w:rFonts w:ascii="Cambria Math" w:eastAsia="Cambria Math" w:hAnsi="Cambria Math" w:cs="Cambria Math"/>
                      </w:rPr>
                    </w:del>
                  </m:ctrlPr>
                </m:sSupPr>
                <m:e>
                  <m:r>
                    <w:del w:id="1477" w:author="Siyu Wang [2]" w:date="2026-07-19T11:00:00Z" w16du:dateUtc="2026-07-19T15:00:00Z">
                      <w:rPr>
                        <w:rFonts w:ascii="Cambria Math" w:eastAsia="Cambria Math" w:hAnsi="Cambria Math" w:cs="Cambria Math"/>
                      </w:rPr>
                      <m:t>e</m:t>
                    </w:del>
                  </m:r>
                </m:e>
                <m:sup>
                  <m:f>
                    <m:fPr>
                      <m:ctrlPr>
                        <w:del w:id="1478" w:author="Siyu Wang [2]" w:date="2026-07-19T11:00:00Z" w16du:dateUtc="2026-07-19T15:00:00Z">
                          <w:rPr>
                            <w:rFonts w:ascii="Cambria Math" w:eastAsia="Cambria Math" w:hAnsi="Cambria Math" w:cs="Cambria Math"/>
                          </w:rPr>
                        </w:del>
                      </m:ctrlPr>
                    </m:fPr>
                    <m:num>
                      <m:r>
                        <w:del w:id="1479" w:author="Siyu Wang [2]" w:date="2026-07-19T11:00:00Z" w16du:dateUtc="2026-07-19T15:00:00Z">
                          <w:rPr>
                            <w:rFonts w:ascii="Cambria Math" w:eastAsia="Cambria Math" w:hAnsi="Cambria Math" w:cs="Cambria Math"/>
                          </w:rPr>
                          <m:t>-U-θ-β</m:t>
                        </w:del>
                      </m:r>
                    </m:num>
                    <m:den>
                      <m:r>
                        <w:del w:id="1480" w:author="Siyu Wang [2]" w:date="2026-07-19T11:00:00Z" w16du:dateUtc="2026-07-19T15:00:00Z">
                          <w:rPr>
                            <w:rFonts w:ascii="Cambria Math" w:eastAsia="Cambria Math" w:hAnsi="Cambria Math" w:cs="Cambria Math"/>
                          </w:rPr>
                          <m:t>σ</m:t>
                        </w:del>
                      </m:r>
                    </m:den>
                  </m:f>
                </m:sup>
              </m:sSup>
            </m:den>
          </m:f>
        </m:oMath>
      </m:oMathPara>
    </w:p>
    <w:p w14:paraId="00000072" w14:textId="07B8424C" w:rsidR="00585BFC" w:rsidDel="00F61D89" w:rsidRDefault="00585BFC">
      <w:pPr>
        <w:pBdr>
          <w:top w:val="nil"/>
          <w:left w:val="nil"/>
          <w:bottom w:val="nil"/>
          <w:right w:val="nil"/>
          <w:between w:val="nil"/>
        </w:pBdr>
        <w:shd w:val="clear" w:color="auto" w:fill="FFFFFF"/>
        <w:tabs>
          <w:tab w:val="left" w:pos="270"/>
        </w:tabs>
        <w:spacing w:after="0" w:line="480" w:lineRule="auto"/>
        <w:rPr>
          <w:del w:id="1481" w:author="Siyu Wang [2]" w:date="2026-07-19T12:57:00Z" w16du:dateUtc="2026-07-19T16:57:00Z"/>
          <w:rFonts w:ascii="Times New Roman" w:eastAsia="Times New Roman" w:hAnsi="Times New Roman" w:cs="Times New Roman"/>
          <w:b/>
          <w:bCs/>
          <w:color w:val="000000"/>
          <w:sz w:val="24"/>
          <w:szCs w:val="24"/>
        </w:rPr>
      </w:pPr>
    </w:p>
    <w:p w14:paraId="7D5EA5ED" w14:textId="59A26719" w:rsidR="00F45A9F" w:rsidRPr="00470440" w:rsidRDefault="00000000" w:rsidP="00F45A9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Change w:id="1482" w:author="Siyu Wang [2]" w:date="2026-07-19T12:19:00Z" w16du:dateUtc="2026-07-19T16:19:00Z">
            <w:rPr>
              <w:rFonts w:ascii="Times New Roman" w:eastAsia="Times New Roman" w:hAnsi="Times New Roman" w:cs="Times New Roman"/>
              <w:b/>
              <w:bCs/>
              <w:color w:val="000000"/>
              <w:sz w:val="24"/>
              <w:szCs w:val="24"/>
            </w:rPr>
          </w:rPrChange>
        </w:rPr>
      </w:pPr>
      <w:r w:rsidRPr="00470440">
        <w:rPr>
          <w:rFonts w:ascii="Times New Roman" w:eastAsia="Times New Roman" w:hAnsi="Times New Roman" w:cs="Times New Roman"/>
          <w:color w:val="000000"/>
          <w:sz w:val="24"/>
          <w:szCs w:val="24"/>
          <w:u w:val="single"/>
        </w:rPr>
        <w:t>Model 3</w:t>
      </w:r>
      <w:ins w:id="1483" w:author="Siyu Wang [2]" w:date="2026-07-19T12:19:00Z" w16du:dateUtc="2026-07-19T16:19:00Z">
        <w:r w:rsidR="00F45A9F" w:rsidRPr="00470440">
          <w:rPr>
            <w:rFonts w:ascii="Times New Roman" w:eastAsia="Times New Roman" w:hAnsi="Times New Roman" w:cs="Times New Roman"/>
            <w:color w:val="000000"/>
            <w:sz w:val="24"/>
            <w:szCs w:val="24"/>
            <w:u w:val="single"/>
          </w:rPr>
          <w:t xml:space="preserve"> </w:t>
        </w:r>
      </w:ins>
    </w:p>
    <w:p w14:paraId="1D043153" w14:textId="77777777" w:rsidR="00AB643E" w:rsidRDefault="00000000" w:rsidP="00DA4E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w:t>
      </w:r>
      <w:del w:id="1484" w:author="Siyu Wang [2]" w:date="2026-07-19T11:41:00Z" w16du:dateUtc="2026-07-19T15:41:00Z">
        <w:r w:rsidDel="00DC0A5C">
          <w:rPr>
            <w:rFonts w:ascii="Times New Roman" w:eastAsia="Times New Roman" w:hAnsi="Times New Roman" w:cs="Times New Roman"/>
            <w:sz w:val="24"/>
            <w:szCs w:val="24"/>
          </w:rPr>
          <w:delText xml:space="preserve">the </w:delText>
        </w:r>
      </w:del>
      <w:ins w:id="1485" w:author="Siyu Wang [2]" w:date="2026-07-19T11:41:00Z" w16du:dateUtc="2026-07-19T15:41:00Z">
        <w:r w:rsidR="00DC0A5C">
          <w:rPr>
            <w:rFonts w:ascii="Times New Roman" w:eastAsia="Times New Roman" w:hAnsi="Times New Roman" w:cs="Times New Roman"/>
            <w:sz w:val="24"/>
            <w:szCs w:val="24"/>
          </w:rPr>
          <w:t>M</w:t>
        </w:r>
      </w:ins>
      <w:del w:id="1486" w:author="Siyu Wang [2]" w:date="2026-07-19T11:41:00Z" w16du:dateUtc="2026-07-19T15:41:00Z">
        <w:r w:rsidDel="00DC0A5C">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odel 3, </w:t>
      </w:r>
      <w:ins w:id="1487" w:author="Siyu Wang [2]" w:date="2026-07-19T11:21:00Z" w16du:dateUtc="2026-07-19T15:21:00Z">
        <w:r w:rsidR="00DA4E00">
          <w:rPr>
            <w:rFonts w:ascii="Times New Roman" w:eastAsia="Times New Roman" w:hAnsi="Times New Roman" w:cs="Times New Roman"/>
            <w:sz w:val="24"/>
            <w:szCs w:val="24"/>
          </w:rPr>
          <w:t xml:space="preserve">we assume that </w:t>
        </w:r>
      </w:ins>
      <w:r>
        <w:rPr>
          <w:rFonts w:ascii="Times New Roman" w:eastAsia="Times New Roman" w:hAnsi="Times New Roman" w:cs="Times New Roman"/>
          <w:sz w:val="24"/>
          <w:szCs w:val="24"/>
        </w:rPr>
        <w:t>animals</w:t>
      </w:r>
      <w:del w:id="1488" w:author="Siyu Wang [2]" w:date="2026-07-19T11:21:00Z" w16du:dateUtc="2026-07-19T15:21:00Z">
        <w:r w:rsidDel="00DA4E00">
          <w:rPr>
            <w:rFonts w:ascii="Times New Roman" w:eastAsia="Times New Roman" w:hAnsi="Times New Roman" w:cs="Times New Roman"/>
            <w:sz w:val="24"/>
            <w:szCs w:val="24"/>
          </w:rPr>
          <w:delText xml:space="preserve"> adjust</w:delText>
        </w:r>
      </w:del>
      <w:ins w:id="1489" w:author="Siyu Wang [2]" w:date="2026-07-19T13:00:00Z" w16du:dateUtc="2026-07-19T17:00:00Z">
        <w:r w:rsidR="002E357D">
          <w:rPr>
            <w:rFonts w:ascii="Times New Roman" w:eastAsia="Times New Roman" w:hAnsi="Times New Roman" w:cs="Times New Roman"/>
            <w:sz w:val="24"/>
            <w:szCs w:val="24"/>
          </w:rPr>
          <w:t xml:space="preserve"> r</w:t>
        </w:r>
      </w:ins>
      <w:r w:rsidR="002130AC">
        <w:rPr>
          <w:rFonts w:ascii="Times New Roman" w:eastAsia="Times New Roman" w:hAnsi="Times New Roman" w:cs="Times New Roman"/>
          <w:sz w:val="24"/>
          <w:szCs w:val="24"/>
        </w:rPr>
        <w:t>e-calculate</w:t>
      </w:r>
      <w:ins w:id="1490" w:author="Siyu Wang [2]" w:date="2026-07-19T13:00:00Z" w16du:dateUtc="2026-07-19T17:00:00Z">
        <w:r w:rsidR="002E357D">
          <w:rPr>
            <w:rFonts w:ascii="Times New Roman" w:eastAsia="Times New Roman" w:hAnsi="Times New Roman" w:cs="Times New Roman"/>
            <w:sz w:val="24"/>
            <w:szCs w:val="24"/>
          </w:rPr>
          <w:t xml:space="preserve"> the discounted value of offers, </w:t>
        </w:r>
      </w:ins>
      <w:ins w:id="1491" w:author="Siyu Wang [2]" w:date="2026-07-19T11:21:00Z" w16du:dateUtc="2026-07-19T15:21:00Z">
        <w:r w:rsidR="00DA4E00">
          <w:rPr>
            <w:rFonts w:ascii="Times New Roman" w:eastAsia="Times New Roman" w:hAnsi="Times New Roman" w:cs="Times New Roman"/>
            <w:sz w:val="24"/>
            <w:szCs w:val="24"/>
          </w:rPr>
          <w:t xml:space="preserve">in anticipation of an additional delay predicted by the </w:t>
        </w:r>
      </w:ins>
      <w:ins w:id="1492" w:author="Siyu Wang [2]" w:date="2026-07-19T14:28:00Z" w16du:dateUtc="2026-07-19T18:28:00Z">
        <w:r w:rsidR="00674CD6">
          <w:rPr>
            <w:rFonts w:ascii="Times New Roman" w:eastAsia="Times New Roman" w:hAnsi="Times New Roman" w:cs="Times New Roman"/>
            <w:sz w:val="24"/>
            <w:szCs w:val="24"/>
          </w:rPr>
          <w:t>go signal</w:t>
        </w:r>
      </w:ins>
      <w:ins w:id="1493" w:author="Siyu Wang [2]" w:date="2026-07-19T11:21:00Z" w16du:dateUtc="2026-07-19T15:21:00Z">
        <w:r w:rsidR="00DA4E00">
          <w:rPr>
            <w:rFonts w:ascii="Times New Roman" w:eastAsia="Times New Roman" w:hAnsi="Times New Roman" w:cs="Times New Roman"/>
            <w:sz w:val="24"/>
            <w:szCs w:val="24"/>
          </w:rPr>
          <w:t xml:space="preserve">. </w:t>
        </w:r>
      </w:ins>
    </w:p>
    <w:p w14:paraId="0B0362E8" w14:textId="20F51E79" w:rsidR="00C4190A" w:rsidRDefault="00C4190A" w:rsidP="00DA4E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go signal is purple, animals can accept the offer right away. However, i</w:t>
      </w:r>
      <w:ins w:id="1494" w:author="Siyu Wang [2]" w:date="2026-07-19T11:22:00Z" w16du:dateUtc="2026-07-19T15:22:00Z">
        <w:r w:rsidR="00DA4E00">
          <w:rPr>
            <w:rFonts w:ascii="Times New Roman" w:eastAsia="Times New Roman" w:hAnsi="Times New Roman" w:cs="Times New Roman"/>
            <w:sz w:val="24"/>
            <w:szCs w:val="24"/>
          </w:rPr>
          <w:t xml:space="preserve">f the </w:t>
        </w:r>
      </w:ins>
      <w:ins w:id="1495" w:author="Siyu Wang [2]" w:date="2026-07-19T14:28:00Z" w16du:dateUtc="2026-07-19T18:28:00Z">
        <w:r w:rsidR="00674CD6">
          <w:rPr>
            <w:rFonts w:ascii="Times New Roman" w:eastAsia="Times New Roman" w:hAnsi="Times New Roman" w:cs="Times New Roman"/>
            <w:sz w:val="24"/>
            <w:szCs w:val="24"/>
          </w:rPr>
          <w:t>go signal</w:t>
        </w:r>
      </w:ins>
      <w:ins w:id="1496" w:author="Siyu Wang [2]" w:date="2026-07-19T11:22:00Z" w16du:dateUtc="2026-07-19T15:22:00Z">
        <w:r w:rsidR="00DA4E00">
          <w:rPr>
            <w:rFonts w:ascii="Times New Roman" w:eastAsia="Times New Roman" w:hAnsi="Times New Roman" w:cs="Times New Roman"/>
            <w:sz w:val="24"/>
            <w:szCs w:val="24"/>
          </w:rPr>
          <w:t xml:space="preserve"> is yellow, </w:t>
        </w:r>
      </w:ins>
      <w:ins w:id="1497" w:author="Siyu Wang [2]" w:date="2026-07-19T11:29:00Z" w16du:dateUtc="2026-07-19T15:29:00Z">
        <w:r w:rsidR="007B55F8">
          <w:rPr>
            <w:rFonts w:ascii="Times New Roman" w:eastAsia="Times New Roman" w:hAnsi="Times New Roman" w:cs="Times New Roman"/>
            <w:sz w:val="24"/>
            <w:szCs w:val="24"/>
          </w:rPr>
          <w:t>animals</w:t>
        </w:r>
      </w:ins>
      <w:ins w:id="1498" w:author="Siyu Wang [2]" w:date="2026-07-19T11:22:00Z" w16du:dateUtc="2026-07-19T15:22:00Z">
        <w:r w:rsidR="00DA4E00">
          <w:rPr>
            <w:rFonts w:ascii="Times New Roman" w:eastAsia="Times New Roman" w:hAnsi="Times New Roman" w:cs="Times New Roman"/>
            <w:sz w:val="24"/>
            <w:szCs w:val="24"/>
          </w:rPr>
          <w:t xml:space="preserve"> </w:t>
        </w:r>
      </w:ins>
      <w:r w:rsidR="006975FF">
        <w:rPr>
          <w:rFonts w:ascii="Times New Roman" w:eastAsia="Times New Roman" w:hAnsi="Times New Roman" w:cs="Times New Roman"/>
          <w:sz w:val="24"/>
          <w:szCs w:val="24"/>
        </w:rPr>
        <w:t>must</w:t>
      </w:r>
      <w:ins w:id="1499" w:author="Siyu Wang [2]" w:date="2026-07-19T11:22:00Z" w16du:dateUtc="2026-07-19T15:22:00Z">
        <w:r w:rsidR="00DA4E00">
          <w:rPr>
            <w:rFonts w:ascii="Times New Roman" w:eastAsia="Times New Roman" w:hAnsi="Times New Roman" w:cs="Times New Roman"/>
            <w:sz w:val="24"/>
            <w:szCs w:val="24"/>
          </w:rPr>
          <w:t xml:space="preserve"> </w:t>
        </w:r>
      </w:ins>
      <w:r w:rsidR="00D7355B">
        <w:rPr>
          <w:rFonts w:ascii="Times New Roman" w:eastAsia="Times New Roman" w:hAnsi="Times New Roman" w:cs="Times New Roman"/>
          <w:sz w:val="24"/>
          <w:szCs w:val="24"/>
        </w:rPr>
        <w:t>wait for</w:t>
      </w:r>
      <w:ins w:id="1500" w:author="Siyu Wang [2]" w:date="2026-07-19T11:22:00Z" w16du:dateUtc="2026-07-19T15:22:00Z">
        <w:r w:rsidR="00DA4E00">
          <w:rPr>
            <w:rFonts w:ascii="Times New Roman" w:eastAsia="Times New Roman" w:hAnsi="Times New Roman" w:cs="Times New Roman"/>
            <w:sz w:val="24"/>
            <w:szCs w:val="24"/>
          </w:rPr>
          <w:t xml:space="preserve"> an additional delay </w:t>
        </w:r>
      </w:ins>
      <w:del w:id="1501" w:author="Siyu Wang [2]" w:date="2026-07-19T11:22:00Z" w16du:dateUtc="2026-07-19T15:22:00Z">
        <w:r w:rsidR="00DA4E00" w:rsidDel="00DA4E00">
          <w:rPr>
            <w:rFonts w:ascii="Times New Roman" w:eastAsia="Times New Roman" w:hAnsi="Times New Roman" w:cs="Times New Roman"/>
            <w:sz w:val="24"/>
            <w:szCs w:val="24"/>
          </w:rPr>
          <w:delText xml:space="preserve">as well as their acceptance threshold based on the go signal. If the go signal is yellow, they have to wait for an additional delay </w:delText>
        </w:r>
      </w:del>
      <w:r w:rsidR="00DA4E00">
        <w:rPr>
          <w:rFonts w:ascii="Times New Roman" w:eastAsia="Times New Roman" w:hAnsi="Times New Roman" w:cs="Times New Roman"/>
          <w:sz w:val="24"/>
          <w:szCs w:val="24"/>
        </w:rPr>
        <w:t>Δt</w:t>
      </w:r>
      <w:r>
        <w:rPr>
          <w:rFonts w:ascii="Times New Roman" w:eastAsia="Times New Roman" w:hAnsi="Times New Roman" w:cs="Times New Roman"/>
          <w:sz w:val="24"/>
          <w:szCs w:val="24"/>
        </w:rPr>
        <w:t xml:space="preserve">, for </w:t>
      </w:r>
      <w:ins w:id="1502" w:author="Siyu Wang [2]" w:date="2026-07-19T11:23:00Z" w16du:dateUtc="2026-07-19T15:23:00Z">
        <w:r w:rsidR="00DA4E00">
          <w:rPr>
            <w:rFonts w:ascii="Times New Roman" w:eastAsia="Times New Roman" w:hAnsi="Times New Roman" w:cs="Times New Roman"/>
            <w:sz w:val="24"/>
            <w:szCs w:val="24"/>
          </w:rPr>
          <w:t xml:space="preserve">the </w:t>
        </w:r>
      </w:ins>
      <w:ins w:id="1503" w:author="Siyu Wang [2]" w:date="2026-07-19T14:28:00Z" w16du:dateUtc="2026-07-19T18:28:00Z">
        <w:r w:rsidR="00674CD6">
          <w:rPr>
            <w:rFonts w:ascii="Times New Roman" w:eastAsia="Times New Roman" w:hAnsi="Times New Roman" w:cs="Times New Roman"/>
            <w:sz w:val="24"/>
            <w:szCs w:val="24"/>
          </w:rPr>
          <w:t>go signal</w:t>
        </w:r>
      </w:ins>
      <w:ins w:id="1504" w:author="Siyu Wang [2]" w:date="2026-07-19T11:23:00Z" w16du:dateUtc="2026-07-19T15:23:00Z">
        <w:r w:rsidR="00DA4E0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to </w:t>
      </w:r>
      <w:ins w:id="1505" w:author="Siyu Wang [2]" w:date="2026-07-19T11:23:00Z" w16du:dateUtc="2026-07-19T15:23:00Z">
        <w:r w:rsidR="00DA4E00">
          <w:rPr>
            <w:rFonts w:ascii="Times New Roman" w:eastAsia="Times New Roman" w:hAnsi="Times New Roman" w:cs="Times New Roman"/>
            <w:sz w:val="24"/>
            <w:szCs w:val="24"/>
          </w:rPr>
          <w:t xml:space="preserve">turn </w:t>
        </w:r>
      </w:ins>
      <w:ins w:id="1506" w:author="Siyu Wang [2]" w:date="2026-07-19T11:24:00Z" w16du:dateUtc="2026-07-19T15:24:00Z">
        <w:r w:rsidR="00DA4E00">
          <w:rPr>
            <w:rFonts w:ascii="Times New Roman" w:eastAsia="Times New Roman" w:hAnsi="Times New Roman" w:cs="Times New Roman"/>
            <w:sz w:val="24"/>
            <w:szCs w:val="24"/>
          </w:rPr>
          <w:t>purple</w:t>
        </w:r>
      </w:ins>
      <w:r>
        <w:rPr>
          <w:rFonts w:ascii="Times New Roman" w:eastAsia="Times New Roman" w:hAnsi="Times New Roman" w:cs="Times New Roman"/>
          <w:sz w:val="24"/>
          <w:szCs w:val="24"/>
        </w:rPr>
        <w:t>,</w:t>
      </w:r>
      <w:ins w:id="1507" w:author="Siyu Wang [2]" w:date="2026-07-19T11:24:00Z" w16du:dateUtc="2026-07-19T15:24:00Z">
        <w:r w:rsidR="00DA4E00">
          <w:rPr>
            <w:rFonts w:ascii="Times New Roman" w:eastAsia="Times New Roman" w:hAnsi="Times New Roman" w:cs="Times New Roman"/>
            <w:sz w:val="24"/>
            <w:szCs w:val="24"/>
          </w:rPr>
          <w:t xml:space="preserve"> </w:t>
        </w:r>
      </w:ins>
      <w:r w:rsidR="00A46693">
        <w:rPr>
          <w:rFonts w:ascii="Times New Roman" w:eastAsia="Times New Roman" w:hAnsi="Times New Roman" w:cs="Times New Roman"/>
          <w:sz w:val="24"/>
          <w:szCs w:val="24"/>
        </w:rPr>
        <w:t>in order to</w:t>
      </w:r>
      <w:r w:rsidR="00DA4E00">
        <w:rPr>
          <w:rFonts w:ascii="Times New Roman" w:eastAsia="Times New Roman" w:hAnsi="Times New Roman" w:cs="Times New Roman"/>
          <w:sz w:val="24"/>
          <w:szCs w:val="24"/>
        </w:rPr>
        <w:t xml:space="preserve"> accept the offer</w:t>
      </w:r>
      <w:ins w:id="1508" w:author="Siyu Wang [2]" w:date="2026-07-19T11:24:00Z" w16du:dateUtc="2026-07-19T15:24:00Z">
        <w:r w:rsidR="00B137F9">
          <w:rPr>
            <w:rFonts w:ascii="Times New Roman" w:eastAsia="Times New Roman" w:hAnsi="Times New Roman" w:cs="Times New Roman"/>
            <w:sz w:val="24"/>
            <w:szCs w:val="24"/>
          </w:rPr>
          <w:t xml:space="preserve">. </w:t>
        </w:r>
        <w:r w:rsidR="00AF3D86">
          <w:rPr>
            <w:rFonts w:ascii="Times New Roman" w:eastAsia="Times New Roman" w:hAnsi="Times New Roman" w:cs="Times New Roman"/>
            <w:sz w:val="24"/>
            <w:szCs w:val="24"/>
          </w:rPr>
          <w:t xml:space="preserve">This effectively decreases the value </w:t>
        </w:r>
      </w:ins>
      <w:r w:rsidR="00B167F8">
        <w:rPr>
          <w:rFonts w:ascii="Times New Roman" w:eastAsia="Times New Roman" w:hAnsi="Times New Roman" w:cs="Times New Roman"/>
          <w:sz w:val="24"/>
          <w:szCs w:val="24"/>
        </w:rPr>
        <w:t>for accepting</w:t>
      </w:r>
      <w:ins w:id="1509" w:author="Siyu Wang [2]" w:date="2026-07-19T11:24:00Z" w16du:dateUtc="2026-07-19T15:24:00Z">
        <w:r w:rsidR="00AF3D86">
          <w:rPr>
            <w:rFonts w:ascii="Times New Roman" w:eastAsia="Times New Roman" w:hAnsi="Times New Roman" w:cs="Times New Roman"/>
            <w:sz w:val="24"/>
            <w:szCs w:val="24"/>
          </w:rPr>
          <w:t xml:space="preserve"> the offe</w:t>
        </w:r>
      </w:ins>
      <w:r>
        <w:rPr>
          <w:rFonts w:ascii="Times New Roman" w:eastAsia="Times New Roman" w:hAnsi="Times New Roman" w:cs="Times New Roman"/>
          <w:sz w:val="24"/>
          <w:szCs w:val="24"/>
        </w:rPr>
        <w:t>r</w:t>
      </w:r>
      <w:r w:rsidR="00B167F8">
        <w:rPr>
          <w:rFonts w:ascii="Times New Roman" w:eastAsia="Times New Roman" w:hAnsi="Times New Roman" w:cs="Times New Roman"/>
          <w:sz w:val="24"/>
          <w:szCs w:val="24"/>
        </w:rPr>
        <w:t xml:space="preserve"> following the yellow go </w:t>
      </w:r>
      <w:r w:rsidR="00F1752F">
        <w:rPr>
          <w:rFonts w:ascii="Times New Roman" w:eastAsia="Times New Roman" w:hAnsi="Times New Roman" w:cs="Times New Roman"/>
          <w:sz w:val="24"/>
          <w:szCs w:val="24"/>
        </w:rPr>
        <w:t>signal</w:t>
      </w:r>
      <w:ins w:id="1510" w:author="Siyu Wang [2]" w:date="2026-07-19T11:42:00Z" w16du:dateUtc="2026-07-19T15:42:00Z">
        <w:r w:rsidR="00886A57">
          <w:rPr>
            <w:rFonts w:ascii="Times New Roman" w:eastAsia="Times New Roman" w:hAnsi="Times New Roman" w:cs="Times New Roman"/>
            <w:sz w:val="24"/>
            <w:szCs w:val="24"/>
          </w:rPr>
          <w:t>.</w:t>
        </w:r>
      </w:ins>
      <w:r w:rsidR="007229E6">
        <w:rPr>
          <w:rFonts w:ascii="Times New Roman" w:eastAsia="Times New Roman" w:hAnsi="Times New Roman" w:cs="Times New Roman"/>
          <w:sz w:val="24"/>
          <w:szCs w:val="24"/>
        </w:rPr>
        <w:t xml:space="preserve"> </w:t>
      </w:r>
    </w:p>
    <w:p w14:paraId="192D71F1" w14:textId="3CE84567" w:rsidR="00B167F8" w:rsidRDefault="00F1752F" w:rsidP="00DA4E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w:t>
      </w:r>
      <w:r w:rsidR="00946A28">
        <w:rPr>
          <w:rFonts w:ascii="Times New Roman" w:eastAsia="Times New Roman" w:hAnsi="Times New Roman" w:cs="Times New Roman"/>
          <w:sz w:val="24"/>
          <w:szCs w:val="24"/>
        </w:rPr>
        <w:t xml:space="preserve">if the go signal is yellow, </w:t>
      </w:r>
      <w:r>
        <w:rPr>
          <w:rFonts w:ascii="Times New Roman" w:eastAsia="Times New Roman" w:hAnsi="Times New Roman" w:cs="Times New Roman"/>
          <w:sz w:val="24"/>
          <w:szCs w:val="24"/>
        </w:rPr>
        <w:t>animals can reject right away. However,</w:t>
      </w:r>
      <w:r w:rsidR="00946A28">
        <w:rPr>
          <w:rFonts w:ascii="Times New Roman" w:eastAsia="Times New Roman" w:hAnsi="Times New Roman" w:cs="Times New Roman"/>
          <w:sz w:val="24"/>
          <w:szCs w:val="24"/>
        </w:rPr>
        <w:t xml:space="preserve"> if the go signal is purple,</w:t>
      </w:r>
      <w:r>
        <w:rPr>
          <w:rFonts w:ascii="Times New Roman" w:eastAsia="Times New Roman" w:hAnsi="Times New Roman" w:cs="Times New Roman"/>
          <w:sz w:val="24"/>
          <w:szCs w:val="24"/>
        </w:rPr>
        <w:t xml:space="preserve"> they </w:t>
      </w:r>
      <w:r w:rsidR="006975FF">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w:t>
      </w:r>
      <w:r w:rsidR="00D7355B">
        <w:rPr>
          <w:rFonts w:ascii="Times New Roman" w:eastAsia="Times New Roman" w:hAnsi="Times New Roman" w:cs="Times New Roman"/>
          <w:sz w:val="24"/>
          <w:szCs w:val="24"/>
        </w:rPr>
        <w:t>wait for</w:t>
      </w:r>
      <w:r>
        <w:rPr>
          <w:rFonts w:ascii="Times New Roman" w:eastAsia="Times New Roman" w:hAnsi="Times New Roman" w:cs="Times New Roman"/>
          <w:sz w:val="24"/>
          <w:szCs w:val="24"/>
        </w:rPr>
        <w:t xml:space="preserve"> an addition delay, for the go signal to turn yellow, in order to reject the offer. This effectively decreases the value for rejecting the offer following the purple go signal. </w:t>
      </w:r>
    </w:p>
    <w:p w14:paraId="36BFD764" w14:textId="77777777" w:rsidR="005252DB" w:rsidRPr="005252DB" w:rsidRDefault="00611953" w:rsidP="00BE7FD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Formally, f</w:t>
      </w:r>
      <w:ins w:id="1511" w:author="Siyu Wang [2]" w:date="2026-07-19T11:42:00Z" w16du:dateUtc="2026-07-19T15:42:00Z">
        <w:r w:rsidR="00EA256E">
          <w:rPr>
            <w:rFonts w:ascii="Times New Roman" w:eastAsia="Times New Roman" w:hAnsi="Times New Roman" w:cs="Times New Roman"/>
            <w:sz w:val="24"/>
            <w:szCs w:val="24"/>
          </w:rPr>
          <w:t xml:space="preserve">ollowing </w:t>
        </w:r>
      </w:ins>
      <w:ins w:id="1512" w:author="Siyu Wang [2]" w:date="2026-07-19T11:30:00Z" w16du:dateUtc="2026-07-19T15:30:00Z">
        <w:r w:rsidR="00C204AC">
          <w:rPr>
            <w:rFonts w:ascii="Times New Roman" w:eastAsia="Times New Roman" w:hAnsi="Times New Roman" w:cs="Times New Roman"/>
            <w:sz w:val="24"/>
            <w:szCs w:val="24"/>
          </w:rPr>
          <w:t xml:space="preserve">yellow </w:t>
        </w:r>
      </w:ins>
      <w:ins w:id="1513" w:author="Siyu Wang [2]" w:date="2026-07-19T14:28:00Z" w16du:dateUtc="2026-07-19T18:28:00Z">
        <w:r w:rsidR="00674CD6">
          <w:rPr>
            <w:rFonts w:ascii="Times New Roman" w:eastAsia="Times New Roman" w:hAnsi="Times New Roman" w:cs="Times New Roman"/>
            <w:sz w:val="24"/>
            <w:szCs w:val="24"/>
          </w:rPr>
          <w:t>go signal</w:t>
        </w:r>
      </w:ins>
      <w:ins w:id="1514" w:author="Siyu Wang [2]" w:date="2026-07-19T11:30:00Z" w16du:dateUtc="2026-07-19T15:30:00Z">
        <w:r w:rsidR="00C204AC">
          <w:rPr>
            <w:rFonts w:ascii="Times New Roman" w:eastAsia="Times New Roman" w:hAnsi="Times New Roman" w:cs="Times New Roman"/>
            <w:sz w:val="24"/>
            <w:szCs w:val="24"/>
          </w:rPr>
          <w:t xml:space="preserve">s, </w:t>
        </w:r>
      </w:ins>
      <w:ins w:id="1515" w:author="Siyu Wang [2]" w:date="2026-07-19T11:31:00Z" w16du:dateUtc="2026-07-19T15:31:00Z">
        <w:r w:rsidR="00AD7C50">
          <w:rPr>
            <w:rFonts w:ascii="Times New Roman" w:eastAsia="Times New Roman" w:hAnsi="Times New Roman" w:cs="Times New Roman"/>
            <w:sz w:val="24"/>
            <w:szCs w:val="24"/>
          </w:rPr>
          <w:t xml:space="preserve">the </w:t>
        </w:r>
      </w:ins>
      <w:r w:rsidR="00BE7FDD">
        <w:rPr>
          <w:rFonts w:ascii="Times New Roman" w:eastAsia="Times New Roman" w:hAnsi="Times New Roman" w:cs="Times New Roman"/>
          <w:sz w:val="24"/>
          <w:szCs w:val="24"/>
        </w:rPr>
        <w:t xml:space="preserve">value for accepting the offer </w:t>
      </w:r>
      <m:oMath>
        <m:sSup>
          <m:sSupPr>
            <m:ctrlPr>
              <w:ins w:id="1516" w:author="Siyu Wang [2]" w:date="2026-07-19T12:56:00Z" w16du:dateUtc="2026-07-19T16:56:00Z">
                <w:rPr>
                  <w:rFonts w:ascii="Cambria Math" w:eastAsia="Times New Roman" w:hAnsi="Cambria Math" w:cs="Times New Roman"/>
                  <w:i/>
                  <w:sz w:val="24"/>
                  <w:szCs w:val="24"/>
                </w:rPr>
              </w:ins>
            </m:ctrlPr>
          </m:sSupPr>
          <m:e>
            <m:r>
              <w:ins w:id="1517" w:author="Siyu Wang [2]" w:date="2026-07-19T12:56:00Z" w16du:dateUtc="2026-07-19T16:56:00Z">
                <w:rPr>
                  <w:rFonts w:ascii="Cambria Math" w:eastAsia="Times New Roman" w:hAnsi="Cambria Math" w:cs="Times New Roman"/>
                  <w:sz w:val="24"/>
                  <w:szCs w:val="24"/>
                </w:rPr>
                <m:t>V</m:t>
              </w:ins>
            </m:r>
          </m:e>
          <m:sup>
            <m:r>
              <w:ins w:id="1518" w:author="Siyu Wang [2]" w:date="2026-07-19T12:56:00Z" w16du:dateUtc="2026-07-19T16:56:00Z">
                <m:rPr>
                  <m:nor/>
                </m:rPr>
                <w:rPr>
                  <w:rFonts w:ascii="Cambria Math" w:eastAsia="Times New Roman" w:hAnsi="Cambria Math" w:cs="Times New Roman"/>
                  <w:sz w:val="24"/>
                  <w:szCs w:val="24"/>
                </w:rPr>
                <m:t>accept</m:t>
              </w:ins>
            </m:r>
          </m:sup>
        </m:sSup>
      </m:oMath>
      <w:r w:rsidR="00BE7FDD">
        <w:rPr>
          <w:rFonts w:ascii="Times New Roman" w:eastAsia="Times New Roman" w:hAnsi="Times New Roman" w:cs="Times New Roman"/>
          <w:sz w:val="24"/>
          <w:szCs w:val="24"/>
        </w:rPr>
        <w:t xml:space="preserve"> equals the </w:t>
      </w:r>
      <w:ins w:id="1519" w:author="Siyu Wang [2]" w:date="2026-07-19T11:31:00Z" w16du:dateUtc="2026-07-19T15:31:00Z">
        <w:r w:rsidR="00AD7C50">
          <w:rPr>
            <w:rFonts w:ascii="Times New Roman" w:eastAsia="Times New Roman" w:hAnsi="Times New Roman" w:cs="Times New Roman"/>
            <w:sz w:val="24"/>
            <w:szCs w:val="24"/>
          </w:rPr>
          <w:t>re</w:t>
        </w:r>
      </w:ins>
      <w:r w:rsidR="00875E7E">
        <w:rPr>
          <w:rFonts w:ascii="Times New Roman" w:eastAsia="Times New Roman" w:hAnsi="Times New Roman" w:cs="Times New Roman"/>
          <w:sz w:val="24"/>
          <w:szCs w:val="24"/>
        </w:rPr>
        <w:t>-</w:t>
      </w:r>
      <w:ins w:id="1520" w:author="Siyu Wang [2]" w:date="2026-07-19T11:31:00Z" w16du:dateUtc="2026-07-19T15:31:00Z">
        <w:r w:rsidR="00AD7C50">
          <w:rPr>
            <w:rFonts w:ascii="Times New Roman" w:eastAsia="Times New Roman" w:hAnsi="Times New Roman" w:cs="Times New Roman"/>
            <w:sz w:val="24"/>
            <w:szCs w:val="24"/>
          </w:rPr>
          <w:t xml:space="preserve">computed discounted value </w:t>
        </w:r>
      </w:ins>
    </w:p>
    <w:p w14:paraId="43B4D153" w14:textId="77777777" w:rsidR="005252DB" w:rsidRDefault="00000000" w:rsidP="00BE7FDD">
      <w:pPr>
        <w:shd w:val="clear" w:color="auto" w:fill="FFFFFF"/>
        <w:spacing w:after="0" w:line="480" w:lineRule="auto"/>
        <w:rPr>
          <w:rFonts w:ascii="Times New Roman" w:eastAsia="Times New Roman" w:hAnsi="Times New Roman" w:cs="Times New Roman"/>
          <w:sz w:val="24"/>
          <w:szCs w:val="24"/>
        </w:rPr>
      </w:pPr>
      <m:oMathPara>
        <m:oMath>
          <m:sSup>
            <m:sSupPr>
              <m:ctrlPr>
                <w:ins w:id="1521" w:author="Siyu Wang [2]" w:date="2026-07-19T12:56:00Z" w16du:dateUtc="2026-07-19T16:56:00Z">
                  <w:rPr>
                    <w:rFonts w:ascii="Cambria Math" w:eastAsia="Times New Roman" w:hAnsi="Cambria Math" w:cs="Times New Roman"/>
                    <w:i/>
                    <w:sz w:val="24"/>
                    <w:szCs w:val="24"/>
                  </w:rPr>
                </w:ins>
              </m:ctrlPr>
            </m:sSupPr>
            <m:e>
              <m:r>
                <w:ins w:id="1522" w:author="Siyu Wang [2]" w:date="2026-07-19T12:56:00Z" w16du:dateUtc="2026-07-19T16:56:00Z">
                  <w:rPr>
                    <w:rFonts w:ascii="Cambria Math" w:eastAsia="Times New Roman" w:hAnsi="Cambria Math" w:cs="Times New Roman"/>
                    <w:sz w:val="24"/>
                    <w:szCs w:val="24"/>
                  </w:rPr>
                  <m:t>V</m:t>
                </w:ins>
              </m:r>
            </m:e>
            <m:sup>
              <m:r>
                <w:ins w:id="1523" w:author="Siyu Wang [2]" w:date="2026-07-19T12:56:00Z" w16du:dateUtc="2026-07-19T16:56:00Z">
                  <m:rPr>
                    <m:nor/>
                  </m:rPr>
                  <w:rPr>
                    <w:rFonts w:ascii="Cambria Math" w:eastAsia="Times New Roman" w:hAnsi="Cambria Math" w:cs="Times New Roman"/>
                    <w:sz w:val="24"/>
                    <w:szCs w:val="24"/>
                  </w:rPr>
                  <m:t>accept</m:t>
                </w:ins>
              </m:r>
            </m:sup>
          </m:sSup>
          <m:r>
            <w:rPr>
              <w:rFonts w:ascii="Cambria Math" w:eastAsia="Cambria Math" w:hAnsi="Cambria Math" w:cs="Cambria Math"/>
            </w:rPr>
            <m:t>=h</m:t>
          </m:r>
          <m:d>
            <m:dPr>
              <m:ctrlPr>
                <w:ins w:id="1524" w:author="Siyu Wang [2]" w:date="2026-07-19T11:31:00Z" w16du:dateUtc="2026-07-19T15:31:00Z">
                  <w:rPr>
                    <w:rFonts w:ascii="Cambria Math" w:eastAsia="Cambria Math" w:hAnsi="Cambria Math" w:cs="Cambria Math"/>
                  </w:rPr>
                </w:ins>
              </m:ctrlPr>
            </m:dPr>
            <m:e>
              <m:r>
                <w:ins w:id="1525" w:author="Siyu Wang [2]" w:date="2026-07-19T11:31:00Z" w16du:dateUtc="2026-07-19T15:31:00Z">
                  <w:rPr>
                    <w:rFonts w:ascii="Cambria Math" w:eastAsia="Cambria Math" w:hAnsi="Cambria Math" w:cs="Cambria Math"/>
                  </w:rPr>
                  <m:t>drop,delay</m:t>
                </w:ins>
              </m:r>
              <m:r>
                <w:rPr>
                  <w:rFonts w:ascii="Cambria Math" w:eastAsia="Cambria Math" w:hAnsi="Cambria Math" w:cs="Cambria Math"/>
                </w:rPr>
                <m:t>+</m:t>
              </m:r>
              <m:r>
                <w:ins w:id="1526" w:author="Siyu Wang [2]" w:date="2026-07-19T11:31:00Z" w16du:dateUtc="2026-07-19T15:31:00Z">
                  <m:rPr>
                    <m:sty m:val="p"/>
                  </m:rPr>
                  <w:rPr>
                    <w:rFonts w:ascii="Cambria Math" w:eastAsia="Cambria Math" w:hAnsi="Cambria Math" w:cs="Cambria Math"/>
                  </w:rPr>
                  <m:t>Δ</m:t>
                </w:ins>
              </m:r>
              <m:r>
                <w:ins w:id="1527" w:author="Siyu Wang [2]" w:date="2026-07-19T11:31:00Z" w16du:dateUtc="2026-07-19T15:31:00Z">
                  <w:rPr>
                    <w:rFonts w:ascii="Cambria Math" w:eastAsia="Cambria Math" w:hAnsi="Cambria Math" w:cs="Cambria Math"/>
                  </w:rPr>
                  <m:t>t</m:t>
                </w:ins>
              </m:r>
            </m:e>
          </m:d>
          <m:r>
            <w:ins w:id="1528" w:author="Siyu Wang [2]" w:date="2026-07-19T11:29:00Z" w16du:dateUtc="2026-07-19T15:29:00Z">
              <w:rPr>
                <w:rFonts w:ascii="Cambria Math" w:eastAsia="Cambria Math" w:hAnsi="Cambria Math" w:cs="Cambria Math"/>
              </w:rPr>
              <m:t>=</m:t>
            </w:ins>
          </m:r>
          <m:f>
            <m:fPr>
              <m:ctrlPr>
                <w:ins w:id="1529" w:author="Siyu Wang [2]" w:date="2026-07-19T11:29:00Z" w16du:dateUtc="2026-07-19T15:29:00Z">
                  <w:rPr>
                    <w:rFonts w:ascii="Cambria Math" w:eastAsia="Cambria Math" w:hAnsi="Cambria Math" w:cs="Cambria Math"/>
                  </w:rPr>
                </w:ins>
              </m:ctrlPr>
            </m:fPr>
            <m:num>
              <m:r>
                <w:ins w:id="1530" w:author="Siyu Wang [2]" w:date="2026-07-19T11:29:00Z" w16du:dateUtc="2026-07-19T15:29:00Z">
                  <w:rPr>
                    <w:rFonts w:ascii="Cambria Math" w:eastAsia="Cambria Math" w:hAnsi="Cambria Math" w:cs="Cambria Math"/>
                  </w:rPr>
                  <m:t>drop</m:t>
                </w:ins>
              </m:r>
            </m:num>
            <m:den>
              <m:r>
                <w:ins w:id="1531" w:author="Siyu Wang [2]" w:date="2026-07-19T11:29:00Z" w16du:dateUtc="2026-07-19T15:29:00Z">
                  <w:rPr>
                    <w:rFonts w:ascii="Cambria Math" w:eastAsia="Cambria Math" w:hAnsi="Cambria Math" w:cs="Cambria Math"/>
                  </w:rPr>
                  <m:t>1+k⋅</m:t>
                </w:ins>
              </m:r>
              <m:r>
                <w:ins w:id="1532" w:author="Siyu Wang [2]" w:date="2026-07-19T11:31:00Z" w16du:dateUtc="2026-07-19T15:31:00Z">
                  <w:rPr>
                    <w:rFonts w:ascii="Cambria Math" w:eastAsia="Cambria Math" w:hAnsi="Cambria Math" w:cs="Cambria Math"/>
                  </w:rPr>
                  <m:t>(</m:t>
                </w:ins>
              </m:r>
              <m:r>
                <w:ins w:id="1533" w:author="Siyu Wang [2]" w:date="2026-07-19T11:29:00Z" w16du:dateUtc="2026-07-19T15:29:00Z">
                  <w:rPr>
                    <w:rFonts w:ascii="Cambria Math" w:eastAsia="Cambria Math" w:hAnsi="Cambria Math" w:cs="Cambria Math"/>
                  </w:rPr>
                  <m:t>delay</m:t>
                </w:ins>
              </m:r>
              <m:r>
                <w:ins w:id="1534" w:author="Siyu Wang [2]" w:date="2026-07-19T11:31:00Z" w16du:dateUtc="2026-07-19T15:31:00Z">
                  <w:rPr>
                    <w:rFonts w:ascii="Cambria Math" w:eastAsia="Cambria Math" w:hAnsi="Cambria Math" w:cs="Cambria Math"/>
                  </w:rPr>
                  <m:t>+</m:t>
                </w:ins>
              </m:r>
              <m:r>
                <w:ins w:id="1535" w:author="Siyu Wang [2]" w:date="2026-07-19T11:31:00Z" w16du:dateUtc="2026-07-19T15:31:00Z">
                  <m:rPr>
                    <m:sty m:val="p"/>
                  </m:rPr>
                  <w:rPr>
                    <w:rFonts w:ascii="Cambria Math" w:eastAsia="Cambria Math" w:hAnsi="Cambria Math" w:cs="Cambria Math"/>
                  </w:rPr>
                  <m:t>Δ</m:t>
                </w:ins>
              </m:r>
              <m:r>
                <w:ins w:id="1536" w:author="Siyu Wang [2]" w:date="2026-07-19T11:31:00Z" w16du:dateUtc="2026-07-19T15:31:00Z">
                  <w:rPr>
                    <w:rFonts w:ascii="Cambria Math" w:eastAsia="Cambria Math" w:hAnsi="Cambria Math" w:cs="Cambria Math"/>
                  </w:rPr>
                  <m:t>t)</m:t>
                </w:ins>
              </m:r>
            </m:den>
          </m:f>
        </m:oMath>
      </m:oMathPara>
    </w:p>
    <w:p w14:paraId="00B29AE1" w14:textId="77777777" w:rsidR="00636289" w:rsidRDefault="00BE7FDD" w:rsidP="00BE7FDD">
      <w:pPr>
        <w:shd w:val="clear" w:color="auto" w:fill="FFFFFF"/>
        <w:spacing w:after="0" w:line="480" w:lineRule="auto"/>
        <w:rPr>
          <w:rFonts w:ascii="Times New Roman" w:eastAsia="Times New Roman" w:hAnsi="Times New Roman" w:cs="Times New Roman"/>
          <w:sz w:val="24"/>
          <w:szCs w:val="24"/>
        </w:rPr>
      </w:pPr>
      <w:r w:rsidRPr="00BE7FDD">
        <w:rPr>
          <w:rFonts w:ascii="Times New Roman" w:eastAsia="Times New Roman" w:hAnsi="Times New Roman" w:cs="Times New Roman"/>
          <w:sz w:val="24"/>
          <w:szCs w:val="24"/>
        </w:rPr>
        <w:t>and the value for rejecting the offer</w:t>
      </w:r>
    </w:p>
    <w:p w14:paraId="0D360E8D" w14:textId="08A480F5" w:rsidR="00636289" w:rsidRDefault="00000000" w:rsidP="00636289">
      <w:pPr>
        <w:shd w:val="clear" w:color="auto" w:fill="FFFFFF"/>
        <w:spacing w:after="0" w:line="480" w:lineRule="auto"/>
        <w:jc w:val="center"/>
        <w:rPr>
          <w:rFonts w:ascii="Times New Roman" w:eastAsia="Times New Roman" w:hAnsi="Times New Roman" w:cs="Times New Roman"/>
        </w:rPr>
      </w:pPr>
      <m:oMathPara>
        <m:oMath>
          <m:sSup>
            <m:sSupPr>
              <m:ctrlPr>
                <w:ins w:id="1537" w:author="Siyu Wang [2]" w:date="2026-07-19T12:56:00Z" w16du:dateUtc="2026-07-19T16:56:00Z">
                  <w:rPr>
                    <w:rFonts w:ascii="Cambria Math" w:eastAsia="Times New Roman" w:hAnsi="Cambria Math" w:cs="Times New Roman"/>
                    <w:i/>
                    <w:sz w:val="24"/>
                    <w:szCs w:val="24"/>
                  </w:rPr>
                </w:ins>
              </m:ctrlPr>
            </m:sSupPr>
            <m:e>
              <m:r>
                <w:rPr>
                  <w:rFonts w:ascii="Cambria Math" w:eastAsia="Times New Roman" w:hAnsi="Cambria Math" w:cs="Times New Roman"/>
                  <w:sz w:val="24"/>
                  <w:szCs w:val="24"/>
                </w:rPr>
                <m:t xml:space="preserve"> </m:t>
              </m:r>
              <m:r>
                <w:ins w:id="1538" w:author="Siyu Wang [2]" w:date="2026-07-19T12:56:00Z" w16du:dateUtc="2026-07-19T16:56:00Z">
                  <w:rPr>
                    <w:rFonts w:ascii="Cambria Math" w:eastAsia="Times New Roman" w:hAnsi="Cambria Math" w:cs="Times New Roman"/>
                    <w:sz w:val="24"/>
                    <w:szCs w:val="24"/>
                  </w:rPr>
                  <m:t>V</m:t>
                </w:ins>
              </m:r>
            </m:e>
            <m:sup>
              <m:r>
                <m:rPr>
                  <m:nor/>
                </m:rPr>
                <w:rPr>
                  <w:rFonts w:ascii="Cambria Math" w:eastAsia="Times New Roman" w:hAnsi="Cambria Math" w:cs="Times New Roman"/>
                  <w:sz w:val="24"/>
                  <w:szCs w:val="24"/>
                </w:rPr>
                <m:t>reject</m:t>
              </m:r>
            </m:sup>
          </m:sSup>
          <m:r>
            <w:rPr>
              <w:rFonts w:ascii="Cambria Math" w:eastAsia="Cambria Math" w:hAnsi="Cambria Math" w:cs="Cambria Math"/>
            </w:rPr>
            <m:t>=θ</m:t>
          </m:r>
        </m:oMath>
      </m:oMathPara>
    </w:p>
    <w:p w14:paraId="5FAEB49F" w14:textId="60DE0F3C" w:rsidR="00044FED" w:rsidRPr="00BE7FDD" w:rsidRDefault="00636289" w:rsidP="00BE7FDD">
      <w:pPr>
        <w:shd w:val="clear" w:color="auto" w:fill="FFFFFF"/>
        <w:spacing w:after="0" w:line="480" w:lineRule="auto"/>
        <w:rPr>
          <w:ins w:id="1539" w:author="Siyu Wang [2]" w:date="2026-07-19T11:42:00Z" w16du:dateUtc="2026-07-19T15:42:00Z"/>
          <w:rFonts w:ascii="Times New Roman" w:eastAsia="Times New Roman" w:hAnsi="Times New Roman" w:cs="Times New Roman"/>
          <w:sz w:val="24"/>
          <w:szCs w:val="24"/>
        </w:rPr>
      </w:pPr>
      <w:r w:rsidRPr="00636289">
        <w:rPr>
          <w:rFonts w:ascii="Times New Roman" w:eastAsia="Times New Roman" w:hAnsi="Times New Roman" w:cs="Times New Roman"/>
          <w:sz w:val="24"/>
          <w:szCs w:val="24"/>
        </w:rPr>
        <w:t>where</w:t>
      </w:r>
      <w:r>
        <w:rPr>
          <w:rFonts w:ascii="Times New Roman" w:eastAsia="Times New Roman" w:hAnsi="Times New Roman" w:cs="Times New Roman"/>
        </w:rPr>
        <w:t xml:space="preserve"> </w:t>
      </w:r>
      <m:oMath>
        <m:r>
          <w:rPr>
            <w:rFonts w:ascii="Cambria Math" w:eastAsia="Cambria Math" w:hAnsi="Cambria Math" w:cs="Cambria Math"/>
          </w:rPr>
          <m:t>θ</m:t>
        </m:r>
      </m:oMath>
      <w:r w:rsidR="00BE7FDD">
        <w:rPr>
          <w:rFonts w:ascii="Times New Roman" w:eastAsia="Times New Roman" w:hAnsi="Times New Roman" w:cs="Times New Roman"/>
        </w:rPr>
        <w:t xml:space="preserve"> </w:t>
      </w:r>
      <w:r w:rsidR="00BE7FDD" w:rsidRPr="00515E9D">
        <w:rPr>
          <w:rFonts w:ascii="Times New Roman" w:eastAsia="Times New Roman" w:hAnsi="Times New Roman" w:cs="Times New Roman"/>
          <w:sz w:val="24"/>
          <w:szCs w:val="24"/>
        </w:rPr>
        <w:t>is the decision threshold.</w:t>
      </w:r>
      <w:r w:rsidR="00BE7FDD">
        <w:rPr>
          <w:rFonts w:ascii="Times New Roman" w:eastAsia="Times New Roman" w:hAnsi="Times New Roman" w:cs="Times New Roman"/>
        </w:rPr>
        <w:t xml:space="preserve"> </w:t>
      </w:r>
    </w:p>
    <w:p w14:paraId="18177B88" w14:textId="77777777" w:rsidR="00226D4C" w:rsidRDefault="00000000" w:rsidP="005252DB">
      <w:pPr>
        <w:shd w:val="clear" w:color="auto" w:fill="FFFFFF"/>
        <w:spacing w:after="0" w:line="480" w:lineRule="auto"/>
        <w:rPr>
          <w:rFonts w:ascii="Times New Roman" w:eastAsia="Times New Roman" w:hAnsi="Times New Roman" w:cs="Times New Roman"/>
          <w:sz w:val="24"/>
          <w:szCs w:val="24"/>
        </w:rPr>
      </w:pPr>
      <w:del w:id="1540" w:author="Siyu Wang [2]" w:date="2026-07-19T11:31:00Z" w16du:dateUtc="2026-07-19T15:31:00Z">
        <w:r w:rsidDel="00AD7C50">
          <w:rPr>
            <w:rFonts w:ascii="Times New Roman" w:eastAsia="Times New Roman" w:hAnsi="Times New Roman" w:cs="Times New Roman"/>
            <w:sz w:val="24"/>
            <w:szCs w:val="24"/>
          </w:rPr>
          <w:delText>, as a result, effectively the value of the offer decreases to</w:delText>
        </w:r>
      </w:del>
      <w:r w:rsidR="00BE7FDD">
        <w:rPr>
          <w:rFonts w:ascii="Times New Roman" w:eastAsia="Times New Roman" w:hAnsi="Times New Roman" w:cs="Times New Roman"/>
          <w:sz w:val="24"/>
          <w:szCs w:val="24"/>
        </w:rPr>
        <w:t>Following</w:t>
      </w:r>
      <w:ins w:id="1541" w:author="Siyu Wang [2]" w:date="2026-07-19T11:42:00Z" w16du:dateUtc="2026-07-19T15:42:00Z">
        <w:r w:rsidR="00BE7FDD">
          <w:rPr>
            <w:rFonts w:ascii="Times New Roman" w:eastAsia="Times New Roman" w:hAnsi="Times New Roman" w:cs="Times New Roman"/>
            <w:sz w:val="24"/>
            <w:szCs w:val="24"/>
          </w:rPr>
          <w:t xml:space="preserve"> </w:t>
        </w:r>
      </w:ins>
      <w:r w:rsidR="00BE7FDD">
        <w:rPr>
          <w:rFonts w:ascii="Times New Roman" w:eastAsia="Times New Roman" w:hAnsi="Times New Roman" w:cs="Times New Roman"/>
          <w:sz w:val="24"/>
          <w:szCs w:val="24"/>
        </w:rPr>
        <w:t>purple</w:t>
      </w:r>
      <w:ins w:id="1542" w:author="Siyu Wang [2]" w:date="2026-07-19T11:30:00Z" w16du:dateUtc="2026-07-19T15:30:00Z">
        <w:r w:rsidR="00BE7FDD">
          <w:rPr>
            <w:rFonts w:ascii="Times New Roman" w:eastAsia="Times New Roman" w:hAnsi="Times New Roman" w:cs="Times New Roman"/>
            <w:sz w:val="24"/>
            <w:szCs w:val="24"/>
          </w:rPr>
          <w:t xml:space="preserve"> </w:t>
        </w:r>
      </w:ins>
      <w:ins w:id="1543" w:author="Siyu Wang [2]" w:date="2026-07-19T14:28:00Z" w16du:dateUtc="2026-07-19T18:28:00Z">
        <w:r w:rsidR="00BE7FDD">
          <w:rPr>
            <w:rFonts w:ascii="Times New Roman" w:eastAsia="Times New Roman" w:hAnsi="Times New Roman" w:cs="Times New Roman"/>
            <w:sz w:val="24"/>
            <w:szCs w:val="24"/>
          </w:rPr>
          <w:t>go signal</w:t>
        </w:r>
      </w:ins>
      <w:ins w:id="1544" w:author="Siyu Wang [2]" w:date="2026-07-19T11:30:00Z" w16du:dateUtc="2026-07-19T15:30:00Z">
        <w:r w:rsidR="00BE7FDD">
          <w:rPr>
            <w:rFonts w:ascii="Times New Roman" w:eastAsia="Times New Roman" w:hAnsi="Times New Roman" w:cs="Times New Roman"/>
            <w:sz w:val="24"/>
            <w:szCs w:val="24"/>
          </w:rPr>
          <w:t>s</w:t>
        </w:r>
      </w:ins>
      <w:ins w:id="1545" w:author="Siyu Wang [2]" w:date="2026-07-19T11:32:00Z" w16du:dateUtc="2026-07-19T15:32:00Z">
        <w:r w:rsidR="00AD7C50">
          <w:rPr>
            <w:rFonts w:ascii="Times New Roman" w:eastAsia="Times New Roman" w:hAnsi="Times New Roman" w:cs="Times New Roman"/>
            <w:sz w:val="24"/>
            <w:szCs w:val="24"/>
          </w:rPr>
          <w:t xml:space="preserve">, </w:t>
        </w:r>
      </w:ins>
      <m:oMath>
        <m:sSup>
          <m:sSupPr>
            <m:ctrlPr>
              <w:ins w:id="1546" w:author="Siyu Wang [2]" w:date="2026-07-19T12:56:00Z" w16du:dateUtc="2026-07-19T16:56:00Z">
                <w:rPr>
                  <w:rFonts w:ascii="Cambria Math" w:eastAsia="Times New Roman" w:hAnsi="Cambria Math" w:cs="Times New Roman"/>
                  <w:i/>
                  <w:sz w:val="24"/>
                  <w:szCs w:val="24"/>
                </w:rPr>
              </w:ins>
            </m:ctrlPr>
          </m:sSupPr>
          <m:e>
            <m:r>
              <w:ins w:id="1547" w:author="Siyu Wang [2]" w:date="2026-07-19T12:56:00Z" w16du:dateUtc="2026-07-19T16:56:00Z">
                <w:rPr>
                  <w:rFonts w:ascii="Cambria Math" w:eastAsia="Times New Roman" w:hAnsi="Cambria Math" w:cs="Times New Roman"/>
                  <w:sz w:val="24"/>
                  <w:szCs w:val="24"/>
                </w:rPr>
                <m:t>V</m:t>
              </w:ins>
            </m:r>
          </m:e>
          <m:sup>
            <m:r>
              <w:ins w:id="1548" w:author="Siyu Wang [2]" w:date="2026-07-19T12:56:00Z" w16du:dateUtc="2026-07-19T16:56:00Z">
                <m:rPr>
                  <m:nor/>
                </m:rPr>
                <w:rPr>
                  <w:rFonts w:ascii="Cambria Math" w:eastAsia="Times New Roman" w:hAnsi="Cambria Math" w:cs="Times New Roman"/>
                  <w:sz w:val="24"/>
                  <w:szCs w:val="24"/>
                </w:rPr>
                <m:t>accept</m:t>
              </w:ins>
            </m:r>
          </m:sup>
        </m:sSup>
      </m:oMath>
      <w:r w:rsidR="00BE7FDD">
        <w:rPr>
          <w:rFonts w:ascii="Times New Roman" w:eastAsia="Times New Roman" w:hAnsi="Times New Roman" w:cs="Times New Roman"/>
          <w:sz w:val="24"/>
          <w:szCs w:val="24"/>
        </w:rPr>
        <w:t xml:space="preserve"> is the original discounted value </w:t>
      </w:r>
    </w:p>
    <w:p w14:paraId="6177C490" w14:textId="4727A8F5" w:rsidR="00226D4C" w:rsidRDefault="00000000" w:rsidP="00226D4C">
      <w:pPr>
        <w:shd w:val="clear" w:color="auto" w:fill="FFFFFF"/>
        <w:spacing w:after="0" w:line="480" w:lineRule="auto"/>
        <w:jc w:val="center"/>
        <w:rPr>
          <w:rFonts w:ascii="Times New Roman" w:eastAsia="Times New Roman" w:hAnsi="Times New Roman" w:cs="Times New Roman"/>
          <w:sz w:val="24"/>
          <w:szCs w:val="24"/>
        </w:rPr>
      </w:pPr>
      <m:oMathPara>
        <m:oMath>
          <m:sSup>
            <m:sSupPr>
              <m:ctrlPr>
                <w:ins w:id="1549" w:author="Siyu Wang [2]" w:date="2026-07-19T12:56:00Z" w16du:dateUtc="2026-07-19T16:56:00Z">
                  <w:rPr>
                    <w:rFonts w:ascii="Cambria Math" w:eastAsia="Times New Roman" w:hAnsi="Cambria Math" w:cs="Times New Roman"/>
                    <w:i/>
                    <w:sz w:val="24"/>
                    <w:szCs w:val="24"/>
                  </w:rPr>
                </w:ins>
              </m:ctrlPr>
            </m:sSupPr>
            <m:e>
              <m:r>
                <w:ins w:id="1550" w:author="Siyu Wang [2]" w:date="2026-07-19T12:56:00Z" w16du:dateUtc="2026-07-19T16:56:00Z">
                  <w:rPr>
                    <w:rFonts w:ascii="Cambria Math" w:eastAsia="Times New Roman" w:hAnsi="Cambria Math" w:cs="Times New Roman"/>
                    <w:sz w:val="24"/>
                    <w:szCs w:val="24"/>
                  </w:rPr>
                  <m:t>V</m:t>
                </w:ins>
              </m:r>
            </m:e>
            <m:sup>
              <m:r>
                <w:ins w:id="1551" w:author="Siyu Wang [2]" w:date="2026-07-19T12:56:00Z" w16du:dateUtc="2026-07-19T16:56:00Z">
                  <m:rPr>
                    <m:nor/>
                  </m:rPr>
                  <w:rPr>
                    <w:rFonts w:ascii="Cambria Math" w:eastAsia="Times New Roman" w:hAnsi="Cambria Math" w:cs="Times New Roman"/>
                    <w:sz w:val="24"/>
                    <w:szCs w:val="24"/>
                  </w:rPr>
                  <m:t>accept</m:t>
                </w:ins>
              </m:r>
            </m:sup>
          </m:sSup>
          <m:r>
            <w:rPr>
              <w:rFonts w:ascii="Cambria Math" w:eastAsia="Times New Roman" w:hAnsi="Cambria Math" w:cs="Times New Roman"/>
              <w:sz w:val="24"/>
              <w:szCs w:val="24"/>
            </w:rPr>
            <m:t>=DV</m:t>
          </m:r>
        </m:oMath>
      </m:oMathPara>
    </w:p>
    <w:p w14:paraId="2F080DE3" w14:textId="41688309" w:rsidR="005252DB" w:rsidRDefault="00AB643E" w:rsidP="005252DB">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the value for rejecting the offer</w:t>
      </w:r>
      <w:r w:rsidR="00AA603C">
        <w:rPr>
          <w:rFonts w:ascii="Times New Roman" w:eastAsia="Times New Roman" w:hAnsi="Times New Roman" w:cs="Times New Roman"/>
          <w:sz w:val="24"/>
          <w:szCs w:val="24"/>
        </w:rPr>
        <w:t xml:space="preserve"> is discounted</w:t>
      </w:r>
    </w:p>
    <w:p w14:paraId="6D5913E9" w14:textId="7519D16F" w:rsidR="006B4EDC" w:rsidRPr="0092731C" w:rsidRDefault="00000000" w:rsidP="005252DB">
      <w:pPr>
        <w:shd w:val="clear" w:color="auto" w:fill="FFFFFF"/>
        <w:spacing w:after="0" w:line="480" w:lineRule="auto"/>
        <w:rPr>
          <w:rFonts w:ascii="Times New Roman" w:eastAsia="Times New Roman" w:hAnsi="Times New Roman" w:cs="Times New Roman"/>
          <w:sz w:val="24"/>
          <w:szCs w:val="24"/>
        </w:rPr>
      </w:pPr>
      <m:oMathPara>
        <m:oMath>
          <m:sSup>
            <m:sSupPr>
              <m:ctrlPr>
                <w:ins w:id="1552" w:author="Siyu Wang [2]" w:date="2026-07-19T12:56:00Z" w16du:dateUtc="2026-07-19T16:56:00Z">
                  <w:rPr>
                    <w:rFonts w:ascii="Cambria Math" w:eastAsia="Times New Roman" w:hAnsi="Cambria Math" w:cs="Times New Roman"/>
                    <w:i/>
                    <w:sz w:val="24"/>
                    <w:szCs w:val="24"/>
                  </w:rPr>
                </w:ins>
              </m:ctrlPr>
            </m:sSupPr>
            <m:e>
              <m:r>
                <w:rPr>
                  <w:rFonts w:ascii="Cambria Math" w:eastAsia="Times New Roman" w:hAnsi="Cambria Math" w:cs="Times New Roman"/>
                  <w:sz w:val="24"/>
                  <w:szCs w:val="24"/>
                </w:rPr>
                <m:t xml:space="preserve"> </m:t>
              </m:r>
              <m:r>
                <w:ins w:id="1553" w:author="Siyu Wang [2]" w:date="2026-07-19T12:56:00Z" w16du:dateUtc="2026-07-19T16:56:00Z">
                  <w:rPr>
                    <w:rFonts w:ascii="Cambria Math" w:eastAsia="Times New Roman" w:hAnsi="Cambria Math" w:cs="Times New Roman"/>
                    <w:sz w:val="24"/>
                    <w:szCs w:val="24"/>
                  </w:rPr>
                  <m:t>V</m:t>
                </w:ins>
              </m:r>
            </m:e>
            <m:sup>
              <m:r>
                <m:rPr>
                  <m:nor/>
                </m:rPr>
                <w:rPr>
                  <w:rFonts w:ascii="Cambria Math" w:eastAsia="Times New Roman" w:hAnsi="Cambria Math" w:cs="Times New Roman"/>
                  <w:sz w:val="24"/>
                  <w:szCs w:val="24"/>
                </w:rPr>
                <m:t>reject</m:t>
              </m:r>
            </m:sup>
          </m:sSup>
          <m:r>
            <w:rPr>
              <w:rFonts w:ascii="Cambria Math" w:eastAsia="Cambria Math" w:hAnsi="Cambria Math" w:cs="Cambria Math"/>
            </w:rPr>
            <m:t>=h</m:t>
          </m:r>
          <m:d>
            <m:dPr>
              <m:ctrlPr>
                <w:rPr>
                  <w:rFonts w:ascii="Cambria Math" w:eastAsia="Cambria Math" w:hAnsi="Cambria Math" w:cs="Cambria Math"/>
                  <w:i/>
                </w:rPr>
              </m:ctrlPr>
            </m:dPr>
            <m:e>
              <m:r>
                <w:rPr>
                  <w:rFonts w:ascii="Cambria Math" w:eastAsia="Cambria Math" w:hAnsi="Cambria Math" w:cs="Cambria Math"/>
                </w:rPr>
                <m:t xml:space="preserve">θ, </m:t>
              </m:r>
              <m:r>
                <m:rPr>
                  <m:sty m:val="p"/>
                </m:rPr>
                <w:rPr>
                  <w:rFonts w:ascii="Cambria Math" w:eastAsia="Cambria Math" w:hAnsi="Cambria Math" w:cs="Cambria Math"/>
                </w:rPr>
                <m:t>Δ</m:t>
              </m:r>
              <m:r>
                <w:rPr>
                  <w:rFonts w:ascii="Cambria Math" w:eastAsia="Cambria Math" w:hAnsi="Cambria Math" w:cs="Cambria Math"/>
                </w:rPr>
                <m:t>t</m:t>
              </m:r>
            </m:e>
          </m:d>
          <m:r>
            <w:rPr>
              <w:rFonts w:ascii="Cambria Math" w:eastAsia="Cambria Math" w:hAnsi="Cambria Math" w:cs="Cambria Math"/>
            </w:rPr>
            <m:t>=</m:t>
          </m:r>
          <m:f>
            <m:fPr>
              <m:ctrlPr>
                <w:ins w:id="1554" w:author="Siyu Wang [2]" w:date="2026-07-19T11:29:00Z" w16du:dateUtc="2026-07-19T15:29:00Z">
                  <w:rPr>
                    <w:rFonts w:ascii="Cambria Math" w:eastAsia="Cambria Math" w:hAnsi="Cambria Math" w:cs="Cambria Math"/>
                  </w:rPr>
                </w:ins>
              </m:ctrlPr>
            </m:fPr>
            <m:num>
              <m:r>
                <w:rPr>
                  <w:rFonts w:ascii="Cambria Math" w:eastAsia="Cambria Math" w:hAnsi="Cambria Math" w:cs="Cambria Math"/>
                </w:rPr>
                <m:t>θ</m:t>
              </m:r>
            </m:num>
            <m:den>
              <m:r>
                <w:ins w:id="1555" w:author="Siyu Wang [2]" w:date="2026-07-19T11:29:00Z" w16du:dateUtc="2026-07-19T15:29:00Z">
                  <w:rPr>
                    <w:rFonts w:ascii="Cambria Math" w:eastAsia="Cambria Math" w:hAnsi="Cambria Math" w:cs="Cambria Math"/>
                  </w:rPr>
                  <m:t>1+k⋅</m:t>
                </w:ins>
              </m:r>
              <m:r>
                <w:ins w:id="1556" w:author="Siyu Wang [2]" w:date="2026-07-19T11:31:00Z" w16du:dateUtc="2026-07-19T15:31:00Z">
                  <m:rPr>
                    <m:sty m:val="p"/>
                  </m:rPr>
                  <w:rPr>
                    <w:rFonts w:ascii="Cambria Math" w:eastAsia="Cambria Math" w:hAnsi="Cambria Math" w:cs="Cambria Math"/>
                  </w:rPr>
                  <m:t>Δ</m:t>
                </w:ins>
              </m:r>
              <m:r>
                <w:ins w:id="1557" w:author="Siyu Wang [2]" w:date="2026-07-19T11:31:00Z" w16du:dateUtc="2026-07-19T15:31:00Z">
                  <w:rPr>
                    <w:rFonts w:ascii="Cambria Math" w:eastAsia="Cambria Math" w:hAnsi="Cambria Math" w:cs="Cambria Math"/>
                  </w:rPr>
                  <m:t>t</m:t>
                </w:ins>
              </m:r>
            </m:den>
          </m:f>
        </m:oMath>
      </m:oMathPara>
    </w:p>
    <w:p w14:paraId="53361772" w14:textId="5B8A9A8D" w:rsidR="0092731C" w:rsidRPr="0087034C" w:rsidRDefault="0087034C" w:rsidP="0092731C">
      <w:pPr>
        <w:shd w:val="clear" w:color="auto" w:fill="FFFFFF"/>
        <w:spacing w:after="0" w:line="480" w:lineRule="auto"/>
        <w:rPr>
          <w:ins w:id="1558" w:author="Siyu Wang [2]" w:date="2026-07-19T11:33:00Z" w16du:dateUtc="2026-07-19T15:33:00Z"/>
          <w:rFonts w:ascii="Times New Roman" w:eastAsia="Times New Roman" w:hAnsi="Times New Roman" w:cs="Times New Roman"/>
          <w:sz w:val="24"/>
          <w:szCs w:val="24"/>
        </w:rPr>
      </w:pPr>
      <w:r w:rsidRPr="0087034C">
        <w:rPr>
          <w:rFonts w:ascii="Times New Roman" w:eastAsia="Times New Roman" w:hAnsi="Times New Roman" w:cs="Times New Roman"/>
          <w:sz w:val="24"/>
          <w:szCs w:val="24"/>
        </w:rPr>
        <w:t>As in previous models, decisions are made via the softmax rule</w:t>
      </w:r>
      <w:r>
        <w:rPr>
          <w:rFonts w:ascii="Times New Roman" w:eastAsia="Times New Roman" w:hAnsi="Times New Roman" w:cs="Times New Roman"/>
          <w:sz w:val="24"/>
          <w:szCs w:val="24"/>
        </w:rPr>
        <w:t xml:space="preserve">, by comparing </w:t>
      </w:r>
      <m:oMath>
        <m:sSup>
          <m:sSupPr>
            <m:ctrlPr>
              <w:ins w:id="1559" w:author="Siyu Wang [2]" w:date="2026-07-19T12:56:00Z" w16du:dateUtc="2026-07-19T16:56:00Z">
                <w:rPr>
                  <w:rFonts w:ascii="Cambria Math" w:eastAsia="Times New Roman" w:hAnsi="Cambria Math" w:cs="Times New Roman"/>
                  <w:i/>
                  <w:sz w:val="24"/>
                  <w:szCs w:val="24"/>
                </w:rPr>
              </w:ins>
            </m:ctrlPr>
          </m:sSupPr>
          <m:e>
            <m:r>
              <w:ins w:id="1560" w:author="Siyu Wang [2]" w:date="2026-07-19T12:56:00Z" w16du:dateUtc="2026-07-19T16:56:00Z">
                <w:rPr>
                  <w:rFonts w:ascii="Cambria Math" w:eastAsia="Times New Roman" w:hAnsi="Cambria Math" w:cs="Times New Roman"/>
                  <w:sz w:val="24"/>
                  <w:szCs w:val="24"/>
                </w:rPr>
                <m:t>V</m:t>
              </w:ins>
            </m:r>
          </m:e>
          <m:sup>
            <m:r>
              <w:ins w:id="1561" w:author="Siyu Wang [2]" w:date="2026-07-19T12:56:00Z" w16du:dateUtc="2026-07-19T16:56:00Z">
                <m:rPr>
                  <m:nor/>
                </m:rPr>
                <w:rPr>
                  <w:rFonts w:ascii="Cambria Math" w:eastAsia="Times New Roman" w:hAnsi="Cambria Math" w:cs="Times New Roman"/>
                  <w:sz w:val="24"/>
                  <w:szCs w:val="24"/>
                </w:rPr>
                <m:t>accept</m:t>
              </w:ins>
            </m:r>
          </m:sup>
        </m:sSup>
      </m:oMath>
      <w:r>
        <w:rPr>
          <w:rFonts w:ascii="Times New Roman" w:eastAsia="Times New Roman" w:hAnsi="Times New Roman" w:cs="Times New Roman"/>
          <w:sz w:val="24"/>
          <w:szCs w:val="24"/>
        </w:rPr>
        <w:t xml:space="preserve"> and </w:t>
      </w:r>
      <m:oMath>
        <m:sSup>
          <m:sSupPr>
            <m:ctrlPr>
              <w:ins w:id="1562" w:author="Siyu Wang [2]" w:date="2026-07-19T12:56:00Z" w16du:dateUtc="2026-07-19T16:56:00Z">
                <w:rPr>
                  <w:rFonts w:ascii="Cambria Math" w:eastAsia="Times New Roman" w:hAnsi="Cambria Math" w:cs="Times New Roman"/>
                  <w:i/>
                  <w:sz w:val="24"/>
                  <w:szCs w:val="24"/>
                </w:rPr>
              </w:ins>
            </m:ctrlPr>
          </m:sSupPr>
          <m:e>
            <m:r>
              <w:ins w:id="1563" w:author="Siyu Wang [2]" w:date="2026-07-19T12:56:00Z" w16du:dateUtc="2026-07-19T16:56:00Z">
                <w:rPr>
                  <w:rFonts w:ascii="Cambria Math" w:eastAsia="Times New Roman" w:hAnsi="Cambria Math" w:cs="Times New Roman"/>
                  <w:sz w:val="24"/>
                  <w:szCs w:val="24"/>
                </w:rPr>
                <m:t>V</m:t>
              </w:ins>
            </m:r>
          </m:e>
          <m:sup>
            <m:r>
              <m:rPr>
                <m:nor/>
              </m:rPr>
              <w:rPr>
                <w:rFonts w:ascii="Cambria Math" w:eastAsia="Times New Roman" w:hAnsi="Cambria Math" w:cs="Times New Roman"/>
                <w:sz w:val="24"/>
                <w:szCs w:val="24"/>
              </w:rPr>
              <m:t>reject</m:t>
            </m:r>
          </m:sup>
        </m:sSup>
      </m:oMath>
      <w:r w:rsidRPr="0087034C">
        <w:rPr>
          <w:rFonts w:ascii="Times New Roman" w:eastAsia="Times New Roman" w:hAnsi="Times New Roman" w:cs="Times New Roman"/>
          <w:sz w:val="24"/>
          <w:szCs w:val="24"/>
        </w:rPr>
        <w:t xml:space="preserve">. </w:t>
      </w:r>
    </w:p>
    <w:p w14:paraId="01D048C2" w14:textId="27A35CEE" w:rsidR="006B4EDC" w:rsidRPr="00064325" w:rsidRDefault="004B2EFC" w:rsidP="00224673">
      <w:pPr>
        <w:rPr>
          <w:rFonts w:ascii="Times New Roman" w:eastAsia="Times New Roman" w:hAnsi="Times New Roman" w:cs="Times New Roman"/>
          <w:sz w:val="24"/>
          <w:szCs w:val="24"/>
          <w:u w:val="single"/>
        </w:rPr>
      </w:pPr>
      <w:r w:rsidRPr="00064325">
        <w:rPr>
          <w:rFonts w:ascii="Times New Roman" w:eastAsia="Times New Roman" w:hAnsi="Times New Roman" w:cs="Times New Roman"/>
          <w:sz w:val="24"/>
          <w:szCs w:val="24"/>
          <w:u w:val="single"/>
        </w:rPr>
        <w:t>Extended Models</w:t>
      </w:r>
    </w:p>
    <w:p w14:paraId="206A190B" w14:textId="11D1563C" w:rsidR="00224673" w:rsidRDefault="00E24B7D"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base models, the value for accepting the offer is assumed to be the adjusted discounted value of the current offer, without considering discounted values from future trials. Since accepting an offer</w:t>
      </w:r>
      <w:r w:rsidR="00CE7130">
        <w:rPr>
          <w:rFonts w:ascii="Times New Roman" w:eastAsia="Times New Roman" w:hAnsi="Times New Roman" w:cs="Times New Roman"/>
          <w:sz w:val="24"/>
          <w:szCs w:val="24"/>
        </w:rPr>
        <w:t xml:space="preserve"> with longer delay </w:t>
      </w:r>
      <w:r>
        <w:rPr>
          <w:rFonts w:ascii="Times New Roman" w:eastAsia="Times New Roman" w:hAnsi="Times New Roman" w:cs="Times New Roman"/>
          <w:sz w:val="24"/>
          <w:szCs w:val="24"/>
        </w:rPr>
        <w:t xml:space="preserve">would </w:t>
      </w:r>
      <w:r w:rsidR="00CE7130">
        <w:rPr>
          <w:rFonts w:ascii="Times New Roman" w:eastAsia="Times New Roman" w:hAnsi="Times New Roman" w:cs="Times New Roman"/>
          <w:sz w:val="24"/>
          <w:szCs w:val="24"/>
        </w:rPr>
        <w:t>postpone</w:t>
      </w:r>
      <w:r>
        <w:rPr>
          <w:rFonts w:ascii="Times New Roman" w:eastAsia="Times New Roman" w:hAnsi="Times New Roman" w:cs="Times New Roman"/>
          <w:sz w:val="24"/>
          <w:szCs w:val="24"/>
        </w:rPr>
        <w:t xml:space="preserve"> the start of the next trial, </w:t>
      </w:r>
      <w:r w:rsidR="00CE7130">
        <w:rPr>
          <w:rFonts w:ascii="Times New Roman" w:eastAsia="Times New Roman" w:hAnsi="Times New Roman" w:cs="Times New Roman"/>
          <w:sz w:val="24"/>
          <w:szCs w:val="24"/>
        </w:rPr>
        <w:t xml:space="preserve">the discounted future reward should be </w:t>
      </w:r>
      <w:r w:rsidR="0012705D">
        <w:rPr>
          <w:rFonts w:ascii="Times New Roman" w:eastAsia="Times New Roman" w:hAnsi="Times New Roman" w:cs="Times New Roman"/>
          <w:sz w:val="24"/>
          <w:szCs w:val="24"/>
        </w:rPr>
        <w:t>less</w:t>
      </w:r>
      <w:r w:rsidR="00BF5D1A">
        <w:rPr>
          <w:rFonts w:ascii="Times New Roman" w:eastAsia="Times New Roman" w:hAnsi="Times New Roman" w:cs="Times New Roman"/>
          <w:sz w:val="24"/>
          <w:szCs w:val="24"/>
        </w:rPr>
        <w:t xml:space="preserve"> when accepting offers with longer delays. </w:t>
      </w:r>
    </w:p>
    <w:p w14:paraId="1166727C" w14:textId="2009CDA1" w:rsidR="000B5F34" w:rsidRDefault="000B5F34"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decision threshold </w:t>
      </w:r>
      <m:oMath>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(or the value for immediately rejecting the offer) can be viewed as the discounted value of all future trials in a continuous task.</w:t>
      </w:r>
      <w:r w:rsidR="00CC7B4C">
        <w:rPr>
          <w:rFonts w:ascii="Times New Roman" w:eastAsia="Times New Roman" w:hAnsi="Times New Roman" w:cs="Times New Roman"/>
          <w:sz w:val="24"/>
          <w:szCs w:val="24"/>
        </w:rPr>
        <w:t xml:space="preserve"> When accepting an offer, the value for future trials should be discounted as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m:t>
        </m:r>
      </m:oMath>
      <w:r w:rsidR="00CC7B4C">
        <w:rPr>
          <w:rFonts w:ascii="Times New Roman" w:eastAsia="Times New Roman" w:hAnsi="Times New Roman" w:cs="Times New Roman"/>
          <w:sz w:val="24"/>
          <w:szCs w:val="24"/>
        </w:rPr>
        <w:t xml:space="preserve"> As a result, the value for accepting the offer, should be the sum of the value of the current offer, and the expected discounted value of all future trials.</w:t>
      </w:r>
    </w:p>
    <w:p w14:paraId="6A1D68A9" w14:textId="5F90FBCF" w:rsidR="00CC7B4C" w:rsidRDefault="00000000" w:rsidP="00E24B7D">
      <w:pPr>
        <w:rPr>
          <w:rFonts w:ascii="Times New Roman" w:eastAsia="Times New Roman" w:hAnsi="Times New Roman" w:cs="Times New Roman"/>
          <w:sz w:val="24"/>
          <w:szCs w:val="24"/>
        </w:rPr>
      </w:pPr>
      <m:oMathPara>
        <m:oMath>
          <m:sSup>
            <m:sSupPr>
              <m:ctrlPr>
                <w:ins w:id="1564" w:author="Siyu Wang [2]" w:date="2026-07-19T12:56:00Z" w16du:dateUtc="2026-07-19T16:56:00Z">
                  <w:rPr>
                    <w:rFonts w:ascii="Cambria Math" w:eastAsia="Times New Roman" w:hAnsi="Cambria Math" w:cs="Times New Roman"/>
                    <w:i/>
                    <w:sz w:val="24"/>
                    <w:szCs w:val="24"/>
                  </w:rPr>
                </w:ins>
              </m:ctrlPr>
            </m:sSupPr>
            <m:e>
              <m:r>
                <w:ins w:id="1565" w:author="Siyu Wang [2]" w:date="2026-07-19T12:56:00Z" w16du:dateUtc="2026-07-19T16:56:00Z">
                  <w:rPr>
                    <w:rFonts w:ascii="Cambria Math" w:eastAsia="Times New Roman" w:hAnsi="Cambria Math" w:cs="Times New Roman"/>
                    <w:sz w:val="24"/>
                    <w:szCs w:val="24"/>
                  </w:rPr>
                  <m:t>V</m:t>
                </w:ins>
              </m:r>
            </m:e>
            <m:sup>
              <m:r>
                <w:ins w:id="1566" w:author="Siyu Wang [2]" w:date="2026-07-19T12:56:00Z" w16du:dateUtc="2026-07-19T16:56:00Z">
                  <m:rPr>
                    <m:nor/>
                  </m:rPr>
                  <w:rPr>
                    <w:rFonts w:ascii="Cambria Math" w:eastAsia="Times New Roman" w:hAnsi="Cambria Math" w:cs="Times New Roman"/>
                    <w:sz w:val="24"/>
                    <w:szCs w:val="24"/>
                  </w:rPr>
                  <m:t>accept</m:t>
                </w:ins>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DV</m:t>
              </m:r>
            </m:e>
            <m:sup>
              <m:r>
                <w:rPr>
                  <w:rFonts w:ascii="Cambria Math" w:eastAsia="Times New Roman" w:hAnsi="Cambria Math" w:cs="Times New Roman"/>
                  <w:sz w:val="24"/>
                  <w:szCs w:val="24"/>
                </w:rPr>
                <m:t>current</m:t>
              </m:r>
            </m:sup>
          </m:sSup>
          <m:r>
            <w:rPr>
              <w:rFonts w:ascii="Cambria Math" w:eastAsia="Times New Roman" w:hAnsi="Cambria Math" w:cs="Times New Roman"/>
              <w:sz w:val="24"/>
              <w:szCs w:val="24"/>
            </w:rPr>
            <m:t>+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oMath>
      </m:oMathPara>
    </w:p>
    <w:p w14:paraId="2414AD28" w14:textId="5F8EE04E" w:rsidR="0012705D" w:rsidRDefault="0012705D"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models Model </w:t>
      </w:r>
      <w:r w:rsidR="00465FB6">
        <w:rPr>
          <w:rFonts w:ascii="Times New Roman" w:eastAsia="Times New Roman" w:hAnsi="Times New Roman" w:cs="Times New Roman"/>
          <w:sz w:val="24"/>
          <w:szCs w:val="24"/>
        </w:rPr>
        <w:t>1v</w:t>
      </w:r>
      <w:r>
        <w:rPr>
          <w:rFonts w:ascii="Times New Roman" w:eastAsia="Times New Roman" w:hAnsi="Times New Roman" w:cs="Times New Roman"/>
          <w:sz w:val="24"/>
          <w:szCs w:val="24"/>
        </w:rPr>
        <w:t xml:space="preserve">, Model </w:t>
      </w:r>
      <w:r w:rsidR="00465FB6">
        <w:rPr>
          <w:rFonts w:ascii="Times New Roman" w:eastAsia="Times New Roman" w:hAnsi="Times New Roman" w:cs="Times New Roman"/>
          <w:sz w:val="24"/>
          <w:szCs w:val="24"/>
        </w:rPr>
        <w:t>2v</w:t>
      </w:r>
      <w:r>
        <w:rPr>
          <w:rFonts w:ascii="Times New Roman" w:eastAsia="Times New Roman" w:hAnsi="Times New Roman" w:cs="Times New Roman"/>
          <w:sz w:val="24"/>
          <w:szCs w:val="24"/>
        </w:rPr>
        <w:t xml:space="preserve">, Model </w:t>
      </w:r>
      <w:r w:rsidR="00465FB6">
        <w:rPr>
          <w:rFonts w:ascii="Times New Roman" w:eastAsia="Times New Roman" w:hAnsi="Times New Roman" w:cs="Times New Roman"/>
          <w:sz w:val="24"/>
          <w:szCs w:val="24"/>
        </w:rPr>
        <w:t>3v</w:t>
      </w:r>
      <w:r>
        <w:rPr>
          <w:rFonts w:ascii="Times New Roman" w:eastAsia="Times New Roman" w:hAnsi="Times New Roman" w:cs="Times New Roman"/>
          <w:sz w:val="24"/>
          <w:szCs w:val="24"/>
        </w:rPr>
        <w:t xml:space="preserve"> are variants of Model 1, Model 2, Model 3, respectively, </w:t>
      </w:r>
      <w:r w:rsidR="005B2DBA">
        <w:rPr>
          <w:rFonts w:ascii="Times New Roman" w:eastAsia="Times New Roman" w:hAnsi="Times New Roman" w:cs="Times New Roman"/>
          <w:sz w:val="24"/>
          <w:szCs w:val="24"/>
        </w:rPr>
        <w:t xml:space="preserve">and they </w:t>
      </w:r>
      <w:r>
        <w:rPr>
          <w:rFonts w:ascii="Times New Roman" w:eastAsia="Times New Roman" w:hAnsi="Times New Roman" w:cs="Times New Roman"/>
          <w:sz w:val="24"/>
          <w:szCs w:val="24"/>
        </w:rPr>
        <w:t xml:space="preserve">explicitly account for the discounted value for future trials. </w:t>
      </w:r>
    </w:p>
    <w:p w14:paraId="3355187B" w14:textId="32E3F536" w:rsidR="0012705D" w:rsidRDefault="00B35533"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Model </w:t>
      </w:r>
      <w:r w:rsidR="00465FB6">
        <w:rPr>
          <w:rFonts w:ascii="Times New Roman" w:eastAsia="Times New Roman" w:hAnsi="Times New Roman" w:cs="Times New Roman"/>
          <w:sz w:val="24"/>
          <w:szCs w:val="24"/>
        </w:rPr>
        <w:t>1v</w:t>
      </w:r>
      <w:r>
        <w:rPr>
          <w:rFonts w:ascii="Times New Roman" w:eastAsia="Times New Roman" w:hAnsi="Times New Roman" w:cs="Times New Roman"/>
          <w:sz w:val="24"/>
          <w:szCs w:val="24"/>
        </w:rPr>
        <w:t xml:space="preserve">, </w:t>
      </w:r>
    </w:p>
    <w:p w14:paraId="018D1A40" w14:textId="77777777" w:rsidR="005A3F5A" w:rsidRPr="005A3F5A" w:rsidRDefault="00000000" w:rsidP="00E24B7D">
      <w:pPr>
        <w:rPr>
          <w:rFonts w:ascii="Times New Roman" w:eastAsia="Times New Roman" w:hAnsi="Times New Roman" w:cs="Times New Roman"/>
          <w:sz w:val="24"/>
          <w:szCs w:val="24"/>
        </w:rPr>
      </w:pPr>
      <m:oMathPara>
        <m:oMath>
          <m:sSup>
            <m:sSupPr>
              <m:ctrlPr>
                <w:ins w:id="1567" w:author="Siyu Wang [2]" w:date="2026-07-19T12:56:00Z" w16du:dateUtc="2026-07-19T16:56:00Z">
                  <w:rPr>
                    <w:rFonts w:ascii="Cambria Math" w:eastAsia="Times New Roman" w:hAnsi="Cambria Math" w:cs="Times New Roman"/>
                    <w:i/>
                    <w:sz w:val="24"/>
                    <w:szCs w:val="24"/>
                  </w:rPr>
                </w:ins>
              </m:ctrlPr>
            </m:sSupPr>
            <m:e>
              <m:r>
                <w:ins w:id="1568" w:author="Siyu Wang [2]" w:date="2026-07-19T12:56:00Z" w16du:dateUtc="2026-07-19T16:56:00Z">
                  <w:rPr>
                    <w:rFonts w:ascii="Cambria Math" w:eastAsia="Times New Roman" w:hAnsi="Cambria Math" w:cs="Times New Roman"/>
                    <w:sz w:val="24"/>
                    <w:szCs w:val="24"/>
                  </w:rPr>
                  <m:t>V</m:t>
                </w:ins>
              </m:r>
            </m:e>
            <m:sup>
              <m:r>
                <w:ins w:id="1569" w:author="Siyu Wang [2]" w:date="2026-07-19T12:56:00Z" w16du:dateUtc="2026-07-19T16:56:00Z">
                  <m:rPr>
                    <m:nor/>
                  </m:rPr>
                  <w:rPr>
                    <w:rFonts w:ascii="Cambria Math" w:eastAsia="Times New Roman" w:hAnsi="Cambria Math" w:cs="Times New Roman"/>
                    <w:sz w:val="24"/>
                    <w:szCs w:val="24"/>
                  </w:rPr>
                  <m:t>accept</m:t>
                </w:ins>
              </m:r>
            </m:sup>
          </m:sSup>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drop, delay</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=DV+h(θ, delay)</m:t>
          </m:r>
        </m:oMath>
      </m:oMathPara>
    </w:p>
    <w:p w14:paraId="0BBCC974" w14:textId="77777777" w:rsidR="005A3F5A" w:rsidRPr="005A3F5A" w:rsidRDefault="00000000" w:rsidP="00E24B7D">
      <w:pPr>
        <w:rPr>
          <w:rFonts w:ascii="Times New Roman" w:eastAsia="Times New Roman" w:hAnsi="Times New Roman" w:cs="Times New Roman"/>
          <w:sz w:val="24"/>
          <w:szCs w:val="24"/>
        </w:rPr>
      </w:pPr>
      <m:oMathPara>
        <m:oMath>
          <m:sSup>
            <m:sSupPr>
              <m:ctrlPr>
                <w:ins w:id="1570" w:author="Siyu Wang [2]" w:date="2026-07-19T12:50:00Z" w16du:dateUtc="2026-07-19T16:50:00Z">
                  <w:rPr>
                    <w:rFonts w:ascii="Cambria Math" w:eastAsia="Times New Roman" w:hAnsi="Cambria Math" w:cs="Times New Roman"/>
                    <w:i/>
                    <w:sz w:val="24"/>
                    <w:szCs w:val="24"/>
                  </w:rPr>
                </w:ins>
              </m:ctrlPr>
            </m:sSupPr>
            <m:e>
              <m:r>
                <w:ins w:id="1571" w:author="Siyu Wang [2]" w:date="2026-07-19T12:50:00Z" w16du:dateUtc="2026-07-19T16:50:00Z">
                  <w:rPr>
                    <w:rFonts w:ascii="Cambria Math" w:eastAsia="Times New Roman" w:hAnsi="Cambria Math" w:cs="Times New Roman"/>
                    <w:sz w:val="24"/>
                    <w:szCs w:val="24"/>
                  </w:rPr>
                  <m:t>V</m:t>
                </w:ins>
              </m:r>
            </m:e>
            <m:sup>
              <m:r>
                <w:ins w:id="1572" w:author="Siyu Wang [2]" w:date="2026-07-19T12:50:00Z" w16du:dateUtc="2026-07-19T16:50:00Z">
                  <m:rPr>
                    <m:sty m:val="p"/>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m:oMathPara>
    </w:p>
    <w:p w14:paraId="2821D5BF" w14:textId="79FA5979" w:rsidR="005A3F5A" w:rsidRDefault="005A3F5A"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Model </w:t>
      </w:r>
      <w:r w:rsidR="00465FB6">
        <w:rPr>
          <w:rFonts w:ascii="Times New Roman" w:eastAsia="Times New Roman" w:hAnsi="Times New Roman" w:cs="Times New Roman"/>
          <w:sz w:val="24"/>
          <w:szCs w:val="24"/>
        </w:rPr>
        <w:t>2v</w:t>
      </w:r>
      <w:r>
        <w:rPr>
          <w:rFonts w:ascii="Times New Roman" w:eastAsia="Times New Roman" w:hAnsi="Times New Roman" w:cs="Times New Roman"/>
          <w:sz w:val="24"/>
          <w:szCs w:val="24"/>
        </w:rPr>
        <w:t xml:space="preserve">, </w:t>
      </w:r>
    </w:p>
    <w:p w14:paraId="2F23D24E" w14:textId="35552963" w:rsidR="00916343" w:rsidRPr="00916343" w:rsidRDefault="00000000" w:rsidP="00916343">
      <w:pPr>
        <w:jc w:val="center"/>
        <w:rPr>
          <w:rFonts w:ascii="Cambria Math" w:eastAsia="Cambria Math" w:hAnsi="Cambria Math" w:cs="Cambria Math"/>
        </w:rPr>
      </w:pPr>
      <m:oMathPara>
        <m:oMath>
          <m:sSup>
            <m:sSupPr>
              <m:ctrlPr>
                <w:ins w:id="1573" w:author="Siyu Wang [2]" w:date="2026-07-19T12:56:00Z" w16du:dateUtc="2026-07-19T16:56:00Z">
                  <w:rPr>
                    <w:rFonts w:ascii="Cambria Math" w:eastAsia="Times New Roman" w:hAnsi="Cambria Math" w:cs="Times New Roman"/>
                    <w:i/>
                    <w:sz w:val="24"/>
                    <w:szCs w:val="24"/>
                  </w:rPr>
                </w:ins>
              </m:ctrlPr>
            </m:sSupPr>
            <m:e>
              <m:r>
                <w:ins w:id="1574" w:author="Siyu Wang [2]" w:date="2026-07-19T12:56:00Z" w16du:dateUtc="2026-07-19T16:56:00Z">
                  <w:rPr>
                    <w:rFonts w:ascii="Cambria Math" w:eastAsia="Times New Roman" w:hAnsi="Cambria Math" w:cs="Times New Roman"/>
                    <w:sz w:val="24"/>
                    <w:szCs w:val="24"/>
                  </w:rPr>
                  <m:t>V</m:t>
                </w:ins>
              </m:r>
            </m:e>
            <m:sup>
              <m:r>
                <w:ins w:id="1575" w:author="Siyu Wang [2]" w:date="2026-07-19T12:56:00Z" w16du:dateUtc="2026-07-19T16:56:00Z">
                  <m:rPr>
                    <m:nor/>
                  </m:rPr>
                  <w:rPr>
                    <w:rFonts w:ascii="Cambria Math" w:eastAsia="Times New Roman" w:hAnsi="Cambria Math" w:cs="Times New Roman"/>
                    <w:sz w:val="24"/>
                    <w:szCs w:val="24"/>
                  </w:rPr>
                  <m:t>accept</m:t>
                </w:ins>
              </m:r>
            </m:sup>
          </m:sSup>
          <m:r>
            <w:ins w:id="1576" w:author="Siyu Wang [2]" w:date="2026-07-19T11:03:00Z" w16du:dateUtc="2026-07-19T15:03:00Z">
              <w:rPr>
                <w:rFonts w:ascii="Cambria Math" w:eastAsia="Cambria Math" w:hAnsi="Cambria Math" w:cs="Cambria Math"/>
              </w:rPr>
              <m:t>=</m:t>
            </w:ins>
          </m:r>
          <m:d>
            <m:dPr>
              <m:begChr m:val="{"/>
              <m:endChr m:val=""/>
              <m:ctrlPr>
                <w:ins w:id="1577" w:author="Siyu Wang [2]" w:date="2026-07-19T11:03:00Z" w16du:dateUtc="2026-07-19T15:03:00Z">
                  <w:rPr>
                    <w:rFonts w:ascii="Cambria Math" w:eastAsia="Cambria Math" w:hAnsi="Cambria Math" w:cs="Cambria Math"/>
                    <w:i/>
                  </w:rPr>
                </w:ins>
              </m:ctrlPr>
            </m:dPr>
            <m:e>
              <m:eqArr>
                <m:eqArrPr>
                  <m:ctrlPr>
                    <w:ins w:id="1578" w:author="Siyu Wang [2]" w:date="2026-07-19T11:03:00Z" w16du:dateUtc="2026-07-19T15:03:00Z">
                      <w:rPr>
                        <w:rFonts w:ascii="Cambria Math" w:eastAsia="Cambria Math" w:hAnsi="Cambria Math" w:cs="Cambria Math"/>
                        <w:i/>
                      </w:rPr>
                    </w:ins>
                  </m:ctrlPr>
                </m:eqArrPr>
                <m:e>
                  <m:r>
                    <w:ins w:id="1579" w:author="Siyu Wang [2]" w:date="2026-07-19T11:03:00Z" w16du:dateUtc="2026-07-19T15:03:00Z">
                      <m:rPr>
                        <m:sty m:val="p"/>
                      </m:rPr>
                      <w:rPr>
                        <w:rFonts w:ascii="Cambria Math" w:eastAsia="Cambria Math" w:hAnsi="Cambria Math" w:cs="Cambria Math"/>
                      </w:rPr>
                      <m:t>DV+β</m:t>
                    </w:ins>
                  </m:r>
                  <m:r>
                    <m:rPr>
                      <m:sty m:val="p"/>
                    </m:rPr>
                    <w:rPr>
                      <w:rFonts w:ascii="Cambria Math" w:eastAsia="Cambria Math" w:hAnsi="Cambria Math" w:cs="Cambria Math"/>
                    </w:rPr>
                    <m:t>+h(θ, delay)</m:t>
                  </m:r>
                  <m:r>
                    <w:ins w:id="1580" w:author="Siyu Wang [2]" w:date="2026-07-19T11:03:00Z" w16du:dateUtc="2026-07-19T15:03:00Z">
                      <w:rPr>
                        <w:rFonts w:ascii="Cambria Math" w:eastAsia="Cambria Math" w:hAnsi="Cambria Math" w:cs="Cambria Math"/>
                      </w:rPr>
                      <m:t>,  &amp;</m:t>
                    </w:ins>
                  </m:r>
                  <m:r>
                    <w:ins w:id="1581" w:author="Siyu Wang [2]" w:date="2026-07-19T11:04:00Z" w16du:dateUtc="2026-07-19T15:04:00Z">
                      <m:rPr>
                        <m:nor/>
                      </m:rPr>
                      <w:rPr>
                        <w:rFonts w:ascii="Cambria Math" w:eastAsia="Cambria Math" w:hAnsi="Cambria Math" w:cs="Cambria Math"/>
                        <w:rPrChange w:id="1582" w:author="Siyu Wang [2]" w:date="2026-07-19T11:04:00Z" w16du:dateUtc="2026-07-19T15:04:00Z">
                          <w:rPr>
                            <w:rFonts w:ascii="Cambria Math" w:eastAsia="Cambria Math" w:hAnsi="Cambria Math" w:cs="Cambria Math"/>
                            <w:i/>
                          </w:rPr>
                        </w:rPrChange>
                      </w:rPr>
                      <m:t>go=</m:t>
                    </w:ins>
                  </m:r>
                  <m:r>
                    <w:ins w:id="1583" w:author="Siyu Wang [2]" w:date="2026-07-19T11:03:00Z" w16du:dateUtc="2026-07-19T15:03:00Z">
                      <m:rPr>
                        <m:nor/>
                      </m:rPr>
                      <w:rPr>
                        <w:rFonts w:ascii="Cambria Math" w:eastAsia="Cambria Math" w:hAnsi="Cambria Math" w:cs="Cambria Math"/>
                      </w:rPr>
                      <m:t>purple</m:t>
                    </w:ins>
                  </m:r>
                </m:e>
                <m:e>
                  <m:r>
                    <w:ins w:id="1584" w:author="Siyu Wang [2]" w:date="2026-07-19T11:03:00Z" w16du:dateUtc="2026-07-19T15:03:00Z">
                      <m:rPr>
                        <m:sty m:val="p"/>
                      </m:rPr>
                      <w:rPr>
                        <w:rFonts w:ascii="Cambria Math" w:eastAsia="Cambria Math" w:hAnsi="Cambria Math" w:cs="Cambria Math"/>
                      </w:rPr>
                      <m:t>DV-β</m:t>
                    </w:ins>
                  </m:r>
                  <m:r>
                    <m:rPr>
                      <m:sty m:val="p"/>
                    </m:rPr>
                    <w:rPr>
                      <w:rFonts w:ascii="Cambria Math" w:eastAsia="Cambria Math" w:hAnsi="Cambria Math" w:cs="Cambria Math"/>
                    </w:rPr>
                    <m:t>+h(θ, delay)</m:t>
                  </m:r>
                  <m:r>
                    <w:ins w:id="1585" w:author="Siyu Wang [2]" w:date="2026-07-19T11:03:00Z" w16du:dateUtc="2026-07-19T15:03:00Z">
                      <w:rPr>
                        <w:rFonts w:ascii="Cambria Math" w:eastAsia="Cambria Math" w:hAnsi="Cambria Math" w:cs="Cambria Math"/>
                      </w:rPr>
                      <m:t>,  &amp;</m:t>
                    </w:ins>
                  </m:r>
                  <m:r>
                    <w:ins w:id="1586" w:author="Siyu Wang [2]" w:date="2026-07-19T11:04:00Z" w16du:dateUtc="2026-07-19T15:04:00Z">
                      <m:rPr>
                        <m:nor/>
                      </m:rPr>
                      <w:rPr>
                        <w:rFonts w:ascii="Cambria Math" w:eastAsia="Cambria Math" w:hAnsi="Cambria Math" w:cs="Cambria Math"/>
                        <w:rPrChange w:id="1587" w:author="Siyu Wang [2]" w:date="2026-07-19T11:04:00Z" w16du:dateUtc="2026-07-19T15:04:00Z">
                          <w:rPr>
                            <w:rFonts w:ascii="Cambria Math" w:eastAsia="Cambria Math" w:hAnsi="Cambria Math" w:cs="Cambria Math"/>
                            <w:i/>
                          </w:rPr>
                        </w:rPrChange>
                      </w:rPr>
                      <m:t>go=</m:t>
                    </w:ins>
                  </m:r>
                  <m:r>
                    <w:ins w:id="1588" w:author="Siyu Wang [2]" w:date="2026-07-19T11:03:00Z" w16du:dateUtc="2026-07-19T15:03:00Z">
                      <m:rPr>
                        <m:nor/>
                      </m:rPr>
                      <w:rPr>
                        <w:rFonts w:ascii="Cambria Math" w:eastAsia="Cambria Math" w:hAnsi="Cambria Math" w:cs="Cambria Math"/>
                      </w:rPr>
                      <m:t>yellow</m:t>
                    </w:ins>
                  </m:r>
                </m:e>
              </m:eqArr>
            </m:e>
          </m:d>
        </m:oMath>
      </m:oMathPara>
    </w:p>
    <w:p w14:paraId="1E5BED54" w14:textId="56C1389E" w:rsidR="00916343" w:rsidRPr="00C33501" w:rsidRDefault="00000000" w:rsidP="00C33501">
      <w:pPr>
        <w:rPr>
          <w:ins w:id="1589" w:author="Siyu Wang [2]" w:date="2026-07-19T12:56:00Z" w16du:dateUtc="2026-07-19T16:56:00Z"/>
          <w:rFonts w:ascii="Times New Roman" w:eastAsia="Times New Roman" w:hAnsi="Times New Roman" w:cs="Times New Roman"/>
          <w:sz w:val="24"/>
          <w:szCs w:val="24"/>
        </w:rPr>
      </w:pPr>
      <m:oMathPara>
        <m:oMath>
          <m:sSup>
            <m:sSupPr>
              <m:ctrlPr>
                <w:ins w:id="1590" w:author="Siyu Wang [2]" w:date="2026-07-19T12:50:00Z" w16du:dateUtc="2026-07-19T16:50:00Z">
                  <w:rPr>
                    <w:rFonts w:ascii="Cambria Math" w:eastAsia="Times New Roman" w:hAnsi="Cambria Math" w:cs="Times New Roman"/>
                    <w:i/>
                    <w:sz w:val="24"/>
                    <w:szCs w:val="24"/>
                  </w:rPr>
                </w:ins>
              </m:ctrlPr>
            </m:sSupPr>
            <m:e>
              <m:r>
                <w:ins w:id="1591" w:author="Siyu Wang [2]" w:date="2026-07-19T12:50:00Z" w16du:dateUtc="2026-07-19T16:50:00Z">
                  <w:rPr>
                    <w:rFonts w:ascii="Cambria Math" w:eastAsia="Times New Roman" w:hAnsi="Cambria Math" w:cs="Times New Roman"/>
                    <w:sz w:val="24"/>
                    <w:szCs w:val="24"/>
                  </w:rPr>
                  <m:t>V</m:t>
                </w:ins>
              </m:r>
            </m:e>
            <m:sup>
              <m:r>
                <w:ins w:id="1592" w:author="Siyu Wang [2]" w:date="2026-07-19T12:50:00Z" w16du:dateUtc="2026-07-19T16:50:00Z">
                  <m:rPr>
                    <m:sty m:val="p"/>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m:oMathPara>
    </w:p>
    <w:p w14:paraId="4A7B885D" w14:textId="5AADCA08" w:rsidR="00C33501" w:rsidRDefault="00C33501"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Model </w:t>
      </w:r>
      <w:r w:rsidR="00465FB6">
        <w:rPr>
          <w:rFonts w:ascii="Times New Roman" w:eastAsia="Times New Roman" w:hAnsi="Times New Roman" w:cs="Times New Roman"/>
          <w:sz w:val="24"/>
          <w:szCs w:val="24"/>
        </w:rPr>
        <w:t>3v</w:t>
      </w:r>
      <w:r>
        <w:rPr>
          <w:rFonts w:ascii="Times New Roman" w:eastAsia="Times New Roman" w:hAnsi="Times New Roman" w:cs="Times New Roman"/>
          <w:sz w:val="24"/>
          <w:szCs w:val="24"/>
        </w:rPr>
        <w:t>,</w:t>
      </w:r>
    </w:p>
    <w:p w14:paraId="6789B265" w14:textId="1569DD16" w:rsidR="007B7FB1" w:rsidRPr="007B7FB1" w:rsidRDefault="00000000" w:rsidP="007B7FB1">
      <w:pPr>
        <w:jc w:val="center"/>
        <w:rPr>
          <w:rFonts w:ascii="Times New Roman" w:eastAsia="Times New Roman" w:hAnsi="Times New Roman" w:cs="Times New Roman"/>
        </w:rPr>
      </w:pPr>
      <m:oMathPara>
        <m:oMath>
          <m:sSup>
            <m:sSupPr>
              <m:ctrlPr>
                <w:ins w:id="1593" w:author="Siyu Wang [2]" w:date="2026-07-19T12:56:00Z" w16du:dateUtc="2026-07-19T16:56:00Z">
                  <w:rPr>
                    <w:rFonts w:ascii="Cambria Math" w:eastAsia="Times New Roman" w:hAnsi="Cambria Math" w:cs="Times New Roman"/>
                    <w:i/>
                    <w:sz w:val="24"/>
                    <w:szCs w:val="24"/>
                  </w:rPr>
                </w:ins>
              </m:ctrlPr>
            </m:sSupPr>
            <m:e>
              <m:r>
                <w:ins w:id="1594" w:author="Siyu Wang [2]" w:date="2026-07-19T12:56:00Z" w16du:dateUtc="2026-07-19T16:56:00Z">
                  <w:rPr>
                    <w:rFonts w:ascii="Cambria Math" w:eastAsia="Times New Roman" w:hAnsi="Cambria Math" w:cs="Times New Roman"/>
                    <w:sz w:val="24"/>
                    <w:szCs w:val="24"/>
                  </w:rPr>
                  <m:t>V</m:t>
                </w:ins>
              </m:r>
            </m:e>
            <m:sup>
              <m:r>
                <w:ins w:id="1595" w:author="Siyu Wang [2]" w:date="2026-07-19T12:56:00Z" w16du:dateUtc="2026-07-19T16:56:00Z">
                  <m:rPr>
                    <m:nor/>
                  </m:rPr>
                  <w:rPr>
                    <w:rFonts w:ascii="Cambria Math" w:eastAsia="Times New Roman" w:hAnsi="Cambria Math" w:cs="Times New Roman"/>
                    <w:sz w:val="24"/>
                    <w:szCs w:val="24"/>
                  </w:rPr>
                  <m:t>accept</m:t>
                </w:ins>
              </m:r>
            </m:sup>
          </m:sSup>
          <m:r>
            <w:ins w:id="1596" w:author="Siyu Wang [2]" w:date="2026-07-19T11:03:00Z" w16du:dateUtc="2026-07-19T15:03:00Z">
              <w:rPr>
                <w:rFonts w:ascii="Cambria Math" w:eastAsia="Cambria Math" w:hAnsi="Cambria Math" w:cs="Cambria Math"/>
              </w:rPr>
              <m:t>=</m:t>
            </w:ins>
          </m:r>
          <m:d>
            <m:dPr>
              <m:begChr m:val="{"/>
              <m:endChr m:val=""/>
              <m:ctrlPr>
                <w:ins w:id="1597" w:author="Siyu Wang [2]" w:date="2026-07-19T11:03:00Z" w16du:dateUtc="2026-07-19T15:03:00Z">
                  <w:rPr>
                    <w:rFonts w:ascii="Cambria Math" w:eastAsia="Cambria Math" w:hAnsi="Cambria Math" w:cs="Cambria Math"/>
                    <w:i/>
                  </w:rPr>
                </w:ins>
              </m:ctrlPr>
            </m:dPr>
            <m:e>
              <m:eqArr>
                <m:eqArrPr>
                  <m:ctrlPr>
                    <w:ins w:id="1598" w:author="Siyu Wang [2]" w:date="2026-07-19T11:03:00Z" w16du:dateUtc="2026-07-19T15:03:00Z">
                      <w:rPr>
                        <w:rFonts w:ascii="Cambria Math" w:eastAsia="Cambria Math" w:hAnsi="Cambria Math" w:cs="Cambria Math"/>
                        <w:i/>
                      </w:rPr>
                    </w:ins>
                  </m:ctrlPr>
                </m:eqArrPr>
                <m:e>
                  <m:r>
                    <w:rPr>
                      <w:rFonts w:ascii="Cambria Math" w:eastAsia="Cambria Math" w:hAnsi="Cambria Math" w:cs="Cambria Math"/>
                    </w:rPr>
                    <m:t>h</m:t>
                  </m:r>
                  <m:d>
                    <m:dPr>
                      <m:ctrlPr>
                        <w:ins w:id="1599" w:author="Siyu Wang [2]" w:date="2026-07-19T11:31:00Z" w16du:dateUtc="2026-07-19T15:31:00Z">
                          <w:rPr>
                            <w:rFonts w:ascii="Cambria Math" w:eastAsia="Cambria Math" w:hAnsi="Cambria Math" w:cs="Cambria Math"/>
                          </w:rPr>
                        </w:ins>
                      </m:ctrlPr>
                    </m:dPr>
                    <m:e>
                      <m:r>
                        <w:ins w:id="1600" w:author="Siyu Wang [2]" w:date="2026-07-19T11:31:00Z" w16du:dateUtc="2026-07-19T15:31:00Z">
                          <w:rPr>
                            <w:rFonts w:ascii="Cambria Math" w:eastAsia="Cambria Math" w:hAnsi="Cambria Math" w:cs="Cambria Math"/>
                          </w:rPr>
                          <m:t>drop,dela</m:t>
                        </w:ins>
                      </m:r>
                      <m:r>
                        <w:rPr>
                          <w:rFonts w:ascii="Cambria Math" w:eastAsia="Cambria Math" w:hAnsi="Cambria Math" w:cs="Cambria Math"/>
                        </w:rPr>
                        <m:t>y</m:t>
                      </m:r>
                    </m:e>
                  </m:d>
                  <m:r>
                    <m:rPr>
                      <m:sty m:val="p"/>
                    </m:rPr>
                    <w:rPr>
                      <w:rFonts w:ascii="Cambria Math" w:eastAsia="Cambria Math" w:hAnsi="Cambria Math" w:cs="Cambria Math"/>
                    </w:rPr>
                    <m:t>+h(θ, delay)</m:t>
                  </m:r>
                  <m:r>
                    <w:ins w:id="1601" w:author="Siyu Wang [2]" w:date="2026-07-19T11:03:00Z" w16du:dateUtc="2026-07-19T15:03:00Z">
                      <w:rPr>
                        <w:rFonts w:ascii="Cambria Math" w:eastAsia="Cambria Math" w:hAnsi="Cambria Math" w:cs="Cambria Math"/>
                      </w:rPr>
                      <m:t>,  &amp;</m:t>
                    </w:ins>
                  </m:r>
                  <m:r>
                    <w:ins w:id="1602" w:author="Siyu Wang [2]" w:date="2026-07-19T11:04:00Z" w16du:dateUtc="2026-07-19T15:04:00Z">
                      <m:rPr>
                        <m:nor/>
                      </m:rPr>
                      <w:rPr>
                        <w:rFonts w:ascii="Cambria Math" w:eastAsia="Cambria Math" w:hAnsi="Cambria Math" w:cs="Cambria Math"/>
                        <w:rPrChange w:id="1603" w:author="Siyu Wang [2]" w:date="2026-07-19T11:04:00Z" w16du:dateUtc="2026-07-19T15:04:00Z">
                          <w:rPr>
                            <w:rFonts w:ascii="Cambria Math" w:eastAsia="Cambria Math" w:hAnsi="Cambria Math" w:cs="Cambria Math"/>
                            <w:i/>
                          </w:rPr>
                        </w:rPrChange>
                      </w:rPr>
                      <m:t>go=</m:t>
                    </w:ins>
                  </m:r>
                  <m:r>
                    <w:ins w:id="1604" w:author="Siyu Wang [2]" w:date="2026-07-19T11:03:00Z" w16du:dateUtc="2026-07-19T15:03:00Z">
                      <m:rPr>
                        <m:nor/>
                      </m:rPr>
                      <w:rPr>
                        <w:rFonts w:ascii="Cambria Math" w:eastAsia="Cambria Math" w:hAnsi="Cambria Math" w:cs="Cambria Math"/>
                      </w:rPr>
                      <m:t>purple</m:t>
                    </w:ins>
                  </m:r>
                </m:e>
                <m:e>
                  <m:r>
                    <w:rPr>
                      <w:rFonts w:ascii="Cambria Math" w:eastAsia="Cambria Math" w:hAnsi="Cambria Math" w:cs="Cambria Math"/>
                    </w:rPr>
                    <m:t>h</m:t>
                  </m:r>
                  <m:d>
                    <m:dPr>
                      <m:ctrlPr>
                        <w:ins w:id="1605" w:author="Siyu Wang [2]" w:date="2026-07-19T11:31:00Z" w16du:dateUtc="2026-07-19T15:31:00Z">
                          <w:rPr>
                            <w:rFonts w:ascii="Cambria Math" w:eastAsia="Cambria Math" w:hAnsi="Cambria Math" w:cs="Cambria Math"/>
                          </w:rPr>
                        </w:ins>
                      </m:ctrlPr>
                    </m:dPr>
                    <m:e>
                      <m:r>
                        <w:ins w:id="1606" w:author="Siyu Wang [2]" w:date="2026-07-19T11:31:00Z" w16du:dateUtc="2026-07-19T15:31:00Z">
                          <w:rPr>
                            <w:rFonts w:ascii="Cambria Math" w:eastAsia="Cambria Math" w:hAnsi="Cambria Math" w:cs="Cambria Math"/>
                          </w:rPr>
                          <m:t>drop,delay</m:t>
                        </w:ins>
                      </m:r>
                      <m:r>
                        <w:rPr>
                          <w:rFonts w:ascii="Cambria Math" w:eastAsia="Cambria Math" w:hAnsi="Cambria Math" w:cs="Cambria Math"/>
                        </w:rPr>
                        <m:t>+</m:t>
                      </m:r>
                      <m:r>
                        <w:ins w:id="1607" w:author="Siyu Wang [2]" w:date="2026-07-19T11:31:00Z" w16du:dateUtc="2026-07-19T15:31:00Z">
                          <m:rPr>
                            <m:sty m:val="p"/>
                          </m:rPr>
                          <w:rPr>
                            <w:rFonts w:ascii="Cambria Math" w:eastAsia="Cambria Math" w:hAnsi="Cambria Math" w:cs="Cambria Math"/>
                          </w:rPr>
                          <m:t>Δ</m:t>
                        </w:ins>
                      </m:r>
                      <m:r>
                        <w:ins w:id="1608" w:author="Siyu Wang [2]" w:date="2026-07-19T11:31:00Z" w16du:dateUtc="2026-07-19T15:31:00Z">
                          <w:rPr>
                            <w:rFonts w:ascii="Cambria Math" w:eastAsia="Cambria Math" w:hAnsi="Cambria Math" w:cs="Cambria Math"/>
                          </w:rPr>
                          <m:t>t</m:t>
                        </w:ins>
                      </m:r>
                    </m:e>
                  </m:d>
                  <m:r>
                    <m:rPr>
                      <m:sty m:val="p"/>
                    </m:rPr>
                    <w:rPr>
                      <w:rFonts w:ascii="Cambria Math" w:eastAsia="Cambria Math" w:hAnsi="Cambria Math" w:cs="Cambria Math"/>
                    </w:rPr>
                    <m:t>+h(θ, delay</m:t>
                  </m:r>
                  <m:r>
                    <w:rPr>
                      <w:rFonts w:ascii="Cambria Math" w:eastAsia="Cambria Math" w:hAnsi="Cambria Math" w:cs="Cambria Math"/>
                    </w:rPr>
                    <m:t>+</m:t>
                  </m:r>
                  <m:r>
                    <w:ins w:id="1609" w:author="Siyu Wang [2]" w:date="2026-07-19T11:31:00Z" w16du:dateUtc="2026-07-19T15:31:00Z">
                      <m:rPr>
                        <m:sty m:val="p"/>
                      </m:rPr>
                      <w:rPr>
                        <w:rFonts w:ascii="Cambria Math" w:eastAsia="Cambria Math" w:hAnsi="Cambria Math" w:cs="Cambria Math"/>
                      </w:rPr>
                      <m:t>Δ</m:t>
                    </w:ins>
                  </m:r>
                  <m:r>
                    <w:ins w:id="1610" w:author="Siyu Wang [2]" w:date="2026-07-19T11:31:00Z" w16du:dateUtc="2026-07-19T15:31:00Z">
                      <w:rPr>
                        <w:rFonts w:ascii="Cambria Math" w:eastAsia="Cambria Math" w:hAnsi="Cambria Math" w:cs="Cambria Math"/>
                      </w:rPr>
                      <m:t>t</m:t>
                    </w:ins>
                  </m:r>
                  <m:r>
                    <m:rPr>
                      <m:sty m:val="p"/>
                    </m:rPr>
                    <w:rPr>
                      <w:rFonts w:ascii="Cambria Math" w:eastAsia="Cambria Math" w:hAnsi="Cambria Math" w:cs="Cambria Math"/>
                    </w:rPr>
                    <m:t>)</m:t>
                  </m:r>
                  <m:r>
                    <w:ins w:id="1611" w:author="Siyu Wang [2]" w:date="2026-07-19T11:03:00Z" w16du:dateUtc="2026-07-19T15:03:00Z">
                      <w:rPr>
                        <w:rFonts w:ascii="Cambria Math" w:eastAsia="Cambria Math" w:hAnsi="Cambria Math" w:cs="Cambria Math"/>
                      </w:rPr>
                      <m:t>,  &amp;</m:t>
                    </w:ins>
                  </m:r>
                  <m:r>
                    <w:ins w:id="1612" w:author="Siyu Wang [2]" w:date="2026-07-19T11:04:00Z" w16du:dateUtc="2026-07-19T15:04:00Z">
                      <m:rPr>
                        <m:nor/>
                      </m:rPr>
                      <w:rPr>
                        <w:rFonts w:ascii="Cambria Math" w:eastAsia="Cambria Math" w:hAnsi="Cambria Math" w:cs="Cambria Math"/>
                        <w:rPrChange w:id="1613" w:author="Siyu Wang [2]" w:date="2026-07-19T11:04:00Z" w16du:dateUtc="2026-07-19T15:04:00Z">
                          <w:rPr>
                            <w:rFonts w:ascii="Cambria Math" w:eastAsia="Cambria Math" w:hAnsi="Cambria Math" w:cs="Cambria Math"/>
                            <w:i/>
                          </w:rPr>
                        </w:rPrChange>
                      </w:rPr>
                      <m:t>go=</m:t>
                    </w:ins>
                  </m:r>
                  <m:r>
                    <w:ins w:id="1614" w:author="Siyu Wang [2]" w:date="2026-07-19T11:03:00Z" w16du:dateUtc="2026-07-19T15:03:00Z">
                      <m:rPr>
                        <m:nor/>
                      </m:rPr>
                      <w:rPr>
                        <w:rFonts w:ascii="Cambria Math" w:eastAsia="Cambria Math" w:hAnsi="Cambria Math" w:cs="Cambria Math"/>
                      </w:rPr>
                      <m:t>yellow</m:t>
                    </w:ins>
                  </m:r>
                </m:e>
              </m:eqArr>
            </m:e>
          </m:d>
        </m:oMath>
      </m:oMathPara>
    </w:p>
    <w:p w14:paraId="1FA147A4" w14:textId="25818E7C" w:rsidR="007B7FB1" w:rsidRPr="007B7FB1" w:rsidRDefault="00000000" w:rsidP="007B7FB1">
      <w:pPr>
        <w:jc w:val="center"/>
        <w:rPr>
          <w:rFonts w:ascii="Cambria Math" w:eastAsia="Cambria Math" w:hAnsi="Cambria Math" w:cs="Cambria Math"/>
        </w:rPr>
      </w:pPr>
      <m:oMathPara>
        <m:oMathParaPr>
          <m:jc m:val="center"/>
        </m:oMathParaPr>
        <m:oMath>
          <m:sSup>
            <m:sSupPr>
              <m:ctrlPr>
                <w:ins w:id="1615" w:author="Siyu Wang [2]" w:date="2026-07-19T12:50:00Z" w16du:dateUtc="2026-07-19T16:50:00Z">
                  <w:rPr>
                    <w:rFonts w:ascii="Cambria Math" w:eastAsia="Times New Roman" w:hAnsi="Cambria Math" w:cs="Times New Roman"/>
                    <w:i/>
                    <w:sz w:val="24"/>
                    <w:szCs w:val="24"/>
                  </w:rPr>
                </w:ins>
              </m:ctrlPr>
            </m:sSupPr>
            <m:e>
              <m:r>
                <w:ins w:id="1616" w:author="Siyu Wang [2]" w:date="2026-07-19T12:50:00Z" w16du:dateUtc="2026-07-19T16:50:00Z">
                  <w:rPr>
                    <w:rFonts w:ascii="Cambria Math" w:eastAsia="Times New Roman" w:hAnsi="Cambria Math" w:cs="Times New Roman"/>
                    <w:sz w:val="24"/>
                    <w:szCs w:val="24"/>
                  </w:rPr>
                  <m:t>V</m:t>
                </w:ins>
              </m:r>
            </m:e>
            <m:sup>
              <m:r>
                <w:ins w:id="1617" w:author="Siyu Wang [2]" w:date="2026-07-19T12:50:00Z" w16du:dateUtc="2026-07-19T16:50:00Z">
                  <m:rPr>
                    <m:sty m:val="p"/>
                  </m:rPr>
                  <w:rPr>
                    <w:rFonts w:ascii="Cambria Math" w:eastAsia="Times New Roman" w:hAnsi="Cambria Math" w:cs="Times New Roman"/>
                    <w:sz w:val="24"/>
                    <w:szCs w:val="24"/>
                  </w:rPr>
                  <m:t>reject</m:t>
                </w:ins>
              </m:r>
            </m:sup>
          </m:sSup>
          <m:r>
            <w:ins w:id="1618" w:author="Siyu Wang [2]" w:date="2026-07-19T11:03:00Z" w16du:dateUtc="2026-07-19T15:03:00Z">
              <w:rPr>
                <w:rFonts w:ascii="Cambria Math" w:eastAsia="Cambria Math" w:hAnsi="Cambria Math" w:cs="Cambria Math"/>
              </w:rPr>
              <m:t>=</m:t>
            </w:ins>
          </m:r>
          <m:d>
            <m:dPr>
              <m:begChr m:val="{"/>
              <m:endChr m:val=""/>
              <m:ctrlPr>
                <w:ins w:id="1619" w:author="Siyu Wang [2]" w:date="2026-07-19T11:03:00Z" w16du:dateUtc="2026-07-19T15:03:00Z">
                  <w:rPr>
                    <w:rFonts w:ascii="Cambria Math" w:eastAsia="Cambria Math" w:hAnsi="Cambria Math" w:cs="Cambria Math"/>
                    <w:i/>
                  </w:rPr>
                </w:ins>
              </m:ctrlPr>
            </m:dPr>
            <m:e>
              <m:eqArr>
                <m:eqArrPr>
                  <m:ctrlPr>
                    <w:ins w:id="1620" w:author="Siyu Wang [2]" w:date="2026-07-19T11:03:00Z" w16du:dateUtc="2026-07-19T15:03:00Z">
                      <w:rPr>
                        <w:rFonts w:ascii="Cambria Math" w:eastAsia="Cambria Math" w:hAnsi="Cambria Math" w:cs="Cambria Math"/>
                        <w:i/>
                      </w:rPr>
                    </w:ins>
                  </m:ctrlPr>
                </m:eqArrPr>
                <m:e>
                  <m:r>
                    <m:rPr>
                      <m:sty m:val="p"/>
                    </m:rPr>
                    <w:rPr>
                      <w:rFonts w:ascii="Cambria Math" w:eastAsia="Cambria Math" w:hAnsi="Cambria Math" w:cs="Cambria Math"/>
                    </w:rPr>
                    <m:t>h(θ, Δt)</m:t>
                  </m:r>
                  <m:r>
                    <w:ins w:id="1621" w:author="Siyu Wang [2]" w:date="2026-07-19T11:03:00Z" w16du:dateUtc="2026-07-19T15:03:00Z">
                      <w:rPr>
                        <w:rFonts w:ascii="Cambria Math" w:eastAsia="Cambria Math" w:hAnsi="Cambria Math" w:cs="Cambria Math"/>
                      </w:rPr>
                      <m:t>,  &amp;</m:t>
                    </w:ins>
                  </m:r>
                  <m:r>
                    <w:ins w:id="1622" w:author="Siyu Wang [2]" w:date="2026-07-19T11:04:00Z" w16du:dateUtc="2026-07-19T15:04:00Z">
                      <m:rPr>
                        <m:nor/>
                      </m:rPr>
                      <w:rPr>
                        <w:rFonts w:ascii="Cambria Math" w:eastAsia="Cambria Math" w:hAnsi="Cambria Math" w:cs="Cambria Math"/>
                        <w:rPrChange w:id="1623" w:author="Siyu Wang [2]" w:date="2026-07-19T11:04:00Z" w16du:dateUtc="2026-07-19T15:04:00Z">
                          <w:rPr>
                            <w:rFonts w:ascii="Cambria Math" w:eastAsia="Cambria Math" w:hAnsi="Cambria Math" w:cs="Cambria Math"/>
                            <w:i/>
                          </w:rPr>
                        </w:rPrChange>
                      </w:rPr>
                      <m:t>go=</m:t>
                    </w:ins>
                  </m:r>
                  <m:r>
                    <w:ins w:id="1624" w:author="Siyu Wang [2]" w:date="2026-07-19T11:03:00Z" w16du:dateUtc="2026-07-19T15:03:00Z">
                      <m:rPr>
                        <m:nor/>
                      </m:rPr>
                      <w:rPr>
                        <w:rFonts w:ascii="Cambria Math" w:eastAsia="Cambria Math" w:hAnsi="Cambria Math" w:cs="Cambria Math"/>
                      </w:rPr>
                      <m:t>purple</m:t>
                    </w:ins>
                  </m:r>
                </m:e>
                <m:e>
                  <m:r>
                    <w:rPr>
                      <w:rFonts w:ascii="Cambria Math" w:eastAsia="Cambria Math" w:hAnsi="Cambria Math" w:cs="Cambria Math"/>
                    </w:rPr>
                    <m:t>θ</m:t>
                  </m:r>
                  <m:r>
                    <w:ins w:id="1625" w:author="Siyu Wang [2]" w:date="2026-07-19T11:03:00Z" w16du:dateUtc="2026-07-19T15:03:00Z">
                      <w:rPr>
                        <w:rFonts w:ascii="Cambria Math" w:eastAsia="Cambria Math" w:hAnsi="Cambria Math" w:cs="Cambria Math"/>
                      </w:rPr>
                      <m:t>,  &amp;</m:t>
                    </w:ins>
                  </m:r>
                  <m:r>
                    <w:ins w:id="1626" w:author="Siyu Wang [2]" w:date="2026-07-19T11:04:00Z" w16du:dateUtc="2026-07-19T15:04:00Z">
                      <m:rPr>
                        <m:nor/>
                      </m:rPr>
                      <w:rPr>
                        <w:rFonts w:ascii="Cambria Math" w:eastAsia="Cambria Math" w:hAnsi="Cambria Math" w:cs="Cambria Math"/>
                        <w:rPrChange w:id="1627" w:author="Siyu Wang [2]" w:date="2026-07-19T11:04:00Z" w16du:dateUtc="2026-07-19T15:04:00Z">
                          <w:rPr>
                            <w:rFonts w:ascii="Cambria Math" w:eastAsia="Cambria Math" w:hAnsi="Cambria Math" w:cs="Cambria Math"/>
                            <w:i/>
                          </w:rPr>
                        </w:rPrChange>
                      </w:rPr>
                      <m:t>go=</m:t>
                    </w:ins>
                  </m:r>
                  <m:r>
                    <w:ins w:id="1628" w:author="Siyu Wang [2]" w:date="2026-07-19T11:03:00Z" w16du:dateUtc="2026-07-19T15:03:00Z">
                      <m:rPr>
                        <m:nor/>
                      </m:rPr>
                      <w:rPr>
                        <w:rFonts w:ascii="Cambria Math" w:eastAsia="Cambria Math" w:hAnsi="Cambria Math" w:cs="Cambria Math"/>
                      </w:rPr>
                      <m:t>yellow</m:t>
                    </w:ins>
                  </m:r>
                </m:e>
              </m:eqArr>
            </m:e>
          </m:d>
        </m:oMath>
      </m:oMathPara>
    </w:p>
    <w:p w14:paraId="73292744" w14:textId="77777777" w:rsidR="007B7FB1" w:rsidRPr="007B7FB1" w:rsidRDefault="007B7FB1" w:rsidP="007B7FB1">
      <w:pPr>
        <w:jc w:val="center"/>
        <w:rPr>
          <w:rFonts w:ascii="Times New Roman" w:eastAsia="Times New Roman" w:hAnsi="Times New Roman" w:cs="Times New Roman"/>
        </w:rPr>
      </w:pPr>
    </w:p>
    <w:p w14:paraId="00000082" w14:textId="4AD1F877" w:rsidR="00585BFC" w:rsidRDefault="007E6A19">
      <w:pPr>
        <w:rPr>
          <w:rFonts w:ascii="Times New Roman" w:eastAsia="Times New Roman" w:hAnsi="Times New Roman" w:cs="Times New Roman"/>
          <w:sz w:val="24"/>
          <w:szCs w:val="24"/>
        </w:rPr>
      </w:pPr>
      <w:ins w:id="1629" w:author="Siyu Wang [2]" w:date="2026-07-19T12:45:00Z" w16du:dateUtc="2026-07-19T16:45:00Z">
        <w:r>
          <w:rPr>
            <w:rFonts w:ascii="Times New Roman" w:eastAsia="Times New Roman" w:hAnsi="Times New Roman" w:cs="Times New Roman"/>
            <w:sz w:val="24"/>
            <w:szCs w:val="24"/>
          </w:rPr>
          <w:t xml:space="preserve">Maximum likelihood estimation was used to estimate the parameters in all models.  </w:t>
        </w:r>
      </w:ins>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ANOVA-sliding window Analysis</w:t>
      </w:r>
    </w:p>
    <w:p w14:paraId="0000008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sliding window analysis was performed using the neural activity from all 170 recorded cells, expressed as total spike count. Starting 500 ms before and ending 1000 ms after visual cue onset, 100 ms bins were created with a 10 ms interleave period. The spike count within each bin was used in the two-way ANOVA sliding window analysis, with drops and delay as the independent variables. An additional effect was included for the choice factor to test whether choice explains additional variance in firing rate, independently of drop and delay.</w:t>
      </w:r>
    </w:p>
    <w:p w14:paraId="0000008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00000087" w14:textId="77777777" w:rsidR="00585BFC" w:rsidRDefault="00000000">
      <w:pPr>
        <w:spacing w:after="0" w:line="480" w:lineRule="auto"/>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eastAsia="Times New Roman" w:hAnsi="Times New Roman" w:cs="Times New Roman"/>
          <w:color w:val="242424"/>
          <w:sz w:val="24"/>
          <w:szCs w:val="24"/>
          <w:highlight w:val="white"/>
        </w:rPr>
        <w:t xml:space="preserve">omega </w:t>
      </w:r>
      <w:r>
        <w:rPr>
          <w:rFonts w:ascii="Times New Roman" w:eastAsia="Times New Roman" w:hAnsi="Times New Roman" w:cs="Times New Roman"/>
          <w:sz w:val="24"/>
          <w:szCs w:val="24"/>
          <w:highlight w:val="white"/>
        </w:rPr>
        <w:t>squared (</w:t>
      </w:r>
      <w:r>
        <w:rPr>
          <w:rFonts w:ascii="Times New Roman" w:eastAsia="Times New Roman" w:hAnsi="Times New Roman" w:cs="Times New Roman"/>
          <w:color w:val="000000"/>
          <w:sz w:val="24"/>
          <w:szCs w:val="24"/>
          <w:highlight w:val="white"/>
        </w:rPr>
        <w:t>33</w:t>
      </w:r>
      <w:r>
        <w:rPr>
          <w:rFonts w:ascii="Times New Roman" w:eastAsia="Times New Roman" w:hAnsi="Times New Roman" w:cs="Times New Roman"/>
          <w:sz w:val="24"/>
          <w:szCs w:val="24"/>
          <w:highlight w:val="white"/>
        </w:rPr>
        <w:t>):</w:t>
      </w:r>
    </w:p>
    <w:p w14:paraId="00000088" w14:textId="77777777" w:rsidR="00585BFC" w:rsidRDefault="00000000">
      <w:pPr>
        <w:spacing w:after="0" w:line="480" w:lineRule="auto"/>
        <w:jc w:val="center"/>
        <w:rPr>
          <w:rFonts w:ascii="Times New Roman" w:eastAsia="Times New Roman" w:hAnsi="Times New Roman" w:cs="Times New Roman"/>
          <w:sz w:val="24"/>
          <w:szCs w:val="24"/>
          <w:highlight w:val="white"/>
          <w:vertAlign w:val="subscript"/>
        </w:rPr>
      </w:pPr>
      <w:r>
        <w:rPr>
          <w:rFonts w:ascii="Times New Roman" w:eastAsia="Times New Roman" w:hAnsi="Times New Roman" w:cs="Times New Roman"/>
          <w:sz w:val="24"/>
          <w:szCs w:val="24"/>
          <w:highlight w:val="white"/>
        </w:rPr>
        <w:t>ω</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 xml:space="preserve"> = (SS</w:t>
      </w:r>
      <w:r>
        <w:rPr>
          <w:rFonts w:ascii="Times New Roman" w:eastAsia="Times New Roman" w:hAnsi="Times New Roman" w:cs="Times New Roman"/>
          <w:sz w:val="24"/>
          <w:szCs w:val="24"/>
          <w:highlight w:val="white"/>
          <w:vertAlign w:val="subscript"/>
        </w:rPr>
        <w:t xml:space="preserve">effect </w:t>
      </w:r>
      <w:r>
        <w:rPr>
          <w:rFonts w:ascii="Times New Roman" w:eastAsia="Times New Roman" w:hAnsi="Times New Roman" w:cs="Times New Roman"/>
          <w:sz w:val="24"/>
          <w:szCs w:val="24"/>
          <w:highlight w:val="white"/>
        </w:rPr>
        <w:t>– (df</w:t>
      </w:r>
      <w:r>
        <w:rPr>
          <w:rFonts w:ascii="Times New Roman" w:eastAsia="Times New Roman" w:hAnsi="Times New Roman" w:cs="Times New Roman"/>
          <w:sz w:val="24"/>
          <w:szCs w:val="24"/>
          <w:highlight w:val="white"/>
          <w:vertAlign w:val="subscript"/>
        </w:rPr>
        <w:t>effect</w:t>
      </w:r>
      <w:r>
        <w:rPr>
          <w:rFonts w:ascii="Times New Roman" w:eastAsia="Times New Roman" w:hAnsi="Times New Roman" w:cs="Times New Roman"/>
          <w:sz w:val="24"/>
          <w:szCs w:val="24"/>
          <w:highlight w:val="white"/>
        </w:rPr>
        <w:t>)(MS</w:t>
      </w:r>
      <w:r>
        <w:rPr>
          <w:rFonts w:ascii="Times New Roman" w:eastAsia="Times New Roman" w:hAnsi="Times New Roman" w:cs="Times New Roman"/>
          <w:sz w:val="24"/>
          <w:szCs w:val="24"/>
          <w:highlight w:val="white"/>
          <w:vertAlign w:val="subscript"/>
        </w:rPr>
        <w:t>error</w:t>
      </w:r>
      <w:r>
        <w:rPr>
          <w:rFonts w:ascii="Times New Roman" w:eastAsia="Times New Roman" w:hAnsi="Times New Roman" w:cs="Times New Roman"/>
          <w:sz w:val="24"/>
          <w:szCs w:val="24"/>
          <w:highlight w:val="white"/>
        </w:rPr>
        <w:t>))/ MS</w:t>
      </w:r>
      <w:r>
        <w:rPr>
          <w:rFonts w:ascii="Times New Roman" w:eastAsia="Times New Roman" w:hAnsi="Times New Roman" w:cs="Times New Roman"/>
          <w:sz w:val="24"/>
          <w:szCs w:val="24"/>
          <w:highlight w:val="white"/>
          <w:vertAlign w:val="subscript"/>
        </w:rPr>
        <w:t>error</w:t>
      </w:r>
      <w:r>
        <w:rPr>
          <w:rFonts w:ascii="Times New Roman" w:eastAsia="Times New Roman" w:hAnsi="Times New Roman" w:cs="Times New Roman"/>
          <w:sz w:val="24"/>
          <w:szCs w:val="24"/>
          <w:highlight w:val="white"/>
        </w:rPr>
        <w:t xml:space="preserve"> + SS</w:t>
      </w:r>
      <w:r>
        <w:rPr>
          <w:rFonts w:ascii="Times New Roman" w:eastAsia="Times New Roman" w:hAnsi="Times New Roman" w:cs="Times New Roman"/>
          <w:sz w:val="24"/>
          <w:szCs w:val="24"/>
          <w:highlight w:val="white"/>
          <w:vertAlign w:val="subscript"/>
        </w:rPr>
        <w:t>total</w:t>
      </w:r>
    </w:p>
    <w:p w14:paraId="00000089" w14:textId="77777777" w:rsidR="00585BFC" w:rsidRDefault="00585BFC">
      <w:pPr>
        <w:spacing w:after="0" w:line="480" w:lineRule="auto"/>
        <w:rPr>
          <w:rFonts w:ascii="Times New Roman" w:eastAsia="Times New Roman" w:hAnsi="Times New Roman" w:cs="Times New Roman"/>
          <w:sz w:val="24"/>
          <w:szCs w:val="24"/>
        </w:rPr>
      </w:pPr>
    </w:p>
    <w:p w14:paraId="0000008A" w14:textId="4590C7B6" w:rsidR="00585BFC" w:rsidRDefault="003F2BA9">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Population coding dimensions</w:t>
      </w:r>
    </w:p>
    <w:p w14:paraId="07E7937E" w14:textId="59A20B0A" w:rsidR="00D00DD1" w:rsidRDefault="00D00DD1" w:rsidP="0097111E">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analysis, </w:t>
      </w:r>
      <w:r w:rsidR="00C10DAE">
        <w:rPr>
          <w:rFonts w:ascii="Times New Roman" w:eastAsia="Times New Roman" w:hAnsi="Times New Roman" w:cs="Times New Roman"/>
          <w:sz w:val="24"/>
          <w:szCs w:val="24"/>
        </w:rPr>
        <w:t xml:space="preserve">we calculate the population coding dimensions for drop, delay and value. The population coding dimension is a direction, represented by a vector of weights of neurons, in the population activity space that tracks a variable of interest (drop, delay and value).  </w:t>
      </w:r>
    </w:p>
    <w:p w14:paraId="71A9AF24" w14:textId="01ED0997" w:rsidR="00131B97" w:rsidRDefault="00131B97" w:rsidP="0097111E">
      <w:pPr>
        <w:spacing w:after="160"/>
        <w:rPr>
          <w:rFonts w:ascii="Times New Roman" w:eastAsia="Times New Roman" w:hAnsi="Times New Roman" w:cs="Times New Roman"/>
          <w:sz w:val="24"/>
          <w:szCs w:val="24"/>
        </w:rPr>
      </w:pPr>
      <w:r w:rsidRPr="00131B97">
        <w:rPr>
          <w:rFonts w:ascii="Times New Roman" w:eastAsia="Times New Roman" w:hAnsi="Times New Roman" w:cs="Times New Roman"/>
          <w:sz w:val="24"/>
          <w:szCs w:val="24"/>
        </w:rPr>
        <w:t xml:space="preserve">To obtain the population coding dimension for delay and drop, for each neuron and time window of interest, we fitted a general linear model in which firing </w:t>
      </w:r>
      <w:r w:rsidR="00D24A82">
        <w:rPr>
          <w:rFonts w:ascii="Times New Roman" w:eastAsia="Times New Roman" w:hAnsi="Times New Roman" w:cs="Times New Roman"/>
          <w:sz w:val="24"/>
          <w:szCs w:val="24"/>
        </w:rPr>
        <w:t xml:space="preserve">rate of the neuron </w:t>
      </w:r>
      <m:oMath>
        <m:r>
          <w:rPr>
            <w:rFonts w:ascii="Cambria Math" w:eastAsia="Times New Roman" w:hAnsi="Cambria Math" w:cs="Times New Roman"/>
            <w:sz w:val="24"/>
            <w:szCs w:val="24"/>
          </w:rPr>
          <m:t>i</m:t>
        </m:r>
      </m:oMath>
      <w:r w:rsidR="00D24A82">
        <w:rPr>
          <w:rFonts w:ascii="Times New Roman" w:eastAsia="Times New Roman" w:hAnsi="Times New Roman" w:cs="Times New Roman"/>
          <w:sz w:val="24"/>
          <w:szCs w:val="24"/>
        </w:rPr>
        <w:t xml:space="preserve"> in time window </w:t>
      </w:r>
      <m:oMath>
        <m:r>
          <w:rPr>
            <w:rFonts w:ascii="Cambria Math" w:eastAsia="Times New Roman" w:hAnsi="Cambria Math" w:cs="Times New Roman"/>
            <w:sz w:val="24"/>
            <w:szCs w:val="24"/>
          </w:rPr>
          <m:t>t</m:t>
        </m:r>
      </m:oMath>
      <w:r w:rsidR="00D24A82">
        <w:rPr>
          <w:rFonts w:ascii="Times New Roman" w:eastAsia="Times New Roman" w:hAnsi="Times New Roman" w:cs="Times New Roman"/>
          <w:sz w:val="24"/>
          <w:szCs w:val="24"/>
        </w:rPr>
        <w:t xml:space="preserve"> was predicted by drop and delay. Here, both drop and delay are continuous variables. </w:t>
      </w:r>
    </w:p>
    <w:p w14:paraId="005435B5" w14:textId="528B0A06" w:rsidR="00D24A82" w:rsidRPr="00D24A82" w:rsidRDefault="00000000" w:rsidP="00D24A82">
      <w:pPr>
        <w:spacing w:after="160"/>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drop</m:t>
              </m:r>
            </m:sup>
          </m:sSubSup>
          <m:r>
            <w:rPr>
              <w:rFonts w:ascii="Cambria Math" w:hAnsi="Cambria Math"/>
            </w:rPr>
            <m:t>⋅drop+</m:t>
          </m:r>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delay</m:t>
              </m:r>
            </m:sup>
          </m:sSubSup>
          <m:r>
            <w:rPr>
              <w:rFonts w:ascii="Cambria Math" w:hAnsi="Cambria Math"/>
            </w:rPr>
            <m:t>⋅delay+</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7BD8C35" w14:textId="02B89871" w:rsidR="00D24A82" w:rsidRDefault="00D24A82" w:rsidP="00D24A82">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drop</m:t>
            </m:r>
          </m:sup>
        </m:sSubSup>
      </m:oMath>
      <w:r w:rsidRPr="00D24A82">
        <w:rPr>
          <w:rFonts w:ascii="Times New Roman" w:eastAsia="Times New Roman" w:hAnsi="Times New Roman" w:cs="Times New Roman"/>
          <w:sz w:val="24"/>
          <w:szCs w:val="24"/>
        </w:rPr>
        <w:t xml:space="preserve"> </w:t>
      </w:r>
      <w:r w:rsidR="00482B30" w:rsidRPr="00D24A82">
        <w:rPr>
          <w:rFonts w:ascii="Times New Roman" w:eastAsia="Times New Roman" w:hAnsi="Times New Roman" w:cs="Times New Roman"/>
          <w:sz w:val="24"/>
          <w:szCs w:val="24"/>
        </w:rPr>
        <w:t>represent</w:t>
      </w:r>
      <w:r w:rsidRPr="00D24A82">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Pr="00D24A82">
        <w:rPr>
          <w:rFonts w:ascii="Times New Roman" w:eastAsia="Times New Roman" w:hAnsi="Times New Roman" w:cs="Times New Roman"/>
          <w:sz w:val="24"/>
          <w:szCs w:val="24"/>
        </w:rPr>
        <w:t xml:space="preserve">’s firing </w:t>
      </w:r>
      <w:r>
        <w:rPr>
          <w:rFonts w:ascii="Times New Roman" w:eastAsia="Times New Roman" w:hAnsi="Times New Roman" w:cs="Times New Roman"/>
          <w:sz w:val="24"/>
          <w:szCs w:val="24"/>
        </w:rPr>
        <w:t>rate</w:t>
      </w:r>
      <w:r w:rsidRPr="00D24A82">
        <w:rPr>
          <w:rFonts w:ascii="Times New Roman" w:eastAsia="Times New Roman" w:hAnsi="Times New Roman" w:cs="Times New Roman"/>
          <w:sz w:val="24"/>
          <w:szCs w:val="24"/>
        </w:rPr>
        <w:t xml:space="preserve"> associated with a one-unit increase in </w:t>
      </w:r>
      <w:r w:rsidR="007536BC">
        <w:rPr>
          <w:rFonts w:ascii="Times New Roman" w:eastAsia="Times New Roman" w:hAnsi="Times New Roman" w:cs="Times New Roman"/>
          <w:sz w:val="24"/>
          <w:szCs w:val="24"/>
        </w:rPr>
        <w:t>drop</w:t>
      </w:r>
      <w:r w:rsidRPr="00D24A82">
        <w:rPr>
          <w:rFonts w:ascii="Times New Roman" w:eastAsia="Times New Roman" w:hAnsi="Times New Roman" w:cs="Times New Roman"/>
          <w:sz w:val="24"/>
          <w:szCs w:val="24"/>
        </w:rPr>
        <w:t>, holding delay constant</w:t>
      </w:r>
      <w:r w:rsidR="007536BC">
        <w:rPr>
          <w:rFonts w:ascii="Times New Roman" w:eastAsia="Times New Roman" w:hAnsi="Times New Roman" w:cs="Times New Roman"/>
          <w:sz w:val="24"/>
          <w:szCs w:val="24"/>
        </w:rPr>
        <w:t xml:space="preserve">, whereas </w:t>
      </w:r>
      <m:oMath>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delay</m:t>
            </m:r>
          </m:sup>
        </m:sSubSup>
      </m:oMath>
      <w:r w:rsidR="007536BC">
        <w:rPr>
          <w:rFonts w:ascii="Times New Roman" w:eastAsia="Times New Roman" w:hAnsi="Times New Roman" w:cs="Times New Roman"/>
        </w:rPr>
        <w:t xml:space="preserve"> </w:t>
      </w:r>
      <w:r w:rsidR="007536BC" w:rsidRPr="00D24A82">
        <w:rPr>
          <w:rFonts w:ascii="Times New Roman" w:eastAsia="Times New Roman" w:hAnsi="Times New Roman" w:cs="Times New Roman"/>
          <w:sz w:val="24"/>
          <w:szCs w:val="24"/>
        </w:rPr>
        <w:t xml:space="preserve">represent the expected change in neuron </w:t>
      </w:r>
      <m:oMath>
        <m:r>
          <w:rPr>
            <w:rFonts w:ascii="Cambria Math" w:eastAsia="Times New Roman" w:hAnsi="Cambria Math" w:cs="Times New Roman"/>
            <w:sz w:val="24"/>
            <w:szCs w:val="24"/>
          </w:rPr>
          <m:t>i</m:t>
        </m:r>
      </m:oMath>
      <w:r w:rsidR="007536BC" w:rsidRPr="00D24A82">
        <w:rPr>
          <w:rFonts w:ascii="Times New Roman" w:eastAsia="Times New Roman" w:hAnsi="Times New Roman" w:cs="Times New Roman"/>
          <w:sz w:val="24"/>
          <w:szCs w:val="24"/>
        </w:rPr>
        <w:t xml:space="preserve">’s firing </w:t>
      </w:r>
      <w:r w:rsidR="007536BC">
        <w:rPr>
          <w:rFonts w:ascii="Times New Roman" w:eastAsia="Times New Roman" w:hAnsi="Times New Roman" w:cs="Times New Roman"/>
          <w:sz w:val="24"/>
          <w:szCs w:val="24"/>
        </w:rPr>
        <w:t>rate</w:t>
      </w:r>
      <w:r w:rsidR="007536BC" w:rsidRPr="00D24A82">
        <w:rPr>
          <w:rFonts w:ascii="Times New Roman" w:eastAsia="Times New Roman" w:hAnsi="Times New Roman" w:cs="Times New Roman"/>
          <w:sz w:val="24"/>
          <w:szCs w:val="24"/>
        </w:rPr>
        <w:t xml:space="preserve"> associated with a one-unit increase in </w:t>
      </w:r>
      <w:r w:rsidR="007536BC">
        <w:rPr>
          <w:rFonts w:ascii="Times New Roman" w:eastAsia="Times New Roman" w:hAnsi="Times New Roman" w:cs="Times New Roman"/>
          <w:sz w:val="24"/>
          <w:szCs w:val="24"/>
        </w:rPr>
        <w:t>delay</w:t>
      </w:r>
      <w:r w:rsidR="007536BC" w:rsidRPr="00D24A82">
        <w:rPr>
          <w:rFonts w:ascii="Times New Roman" w:eastAsia="Times New Roman" w:hAnsi="Times New Roman" w:cs="Times New Roman"/>
          <w:sz w:val="24"/>
          <w:szCs w:val="24"/>
        </w:rPr>
        <w:t>, holding d</w:t>
      </w:r>
      <w:r w:rsidR="007536BC">
        <w:rPr>
          <w:rFonts w:ascii="Times New Roman" w:eastAsia="Times New Roman" w:hAnsi="Times New Roman" w:cs="Times New Roman"/>
          <w:sz w:val="24"/>
          <w:szCs w:val="24"/>
        </w:rPr>
        <w:t>rop</w:t>
      </w:r>
      <w:r w:rsidR="007536BC" w:rsidRPr="00D24A82">
        <w:rPr>
          <w:rFonts w:ascii="Times New Roman" w:eastAsia="Times New Roman" w:hAnsi="Times New Roman" w:cs="Times New Roman"/>
          <w:sz w:val="24"/>
          <w:szCs w:val="24"/>
        </w:rPr>
        <w:t xml:space="preserve"> constant</w:t>
      </w:r>
      <w:r w:rsidR="007536BC">
        <w:rPr>
          <w:rFonts w:ascii="Times New Roman" w:eastAsia="Times New Roman" w:hAnsi="Times New Roman" w:cs="Times New Roman"/>
          <w:sz w:val="24"/>
          <w:szCs w:val="24"/>
        </w:rPr>
        <w:t>.</w:t>
      </w:r>
    </w:p>
    <w:p w14:paraId="3DB8B94D" w14:textId="1AA6B656" w:rsidR="00D24A82" w:rsidRDefault="00482B30" w:rsidP="00D24A82">
      <w:pPr>
        <w:spacing w:after="160"/>
        <w:rPr>
          <w:rFonts w:ascii="Times New Roman" w:eastAsia="Times New Roman" w:hAnsi="Times New Roman" w:cs="Times New Roman"/>
          <w:sz w:val="24"/>
          <w:szCs w:val="24"/>
        </w:rPr>
      </w:pPr>
      <w:r w:rsidRPr="0097111E">
        <w:rPr>
          <w:rFonts w:ascii="Times New Roman" w:eastAsia="Times New Roman" w:hAnsi="Times New Roman" w:cs="Times New Roman"/>
          <w:sz w:val="24"/>
          <w:szCs w:val="24"/>
        </w:rPr>
        <w:t xml:space="preserve">To construct population </w:t>
      </w:r>
      <w:r w:rsidR="00331514">
        <w:rPr>
          <w:rFonts w:ascii="Times New Roman" w:eastAsia="Times New Roman" w:hAnsi="Times New Roman" w:cs="Times New Roman"/>
          <w:sz w:val="24"/>
          <w:szCs w:val="24"/>
        </w:rPr>
        <w:t>coding</w:t>
      </w:r>
      <w:r w:rsidRPr="0097111E">
        <w:rPr>
          <w:rFonts w:ascii="Times New Roman" w:eastAsia="Times New Roman" w:hAnsi="Times New Roman" w:cs="Times New Roman"/>
          <w:sz w:val="24"/>
          <w:szCs w:val="24"/>
        </w:rPr>
        <w:t xml:space="preserve"> </w:t>
      </w:r>
      <w:r w:rsidR="00331514">
        <w:rPr>
          <w:rFonts w:ascii="Times New Roman" w:eastAsia="Times New Roman" w:hAnsi="Times New Roman" w:cs="Times New Roman"/>
          <w:sz w:val="24"/>
          <w:szCs w:val="24"/>
        </w:rPr>
        <w:t>axes</w:t>
      </w:r>
      <w:r w:rsidRPr="0097111E">
        <w:rPr>
          <w:rFonts w:ascii="Times New Roman" w:eastAsia="Times New Roman" w:hAnsi="Times New Roman" w:cs="Times New Roman"/>
          <w:sz w:val="24"/>
          <w:szCs w:val="24"/>
        </w:rPr>
        <w:t>, we concatenate</w:t>
      </w:r>
      <w:r>
        <w:rPr>
          <w:rFonts w:ascii="Times New Roman" w:eastAsia="Times New Roman" w:hAnsi="Times New Roman" w:cs="Times New Roman"/>
          <w:sz w:val="24"/>
          <w:szCs w:val="24"/>
        </w:rPr>
        <w:t xml:space="preserve"> </w:t>
      </w:r>
      <w:r w:rsidR="00D24A82" w:rsidRPr="00D24A82">
        <w:rPr>
          <w:rFonts w:ascii="Times New Roman" w:eastAsia="Times New Roman" w:hAnsi="Times New Roman" w:cs="Times New Roman"/>
          <w:sz w:val="24"/>
          <w:szCs w:val="24"/>
        </w:rPr>
        <w:t>the coefficients</w:t>
      </w:r>
      <w:r w:rsidR="00331514" w:rsidRPr="00331514">
        <w:rPr>
          <w:rFonts w:ascii="Times New Roman" w:eastAsia="Times New Roman" w:hAnsi="Times New Roman" w:cs="Times New Roman"/>
          <w:sz w:val="24"/>
          <w:szCs w:val="24"/>
        </w:rPr>
        <w:t xml:space="preserve"> </w:t>
      </w:r>
      <w:r w:rsidR="00331514" w:rsidRPr="0097111E">
        <w:rPr>
          <w:rFonts w:ascii="Times New Roman" w:eastAsia="Times New Roman" w:hAnsi="Times New Roman" w:cs="Times New Roman"/>
          <w:sz w:val="24"/>
          <w:szCs w:val="24"/>
        </w:rPr>
        <w:t>for a given predictor</w:t>
      </w:r>
      <w:r w:rsidR="00331514">
        <w:rPr>
          <w:rFonts w:ascii="Times New Roman" w:eastAsia="Times New Roman" w:hAnsi="Times New Roman" w:cs="Times New Roman"/>
          <w:sz w:val="24"/>
          <w:szCs w:val="24"/>
        </w:rPr>
        <w:t xml:space="preserve">, e.g.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up>
            <m:r>
              <m:rPr>
                <m:nor/>
              </m:rPr>
              <w:rPr>
                <w:rFonts w:ascii="Cambria Math" w:eastAsia="Times New Roman" w:hAnsi="Cambria Math" w:cs="Times New Roman"/>
                <w:sz w:val="24"/>
                <w:szCs w:val="24"/>
              </w:rPr>
              <m:t>drop</m:t>
            </m:r>
          </m:sup>
        </m:sSubSup>
      </m:oMath>
      <w:r w:rsidR="0033151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24A82" w:rsidRPr="00D24A82">
        <w:rPr>
          <w:rFonts w:ascii="Times New Roman" w:eastAsia="Times New Roman" w:hAnsi="Times New Roman" w:cs="Times New Roman"/>
          <w:sz w:val="24"/>
          <w:szCs w:val="24"/>
        </w:rPr>
        <w:t>across neurons into a population vector,</w:t>
      </w:r>
    </w:p>
    <w:p w14:paraId="502B3DEE" w14:textId="60F37F1B" w:rsidR="00482B30" w:rsidRPr="00D24A82" w:rsidRDefault="00000000" w:rsidP="00D24A82">
      <w:pPr>
        <w:spacing w:after="160"/>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rPr>
                      </m:ctrlPr>
                    </m:sSubSupPr>
                    <m:e>
                      <m:r>
                        <w:rPr>
                          <w:rFonts w:ascii="Cambria Math" w:hAnsi="Cambria Math"/>
                        </w:rPr>
                        <m:t>β</m:t>
                      </m:r>
                    </m:e>
                    <m:sub>
                      <m:r>
                        <w:rPr>
                          <w:rFonts w:ascii="Cambria Math" w:hAnsi="Cambria Math"/>
                        </w:rPr>
                        <m:t>1</m:t>
                      </m:r>
                    </m:sub>
                    <m:sup>
                      <m:r>
                        <m:rPr>
                          <m:nor/>
                        </m:rPr>
                        <w:rPr>
                          <w:rFonts w:ascii="Cambria Math" w:eastAsia="Times New Roman" w:hAnsi="Cambria Math" w:cs="Times New Roman"/>
                          <w:sz w:val="24"/>
                          <w:szCs w:val="24"/>
                        </w:rPr>
                        <m:t>drop</m:t>
                      </m:r>
                    </m:sup>
                  </m:sSubSup>
                  <m:r>
                    <w:rPr>
                      <w:rFonts w:ascii="Cambria Math" w:eastAsia="Times New Roman" w:hAnsi="Cambria Math" w:cs="Times New Roman"/>
                      <w:sz w:val="24"/>
                      <w:szCs w:val="24"/>
                    </w:rPr>
                    <m:t>,…,</m:t>
                  </m:r>
                  <m:sSubSup>
                    <m:sSubSupPr>
                      <m:ctrlPr>
                        <w:rPr>
                          <w:rFonts w:ascii="Cambria Math" w:hAnsi="Cambria Math"/>
                          <w:i/>
                        </w:rPr>
                      </m:ctrlPr>
                    </m:sSubSupPr>
                    <m:e>
                      <m:r>
                        <w:rPr>
                          <w:rFonts w:ascii="Cambria Math" w:hAnsi="Cambria Math"/>
                        </w:rPr>
                        <m:t>β</m:t>
                      </m:r>
                    </m:e>
                    <m:sub>
                      <m:r>
                        <w:rPr>
                          <w:rFonts w:ascii="Cambria Math" w:hAnsi="Cambria Math"/>
                        </w:rPr>
                        <m:t>N</m:t>
                      </m:r>
                    </m:sub>
                    <m:sup>
                      <m:r>
                        <m:rPr>
                          <m:nor/>
                        </m:rPr>
                        <w:rPr>
                          <w:rFonts w:ascii="Cambria Math" w:eastAsia="Times New Roman" w:hAnsi="Cambria Math" w:cs="Times New Roman"/>
                          <w:sz w:val="24"/>
                          <w:szCs w:val="24"/>
                        </w:rPr>
                        <m:t>drop</m:t>
                      </m:r>
                    </m:sup>
                  </m:sSubSup>
                </m:e>
              </m:d>
            </m:e>
            <m:sup>
              <m:r>
                <w:rPr>
                  <w:rFonts w:ascii="Cambria Math" w:eastAsia="Times New Roman" w:hAnsi="Cambria Math" w:cs="Times New Roman"/>
                  <w:sz w:val="24"/>
                  <w:szCs w:val="24"/>
                </w:rPr>
                <m:t>T</m:t>
              </m:r>
            </m:sup>
          </m:sSup>
        </m:oMath>
      </m:oMathPara>
    </w:p>
    <w:p w14:paraId="1D557310" w14:textId="65570566" w:rsidR="00482B30" w:rsidRPr="00D24A82" w:rsidRDefault="00D24A82" w:rsidP="00482B30">
      <w:pPr>
        <w:spacing w:after="160"/>
        <w:rPr>
          <w:rFonts w:ascii="Times New Roman" w:eastAsia="Times New Roman" w:hAnsi="Times New Roman" w:cs="Times New Roman"/>
          <w:sz w:val="24"/>
          <w:szCs w:val="24"/>
        </w:rPr>
      </w:pPr>
      <w:r w:rsidRPr="00D24A82">
        <w:rPr>
          <w:rFonts w:ascii="Times New Roman" w:eastAsia="Times New Roman" w:hAnsi="Times New Roman" w:cs="Times New Roman"/>
          <w:sz w:val="24"/>
          <w:szCs w:val="24"/>
        </w:rPr>
        <w:t>and constructed an analogous vector for delay</w:t>
      </w:r>
      <w:r w:rsidR="00482B30">
        <w:rPr>
          <w:rFonts w:ascii="Times New Roman" w:eastAsia="Times New Roman" w:hAnsi="Times New Roman" w:cs="Times New Roman"/>
          <w:sz w:val="24"/>
          <w:szCs w:val="24"/>
        </w:rPr>
        <w:t xml:space="preserve"> </w:t>
      </w:r>
      <w:r w:rsidR="00482B30" w:rsidRPr="00482B30">
        <w:rPr>
          <w:rFonts w:ascii="Cambria Math" w:eastAsia="Times New Roman" w:hAnsi="Cambria Math" w:cs="Times New Roman"/>
          <w:i/>
          <w:sz w:val="24"/>
          <w:szCs w:val="24"/>
        </w:rPr>
        <w:br/>
      </w: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rPr>
                      </m:ctrlPr>
                    </m:sSubSupPr>
                    <m:e>
                      <m:r>
                        <w:rPr>
                          <w:rFonts w:ascii="Cambria Math" w:hAnsi="Cambria Math"/>
                        </w:rPr>
                        <m:t>β</m:t>
                      </m:r>
                    </m:e>
                    <m:sub>
                      <m:r>
                        <w:rPr>
                          <w:rFonts w:ascii="Cambria Math" w:hAnsi="Cambria Math"/>
                        </w:rPr>
                        <m:t>1</m:t>
                      </m:r>
                    </m:sub>
                    <m:sup>
                      <m:r>
                        <m:rPr>
                          <m:nor/>
                        </m:rPr>
                        <w:rPr>
                          <w:rFonts w:ascii="Cambria Math" w:eastAsia="Times New Roman" w:hAnsi="Cambria Math" w:cs="Times New Roman"/>
                          <w:sz w:val="24"/>
                          <w:szCs w:val="24"/>
                        </w:rPr>
                        <m:t>delay</m:t>
                      </m:r>
                    </m:sup>
                  </m:sSubSup>
                  <m:r>
                    <w:rPr>
                      <w:rFonts w:ascii="Cambria Math" w:eastAsia="Times New Roman" w:hAnsi="Cambria Math" w:cs="Times New Roman"/>
                      <w:sz w:val="24"/>
                      <w:szCs w:val="24"/>
                    </w:rPr>
                    <m:t>,…,</m:t>
                  </m:r>
                  <m:sSubSup>
                    <m:sSubSupPr>
                      <m:ctrlPr>
                        <w:rPr>
                          <w:rFonts w:ascii="Cambria Math" w:hAnsi="Cambria Math"/>
                          <w:i/>
                        </w:rPr>
                      </m:ctrlPr>
                    </m:sSubSupPr>
                    <m:e>
                      <m:r>
                        <w:rPr>
                          <w:rFonts w:ascii="Cambria Math" w:hAnsi="Cambria Math"/>
                        </w:rPr>
                        <m:t>β</m:t>
                      </m:r>
                    </m:e>
                    <m:sub>
                      <m:r>
                        <w:rPr>
                          <w:rFonts w:ascii="Cambria Math" w:hAnsi="Cambria Math"/>
                        </w:rPr>
                        <m:t>N</m:t>
                      </m:r>
                    </m:sub>
                    <m:sup>
                      <m:r>
                        <m:rPr>
                          <m:nor/>
                        </m:rPr>
                        <w:rPr>
                          <w:rFonts w:ascii="Cambria Math" w:eastAsia="Times New Roman" w:hAnsi="Cambria Math" w:cs="Times New Roman"/>
                          <w:sz w:val="24"/>
                          <w:szCs w:val="24"/>
                        </w:rPr>
                        <m:t>delay</m:t>
                      </m:r>
                    </m:sup>
                  </m:sSubSup>
                </m:e>
              </m:d>
            </m:e>
            <m:sup>
              <m:r>
                <w:rPr>
                  <w:rFonts w:ascii="Cambria Math" w:eastAsia="Times New Roman" w:hAnsi="Cambria Math" w:cs="Times New Roman"/>
                  <w:sz w:val="24"/>
                  <w:szCs w:val="24"/>
                </w:rPr>
                <m:t>T</m:t>
              </m:r>
            </m:sup>
          </m:sSup>
        </m:oMath>
      </m:oMathPara>
    </w:p>
    <w:p w14:paraId="2BD2096D" w14:textId="5CA2B1D2" w:rsidR="00D24A82" w:rsidRDefault="00D24A82" w:rsidP="00D24A82">
      <w:pPr>
        <w:spacing w:after="160"/>
        <w:rPr>
          <w:rFonts w:ascii="Times New Roman" w:eastAsia="Times New Roman" w:hAnsi="Times New Roman" w:cs="Times New Roman"/>
          <w:sz w:val="24"/>
          <w:szCs w:val="24"/>
        </w:rPr>
      </w:pPr>
      <w:r w:rsidRPr="00D24A82">
        <w:rPr>
          <w:rFonts w:ascii="Times New Roman" w:eastAsia="Times New Roman" w:hAnsi="Times New Roman" w:cs="Times New Roman"/>
          <w:sz w:val="24"/>
          <w:szCs w:val="24"/>
        </w:rPr>
        <w:t xml:space="preserve">These vectors define one-dimensional encoding </w:t>
      </w:r>
      <w:r w:rsidR="00482B30">
        <w:rPr>
          <w:rFonts w:ascii="Times New Roman" w:eastAsia="Times New Roman" w:hAnsi="Times New Roman" w:cs="Times New Roman"/>
          <w:sz w:val="24"/>
          <w:szCs w:val="24"/>
        </w:rPr>
        <w:t>axes</w:t>
      </w:r>
      <w:r w:rsidRPr="00D24A82">
        <w:rPr>
          <w:rFonts w:ascii="Times New Roman" w:eastAsia="Times New Roman" w:hAnsi="Times New Roman" w:cs="Times New Roman"/>
          <w:sz w:val="24"/>
          <w:szCs w:val="24"/>
        </w:rPr>
        <w:t xml:space="preserve"> in the N-dimensional neural activity space. Their elements are the contributions, or tuning weights, of individual neurons</w:t>
      </w:r>
      <w:r w:rsidR="00482B30">
        <w:rPr>
          <w:rFonts w:ascii="Times New Roman" w:eastAsia="Times New Roman" w:hAnsi="Times New Roman" w:cs="Times New Roman"/>
          <w:sz w:val="24"/>
          <w:szCs w:val="24"/>
        </w:rPr>
        <w:t>.</w:t>
      </w:r>
      <w:r w:rsidR="00482B30" w:rsidRPr="00482B30">
        <w:rPr>
          <w:rFonts w:ascii="Times New Roman" w:eastAsia="Times New Roman" w:hAnsi="Times New Roman" w:cs="Times New Roman"/>
          <w:sz w:val="24"/>
          <w:szCs w:val="24"/>
        </w:rPr>
        <w:t xml:space="preserve"> </w:t>
      </w:r>
      <w:r w:rsidR="00482B30" w:rsidRPr="0097111E">
        <w:rPr>
          <w:rFonts w:ascii="Times New Roman" w:eastAsia="Times New Roman" w:hAnsi="Times New Roman" w:cs="Times New Roman"/>
          <w:sz w:val="24"/>
          <w:szCs w:val="24"/>
        </w:rPr>
        <w:t>Because neurons were pooled across recording sessions, these axes were constructed in pseudo-population space.</w:t>
      </w:r>
    </w:p>
    <w:p w14:paraId="0EAEAF2A" w14:textId="1449D370" w:rsidR="00107175" w:rsidRDefault="00107175" w:rsidP="0079527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compare the similarity of coding dimensions, we computed the cosine similarity</w:t>
      </w:r>
      <w:r w:rsidR="0074415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between the population vectors. </w:t>
      </w:r>
    </w:p>
    <w:p w14:paraId="71A35F90" w14:textId="43580DF3" w:rsidR="00744159" w:rsidRPr="00257B04" w:rsidRDefault="00024F66" w:rsidP="00795274">
      <w:pPr>
        <w:spacing w:after="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r>
            <m:rPr>
              <m:nor/>
            </m:rP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num>
            <m:den>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m:t>
              </m:r>
            </m:den>
          </m:f>
        </m:oMath>
      </m:oMathPara>
    </w:p>
    <w:p w14:paraId="20E19410" w14:textId="0DCD5590" w:rsidR="00257B04" w:rsidRDefault="00257B04" w:rsidP="00795274">
      <w:pPr>
        <w:spacing w:after="0"/>
        <w:rPr>
          <w:rFonts w:ascii="Times New Roman" w:eastAsia="Times New Roman" w:hAnsi="Times New Roman" w:cs="Times New Roman"/>
          <w:sz w:val="24"/>
          <w:szCs w:val="24"/>
        </w:rPr>
      </w:pPr>
      <w:r w:rsidRPr="00257B04">
        <w:rPr>
          <w:rFonts w:ascii="Times New Roman" w:eastAsia="Times New Roman" w:hAnsi="Times New Roman" w:cs="Times New Roman"/>
          <w:sz w:val="24"/>
          <w:szCs w:val="24"/>
        </w:rPr>
        <w:t>This measure reflects the geometric angle between the regression-derived axes in neural population space</w:t>
      </w:r>
      <w:r w:rsidR="00450F64">
        <w:rPr>
          <w:rFonts w:ascii="Times New Roman" w:eastAsia="Times New Roman" w:hAnsi="Times New Roman" w:cs="Times New Roman"/>
          <w:sz w:val="24"/>
          <w:szCs w:val="24"/>
        </w:rPr>
        <w:t>.</w:t>
      </w:r>
    </w:p>
    <w:p w14:paraId="18CCF86E" w14:textId="77777777" w:rsidR="00450F64" w:rsidRPr="002826DC" w:rsidRDefault="00450F64" w:rsidP="00795274">
      <w:pPr>
        <w:spacing w:after="0"/>
        <w:rPr>
          <w:rFonts w:ascii="Times New Roman" w:eastAsia="Times New Roman" w:hAnsi="Times New Roman" w:cs="Times New Roman"/>
          <w:sz w:val="24"/>
          <w:szCs w:val="24"/>
        </w:rPr>
      </w:pPr>
    </w:p>
    <w:p w14:paraId="5A1EB8D0" w14:textId="73BFC7D8" w:rsidR="00107175" w:rsidRDefault="00053A0A" w:rsidP="00D24A82">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oMath>
      <w:r>
        <w:rPr>
          <w:rFonts w:ascii="Times New Roman" w:eastAsia="Times New Roman" w:hAnsi="Times New Roman" w:cs="Times New Roman"/>
          <w:sz w:val="24"/>
          <w:szCs w:val="24"/>
        </w:rPr>
        <w:t>are obtained from the same regression, to exclude the possibility that the coding dimension similarity</w:t>
      </w:r>
      <w:r w:rsidR="00B101F7">
        <w:rPr>
          <w:rFonts w:ascii="Times New Roman" w:eastAsia="Times New Roman" w:hAnsi="Times New Roman" w:cs="Times New Roman"/>
          <w:sz w:val="24"/>
          <w:szCs w:val="24"/>
        </w:rPr>
        <w:t xml:space="preserve"> between them</w:t>
      </w:r>
      <w:r>
        <w:rPr>
          <w:rFonts w:ascii="Times New Roman" w:eastAsia="Times New Roman" w:hAnsi="Times New Roman" w:cs="Times New Roman"/>
          <w:sz w:val="24"/>
          <w:szCs w:val="24"/>
        </w:rPr>
        <w:t xml:space="preserve"> is an artifact of the fitting process, we adopted a cross-validat</w:t>
      </w:r>
      <w:r w:rsidR="00071E87">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cosine similarity </w:t>
      </w:r>
      <w:r w:rsidR="00071E87">
        <w:rPr>
          <w:rFonts w:ascii="Times New Roman" w:eastAsia="Times New Roman" w:hAnsi="Times New Roman" w:cs="Times New Roman"/>
          <w:sz w:val="24"/>
          <w:szCs w:val="24"/>
        </w:rPr>
        <w:t xml:space="preserve">metric </w:t>
      </w:r>
      <w:r>
        <w:rPr>
          <w:rFonts w:ascii="Times New Roman" w:eastAsia="Times New Roman" w:hAnsi="Times New Roman" w:cs="Times New Roman"/>
          <w:sz w:val="24"/>
          <w:szCs w:val="24"/>
        </w:rPr>
        <w:t>instead.</w:t>
      </w:r>
      <w:r w:rsidR="00071E87">
        <w:rPr>
          <w:rFonts w:ascii="Times New Roman" w:eastAsia="Times New Roman" w:hAnsi="Times New Roman" w:cs="Times New Roman"/>
          <w:sz w:val="24"/>
          <w:szCs w:val="24"/>
        </w:rPr>
        <w:t xml:space="preserve"> To do this, we split the data into two halves, and </w:t>
      </w:r>
      <w:r w:rsidR="002C2693">
        <w:rPr>
          <w:rFonts w:ascii="Times New Roman" w:eastAsia="Times New Roman" w:hAnsi="Times New Roman" w:cs="Times New Roman"/>
          <w:sz w:val="24"/>
          <w:szCs w:val="24"/>
        </w:rPr>
        <w:t>repeated the regression separately on the two halves, and then computed</w:t>
      </w:r>
      <w:r w:rsidR="00071E87">
        <w:rPr>
          <w:rFonts w:ascii="Times New Roman" w:eastAsia="Times New Roman" w:hAnsi="Times New Roman" w:cs="Times New Roman"/>
          <w:sz w:val="24"/>
          <w:szCs w:val="24"/>
        </w:rPr>
        <w:t xml:space="preserve"> the similarity between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Cambria Math" w:eastAsia="Times New Roman" w:hAnsi="Cambria Math" w:cs="Times New Roman"/>
                <w:sz w:val="24"/>
                <w:szCs w:val="24"/>
              </w:rPr>
              <m:t>drop</m:t>
            </m:r>
            <m:ctrlPr>
              <w:rPr>
                <w:rFonts w:ascii="Cambria Math" w:eastAsia="Times New Roman" w:hAnsi="Cambria Math" w:cs="Times New Roman"/>
                <w:sz w:val="24"/>
                <w:szCs w:val="24"/>
              </w:rPr>
            </m:ctrlPr>
          </m:sup>
        </m:sSubSup>
      </m:oMath>
      <w:r>
        <w:rPr>
          <w:rFonts w:ascii="Times New Roman" w:eastAsia="Times New Roman" w:hAnsi="Times New Roman" w:cs="Times New Roman"/>
          <w:sz w:val="24"/>
          <w:szCs w:val="24"/>
        </w:rPr>
        <w:t xml:space="preserve"> </w:t>
      </w:r>
      <w:r w:rsidR="002C2693">
        <w:rPr>
          <w:rFonts w:ascii="Times New Roman" w:eastAsia="Times New Roman" w:hAnsi="Times New Roman" w:cs="Times New Roman"/>
          <w:sz w:val="24"/>
          <w:szCs w:val="24"/>
        </w:rPr>
        <w:t xml:space="preserve">from regression 1, and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Cambria Math" w:eastAsia="Times New Roman" w:hAnsi="Cambria Math" w:cs="Times New Roman"/>
                <w:sz w:val="24"/>
                <w:szCs w:val="24"/>
              </w:rPr>
              <m:t>delay</m:t>
            </m:r>
            <m:ctrlPr>
              <w:rPr>
                <w:rFonts w:ascii="Cambria Math" w:eastAsia="Times New Roman" w:hAnsi="Cambria Math" w:cs="Times New Roman"/>
                <w:sz w:val="24"/>
                <w:szCs w:val="24"/>
              </w:rPr>
            </m:ctrlPr>
          </m:sup>
        </m:sSubSup>
      </m:oMath>
      <w:r w:rsidR="002C2693">
        <w:rPr>
          <w:rFonts w:ascii="Times New Roman" w:eastAsia="Times New Roman" w:hAnsi="Times New Roman" w:cs="Times New Roman"/>
          <w:sz w:val="24"/>
          <w:szCs w:val="24"/>
        </w:rPr>
        <w:t xml:space="preserve"> from regression 2, and vice versa. </w:t>
      </w:r>
    </w:p>
    <w:p w14:paraId="065C594E" w14:textId="5907DEFE" w:rsidR="00744159" w:rsidRPr="00024F66" w:rsidRDefault="00024F66" w:rsidP="00744159">
      <w:pPr>
        <w:spacing w:after="160"/>
        <w:rPr>
          <w:b/>
          <w:bCs/>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Cambria Math" w:eastAsia="Times New Roman" w:hAnsi="Cambria Math" w:cs="Times New Roman"/>
                  <w:sz w:val="24"/>
                  <w:szCs w:val="24"/>
                </w:rPr>
                <m:t>cross-validated</m:t>
              </m:r>
            </m:sub>
          </m:sSub>
          <m:r>
            <w:rPr>
              <w:rFonts w:ascii="Cambria Math" w:eastAsia="Times New Roman" w:hAnsi="Cambria Math" w:cs="Times New Roman"/>
              <w:sz w:val="24"/>
              <w:szCs w:val="24"/>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eastAsia="Times New Roman" w:hAnsi="Cambria Math" w:cs="Times New Roman"/>
                  <w:sz w:val="24"/>
                  <w:szCs w:val="24"/>
                </w:rPr>
                <m:t>CS</m:t>
              </m:r>
              <m:d>
                <m:dPr>
                  <m:ctrlPr>
                    <w:rPr>
                      <w:rFonts w:ascii="Cambria Math" w:hAnsi="Cambria Math"/>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Cambria Math" w:eastAsia="Times New Roman" w:hAnsi="Cambria Math" w:cs="Times New Roman"/>
                          <w:sz w:val="24"/>
                          <w:szCs w:val="24"/>
                        </w:rPr>
                        <m:t>drop</m:t>
                      </m:r>
                      <m:ctrlPr>
                        <w:rPr>
                          <w:rFonts w:ascii="Cambria Math" w:eastAsia="Times New Roman" w:hAnsi="Cambria Math" w:cs="Times New Roman"/>
                          <w:sz w:val="24"/>
                          <w:szCs w:val="24"/>
                        </w:rPr>
                      </m:ctrlPr>
                    </m:sup>
                  </m:sSubSup>
                  <m:r>
                    <w:rPr>
                      <w:rFonts w:ascii="Cambria Math" w:hAnsi="Cambria Math"/>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Cambria Math" w:eastAsia="Times New Roman" w:hAnsi="Cambria Math" w:cs="Times New Roman"/>
                          <w:sz w:val="24"/>
                          <w:szCs w:val="24"/>
                        </w:rPr>
                        <m:t>delay</m:t>
                      </m:r>
                      <m:ctrlPr>
                        <w:rPr>
                          <w:rFonts w:ascii="Cambria Math" w:eastAsia="Times New Roman" w:hAnsi="Cambria Math" w:cs="Times New Roman"/>
                          <w:sz w:val="24"/>
                          <w:szCs w:val="24"/>
                        </w:rPr>
                      </m:ctrlPr>
                    </m:sup>
                  </m:sSubSup>
                </m:e>
              </m:d>
              <m:r>
                <w:rPr>
                  <w:rFonts w:ascii="Cambria Math" w:hAnsi="Cambria Math"/>
                </w:rPr>
                <m:t>+</m:t>
              </m:r>
              <m:r>
                <w:rPr>
                  <w:rFonts w:ascii="Cambria Math" w:eastAsia="Times New Roman" w:hAnsi="Cambria Math" w:cs="Times New Roman"/>
                  <w:sz w:val="24"/>
                  <w:szCs w:val="24"/>
                </w:rPr>
                <m:t>CS</m:t>
              </m:r>
              <m:d>
                <m:dPr>
                  <m:ctrlPr>
                    <w:rPr>
                      <w:rFonts w:ascii="Cambria Math" w:hAnsi="Cambria Math"/>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Cambria Math" w:eastAsia="Times New Roman" w:hAnsi="Cambria Math" w:cs="Times New Roman"/>
                          <w:sz w:val="24"/>
                          <w:szCs w:val="24"/>
                        </w:rPr>
                        <m:t>delay</m:t>
                      </m:r>
                      <m:ctrlPr>
                        <w:rPr>
                          <w:rFonts w:ascii="Cambria Math" w:eastAsia="Times New Roman" w:hAnsi="Cambria Math" w:cs="Times New Roman"/>
                          <w:sz w:val="24"/>
                          <w:szCs w:val="24"/>
                        </w:rPr>
                      </m:ctrlPr>
                    </m:sup>
                  </m:sSubSup>
                  <m:r>
                    <w:rPr>
                      <w:rFonts w:ascii="Cambria Math" w:hAnsi="Cambria Math"/>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Cambria Math" w:eastAsia="Times New Roman" w:hAnsi="Cambria Math" w:cs="Times New Roman"/>
                          <w:sz w:val="24"/>
                          <w:szCs w:val="24"/>
                        </w:rPr>
                        <m:t>drop</m:t>
                      </m:r>
                      <m:ctrlPr>
                        <w:rPr>
                          <w:rFonts w:ascii="Cambria Math" w:eastAsia="Times New Roman" w:hAnsi="Cambria Math" w:cs="Times New Roman"/>
                          <w:sz w:val="24"/>
                          <w:szCs w:val="24"/>
                        </w:rPr>
                      </m:ctrlPr>
                    </m:sup>
                  </m:sSubSup>
                </m:e>
              </m:d>
            </m:e>
          </m:d>
        </m:oMath>
      </m:oMathPara>
    </w:p>
    <w:p w14:paraId="541E5236" w14:textId="0A0E18EB" w:rsidR="00107175" w:rsidRDefault="00FA11BD" w:rsidP="00D24A82">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Cambria Math" w:eastAsia="Times New Roman" w:hAnsi="Cambria Math" w:cs="Times New Roman"/>
                <w:sz w:val="24"/>
                <w:szCs w:val="24"/>
              </w:rPr>
              <m:t>cross-validated</m:t>
            </m:r>
          </m:sub>
        </m:sSub>
      </m:oMath>
      <w:r>
        <w:rPr>
          <w:rFonts w:ascii="Times New Roman" w:eastAsia="Times New Roman" w:hAnsi="Times New Roman" w:cs="Times New Roman"/>
          <w:sz w:val="24"/>
          <w:szCs w:val="24"/>
        </w:rPr>
        <w:t xml:space="preserve"> by repeating the shuffling 10000 times and computing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Cambria Math" w:eastAsia="Times New Roman" w:hAnsi="Cambria Math" w:cs="Times New Roman"/>
                <w:sz w:val="24"/>
                <w:szCs w:val="24"/>
              </w:rPr>
              <m:t>cross-validated</m:t>
            </m:r>
          </m:sub>
        </m:sSub>
      </m:oMath>
      <w:r>
        <w:rPr>
          <w:rFonts w:ascii="Times New Roman" w:eastAsia="Times New Roman" w:hAnsi="Times New Roman" w:cs="Times New Roman"/>
          <w:sz w:val="24"/>
          <w:szCs w:val="24"/>
        </w:rPr>
        <w:t xml:space="preserve"> for the shuffled data. </w:t>
      </w:r>
    </w:p>
    <w:p w14:paraId="06962DB6" w14:textId="77777777" w:rsidR="00107175" w:rsidRDefault="00107175" w:rsidP="00D24A82">
      <w:pPr>
        <w:spacing w:after="160"/>
        <w:rPr>
          <w:rFonts w:ascii="Times New Roman" w:eastAsia="Times New Roman" w:hAnsi="Times New Roman" w:cs="Times New Roman"/>
          <w:sz w:val="24"/>
          <w:szCs w:val="24"/>
        </w:rPr>
      </w:pPr>
    </w:p>
    <w:p w14:paraId="7FA39D6D" w14:textId="7C72D97C" w:rsidR="0097111E" w:rsidRDefault="009A37F7" w:rsidP="009A37F7">
      <w:pPr>
        <w:spacing w:after="1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We used a similar approach for defining the population coding dimension for discounted value. </w:t>
      </w:r>
      <w:r w:rsidR="00331514">
        <w:rPr>
          <w:rFonts w:ascii="Times New Roman" w:eastAsia="Times New Roman" w:hAnsi="Times New Roman" w:cs="Times New Roman"/>
          <w:sz w:val="24"/>
          <w:szCs w:val="24"/>
          <w:lang w:val="en-US"/>
        </w:rPr>
        <w:t xml:space="preserve">A separate regression was carried out </w:t>
      </w:r>
      <w:r>
        <w:rPr>
          <w:rFonts w:ascii="Times New Roman" w:eastAsia="Times New Roman" w:hAnsi="Times New Roman" w:cs="Times New Roman"/>
          <w:sz w:val="24"/>
          <w:szCs w:val="24"/>
          <w:lang w:val="en-US"/>
        </w:rPr>
        <w:t>with DV as the predictor</w:t>
      </w:r>
      <w:r w:rsidR="00331514">
        <w:rPr>
          <w:rFonts w:ascii="Times New Roman" w:eastAsia="Times New Roman" w:hAnsi="Times New Roman" w:cs="Times New Roman"/>
          <w:sz w:val="24"/>
          <w:szCs w:val="24"/>
          <w:lang w:val="en-US"/>
        </w:rPr>
        <w:t xml:space="preserve">. </w:t>
      </w:r>
    </w:p>
    <w:p w14:paraId="3301292E" w14:textId="7655720C" w:rsidR="00331514" w:rsidRPr="00107175" w:rsidRDefault="00000000" w:rsidP="00D7612F">
      <w:pPr>
        <w:spacing w:after="160"/>
        <w:jc w:val="center"/>
        <w:rPr>
          <w:rFonts w:ascii="Times New Roman" w:eastAsia="Times New Roman" w:hAnsi="Times New Roman" w:cs="Times New Roman"/>
          <w:sz w:val="24"/>
          <w:szCs w:val="24"/>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value</m:t>
              </m:r>
            </m:sup>
          </m:sSubSup>
          <m:r>
            <w:rPr>
              <w:rFonts w:ascii="Cambria Math" w:hAnsi="Cambria Math"/>
            </w:rPr>
            <m:t>⋅DV+</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0000008F" w14:textId="5B2084B6" w:rsidR="00585BFC" w:rsidRDefault="00E67072" w:rsidP="003E2286">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Population coding dimensions for drop and delay were computed for [-250 0], [0 250], [250 500], [500 750], [750 1000] ms time windows, relative to the offer onset.</w:t>
      </w:r>
      <w:r w:rsidR="00AD7A53">
        <w:rPr>
          <w:rFonts w:ascii="Times New Roman" w:eastAsia="Times New Roman" w:hAnsi="Times New Roman" w:cs="Times New Roman"/>
          <w:sz w:val="24"/>
          <w:szCs w:val="24"/>
        </w:rPr>
        <w:t xml:space="preserve"> We also computed it for [-250 0] ms before the go signal. </w:t>
      </w:r>
      <w:r w:rsidR="00231EFF">
        <w:rPr>
          <w:rFonts w:ascii="Times New Roman" w:eastAsia="Times New Roman" w:hAnsi="Times New Roman" w:cs="Times New Roman"/>
          <w:sz w:val="24"/>
          <w:szCs w:val="24"/>
        </w:rPr>
        <w:t xml:space="preserve">Population coding dimension for value was computed at [-250 0] ms before the go signal. </w:t>
      </w:r>
    </w:p>
    <w:p w14:paraId="51B1B0B7" w14:textId="77777777" w:rsidR="00623E41" w:rsidRDefault="00623E41" w:rsidP="003E2286">
      <w:pPr>
        <w:spacing w:after="160"/>
        <w:rPr>
          <w:rFonts w:ascii="Times New Roman" w:eastAsia="Times New Roman" w:hAnsi="Times New Roman" w:cs="Times New Roman"/>
          <w:sz w:val="24"/>
          <w:szCs w:val="24"/>
        </w:rPr>
      </w:pPr>
    </w:p>
    <w:p w14:paraId="00000090"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Decoding analysis</w:t>
      </w:r>
    </w:p>
    <w:p w14:paraId="00000091"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w:t>
      </w:r>
      <w:r>
        <w:rPr>
          <w:rFonts w:ascii="Times New Roman" w:eastAsia="Times New Roman" w:hAnsi="Times New Roman" w:cs="Times New Roman"/>
          <w:sz w:val="24"/>
          <w:szCs w:val="24"/>
        </w:rPr>
        <w:lastRenderedPageBreak/>
        <w:t>10 times, and the average decoding accuracy was recorded. Decoding of drops, delays and offer identity were carried out separately. For each factor, decoding was performed using a sliding window (step size: 20 ms, width: 100 ms).</w:t>
      </w:r>
    </w:p>
    <w:p w14:paraId="00000092"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7">
        <w:r>
          <w:rPr>
            <w:rFonts w:ascii="Times New Roman" w:eastAsia="Times New Roman" w:hAnsi="Times New Roman" w:cs="Times New Roman"/>
            <w:color w:val="000000"/>
            <w:sz w:val="24"/>
            <w:szCs w:val="24"/>
          </w:rPr>
          <w:t>A. M. Trevail</w:t>
        </w:r>
      </w:hyperlink>
      <w:r>
        <w:rPr>
          <w:rFonts w:ascii="Times New Roman" w:eastAsia="Times New Roman" w:hAnsi="Times New Roman" w:cs="Times New Roman"/>
          <w:color w:val="000000"/>
          <w:sz w:val="24"/>
          <w:szCs w:val="24"/>
        </w:rPr>
        <w:t xml:space="preserve"> et al., Environmental heterogeneity decreases reproductive success via effects on foraging behaviour, </w:t>
      </w:r>
      <w:r>
        <w:rPr>
          <w:rFonts w:ascii="Times New Roman" w:eastAsia="Times New Roman" w:hAnsi="Times New Roman" w:cs="Times New Roman"/>
          <w:i/>
          <w:iCs/>
          <w:color w:val="000000"/>
          <w:sz w:val="24"/>
          <w:szCs w:val="24"/>
        </w:rPr>
        <w:t>Proc. Biol. 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286</w:t>
      </w:r>
      <w:r>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J. A. Eccard</w:t>
        </w:r>
      </w:hyperlink>
      <w:r>
        <w:rPr>
          <w:rFonts w:ascii="Times New Roman" w:eastAsia="Times New Roman" w:hAnsi="Times New Roman" w:cs="Times New Roman"/>
          <w:color w:val="000000"/>
          <w:sz w:val="24"/>
          <w:szCs w:val="24"/>
        </w:rPr>
        <w:t>, </w:t>
      </w:r>
      <w:hyperlink r:id="rId19">
        <w:r>
          <w:rPr>
            <w:rFonts w:ascii="Times New Roman" w:eastAsia="Times New Roman" w:hAnsi="Times New Roman" w:cs="Times New Roman"/>
            <w:color w:val="000000"/>
            <w:sz w:val="24"/>
            <w:szCs w:val="24"/>
          </w:rPr>
          <w:t>T. Liesenjohann</w:t>
        </w:r>
      </w:hyperlink>
      <w:r>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M. Dammhahn</w:t>
        </w:r>
      </w:hyperlink>
      <w:r>
        <w:rPr>
          <w:rFonts w:ascii="Aptos" w:eastAsia="Aptos" w:hAnsi="Aptos" w:cs="Aptos"/>
          <w:color w:val="000000"/>
          <w:sz w:val="24"/>
          <w:szCs w:val="24"/>
        </w:rPr>
        <w:t>.</w:t>
      </w:r>
      <w:r>
        <w:rPr>
          <w:rFonts w:ascii="Times New Roman" w:eastAsia="Times New Roman" w:hAnsi="Times New Roman" w:cs="Times New Roman"/>
          <w:color w:val="000000"/>
          <w:sz w:val="24"/>
          <w:szCs w:val="24"/>
        </w:rPr>
        <w:t xml:space="preserve"> Among-individual differences in foraging modulate resource exploitation under perceived predation risk. </w:t>
      </w:r>
      <w:r>
        <w:rPr>
          <w:rFonts w:ascii="Times New Roman" w:eastAsia="Times New Roman" w:hAnsi="Times New Roman" w:cs="Times New Roman"/>
          <w:i/>
          <w:iCs/>
          <w:color w:val="000000"/>
          <w:sz w:val="24"/>
          <w:szCs w:val="24"/>
        </w:rPr>
        <w:t>Oecologia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194</w:t>
      </w:r>
      <w:r>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Keidel K, Rramani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Shamosh NA, Deyoung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Neuropsychologia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environmental disadvantage on youth delayed reward discounting. </w:t>
      </w:r>
      <w:r>
        <w:rPr>
          <w:rFonts w:ascii="Times New Roman" w:eastAsia="Times New Roman" w:hAnsi="Times New Roman" w:cs="Times New Roman"/>
          <w:i/>
          <w:iCs/>
          <w:color w:val="000000"/>
          <w:sz w:val="24"/>
          <w:szCs w:val="24"/>
        </w:rPr>
        <w:t xml:space="preserve">Dev Psychopathol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Front Behav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Vuchinich RE, Simpson CA. Hyperbolic temporal discounting in social drinkers and problem drinkers. </w:t>
      </w:r>
      <w:r>
        <w:rPr>
          <w:rFonts w:ascii="Times New Roman" w:eastAsia="Times New Roman" w:hAnsi="Times New Roman" w:cs="Times New Roman"/>
          <w:i/>
          <w:iCs/>
          <w:color w:val="000000"/>
          <w:sz w:val="24"/>
          <w:szCs w:val="24"/>
        </w:rPr>
        <w:t>Exp Clin Psychopharmacol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Reynolds B. A review of delay-discounting research with humans: relations to drug use and gambling. </w:t>
      </w:r>
      <w:r>
        <w:rPr>
          <w:rFonts w:ascii="Times New Roman" w:eastAsia="Times New Roman" w:hAnsi="Times New Roman" w:cs="Times New Roman"/>
          <w:i/>
          <w:iCs/>
          <w:color w:val="000000"/>
          <w:sz w:val="24"/>
          <w:szCs w:val="24"/>
        </w:rPr>
        <w:t>Behav 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MacKillop J, Amlung MT, Few LR, Ray LA, Sweet LH, Munafò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21">
        <w:r>
          <w:rPr>
            <w:rFonts w:ascii="Times New Roman" w:eastAsia="Times New Roman" w:hAnsi="Times New Roman" w:cs="Times New Roman"/>
            <w:color w:val="000000"/>
            <w:sz w:val="24"/>
            <w:szCs w:val="24"/>
          </w:rPr>
          <w:t>S. Wang</w:t>
        </w:r>
      </w:hyperlink>
      <w:r>
        <w:rPr>
          <w:rFonts w:ascii="Times New Roman" w:eastAsia="Times New Roman" w:hAnsi="Times New Roman" w:cs="Times New Roman"/>
          <w:color w:val="000000"/>
          <w:sz w:val="24"/>
          <w:szCs w:val="24"/>
          <w:vertAlign w:val="superscript"/>
        </w:rPr>
        <w:t> </w:t>
      </w:r>
      <w:hyperlink r:id="rId22"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 </w:t>
      </w:r>
      <w:hyperlink r:id="rId23">
        <w:r>
          <w:rPr>
            <w:rFonts w:ascii="Times New Roman" w:eastAsia="Times New Roman" w:hAnsi="Times New Roman" w:cs="Times New Roman"/>
            <w:color w:val="000000"/>
            <w:sz w:val="24"/>
            <w:szCs w:val="24"/>
          </w:rPr>
          <w:t>R. Falcone</w:t>
        </w:r>
      </w:hyperlink>
      <w:r>
        <w:rPr>
          <w:rFonts w:ascii="Times New Roman" w:eastAsia="Times New Roman" w:hAnsi="Times New Roman" w:cs="Times New Roman"/>
          <w:color w:val="000000"/>
          <w:sz w:val="24"/>
          <w:szCs w:val="24"/>
          <w:vertAlign w:val="superscript"/>
        </w:rPr>
        <w:t> </w:t>
      </w:r>
      <w:hyperlink r:id="rId24"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5">
        <w:r>
          <w:rPr>
            <w:rFonts w:ascii="Times New Roman" w:eastAsia="Times New Roman" w:hAnsi="Times New Roman" w:cs="Times New Roman"/>
            <w:color w:val="000000"/>
            <w:sz w:val="24"/>
            <w:szCs w:val="24"/>
          </w:rPr>
          <w:t>B. Richmond</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6">
        <w:r>
          <w:rPr>
            <w:rFonts w:ascii="Times New Roman" w:eastAsia="Times New Roman" w:hAnsi="Times New Roman" w:cs="Times New Roman"/>
            <w:color w:val="000000"/>
            <w:sz w:val="24"/>
            <w:szCs w:val="24"/>
          </w:rPr>
          <w:t>B. B. Averbeck</w:t>
        </w:r>
      </w:hyperlink>
      <w:r>
        <w:rPr>
          <w:rFonts w:ascii="Times New Roman" w:eastAsia="Times New Roman" w:hAnsi="Times New Roman" w:cs="Times New Roman"/>
          <w:color w:val="000000"/>
          <w:sz w:val="24"/>
          <w:szCs w:val="24"/>
        </w:rPr>
        <w:t xml:space="preserve">, Attractor dynamics reflect decision confidence in macaque prefrontal cortex.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26</w:t>
      </w:r>
      <w:r>
        <w:rPr>
          <w:rFonts w:ascii="Times New Roman" w:eastAsia="Times New Roman" w:hAnsi="Times New Roman" w:cs="Times New Roman"/>
          <w:color w:val="000000"/>
          <w:sz w:val="24"/>
          <w:szCs w:val="24"/>
        </w:rPr>
        <w:t xml:space="preserve">, 1970-1980 (2023). </w:t>
      </w:r>
      <w:hyperlink r:id="rId27"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00000A6"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 Tanaka, K. Doya, G. Okada, K. Ueda, Y. Okamoto, S. Yamawaki, Prediction of immediate and future rewards differentially recruits cortico-basal ganglia loops.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7</w:t>
      </w:r>
      <w:r>
        <w:rPr>
          <w:rFonts w:ascii="Times New Roman" w:eastAsia="Times New Roman" w:hAnsi="Times New Roman" w:cs="Times New Roman"/>
          <w:color w:val="000000"/>
          <w:sz w:val="24"/>
          <w:szCs w:val="24"/>
        </w:rPr>
        <w:t>, 887- 893 (2004).</w:t>
      </w:r>
    </w:p>
    <w:p w14:paraId="000000A7"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Koechlin, C. Ody, F. Kouneiher, The architecture of cognitive control in the human prefrontal cortex.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302</w:t>
      </w:r>
      <w:r>
        <w:rPr>
          <w:rFonts w:ascii="Times New Roman" w:eastAsia="Times New Roman" w:hAnsi="Times New Roman" w:cs="Times New Roman"/>
          <w:color w:val="000000"/>
          <w:sz w:val="24"/>
          <w:szCs w:val="24"/>
        </w:rPr>
        <w:t>, 1181-1185 (2003).</w:t>
      </w:r>
    </w:p>
    <w:p w14:paraId="000000A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Pr>
          <w:rFonts w:ascii="Times New Roman" w:eastAsia="Times New Roman" w:hAnsi="Times New Roman" w:cs="Times New Roman"/>
          <w:i/>
          <w:iCs/>
          <w:color w:val="000000"/>
          <w:sz w:val="24"/>
          <w:szCs w:val="24"/>
        </w:rPr>
        <w:t>Nature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497</w:t>
      </w:r>
      <w:r>
        <w:rPr>
          <w:rFonts w:ascii="Times New Roman" w:eastAsia="Times New Roman" w:hAnsi="Times New Roman" w:cs="Times New Roman"/>
          <w:color w:val="000000"/>
          <w:sz w:val="24"/>
          <w:szCs w:val="24"/>
        </w:rPr>
        <w:t xml:space="preserve">, 585-590 (2013). </w:t>
      </w:r>
    </w:p>
    <w:p w14:paraId="000000A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K. Miller, J. D. Cohen, An integrative theory of prefrontal cortex function. </w:t>
      </w:r>
      <w:r>
        <w:rPr>
          <w:rFonts w:ascii="Times New Roman" w:eastAsia="Times New Roman" w:hAnsi="Times New Roman" w:cs="Times New Roman"/>
          <w:i/>
          <w:iCs/>
          <w:color w:val="000000"/>
          <w:sz w:val="24"/>
          <w:szCs w:val="24"/>
        </w:rPr>
        <w:t>Annu. Rev.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24</w:t>
      </w:r>
      <w:r>
        <w:rPr>
          <w:rFonts w:ascii="Times New Roman" w:eastAsia="Times New Roman" w:hAnsi="Times New Roman" w:cs="Times New Roman"/>
          <w:color w:val="000000"/>
          <w:sz w:val="24"/>
          <w:szCs w:val="24"/>
        </w:rPr>
        <w:t>, 167-202 (2001).</w:t>
      </w:r>
    </w:p>
    <w:p w14:paraId="000000A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Tremblay S, Doucet G, Pieper F, Sachs A, Martinez-Trujillo J. Single-Trial Decoding of Visual Attention from Local Field Potentials in the Primate Lateral Prefrontal Cortex Is Frequency-Dependent</w:t>
      </w:r>
      <w:r>
        <w:rPr>
          <w:rFonts w:ascii="Times New Roman" w:eastAsia="Times New Roman" w:hAnsi="Times New Roman" w:cs="Times New Roman"/>
          <w:i/>
          <w:iCs/>
          <w:color w:val="000000"/>
          <w:sz w:val="24"/>
          <w:szCs w:val="24"/>
        </w:rPr>
        <w:t>. J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35</w:t>
      </w:r>
      <w:r>
        <w:rPr>
          <w:rFonts w:ascii="Times New Roman" w:eastAsia="Times New Roman" w:hAnsi="Times New Roman" w:cs="Times New Roman"/>
          <w:color w:val="000000"/>
          <w:sz w:val="24"/>
          <w:szCs w:val="24"/>
        </w:rPr>
        <w:t>, 9038-9049 (2015).</w:t>
      </w:r>
    </w:p>
    <w:p w14:paraId="000000A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 Bello F, Ceccarelli F, Messinger A, Genovesio A. Endogenous and exogenous attentional interplay through mixed prefrontal cortex resources. </w:t>
      </w:r>
      <w:r>
        <w:rPr>
          <w:rFonts w:ascii="Times New Roman" w:eastAsia="Times New Roman" w:hAnsi="Times New Roman" w:cs="Times New Roman"/>
          <w:i/>
          <w:iCs/>
          <w:color w:val="000000"/>
          <w:sz w:val="24"/>
          <w:szCs w:val="24"/>
        </w:rPr>
        <w:t>Curr Biol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35</w:t>
      </w:r>
      <w:r>
        <w:rPr>
          <w:rFonts w:ascii="Times New Roman" w:eastAsia="Times New Roman" w:hAnsi="Times New Roman" w:cs="Times New Roman"/>
          <w:color w:val="000000"/>
          <w:sz w:val="24"/>
          <w:szCs w:val="24"/>
        </w:rPr>
        <w:t>, 3825-3838.e3 (2025).</w:t>
      </w:r>
    </w:p>
    <w:p w14:paraId="000000A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Cools, M. D' Esposito, Inverted-U–shaped dopamine actions on human working memory and cognitive control. </w:t>
      </w:r>
      <w:r>
        <w:rPr>
          <w:rFonts w:ascii="Times New Roman" w:eastAsia="Times New Roman" w:hAnsi="Times New Roman" w:cs="Times New Roman"/>
          <w:i/>
          <w:iCs/>
          <w:color w:val="000000"/>
          <w:sz w:val="24"/>
          <w:szCs w:val="24"/>
        </w:rPr>
        <w:t>Biol. Psychiatry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69</w:t>
      </w:r>
      <w:r>
        <w:rPr>
          <w:rFonts w:ascii="Times New Roman" w:eastAsia="Times New Roman" w:hAnsi="Times New Roman" w:cs="Times New Roman"/>
          <w:color w:val="000000"/>
          <w:sz w:val="24"/>
          <w:szCs w:val="24"/>
        </w:rPr>
        <w:t>, e113-e125 (2011).</w:t>
      </w:r>
    </w:p>
    <w:p w14:paraId="000000A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69</w:t>
      </w:r>
      <w:r>
        <w:rPr>
          <w:rFonts w:ascii="Times New Roman" w:eastAsia="Times New Roman" w:hAnsi="Times New Roman" w:cs="Times New Roman"/>
          <w:color w:val="000000"/>
          <w:sz w:val="24"/>
          <w:szCs w:val="24"/>
        </w:rPr>
        <w:t>, 1204-1215 (2011).</w:t>
      </w:r>
    </w:p>
    <w:p w14:paraId="000000A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 Voon, et al., Disorders of compulsivity: A common bias towards learning habits. </w:t>
      </w:r>
      <w:r>
        <w:rPr>
          <w:rFonts w:ascii="Times New Roman" w:eastAsia="Times New Roman" w:hAnsi="Times New Roman" w:cs="Times New Roman"/>
          <w:i/>
          <w:iCs/>
          <w:color w:val="000000"/>
          <w:sz w:val="24"/>
          <w:szCs w:val="24"/>
        </w:rPr>
        <w:t>Mol. Psychiatry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20</w:t>
      </w:r>
      <w:r>
        <w:rPr>
          <w:rFonts w:ascii="Times New Roman" w:eastAsia="Times New Roman" w:hAnsi="Times New Roman" w:cs="Times New Roman"/>
          <w:color w:val="000000"/>
          <w:sz w:val="24"/>
          <w:szCs w:val="24"/>
        </w:rPr>
        <w:t>, 345-352 (2015).</w:t>
      </w:r>
    </w:p>
    <w:p w14:paraId="000000A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M. Gillan, M. Kosinski, R. Whelan, E. A. Phelps, N. D. Daw, Characterizing a psychiatric symptom dimension related to deficits in goal-directed control. </w:t>
      </w:r>
      <w:r>
        <w:rPr>
          <w:rFonts w:ascii="Times New Roman" w:eastAsia="Times New Roman" w:hAnsi="Times New Roman" w:cs="Times New Roman"/>
          <w:i/>
          <w:iCs/>
          <w:color w:val="000000"/>
          <w:sz w:val="24"/>
          <w:szCs w:val="24"/>
        </w:rPr>
        <w:t>eLife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color w:val="000000"/>
          <w:sz w:val="24"/>
          <w:szCs w:val="24"/>
        </w:rPr>
        <w:t>, e11305 (2016).</w:t>
      </w:r>
    </w:p>
    <w:p w14:paraId="000000B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Pagan M, Tang VD, Aoi MC, Pillow JW, Mante V, Sussillo D, Brody CD. Individual variability of neural computations underlying flexible decisions. Nature </w:t>
      </w:r>
      <w:r>
        <w:rPr>
          <w:rFonts w:ascii="Times New Roman" w:eastAsia="Times New Roman" w:hAnsi="Times New Roman" w:cs="Times New Roman"/>
          <w:b/>
          <w:bCs/>
          <w:color w:val="000000"/>
          <w:sz w:val="24"/>
          <w:szCs w:val="24"/>
        </w:rPr>
        <w:t>639</w:t>
      </w:r>
      <w:r>
        <w:rPr>
          <w:rFonts w:ascii="Times New Roman" w:eastAsia="Times New Roman" w:hAnsi="Times New Roman" w:cs="Times New Roman"/>
          <w:color w:val="000000"/>
          <w:sz w:val="24"/>
          <w:szCs w:val="24"/>
        </w:rPr>
        <w:t>, 421-429 (2025). </w:t>
      </w:r>
    </w:p>
    <w:p w14:paraId="000000B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Fascianelli V, Battista A, Stefanini F, Tsujimoto S, Genovesio A, Fusi S. Neural representational geometries reflect behavioral differences in monkeys and recurrent neural networks. </w:t>
      </w:r>
      <w:r>
        <w:rPr>
          <w:rFonts w:ascii="Times New Roman" w:eastAsia="Times New Roman" w:hAnsi="Times New Roman" w:cs="Times New Roman"/>
          <w:i/>
          <w:iCs/>
          <w:color w:val="000000"/>
          <w:sz w:val="24"/>
          <w:szCs w:val="24"/>
        </w:rPr>
        <w:t>Nat Commun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15</w:t>
      </w:r>
      <w:r>
        <w:rPr>
          <w:rFonts w:ascii="Times New Roman" w:eastAsia="Times New Roman" w:hAnsi="Times New Roman" w:cs="Times New Roman"/>
          <w:color w:val="000000"/>
          <w:sz w:val="24"/>
          <w:szCs w:val="24"/>
        </w:rPr>
        <w:t>, 6479 (2024). </w:t>
      </w:r>
    </w:p>
    <w:p w14:paraId="000000B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 Jr. Hays, B. J. Richmond, L. M. Optican, A UNIX-based multiple process system for real-time data acquisition and control. WESCON Conference Proceeding, pp 2/1–1 to 2/1–10. OSTI ID: 5213621 (1982).</w:t>
      </w:r>
    </w:p>
    <w:p w14:paraId="000000B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Pr>
          <w:rFonts w:ascii="Times New Roman" w:eastAsia="Times New Roman" w:hAnsi="Times New Roman" w:cs="Times New Roman"/>
          <w:i/>
          <w:iCs/>
          <w:color w:val="000000"/>
          <w:sz w:val="24"/>
          <w:szCs w:val="24"/>
        </w:rPr>
        <w:t xml:space="preserve">Psychol. Methods </w:t>
      </w: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434-447 (2003).</w:t>
      </w:r>
    </w:p>
    <w:p w14:paraId="000000B4" w14:textId="77777777" w:rsidR="00585BFC" w:rsidRDefault="00585BFC">
      <w:pPr>
        <w:spacing w:after="0" w:line="480" w:lineRule="auto"/>
        <w:rPr>
          <w:rFonts w:ascii="Times New Roman" w:eastAsia="Times New Roman" w:hAnsi="Times New Roman" w:cs="Times New Roman"/>
          <w:sz w:val="24"/>
          <w:szCs w:val="24"/>
        </w:rPr>
      </w:pPr>
    </w:p>
    <w:p w14:paraId="000000B5" w14:textId="77777777" w:rsidR="00585BFC" w:rsidRDefault="00585BFC">
      <w:pPr>
        <w:spacing w:after="0" w:line="480" w:lineRule="auto"/>
        <w:rPr>
          <w:rFonts w:ascii="Times New Roman" w:eastAsia="Times New Roman" w:hAnsi="Times New Roman" w:cs="Times New Roman"/>
          <w:b/>
          <w:bCs/>
          <w:sz w:val="24"/>
          <w:szCs w:val="24"/>
        </w:rPr>
      </w:pPr>
    </w:p>
    <w:p w14:paraId="000000B6" w14:textId="77777777" w:rsidR="00585BFC" w:rsidRDefault="00585BFC">
      <w:pPr>
        <w:spacing w:after="0" w:line="480" w:lineRule="auto"/>
        <w:rPr>
          <w:rFonts w:ascii="Times New Roman" w:eastAsia="Times New Roman" w:hAnsi="Times New Roman" w:cs="Times New Roman"/>
          <w:b/>
          <w:bCs/>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000000B9"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will be available once the manuscript has been accepted. </w:t>
      </w:r>
    </w:p>
    <w:p w14:paraId="000000BA" w14:textId="77777777" w:rsidR="00585BFC" w:rsidRDefault="00585BFC">
      <w:pPr>
        <w:spacing w:after="0" w:line="480" w:lineRule="auto"/>
        <w:rPr>
          <w:rFonts w:ascii="Times New Roman" w:eastAsia="Times New Roman" w:hAnsi="Times New Roman" w:cs="Times New Roman"/>
          <w:sz w:val="24"/>
          <w:szCs w:val="24"/>
        </w:rPr>
      </w:pPr>
    </w:p>
    <w:p w14:paraId="000000B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C"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authors should disclose any competing interests/conflicts of interest in accordance with journal’s policy.</w:t>
      </w:r>
    </w:p>
    <w:p w14:paraId="000000BD" w14:textId="77777777" w:rsidR="00585BFC" w:rsidRDefault="00585BFC">
      <w:pPr>
        <w:spacing w:after="0" w:line="480" w:lineRule="auto"/>
        <w:rPr>
          <w:rFonts w:ascii="Times New Roman" w:eastAsia="Times New Roman" w:hAnsi="Times New Roman" w:cs="Times New Roman"/>
          <w:sz w:val="24"/>
          <w:szCs w:val="24"/>
        </w:rPr>
      </w:pP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 BR and RF conceived and designed the task. RF and DW collected the data. SW, RF, ME, and BR analyzed the data. MMc was involved in the initial analysis of the data. RF, DW and ME performed the surgeries and MRIs. RF, SW, 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Acknowledgements</w:t>
      </w:r>
    </w:p>
    <w:p w14:paraId="000000C2"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 The authors thank </w:t>
      </w:r>
      <w:r>
        <w:rPr>
          <w:rFonts w:ascii="Times New Roman" w:eastAsia="Times New Roman" w:hAnsi="Times New Roman" w:cs="Times New Roman"/>
          <w:sz w:val="24"/>
          <w:szCs w:val="24"/>
        </w:rPr>
        <w:lastRenderedPageBreak/>
        <w:t xml:space="preserve">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000000C5" w14:textId="4E6DE205" w:rsidR="00585BFC" w:rsidRDefault="00FF6678" w:rsidP="00491657">
      <w:pPr>
        <w:spacing w:after="0" w:line="480" w:lineRule="auto"/>
        <w:jc w:val="center"/>
        <w:rPr>
          <w:rFonts w:ascii="Times New Roman" w:eastAsia="Times New Roman" w:hAnsi="Times New Roman" w:cs="Times New Roman"/>
          <w:b/>
          <w:bCs/>
          <w:sz w:val="24"/>
          <w:szCs w:val="24"/>
        </w:rPr>
        <w:pPrChange w:id="1630" w:author="Siyu Wang" w:date="2026-08-07T11:29:00Z" w16du:dateUtc="2026-08-07T15:29:00Z">
          <w:pPr>
            <w:spacing w:after="0" w:line="480" w:lineRule="auto"/>
          </w:pPr>
        </w:pPrChange>
      </w:pPr>
      <w:r>
        <w:rPr>
          <w:rFonts w:ascii="Times New Roman" w:eastAsia="Times New Roman" w:hAnsi="Times New Roman" w:cs="Times New Roman"/>
          <w:b/>
          <w:bCs/>
          <w:noProof/>
          <w:sz w:val="24"/>
          <w:szCs w:val="24"/>
        </w:rPr>
        <w:drawing>
          <wp:inline distT="0" distB="0" distL="0" distR="0" wp14:anchorId="023FC415" wp14:editId="00EBA114">
            <wp:extent cx="5968844" cy="2556250"/>
            <wp:effectExtent l="0" t="0" r="0" b="0"/>
            <wp:docPr id="1250777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03517" cy="2571099"/>
                    </a:xfrm>
                    <a:prstGeom prst="rect">
                      <a:avLst/>
                    </a:prstGeom>
                    <a:noFill/>
                    <a:ln>
                      <a:noFill/>
                    </a:ln>
                  </pic:spPr>
                </pic:pic>
              </a:graphicData>
            </a:graphic>
          </wp:inline>
        </w:drawing>
      </w:r>
    </w:p>
    <w:p w14:paraId="000000C6" w14:textId="3302FDEF" w:rsidR="00585BFC" w:rsidDel="00BF1F3F" w:rsidRDefault="00000000" w:rsidP="006E46E9">
      <w:pPr>
        <w:spacing w:after="0" w:line="360" w:lineRule="auto"/>
        <w:rPr>
          <w:del w:id="1631" w:author="Siyu Wang" w:date="2026-08-07T11:27:00Z" w16du:dateUtc="2026-08-07T15:27:00Z"/>
          <w:rFonts w:ascii="Times New Roman" w:eastAsia="Times New Roman" w:hAnsi="Times New Roman" w:cs="Times New Roman"/>
          <w:sz w:val="24"/>
          <w:szCs w:val="24"/>
        </w:rPr>
        <w:pPrChange w:id="1632" w:author="Siyu Wang" w:date="2026-08-07T11:32:00Z" w16du:dateUtc="2026-08-07T15:32:00Z">
          <w:pPr>
            <w:spacing w:after="0" w:line="240" w:lineRule="auto"/>
          </w:pPr>
        </w:pPrChange>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del w:id="1633" w:author="Siyu Wang [2]" w:date="2026-07-19T14:28:00Z" w16du:dateUtc="2026-07-19T18:28:00Z">
        <w:r w:rsidDel="00674CD6">
          <w:rPr>
            <w:rFonts w:ascii="Times New Roman" w:eastAsia="Times New Roman" w:hAnsi="Times New Roman" w:cs="Times New Roman"/>
            <w:sz w:val="24"/>
            <w:szCs w:val="24"/>
          </w:rPr>
          <w:delText>go-signal</w:delText>
        </w:r>
      </w:del>
      <w:ins w:id="1634" w:author="Siyu Wang [2]"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ins w:id="1635" w:author="Siyu Wang" w:date="2026-08-07T11:24:00Z" w16du:dateUtc="2026-08-07T15:24:00Z">
        <w:r w:rsidR="009143DF">
          <w:rPr>
            <w:rFonts w:ascii="Times New Roman" w:eastAsia="Times New Roman" w:hAnsi="Times New Roman" w:cs="Times New Roman"/>
            <w:sz w:val="24"/>
            <w:szCs w:val="24"/>
          </w:rPr>
          <w:t xml:space="preserve">Releasing the bar </w:t>
        </w:r>
      </w:ins>
      <w:ins w:id="1636" w:author="Siyu Wang" w:date="2026-08-07T11:26:00Z" w16du:dateUtc="2026-08-07T15:26:00Z">
        <w:r w:rsidR="00A133BE">
          <w:rPr>
            <w:rFonts w:ascii="Times New Roman" w:eastAsia="Times New Roman" w:hAnsi="Times New Roman" w:cs="Times New Roman"/>
            <w:sz w:val="24"/>
            <w:szCs w:val="24"/>
          </w:rPr>
          <w:t>following</w:t>
        </w:r>
      </w:ins>
      <w:ins w:id="1637" w:author="Siyu Wang" w:date="2026-08-07T11:24:00Z" w16du:dateUtc="2026-08-07T15:24:00Z">
        <w:r w:rsidR="009143DF">
          <w:rPr>
            <w:rFonts w:ascii="Times New Roman" w:eastAsia="Times New Roman" w:hAnsi="Times New Roman" w:cs="Times New Roman"/>
            <w:sz w:val="24"/>
            <w:szCs w:val="24"/>
          </w:rPr>
          <w:t xml:space="preserve"> a purple </w:t>
        </w:r>
      </w:ins>
      <w:ins w:id="1638" w:author="Siyu Wang" w:date="2026-08-07T11:26:00Z" w16du:dateUtc="2026-08-07T15:26:00Z">
        <w:r w:rsidR="00A133BE">
          <w:rPr>
            <w:rFonts w:ascii="Times New Roman" w:eastAsia="Times New Roman" w:hAnsi="Times New Roman" w:cs="Times New Roman"/>
            <w:sz w:val="24"/>
            <w:szCs w:val="24"/>
          </w:rPr>
          <w:t>go signal</w:t>
        </w:r>
      </w:ins>
      <w:ins w:id="1639" w:author="Siyu Wang" w:date="2026-08-07T11:24:00Z" w16du:dateUtc="2026-08-07T15:24:00Z">
        <w:r w:rsidR="009143DF">
          <w:rPr>
            <w:rFonts w:ascii="Times New Roman" w:eastAsia="Times New Roman" w:hAnsi="Times New Roman" w:cs="Times New Roman"/>
            <w:sz w:val="24"/>
            <w:szCs w:val="24"/>
          </w:rPr>
          <w:t xml:space="preserve"> accepts the </w:t>
        </w:r>
      </w:ins>
      <w:ins w:id="1640" w:author="Siyu Wang" w:date="2026-08-07T11:29:00Z" w16du:dateUtc="2026-08-07T15:29:00Z">
        <w:r w:rsidR="00560244">
          <w:rPr>
            <w:rFonts w:ascii="Times New Roman" w:eastAsia="Times New Roman" w:hAnsi="Times New Roman" w:cs="Times New Roman"/>
            <w:sz w:val="24"/>
            <w:szCs w:val="24"/>
          </w:rPr>
          <w:t>offer and</w:t>
        </w:r>
      </w:ins>
      <w:ins w:id="1641" w:author="Siyu Wang" w:date="2026-08-07T11:24:00Z" w16du:dateUtc="2026-08-07T15:24:00Z">
        <w:r w:rsidR="009143DF">
          <w:rPr>
            <w:rFonts w:ascii="Times New Roman" w:eastAsia="Times New Roman" w:hAnsi="Times New Roman" w:cs="Times New Roman"/>
            <w:sz w:val="24"/>
            <w:szCs w:val="24"/>
          </w:rPr>
          <w:t xml:space="preserve"> releasing the bar </w:t>
        </w:r>
      </w:ins>
      <w:ins w:id="1642" w:author="Siyu Wang" w:date="2026-08-07T11:26:00Z" w16du:dateUtc="2026-08-07T15:26:00Z">
        <w:r w:rsidR="00A133BE">
          <w:rPr>
            <w:rFonts w:ascii="Times New Roman" w:eastAsia="Times New Roman" w:hAnsi="Times New Roman" w:cs="Times New Roman"/>
            <w:sz w:val="24"/>
            <w:szCs w:val="24"/>
          </w:rPr>
          <w:t>following</w:t>
        </w:r>
      </w:ins>
      <w:ins w:id="1643" w:author="Siyu Wang" w:date="2026-08-07T11:25:00Z" w16du:dateUtc="2026-08-07T15:25:00Z">
        <w:r w:rsidR="009143DF">
          <w:rPr>
            <w:rFonts w:ascii="Times New Roman" w:eastAsia="Times New Roman" w:hAnsi="Times New Roman" w:cs="Times New Roman"/>
            <w:sz w:val="24"/>
            <w:szCs w:val="24"/>
          </w:rPr>
          <w:t xml:space="preserve"> a yellow </w:t>
        </w:r>
      </w:ins>
      <w:ins w:id="1644" w:author="Siyu Wang" w:date="2026-08-07T11:26:00Z" w16du:dateUtc="2026-08-07T15:26:00Z">
        <w:r w:rsidR="00A133BE">
          <w:rPr>
            <w:rFonts w:ascii="Times New Roman" w:eastAsia="Times New Roman" w:hAnsi="Times New Roman" w:cs="Times New Roman"/>
            <w:sz w:val="24"/>
            <w:szCs w:val="24"/>
          </w:rPr>
          <w:t xml:space="preserve">go signal </w:t>
        </w:r>
      </w:ins>
      <w:ins w:id="1645" w:author="Siyu Wang" w:date="2026-08-07T11:25:00Z" w16du:dateUtc="2026-08-07T15:25:00Z">
        <w:r w:rsidR="009143DF">
          <w:rPr>
            <w:rFonts w:ascii="Times New Roman" w:eastAsia="Times New Roman" w:hAnsi="Times New Roman" w:cs="Times New Roman"/>
            <w:sz w:val="24"/>
            <w:szCs w:val="24"/>
          </w:rPr>
          <w:t xml:space="preserve">rejects the offer. </w:t>
        </w:r>
      </w:ins>
      <w:ins w:id="1646" w:author="Siyu Wang" w:date="2026-08-07T11:29:00Z" w16du:dateUtc="2026-08-07T15:29:00Z">
        <w:r w:rsidR="00560244">
          <w:rPr>
            <w:rFonts w:ascii="Times New Roman" w:eastAsia="Times New Roman" w:hAnsi="Times New Roman" w:cs="Times New Roman"/>
            <w:sz w:val="24"/>
            <w:szCs w:val="24"/>
          </w:rPr>
          <w:t>Specifically, i</w:t>
        </w:r>
      </w:ins>
      <w:ins w:id="1647" w:author="Siyu Wang" w:date="2026-08-07T11:27:00Z" w16du:dateUtc="2026-08-07T15:27:00Z">
        <w:r w:rsidR="00BF1F3F">
          <w:rPr>
            <w:rFonts w:ascii="Times New Roman" w:eastAsia="Times New Roman" w:hAnsi="Times New Roman" w:cs="Times New Roman"/>
            <w:sz w:val="24"/>
            <w:szCs w:val="24"/>
          </w:rPr>
          <w:t>f</w:t>
        </w:r>
      </w:ins>
      <w:del w:id="1648" w:author="Siyu Wang" w:date="2026-08-07T11:25:00Z" w16du:dateUtc="2026-08-07T15:25:00Z">
        <w:r w:rsidDel="00B924F2">
          <w:rPr>
            <w:rFonts w:ascii="Times New Roman" w:eastAsia="Times New Roman" w:hAnsi="Times New Roman" w:cs="Times New Roman"/>
            <w:sz w:val="24"/>
            <w:szCs w:val="24"/>
          </w:rPr>
          <w:delText>I</w:delText>
        </w:r>
      </w:del>
      <w:del w:id="1649" w:author="Siyu Wang" w:date="2026-08-07T11:26:00Z" w16du:dateUtc="2026-08-07T15:26:00Z">
        <w:r w:rsidDel="00BF1F3F">
          <w:rPr>
            <w:rFonts w:ascii="Times New Roman" w:eastAsia="Times New Roman" w:hAnsi="Times New Roman" w:cs="Times New Roman"/>
            <w:sz w:val="24"/>
            <w:szCs w:val="24"/>
          </w:rPr>
          <w:delText>f</w:delText>
        </w:r>
      </w:del>
      <w:r>
        <w:rPr>
          <w:rFonts w:ascii="Times New Roman" w:eastAsia="Times New Roman" w:hAnsi="Times New Roman" w:cs="Times New Roman"/>
          <w:sz w:val="24"/>
          <w:szCs w:val="24"/>
        </w:rPr>
        <w:t xml:space="preserve"> the </w:t>
      </w:r>
      <w:del w:id="1650" w:author="Siyu Wang" w:date="2026-08-07T11:25:00Z" w16du:dateUtc="2026-08-07T15:25:00Z">
        <w:r w:rsidDel="000C7A5E">
          <w:rPr>
            <w:rFonts w:ascii="Times New Roman" w:eastAsia="Times New Roman" w:hAnsi="Times New Roman" w:cs="Times New Roman"/>
            <w:sz w:val="24"/>
            <w:szCs w:val="24"/>
          </w:rPr>
          <w:delText xml:space="preserve">square </w:delText>
        </w:r>
      </w:del>
      <w:ins w:id="1651" w:author="Siyu Wang" w:date="2026-08-07T11:25:00Z" w16du:dateUtc="2026-08-07T15:25:00Z">
        <w:r w:rsidR="000C7A5E">
          <w:rPr>
            <w:rFonts w:ascii="Times New Roman" w:eastAsia="Times New Roman" w:hAnsi="Times New Roman" w:cs="Times New Roman"/>
            <w:sz w:val="24"/>
            <w:szCs w:val="24"/>
          </w:rPr>
          <w:t xml:space="preserve">go signal is </w:t>
        </w:r>
      </w:ins>
      <w:del w:id="1652" w:author="Siyu Wang" w:date="2026-08-07T11:25:00Z" w16du:dateUtc="2026-08-07T15:25:00Z">
        <w:r w:rsidDel="000C7A5E">
          <w:rPr>
            <w:rFonts w:ascii="Times New Roman" w:eastAsia="Times New Roman" w:hAnsi="Times New Roman" w:cs="Times New Roman"/>
            <w:sz w:val="24"/>
            <w:szCs w:val="24"/>
          </w:rPr>
          <w:delText xml:space="preserve">turns </w:delText>
        </w:r>
      </w:del>
      <w:r>
        <w:rPr>
          <w:rFonts w:ascii="Times New Roman" w:eastAsia="Times New Roman" w:hAnsi="Times New Roman" w:cs="Times New Roman"/>
          <w:sz w:val="24"/>
          <w:szCs w:val="24"/>
        </w:rPr>
        <w:t xml:space="preserve">purple, the monkey can release the bar to accept the </w:t>
      </w:r>
      <w:del w:id="1653" w:author="Siyu Wang" w:date="2026-08-07T11:26:00Z" w16du:dateUtc="2026-08-07T15:26:00Z">
        <w:r w:rsidDel="00230EA8">
          <w:rPr>
            <w:rFonts w:ascii="Times New Roman" w:eastAsia="Times New Roman" w:hAnsi="Times New Roman" w:cs="Times New Roman"/>
            <w:sz w:val="24"/>
            <w:szCs w:val="24"/>
          </w:rPr>
          <w:delText>offer</w:delText>
        </w:r>
      </w:del>
      <w:ins w:id="1654" w:author="Siyu Wang" w:date="2026-08-07T11:26:00Z" w16du:dateUtc="2026-08-07T15:26:00Z">
        <w:r w:rsidR="00230EA8">
          <w:rPr>
            <w:rFonts w:ascii="Times New Roman" w:eastAsia="Times New Roman" w:hAnsi="Times New Roman" w:cs="Times New Roman"/>
            <w:sz w:val="24"/>
            <w:szCs w:val="24"/>
          </w:rPr>
          <w:t xml:space="preserve">offer or </w:t>
        </w:r>
        <w:r w:rsidR="00230EA8">
          <w:rPr>
            <w:rFonts w:ascii="Times New Roman" w:eastAsia="Times New Roman" w:hAnsi="Times New Roman" w:cs="Times New Roman"/>
            <w:sz w:val="24"/>
            <w:szCs w:val="24"/>
          </w:rPr>
          <w:t>continue holding the bar until the purple square</w:t>
        </w:r>
        <w:r w:rsidR="00230EA8">
          <w:rPr>
            <w:rFonts w:ascii="Times New Roman" w:eastAsia="Times New Roman" w:hAnsi="Times New Roman" w:cs="Times New Roman"/>
            <w:sz w:val="24"/>
            <w:szCs w:val="24"/>
          </w:rPr>
          <w:t xml:space="preserve"> </w:t>
        </w:r>
        <w:r w:rsidR="00230EA8">
          <w:rPr>
            <w:rFonts w:ascii="Times New Roman" w:eastAsia="Times New Roman" w:hAnsi="Times New Roman" w:cs="Times New Roman"/>
            <w:sz w:val="24"/>
            <w:szCs w:val="24"/>
          </w:rPr>
          <w:t>turns yellow to reject the offer</w:t>
        </w:r>
      </w:ins>
      <w:r>
        <w:rPr>
          <w:rFonts w:ascii="Times New Roman" w:eastAsia="Times New Roman" w:hAnsi="Times New Roman" w:cs="Times New Roman"/>
          <w:sz w:val="24"/>
          <w:szCs w:val="24"/>
        </w:rPr>
        <w:t xml:space="preserve">. </w:t>
      </w:r>
      <w:ins w:id="1655" w:author="Siyu Wang" w:date="2026-08-07T11:27:00Z" w16du:dateUtc="2026-08-07T15:27:00Z">
        <w:r w:rsidR="00BF1F3F">
          <w:rPr>
            <w:rFonts w:ascii="Times New Roman" w:eastAsia="Times New Roman" w:hAnsi="Times New Roman" w:cs="Times New Roman"/>
            <w:sz w:val="24"/>
            <w:szCs w:val="24"/>
          </w:rPr>
          <w:t xml:space="preserve">If the go signal is yellow, </w:t>
        </w:r>
        <w:r w:rsidR="00BF1F3F">
          <w:rPr>
            <w:rFonts w:ascii="Times New Roman" w:eastAsia="Times New Roman" w:hAnsi="Times New Roman" w:cs="Times New Roman"/>
            <w:sz w:val="24"/>
            <w:szCs w:val="24"/>
          </w:rPr>
          <w:t>the monkey can release the bar to reject the offer</w:t>
        </w:r>
        <w:r w:rsidR="00BF1F3F">
          <w:rPr>
            <w:rFonts w:ascii="Times New Roman" w:eastAsia="Times New Roman" w:hAnsi="Times New Roman" w:cs="Times New Roman"/>
            <w:sz w:val="24"/>
            <w:szCs w:val="24"/>
          </w:rPr>
          <w:t xml:space="preserve"> or continue holding the bar until the yellow square turns purple to accept the offer. If an offer is accepted, t</w:t>
        </w:r>
      </w:ins>
      <w:del w:id="1656" w:author="Siyu Wang" w:date="2026-08-07T11:27:00Z" w16du:dateUtc="2026-08-07T15:27:00Z">
        <w:r w:rsidDel="00BF1F3F">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he</w:t>
      </w:r>
      <w:ins w:id="1657" w:author="Siyu Wang" w:date="2026-08-07T11:30:00Z" w16du:dateUtc="2026-08-07T15:30:00Z">
        <w:r w:rsidR="00D03A4D">
          <w:rPr>
            <w:rFonts w:ascii="Times New Roman" w:eastAsia="Times New Roman" w:hAnsi="Times New Roman" w:cs="Times New Roman"/>
            <w:sz w:val="24"/>
            <w:szCs w:val="24"/>
          </w:rPr>
          <w:t xml:space="preserve"> offer-indicated</w:t>
        </w:r>
      </w:ins>
      <w:r>
        <w:rPr>
          <w:rFonts w:ascii="Times New Roman" w:eastAsia="Times New Roman" w:hAnsi="Times New Roman" w:cs="Times New Roman"/>
          <w:sz w:val="24"/>
          <w:szCs w:val="24"/>
        </w:rPr>
        <w:t xml:space="preserve"> reward is then delivered after the indicated delay. </w:t>
      </w:r>
      <w:del w:id="1658" w:author="Siyu Wang" w:date="2026-08-07T11:27:00Z" w16du:dateUtc="2026-08-07T15:27:00Z">
        <w:r w:rsidDel="00BF1F3F">
          <w:rPr>
            <w:rFonts w:ascii="Times New Roman" w:eastAsia="Times New Roman" w:hAnsi="Times New Roman" w:cs="Times New Roman"/>
            <w:sz w:val="24"/>
            <w:szCs w:val="24"/>
          </w:rPr>
          <w:delText>Alternatively, the monkey can</w:delText>
        </w:r>
      </w:del>
      <w:del w:id="1659" w:author="Siyu Wang" w:date="2026-08-07T11:26:00Z" w16du:dateUtc="2026-08-07T15:26:00Z">
        <w:r w:rsidDel="00230EA8">
          <w:rPr>
            <w:rFonts w:ascii="Times New Roman" w:eastAsia="Times New Roman" w:hAnsi="Times New Roman" w:cs="Times New Roman"/>
            <w:sz w:val="24"/>
            <w:szCs w:val="24"/>
          </w:rPr>
          <w:delText xml:space="preserve"> continue holding the bar until the purple </w:delText>
        </w:r>
      </w:del>
      <w:del w:id="1660" w:author="Siyu Wang" w:date="2026-08-07T11:23:00Z" w16du:dateUtc="2026-08-07T15:23:00Z">
        <w:r w:rsidDel="00CF574F">
          <w:rPr>
            <w:rFonts w:ascii="Times New Roman" w:eastAsia="Times New Roman" w:hAnsi="Times New Roman" w:cs="Times New Roman"/>
            <w:sz w:val="24"/>
            <w:szCs w:val="24"/>
          </w:rPr>
          <w:delText xml:space="preserve">spot </w:delText>
        </w:r>
      </w:del>
      <w:del w:id="1661" w:author="Siyu Wang" w:date="2026-08-07T11:26:00Z" w16du:dateUtc="2026-08-07T15:26:00Z">
        <w:r w:rsidDel="00230EA8">
          <w:rPr>
            <w:rFonts w:ascii="Times New Roman" w:eastAsia="Times New Roman" w:hAnsi="Times New Roman" w:cs="Times New Roman"/>
            <w:sz w:val="24"/>
            <w:szCs w:val="24"/>
          </w:rPr>
          <w:delText>turns yellow to refuse</w:delText>
        </w:r>
      </w:del>
      <w:ins w:id="1662" w:author="Siyu Wang [2]" w:date="2026-07-19T13:50:00Z" w16du:dateUtc="2026-07-19T17:50:00Z">
        <w:del w:id="1663" w:author="Siyu Wang" w:date="2026-08-07T11:26:00Z" w16du:dateUtc="2026-08-07T15:26:00Z">
          <w:r w:rsidR="00EC3E1F" w:rsidDel="00230EA8">
            <w:rPr>
              <w:rFonts w:ascii="Times New Roman" w:eastAsia="Times New Roman" w:hAnsi="Times New Roman" w:cs="Times New Roman"/>
              <w:sz w:val="24"/>
              <w:szCs w:val="24"/>
            </w:rPr>
            <w:delText>reject</w:delText>
          </w:r>
        </w:del>
      </w:ins>
      <w:del w:id="1664" w:author="Siyu Wang" w:date="2026-08-07T11:26:00Z" w16du:dateUtc="2026-08-07T15:26:00Z">
        <w:r w:rsidDel="00230EA8">
          <w:rPr>
            <w:rFonts w:ascii="Times New Roman" w:eastAsia="Times New Roman" w:hAnsi="Times New Roman" w:cs="Times New Roman"/>
            <w:sz w:val="24"/>
            <w:szCs w:val="24"/>
          </w:rPr>
          <w:delText xml:space="preserve"> the offer</w:delText>
        </w:r>
      </w:del>
      <w:del w:id="1665" w:author="Siyu Wang" w:date="2026-08-07T11:27:00Z" w16du:dateUtc="2026-08-07T15:27:00Z">
        <w:r w:rsidDel="00BF1F3F">
          <w:rPr>
            <w:rFonts w:ascii="Times New Roman" w:eastAsia="Times New Roman" w:hAnsi="Times New Roman" w:cs="Times New Roman"/>
            <w:sz w:val="24"/>
            <w:szCs w:val="24"/>
          </w:rPr>
          <w:delText>.</w:delText>
        </w:r>
      </w:del>
    </w:p>
    <w:p w14:paraId="000000C7" w14:textId="28085914" w:rsidR="00585BFC" w:rsidDel="00DF7691" w:rsidRDefault="00000000" w:rsidP="006E46E9">
      <w:pPr>
        <w:spacing w:after="0" w:line="360" w:lineRule="auto"/>
        <w:rPr>
          <w:del w:id="1666" w:author="Siyu Wang" w:date="2026-08-07T11:28:00Z" w16du:dateUtc="2026-08-07T15:28:00Z"/>
          <w:rFonts w:ascii="Times New Roman" w:eastAsia="Times New Roman" w:hAnsi="Times New Roman" w:cs="Times New Roman"/>
          <w:sz w:val="24"/>
          <w:szCs w:val="24"/>
        </w:rPr>
        <w:pPrChange w:id="1667" w:author="Siyu Wang" w:date="2026-08-07T11:32:00Z" w16du:dateUtc="2026-08-07T15:32:00Z">
          <w:pPr>
            <w:spacing w:after="0" w:line="240" w:lineRule="auto"/>
          </w:pPr>
        </w:pPrChange>
      </w:pPr>
      <w:del w:id="1668" w:author="Siyu Wang" w:date="2026-08-07T11:27:00Z" w16du:dateUtc="2026-08-07T15:27:00Z">
        <w:r w:rsidDel="00BF1F3F">
          <w:rPr>
            <w:rFonts w:ascii="Times New Roman" w:eastAsia="Times New Roman" w:hAnsi="Times New Roman" w:cs="Times New Roman"/>
            <w:sz w:val="24"/>
            <w:szCs w:val="24"/>
          </w:rPr>
          <w:delText>If the square turns yellow, the monkey can release the bar to refuse</w:delText>
        </w:r>
      </w:del>
      <w:ins w:id="1669" w:author="Siyu Wang [2]" w:date="2026-07-19T13:50:00Z" w16du:dateUtc="2026-07-19T17:50:00Z">
        <w:del w:id="1670" w:author="Siyu Wang" w:date="2026-08-07T11:27:00Z" w16du:dateUtc="2026-08-07T15:27:00Z">
          <w:r w:rsidR="00EC3E1F" w:rsidDel="00BF1F3F">
            <w:rPr>
              <w:rFonts w:ascii="Times New Roman" w:eastAsia="Times New Roman" w:hAnsi="Times New Roman" w:cs="Times New Roman"/>
              <w:sz w:val="24"/>
              <w:szCs w:val="24"/>
            </w:rPr>
            <w:delText>reject</w:delText>
          </w:r>
        </w:del>
      </w:ins>
      <w:del w:id="1671" w:author="Siyu Wang" w:date="2026-08-07T11:27:00Z" w16du:dateUtc="2026-08-07T15:27:00Z">
        <w:r w:rsidDel="00BF1F3F">
          <w:rPr>
            <w:rFonts w:ascii="Times New Roman" w:eastAsia="Times New Roman" w:hAnsi="Times New Roman" w:cs="Times New Roman"/>
            <w:sz w:val="24"/>
            <w:szCs w:val="24"/>
          </w:rPr>
          <w:delText xml:space="preserve"> the offer and</w:delText>
        </w:r>
      </w:del>
      <w:ins w:id="1672" w:author="Siyu Wang" w:date="2026-08-07T11:27:00Z" w16du:dateUtc="2026-08-07T15:27:00Z">
        <w:r w:rsidR="00BF1F3F">
          <w:rPr>
            <w:rFonts w:ascii="Times New Roman" w:eastAsia="Times New Roman" w:hAnsi="Times New Roman" w:cs="Times New Roman"/>
            <w:sz w:val="24"/>
            <w:szCs w:val="24"/>
          </w:rPr>
          <w:t>If an offer is rejected,</w:t>
        </w:r>
      </w:ins>
      <w:r>
        <w:rPr>
          <w:rFonts w:ascii="Times New Roman" w:eastAsia="Times New Roman" w:hAnsi="Times New Roman" w:cs="Times New Roman"/>
          <w:sz w:val="24"/>
          <w:szCs w:val="24"/>
        </w:rPr>
        <w:t xml:space="preserve"> </w:t>
      </w:r>
      <w:del w:id="1673" w:author="Siyu Wang" w:date="2026-08-07T11:23:00Z" w16du:dateUtc="2026-08-07T15:23:00Z">
        <w:r w:rsidDel="00CF574F">
          <w:rPr>
            <w:rFonts w:ascii="Times New Roman" w:eastAsia="Times New Roman" w:hAnsi="Times New Roman" w:cs="Times New Roman"/>
            <w:sz w:val="24"/>
            <w:szCs w:val="24"/>
          </w:rPr>
          <w:delText xml:space="preserve">start </w:delText>
        </w:r>
      </w:del>
      <w:r>
        <w:rPr>
          <w:rFonts w:ascii="Times New Roman" w:eastAsia="Times New Roman" w:hAnsi="Times New Roman" w:cs="Times New Roman"/>
          <w:sz w:val="24"/>
          <w:szCs w:val="24"/>
        </w:rPr>
        <w:t xml:space="preserve">a new trial </w:t>
      </w:r>
      <w:ins w:id="1674" w:author="Siyu Wang" w:date="2026-08-07T11:24:00Z" w16du:dateUtc="2026-08-07T15:24:00Z">
        <w:r w:rsidR="00CF574F">
          <w:rPr>
            <w:rFonts w:ascii="Times New Roman" w:eastAsia="Times New Roman" w:hAnsi="Times New Roman" w:cs="Times New Roman"/>
            <w:sz w:val="24"/>
            <w:szCs w:val="24"/>
          </w:rPr>
          <w:t xml:space="preserve">will start </w:t>
        </w:r>
      </w:ins>
      <w:r>
        <w:rPr>
          <w:rFonts w:ascii="Times New Roman" w:eastAsia="Times New Roman" w:hAnsi="Times New Roman" w:cs="Times New Roman"/>
          <w:sz w:val="24"/>
          <w:szCs w:val="24"/>
        </w:rPr>
        <w:t xml:space="preserve">immediately. </w:t>
      </w:r>
      <w:del w:id="1675" w:author="Siyu Wang" w:date="2026-08-07T11:28:00Z" w16du:dateUtc="2026-08-07T15:28:00Z">
        <w:r w:rsidDel="00BF1F3F">
          <w:rPr>
            <w:rFonts w:ascii="Times New Roman" w:eastAsia="Times New Roman" w:hAnsi="Times New Roman" w:cs="Times New Roman"/>
            <w:sz w:val="24"/>
            <w:szCs w:val="24"/>
          </w:rPr>
          <w:delText>Alternatively, the monkey can continue holding the bar until the yellow turns purple to accept the offer.</w:delText>
        </w:r>
      </w:del>
    </w:p>
    <w:p w14:paraId="000000C8" w14:textId="6A074A6F" w:rsidR="006346A3" w:rsidRDefault="00000000" w:rsidP="006E46E9">
      <w:pPr>
        <w:spacing w:after="0" w:line="360" w:lineRule="auto"/>
        <w:rPr>
          <w:ins w:id="1676" w:author="Siyu Wang" w:date="2026-08-07T11:32:00Z" w16du:dateUtc="2026-08-07T15:32:00Z"/>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“i”.</w:t>
      </w:r>
    </w:p>
    <w:p w14:paraId="34BF75B1" w14:textId="77777777" w:rsidR="006346A3" w:rsidRDefault="006346A3">
      <w:pPr>
        <w:rPr>
          <w:ins w:id="1677" w:author="Siyu Wang" w:date="2026-08-07T11:32:00Z" w16du:dateUtc="2026-08-07T15:32:00Z"/>
          <w:rFonts w:ascii="Times New Roman" w:eastAsia="Times New Roman" w:hAnsi="Times New Roman" w:cs="Times New Roman"/>
          <w:sz w:val="24"/>
          <w:szCs w:val="24"/>
        </w:rPr>
      </w:pPr>
      <w:ins w:id="1678" w:author="Siyu Wang" w:date="2026-08-07T11:32:00Z" w16du:dateUtc="2026-08-07T15:32:00Z">
        <w:r>
          <w:rPr>
            <w:rFonts w:ascii="Times New Roman" w:eastAsia="Times New Roman" w:hAnsi="Times New Roman" w:cs="Times New Roman"/>
            <w:sz w:val="24"/>
            <w:szCs w:val="24"/>
          </w:rPr>
          <w:br w:type="page"/>
        </w:r>
      </w:ins>
    </w:p>
    <w:p w14:paraId="7D9C2368" w14:textId="36B7DE19" w:rsidR="00585BFC" w:rsidDel="006346A3" w:rsidRDefault="00585BFC" w:rsidP="006E46E9">
      <w:pPr>
        <w:spacing w:after="0" w:line="360" w:lineRule="auto"/>
        <w:rPr>
          <w:del w:id="1679" w:author="Siyu Wang" w:date="2026-08-07T11:32:00Z" w16du:dateUtc="2026-08-07T15:32:00Z"/>
          <w:rFonts w:ascii="Times New Roman" w:eastAsia="Times New Roman" w:hAnsi="Times New Roman" w:cs="Times New Roman"/>
          <w:sz w:val="24"/>
          <w:szCs w:val="24"/>
        </w:rPr>
        <w:pPrChange w:id="1680" w:author="Siyu Wang" w:date="2026-08-07T11:32:00Z" w16du:dateUtc="2026-08-07T15:32:00Z">
          <w:pPr>
            <w:spacing w:after="0" w:line="240" w:lineRule="auto"/>
          </w:pPr>
        </w:pPrChange>
      </w:pPr>
    </w:p>
    <w:p w14:paraId="000000C9" w14:textId="66CBFFEB" w:rsidR="00585BFC" w:rsidDel="006346A3" w:rsidRDefault="00585BFC">
      <w:pPr>
        <w:spacing w:after="0" w:line="480" w:lineRule="auto"/>
        <w:rPr>
          <w:del w:id="1681" w:author="Siyu Wang" w:date="2026-08-07T11:32:00Z" w16du:dateUtc="2026-08-07T15:32:00Z"/>
          <w:rFonts w:ascii="Times New Roman" w:eastAsia="Times New Roman" w:hAnsi="Times New Roman" w:cs="Times New Roman"/>
          <w:sz w:val="24"/>
          <w:szCs w:val="24"/>
        </w:rPr>
      </w:pPr>
    </w:p>
    <w:p w14:paraId="000000CA" w14:textId="1651EA91" w:rsidR="00585BFC" w:rsidRDefault="00367DE1">
      <w:pPr>
        <w:spacing w:after="0" w:line="480" w:lineRule="auto"/>
        <w:rPr>
          <w:rFonts w:ascii="Times New Roman" w:eastAsia="Times New Roman" w:hAnsi="Times New Roman" w:cs="Times New Roman"/>
          <w:sz w:val="24"/>
          <w:szCs w:val="24"/>
        </w:rPr>
      </w:pPr>
      <w:r>
        <w:rPr>
          <w:noProof/>
        </w:rPr>
        <w:drawing>
          <wp:inline distT="0" distB="0" distL="0" distR="0" wp14:anchorId="41403CE2" wp14:editId="1793A5F2">
            <wp:extent cx="5930900" cy="3187700"/>
            <wp:effectExtent l="0" t="0" r="0" b="0"/>
            <wp:docPr id="2101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000000CB" w14:textId="584100C7" w:rsidR="00D00855" w:rsidRDefault="00000000" w:rsidP="0082552C">
      <w:pPr>
        <w:shd w:val="clear" w:color="auto" w:fill="FFFFFF"/>
        <w:spacing w:after="0" w:line="360" w:lineRule="auto"/>
        <w:rPr>
          <w:ins w:id="1682" w:author="Siyu Wang" w:date="2026-08-07T11:36:00Z" w16du:dateUtc="2026-08-07T15:36:00Z"/>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ins w:id="1683" w:author="Siyu Wang" w:date="2026-08-07T11:30:00Z" w16du:dateUtc="2026-08-07T15:30:00Z">
        <w:r w:rsidR="00BB12B0">
          <w:rPr>
            <w:rFonts w:ascii="Times New Roman" w:eastAsia="Times New Roman" w:hAnsi="Times New Roman" w:cs="Times New Roman"/>
            <w:b/>
            <w:bCs/>
            <w:sz w:val="24"/>
            <w:szCs w:val="24"/>
          </w:rPr>
          <w:t>Temporal discounting behavior</w:t>
        </w:r>
      </w:ins>
      <w:ins w:id="1684" w:author="Siyu Wang" w:date="2026-08-07T11:31:00Z" w16du:dateUtc="2026-08-07T15:31:00Z">
        <w:r w:rsidR="00DC4482">
          <w:rPr>
            <w:rFonts w:ascii="Times New Roman" w:eastAsia="Times New Roman" w:hAnsi="Times New Roman" w:cs="Times New Roman"/>
            <w:b/>
            <w:bCs/>
            <w:sz w:val="24"/>
            <w:szCs w:val="24"/>
          </w:rPr>
          <w:t>.</w:t>
        </w:r>
      </w:ins>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ins w:id="1685" w:author="Siyu Wang" w:date="2026-08-07T11:34:00Z" w16du:dateUtc="2026-08-07T15:34:00Z">
        <w:r w:rsidR="00E103BA">
          <w:rPr>
            <w:rFonts w:ascii="Times New Roman" w:eastAsia="Times New Roman" w:hAnsi="Times New Roman" w:cs="Times New Roman"/>
            <w:sz w:val="24"/>
            <w:szCs w:val="24"/>
          </w:rPr>
          <w:t>L</w:t>
        </w:r>
      </w:ins>
      <w:customXmlDelRangeStart w:id="1686" w:author="Siyu Wang" w:date="2026-08-07T11:34:00Z"/>
      <w:sdt>
        <w:sdtPr>
          <w:tag w:val="goog_rdk_61"/>
          <w:id w:val="-1127840253"/>
        </w:sdtPr>
        <w:sdtContent>
          <w:customXmlDelRangeEnd w:id="1686"/>
          <w:del w:id="1687" w:author="Siyu Wang" w:date="2026-08-07T11:33:00Z" w16du:dateUtc="2026-08-07T15:33:00Z">
            <w:r w:rsidR="00E103BA" w:rsidDel="00E103BA">
              <w:delText xml:space="preserve">     </w:delText>
            </w:r>
          </w:del>
          <w:customXmlDelRangeStart w:id="1688" w:author="Siyu Wang" w:date="2026-08-07T11:34:00Z"/>
        </w:sdtContent>
      </w:sdt>
      <w:customXmlDelRangeEnd w:id="1688"/>
      <w:del w:id="1689" w:author="Siyu Wang" w:date="2026-08-07T11:33:00Z" w16du:dateUtc="2026-08-07T15:33:00Z">
        <w:r w:rsidDel="00E103BA">
          <w:rPr>
            <w:rFonts w:ascii="Times New Roman" w:eastAsia="Times New Roman" w:hAnsi="Times New Roman" w:cs="Times New Roman"/>
            <w:sz w:val="24"/>
            <w:szCs w:val="24"/>
          </w:rPr>
          <w:delText>L</w:delText>
        </w:r>
      </w:del>
      <w:r>
        <w:rPr>
          <w:rFonts w:ascii="Times New Roman" w:eastAsia="Times New Roman" w:hAnsi="Times New Roman" w:cs="Times New Roman"/>
          <w:sz w:val="24"/>
          <w:szCs w:val="24"/>
        </w:rPr>
        <w:t xml:space="preserve">etters from “a” to “i” indicate the nine possible offers. </w:t>
      </w:r>
      <w:del w:id="1690" w:author="Siyu Wang" w:date="2026-08-07T11:34:00Z" w16du:dateUtc="2026-08-07T15:34:00Z">
        <w:r w:rsidDel="00A97416">
          <w:rPr>
            <w:rFonts w:ascii="Times New Roman" w:eastAsia="Times New Roman" w:hAnsi="Times New Roman" w:cs="Times New Roman"/>
            <w:sz w:val="24"/>
            <w:szCs w:val="24"/>
          </w:rPr>
          <w:delText>In this analysis the total</w:delText>
        </w:r>
      </w:del>
      <w:ins w:id="1691" w:author="Siyu Wang" w:date="2026-08-07T11:34:00Z" w16du:dateUtc="2026-08-07T15:34:00Z">
        <w:r w:rsidR="00A97416">
          <w:rPr>
            <w:rFonts w:ascii="Times New Roman" w:eastAsia="Times New Roman" w:hAnsi="Times New Roman" w:cs="Times New Roman"/>
            <w:sz w:val="24"/>
            <w:szCs w:val="24"/>
          </w:rPr>
          <w:t xml:space="preserve">The three colors </w:t>
        </w:r>
      </w:ins>
      <w:ins w:id="1692" w:author="Siyu Wang" w:date="2026-08-07T11:35:00Z" w16du:dateUtc="2026-08-07T15:35:00Z">
        <w:r w:rsidR="00A97416">
          <w:rPr>
            <w:rFonts w:ascii="Times New Roman" w:eastAsia="Times New Roman" w:hAnsi="Times New Roman" w:cs="Times New Roman"/>
            <w:sz w:val="24"/>
            <w:szCs w:val="24"/>
          </w:rPr>
          <w:t>represent the</w:t>
        </w:r>
      </w:ins>
      <w:ins w:id="1693" w:author="Siyu Wang" w:date="2026-08-07T11:34:00Z" w16du:dateUtc="2026-08-07T15:34:00Z">
        <w:r w:rsidR="00A97416">
          <w:rPr>
            <w:rFonts w:ascii="Times New Roman" w:eastAsia="Times New Roman" w:hAnsi="Times New Roman" w:cs="Times New Roman"/>
            <w:sz w:val="24"/>
            <w:szCs w:val="24"/>
          </w:rPr>
          <w:t xml:space="preserve"> different</w:t>
        </w:r>
      </w:ins>
      <w:r>
        <w:rPr>
          <w:rFonts w:ascii="Times New Roman" w:eastAsia="Times New Roman" w:hAnsi="Times New Roman" w:cs="Times New Roman"/>
          <w:sz w:val="24"/>
          <w:szCs w:val="24"/>
        </w:rPr>
        <w:t xml:space="preserve"> delay</w:t>
      </w:r>
      <w:del w:id="1694" w:author="Siyu Wang" w:date="2026-08-07T11:34:00Z" w16du:dateUtc="2026-08-07T15:34:00Z">
        <w:r w:rsidDel="00A97416">
          <w:rPr>
            <w:rFonts w:ascii="Times New Roman" w:eastAsia="Times New Roman" w:hAnsi="Times New Roman" w:cs="Times New Roman"/>
            <w:sz w:val="24"/>
            <w:szCs w:val="24"/>
          </w:rPr>
          <w:delText xml:space="preserve"> was the cue-indicated delay</w:delText>
        </w:r>
      </w:del>
      <w:ins w:id="1695" w:author="Siyu Wang" w:date="2026-08-07T11:34:00Z" w16du:dateUtc="2026-08-07T15:34:00Z">
        <w:r w:rsidR="00A97416">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(1 s, 5 s or 10 s) and the </w:t>
      </w:r>
      <w:ins w:id="1696" w:author="Siyu Wang" w:date="2026-08-07T11:34:00Z" w16du:dateUtc="2026-08-07T15:34:00Z">
        <w:r w:rsidR="00A97416">
          <w:rPr>
            <w:rFonts w:ascii="Times New Roman" w:eastAsia="Times New Roman" w:hAnsi="Times New Roman" w:cs="Times New Roman"/>
            <w:sz w:val="24"/>
            <w:szCs w:val="24"/>
          </w:rPr>
          <w:t>three shapes repre</w:t>
        </w:r>
      </w:ins>
      <w:ins w:id="1697" w:author="Siyu Wang" w:date="2026-08-07T11:35:00Z" w16du:dateUtc="2026-08-07T15:35:00Z">
        <w:r w:rsidR="00A97416">
          <w:rPr>
            <w:rFonts w:ascii="Times New Roman" w:eastAsia="Times New Roman" w:hAnsi="Times New Roman" w:cs="Times New Roman"/>
            <w:sz w:val="24"/>
            <w:szCs w:val="24"/>
          </w:rPr>
          <w:t xml:space="preserve">sent the </w:t>
        </w:r>
      </w:ins>
      <w:r>
        <w:rPr>
          <w:rFonts w:ascii="Times New Roman" w:eastAsia="Times New Roman" w:hAnsi="Times New Roman" w:cs="Times New Roman"/>
          <w:sz w:val="24"/>
          <w:szCs w:val="24"/>
        </w:rPr>
        <w:t xml:space="preserve">reward magnitude </w:t>
      </w:r>
      <w:del w:id="1698" w:author="Siyu Wang" w:date="2026-08-07T11:35:00Z" w16du:dateUtc="2026-08-07T15:35:00Z">
        <w:r w:rsidDel="00A97416">
          <w:rPr>
            <w:rFonts w:ascii="Times New Roman" w:eastAsia="Times New Roman" w:hAnsi="Times New Roman" w:cs="Times New Roman"/>
            <w:sz w:val="24"/>
            <w:szCs w:val="24"/>
          </w:rPr>
          <w:delText xml:space="preserve">was the cue-indicated number of drops </w:delText>
        </w:r>
      </w:del>
      <w:r>
        <w:rPr>
          <w:rFonts w:ascii="Times New Roman" w:eastAsia="Times New Roman" w:hAnsi="Times New Roman" w:cs="Times New Roman"/>
          <w:sz w:val="24"/>
          <w:szCs w:val="24"/>
        </w:rPr>
        <w:t>(2, 4 or 6</w:t>
      </w:r>
      <w:ins w:id="1699" w:author="Siyu Wang" w:date="2026-08-07T11:35:00Z" w16du:dateUtc="2026-08-07T15:35:00Z">
        <w:r w:rsidR="00A97416">
          <w:rPr>
            <w:rFonts w:ascii="Times New Roman" w:eastAsia="Times New Roman" w:hAnsi="Times New Roman" w:cs="Times New Roman"/>
            <w:sz w:val="24"/>
            <w:szCs w:val="24"/>
          </w:rPr>
          <w:t xml:space="preserve"> drops</w:t>
        </w:r>
      </w:ins>
      <w:r>
        <w:rPr>
          <w:rFonts w:ascii="Times New Roman" w:eastAsia="Times New Roman" w:hAnsi="Times New Roman" w:cs="Times New Roman"/>
          <w:sz w:val="24"/>
          <w:szCs w:val="24"/>
        </w:rPr>
        <w:t xml:space="preserve">). </w:t>
      </w:r>
    </w:p>
    <w:p w14:paraId="50C7C7C8" w14:textId="77777777" w:rsidR="00D00855" w:rsidRDefault="00D00855">
      <w:pPr>
        <w:rPr>
          <w:ins w:id="1700" w:author="Siyu Wang" w:date="2026-08-07T11:36:00Z" w16du:dateUtc="2026-08-07T15:36:00Z"/>
          <w:rFonts w:ascii="Times New Roman" w:eastAsia="Times New Roman" w:hAnsi="Times New Roman" w:cs="Times New Roman"/>
          <w:sz w:val="24"/>
          <w:szCs w:val="24"/>
        </w:rPr>
      </w:pPr>
      <w:ins w:id="1701" w:author="Siyu Wang" w:date="2026-08-07T11:36:00Z" w16du:dateUtc="2026-08-07T15:36:00Z">
        <w:r>
          <w:rPr>
            <w:rFonts w:ascii="Times New Roman" w:eastAsia="Times New Roman" w:hAnsi="Times New Roman" w:cs="Times New Roman"/>
            <w:sz w:val="24"/>
            <w:szCs w:val="24"/>
          </w:rPr>
          <w:br w:type="page"/>
        </w:r>
      </w:ins>
    </w:p>
    <w:p w14:paraId="49C651E8" w14:textId="77777777" w:rsidR="00585BFC" w:rsidDel="0082552C" w:rsidRDefault="00585BFC" w:rsidP="00D503F8">
      <w:pPr>
        <w:shd w:val="clear" w:color="auto" w:fill="FFFFFF"/>
        <w:spacing w:after="0" w:line="360" w:lineRule="auto"/>
        <w:rPr>
          <w:del w:id="1702" w:author="Siyu Wang" w:date="2026-08-07T11:36:00Z" w16du:dateUtc="2026-08-07T15:36:00Z"/>
          <w:rFonts w:ascii="Times New Roman" w:eastAsia="Times New Roman" w:hAnsi="Times New Roman" w:cs="Times New Roman"/>
          <w:sz w:val="24"/>
          <w:szCs w:val="24"/>
        </w:rPr>
      </w:pPr>
    </w:p>
    <w:p w14:paraId="000000CC" w14:textId="79EC9A39" w:rsidR="00585BFC" w:rsidDel="00D00855" w:rsidRDefault="00585BFC" w:rsidP="0082552C">
      <w:pPr>
        <w:shd w:val="clear" w:color="auto" w:fill="FFFFFF"/>
        <w:spacing w:after="0" w:line="360" w:lineRule="auto"/>
        <w:rPr>
          <w:del w:id="1703" w:author="Siyu Wang" w:date="2026-08-07T11:36:00Z" w16du:dateUtc="2026-08-07T15:36:00Z"/>
          <w:rFonts w:ascii="Times New Roman" w:eastAsia="Times New Roman" w:hAnsi="Times New Roman" w:cs="Times New Roman"/>
          <w:sz w:val="24"/>
          <w:szCs w:val="24"/>
        </w:rPr>
        <w:pPrChange w:id="1704" w:author="Siyu Wang" w:date="2026-08-07T11:36:00Z" w16du:dateUtc="2026-08-07T15:36:00Z">
          <w:pPr>
            <w:shd w:val="clear" w:color="auto" w:fill="FFFFFF"/>
            <w:spacing w:after="0" w:line="480" w:lineRule="auto"/>
          </w:pPr>
        </w:pPrChange>
      </w:pPr>
    </w:p>
    <w:p w14:paraId="000000CD" w14:textId="6D1513B3" w:rsidR="00585BFC" w:rsidRDefault="00B22A50" w:rsidP="004A689D">
      <w:pPr>
        <w:spacing w:after="0" w:line="360" w:lineRule="auto"/>
        <w:rPr>
          <w:rFonts w:ascii="Times New Roman" w:eastAsia="Times New Roman" w:hAnsi="Times New Roman" w:cs="Times New Roman"/>
          <w:sz w:val="24"/>
          <w:szCs w:val="24"/>
        </w:rPr>
        <w:pPrChange w:id="1705" w:author="Siyu Wang" w:date="2026-08-07T11:37:00Z" w16du:dateUtc="2026-08-07T15:37:00Z">
          <w:pPr>
            <w:spacing w:after="0" w:line="480" w:lineRule="auto"/>
          </w:pPr>
        </w:pPrChange>
      </w:pPr>
      <w:r>
        <w:rPr>
          <w:rFonts w:ascii="Times New Roman" w:eastAsia="Times New Roman" w:hAnsi="Times New Roman" w:cs="Times New Roman"/>
          <w:noProof/>
          <w:sz w:val="24"/>
          <w:szCs w:val="24"/>
        </w:rPr>
        <w:drawing>
          <wp:inline distT="0" distB="0" distL="0" distR="0" wp14:anchorId="1F5132CD" wp14:editId="07E177B8">
            <wp:extent cx="5937250" cy="2863850"/>
            <wp:effectExtent l="0" t="0" r="6350" b="0"/>
            <wp:docPr id="205424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250" cy="2863850"/>
                    </a:xfrm>
                    <a:prstGeom prst="rect">
                      <a:avLst/>
                    </a:prstGeom>
                    <a:noFill/>
                    <a:ln>
                      <a:noFill/>
                    </a:ln>
                  </pic:spPr>
                </pic:pic>
              </a:graphicData>
            </a:graphic>
          </wp:inline>
        </w:drawing>
      </w: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w:t>
      </w:r>
      <w:ins w:id="1706" w:author="Siyu Wang" w:date="2026-08-07T11:36:00Z" w16du:dateUtc="2026-08-07T15:36:00Z">
        <w:r w:rsidR="003813FA" w:rsidRPr="003813FA">
          <w:rPr>
            <w:rFonts w:ascii="Times New Roman" w:eastAsia="Times New Roman" w:hAnsi="Times New Roman" w:cs="Times New Roman"/>
            <w:b/>
            <w:bCs/>
            <w:sz w:val="24"/>
            <w:szCs w:val="24"/>
            <w:rPrChange w:id="1707" w:author="Siyu Wang" w:date="2026-08-07T11:36:00Z" w16du:dateUtc="2026-08-07T15:36:00Z">
              <w:rPr>
                <w:rFonts w:ascii="Times New Roman" w:eastAsia="Times New Roman" w:hAnsi="Times New Roman" w:cs="Times New Roman"/>
                <w:sz w:val="24"/>
                <w:szCs w:val="24"/>
              </w:rPr>
            </w:rPrChange>
          </w:rPr>
          <w:t>Temporal discounting behavior is modulated by the go signal.</w:t>
        </w:r>
        <w:r w:rsidR="003813F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Acceptance rate for each offer</w:t>
      </w:r>
      <w:r w:rsidR="002904EE">
        <w:rPr>
          <w:rFonts w:ascii="Times New Roman" w:eastAsia="Times New Roman" w:hAnsi="Times New Roman" w:cs="Times New Roman"/>
          <w:sz w:val="24"/>
          <w:szCs w:val="24"/>
        </w:rPr>
        <w:t>, separated by</w:t>
      </w:r>
      <w:r>
        <w:rPr>
          <w:rFonts w:ascii="Times New Roman" w:eastAsia="Times New Roman" w:hAnsi="Times New Roman" w:cs="Times New Roman"/>
          <w:sz w:val="24"/>
          <w:szCs w:val="24"/>
        </w:rPr>
        <w:t xml:space="preserve"> </w:t>
      </w:r>
      <w:r w:rsidR="002904EE">
        <w:rPr>
          <w:rFonts w:ascii="Times New Roman" w:eastAsia="Times New Roman" w:hAnsi="Times New Roman" w:cs="Times New Roman"/>
          <w:sz w:val="24"/>
          <w:szCs w:val="24"/>
        </w:rPr>
        <w:t>wh</w:t>
      </w:r>
      <w:r w:rsidR="002904EE">
        <w:rPr>
          <w:rFonts w:ascii="Times New Roman" w:eastAsia="Times New Roman" w:hAnsi="Times New Roman" w:cs="Times New Roman"/>
          <w:sz w:val="24"/>
          <w:szCs w:val="24"/>
        </w:rPr>
        <w:t>ether</w:t>
      </w:r>
      <w:r w:rsidR="002904E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for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offers are sorted by their </w:t>
      </w:r>
      <w:r w:rsidR="00F33E96">
        <w:rPr>
          <w:rFonts w:ascii="Times New Roman" w:eastAsia="Times New Roman" w:hAnsi="Times New Roman" w:cs="Times New Roman"/>
          <w:sz w:val="24"/>
          <w:szCs w:val="24"/>
        </w:rPr>
        <w:t xml:space="preserve">overall </w:t>
      </w:r>
      <w:r>
        <w:rPr>
          <w:rFonts w:ascii="Times New Roman" w:eastAsia="Times New Roman" w:hAnsi="Times New Roman" w:cs="Times New Roman"/>
          <w:sz w:val="24"/>
          <w:szCs w:val="24"/>
        </w:rPr>
        <w:t xml:space="preserve">acceptance rate across the nine </w:t>
      </w:r>
      <w:r w:rsidR="002116E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5E20E6FF" w:rsidR="00585BFC" w:rsidRDefault="004625AB">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50D526" wp14:editId="766D4A65">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000000D0" w14:textId="55827B2F" w:rsidR="00BC3DEB" w:rsidRDefault="00000000">
      <w:pPr>
        <w:shd w:val="clear" w:color="auto" w:fill="FFFFFF"/>
        <w:spacing w:after="0" w:line="480" w:lineRule="auto"/>
        <w:rPr>
          <w:ins w:id="1708" w:author="Siyu Wang" w:date="2026-08-07T11:38:00Z" w16du:dateUtc="2026-08-07T15:38:00Z"/>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 xml:space="preserve">Model comparison of AIC values (A and B) and </w:t>
      </w:r>
      <w:r w:rsidR="009F7B7E">
        <w:rPr>
          <w:rFonts w:ascii="Times New Roman" w:eastAsia="Times New Roman" w:hAnsi="Times New Roman" w:cs="Times New Roman"/>
          <w:sz w:val="24"/>
          <w:szCs w:val="24"/>
        </w:rPr>
        <w:t xml:space="preserve">the </w:t>
      </w:r>
      <w:r w:rsidR="00665F5B">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xml:space="preserve"> of best fit</w:t>
      </w:r>
      <w:r w:rsidR="00665F5B">
        <w:rPr>
          <w:rFonts w:ascii="Times New Roman" w:eastAsia="Times New Roman" w:hAnsi="Times New Roman" w:cs="Times New Roman"/>
          <w:sz w:val="24"/>
          <w:szCs w:val="24"/>
        </w:rPr>
        <w:t xml:space="preserve"> </w:t>
      </w:r>
      <w:r w:rsidR="00E93497">
        <w:rPr>
          <w:rFonts w:ascii="Times New Roman" w:eastAsia="Times New Roman" w:hAnsi="Times New Roman" w:cs="Times New Roman"/>
          <w:sz w:val="24"/>
          <w:szCs w:val="24"/>
        </w:rPr>
        <w:t xml:space="preserve">models </w:t>
      </w:r>
      <w:r w:rsidR="00665F5B">
        <w:rPr>
          <w:rFonts w:ascii="Times New Roman" w:eastAsia="Times New Roman" w:hAnsi="Times New Roman" w:cs="Times New Roman"/>
          <w:sz w:val="24"/>
          <w:szCs w:val="24"/>
        </w:rPr>
        <w:t>across sessions</w:t>
      </w:r>
      <w:r>
        <w:rPr>
          <w:rFonts w:ascii="Times New Roman" w:eastAsia="Times New Roman" w:hAnsi="Times New Roman" w:cs="Times New Roman"/>
          <w:sz w:val="24"/>
          <w:szCs w:val="24"/>
        </w:rPr>
        <w:t xml:space="preserve"> (C and D) for the </w:t>
      </w:r>
      <w:r w:rsidR="00665F5B">
        <w:rPr>
          <w:rFonts w:ascii="Times New Roman" w:eastAsia="Times New Roman" w:hAnsi="Times New Roman" w:cs="Times New Roman"/>
          <w:sz w:val="24"/>
          <w:szCs w:val="24"/>
        </w:rPr>
        <w:t>six</w:t>
      </w:r>
      <w:r>
        <w:rPr>
          <w:rFonts w:ascii="Times New Roman" w:eastAsia="Times New Roman" w:hAnsi="Times New Roman" w:cs="Times New Roman"/>
          <w:sz w:val="24"/>
          <w:szCs w:val="24"/>
        </w:rPr>
        <w:t xml:space="preserve"> behavioral models in Monkey S (A and C) and Monkey T (B and D).</w:t>
      </w:r>
    </w:p>
    <w:p w14:paraId="09BC93EB" w14:textId="77777777" w:rsidR="00BC3DEB" w:rsidRDefault="00BC3DEB">
      <w:pPr>
        <w:rPr>
          <w:ins w:id="1709" w:author="Siyu Wang" w:date="2026-08-07T11:38:00Z" w16du:dateUtc="2026-08-07T15:38:00Z"/>
          <w:rFonts w:ascii="Times New Roman" w:eastAsia="Times New Roman" w:hAnsi="Times New Roman" w:cs="Times New Roman"/>
          <w:sz w:val="24"/>
          <w:szCs w:val="24"/>
        </w:rPr>
      </w:pPr>
      <w:ins w:id="1710" w:author="Siyu Wang" w:date="2026-08-07T11:38:00Z" w16du:dateUtc="2026-08-07T15:38:00Z">
        <w:r>
          <w:rPr>
            <w:rFonts w:ascii="Times New Roman" w:eastAsia="Times New Roman" w:hAnsi="Times New Roman" w:cs="Times New Roman"/>
            <w:sz w:val="24"/>
            <w:szCs w:val="24"/>
          </w:rPr>
          <w:br w:type="page"/>
        </w:r>
      </w:ins>
    </w:p>
    <w:p w14:paraId="4E0FF6F9" w14:textId="03EC0CB9" w:rsidR="00585BFC" w:rsidDel="00BC3DEB" w:rsidRDefault="00585BFC">
      <w:pPr>
        <w:shd w:val="clear" w:color="auto" w:fill="FFFFFF"/>
        <w:spacing w:after="0" w:line="480" w:lineRule="auto"/>
        <w:rPr>
          <w:del w:id="1711" w:author="Siyu Wang" w:date="2026-08-07T11:38:00Z" w16du:dateUtc="2026-08-07T15:38:00Z"/>
          <w:rFonts w:ascii="Times New Roman" w:eastAsia="Times New Roman" w:hAnsi="Times New Roman" w:cs="Times New Roman"/>
          <w:sz w:val="24"/>
          <w:szCs w:val="24"/>
        </w:rPr>
      </w:pPr>
    </w:p>
    <w:p w14:paraId="000000D1" w14:textId="3656353B" w:rsidR="00585BFC" w:rsidDel="00BC3DEB" w:rsidRDefault="00585BFC">
      <w:pPr>
        <w:shd w:val="clear" w:color="auto" w:fill="FFFFFF"/>
        <w:spacing w:after="0" w:line="480" w:lineRule="auto"/>
        <w:rPr>
          <w:del w:id="1712" w:author="Siyu Wang" w:date="2026-08-07T11:38:00Z" w16du:dateUtc="2026-08-07T15:38:00Z"/>
          <w:rFonts w:ascii="Times New Roman" w:eastAsia="Times New Roman" w:hAnsi="Times New Roman" w:cs="Times New Roman"/>
          <w:sz w:val="24"/>
          <w:szCs w:val="24"/>
        </w:rPr>
      </w:pPr>
    </w:p>
    <w:p w14:paraId="000000D2" w14:textId="06B62713" w:rsidR="00585BFC" w:rsidDel="00BC3DEB" w:rsidRDefault="00585BFC">
      <w:pPr>
        <w:shd w:val="clear" w:color="auto" w:fill="FFFFFF"/>
        <w:spacing w:after="0" w:line="480" w:lineRule="auto"/>
        <w:rPr>
          <w:del w:id="1713" w:author="Siyu Wang" w:date="2026-08-07T11:38:00Z" w16du:dateUtc="2026-08-07T15:38:00Z"/>
          <w:rFonts w:ascii="Times New Roman" w:eastAsia="Times New Roman" w:hAnsi="Times New Roman" w:cs="Times New Roman"/>
          <w:sz w:val="24"/>
          <w:szCs w:val="24"/>
        </w:rPr>
      </w:pPr>
    </w:p>
    <w:p w14:paraId="2ED54C5A" w14:textId="28A3E5F8" w:rsidR="00B82930" w:rsidRDefault="0059673C" w:rsidP="00B82930">
      <w:pPr>
        <w:shd w:val="clear" w:color="auto" w:fill="FFFFFF"/>
        <w:spacing w:after="0" w:line="480" w:lineRule="auto"/>
        <w:jc w:val="center"/>
        <w:rPr>
          <w:rFonts w:ascii="Times New Roman" w:eastAsia="Times New Roman" w:hAnsi="Times New Roman" w:cs="Times New Roman"/>
          <w:sz w:val="24"/>
          <w:szCs w:val="24"/>
        </w:rPr>
      </w:pPr>
      <w:del w:id="1714" w:author="Siyu Wang" w:date="2026-08-07T13:07:00Z" w16du:dateUtc="2026-08-07T17:07:00Z">
        <w:r w:rsidDel="008E7241">
          <w:rPr>
            <w:rFonts w:ascii="Times New Roman" w:eastAsia="Times New Roman" w:hAnsi="Times New Roman" w:cs="Times New Roman"/>
            <w:noProof/>
            <w:sz w:val="24"/>
            <w:szCs w:val="24"/>
          </w:rPr>
          <w:drawing>
            <wp:inline distT="0" distB="0" distL="0" distR="0" wp14:anchorId="7B104D4C" wp14:editId="67B6C8A1">
              <wp:extent cx="3436903" cy="5290056"/>
              <wp:effectExtent l="0" t="0" r="0" b="6350"/>
              <wp:docPr id="255189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44163" cy="5301231"/>
                      </a:xfrm>
                      <a:prstGeom prst="rect">
                        <a:avLst/>
                      </a:prstGeom>
                      <a:noFill/>
                      <a:ln>
                        <a:noFill/>
                      </a:ln>
                    </pic:spPr>
                  </pic:pic>
                </a:graphicData>
              </a:graphic>
            </wp:inline>
          </w:drawing>
        </w:r>
      </w:del>
      <w:ins w:id="1715" w:author="Siyu Wang" w:date="2026-08-07T13:33:00Z" w16du:dateUtc="2026-08-07T17:33:00Z">
        <w:r w:rsidR="001B0E48">
          <w:rPr>
            <w:rFonts w:ascii="Times New Roman" w:eastAsia="Times New Roman" w:hAnsi="Times New Roman" w:cs="Times New Roman"/>
            <w:noProof/>
            <w:sz w:val="24"/>
            <w:szCs w:val="24"/>
          </w:rPr>
          <w:drawing>
            <wp:inline distT="0" distB="0" distL="0" distR="0" wp14:anchorId="303746E0" wp14:editId="291F6941">
              <wp:extent cx="4221481" cy="6546655"/>
              <wp:effectExtent l="0" t="0" r="7620" b="6985"/>
              <wp:docPr id="10084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0332" cy="6560381"/>
                      </a:xfrm>
                      <a:prstGeom prst="rect">
                        <a:avLst/>
                      </a:prstGeom>
                      <a:noFill/>
                      <a:ln>
                        <a:noFill/>
                      </a:ln>
                    </pic:spPr>
                  </pic:pic>
                </a:graphicData>
              </a:graphic>
            </wp:inline>
          </w:drawing>
        </w:r>
      </w:ins>
    </w:p>
    <w:p w14:paraId="47DEF023" w14:textId="7B177A84" w:rsidR="00B82930" w:rsidRDefault="00B82930" w:rsidP="00DE3197">
      <w:pPr>
        <w:tabs>
          <w:tab w:val="left" w:pos="1890"/>
        </w:tabs>
        <w:spacing w:after="0" w:line="360" w:lineRule="auto"/>
        <w:rPr>
          <w:rFonts w:ascii="Times New Roman" w:eastAsia="Times New Roman" w:hAnsi="Times New Roman" w:cs="Times New Roman"/>
          <w:sz w:val="24"/>
          <w:szCs w:val="24"/>
        </w:rPr>
        <w:pPrChange w:id="1716" w:author="Siyu Wang" w:date="2026-08-07T11:39:00Z" w16du:dateUtc="2026-08-07T15:39:00Z">
          <w:pPr>
            <w:tabs>
              <w:tab w:val="left" w:pos="1890"/>
            </w:tabs>
            <w:spacing w:after="0" w:line="480" w:lineRule="auto"/>
          </w:pPr>
        </w:pPrChange>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ins w:id="1717" w:author="Siyu Wang" w:date="2026-08-07T11:42:00Z" w16du:dateUtc="2026-08-07T15:42:00Z">
        <w:r w:rsidR="00BA66DE">
          <w:rPr>
            <w:rFonts w:ascii="Times New Roman" w:eastAsia="Times New Roman" w:hAnsi="Times New Roman" w:cs="Times New Roman"/>
            <w:b/>
            <w:bCs/>
            <w:sz w:val="24"/>
            <w:szCs w:val="24"/>
          </w:rPr>
          <w:t xml:space="preserve"> and </w:t>
        </w:r>
      </w:ins>
      <w:ins w:id="1718" w:author="Siyu Wang" w:date="2026-08-07T11:44:00Z" w16du:dateUtc="2026-08-07T15:44:00Z">
        <w:r w:rsidR="00F97883">
          <w:rPr>
            <w:rFonts w:ascii="Times New Roman" w:eastAsia="Times New Roman" w:hAnsi="Times New Roman" w:cs="Times New Roman"/>
            <w:b/>
            <w:bCs/>
            <w:sz w:val="24"/>
            <w:szCs w:val="24"/>
          </w:rPr>
          <w:t xml:space="preserve">the </w:t>
        </w:r>
        <w:r w:rsidR="00F83A20">
          <w:rPr>
            <w:rFonts w:ascii="Times New Roman" w:eastAsia="Times New Roman" w:hAnsi="Times New Roman" w:cs="Times New Roman"/>
            <w:b/>
            <w:bCs/>
            <w:sz w:val="24"/>
            <w:szCs w:val="24"/>
          </w:rPr>
          <w:t xml:space="preserve">assessment of </w:t>
        </w:r>
      </w:ins>
      <w:ins w:id="1719" w:author="Siyu Wang" w:date="2026-08-07T11:42:00Z" w16du:dateUtc="2026-08-07T15:42:00Z">
        <w:r w:rsidR="00BA66DE">
          <w:rPr>
            <w:rFonts w:ascii="Times New Roman" w:eastAsia="Times New Roman" w:hAnsi="Times New Roman" w:cs="Times New Roman"/>
            <w:b/>
            <w:bCs/>
            <w:sz w:val="24"/>
            <w:szCs w:val="24"/>
          </w:rPr>
          <w:t>the inde</w:t>
        </w:r>
      </w:ins>
      <w:ins w:id="1720" w:author="Siyu Wang" w:date="2026-08-07T11:43:00Z" w16du:dateUtc="2026-08-07T15:43:00Z">
        <w:r w:rsidR="00BA66DE">
          <w:rPr>
            <w:rFonts w:ascii="Times New Roman" w:eastAsia="Times New Roman" w:hAnsi="Times New Roman" w:cs="Times New Roman"/>
            <w:b/>
            <w:bCs/>
            <w:sz w:val="24"/>
            <w:szCs w:val="24"/>
          </w:rPr>
          <w:t>pendenc</w:t>
        </w:r>
        <w:r w:rsidR="00E5402B">
          <w:rPr>
            <w:rFonts w:ascii="Times New Roman" w:eastAsia="Times New Roman" w:hAnsi="Times New Roman" w:cs="Times New Roman"/>
            <w:b/>
            <w:bCs/>
            <w:sz w:val="24"/>
            <w:szCs w:val="24"/>
          </w:rPr>
          <w:t>e</w:t>
        </w:r>
        <w:r w:rsidR="00BA66DE">
          <w:rPr>
            <w:rFonts w:ascii="Times New Roman" w:eastAsia="Times New Roman" w:hAnsi="Times New Roman" w:cs="Times New Roman"/>
            <w:b/>
            <w:bCs/>
            <w:sz w:val="24"/>
            <w:szCs w:val="24"/>
          </w:rPr>
          <w:t xml:space="preserve"> of coding for drop vs delay</w:t>
        </w:r>
      </w:ins>
      <w:r>
        <w:rPr>
          <w:rFonts w:ascii="Times New Roman" w:eastAsia="Times New Roman" w:hAnsi="Times New Roman" w:cs="Times New Roman"/>
          <w:b/>
          <w:bCs/>
          <w:sz w:val="24"/>
          <w:szCs w:val="24"/>
        </w:rPr>
        <w:t>.</w:t>
      </w:r>
      <w:ins w:id="1721" w:author="Siyu Wang" w:date="2026-08-07T11:41:00Z" w16du:dateUtc="2026-08-07T15:41:00Z">
        <w:r w:rsidR="00011E6E">
          <w:rPr>
            <w:rFonts w:ascii="Times New Roman" w:eastAsia="Times New Roman" w:hAnsi="Times New Roman" w:cs="Times New Roman"/>
            <w:sz w:val="24"/>
            <w:szCs w:val="24"/>
          </w:rPr>
          <w:t xml:space="preserve"> </w:t>
        </w:r>
      </w:ins>
      <w:del w:id="1722" w:author="Siyu Wang" w:date="2026-08-07T11:41:00Z" w16du:dateUtc="2026-08-07T15:41:00Z">
        <w:r w:rsidDel="00011E6E">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Decoding accuracy </w:t>
      </w:r>
      <w:ins w:id="1723" w:author="Siyu Wang" w:date="2026-08-07T11:40:00Z" w16du:dateUtc="2026-08-07T15:40:00Z">
        <w:r w:rsidR="0085700D">
          <w:rPr>
            <w:rFonts w:ascii="Times New Roman" w:eastAsia="Times New Roman" w:hAnsi="Times New Roman" w:cs="Times New Roman"/>
            <w:sz w:val="24"/>
            <w:szCs w:val="24"/>
          </w:rPr>
          <w:t>(</w:t>
        </w:r>
      </w:ins>
      <w:ins w:id="1724" w:author="Siyu Wang" w:date="2026-08-07T11:50:00Z" w16du:dateUtc="2026-08-07T15:50:00Z">
        <w:r w:rsidR="00AE2E65">
          <w:rPr>
            <w:rFonts w:ascii="Times New Roman" w:eastAsia="Times New Roman" w:hAnsi="Times New Roman" w:cs="Times New Roman"/>
            <w:sz w:val="24"/>
            <w:szCs w:val="24"/>
          </w:rPr>
          <w:t>left</w:t>
        </w:r>
      </w:ins>
      <w:ins w:id="1725" w:author="Siyu Wang" w:date="2026-08-07T11:40:00Z" w16du:dateUtc="2026-08-07T15:40:00Z">
        <w:r w:rsidR="0085700D">
          <w:rPr>
            <w:rFonts w:ascii="Times New Roman" w:eastAsia="Times New Roman" w:hAnsi="Times New Roman" w:cs="Times New Roman"/>
            <w:sz w:val="24"/>
            <w:szCs w:val="24"/>
          </w:rPr>
          <w:t xml:space="preserve"> for Monkey S; </w:t>
        </w:r>
      </w:ins>
      <w:ins w:id="1726" w:author="Siyu Wang" w:date="2026-08-07T11:50:00Z" w16du:dateUtc="2026-08-07T15:50:00Z">
        <w:r w:rsidR="00AE2E65">
          <w:rPr>
            <w:rFonts w:ascii="Times New Roman" w:eastAsia="Times New Roman" w:hAnsi="Times New Roman" w:cs="Times New Roman"/>
            <w:sz w:val="24"/>
            <w:szCs w:val="24"/>
          </w:rPr>
          <w:t>right</w:t>
        </w:r>
      </w:ins>
      <w:ins w:id="1727" w:author="Siyu Wang" w:date="2026-08-07T11:40:00Z" w16du:dateUtc="2026-08-07T15:40:00Z">
        <w:r w:rsidR="0085700D">
          <w:rPr>
            <w:rFonts w:ascii="Times New Roman" w:eastAsia="Times New Roman" w:hAnsi="Times New Roman" w:cs="Times New Roman"/>
            <w:sz w:val="24"/>
            <w:szCs w:val="24"/>
          </w:rPr>
          <w:t xml:space="preserve"> for Monkey T) </w:t>
        </w:r>
      </w:ins>
      <w:r>
        <w:rPr>
          <w:rFonts w:ascii="Times New Roman" w:eastAsia="Times New Roman" w:hAnsi="Times New Roman" w:cs="Times New Roman"/>
          <w:sz w:val="24"/>
          <w:szCs w:val="24"/>
        </w:rPr>
        <w:t>was calculated for each task factor: drops (</w:t>
      </w:r>
      <w:del w:id="1728" w:author="Siyu Wang" w:date="2026-08-07T11:39:00Z" w16du:dateUtc="2026-08-07T15:39:00Z">
        <w:r w:rsidDel="00B94DBB">
          <w:rPr>
            <w:rFonts w:ascii="Times New Roman" w:eastAsia="Times New Roman" w:hAnsi="Times New Roman" w:cs="Times New Roman"/>
            <w:sz w:val="24"/>
            <w:szCs w:val="24"/>
          </w:rPr>
          <w:delText>top panels</w:delText>
        </w:r>
      </w:del>
      <w:ins w:id="1729" w:author="Siyu Wang" w:date="2026-08-07T11:39:00Z" w16du:dateUtc="2026-08-07T15:39:00Z">
        <w:r w:rsidR="00B94DBB">
          <w:rPr>
            <w:rFonts w:ascii="Times New Roman" w:eastAsia="Times New Roman" w:hAnsi="Times New Roman" w:cs="Times New Roman"/>
            <w:sz w:val="24"/>
            <w:szCs w:val="24"/>
          </w:rPr>
          <w:t>A, B</w:t>
        </w:r>
      </w:ins>
      <w:r>
        <w:rPr>
          <w:rFonts w:ascii="Times New Roman" w:eastAsia="Times New Roman" w:hAnsi="Times New Roman" w:cs="Times New Roman"/>
          <w:sz w:val="24"/>
          <w:szCs w:val="24"/>
        </w:rPr>
        <w:t>), delay (</w:t>
      </w:r>
      <w:del w:id="1730" w:author="Siyu Wang" w:date="2026-08-07T11:39:00Z" w16du:dateUtc="2026-08-07T15:39:00Z">
        <w:r w:rsidDel="00B94DBB">
          <w:rPr>
            <w:rFonts w:ascii="Times New Roman" w:eastAsia="Times New Roman" w:hAnsi="Times New Roman" w:cs="Times New Roman"/>
            <w:sz w:val="24"/>
            <w:szCs w:val="24"/>
          </w:rPr>
          <w:delText>middle panels</w:delText>
        </w:r>
      </w:del>
      <w:ins w:id="1731" w:author="Siyu Wang" w:date="2026-08-07T11:39:00Z" w16du:dateUtc="2026-08-07T15:39:00Z">
        <w:r w:rsidR="00B94DBB">
          <w:rPr>
            <w:rFonts w:ascii="Times New Roman" w:eastAsia="Times New Roman" w:hAnsi="Times New Roman" w:cs="Times New Roman"/>
            <w:sz w:val="24"/>
            <w:szCs w:val="24"/>
          </w:rPr>
          <w:t>C, D</w:t>
        </w:r>
      </w:ins>
      <w:r>
        <w:rPr>
          <w:rFonts w:ascii="Times New Roman" w:eastAsia="Times New Roman" w:hAnsi="Times New Roman" w:cs="Times New Roman"/>
          <w:sz w:val="24"/>
          <w:szCs w:val="24"/>
        </w:rPr>
        <w:t xml:space="preserve">), and </w:t>
      </w:r>
      <w:del w:id="1732" w:author="Siyu Wang" w:date="2026-08-07T11:39:00Z" w16du:dateUtc="2026-08-07T15:39:00Z">
        <w:r w:rsidDel="00B94DBB">
          <w:rPr>
            <w:rFonts w:ascii="Times New Roman" w:eastAsia="Times New Roman" w:hAnsi="Times New Roman" w:cs="Times New Roman"/>
            <w:sz w:val="24"/>
            <w:szCs w:val="24"/>
          </w:rPr>
          <w:delText xml:space="preserve">interaction </w:delText>
        </w:r>
      </w:del>
      <w:ins w:id="1733" w:author="Siyu Wang" w:date="2026-08-07T11:39:00Z" w16du:dateUtc="2026-08-07T15:39:00Z">
        <w:r w:rsidR="00B94DBB">
          <w:rPr>
            <w:rFonts w:ascii="Times New Roman" w:eastAsia="Times New Roman" w:hAnsi="Times New Roman" w:cs="Times New Roman"/>
            <w:sz w:val="24"/>
            <w:szCs w:val="24"/>
          </w:rPr>
          <w:t>offer identity</w:t>
        </w:r>
        <w:r w:rsidR="00B94DBB">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w:t>
      </w:r>
      <w:del w:id="1734" w:author="Siyu Wang" w:date="2026-08-07T11:39:00Z" w16du:dateUtc="2026-08-07T15:39:00Z">
        <w:r w:rsidDel="00B94DBB">
          <w:rPr>
            <w:rFonts w:ascii="Times New Roman" w:eastAsia="Times New Roman" w:hAnsi="Times New Roman" w:cs="Times New Roman"/>
            <w:sz w:val="24"/>
            <w:szCs w:val="24"/>
          </w:rPr>
          <w:delText>bottom panels</w:delText>
        </w:r>
      </w:del>
      <w:ins w:id="1735" w:author="Siyu Wang" w:date="2026-08-07T11:39:00Z" w16du:dateUtc="2026-08-07T15:39:00Z">
        <w:r w:rsidR="00B94DBB">
          <w:rPr>
            <w:rFonts w:ascii="Times New Roman" w:eastAsia="Times New Roman" w:hAnsi="Times New Roman" w:cs="Times New Roman"/>
            <w:sz w:val="24"/>
            <w:szCs w:val="24"/>
          </w:rPr>
          <w:t>E, F</w:t>
        </w:r>
      </w:ins>
      <w:r>
        <w:rPr>
          <w:rFonts w:ascii="Times New Roman" w:eastAsia="Times New Roman" w:hAnsi="Times New Roman" w:cs="Times New Roman"/>
          <w:sz w:val="24"/>
          <w:szCs w:val="24"/>
        </w:rPr>
        <w:t xml:space="preserve">). </w:t>
      </w:r>
      <w:del w:id="1736" w:author="Siyu Wang" w:date="2026-08-07T11:40:00Z" w16du:dateUtc="2026-08-07T15:40:00Z">
        <w:r w:rsidDel="008829E8">
          <w:rPr>
            <w:rFonts w:ascii="Times New Roman" w:eastAsia="Times New Roman" w:hAnsi="Times New Roman" w:cs="Times New Roman"/>
            <w:sz w:val="24"/>
            <w:szCs w:val="24"/>
          </w:rPr>
          <w:delText xml:space="preserve">This was done for both Monkey S (panels A, C and E) and Monkey T (panes B, D and F), </w:delText>
        </w:r>
      </w:del>
      <w:del w:id="1737" w:author="Siyu Wang" w:date="2026-08-07T11:41:00Z" w16du:dateUtc="2026-08-07T15:41:00Z">
        <w:r w:rsidDel="008829E8">
          <w:rPr>
            <w:rFonts w:ascii="Times New Roman" w:eastAsia="Times New Roman" w:hAnsi="Times New Roman" w:cs="Times New Roman"/>
            <w:sz w:val="24"/>
            <w:szCs w:val="24"/>
          </w:rPr>
          <w:delText>from 500 ms before to 1000 ms after the offer onset</w:delText>
        </w:r>
      </w:del>
      <w:ins w:id="1738" w:author="Siyu Wang" w:date="2026-08-07T11:41:00Z" w16du:dateUtc="2026-08-07T15:41:00Z">
        <w:r w:rsidR="00815C9E">
          <w:rPr>
            <w:rFonts w:ascii="Times New Roman" w:eastAsia="Times New Roman" w:hAnsi="Times New Roman" w:cs="Times New Roman"/>
            <w:sz w:val="24"/>
            <w:szCs w:val="24"/>
          </w:rPr>
          <w:t xml:space="preserve">In E and F, the black line represents predicted </w:t>
        </w:r>
      </w:ins>
      <w:ins w:id="1739" w:author="Siyu Wang" w:date="2026-08-07T11:42:00Z" w16du:dateUtc="2026-08-07T15:42:00Z">
        <w:r w:rsidR="00815C9E">
          <w:rPr>
            <w:rFonts w:ascii="Times New Roman" w:eastAsia="Times New Roman" w:hAnsi="Times New Roman" w:cs="Times New Roman"/>
            <w:sz w:val="24"/>
            <w:szCs w:val="24"/>
          </w:rPr>
          <w:t>decoding accuracy, assuming independent neural representation of drop and delay, and the colored (green) line represents actual decoding accuracy from data.</w:t>
        </w:r>
      </w:ins>
      <w:ins w:id="1740" w:author="Siyu Wang" w:date="2026-08-07T11:43:00Z" w16du:dateUtc="2026-08-07T15:43:00Z">
        <w:r w:rsidR="00E36FA9">
          <w:rPr>
            <w:rFonts w:ascii="Times New Roman" w:eastAsia="Times New Roman" w:hAnsi="Times New Roman" w:cs="Times New Roman"/>
            <w:sz w:val="24"/>
            <w:szCs w:val="24"/>
          </w:rPr>
          <w:t xml:space="preserve"> </w:t>
        </w:r>
      </w:ins>
      <w:del w:id="1741" w:author="Siyu Wang" w:date="2026-08-07T11:41:00Z" w16du:dateUtc="2026-08-07T15:41:00Z">
        <w:r w:rsidDel="00815C9E">
          <w:rPr>
            <w:rFonts w:ascii="Times New Roman" w:eastAsia="Times New Roman" w:hAnsi="Times New Roman" w:cs="Times New Roman"/>
            <w:sz w:val="24"/>
            <w:szCs w:val="24"/>
          </w:rPr>
          <w:delText xml:space="preserve">.   </w:delText>
        </w:r>
      </w:del>
    </w:p>
    <w:p w14:paraId="000000D7" w14:textId="3A8F2989" w:rsidR="00585BFC" w:rsidRDefault="00B672E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B111859" wp14:editId="69EB6A34">
            <wp:extent cx="5943600" cy="3486150"/>
            <wp:effectExtent l="0" t="0" r="0" b="0"/>
            <wp:docPr id="155803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00000D9" w14:textId="49B9CCDA" w:rsidR="00585BFC" w:rsidRDefault="00000000" w:rsidP="00EA0AF6">
      <w:pPr>
        <w:spacing w:after="0" w:line="360" w:lineRule="auto"/>
        <w:rPr>
          <w:rFonts w:ascii="Times New Roman" w:eastAsia="Times New Roman" w:hAnsi="Times New Roman" w:cs="Times New Roman"/>
          <w:sz w:val="24"/>
          <w:szCs w:val="24"/>
        </w:rPr>
        <w:pPrChange w:id="1742" w:author="Siyu Wang" w:date="2026-08-07T11:46:00Z" w16du:dateUtc="2026-08-07T15:46:00Z">
          <w:pPr>
            <w:spacing w:after="0" w:line="480" w:lineRule="auto"/>
          </w:pPr>
        </w:pPrChange>
      </w:pPr>
      <w:r>
        <w:rPr>
          <w:rFonts w:ascii="Times New Roman" w:eastAsia="Times New Roman" w:hAnsi="Times New Roman" w:cs="Times New Roman"/>
          <w:b/>
          <w:bCs/>
          <w:sz w:val="24"/>
          <w:szCs w:val="24"/>
        </w:rPr>
        <w:t xml:space="preserve">Figure </w:t>
      </w:r>
      <w:r w:rsidR="006E05D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ins w:id="1743" w:author="Siyu Wang" w:date="2026-08-07T11:44:00Z" w16du:dateUtc="2026-08-07T15:44:00Z">
        <w:r w:rsidR="00FC489C" w:rsidRPr="00FC489C">
          <w:rPr>
            <w:rFonts w:ascii="Times New Roman" w:eastAsia="Times New Roman" w:hAnsi="Times New Roman" w:cs="Times New Roman"/>
            <w:b/>
            <w:bCs/>
            <w:sz w:val="24"/>
            <w:szCs w:val="24"/>
            <w:rPrChange w:id="1744" w:author="Siyu Wang" w:date="2026-08-07T11:45:00Z" w16du:dateUtc="2026-08-07T15:45:00Z">
              <w:rPr>
                <w:rFonts w:ascii="Times New Roman" w:eastAsia="Times New Roman" w:hAnsi="Times New Roman" w:cs="Times New Roman"/>
                <w:sz w:val="24"/>
                <w:szCs w:val="24"/>
              </w:rPr>
            </w:rPrChange>
          </w:rPr>
          <w:t>The population coding dimension for drop and delay are anti-aligned.</w:t>
        </w:r>
        <w:r w:rsidR="00FC489C">
          <w:rPr>
            <w:rFonts w:ascii="Times New Roman" w:eastAsia="Times New Roman" w:hAnsi="Times New Roman" w:cs="Times New Roman"/>
            <w:sz w:val="24"/>
            <w:szCs w:val="24"/>
          </w:rPr>
          <w:t xml:space="preserve"> </w:t>
        </w:r>
      </w:ins>
      <w:del w:id="1745" w:author="Siyu Wang" w:date="2026-08-07T11:45:00Z" w16du:dateUtc="2026-08-07T15:45:00Z">
        <w:r w:rsidDel="00FC489C">
          <w:rPr>
            <w:rFonts w:ascii="Times New Roman" w:eastAsia="Times New Roman" w:hAnsi="Times New Roman" w:cs="Times New Roman"/>
            <w:b/>
            <w:bCs/>
            <w:sz w:val="24"/>
            <w:szCs w:val="24"/>
          </w:rPr>
          <w:delText>Correlation of drops and delay population encoding dimensions.</w:delText>
        </w:r>
        <w:r w:rsidDel="00FC489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The population encoding dimensions </w:t>
      </w:r>
      <w:del w:id="1746" w:author="Siyu Wang" w:date="2026-08-07T11:45:00Z" w16du:dateUtc="2026-08-07T15:45:00Z">
        <w:r w:rsidDel="0033540C">
          <w:rPr>
            <w:rFonts w:ascii="Times New Roman" w:eastAsia="Times New Roman" w:hAnsi="Times New Roman" w:cs="Times New Roman"/>
            <w:sz w:val="24"/>
            <w:szCs w:val="24"/>
          </w:rPr>
          <w:delText xml:space="preserve">of </w:delText>
        </w:r>
      </w:del>
      <w:ins w:id="1747" w:author="Siyu Wang" w:date="2026-08-07T11:45:00Z" w16du:dateUtc="2026-08-07T15:45:00Z">
        <w:r w:rsidR="0033540C">
          <w:rPr>
            <w:rFonts w:ascii="Times New Roman" w:eastAsia="Times New Roman" w:hAnsi="Times New Roman" w:cs="Times New Roman"/>
            <w:sz w:val="24"/>
            <w:szCs w:val="24"/>
          </w:rPr>
          <w:t>for</w:t>
        </w:r>
        <w:r w:rsidR="0033540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drop</w:t>
      </w:r>
      <w:del w:id="1748" w:author="Siyu Wang" w:date="2026-08-07T11:45:00Z" w16du:dateUtc="2026-08-07T15:45:00Z">
        <w:r w:rsidDel="0033540C">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and delay</w:t>
      </w:r>
      <w:del w:id="1749" w:author="Siyu Wang" w:date="2026-08-07T11:45:00Z" w16du:dateUtc="2026-08-07T15:45:00Z">
        <w:r w:rsidDel="0033540C">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are negatively </w:t>
      </w:r>
      <w:del w:id="1750" w:author="Siyu Wang" w:date="2026-08-07T11:45:00Z" w16du:dateUtc="2026-08-07T15:45:00Z">
        <w:r w:rsidDel="00FC489C">
          <w:rPr>
            <w:rFonts w:ascii="Times New Roman" w:eastAsia="Times New Roman" w:hAnsi="Times New Roman" w:cs="Times New Roman"/>
            <w:sz w:val="24"/>
            <w:szCs w:val="24"/>
          </w:rPr>
          <w:delText xml:space="preserve">correlated </w:delText>
        </w:r>
      </w:del>
      <w:ins w:id="1751" w:author="Siyu Wang" w:date="2026-08-07T11:45:00Z" w16du:dateUtc="2026-08-07T15:45:00Z">
        <w:r w:rsidR="00FC489C">
          <w:rPr>
            <w:rFonts w:ascii="Times New Roman" w:eastAsia="Times New Roman" w:hAnsi="Times New Roman" w:cs="Times New Roman"/>
            <w:sz w:val="24"/>
            <w:szCs w:val="24"/>
          </w:rPr>
          <w:t xml:space="preserve">aligned, measured </w:t>
        </w:r>
        <w:r w:rsidR="004319ED">
          <w:rPr>
            <w:rFonts w:ascii="Times New Roman" w:eastAsia="Times New Roman" w:hAnsi="Times New Roman" w:cs="Times New Roman"/>
            <w:sz w:val="24"/>
            <w:szCs w:val="24"/>
          </w:rPr>
          <w:t>by</w:t>
        </w:r>
        <w:r w:rsidR="00FC489C">
          <w:rPr>
            <w:rFonts w:ascii="Times New Roman" w:eastAsia="Times New Roman" w:hAnsi="Times New Roman" w:cs="Times New Roman"/>
            <w:sz w:val="24"/>
            <w:szCs w:val="24"/>
          </w:rPr>
          <w:t xml:space="preserve"> cosine similarity,</w:t>
        </w:r>
        <w:r w:rsidR="00FC489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w:t>
      </w:r>
      <w:del w:id="1752" w:author="Siyu Wang" w:date="2026-08-07T11:46:00Z" w16du:dateUtc="2026-08-07T15:46:00Z">
        <w:r w:rsidDel="0033540C">
          <w:rPr>
            <w:rFonts w:ascii="Times New Roman" w:eastAsia="Times New Roman" w:hAnsi="Times New Roman" w:cs="Times New Roman"/>
            <w:sz w:val="24"/>
            <w:szCs w:val="24"/>
          </w:rPr>
          <w:delText xml:space="preserve">using </w:delText>
        </w:r>
      </w:del>
      <w:ins w:id="1753" w:author="Siyu Wang" w:date="2026-08-07T11:46:00Z" w16du:dateUtc="2026-08-07T15:46:00Z">
        <w:r w:rsidR="0033540C">
          <w:rPr>
            <w:rFonts w:ascii="Times New Roman" w:eastAsia="Times New Roman" w:hAnsi="Times New Roman" w:cs="Times New Roman"/>
            <w:sz w:val="24"/>
            <w:szCs w:val="24"/>
          </w:rPr>
          <w:t>in</w:t>
        </w:r>
        <w:r w:rsidR="0033540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 time window from </w:t>
      </w:r>
      <w:ins w:id="1754" w:author="Siyu Wang" w:date="2026-08-07T11:46:00Z" w16du:dateUtc="2026-08-07T15:46:00Z">
        <w:r w:rsidR="0033540C">
          <w:rPr>
            <w:rFonts w:ascii="Times New Roman" w:eastAsia="Times New Roman" w:hAnsi="Times New Roman" w:cs="Times New Roman"/>
            <w:sz w:val="24"/>
            <w:szCs w:val="24"/>
          </w:rPr>
          <w:t>-2</w:t>
        </w:r>
      </w:ins>
      <w:del w:id="1755" w:author="Siyu Wang" w:date="2026-08-07T11:46:00Z" w16du:dateUtc="2026-08-07T15:46:00Z">
        <w:r w:rsidDel="0033540C">
          <w:rPr>
            <w:rFonts w:ascii="Times New Roman" w:eastAsia="Times New Roman" w:hAnsi="Times New Roman" w:cs="Times New Roman"/>
            <w:sz w:val="24"/>
            <w:szCs w:val="24"/>
          </w:rPr>
          <w:delText>7</w:delText>
        </w:r>
      </w:del>
      <w:r>
        <w:rPr>
          <w:rFonts w:ascii="Times New Roman" w:eastAsia="Times New Roman" w:hAnsi="Times New Roman" w:cs="Times New Roman"/>
          <w:sz w:val="24"/>
          <w:szCs w:val="24"/>
        </w:rPr>
        <w:t>50</w:t>
      </w:r>
      <w:del w:id="1756" w:author="Siyu Wang" w:date="2026-08-07T11:46:00Z" w16du:dateUtc="2026-08-07T15:46:00Z">
        <w:r w:rsidDel="0033540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ms to </w:t>
      </w:r>
      <w:del w:id="1757" w:author="Siyu Wang" w:date="2026-08-07T11:46:00Z" w16du:dateUtc="2026-08-07T15:46:00Z">
        <w:r w:rsidDel="0033540C">
          <w:rPr>
            <w:rFonts w:ascii="Times New Roman" w:eastAsia="Times New Roman" w:hAnsi="Times New Roman" w:cs="Times New Roman"/>
            <w:sz w:val="24"/>
            <w:szCs w:val="24"/>
          </w:rPr>
          <w:delText>100</w:delText>
        </w:r>
      </w:del>
      <w:r>
        <w:rPr>
          <w:rFonts w:ascii="Times New Roman" w:eastAsia="Times New Roman" w:hAnsi="Times New Roman" w:cs="Times New Roman"/>
          <w:sz w:val="24"/>
          <w:szCs w:val="24"/>
        </w:rPr>
        <w:t>0</w:t>
      </w:r>
      <w:del w:id="1758" w:author="Siyu Wang" w:date="2026-08-07T11:46:00Z" w16du:dateUtc="2026-08-07T15:46:00Z">
        <w:r w:rsidDel="0033540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ms </w:t>
      </w:r>
      <w:del w:id="1759" w:author="Siyu Wang" w:date="2026-08-07T11:46:00Z" w16du:dateUtc="2026-08-07T15:46:00Z">
        <w:r w:rsidDel="0033540C">
          <w:rPr>
            <w:rFonts w:ascii="Times New Roman" w:eastAsia="Times New Roman" w:hAnsi="Times New Roman" w:cs="Times New Roman"/>
            <w:sz w:val="24"/>
            <w:szCs w:val="24"/>
          </w:rPr>
          <w:delText xml:space="preserve">after the visual cue onset. </w:delText>
        </w:r>
      </w:del>
      <w:ins w:id="1760" w:author="Siyu Wang" w:date="2026-08-07T11:46:00Z" w16du:dateUtc="2026-08-07T15:46:00Z">
        <w:r w:rsidR="0033540C">
          <w:rPr>
            <w:rFonts w:ascii="Times New Roman" w:eastAsia="Times New Roman" w:hAnsi="Times New Roman" w:cs="Times New Roman"/>
            <w:sz w:val="24"/>
            <w:szCs w:val="24"/>
          </w:rPr>
          <w:t>before the go signal.</w:t>
        </w:r>
      </w:ins>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142BA512" w14:textId="1EA9A909" w:rsidR="006A67E5" w:rsidRDefault="00F04B7F" w:rsidP="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BC2DA49" wp14:editId="01CF738A">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2001E61C" w14:textId="1F798D17" w:rsidR="00C55D85" w:rsidRDefault="006A67E5" w:rsidP="007F40F3">
      <w:pPr>
        <w:spacing w:after="0" w:line="360" w:lineRule="auto"/>
        <w:rPr>
          <w:rFonts w:ascii="Times New Roman" w:eastAsia="Times New Roman" w:hAnsi="Times New Roman" w:cs="Times New Roman"/>
          <w:sz w:val="24"/>
          <w:szCs w:val="24"/>
        </w:rPr>
        <w:pPrChange w:id="1761" w:author="Siyu Wang" w:date="2026-08-07T11:53:00Z" w16du:dateUtc="2026-08-07T15:53:00Z">
          <w:pPr>
            <w:spacing w:after="0" w:line="480" w:lineRule="auto"/>
          </w:pPr>
        </w:pPrChange>
      </w:pPr>
      <w:r>
        <w:rPr>
          <w:rFonts w:ascii="Times New Roman" w:eastAsia="Times New Roman" w:hAnsi="Times New Roman" w:cs="Times New Roman"/>
          <w:b/>
          <w:bCs/>
          <w:sz w:val="24"/>
          <w:szCs w:val="24"/>
        </w:rPr>
        <w:t>Figure 7.</w:t>
      </w:r>
      <w:r w:rsidR="00C55D85" w:rsidRPr="00C55D85">
        <w:rPr>
          <w:rFonts w:ascii="Times New Roman" w:eastAsia="Times New Roman" w:hAnsi="Times New Roman" w:cs="Times New Roman"/>
          <w:b/>
          <w:bCs/>
          <w:sz w:val="24"/>
          <w:szCs w:val="24"/>
        </w:rPr>
        <w:t xml:space="preserve"> </w:t>
      </w:r>
      <w:r w:rsidR="00C55D85" w:rsidRPr="00356B01">
        <w:rPr>
          <w:rFonts w:ascii="Times New Roman" w:eastAsia="Times New Roman" w:hAnsi="Times New Roman" w:cs="Times New Roman"/>
          <w:b/>
          <w:bCs/>
          <w:sz w:val="24"/>
          <w:szCs w:val="24"/>
        </w:rPr>
        <w:t xml:space="preserve">The </w:t>
      </w:r>
      <w:r w:rsidR="0019120B">
        <w:rPr>
          <w:rFonts w:ascii="Times New Roman" w:eastAsia="Times New Roman" w:hAnsi="Times New Roman" w:cs="Times New Roman"/>
          <w:b/>
          <w:bCs/>
          <w:sz w:val="24"/>
          <w:szCs w:val="24"/>
        </w:rPr>
        <w:t>value coding dimension</w:t>
      </w:r>
      <w:r w:rsidR="0088025E">
        <w:rPr>
          <w:rFonts w:ascii="Times New Roman" w:eastAsia="Times New Roman" w:hAnsi="Times New Roman" w:cs="Times New Roman"/>
          <w:b/>
          <w:bCs/>
          <w:sz w:val="24"/>
          <w:szCs w:val="24"/>
        </w:rPr>
        <w:t xml:space="preserve"> </w:t>
      </w:r>
      <w:r w:rsidR="0088025E">
        <w:rPr>
          <w:rFonts w:ascii="Times New Roman" w:eastAsia="Times New Roman" w:hAnsi="Times New Roman" w:cs="Times New Roman"/>
          <w:sz w:val="24"/>
          <w:szCs w:val="24"/>
        </w:rPr>
        <w:t>(left for Monkey S; right for Monkey T)</w:t>
      </w:r>
      <w:r w:rsidR="00C55D85" w:rsidRPr="00356B01">
        <w:rPr>
          <w:rFonts w:ascii="Times New Roman" w:eastAsia="Times New Roman" w:hAnsi="Times New Roman" w:cs="Times New Roman"/>
          <w:b/>
          <w:bCs/>
          <w:sz w:val="24"/>
          <w:szCs w:val="24"/>
        </w:rPr>
        <w:t>.</w:t>
      </w:r>
      <w:r w:rsidR="006319DC">
        <w:rPr>
          <w:rFonts w:ascii="Times New Roman" w:eastAsia="Times New Roman" w:hAnsi="Times New Roman" w:cs="Times New Roman"/>
          <w:sz w:val="24"/>
          <w:szCs w:val="24"/>
        </w:rPr>
        <w:t xml:space="preserve"> We estimated the population coding dimension for value, this dimension </w:t>
      </w:r>
      <w:r w:rsidR="006319DC">
        <w:rPr>
          <w:rFonts w:ascii="Times New Roman" w:eastAsia="Times New Roman" w:hAnsi="Times New Roman" w:cs="Times New Roman"/>
          <w:sz w:val="24"/>
          <w:szCs w:val="24"/>
        </w:rPr>
        <w:t xml:space="preserve">positively aligns with </w:t>
      </w:r>
      <w:r w:rsidR="006319DC">
        <w:rPr>
          <w:rFonts w:ascii="Times New Roman" w:eastAsia="Times New Roman" w:hAnsi="Times New Roman" w:cs="Times New Roman"/>
          <w:sz w:val="24"/>
          <w:szCs w:val="24"/>
        </w:rPr>
        <w:t xml:space="preserve">the drop dimension (A, B) and negatively aligns with the delay dimension (C, D). </w:t>
      </w:r>
      <w:r w:rsidR="00386B87">
        <w:rPr>
          <w:rFonts w:ascii="Times New Roman" w:eastAsia="Times New Roman" w:hAnsi="Times New Roman" w:cs="Times New Roman"/>
          <w:sz w:val="24"/>
          <w:szCs w:val="24"/>
        </w:rPr>
        <w:t xml:space="preserve">The </w:t>
      </w:r>
      <w:r w:rsidR="00FE386B">
        <w:rPr>
          <w:rFonts w:ascii="Times New Roman" w:eastAsia="Times New Roman" w:hAnsi="Times New Roman" w:cs="Times New Roman"/>
          <w:sz w:val="24"/>
          <w:szCs w:val="24"/>
        </w:rPr>
        <w:t xml:space="preserve">projected </w:t>
      </w:r>
      <w:r w:rsidR="00386B87">
        <w:rPr>
          <w:rFonts w:ascii="Times New Roman" w:eastAsia="Times New Roman" w:hAnsi="Times New Roman" w:cs="Times New Roman"/>
          <w:sz w:val="24"/>
          <w:szCs w:val="24"/>
        </w:rPr>
        <w:t>value-axis activity for the nine offers at -250ms to 0ms before the go signal</w:t>
      </w:r>
      <w:r w:rsidR="00A304CC">
        <w:rPr>
          <w:rFonts w:ascii="Times New Roman" w:eastAsia="Times New Roman" w:hAnsi="Times New Roman" w:cs="Times New Roman"/>
          <w:sz w:val="24"/>
          <w:szCs w:val="24"/>
        </w:rPr>
        <w:t xml:space="preserve"> are shown in E and F. </w:t>
      </w:r>
      <w:r w:rsidR="00997F94">
        <w:rPr>
          <w:rFonts w:ascii="Times New Roman" w:eastAsia="Times New Roman" w:hAnsi="Times New Roman" w:cs="Times New Roman"/>
          <w:sz w:val="24"/>
          <w:szCs w:val="24"/>
        </w:rPr>
        <w:t xml:space="preserve">The </w:t>
      </w:r>
      <w:r w:rsidR="00A304CC">
        <w:rPr>
          <w:rFonts w:ascii="Times New Roman" w:eastAsia="Times New Roman" w:hAnsi="Times New Roman" w:cs="Times New Roman"/>
          <w:sz w:val="24"/>
          <w:szCs w:val="24"/>
        </w:rPr>
        <w:t xml:space="preserve">overlayed gray line is a logistic fit to the data. </w:t>
      </w:r>
    </w:p>
    <w:p w14:paraId="7DAC6EDC" w14:textId="03E58F00" w:rsidR="006A67E5" w:rsidRDefault="006A67E5">
      <w:pPr>
        <w:shd w:val="clear" w:color="auto" w:fill="FFFFFF"/>
        <w:spacing w:after="0" w:line="480" w:lineRule="auto"/>
        <w:rPr>
          <w:rFonts w:ascii="Times New Roman" w:eastAsia="Times New Roman" w:hAnsi="Times New Roman" w:cs="Times New Roman"/>
          <w:sz w:val="24"/>
          <w:szCs w:val="24"/>
        </w:rPr>
      </w:pPr>
    </w:p>
    <w:p w14:paraId="000000DB" w14:textId="6F9195B2" w:rsidR="00585BFC" w:rsidRDefault="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9A07DF" wp14:editId="076A8017">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6772DE7B" w14:textId="7C7A4B46" w:rsidR="006248F5" w:rsidDel="00B923D6" w:rsidRDefault="00000000" w:rsidP="007B37F5">
      <w:pPr>
        <w:spacing w:after="0" w:line="360" w:lineRule="auto"/>
        <w:rPr>
          <w:del w:id="1762" w:author="Siyu Wang" w:date="2026-08-07T12:09:00Z" w16du:dateUtc="2026-08-07T16:09:00Z"/>
          <w:rFonts w:ascii="Times New Roman" w:eastAsia="Times New Roman" w:hAnsi="Times New Roman" w:cs="Times New Roman"/>
          <w:sz w:val="24"/>
          <w:szCs w:val="24"/>
        </w:rPr>
        <w:pPrChange w:id="1763" w:author="Siyu Wang" w:date="2026-08-07T12:07:00Z" w16du:dateUtc="2026-08-07T16:07:00Z">
          <w:pPr>
            <w:spacing w:after="0" w:line="480" w:lineRule="auto"/>
          </w:pPr>
        </w:pPrChange>
      </w:pPr>
      <w:r>
        <w:rPr>
          <w:rFonts w:ascii="Times New Roman" w:eastAsia="Times New Roman" w:hAnsi="Times New Roman" w:cs="Times New Roman"/>
          <w:b/>
          <w:bCs/>
          <w:sz w:val="24"/>
          <w:szCs w:val="24"/>
        </w:rPr>
        <w:t xml:space="preserve">Figure </w:t>
      </w:r>
      <w:r w:rsidR="00D93CBD">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del w:id="1764" w:author="Siyu Wang" w:date="2026-08-07T11:54:00Z" w16du:dateUtc="2026-08-07T15:54:00Z">
        <w:r w:rsidDel="00D365E9">
          <w:rPr>
            <w:rFonts w:ascii="Times New Roman" w:eastAsia="Times New Roman" w:hAnsi="Times New Roman" w:cs="Times New Roman"/>
            <w:b/>
            <w:bCs/>
            <w:sz w:val="24"/>
            <w:szCs w:val="24"/>
          </w:rPr>
          <w:delText>Linear correlation between drops and model 3 inferred time (see methods) neural encoding</w:delText>
        </w:r>
      </w:del>
      <w:ins w:id="1765" w:author="Siyu Wang" w:date="2026-08-07T11:54:00Z" w16du:dateUtc="2026-08-07T15:54:00Z">
        <w:r w:rsidR="00D365E9">
          <w:rPr>
            <w:rFonts w:ascii="Times New Roman" w:eastAsia="Times New Roman" w:hAnsi="Times New Roman" w:cs="Times New Roman"/>
            <w:b/>
            <w:bCs/>
            <w:sz w:val="24"/>
            <w:szCs w:val="24"/>
          </w:rPr>
          <w:t>Go signal modulate</w:t>
        </w:r>
        <w:r w:rsidR="00007177">
          <w:rPr>
            <w:rFonts w:ascii="Times New Roman" w:eastAsia="Times New Roman" w:hAnsi="Times New Roman" w:cs="Times New Roman"/>
            <w:b/>
            <w:bCs/>
            <w:sz w:val="24"/>
            <w:szCs w:val="24"/>
          </w:rPr>
          <w:t>s</w:t>
        </w:r>
        <w:r w:rsidR="00D365E9">
          <w:rPr>
            <w:rFonts w:ascii="Times New Roman" w:eastAsia="Times New Roman" w:hAnsi="Times New Roman" w:cs="Times New Roman"/>
            <w:b/>
            <w:bCs/>
            <w:sz w:val="24"/>
            <w:szCs w:val="24"/>
          </w:rPr>
          <w:t xml:space="preserve"> population activity</w:t>
        </w:r>
      </w:ins>
      <w:ins w:id="1766" w:author="Siyu Wang" w:date="2026-08-07T11:55:00Z" w16du:dateUtc="2026-08-07T15:55:00Z">
        <w:r w:rsidR="00681D8B">
          <w:rPr>
            <w:rFonts w:ascii="Times New Roman" w:eastAsia="Times New Roman" w:hAnsi="Times New Roman" w:cs="Times New Roman"/>
            <w:b/>
            <w:bCs/>
            <w:sz w:val="24"/>
            <w:szCs w:val="24"/>
          </w:rPr>
          <w:t xml:space="preserve"> </w:t>
        </w:r>
        <w:r w:rsidR="00681D8B">
          <w:rPr>
            <w:rFonts w:ascii="Times New Roman" w:eastAsia="Times New Roman" w:hAnsi="Times New Roman" w:cs="Times New Roman"/>
            <w:sz w:val="24"/>
            <w:szCs w:val="24"/>
          </w:rPr>
          <w:t>(left for Monkey S, right for Monkey T)</w:t>
        </w:r>
      </w:ins>
      <w:r w:rsidRPr="006C612A">
        <w:rPr>
          <w:rFonts w:ascii="Times New Roman" w:eastAsia="Times New Roman" w:hAnsi="Times New Roman" w:cs="Times New Roman"/>
          <w:sz w:val="24"/>
          <w:szCs w:val="24"/>
          <w:rPrChange w:id="1767" w:author="Siyu Wang" w:date="2026-08-07T11:56:00Z" w16du:dateUtc="2026-08-07T15:56:00Z">
            <w:rPr>
              <w:rFonts w:ascii="Times New Roman" w:eastAsia="Times New Roman" w:hAnsi="Times New Roman" w:cs="Times New Roman"/>
              <w:b/>
              <w:bCs/>
              <w:sz w:val="24"/>
              <w:szCs w:val="24"/>
            </w:rPr>
          </w:rPrChange>
        </w:rPr>
        <w:t>.</w:t>
      </w:r>
      <w:r w:rsidR="00542B7D" w:rsidRPr="006C612A">
        <w:rPr>
          <w:rFonts w:ascii="Times New Roman" w:eastAsia="Times New Roman" w:hAnsi="Times New Roman" w:cs="Times New Roman"/>
          <w:sz w:val="24"/>
          <w:szCs w:val="24"/>
          <w:rPrChange w:id="1768" w:author="Siyu Wang" w:date="2026-08-07T11:56:00Z" w16du:dateUtc="2026-08-07T15:56:00Z">
            <w:rPr>
              <w:rFonts w:ascii="Times New Roman" w:eastAsia="Times New Roman" w:hAnsi="Times New Roman" w:cs="Times New Roman"/>
              <w:b/>
              <w:bCs/>
              <w:sz w:val="24"/>
              <w:szCs w:val="24"/>
            </w:rPr>
          </w:rPrChange>
        </w:rPr>
        <w:t xml:space="preserve"> </w:t>
      </w:r>
      <w:del w:id="1769" w:author="Siyu Wang" w:date="2026-08-07T12:02:00Z" w16du:dateUtc="2026-08-07T16:02:00Z">
        <w:r w:rsidR="006C612A" w:rsidDel="00E00168">
          <w:rPr>
            <w:rFonts w:ascii="Times New Roman" w:eastAsia="Times New Roman" w:hAnsi="Times New Roman" w:cs="Times New Roman"/>
            <w:b/>
            <w:bCs/>
            <w:sz w:val="24"/>
            <w:szCs w:val="24"/>
          </w:rPr>
          <w:delText xml:space="preserve">A-B. </w:delText>
        </w:r>
      </w:del>
      <w:r w:rsidR="006C612A">
        <w:rPr>
          <w:rFonts w:ascii="Times New Roman" w:eastAsia="Times New Roman" w:hAnsi="Times New Roman" w:cs="Times New Roman"/>
          <w:sz w:val="24"/>
          <w:szCs w:val="24"/>
        </w:rPr>
        <w:t xml:space="preserve">The projected value-axis </w:t>
      </w:r>
      <w:r w:rsidR="006248F5">
        <w:rPr>
          <w:rFonts w:ascii="Times New Roman" w:eastAsia="Times New Roman" w:hAnsi="Times New Roman" w:cs="Times New Roman"/>
          <w:sz w:val="24"/>
          <w:szCs w:val="24"/>
        </w:rPr>
        <w:t xml:space="preserve">population </w:t>
      </w:r>
      <w:r w:rsidR="006C612A">
        <w:rPr>
          <w:rFonts w:ascii="Times New Roman" w:eastAsia="Times New Roman" w:hAnsi="Times New Roman" w:cs="Times New Roman"/>
          <w:sz w:val="24"/>
          <w:szCs w:val="24"/>
        </w:rPr>
        <w:t xml:space="preserve">activity diverges following </w:t>
      </w:r>
      <w:r w:rsidR="001B6BD2">
        <w:rPr>
          <w:rFonts w:ascii="Times New Roman" w:eastAsia="Times New Roman" w:hAnsi="Times New Roman" w:cs="Times New Roman"/>
          <w:sz w:val="24"/>
          <w:szCs w:val="24"/>
        </w:rPr>
        <w:t>the</w:t>
      </w:r>
      <w:r w:rsidR="006C612A">
        <w:rPr>
          <w:rFonts w:ascii="Times New Roman" w:eastAsia="Times New Roman" w:hAnsi="Times New Roman" w:cs="Times New Roman"/>
          <w:sz w:val="24"/>
          <w:szCs w:val="24"/>
        </w:rPr>
        <w:t xml:space="preserve"> purple vs yellow go signal</w:t>
      </w:r>
      <w:ins w:id="1770" w:author="Siyu Wang" w:date="2026-08-07T12:02:00Z" w16du:dateUtc="2026-08-07T16:02:00Z">
        <w:r w:rsidR="00E00168">
          <w:rPr>
            <w:rFonts w:ascii="Times New Roman" w:eastAsia="Times New Roman" w:hAnsi="Times New Roman" w:cs="Times New Roman"/>
            <w:sz w:val="24"/>
            <w:szCs w:val="24"/>
          </w:rPr>
          <w:t xml:space="preserve"> (A and B)</w:t>
        </w:r>
      </w:ins>
      <w:r w:rsidR="006C612A">
        <w:rPr>
          <w:rFonts w:ascii="Times New Roman" w:eastAsia="Times New Roman" w:hAnsi="Times New Roman" w:cs="Times New Roman"/>
          <w:sz w:val="24"/>
          <w:szCs w:val="24"/>
        </w:rPr>
        <w:t>.</w:t>
      </w:r>
      <w:r w:rsidR="00405C90">
        <w:rPr>
          <w:rFonts w:ascii="Times New Roman" w:eastAsia="Times New Roman" w:hAnsi="Times New Roman" w:cs="Times New Roman"/>
          <w:sz w:val="24"/>
          <w:szCs w:val="24"/>
        </w:rPr>
        <w:t xml:space="preserve"> </w:t>
      </w:r>
      <w:ins w:id="1771" w:author="Siyu Wang" w:date="2026-08-07T12:01:00Z" w16du:dateUtc="2026-08-07T16:01:00Z">
        <w:r w:rsidR="00724F2D">
          <w:rPr>
            <w:rFonts w:ascii="Times New Roman" w:eastAsia="Times New Roman" w:hAnsi="Times New Roman" w:cs="Times New Roman"/>
            <w:sz w:val="24"/>
            <w:szCs w:val="24"/>
          </w:rPr>
          <w:t xml:space="preserve">The trajectories were calculated for each offer and then averaged across offers. </w:t>
        </w:r>
      </w:ins>
      <w:r w:rsidR="00405C90">
        <w:rPr>
          <w:rFonts w:ascii="Times New Roman" w:eastAsia="Times New Roman" w:hAnsi="Times New Roman" w:cs="Times New Roman"/>
          <w:sz w:val="24"/>
          <w:szCs w:val="24"/>
        </w:rPr>
        <w:t>Baseline activity from -250ms to 0ms before the go signal is subtracted</w:t>
      </w:r>
      <w:del w:id="1772" w:author="Siyu Wang" w:date="2026-08-07T12:01:00Z" w16du:dateUtc="2026-08-07T16:01:00Z">
        <w:r w:rsidR="00405C90" w:rsidDel="00724F2D">
          <w:rPr>
            <w:rFonts w:ascii="Times New Roman" w:eastAsia="Times New Roman" w:hAnsi="Times New Roman" w:cs="Times New Roman"/>
            <w:sz w:val="24"/>
            <w:szCs w:val="24"/>
          </w:rPr>
          <w:delText xml:space="preserve"> from </w:delText>
        </w:r>
        <w:r w:rsidR="00FE5115" w:rsidDel="00724F2D">
          <w:rPr>
            <w:rFonts w:ascii="Times New Roman" w:eastAsia="Times New Roman" w:hAnsi="Times New Roman" w:cs="Times New Roman"/>
            <w:sz w:val="24"/>
            <w:szCs w:val="24"/>
          </w:rPr>
          <w:delText>each line.</w:delText>
        </w:r>
      </w:del>
      <w:ins w:id="1773" w:author="Siyu Wang" w:date="2026-08-07T12:02:00Z" w16du:dateUtc="2026-08-07T16:02:00Z">
        <w:r w:rsidR="00724F2D">
          <w:rPr>
            <w:rFonts w:ascii="Times New Roman" w:eastAsia="Times New Roman" w:hAnsi="Times New Roman" w:cs="Times New Roman"/>
            <w:sz w:val="24"/>
            <w:szCs w:val="24"/>
          </w:rPr>
          <w:t xml:space="preserve"> to show the changes of neural activity relative to before the go signal. </w:t>
        </w:r>
        <w:r w:rsidR="00E5543F">
          <w:rPr>
            <w:rFonts w:ascii="Times New Roman" w:eastAsia="Times New Roman" w:hAnsi="Times New Roman" w:cs="Times New Roman"/>
            <w:sz w:val="24"/>
            <w:szCs w:val="24"/>
          </w:rPr>
          <w:t>In Monkey S</w:t>
        </w:r>
      </w:ins>
      <w:ins w:id="1774" w:author="Siyu Wang" w:date="2026-08-07T12:03:00Z" w16du:dateUtc="2026-08-07T16:03:00Z">
        <w:r w:rsidR="00E5543F">
          <w:rPr>
            <w:rFonts w:ascii="Times New Roman" w:eastAsia="Times New Roman" w:hAnsi="Times New Roman" w:cs="Times New Roman"/>
            <w:sz w:val="24"/>
            <w:szCs w:val="24"/>
          </w:rPr>
          <w:t xml:space="preserve">, </w:t>
        </w:r>
      </w:ins>
      <w:ins w:id="1775" w:author="Siyu Wang" w:date="2026-08-07T12:04:00Z" w16du:dateUtc="2026-08-07T16:04:00Z">
        <w:r w:rsidR="007B37F5">
          <w:rPr>
            <w:rFonts w:ascii="Times New Roman" w:eastAsia="Times New Roman" w:hAnsi="Times New Roman" w:cs="Times New Roman"/>
            <w:sz w:val="24"/>
            <w:szCs w:val="24"/>
          </w:rPr>
          <w:t xml:space="preserve">within 250ms after the go signal, </w:t>
        </w:r>
      </w:ins>
      <w:ins w:id="1776" w:author="Siyu Wang" w:date="2026-08-07T12:03:00Z" w16du:dateUtc="2026-08-07T16:03:00Z">
        <w:r w:rsidR="00E5543F">
          <w:rPr>
            <w:rFonts w:ascii="Times New Roman" w:eastAsia="Times New Roman" w:hAnsi="Times New Roman" w:cs="Times New Roman"/>
            <w:sz w:val="24"/>
            <w:szCs w:val="24"/>
          </w:rPr>
          <w:t>purple go signal increases value-axis activity and yellow go signal decreases value-axis activity (C).</w:t>
        </w:r>
      </w:ins>
      <w:ins w:id="1777" w:author="Siyu Wang" w:date="2026-08-07T12:04:00Z" w16du:dateUtc="2026-08-07T16:04:00Z">
        <w:r w:rsidR="00E5543F">
          <w:rPr>
            <w:rFonts w:ascii="Times New Roman" w:eastAsia="Times New Roman" w:hAnsi="Times New Roman" w:cs="Times New Roman"/>
            <w:sz w:val="24"/>
            <w:szCs w:val="24"/>
          </w:rPr>
          <w:t xml:space="preserve"> </w:t>
        </w:r>
      </w:ins>
      <w:ins w:id="1778" w:author="Siyu Wang" w:date="2026-08-07T12:05:00Z" w16du:dateUtc="2026-08-07T16:05:00Z">
        <w:r w:rsidR="007B37F5">
          <w:rPr>
            <w:rFonts w:ascii="Times New Roman" w:eastAsia="Times New Roman" w:hAnsi="Times New Roman" w:cs="Times New Roman"/>
            <w:sz w:val="24"/>
            <w:szCs w:val="24"/>
          </w:rPr>
          <w:t xml:space="preserve">The population coding dimension for the go signal positively aligns with the value axis (E). In Monkey T, </w:t>
        </w:r>
      </w:ins>
      <w:ins w:id="1779" w:author="Siyu Wang" w:date="2026-08-07T12:08:00Z" w16du:dateUtc="2026-08-07T16:08:00Z">
        <w:r w:rsidR="006100B7">
          <w:rPr>
            <w:rFonts w:ascii="Times New Roman" w:eastAsia="Times New Roman" w:hAnsi="Times New Roman" w:cs="Times New Roman"/>
            <w:sz w:val="24"/>
            <w:szCs w:val="24"/>
          </w:rPr>
          <w:t>however,</w:t>
        </w:r>
      </w:ins>
      <w:ins w:id="1780" w:author="Siyu Wang" w:date="2026-08-07T12:05:00Z" w16du:dateUtc="2026-08-07T16:05:00Z">
        <w:r w:rsidR="007B37F5">
          <w:rPr>
            <w:rFonts w:ascii="Times New Roman" w:eastAsia="Times New Roman" w:hAnsi="Times New Roman" w:cs="Times New Roman"/>
            <w:sz w:val="24"/>
            <w:szCs w:val="24"/>
          </w:rPr>
          <w:t xml:space="preserve"> </w:t>
        </w:r>
      </w:ins>
      <w:ins w:id="1781" w:author="Siyu Wang" w:date="2026-08-07T12:06:00Z" w16du:dateUtc="2026-08-07T16:06:00Z">
        <w:r w:rsidR="007B37F5">
          <w:rPr>
            <w:rFonts w:ascii="Times New Roman" w:eastAsia="Times New Roman" w:hAnsi="Times New Roman" w:cs="Times New Roman"/>
            <w:sz w:val="24"/>
            <w:szCs w:val="24"/>
          </w:rPr>
          <w:t>no differences were observed within 250ms after the go signal (D). The coding dimension for the go signal is orthogonal to the value axis (F)</w:t>
        </w:r>
      </w:ins>
      <w:ins w:id="1782" w:author="Siyu Wang" w:date="2026-08-07T12:07:00Z" w16du:dateUtc="2026-08-07T16:07:00Z">
        <w:r w:rsidR="007B37F5">
          <w:rPr>
            <w:rFonts w:ascii="Times New Roman" w:eastAsia="Times New Roman" w:hAnsi="Times New Roman" w:cs="Times New Roman"/>
            <w:sz w:val="24"/>
            <w:szCs w:val="24"/>
          </w:rPr>
          <w:t xml:space="preserve">, suggesting </w:t>
        </w:r>
      </w:ins>
      <w:ins w:id="1783" w:author="Siyu Wang" w:date="2026-08-07T12:08:00Z" w16du:dateUtc="2026-08-07T16:08:00Z">
        <w:r w:rsidR="00B958FB">
          <w:rPr>
            <w:rFonts w:ascii="Times New Roman" w:eastAsia="Times New Roman" w:hAnsi="Times New Roman" w:cs="Times New Roman"/>
            <w:sz w:val="24"/>
            <w:szCs w:val="24"/>
          </w:rPr>
          <w:t xml:space="preserve">that the processing of the </w:t>
        </w:r>
      </w:ins>
      <w:ins w:id="1784" w:author="Siyu Wang" w:date="2026-08-07T12:07:00Z" w16du:dateUtc="2026-08-07T16:07:00Z">
        <w:r w:rsidR="007B37F5">
          <w:rPr>
            <w:rFonts w:ascii="Times New Roman" w:eastAsia="Times New Roman" w:hAnsi="Times New Roman" w:cs="Times New Roman"/>
            <w:sz w:val="24"/>
            <w:szCs w:val="24"/>
          </w:rPr>
          <w:t>go signal</w:t>
        </w:r>
      </w:ins>
      <w:ins w:id="1785" w:author="Siyu Wang" w:date="2026-08-07T12:08:00Z" w16du:dateUtc="2026-08-07T16:08:00Z">
        <w:r w:rsidR="00B958FB">
          <w:rPr>
            <w:rFonts w:ascii="Times New Roman" w:eastAsia="Times New Roman" w:hAnsi="Times New Roman" w:cs="Times New Roman"/>
            <w:sz w:val="24"/>
            <w:szCs w:val="24"/>
          </w:rPr>
          <w:t xml:space="preserve"> operates in a different subspace than the value-axis.</w:t>
        </w:r>
      </w:ins>
      <w:ins w:id="1786" w:author="Siyu Wang" w:date="2026-08-07T12:07:00Z" w16du:dateUtc="2026-08-07T16:07:00Z">
        <w:r w:rsidR="007B37F5">
          <w:rPr>
            <w:rFonts w:ascii="Times New Roman" w:eastAsia="Times New Roman" w:hAnsi="Times New Roman" w:cs="Times New Roman"/>
            <w:sz w:val="24"/>
            <w:szCs w:val="24"/>
          </w:rPr>
          <w:t xml:space="preserve"> </w:t>
        </w:r>
      </w:ins>
      <w:del w:id="1787" w:author="Siyu Wang" w:date="2026-08-07T12:02:00Z" w16du:dateUtc="2026-08-07T16:02:00Z">
        <w:r w:rsidR="00FE5115" w:rsidDel="00E5543F">
          <w:rPr>
            <w:rFonts w:ascii="Times New Roman" w:eastAsia="Times New Roman" w:hAnsi="Times New Roman" w:cs="Times New Roman"/>
            <w:sz w:val="24"/>
            <w:szCs w:val="24"/>
          </w:rPr>
          <w:delText xml:space="preserve"> </w:delText>
        </w:r>
      </w:del>
      <w:del w:id="1788" w:author="Siyu Wang" w:date="2026-08-07T12:01:00Z" w16du:dateUtc="2026-08-07T16:01:00Z">
        <w:r w:rsidR="00FE5115" w:rsidDel="00724F2D">
          <w:rPr>
            <w:rFonts w:ascii="Times New Roman" w:eastAsia="Times New Roman" w:hAnsi="Times New Roman" w:cs="Times New Roman"/>
            <w:sz w:val="24"/>
            <w:szCs w:val="24"/>
          </w:rPr>
          <w:delText xml:space="preserve">The baseline corrected trajectories were calculated for each offer, and then averaged across the offers. </w:delText>
        </w:r>
      </w:del>
    </w:p>
    <w:p w14:paraId="74CCE2DB" w14:textId="77777777" w:rsidR="00B802E8" w:rsidRDefault="00B802E8" w:rsidP="00B923D6">
      <w:pPr>
        <w:spacing w:after="0" w:line="360" w:lineRule="auto"/>
        <w:rPr>
          <w:ins w:id="1789" w:author="Siyu Wang" w:date="2026-08-07T12:04:00Z" w16du:dateUtc="2026-08-07T16:04:00Z"/>
          <w:rFonts w:ascii="Times New Roman" w:eastAsia="Times New Roman" w:hAnsi="Times New Roman" w:cs="Times New Roman"/>
          <w:b/>
          <w:bCs/>
          <w:sz w:val="24"/>
          <w:szCs w:val="24"/>
        </w:rPr>
        <w:pPrChange w:id="1790" w:author="Siyu Wang" w:date="2026-08-07T12:09:00Z" w16du:dateUtc="2026-08-07T16:09:00Z">
          <w:pPr/>
        </w:pPrChange>
      </w:pPr>
      <w:ins w:id="1791" w:author="Siyu Wang" w:date="2026-08-07T12:04:00Z" w16du:dateUtc="2026-08-07T16:04:00Z">
        <w:r>
          <w:rPr>
            <w:rFonts w:ascii="Times New Roman" w:eastAsia="Times New Roman" w:hAnsi="Times New Roman" w:cs="Times New Roman"/>
            <w:b/>
            <w:bCs/>
            <w:sz w:val="24"/>
            <w:szCs w:val="24"/>
          </w:rPr>
          <w:br w:type="page"/>
        </w:r>
      </w:ins>
    </w:p>
    <w:p w14:paraId="00C197A4" w14:textId="73FE1086" w:rsidR="00585BFC" w:rsidDel="00903830" w:rsidRDefault="00000000">
      <w:pPr>
        <w:spacing w:after="0" w:line="480" w:lineRule="auto"/>
        <w:rPr>
          <w:del w:id="1792" w:author="Siyu Wang" w:date="2026-08-07T11:55:00Z" w16du:dateUtc="2026-08-07T15:55:00Z"/>
          <w:rFonts w:ascii="Times New Roman" w:eastAsia="Times New Roman" w:hAnsi="Times New Roman" w:cs="Times New Roman"/>
          <w:sz w:val="24"/>
          <w:szCs w:val="24"/>
        </w:rPr>
      </w:pPr>
      <w:del w:id="1793" w:author="Siyu Wang" w:date="2026-08-07T12:04:00Z" w16du:dateUtc="2026-08-07T16:04:00Z">
        <w:r w:rsidDel="00B802E8">
          <w:rPr>
            <w:rFonts w:ascii="Times New Roman" w:eastAsia="Times New Roman" w:hAnsi="Times New Roman" w:cs="Times New Roman"/>
            <w:b/>
            <w:bCs/>
            <w:sz w:val="24"/>
            <w:szCs w:val="24"/>
          </w:rPr>
          <w:lastRenderedPageBreak/>
          <w:delText xml:space="preserve"> Top panels:</w:delText>
        </w:r>
        <w:r w:rsidDel="00B802E8">
          <w:rPr>
            <w:rFonts w:ascii="Times New Roman" w:eastAsia="Times New Roman" w:hAnsi="Times New Roman" w:cs="Times New Roman"/>
            <w:sz w:val="24"/>
            <w:szCs w:val="24"/>
          </w:rPr>
          <w:delText xml:space="preserve"> correlation between drops and inferred time from Model 3 in Monkey S </w:delText>
        </w:r>
        <w:r w:rsidDel="00B802E8">
          <w:rPr>
            <w:rFonts w:ascii="Times New Roman" w:eastAsia="Times New Roman" w:hAnsi="Times New Roman" w:cs="Times New Roman"/>
            <w:b/>
            <w:bCs/>
            <w:sz w:val="24"/>
            <w:szCs w:val="24"/>
          </w:rPr>
          <w:delText>(A)</w:delText>
        </w:r>
        <w:r w:rsidDel="00B802E8">
          <w:rPr>
            <w:rFonts w:ascii="Times New Roman" w:eastAsia="Times New Roman" w:hAnsi="Times New Roman" w:cs="Times New Roman"/>
            <w:sz w:val="24"/>
            <w:szCs w:val="24"/>
          </w:rPr>
          <w:delText xml:space="preserve"> and Monkey T </w:delText>
        </w:r>
        <w:r w:rsidDel="00B802E8">
          <w:rPr>
            <w:rFonts w:ascii="Times New Roman" w:eastAsia="Times New Roman" w:hAnsi="Times New Roman" w:cs="Times New Roman"/>
            <w:b/>
            <w:bCs/>
            <w:sz w:val="24"/>
            <w:szCs w:val="24"/>
          </w:rPr>
          <w:delText>(B)</w:delText>
        </w:r>
        <w:r w:rsidDel="00B802E8">
          <w:rPr>
            <w:rFonts w:ascii="Times New Roman" w:eastAsia="Times New Roman" w:hAnsi="Times New Roman" w:cs="Times New Roman"/>
            <w:sz w:val="24"/>
            <w:szCs w:val="24"/>
          </w:rPr>
          <w:delText xml:space="preserve">. </w:delText>
        </w:r>
        <w:r w:rsidDel="00B802E8">
          <w:rPr>
            <w:rFonts w:ascii="Times New Roman" w:eastAsia="Times New Roman" w:hAnsi="Times New Roman" w:cs="Times New Roman"/>
            <w:b/>
            <w:bCs/>
            <w:sz w:val="24"/>
            <w:szCs w:val="24"/>
          </w:rPr>
          <w:delText>Bottom panels:</w:delText>
        </w:r>
        <w:r w:rsidDel="00B802E8">
          <w:rPr>
            <w:rFonts w:ascii="Times New Roman" w:eastAsia="Times New Roman" w:hAnsi="Times New Roman" w:cs="Times New Roman"/>
            <w:sz w:val="24"/>
            <w:szCs w:val="24"/>
          </w:rPr>
          <w:delText xml:space="preserve"> correlation between delay and inferred time from Model 3 in Monkey S </w:delText>
        </w:r>
        <w:r w:rsidDel="00B802E8">
          <w:rPr>
            <w:rFonts w:ascii="Times New Roman" w:eastAsia="Times New Roman" w:hAnsi="Times New Roman" w:cs="Times New Roman"/>
            <w:b/>
            <w:bCs/>
            <w:sz w:val="24"/>
            <w:szCs w:val="24"/>
          </w:rPr>
          <w:delText>(C)</w:delText>
        </w:r>
        <w:r w:rsidDel="00B802E8">
          <w:rPr>
            <w:rFonts w:ascii="Times New Roman" w:eastAsia="Times New Roman" w:hAnsi="Times New Roman" w:cs="Times New Roman"/>
            <w:sz w:val="24"/>
            <w:szCs w:val="24"/>
          </w:rPr>
          <w:delText xml:space="preserve"> and Monkey T </w:delText>
        </w:r>
        <w:r w:rsidDel="00B802E8">
          <w:rPr>
            <w:rFonts w:ascii="Times New Roman" w:eastAsia="Times New Roman" w:hAnsi="Times New Roman" w:cs="Times New Roman"/>
            <w:b/>
            <w:bCs/>
            <w:sz w:val="24"/>
            <w:szCs w:val="24"/>
          </w:rPr>
          <w:delText>(D)</w:delText>
        </w:r>
        <w:r w:rsidDel="00B802E8">
          <w:rPr>
            <w:rFonts w:ascii="Times New Roman" w:eastAsia="Times New Roman" w:hAnsi="Times New Roman" w:cs="Times New Roman"/>
            <w:sz w:val="24"/>
            <w:szCs w:val="24"/>
          </w:rPr>
          <w:delText>.</w:delText>
        </w:r>
      </w:del>
    </w:p>
    <w:p w14:paraId="000000DF" w14:textId="74D42769" w:rsidR="00585BFC" w:rsidDel="00903830" w:rsidRDefault="00585BFC">
      <w:pPr>
        <w:tabs>
          <w:tab w:val="left" w:pos="1890"/>
        </w:tabs>
        <w:spacing w:after="0" w:line="480" w:lineRule="auto"/>
        <w:rPr>
          <w:del w:id="1794" w:author="Siyu Wang" w:date="2026-08-07T11:55:00Z" w16du:dateUtc="2026-08-07T15:55:00Z"/>
          <w:rFonts w:ascii="Times New Roman" w:eastAsia="Times New Roman" w:hAnsi="Times New Roman" w:cs="Times New Roman"/>
          <w:sz w:val="24"/>
          <w:szCs w:val="24"/>
        </w:rPr>
      </w:pPr>
    </w:p>
    <w:p w14:paraId="1795CAD1" w14:textId="77777777" w:rsidR="003D0A78" w:rsidRDefault="00000000" w:rsidP="005215D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Informati</w:t>
      </w:r>
      <w:r w:rsidR="003746BF">
        <w:rPr>
          <w:rFonts w:ascii="Times New Roman" w:eastAsia="Times New Roman" w:hAnsi="Times New Roman" w:cs="Times New Roman"/>
          <w:b/>
          <w:bCs/>
          <w:sz w:val="24"/>
          <w:szCs w:val="24"/>
        </w:rPr>
        <w:t>on</w:t>
      </w:r>
    </w:p>
    <w:p w14:paraId="4120F485" w14:textId="77777777" w:rsidR="003D0A78" w:rsidRDefault="005A5113" w:rsidP="005215D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858C1FC" wp14:editId="78725819">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2C67D9BD" w14:textId="6F1A13F4" w:rsidR="003746BF" w:rsidRPr="00A3372A" w:rsidRDefault="005A5113" w:rsidP="009721AC">
      <w:pPr>
        <w:spacing w:after="0" w:line="360" w:lineRule="auto"/>
        <w:rPr>
          <w:rFonts w:ascii="Times New Roman" w:eastAsia="Times New Roman" w:hAnsi="Times New Roman" w:cs="Times New Roman"/>
        </w:rPr>
        <w:pPrChange w:id="1795" w:author="Siyu Wang" w:date="2026-08-07T12:13:00Z" w16du:dateUtc="2026-08-07T16:13:00Z">
          <w:pPr>
            <w:spacing w:after="0" w:line="480" w:lineRule="auto"/>
          </w:pPr>
        </w:pPrChange>
      </w:pPr>
      <w:r w:rsidRPr="00A3372A">
        <w:rPr>
          <w:rFonts w:ascii="Times New Roman" w:eastAsia="Times New Roman" w:hAnsi="Times New Roman" w:cs="Times New Roman"/>
          <w:b/>
          <w:bCs/>
        </w:rPr>
        <w:t>Figure S1.</w:t>
      </w:r>
      <w:r w:rsidR="0052580A" w:rsidRPr="00A3372A">
        <w:rPr>
          <w:rFonts w:ascii="Times New Roman" w:eastAsia="Times New Roman" w:hAnsi="Times New Roman" w:cs="Times New Roman"/>
          <w:b/>
          <w:bCs/>
        </w:rPr>
        <w:t xml:space="preserve"> Model parameters </w:t>
      </w:r>
      <w:r w:rsidR="003D0A78" w:rsidRPr="00A3372A">
        <w:rPr>
          <w:rFonts w:ascii="Times New Roman" w:eastAsia="Times New Roman" w:hAnsi="Times New Roman" w:cs="Times New Roman"/>
          <w:b/>
          <w:bCs/>
        </w:rPr>
        <w:t xml:space="preserve">and predictions. </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A-B</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 xml:space="preserve">. </w:t>
      </w:r>
      <w:r w:rsidR="004C2C83" w:rsidRPr="00A3372A">
        <w:rPr>
          <w:rFonts w:ascii="Times New Roman" w:eastAsia="Times New Roman" w:hAnsi="Times New Roman" w:cs="Times New Roman"/>
        </w:rPr>
        <w:t>Parameter values from the best-fit models for Monkey S and Monkey T.</w:t>
      </w:r>
      <w:r w:rsidR="003746BF" w:rsidRPr="00A3372A">
        <w:rPr>
          <w:rFonts w:ascii="Times New Roman" w:eastAsia="Times New Roman" w:hAnsi="Times New Roman" w:cs="Times New Roman"/>
          <w:b/>
          <w:bCs/>
        </w:rPr>
        <w:t xml:space="preserve"> </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C-N</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 xml:space="preserve">. </w:t>
      </w:r>
      <w:r w:rsidR="004C2C83" w:rsidRPr="00A3372A">
        <w:rPr>
          <w:rFonts w:ascii="Times New Roman" w:eastAsia="Times New Roman" w:hAnsi="Times New Roman" w:cs="Times New Roman"/>
        </w:rPr>
        <w:t>Model-predicted acceptance probability versus data</w:t>
      </w:r>
      <w:r w:rsidR="003D0A78" w:rsidRPr="00A3372A">
        <w:rPr>
          <w:rFonts w:ascii="Times New Roman" w:eastAsia="Times New Roman" w:hAnsi="Times New Roman" w:cs="Times New Roman"/>
        </w:rPr>
        <w:t>.</w:t>
      </w:r>
      <w:r w:rsidR="00AC13A6" w:rsidRPr="00A3372A">
        <w:rPr>
          <w:rFonts w:ascii="Times New Roman" w:eastAsia="Times New Roman" w:hAnsi="Times New Roman" w:cs="Times New Roman"/>
        </w:rPr>
        <w:t xml:space="preserve"> </w:t>
      </w:r>
      <w:r w:rsidR="005D225D" w:rsidRPr="00A3372A">
        <w:rPr>
          <w:rFonts w:ascii="Times New Roman" w:eastAsia="Times New Roman" w:hAnsi="Times New Roman" w:cs="Times New Roman"/>
          <w:b/>
          <w:bCs/>
        </w:rPr>
        <w:t xml:space="preserve">C-H </w:t>
      </w:r>
      <w:r w:rsidR="005D225D" w:rsidRPr="00A3372A">
        <w:rPr>
          <w:rFonts w:ascii="Times New Roman" w:eastAsia="Times New Roman" w:hAnsi="Times New Roman" w:cs="Times New Roman"/>
        </w:rPr>
        <w:t xml:space="preserve">represents Model 1/1v, 2/2v, 3/3v for Monkey S, and </w:t>
      </w:r>
      <w:r w:rsidR="005D225D" w:rsidRPr="00A3372A">
        <w:rPr>
          <w:rFonts w:ascii="Times New Roman" w:eastAsia="Times New Roman" w:hAnsi="Times New Roman" w:cs="Times New Roman"/>
          <w:b/>
          <w:bCs/>
        </w:rPr>
        <w:t>I-N</w:t>
      </w:r>
      <w:r w:rsidR="005D225D" w:rsidRPr="00A3372A">
        <w:rPr>
          <w:rFonts w:ascii="Times New Roman" w:eastAsia="Times New Roman" w:hAnsi="Times New Roman" w:cs="Times New Roman"/>
        </w:rPr>
        <w:t xml:space="preserve"> are for Monkey T. </w:t>
      </w:r>
      <w:r w:rsidR="00391D93" w:rsidRPr="00A3372A">
        <w:rPr>
          <w:rFonts w:ascii="Times New Roman" w:eastAsia="Times New Roman" w:hAnsi="Times New Roman" w:cs="Times New Roman"/>
        </w:rPr>
        <w:t xml:space="preserve">Discounted values (using best-fit discounting factor from each model) are plotted </w:t>
      </w:r>
      <w:r w:rsidR="00AC13A6" w:rsidRPr="00A3372A">
        <w:rPr>
          <w:rFonts w:ascii="Times New Roman" w:eastAsia="Times New Roman" w:hAnsi="Times New Roman" w:cs="Times New Roman"/>
        </w:rPr>
        <w:t>o</w:t>
      </w:r>
      <w:r w:rsidR="00391D93" w:rsidRPr="00A3372A">
        <w:rPr>
          <w:rFonts w:ascii="Times New Roman" w:eastAsia="Times New Roman" w:hAnsi="Times New Roman" w:cs="Times New Roman"/>
        </w:rPr>
        <w:t>n the x-axis.</w:t>
      </w:r>
      <w:r w:rsidR="00AC13A6" w:rsidRPr="00A3372A">
        <w:rPr>
          <w:rFonts w:ascii="Times New Roman" w:eastAsia="Times New Roman" w:hAnsi="Times New Roman" w:cs="Times New Roman"/>
        </w:rPr>
        <w:t xml:space="preserve"> For extended Models 1v/2v/3v,</w:t>
      </w:r>
      <w:r w:rsidR="00391D93" w:rsidRPr="00A3372A">
        <w:rPr>
          <w:rFonts w:ascii="Times New Roman" w:eastAsia="Times New Roman" w:hAnsi="Times New Roman" w:cs="Times New Roman"/>
        </w:rPr>
        <w:t xml:space="preserve"> </w:t>
      </w:r>
      <w:r w:rsidR="005054E0" w:rsidRPr="00A3372A">
        <w:rPr>
          <w:rFonts w:ascii="Times New Roman" w:eastAsia="Times New Roman" w:hAnsi="Times New Roman" w:cs="Times New Roman"/>
        </w:rPr>
        <w:t>the model</w:t>
      </w:r>
      <w:r w:rsidR="006608D9" w:rsidRPr="00A3372A">
        <w:rPr>
          <w:rFonts w:ascii="Times New Roman" w:eastAsia="Times New Roman" w:hAnsi="Times New Roman" w:cs="Times New Roman"/>
        </w:rPr>
        <w:t>s</w:t>
      </w:r>
      <w:r w:rsidR="005054E0" w:rsidRPr="00A3372A">
        <w:rPr>
          <w:rFonts w:ascii="Times New Roman" w:eastAsia="Times New Roman" w:hAnsi="Times New Roman" w:cs="Times New Roman"/>
        </w:rPr>
        <w:t xml:space="preserve"> predict different p(accept) for different delays</w:t>
      </w:r>
      <w:r w:rsidR="00237589" w:rsidRPr="00A3372A">
        <w:rPr>
          <w:rFonts w:ascii="Times New Roman" w:eastAsia="Times New Roman" w:hAnsi="Times New Roman" w:cs="Times New Roman"/>
        </w:rPr>
        <w:t xml:space="preserve"> for Monkey S, and predict similar p(accept) </w:t>
      </w:r>
      <w:r w:rsidR="0061565A" w:rsidRPr="00A3372A">
        <w:rPr>
          <w:rFonts w:ascii="Times New Roman" w:eastAsia="Times New Roman" w:hAnsi="Times New Roman" w:cs="Times New Roman"/>
        </w:rPr>
        <w:t xml:space="preserve">for different delays </w:t>
      </w:r>
      <w:r w:rsidR="00237589" w:rsidRPr="00A3372A">
        <w:rPr>
          <w:rFonts w:ascii="Times New Roman" w:eastAsia="Times New Roman" w:hAnsi="Times New Roman" w:cs="Times New Roman"/>
        </w:rPr>
        <w:t>for Monkey T</w:t>
      </w:r>
      <w:r w:rsidR="005054E0" w:rsidRPr="00A3372A">
        <w:rPr>
          <w:rFonts w:ascii="Times New Roman" w:eastAsia="Times New Roman" w:hAnsi="Times New Roman" w:cs="Times New Roman"/>
        </w:rPr>
        <w:t>.</w:t>
      </w:r>
      <w:r w:rsidR="00A321C2" w:rsidRPr="00A3372A">
        <w:rPr>
          <w:rFonts w:ascii="Times New Roman" w:eastAsia="Times New Roman" w:hAnsi="Times New Roman" w:cs="Times New Roman"/>
          <w:b/>
          <w:bCs/>
        </w:rPr>
        <w:t xml:space="preserve"> </w:t>
      </w:r>
    </w:p>
    <w:p w14:paraId="000000E1" w14:textId="3A803E41" w:rsidR="00585BFC" w:rsidRDefault="005A5113" w:rsidP="00F250B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r w:rsidR="00581AEB">
        <w:rPr>
          <w:noProof/>
        </w:rPr>
        <w:lastRenderedPageBreak/>
        <w:drawing>
          <wp:inline distT="0" distB="0" distL="0" distR="0" wp14:anchorId="74D8FF0B" wp14:editId="6DF6969F">
            <wp:extent cx="3758376" cy="5930900"/>
            <wp:effectExtent l="0" t="0" r="0" b="0"/>
            <wp:docPr id="1652296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70794" cy="5950497"/>
                    </a:xfrm>
                    <a:prstGeom prst="rect">
                      <a:avLst/>
                    </a:prstGeom>
                    <a:noFill/>
                    <a:ln>
                      <a:noFill/>
                    </a:ln>
                  </pic:spPr>
                </pic:pic>
              </a:graphicData>
            </a:graphic>
          </wp:inline>
        </w:drawing>
      </w:r>
    </w:p>
    <w:p w14:paraId="000000E5" w14:textId="6967B89B" w:rsidR="00585BFC" w:rsidRPr="00A71724" w:rsidRDefault="00000000" w:rsidP="009721AC">
      <w:pPr>
        <w:spacing w:after="0" w:line="360" w:lineRule="auto"/>
        <w:rPr>
          <w:rFonts w:ascii="Times New Roman" w:eastAsia="Times New Roman" w:hAnsi="Times New Roman" w:cs="Times New Roman"/>
        </w:rPr>
        <w:pPrChange w:id="1796" w:author="Siyu Wang" w:date="2026-08-07T12:13:00Z" w16du:dateUtc="2026-08-07T16:13:00Z">
          <w:pPr>
            <w:spacing w:after="0" w:line="480" w:lineRule="auto"/>
          </w:pPr>
        </w:pPrChange>
      </w:pPr>
      <w:r w:rsidRPr="00A71724">
        <w:rPr>
          <w:rFonts w:ascii="Times New Roman" w:eastAsia="Times New Roman" w:hAnsi="Times New Roman" w:cs="Times New Roman"/>
          <w:b/>
          <w:bCs/>
        </w:rPr>
        <w:t>Figure S</w:t>
      </w:r>
      <w:r w:rsidR="00F250BD" w:rsidRPr="00A71724">
        <w:rPr>
          <w:rFonts w:ascii="Times New Roman" w:eastAsia="Times New Roman" w:hAnsi="Times New Roman" w:cs="Times New Roman"/>
          <w:b/>
          <w:bCs/>
        </w:rPr>
        <w:t>2</w:t>
      </w:r>
      <w:r w:rsidRPr="00A71724">
        <w:rPr>
          <w:rFonts w:ascii="Times New Roman" w:eastAsia="Times New Roman" w:hAnsi="Times New Roman" w:cs="Times New Roman"/>
          <w:b/>
          <w:bCs/>
        </w:rPr>
        <w:t xml:space="preserve">. Recording sites and neural modulation by task factors. </w:t>
      </w:r>
      <w:r w:rsidR="0069324C" w:rsidRPr="00A71724">
        <w:rPr>
          <w:rFonts w:ascii="Times New Roman" w:eastAsia="Times New Roman" w:hAnsi="Times New Roman" w:cs="Times New Roman"/>
          <w:b/>
          <w:bCs/>
        </w:rPr>
        <w:t>(</w:t>
      </w:r>
      <w:r w:rsidRPr="00A71724">
        <w:rPr>
          <w:rFonts w:ascii="Times New Roman" w:eastAsia="Times New Roman" w:hAnsi="Times New Roman" w:cs="Times New Roman"/>
          <w:b/>
          <w:bCs/>
        </w:rPr>
        <w:t>A</w:t>
      </w:r>
      <w:r w:rsidR="0069324C" w:rsidRPr="00A71724">
        <w:rPr>
          <w:rFonts w:ascii="Times New Roman" w:eastAsia="Times New Roman" w:hAnsi="Times New Roman" w:cs="Times New Roman"/>
          <w:b/>
          <w:bCs/>
        </w:rPr>
        <w:t>)</w:t>
      </w:r>
      <w:r w:rsidRPr="00A71724">
        <w:rPr>
          <w:rFonts w:ascii="Times New Roman" w:eastAsia="Times New Roman" w:hAnsi="Times New Roman" w:cs="Times New Roman"/>
        </w:rPr>
        <w:t xml:space="preserve"> Schematic representation of the Utah array positions in the dlPFC, reconstructed from MRI scans of Monkeys S and T. Bottom panel: the most anterior and posterior MRI slices of Monkey S, with the Utah arrays highlighted by yellow dashed circles.</w:t>
      </w:r>
      <w:r w:rsidRPr="00A71724">
        <w:rPr>
          <w:rFonts w:ascii="Times New Roman" w:eastAsia="Times New Roman" w:hAnsi="Times New Roman" w:cs="Times New Roman"/>
          <w:b/>
          <w:bCs/>
        </w:rPr>
        <w:t xml:space="preserve"> (B)</w:t>
      </w:r>
      <w:r w:rsidRPr="00A71724">
        <w:rPr>
          <w:rFonts w:ascii="Times New Roman" w:eastAsia="Times New Roman" w:hAnsi="Times New Roman" w:cs="Times New Roman"/>
        </w:rPr>
        <w:t xml:space="preserve"> Percentage of neurons that were significantly modulated by reward drops, delay, their interaction, and upcoming choice.</w:t>
      </w:r>
      <w:r w:rsidRPr="00A71724">
        <w:rPr>
          <w:rFonts w:ascii="Times New Roman" w:eastAsia="Times New Roman" w:hAnsi="Times New Roman" w:cs="Times New Roman"/>
          <w:b/>
          <w:bCs/>
        </w:rPr>
        <w:t xml:space="preserve"> </w:t>
      </w:r>
      <w:r w:rsidR="00EB5378" w:rsidRPr="00A71724">
        <w:rPr>
          <w:rFonts w:ascii="Times New Roman" w:eastAsia="Times New Roman" w:hAnsi="Times New Roman" w:cs="Times New Roman"/>
          <w:b/>
          <w:bCs/>
        </w:rPr>
        <w:t>(</w:t>
      </w:r>
      <w:r w:rsidRPr="00A71724">
        <w:rPr>
          <w:rFonts w:ascii="Times New Roman" w:eastAsia="Times New Roman" w:hAnsi="Times New Roman" w:cs="Times New Roman"/>
          <w:b/>
          <w:bCs/>
        </w:rPr>
        <w:t>C–D</w:t>
      </w:r>
      <w:r w:rsidR="00EB5378" w:rsidRPr="00A71724">
        <w:rPr>
          <w:rFonts w:ascii="Times New Roman" w:eastAsia="Times New Roman" w:hAnsi="Times New Roman" w:cs="Times New Roman"/>
          <w:b/>
          <w:bCs/>
        </w:rPr>
        <w:t>)</w:t>
      </w:r>
      <w:r w:rsidRPr="00A71724">
        <w:rPr>
          <w:rFonts w:ascii="Times New Roman" w:eastAsia="Times New Roman" w:hAnsi="Times New Roman" w:cs="Times New Roman"/>
        </w:rPr>
        <w:t xml:space="preserve"> The time course of the percentage of neurons modulated significantly by each factor.</w:t>
      </w:r>
      <w:r w:rsidR="001202EC" w:rsidRPr="00A71724">
        <w:rPr>
          <w:rFonts w:ascii="Times New Roman" w:eastAsia="Times New Roman" w:hAnsi="Times New Roman" w:cs="Times New Roman"/>
          <w:b/>
          <w:bCs/>
        </w:rPr>
        <w:t xml:space="preserve"> </w:t>
      </w:r>
      <w:r w:rsidR="00EB5378" w:rsidRPr="00A71724">
        <w:rPr>
          <w:rFonts w:ascii="Times New Roman" w:eastAsia="Times New Roman" w:hAnsi="Times New Roman" w:cs="Times New Roman"/>
          <w:b/>
          <w:bCs/>
        </w:rPr>
        <w:t>(</w:t>
      </w:r>
      <w:r w:rsidR="001202EC" w:rsidRPr="00A71724">
        <w:rPr>
          <w:rFonts w:ascii="Times New Roman" w:eastAsia="Times New Roman" w:hAnsi="Times New Roman" w:cs="Times New Roman"/>
          <w:b/>
          <w:bCs/>
        </w:rPr>
        <w:t>E–F</w:t>
      </w:r>
      <w:r w:rsidR="00EB5378" w:rsidRPr="00A71724">
        <w:rPr>
          <w:rFonts w:ascii="Times New Roman" w:eastAsia="Times New Roman" w:hAnsi="Times New Roman" w:cs="Times New Roman"/>
          <w:b/>
          <w:bCs/>
        </w:rPr>
        <w:t>)</w:t>
      </w:r>
      <w:r w:rsidR="00EB5378" w:rsidRPr="00A71724">
        <w:rPr>
          <w:rFonts w:ascii="Times New Roman" w:eastAsia="Times New Roman" w:hAnsi="Times New Roman" w:cs="Times New Roman"/>
        </w:rPr>
        <w:t xml:space="preserve"> </w:t>
      </w:r>
      <w:r w:rsidRPr="00A71724">
        <w:rPr>
          <w:rFonts w:ascii="Times New Roman" w:eastAsia="Times New Roman" w:hAnsi="Times New Roman" w:cs="Times New Roman"/>
        </w:rPr>
        <w:t>The variance explained for each task factor over time</w:t>
      </w:r>
      <w:r w:rsidR="00EB5378" w:rsidRPr="00A71724">
        <w:rPr>
          <w:rFonts w:ascii="Times New Roman" w:eastAsia="Times New Roman" w:hAnsi="Times New Roman" w:cs="Times New Roman"/>
        </w:rPr>
        <w:t>.</w:t>
      </w:r>
      <w:r w:rsidRPr="00A71724">
        <w:rPr>
          <w:rFonts w:ascii="Times New Roman" w:eastAsia="Times New Roman" w:hAnsi="Times New Roman" w:cs="Times New Roman"/>
        </w:rPr>
        <w:t xml:space="preserve"> </w:t>
      </w:r>
    </w:p>
    <w:p w14:paraId="000000E6" w14:textId="77777777" w:rsidR="00585BFC" w:rsidRDefault="00585BFC">
      <w:pPr>
        <w:spacing w:after="0" w:line="480" w:lineRule="auto"/>
        <w:rPr>
          <w:rFonts w:ascii="Times New Roman" w:eastAsia="Times New Roman" w:hAnsi="Times New Roman" w:cs="Times New Roman"/>
          <w:sz w:val="24"/>
          <w:szCs w:val="24"/>
        </w:rPr>
      </w:pPr>
    </w:p>
    <w:p w14:paraId="000000E7" w14:textId="690E77F0" w:rsidR="00585BFC" w:rsidRDefault="00581AEB">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FBC22B" wp14:editId="3DC29C65">
            <wp:extent cx="5930900" cy="2533650"/>
            <wp:effectExtent l="0" t="0" r="0" b="0"/>
            <wp:docPr id="101606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0900" cy="2533650"/>
                    </a:xfrm>
                    <a:prstGeom prst="rect">
                      <a:avLst/>
                    </a:prstGeom>
                    <a:noFill/>
                    <a:ln>
                      <a:noFill/>
                    </a:ln>
                  </pic:spPr>
                </pic:pic>
              </a:graphicData>
            </a:graphic>
          </wp:inline>
        </w:drawing>
      </w:r>
    </w:p>
    <w:p w14:paraId="000000E8" w14:textId="142E376D" w:rsidR="00585BFC" w:rsidRDefault="00000000" w:rsidP="009721AC">
      <w:pPr>
        <w:spacing w:after="0" w:line="360" w:lineRule="auto"/>
        <w:rPr>
          <w:rFonts w:ascii="Times New Roman" w:eastAsia="Times New Roman" w:hAnsi="Times New Roman" w:cs="Times New Roman"/>
          <w:sz w:val="24"/>
          <w:szCs w:val="24"/>
        </w:rPr>
        <w:pPrChange w:id="1797" w:author="Siyu Wang" w:date="2026-08-07T12:13:00Z" w16du:dateUtc="2026-08-07T16:13:00Z">
          <w:pPr>
            <w:spacing w:after="0" w:line="480" w:lineRule="auto"/>
          </w:pPr>
        </w:pPrChange>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del w:id="1798" w:author="Siyu Wang" w:date="2026-08-07T12:10:00Z" w16du:dateUtc="2026-08-07T16:10:00Z">
        <w:r w:rsidDel="00EC4ED3">
          <w:rPr>
            <w:rFonts w:ascii="Times New Roman" w:eastAsia="Times New Roman" w:hAnsi="Times New Roman" w:cs="Times New Roman"/>
            <w:b/>
            <w:bCs/>
            <w:sz w:val="24"/>
            <w:szCs w:val="24"/>
          </w:rPr>
          <w:delText>Linear correlations between</w:delText>
        </w:r>
      </w:del>
      <w:ins w:id="1799" w:author="Siyu Wang" w:date="2026-08-07T12:10:00Z" w16du:dateUtc="2026-08-07T16:10:00Z">
        <w:r w:rsidR="00EC4ED3">
          <w:rPr>
            <w:rFonts w:ascii="Times New Roman" w:eastAsia="Times New Roman" w:hAnsi="Times New Roman" w:cs="Times New Roman"/>
            <w:b/>
            <w:bCs/>
            <w:sz w:val="24"/>
            <w:szCs w:val="24"/>
          </w:rPr>
          <w:t xml:space="preserve">The negative alignment </w:t>
        </w:r>
      </w:ins>
      <w:ins w:id="1800" w:author="Siyu Wang" w:date="2026-08-07T12:11:00Z" w16du:dateUtc="2026-08-07T16:11:00Z">
        <w:r w:rsidR="00EC4ED3">
          <w:rPr>
            <w:rFonts w:ascii="Times New Roman" w:eastAsia="Times New Roman" w:hAnsi="Times New Roman" w:cs="Times New Roman"/>
            <w:b/>
            <w:bCs/>
            <w:sz w:val="24"/>
            <w:szCs w:val="24"/>
          </w:rPr>
          <w:t>between</w:t>
        </w:r>
      </w:ins>
      <w:r>
        <w:rPr>
          <w:rFonts w:ascii="Times New Roman" w:eastAsia="Times New Roman" w:hAnsi="Times New Roman" w:cs="Times New Roman"/>
          <w:b/>
          <w:bCs/>
          <w:sz w:val="24"/>
          <w:szCs w:val="24"/>
        </w:rPr>
        <w:t xml:space="preserve"> drop</w:t>
      </w:r>
      <w:del w:id="1801" w:author="Siyu Wang" w:date="2026-08-07T12:11:00Z" w16du:dateUtc="2026-08-07T16:11:00Z">
        <w:r w:rsidDel="00EC4ED3">
          <w:rPr>
            <w:rFonts w:ascii="Times New Roman" w:eastAsia="Times New Roman" w:hAnsi="Times New Roman" w:cs="Times New Roman"/>
            <w:b/>
            <w:bCs/>
            <w:sz w:val="24"/>
            <w:szCs w:val="24"/>
          </w:rPr>
          <w:delText>s</w:delText>
        </w:r>
      </w:del>
      <w:r>
        <w:rPr>
          <w:rFonts w:ascii="Times New Roman" w:eastAsia="Times New Roman" w:hAnsi="Times New Roman" w:cs="Times New Roman"/>
          <w:b/>
          <w:bCs/>
          <w:sz w:val="24"/>
          <w:szCs w:val="24"/>
        </w:rPr>
        <w:t xml:space="preserve"> and delay neural encoding dimensions.</w:t>
      </w:r>
      <w:r>
        <w:rPr>
          <w:rFonts w:ascii="Times New Roman" w:eastAsia="Times New Roman" w:hAnsi="Times New Roman" w:cs="Times New Roman"/>
          <w:sz w:val="24"/>
          <w:szCs w:val="24"/>
        </w:rPr>
        <w:t xml:space="preserve"> The population encoding dimensions for drops and delays were calculated in 250</w:t>
      </w:r>
      <w:del w:id="1802" w:author="Siyu Wang" w:date="2026-08-07T12:11:00Z" w16du:dateUtc="2026-08-07T16:11:00Z">
        <w:r w:rsidDel="00787173">
          <w:rPr>
            <w:rFonts w:ascii="Times New Roman" w:eastAsia="Times New Roman" w:hAnsi="Times New Roman" w:cs="Times New Roman"/>
            <w:sz w:val="24"/>
            <w:szCs w:val="24"/>
          </w:rPr>
          <w:delText> </w:delText>
        </w:r>
      </w:del>
      <w:r>
        <w:rPr>
          <w:rFonts w:ascii="Times New Roman" w:eastAsia="Times New Roman" w:hAnsi="Times New Roman" w:cs="Times New Roman"/>
          <w:sz w:val="24"/>
          <w:szCs w:val="24"/>
        </w:rPr>
        <w:t>ms time bins, before and after the visual</w:t>
      </w:r>
      <w:ins w:id="1803" w:author="Siyu Wang" w:date="2026-08-07T12:11:00Z" w16du:dateUtc="2026-08-07T16:11:00Z">
        <w:r w:rsidR="001710AF">
          <w:rPr>
            <w:rFonts w:ascii="Times New Roman" w:eastAsia="Times New Roman" w:hAnsi="Times New Roman" w:cs="Times New Roman"/>
            <w:sz w:val="24"/>
            <w:szCs w:val="24"/>
          </w:rPr>
          <w:t xml:space="preserve"> offe</w:t>
        </w:r>
        <w:r w:rsidR="008B3EDC">
          <w:rPr>
            <w:rFonts w:ascii="Times New Roman" w:eastAsia="Times New Roman" w:hAnsi="Times New Roman" w:cs="Times New Roman"/>
            <w:sz w:val="24"/>
            <w:szCs w:val="24"/>
          </w:rPr>
          <w:t>r</w:t>
        </w:r>
      </w:ins>
      <w:r>
        <w:rPr>
          <w:rFonts w:ascii="Times New Roman" w:eastAsia="Times New Roman" w:hAnsi="Times New Roman" w:cs="Times New Roman"/>
          <w:sz w:val="24"/>
          <w:szCs w:val="24"/>
        </w:rPr>
        <w:t xml:space="preserve"> cue onset </w:t>
      </w:r>
      <w:del w:id="1804" w:author="Siyu Wang" w:date="2026-08-07T12:13:00Z" w16du:dateUtc="2026-08-07T16:13:00Z">
        <w:r w:rsidDel="00F06396">
          <w:rPr>
            <w:rFonts w:ascii="Times New Roman" w:eastAsia="Times New Roman" w:hAnsi="Times New Roman" w:cs="Times New Roman"/>
            <w:sz w:val="24"/>
            <w:szCs w:val="24"/>
          </w:rPr>
          <w:delText xml:space="preserve">(time 0) </w:delText>
        </w:r>
      </w:del>
      <w:r>
        <w:rPr>
          <w:rFonts w:ascii="Times New Roman" w:eastAsia="Times New Roman" w:hAnsi="Times New Roman" w:cs="Times New Roman"/>
          <w:sz w:val="24"/>
          <w:szCs w:val="24"/>
        </w:rPr>
        <w:t>for Monkey S (A–</w:t>
      </w:r>
      <w:del w:id="1805" w:author="Siyu Wang" w:date="2026-08-07T12:11:00Z" w16du:dateUtc="2026-08-07T16:11:00Z">
        <w:r w:rsidDel="00C95CBA">
          <w:rPr>
            <w:rFonts w:ascii="Times New Roman" w:eastAsia="Times New Roman" w:hAnsi="Times New Roman" w:cs="Times New Roman"/>
            <w:sz w:val="24"/>
            <w:szCs w:val="24"/>
          </w:rPr>
          <w:delText>D</w:delText>
        </w:r>
      </w:del>
      <w:ins w:id="1806" w:author="Siyu Wang" w:date="2026-08-07T12:11:00Z" w16du:dateUtc="2026-08-07T16:11:00Z">
        <w:r w:rsidR="00C95CBA">
          <w:rPr>
            <w:rFonts w:ascii="Times New Roman" w:eastAsia="Times New Roman" w:hAnsi="Times New Roman" w:cs="Times New Roman"/>
            <w:sz w:val="24"/>
            <w:szCs w:val="24"/>
          </w:rPr>
          <w:t>E</w:t>
        </w:r>
      </w:ins>
      <w:r>
        <w:rPr>
          <w:rFonts w:ascii="Times New Roman" w:eastAsia="Times New Roman" w:hAnsi="Times New Roman" w:cs="Times New Roman"/>
          <w:sz w:val="24"/>
          <w:szCs w:val="24"/>
        </w:rPr>
        <w:t>) and Monkey T (</w:t>
      </w:r>
      <w:ins w:id="1807" w:author="Siyu Wang" w:date="2026-08-07T12:11:00Z" w16du:dateUtc="2026-08-07T16:11:00Z">
        <w:r w:rsidR="00C95CBA">
          <w:rPr>
            <w:rFonts w:ascii="Times New Roman" w:eastAsia="Times New Roman" w:hAnsi="Times New Roman" w:cs="Times New Roman"/>
            <w:sz w:val="24"/>
            <w:szCs w:val="24"/>
          </w:rPr>
          <w:t>F</w:t>
        </w:r>
      </w:ins>
      <w:del w:id="1808" w:author="Siyu Wang" w:date="2026-08-07T12:11:00Z" w16du:dateUtc="2026-08-07T16:11:00Z">
        <w:r w:rsidDel="00C95CBA">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w:t>
      </w:r>
      <w:ins w:id="1809" w:author="Siyu Wang" w:date="2026-08-07T12:11:00Z" w16du:dateUtc="2026-08-07T16:11:00Z">
        <w:r w:rsidR="00C95CBA">
          <w:rPr>
            <w:rFonts w:ascii="Times New Roman" w:eastAsia="Times New Roman" w:hAnsi="Times New Roman" w:cs="Times New Roman"/>
            <w:sz w:val="24"/>
            <w:szCs w:val="24"/>
          </w:rPr>
          <w:t>J</w:t>
        </w:r>
      </w:ins>
      <w:del w:id="1810" w:author="Siyu Wang" w:date="2026-08-07T12:11:00Z" w16du:dateUtc="2026-08-07T16:11:00Z">
        <w:r w:rsidDel="00C95CBA">
          <w:rPr>
            <w:rFonts w:ascii="Times New Roman" w:eastAsia="Times New Roman" w:hAnsi="Times New Roman" w:cs="Times New Roman"/>
            <w:sz w:val="24"/>
            <w:szCs w:val="24"/>
          </w:rPr>
          <w:delText>H</w:delText>
        </w:r>
      </w:del>
      <w:r>
        <w:rPr>
          <w:rFonts w:ascii="Times New Roman" w:eastAsia="Times New Roman" w:hAnsi="Times New Roman" w:cs="Times New Roman"/>
          <w:sz w:val="24"/>
          <w:szCs w:val="24"/>
        </w:rPr>
        <w:t>).</w:t>
      </w:r>
    </w:p>
    <w:p w14:paraId="6082CF06" w14:textId="77777777" w:rsidR="002E678E" w:rsidRDefault="002E678E">
      <w:pPr>
        <w:spacing w:after="0" w:line="480" w:lineRule="auto"/>
        <w:rPr>
          <w:rFonts w:ascii="Times New Roman" w:eastAsia="Times New Roman" w:hAnsi="Times New Roman" w:cs="Times New Roman"/>
          <w:sz w:val="24"/>
          <w:szCs w:val="24"/>
        </w:rPr>
      </w:pPr>
    </w:p>
    <w:p w14:paraId="43B10E86" w14:textId="2E5AE81D" w:rsidR="002E678E" w:rsidRDefault="002E678E" w:rsidP="00B95E4C">
      <w:pPr>
        <w:spacing w:after="0" w:line="480" w:lineRule="auto"/>
        <w:jc w:val="center"/>
        <w:rPr>
          <w:rFonts w:ascii="Times New Roman" w:eastAsia="Times New Roman" w:hAnsi="Times New Roman" w:cs="Times New Roman"/>
          <w:sz w:val="24"/>
          <w:szCs w:val="24"/>
        </w:rPr>
        <w:pPrChange w:id="1811" w:author="Siyu Wang" w:date="2026-08-07T14:21:00Z" w16du:dateUtc="2026-08-07T18:21:00Z">
          <w:pPr>
            <w:spacing w:after="0" w:line="480" w:lineRule="auto"/>
          </w:pPr>
        </w:pPrChange>
      </w:pPr>
      <w:r>
        <w:rPr>
          <w:rFonts w:ascii="Times New Roman" w:eastAsia="Times New Roman" w:hAnsi="Times New Roman" w:cs="Times New Roman"/>
          <w:noProof/>
          <w:sz w:val="24"/>
          <w:szCs w:val="24"/>
        </w:rPr>
        <w:lastRenderedPageBreak/>
        <w:drawing>
          <wp:inline distT="0" distB="0" distL="0" distR="0" wp14:anchorId="17832241" wp14:editId="69DCA239">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1A197848" w14:textId="6C9C8C53" w:rsidR="002E678E" w:rsidRDefault="002E678E" w:rsidP="009721AC">
      <w:pPr>
        <w:spacing w:after="0" w:line="360" w:lineRule="auto"/>
        <w:rPr>
          <w:rFonts w:ascii="Times New Roman" w:eastAsia="Times New Roman" w:hAnsi="Times New Roman" w:cs="Times New Roman"/>
          <w:sz w:val="24"/>
          <w:szCs w:val="24"/>
        </w:rPr>
        <w:pPrChange w:id="1812" w:author="Siyu Wang" w:date="2026-08-07T12:14:00Z" w16du:dateUtc="2026-08-07T16:14:00Z">
          <w:pPr>
            <w:spacing w:after="0" w:line="480" w:lineRule="auto"/>
          </w:pPr>
        </w:pPrChange>
      </w:pPr>
      <w:r>
        <w:rPr>
          <w:rFonts w:ascii="Times New Roman" w:eastAsia="Times New Roman" w:hAnsi="Times New Roman" w:cs="Times New Roman"/>
          <w:b/>
          <w:bCs/>
          <w:sz w:val="24"/>
          <w:szCs w:val="24"/>
        </w:rPr>
        <w:t>Figure S4.</w:t>
      </w:r>
      <w:r>
        <w:rPr>
          <w:rFonts w:ascii="Times New Roman" w:eastAsia="Times New Roman" w:hAnsi="Times New Roman" w:cs="Times New Roman"/>
          <w:sz w:val="24"/>
          <w:szCs w:val="24"/>
        </w:rPr>
        <w:t xml:space="preserve"> </w:t>
      </w:r>
      <w:ins w:id="1813" w:author="Siyu Wang" w:date="2026-08-07T12:12:00Z" w16du:dateUtc="2026-08-07T16:12:00Z">
        <w:r w:rsidR="006567E2">
          <w:rPr>
            <w:rFonts w:ascii="Times New Roman" w:eastAsia="Times New Roman" w:hAnsi="Times New Roman" w:cs="Times New Roman"/>
            <w:b/>
            <w:bCs/>
            <w:sz w:val="24"/>
            <w:szCs w:val="24"/>
          </w:rPr>
          <w:t>The negative alignment between drop and delay neural encoding dimensions</w:t>
        </w:r>
        <w:r w:rsidR="006567E2">
          <w:rPr>
            <w:rFonts w:ascii="Times New Roman" w:eastAsia="Times New Roman" w:hAnsi="Times New Roman" w:cs="Times New Roman"/>
            <w:b/>
            <w:bCs/>
            <w:sz w:val="24"/>
            <w:szCs w:val="24"/>
          </w:rPr>
          <w:t xml:space="preserve"> persists after the go signal</w:t>
        </w:r>
      </w:ins>
      <w:del w:id="1814" w:author="Siyu Wang" w:date="2026-08-07T12:12:00Z" w16du:dateUtc="2026-08-07T16:12:00Z">
        <w:r w:rsidDel="006567E2">
          <w:rPr>
            <w:rFonts w:ascii="Times New Roman" w:eastAsia="Times New Roman" w:hAnsi="Times New Roman" w:cs="Times New Roman"/>
            <w:b/>
            <w:bCs/>
            <w:sz w:val="24"/>
            <w:szCs w:val="24"/>
          </w:rPr>
          <w:delText>Linear correlations between drops and delay neural encoding dimensions</w:delText>
        </w:r>
      </w:del>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population encoding dimensions for drops and delays were calculated in 250</w:t>
      </w:r>
      <w:del w:id="1815" w:author="Siyu Wang" w:date="2026-08-07T12:12:00Z" w16du:dateUtc="2026-08-07T16:12:00Z">
        <w:r w:rsidDel="00A24BBE">
          <w:rPr>
            <w:rFonts w:ascii="Times New Roman" w:eastAsia="Times New Roman" w:hAnsi="Times New Roman" w:cs="Times New Roman"/>
            <w:sz w:val="24"/>
            <w:szCs w:val="24"/>
          </w:rPr>
          <w:delText> </w:delText>
        </w:r>
      </w:del>
      <w:r>
        <w:rPr>
          <w:rFonts w:ascii="Times New Roman" w:eastAsia="Times New Roman" w:hAnsi="Times New Roman" w:cs="Times New Roman"/>
          <w:sz w:val="24"/>
          <w:szCs w:val="24"/>
        </w:rPr>
        <w:t xml:space="preserve">ms time bins, before and after the </w:t>
      </w:r>
      <w:del w:id="1816" w:author="Siyu Wang" w:date="2026-08-07T12:12:00Z" w16du:dateUtc="2026-08-07T16:12:00Z">
        <w:r w:rsidDel="00A24BBE">
          <w:rPr>
            <w:rFonts w:ascii="Times New Roman" w:eastAsia="Times New Roman" w:hAnsi="Times New Roman" w:cs="Times New Roman"/>
            <w:sz w:val="24"/>
            <w:szCs w:val="24"/>
          </w:rPr>
          <w:delText>visual cue onset</w:delText>
        </w:r>
      </w:del>
      <w:ins w:id="1817" w:author="Siyu Wang" w:date="2026-08-07T12:12:00Z" w16du:dateUtc="2026-08-07T16:12:00Z">
        <w:r w:rsidR="00A24BBE">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del w:id="1818" w:author="Siyu Wang" w:date="2026-08-07T12:12:00Z" w16du:dateUtc="2026-08-07T16:12:00Z">
        <w:r w:rsidDel="00FD5A7B">
          <w:rPr>
            <w:rFonts w:ascii="Times New Roman" w:eastAsia="Times New Roman" w:hAnsi="Times New Roman" w:cs="Times New Roman"/>
            <w:sz w:val="24"/>
            <w:szCs w:val="24"/>
          </w:rPr>
          <w:delText xml:space="preserve">(time 0) </w:delText>
        </w:r>
      </w:del>
      <w:r>
        <w:rPr>
          <w:rFonts w:ascii="Times New Roman" w:eastAsia="Times New Roman" w:hAnsi="Times New Roman" w:cs="Times New Roman"/>
          <w:sz w:val="24"/>
          <w:szCs w:val="24"/>
        </w:rPr>
        <w:t>for Monkey S (A–</w:t>
      </w:r>
      <w:ins w:id="1819" w:author="Siyu Wang" w:date="2026-08-07T12:12:00Z" w16du:dateUtc="2026-08-07T16:12:00Z">
        <w:r w:rsidR="0077419E">
          <w:rPr>
            <w:rFonts w:ascii="Times New Roman" w:eastAsia="Times New Roman" w:hAnsi="Times New Roman" w:cs="Times New Roman"/>
            <w:sz w:val="24"/>
            <w:szCs w:val="24"/>
          </w:rPr>
          <w:t>B</w:t>
        </w:r>
      </w:ins>
      <w:del w:id="1820" w:author="Siyu Wang" w:date="2026-08-07T12:12:00Z" w16du:dateUtc="2026-08-07T16:12:00Z">
        <w:r w:rsidDel="0077419E">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 and Monkey T (</w:t>
      </w:r>
      <w:ins w:id="1821" w:author="Siyu Wang" w:date="2026-08-07T12:13:00Z" w16du:dateUtc="2026-08-07T16:13:00Z">
        <w:r w:rsidR="0077419E">
          <w:rPr>
            <w:rFonts w:ascii="Times New Roman" w:eastAsia="Times New Roman" w:hAnsi="Times New Roman" w:cs="Times New Roman"/>
            <w:sz w:val="24"/>
            <w:szCs w:val="24"/>
          </w:rPr>
          <w:t>C</w:t>
        </w:r>
      </w:ins>
      <w:del w:id="1822" w:author="Siyu Wang" w:date="2026-08-07T12:13:00Z" w16du:dateUtc="2026-08-07T16:13:00Z">
        <w:r w:rsidDel="0077419E">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w:t>
      </w:r>
      <w:ins w:id="1823" w:author="Siyu Wang" w:date="2026-08-07T12:13:00Z" w16du:dateUtc="2026-08-07T16:13:00Z">
        <w:r w:rsidR="0077419E">
          <w:rPr>
            <w:rFonts w:ascii="Times New Roman" w:eastAsia="Times New Roman" w:hAnsi="Times New Roman" w:cs="Times New Roman"/>
            <w:sz w:val="24"/>
            <w:szCs w:val="24"/>
          </w:rPr>
          <w:t>D</w:t>
        </w:r>
      </w:ins>
      <w:del w:id="1824" w:author="Siyu Wang" w:date="2026-08-07T12:13:00Z" w16du:dateUtc="2026-08-07T16:13:00Z">
        <w:r w:rsidDel="0077419E">
          <w:rPr>
            <w:rFonts w:ascii="Times New Roman" w:eastAsia="Times New Roman" w:hAnsi="Times New Roman" w:cs="Times New Roman"/>
            <w:sz w:val="24"/>
            <w:szCs w:val="24"/>
          </w:rPr>
          <w:delText>H</w:delText>
        </w:r>
      </w:del>
      <w:r>
        <w:rPr>
          <w:rFonts w:ascii="Times New Roman" w:eastAsia="Times New Roman" w:hAnsi="Times New Roman" w:cs="Times New Roman"/>
          <w:sz w:val="24"/>
          <w:szCs w:val="24"/>
        </w:rPr>
        <w:t>).</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3DC95FE7" w:rsidR="00585BFC" w:rsidRDefault="00030DF5">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7ABCA6D" wp14:editId="1D315EBA">
            <wp:extent cx="5396908" cy="6191792"/>
            <wp:effectExtent l="0" t="0" r="0" b="0"/>
            <wp:docPr id="23838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4470" cy="6200468"/>
                    </a:xfrm>
                    <a:prstGeom prst="rect">
                      <a:avLst/>
                    </a:prstGeom>
                    <a:noFill/>
                    <a:ln>
                      <a:noFill/>
                    </a:ln>
                  </pic:spPr>
                </pic:pic>
              </a:graphicData>
            </a:graphic>
          </wp:inline>
        </w:drawing>
      </w:r>
    </w:p>
    <w:p w14:paraId="000000EB" w14:textId="3477BCDA" w:rsidR="00585BFC" w:rsidDel="009721AC" w:rsidRDefault="00000000" w:rsidP="00D90E3D">
      <w:pPr>
        <w:spacing w:after="0" w:line="360" w:lineRule="auto"/>
        <w:rPr>
          <w:del w:id="1825" w:author="Siyu Wang" w:date="2026-08-07T12:14:00Z" w16du:dateUtc="2026-08-07T16:14:00Z"/>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00051F5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w:t>
      </w:r>
      <w:del w:id="1826" w:author="Siyu Wang" w:date="2026-08-07T12:14:00Z" w16du:dateUtc="2026-08-07T16:14:00Z">
        <w:r w:rsidDel="00996961">
          <w:rPr>
            <w:rFonts w:ascii="Times New Roman" w:eastAsia="Times New Roman" w:hAnsi="Times New Roman" w:cs="Times New Roman"/>
            <w:sz w:val="24"/>
            <w:szCs w:val="24"/>
          </w:rPr>
          <w:delText xml:space="preserve">cue </w:delText>
        </w:r>
      </w:del>
      <w:ins w:id="1827" w:author="Siyu Wang" w:date="2026-08-07T12:14:00Z" w16du:dateUtc="2026-08-07T16:14:00Z">
        <w:r w:rsidR="00996961">
          <w:rPr>
            <w:rFonts w:ascii="Times New Roman" w:eastAsia="Times New Roman" w:hAnsi="Times New Roman" w:cs="Times New Roman"/>
            <w:sz w:val="24"/>
            <w:szCs w:val="24"/>
          </w:rPr>
          <w:t>offer</w:t>
        </w:r>
        <w:r w:rsidR="0099696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onset and divided into nine offers, which are ordered from the highest to the lowest mean firing rate. The mean firing rate is calculated from 75 to 750</w:t>
      </w:r>
      <w:del w:id="1828" w:author="Siyu Wang" w:date="2026-08-07T12:15:00Z" w16du:dateUtc="2026-08-07T16:15:00Z">
        <w:r w:rsidDel="007F7002">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ms after the </w:t>
      </w:r>
      <w:del w:id="1829" w:author="Siyu Wang" w:date="2026-08-07T12:15:00Z" w16du:dateUtc="2026-08-07T16:15:00Z">
        <w:r w:rsidDel="007F7002">
          <w:rPr>
            <w:rFonts w:ascii="Times New Roman" w:eastAsia="Times New Roman" w:hAnsi="Times New Roman" w:cs="Times New Roman"/>
            <w:sz w:val="24"/>
            <w:szCs w:val="24"/>
          </w:rPr>
          <w:delText xml:space="preserve">cue </w:delText>
        </w:r>
      </w:del>
      <w:ins w:id="1830" w:author="Siyu Wang" w:date="2026-08-07T12:15:00Z" w16du:dateUtc="2026-08-07T16:15:00Z">
        <w:r w:rsidR="007F7002">
          <w:rPr>
            <w:rFonts w:ascii="Times New Roman" w:eastAsia="Times New Roman" w:hAnsi="Times New Roman" w:cs="Times New Roman"/>
            <w:sz w:val="24"/>
            <w:szCs w:val="24"/>
          </w:rPr>
          <w:t>offer</w:t>
        </w:r>
        <w:r w:rsidR="007F7002">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onset (shown by the grey </w:t>
      </w:r>
      <w:del w:id="1831" w:author="Siyu Wang" w:date="2026-08-07T12:15:00Z" w16du:dateUtc="2026-08-07T16:15:00Z">
        <w:r w:rsidDel="007F7002">
          <w:rPr>
            <w:rFonts w:ascii="Times New Roman" w:eastAsia="Times New Roman" w:hAnsi="Times New Roman" w:cs="Times New Roman"/>
            <w:sz w:val="24"/>
            <w:szCs w:val="24"/>
          </w:rPr>
          <w:delText>rectangle</w:delText>
        </w:r>
      </w:del>
      <w:ins w:id="1832" w:author="Siyu Wang" w:date="2026-08-07T12:15:00Z" w16du:dateUtc="2026-08-07T16:15:00Z">
        <w:r w:rsidR="007F7002">
          <w:rPr>
            <w:rFonts w:ascii="Times New Roman" w:eastAsia="Times New Roman" w:hAnsi="Times New Roman" w:cs="Times New Roman"/>
            <w:sz w:val="24"/>
            <w:szCs w:val="24"/>
          </w:rPr>
          <w:t>shade</w:t>
        </w:r>
      </w:ins>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Right panels:</w:t>
      </w:r>
      <w:r>
        <w:rPr>
          <w:rFonts w:ascii="Times New Roman" w:eastAsia="Times New Roman" w:hAnsi="Times New Roman" w:cs="Times New Roman"/>
          <w:sz w:val="24"/>
          <w:szCs w:val="24"/>
        </w:rPr>
        <w:t xml:space="preserve"> the linear correlation between the mean spike count for each offer and the </w:t>
      </w:r>
      <w:del w:id="1833" w:author="Siyu Wang" w:date="2026-08-07T12:16:00Z" w16du:dateUtc="2026-08-07T16:16:00Z">
        <w:r w:rsidDel="003E630A">
          <w:rPr>
            <w:rFonts w:ascii="Times New Roman" w:eastAsia="Times New Roman" w:hAnsi="Times New Roman" w:cs="Times New Roman"/>
            <w:sz w:val="24"/>
            <w:szCs w:val="24"/>
          </w:rPr>
          <w:delText xml:space="preserve">behaviorally </w:delText>
        </w:r>
      </w:del>
      <w:ins w:id="1834" w:author="Siyu Wang" w:date="2026-08-07T12:16:00Z" w16du:dateUtc="2026-08-07T16:16:00Z">
        <w:r w:rsidR="003E630A">
          <w:rPr>
            <w:rFonts w:ascii="Times New Roman" w:eastAsia="Times New Roman" w:hAnsi="Times New Roman" w:cs="Times New Roman"/>
            <w:sz w:val="24"/>
            <w:szCs w:val="24"/>
          </w:rPr>
          <w:t>model inferred</w:t>
        </w:r>
        <w:r w:rsidR="003E630A">
          <w:rPr>
            <w:rFonts w:ascii="Times New Roman" w:eastAsia="Times New Roman" w:hAnsi="Times New Roman" w:cs="Times New Roman"/>
            <w:sz w:val="24"/>
            <w:szCs w:val="24"/>
          </w:rPr>
          <w:t xml:space="preserve"> </w:t>
        </w:r>
      </w:ins>
      <w:del w:id="1835" w:author="Siyu Wang" w:date="2026-08-07T12:16:00Z" w16du:dateUtc="2026-08-07T16:16:00Z">
        <w:r w:rsidDel="003E630A">
          <w:rPr>
            <w:rFonts w:ascii="Times New Roman" w:eastAsia="Times New Roman" w:hAnsi="Times New Roman" w:cs="Times New Roman"/>
            <w:sz w:val="24"/>
            <w:szCs w:val="24"/>
          </w:rPr>
          <w:delText xml:space="preserve">calculated </w:delText>
        </w:r>
      </w:del>
      <w:r>
        <w:rPr>
          <w:rFonts w:ascii="Times New Roman" w:eastAsia="Times New Roman" w:hAnsi="Times New Roman" w:cs="Times New Roman"/>
          <w:sz w:val="24"/>
          <w:szCs w:val="24"/>
        </w:rPr>
        <w:t>discounted value, corresponding to the neurons shown in the left panels.</w:t>
      </w:r>
    </w:p>
    <w:p w14:paraId="000000EC" w14:textId="77777777" w:rsidR="00585BFC" w:rsidRDefault="00000000" w:rsidP="00D90E3D">
      <w:pPr>
        <w:spacing w:after="0" w:line="360" w:lineRule="auto"/>
        <w:rPr>
          <w:rFonts w:ascii="Times New Roman" w:eastAsia="Times New Roman" w:hAnsi="Times New Roman" w:cs="Times New Roman"/>
          <w:sz w:val="24"/>
          <w:szCs w:val="24"/>
        </w:rPr>
      </w:pPr>
      <w:r>
        <w:br w:type="page"/>
      </w:r>
    </w:p>
    <w:p w14:paraId="000000ED" w14:textId="5AE09287" w:rsidR="00585BFC" w:rsidRDefault="003F7AB1">
      <w:pPr>
        <w:spacing w:after="0" w:line="480" w:lineRule="auto"/>
        <w:jc w:val="center"/>
        <w:rPr>
          <w:rFonts w:ascii="Times New Roman" w:eastAsia="Times New Roman" w:hAnsi="Times New Roman" w:cs="Times New Roman"/>
          <w:b/>
          <w:bCs/>
          <w:sz w:val="24"/>
          <w:szCs w:val="24"/>
        </w:rPr>
      </w:pPr>
      <w:r>
        <w:rPr>
          <w:noProof/>
        </w:rPr>
        <w:lastRenderedPageBreak/>
        <w:drawing>
          <wp:inline distT="0" distB="0" distL="0" distR="0" wp14:anchorId="39D201FD" wp14:editId="6907521E">
            <wp:extent cx="5934710" cy="2527300"/>
            <wp:effectExtent l="0" t="0" r="8890" b="6350"/>
            <wp:docPr id="1886409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sdt>
      <w:sdtPr>
        <w:tag w:val="goog_rdk_65"/>
        <w:id w:val="-730945966"/>
      </w:sdtPr>
      <w:sdtContent>
        <w:p w14:paraId="000000EE" w14:textId="7A456BFE" w:rsidR="00585BFC" w:rsidRPr="00585BFC" w:rsidRDefault="00000000" w:rsidP="00A075E4">
          <w:pPr>
            <w:spacing w:after="0" w:line="360" w:lineRule="auto"/>
            <w:rPr>
              <w:rFonts w:ascii="Times New Roman" w:eastAsia="Times New Roman" w:hAnsi="Times New Roman" w:cs="Times New Roman"/>
              <w:color w:val="EE0000"/>
              <w:sz w:val="24"/>
              <w:szCs w:val="24"/>
              <w:rPrChange w:id="1836" w:author="ROSSELLA FALCONE" w:date="2026-07-10T16:07:00Z">
                <w:rPr>
                  <w:rFonts w:ascii="Times New Roman" w:eastAsia="Times New Roman" w:hAnsi="Times New Roman" w:cs="Times New Roman"/>
                  <w:sz w:val="24"/>
                  <w:szCs w:val="24"/>
                </w:rPr>
              </w:rPrChange>
            </w:rPr>
            <w:pPrChange w:id="1837" w:author="Siyu Wang" w:date="2026-08-07T12:19:00Z" w16du:dateUtc="2026-08-07T16:19:00Z">
              <w:pPr>
                <w:spacing w:after="0" w:line="480" w:lineRule="auto"/>
              </w:pPr>
            </w:pPrChange>
          </w:pPr>
          <w:sdt>
            <w:sdtPr>
              <w:tag w:val="goog_rdk_62"/>
              <w:id w:val="-43123703"/>
            </w:sdtPr>
            <w:sdtContent>
              <w:r>
                <w:rPr>
                  <w:rFonts w:ascii="Times New Roman" w:eastAsia="Times New Roman" w:hAnsi="Times New Roman" w:cs="Times New Roman"/>
                  <w:b/>
                  <w:bCs/>
                  <w:color w:val="EE0000"/>
                  <w:sz w:val="24"/>
                  <w:szCs w:val="24"/>
                  <w:rPrChange w:id="1838" w:author="ROSSELLA FALCONE" w:date="2026-07-10T16:07:00Z">
                    <w:rPr>
                      <w:rFonts w:ascii="Times New Roman" w:eastAsia="Times New Roman" w:hAnsi="Times New Roman" w:cs="Times New Roman"/>
                      <w:b/>
                      <w:bCs/>
                      <w:sz w:val="24"/>
                      <w:szCs w:val="24"/>
                    </w:rPr>
                  </w:rPrChange>
                </w:rPr>
                <w:t>Figure S</w:t>
              </w:r>
              <w:r w:rsidR="00051F5E">
                <w:rPr>
                  <w:rFonts w:ascii="Times New Roman" w:eastAsia="Times New Roman" w:hAnsi="Times New Roman" w:cs="Times New Roman"/>
                  <w:b/>
                  <w:bCs/>
                  <w:color w:val="EE0000"/>
                  <w:sz w:val="24"/>
                  <w:szCs w:val="24"/>
                </w:rPr>
                <w:t>6</w:t>
              </w:r>
              <w:ins w:id="1839" w:author="Siyu Wang" w:date="2026-08-07T12:17:00Z" w16du:dateUtc="2026-08-07T16:17:00Z">
                <w:r w:rsidR="00BF158B">
                  <w:rPr>
                    <w:rFonts w:ascii="Times New Roman" w:eastAsia="Times New Roman" w:hAnsi="Times New Roman" w:cs="Times New Roman"/>
                    <w:b/>
                    <w:bCs/>
                    <w:color w:val="EE0000"/>
                    <w:sz w:val="24"/>
                    <w:szCs w:val="24"/>
                  </w:rPr>
                  <w:t xml:space="preserve">. </w:t>
                </w:r>
              </w:ins>
              <w:del w:id="1840" w:author="Siyu Wang" w:date="2026-08-07T12:17:00Z" w16du:dateUtc="2026-08-07T16:17:00Z">
                <w:r w:rsidDel="00BF158B">
                  <w:rPr>
                    <w:rFonts w:ascii="Times New Roman" w:eastAsia="Times New Roman" w:hAnsi="Times New Roman" w:cs="Times New Roman"/>
                    <w:b/>
                    <w:bCs/>
                    <w:color w:val="EE0000"/>
                    <w:sz w:val="24"/>
                    <w:szCs w:val="24"/>
                    <w:rPrChange w:id="1841" w:author="ROSSELLA FALCONE" w:date="2026-07-10T16:07:00Z">
                      <w:rPr>
                        <w:rFonts w:ascii="Times New Roman" w:eastAsia="Times New Roman" w:hAnsi="Times New Roman" w:cs="Times New Roman"/>
                        <w:b/>
                        <w:bCs/>
                        <w:sz w:val="24"/>
                        <w:szCs w:val="24"/>
                      </w:rPr>
                    </w:rPrChange>
                  </w:rPr>
                  <w:delText>.</w:delText>
                </w:r>
              </w:del>
              <w:del w:id="1842" w:author="Siyu Wang" w:date="2026-08-07T12:16:00Z" w16du:dateUtc="2026-08-07T16:16:00Z">
                <w:r w:rsidDel="00BF158B">
                  <w:rPr>
                    <w:rFonts w:ascii="Times New Roman" w:eastAsia="Times New Roman" w:hAnsi="Times New Roman" w:cs="Times New Roman"/>
                    <w:b/>
                    <w:bCs/>
                    <w:color w:val="EE0000"/>
                    <w:sz w:val="24"/>
                    <w:szCs w:val="24"/>
                    <w:rPrChange w:id="1843" w:author="ROSSELLA FALCONE" w:date="2026-07-10T16:07:00Z">
                      <w:rPr>
                        <w:rFonts w:ascii="Times New Roman" w:eastAsia="Times New Roman" w:hAnsi="Times New Roman" w:cs="Times New Roman"/>
                        <w:b/>
                        <w:bCs/>
                        <w:sz w:val="24"/>
                        <w:szCs w:val="24"/>
                      </w:rPr>
                    </w:rPrChange>
                  </w:rPr>
                  <w:delText xml:space="preserve"> </w:delText>
                </w:r>
                <w:r w:rsidDel="00AA49CC">
                  <w:rPr>
                    <w:rFonts w:ascii="Times New Roman" w:eastAsia="Times New Roman" w:hAnsi="Times New Roman" w:cs="Times New Roman"/>
                    <w:b/>
                    <w:bCs/>
                    <w:color w:val="EE0000"/>
                    <w:sz w:val="24"/>
                    <w:szCs w:val="24"/>
                    <w:rPrChange w:id="1844" w:author="ROSSELLA FALCONE" w:date="2026-07-10T16:07:00Z">
                      <w:rPr>
                        <w:rFonts w:ascii="Times New Roman" w:eastAsia="Times New Roman" w:hAnsi="Times New Roman" w:cs="Times New Roman"/>
                        <w:b/>
                        <w:bCs/>
                        <w:sz w:val="24"/>
                        <w:szCs w:val="24"/>
                      </w:rPr>
                    </w:rPrChange>
                  </w:rPr>
                  <w:delText>Geometry of neural coding</w:delText>
                </w:r>
              </w:del>
              <w:ins w:id="1845" w:author="Siyu Wang" w:date="2026-08-07T12:16:00Z" w16du:dateUtc="2026-08-07T16:16:00Z">
                <w:r w:rsidR="00AA49CC">
                  <w:rPr>
                    <w:rFonts w:ascii="Times New Roman" w:eastAsia="Times New Roman" w:hAnsi="Times New Roman" w:cs="Times New Roman"/>
                    <w:b/>
                    <w:bCs/>
                    <w:color w:val="EE0000"/>
                    <w:sz w:val="24"/>
                    <w:szCs w:val="24"/>
                  </w:rPr>
                  <w:t>Population trajectories around the go signal</w:t>
                </w:r>
              </w:ins>
              <w:r>
                <w:rPr>
                  <w:rFonts w:ascii="Times New Roman" w:eastAsia="Times New Roman" w:hAnsi="Times New Roman" w:cs="Times New Roman"/>
                  <w:b/>
                  <w:bCs/>
                  <w:color w:val="EE0000"/>
                  <w:sz w:val="24"/>
                  <w:szCs w:val="24"/>
                  <w:rPrChange w:id="1846" w:author="ROSSELLA FALCONE" w:date="2026-07-10T16:07:00Z">
                    <w:rPr>
                      <w:rFonts w:ascii="Times New Roman" w:eastAsia="Times New Roman" w:hAnsi="Times New Roman" w:cs="Times New Roman"/>
                      <w:b/>
                      <w:bCs/>
                      <w:sz w:val="24"/>
                      <w:szCs w:val="24"/>
                    </w:rPr>
                  </w:rPrChange>
                </w:rPr>
                <w:t xml:space="preserve">. </w:t>
              </w:r>
            </w:sdtContent>
          </w:sdt>
          <w:sdt>
            <w:sdtPr>
              <w:tag w:val="goog_rdk_63"/>
              <w:id w:val="2020495766"/>
            </w:sdtPr>
            <w:sdtContent>
              <w:r>
                <w:rPr>
                  <w:rFonts w:ascii="Times New Roman" w:eastAsia="Times New Roman" w:hAnsi="Times New Roman" w:cs="Times New Roman"/>
                  <w:color w:val="EE0000"/>
                  <w:sz w:val="24"/>
                  <w:szCs w:val="24"/>
                  <w:rPrChange w:id="1847" w:author="ROSSELLA FALCONE" w:date="2026-07-10T16:07:00Z">
                    <w:rPr>
                      <w:rFonts w:ascii="Times New Roman" w:eastAsia="Times New Roman" w:hAnsi="Times New Roman" w:cs="Times New Roman"/>
                      <w:sz w:val="24"/>
                      <w:szCs w:val="24"/>
                    </w:rPr>
                  </w:rPrChange>
                </w:rPr>
                <w:t>Population trajectories for each offer</w:t>
              </w:r>
              <w:ins w:id="1848" w:author="Siyu Wang" w:date="2026-08-07T12:17:00Z" w16du:dateUtc="2026-08-07T16:17:00Z">
                <w:r w:rsidR="0014172A">
                  <w:rPr>
                    <w:rFonts w:ascii="Times New Roman" w:eastAsia="Times New Roman" w:hAnsi="Times New Roman" w:cs="Times New Roman"/>
                    <w:color w:val="EE0000"/>
                    <w:sz w:val="24"/>
                    <w:szCs w:val="24"/>
                  </w:rPr>
                  <w:t xml:space="preserve"> were plotted in the principal component space,</w:t>
                </w:r>
              </w:ins>
              <w:r>
                <w:rPr>
                  <w:rFonts w:ascii="Times New Roman" w:eastAsia="Times New Roman" w:hAnsi="Times New Roman" w:cs="Times New Roman"/>
                  <w:color w:val="EE0000"/>
                  <w:sz w:val="24"/>
                  <w:szCs w:val="24"/>
                  <w:rPrChange w:id="1849" w:author="ROSSELLA FALCONE" w:date="2026-07-10T16:07:00Z">
                    <w:rPr>
                      <w:rFonts w:ascii="Times New Roman" w:eastAsia="Times New Roman" w:hAnsi="Times New Roman" w:cs="Times New Roman"/>
                      <w:sz w:val="24"/>
                      <w:szCs w:val="24"/>
                    </w:rPr>
                  </w:rPrChange>
                </w:rPr>
                <w:t xml:space="preserve"> </w:t>
              </w:r>
              <w:r w:rsidR="007D3A95">
                <w:rPr>
                  <w:rFonts w:ascii="Times New Roman" w:eastAsia="Times New Roman" w:hAnsi="Times New Roman" w:cs="Times New Roman"/>
                  <w:color w:val="EE0000"/>
                  <w:sz w:val="24"/>
                  <w:szCs w:val="24"/>
                </w:rPr>
                <w:t xml:space="preserve">from -250ms before the go signal, to 500ms after the go signal, </w:t>
              </w:r>
              <w:del w:id="1850" w:author="Siyu Wang" w:date="2026-08-07T12:17:00Z" w16du:dateUtc="2026-08-07T16:17:00Z">
                <w:r w:rsidDel="0014172A">
                  <w:rPr>
                    <w:rFonts w:ascii="Times New Roman" w:eastAsia="Times New Roman" w:hAnsi="Times New Roman" w:cs="Times New Roman"/>
                    <w:color w:val="EE0000"/>
                    <w:sz w:val="24"/>
                    <w:szCs w:val="24"/>
                    <w:rPrChange w:id="1851" w:author="ROSSELLA FALCONE" w:date="2026-07-10T16:07:00Z">
                      <w:rPr>
                        <w:rFonts w:ascii="Times New Roman" w:eastAsia="Times New Roman" w:hAnsi="Times New Roman" w:cs="Times New Roman"/>
                        <w:sz w:val="24"/>
                        <w:szCs w:val="24"/>
                      </w:rPr>
                    </w:rPrChange>
                  </w:rPr>
                  <w:delText xml:space="preserve">in </w:delText>
                </w:r>
              </w:del>
              <w:ins w:id="1852" w:author="Siyu Wang" w:date="2026-08-07T12:17:00Z" w16du:dateUtc="2026-08-07T16:17:00Z">
                <w:r w:rsidR="0014172A">
                  <w:rPr>
                    <w:rFonts w:ascii="Times New Roman" w:eastAsia="Times New Roman" w:hAnsi="Times New Roman" w:cs="Times New Roman"/>
                    <w:color w:val="EE0000"/>
                    <w:sz w:val="24"/>
                    <w:szCs w:val="24"/>
                  </w:rPr>
                  <w:t>for</w:t>
                </w:r>
                <w:r w:rsidR="0014172A">
                  <w:rPr>
                    <w:rFonts w:ascii="Times New Roman" w:eastAsia="Times New Roman" w:hAnsi="Times New Roman" w:cs="Times New Roman"/>
                    <w:color w:val="EE0000"/>
                    <w:sz w:val="24"/>
                    <w:szCs w:val="24"/>
                    <w:rPrChange w:id="1853" w:author="ROSSELLA FALCONE" w:date="2026-07-10T16:07:00Z">
                      <w:rPr>
                        <w:rFonts w:ascii="Times New Roman" w:eastAsia="Times New Roman" w:hAnsi="Times New Roman" w:cs="Times New Roman"/>
                        <w:sz w:val="24"/>
                        <w:szCs w:val="24"/>
                      </w:rPr>
                    </w:rPrChange>
                  </w:rPr>
                  <w:t xml:space="preserve"> </w:t>
                </w:r>
              </w:ins>
              <w:r>
                <w:rPr>
                  <w:rFonts w:ascii="Times New Roman" w:eastAsia="Times New Roman" w:hAnsi="Times New Roman" w:cs="Times New Roman"/>
                  <w:color w:val="EE0000"/>
                  <w:sz w:val="24"/>
                  <w:szCs w:val="24"/>
                  <w:rPrChange w:id="1854" w:author="ROSSELLA FALCONE" w:date="2026-07-10T16:07:00Z">
                    <w:rPr>
                      <w:rFonts w:ascii="Times New Roman" w:eastAsia="Times New Roman" w:hAnsi="Times New Roman" w:cs="Times New Roman"/>
                      <w:sz w:val="24"/>
                      <w:szCs w:val="24"/>
                    </w:rPr>
                  </w:rPrChange>
                </w:rPr>
                <w:t>Monkey S (A</w:t>
              </w:r>
              <w:del w:id="1855" w:author="Siyu Wang" w:date="2026-08-07T12:17:00Z" w16du:dateUtc="2026-08-07T16:17:00Z">
                <w:r w:rsidDel="0014172A">
                  <w:rPr>
                    <w:rFonts w:ascii="Times New Roman" w:eastAsia="Times New Roman" w:hAnsi="Times New Roman" w:cs="Times New Roman"/>
                    <w:color w:val="EE0000"/>
                    <w:sz w:val="24"/>
                    <w:szCs w:val="24"/>
                    <w:rPrChange w:id="1856" w:author="ROSSELLA FALCONE" w:date="2026-07-10T16:07:00Z">
                      <w:rPr>
                        <w:rFonts w:ascii="Times New Roman" w:eastAsia="Times New Roman" w:hAnsi="Times New Roman" w:cs="Times New Roman"/>
                        <w:sz w:val="24"/>
                        <w:szCs w:val="24"/>
                      </w:rPr>
                    </w:rPrChange>
                  </w:rPr>
                  <w:delText>, C</w:delText>
                </w:r>
              </w:del>
              <w:r>
                <w:rPr>
                  <w:rFonts w:ascii="Times New Roman" w:eastAsia="Times New Roman" w:hAnsi="Times New Roman" w:cs="Times New Roman"/>
                  <w:color w:val="EE0000"/>
                  <w:sz w:val="24"/>
                  <w:szCs w:val="24"/>
                  <w:rPrChange w:id="1857" w:author="ROSSELLA FALCONE" w:date="2026-07-10T16:07:00Z">
                    <w:rPr>
                      <w:rFonts w:ascii="Times New Roman" w:eastAsia="Times New Roman" w:hAnsi="Times New Roman" w:cs="Times New Roman"/>
                      <w:sz w:val="24"/>
                      <w:szCs w:val="24"/>
                    </w:rPr>
                  </w:rPrChange>
                </w:rPr>
                <w:t>) and Monkey T (B</w:t>
              </w:r>
              <w:del w:id="1858" w:author="Siyu Wang" w:date="2026-08-07T12:17:00Z" w16du:dateUtc="2026-08-07T16:17:00Z">
                <w:r w:rsidDel="0014172A">
                  <w:rPr>
                    <w:rFonts w:ascii="Times New Roman" w:eastAsia="Times New Roman" w:hAnsi="Times New Roman" w:cs="Times New Roman"/>
                    <w:color w:val="EE0000"/>
                    <w:sz w:val="24"/>
                    <w:szCs w:val="24"/>
                    <w:rPrChange w:id="1859" w:author="ROSSELLA FALCONE" w:date="2026-07-10T16:07:00Z">
                      <w:rPr>
                        <w:rFonts w:ascii="Times New Roman" w:eastAsia="Times New Roman" w:hAnsi="Times New Roman" w:cs="Times New Roman"/>
                        <w:sz w:val="24"/>
                        <w:szCs w:val="24"/>
                      </w:rPr>
                    </w:rPrChange>
                  </w:rPr>
                  <w:delText>, D</w:delText>
                </w:r>
              </w:del>
              <w:r>
                <w:rPr>
                  <w:rFonts w:ascii="Times New Roman" w:eastAsia="Times New Roman" w:hAnsi="Times New Roman" w:cs="Times New Roman"/>
                  <w:color w:val="EE0000"/>
                  <w:sz w:val="24"/>
                  <w:szCs w:val="24"/>
                  <w:rPrChange w:id="1860" w:author="ROSSELLA FALCONE" w:date="2026-07-10T16:07:00Z">
                    <w:rPr>
                      <w:rFonts w:ascii="Times New Roman" w:eastAsia="Times New Roman" w:hAnsi="Times New Roman" w:cs="Times New Roman"/>
                      <w:sz w:val="24"/>
                      <w:szCs w:val="24"/>
                    </w:rPr>
                  </w:rPrChange>
                </w:rPr>
                <w:t>).</w:t>
              </w:r>
              <w:ins w:id="1861" w:author="Siyu Wang" w:date="2026-08-07T12:18:00Z" w16du:dateUtc="2026-08-07T16:18:00Z">
                <w:r w:rsidR="005B758C">
                  <w:rPr>
                    <w:rFonts w:ascii="Times New Roman" w:eastAsia="Times New Roman" w:hAnsi="Times New Roman" w:cs="Times New Roman"/>
                    <w:color w:val="EE0000"/>
                    <w:sz w:val="24"/>
                    <w:szCs w:val="24"/>
                  </w:rPr>
                  <w:t xml:space="preserve"> Qualitatively, the trajectories </w:t>
                </w:r>
              </w:ins>
              <w:ins w:id="1862" w:author="Siyu Wang" w:date="2026-08-07T12:19:00Z" w16du:dateUtc="2026-08-07T16:19:00Z">
                <w:r w:rsidR="005B758C">
                  <w:rPr>
                    <w:rFonts w:ascii="Times New Roman" w:eastAsia="Times New Roman" w:hAnsi="Times New Roman" w:cs="Times New Roman"/>
                    <w:color w:val="EE0000"/>
                    <w:sz w:val="24"/>
                    <w:szCs w:val="24"/>
                  </w:rPr>
                  <w:t xml:space="preserve">show more rotations in Monkey T (B) compared to Monkey S(A). </w:t>
                </w:r>
              </w:ins>
              <w:r>
                <w:rPr>
                  <w:rFonts w:ascii="Times New Roman" w:eastAsia="Times New Roman" w:hAnsi="Times New Roman" w:cs="Times New Roman"/>
                  <w:color w:val="EE0000"/>
                  <w:sz w:val="24"/>
                  <w:szCs w:val="24"/>
                  <w:rPrChange w:id="1863" w:author="ROSSELLA FALCONE" w:date="2026-07-10T16:07:00Z">
                    <w:rPr>
                      <w:rFonts w:ascii="Times New Roman" w:eastAsia="Times New Roman" w:hAnsi="Times New Roman" w:cs="Times New Roman"/>
                      <w:sz w:val="24"/>
                      <w:szCs w:val="24"/>
                    </w:rPr>
                  </w:rPrChange>
                </w:rPr>
                <w:t xml:space="preserve"> </w:t>
              </w:r>
              <w:del w:id="1864" w:author="Siyu Wang" w:date="2026-08-07T12:18:00Z" w16du:dateUtc="2026-08-07T16:18:00Z">
                <w:r w:rsidDel="007D3A95">
                  <w:rPr>
                    <w:rFonts w:ascii="Times New Roman" w:eastAsia="Times New Roman" w:hAnsi="Times New Roman" w:cs="Times New Roman"/>
                    <w:color w:val="EE0000"/>
                    <w:sz w:val="24"/>
                    <w:szCs w:val="24"/>
                    <w:rPrChange w:id="1865" w:author="ROSSELLA FALCONE" w:date="2026-07-10T16:07:00Z">
                      <w:rPr>
                        <w:rFonts w:ascii="Times New Roman" w:eastAsia="Times New Roman" w:hAnsi="Times New Roman" w:cs="Times New Roman"/>
                        <w:sz w:val="24"/>
                        <w:szCs w:val="24"/>
                      </w:rPr>
                    </w:rPrChange>
                  </w:rPr>
                  <w:delText>The trajectories are plotted in the 3D spaces derived from a principal component analysis performed over a period of 500 ms before and after the first go signal</w:delText>
                </w:r>
              </w:del>
              <w:ins w:id="1866" w:author="Siyu Wang [2]" w:date="2026-07-19T14:28:00Z" w16du:dateUtc="2026-07-19T18:28:00Z">
                <w:del w:id="1867" w:author="Siyu Wang" w:date="2026-08-07T12:18:00Z" w16du:dateUtc="2026-08-07T16:18:00Z">
                  <w:r w:rsidR="00674CD6" w:rsidDel="007D3A95">
                    <w:rPr>
                      <w:rFonts w:ascii="Times New Roman" w:eastAsia="Times New Roman" w:hAnsi="Times New Roman" w:cs="Times New Roman"/>
                      <w:color w:val="EE0000"/>
                      <w:sz w:val="24"/>
                      <w:szCs w:val="24"/>
                    </w:rPr>
                    <w:delText>go signal</w:delText>
                  </w:r>
                </w:del>
              </w:ins>
              <w:del w:id="1868" w:author="Siyu Wang" w:date="2026-08-07T12:18:00Z" w16du:dateUtc="2026-08-07T16:18:00Z">
                <w:r w:rsidDel="007D3A95">
                  <w:rPr>
                    <w:rFonts w:ascii="Times New Roman" w:eastAsia="Times New Roman" w:hAnsi="Times New Roman" w:cs="Times New Roman"/>
                    <w:color w:val="EE0000"/>
                    <w:sz w:val="24"/>
                    <w:szCs w:val="24"/>
                    <w:rPrChange w:id="1869" w:author="ROSSELLA FALCONE" w:date="2026-07-10T16:07:00Z">
                      <w:rPr>
                        <w:rFonts w:ascii="Times New Roman" w:eastAsia="Times New Roman" w:hAnsi="Times New Roman" w:cs="Times New Roman"/>
                        <w:sz w:val="24"/>
                        <w:szCs w:val="24"/>
                      </w:rPr>
                    </w:rPrChange>
                  </w:rPr>
                  <w:delText xml:space="preserve"> onset.</w:delText>
                </w:r>
              </w:del>
            </w:sdtContent>
          </w:sdt>
          <w:customXmlDelRangeStart w:id="1870" w:author="Siyu Wang" w:date="2026-08-07T12:18:00Z"/>
          <w:sdt>
            <w:sdtPr>
              <w:tag w:val="goog_rdk_64"/>
              <w:id w:val="209193287"/>
            </w:sdtPr>
            <w:sdtContent>
              <w:customXmlDelRangeEnd w:id="1870"/>
              <w:customXmlDelRangeStart w:id="1871" w:author="Siyu Wang" w:date="2026-08-07T12:18:00Z"/>
            </w:sdtContent>
          </w:sdt>
          <w:customXmlDelRangeEnd w:id="1871"/>
        </w:p>
      </w:sdtContent>
    </w:sdt>
    <w:sectPr w:rsidR="00585BFC" w:rsidRPr="00585BFC">
      <w:headerReference w:type="default" r:id="rId43"/>
      <w:footerReference w:type="default" r:id="rId44"/>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Siyu Wang" w:date="2026-08-07T12:24:00Z" w:initials="SW">
    <w:p w14:paraId="221677E8" w14:textId="77777777" w:rsidR="002F04EA" w:rsidRDefault="00536FF9" w:rsidP="002F04EA">
      <w:pPr>
        <w:pStyle w:val="CommentText"/>
      </w:pPr>
      <w:r>
        <w:rPr>
          <w:rStyle w:val="CommentReference"/>
        </w:rPr>
        <w:annotationRef/>
      </w:r>
      <w:r w:rsidR="002F04EA">
        <w:t>Optional, I have a paper on the correlation between temporal discounting and exploration, may add it here:</w:t>
      </w:r>
    </w:p>
    <w:p w14:paraId="5302CBA2" w14:textId="77777777" w:rsidR="002F04EA" w:rsidRDefault="002F04EA" w:rsidP="002F04EA">
      <w:pPr>
        <w:pStyle w:val="CommentText"/>
      </w:pPr>
      <w:r>
        <w:rPr>
          <w:color w:val="222222"/>
          <w:highlight w:val="white"/>
        </w:rPr>
        <w:t>Sadeghiyeh, H., Wang, S., Alberhasky, M.R. </w:t>
      </w:r>
      <w:r>
        <w:rPr>
          <w:i/>
          <w:iCs/>
          <w:color w:val="222222"/>
          <w:highlight w:val="white"/>
        </w:rPr>
        <w:t>et al.</w:t>
      </w:r>
      <w:r>
        <w:rPr>
          <w:color w:val="222222"/>
          <w:highlight w:val="white"/>
        </w:rPr>
        <w:t> Temporal discounting correlates with directed exploration but not with random exploration. </w:t>
      </w:r>
      <w:r>
        <w:rPr>
          <w:i/>
          <w:iCs/>
          <w:color w:val="222222"/>
          <w:highlight w:val="white"/>
        </w:rPr>
        <w:t>Sci Rep</w:t>
      </w:r>
      <w:r>
        <w:rPr>
          <w:color w:val="222222"/>
          <w:highlight w:val="white"/>
        </w:rPr>
        <w:t> </w:t>
      </w:r>
      <w:r>
        <w:rPr>
          <w:b/>
          <w:bCs/>
          <w:color w:val="222222"/>
          <w:highlight w:val="white"/>
        </w:rPr>
        <w:t>10</w:t>
      </w:r>
      <w:r>
        <w:rPr>
          <w:color w:val="222222"/>
          <w:highlight w:val="white"/>
        </w:rPr>
        <w:t>, 4020 (2020). https://doi.org/10.1038/s41598-020-60576-4</w:t>
      </w:r>
    </w:p>
    <w:p w14:paraId="76255495" w14:textId="77777777" w:rsidR="002F04EA" w:rsidRDefault="002F04EA" w:rsidP="002F04EA">
      <w:pPr>
        <w:pStyle w:val="CommentText"/>
      </w:pPr>
      <w:r>
        <w:br/>
      </w:r>
    </w:p>
  </w:comment>
  <w:comment w:id="71" w:author="ROSSELLA FALCONE" w:date="2026-07-15T16:33:00Z" w:initials="">
    <w:p w14:paraId="000000F1"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what reviewer 2 is commenting. I think we have to be more precise and refer to model 1 instead.</w:t>
      </w:r>
    </w:p>
  </w:comment>
  <w:comment w:id="72" w:author="ROSSELLA FALCONE" w:date="2026-07-15T20:01:00Z" w:initials="">
    <w:p w14:paraId="000000F2"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should be Model 1.</w:t>
      </w:r>
    </w:p>
  </w:comment>
  <w:comment w:id="110" w:author="ROSSELLA FALCONE" w:date="2026-07-15T16:35:00Z" w:initials="">
    <w:p w14:paraId="000000F4"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a bit controversial since Model 1 was used for figure 2. That is why we need to clarify that.</w:t>
      </w:r>
    </w:p>
  </w:comment>
  <w:comment w:id="111" w:author="Siyu Wang [2]" w:date="2026-07-19T14:03:00Z" w:initials="SW">
    <w:p w14:paraId="35E811D7" w14:textId="77777777" w:rsidR="00647051" w:rsidRDefault="00647051" w:rsidP="00647051">
      <w:r>
        <w:rPr>
          <w:rStyle w:val="CommentReference"/>
        </w:rPr>
        <w:annotationRef/>
      </w:r>
      <w:r>
        <w:rPr>
          <w:sz w:val="20"/>
          <w:szCs w:val="20"/>
        </w:rPr>
        <w:t xml:space="preserve">We are using Model 1 for Figure 2. I clarified this in Methods. </w:t>
      </w:r>
    </w:p>
  </w:comment>
  <w:comment w:id="118" w:author="ROSSELLA FALCONE" w:date="2026-07-15T16:36:00Z" w:initials="">
    <w:p w14:paraId="000000F3"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REVIEWER 1 ask to fix this part.</w:t>
      </w:r>
    </w:p>
  </w:comment>
  <w:comment w:id="119" w:author="Siyu Wang [2]" w:date="2026-07-19T14:04:00Z" w:initials="SW">
    <w:p w14:paraId="71525309" w14:textId="77777777" w:rsidR="00647051" w:rsidRDefault="00647051" w:rsidP="00647051">
      <w:r>
        <w:rPr>
          <w:rStyle w:val="CommentReference"/>
        </w:rPr>
        <w:annotationRef/>
      </w:r>
      <w:r>
        <w:rPr>
          <w:sz w:val="20"/>
          <w:szCs w:val="20"/>
        </w:rPr>
        <w:t>I reversed your changes, and rewrote. Hopefully this is better.</w:t>
      </w:r>
    </w:p>
  </w:comment>
  <w:comment w:id="449" w:author="ROSSELLA FALCONE" w:date="2026-07-15T17:19:00Z" w:initials="">
    <w:p w14:paraId="7D49ADBF" w14:textId="77777777" w:rsidR="00805999" w:rsidRDefault="00805999">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Again. Is this correct? We need to make sure that we really used MODEL 1 for making figure 2.</w:t>
      </w:r>
    </w:p>
  </w:comment>
  <w:comment w:id="714" w:author="ROSSELLA FALCONE" w:date="2026-07-15T17:19:00Z" w:initials="">
    <w:p w14:paraId="000000F6"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Again. Is this correct? We need to make sure that we really used MODEL 1 for making figure 2.</w:t>
      </w:r>
    </w:p>
  </w:comment>
  <w:comment w:id="718" w:author="ROSSELLA FALCONE" w:date="2026-07-15T17:34:00Z" w:initials="">
    <w:p w14:paraId="000000F7"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REFRAMED BASED on reviewer 1.</w:t>
      </w:r>
    </w:p>
  </w:comment>
  <w:comment w:id="853" w:author="Siyu Wang" w:date="2026-08-07T15:41:00Z" w:initials="SW">
    <w:p w14:paraId="761B0171" w14:textId="77777777" w:rsidR="00707497" w:rsidRDefault="00707497" w:rsidP="00707497">
      <w:pPr>
        <w:pStyle w:val="CommentText"/>
      </w:pPr>
      <w:r>
        <w:rPr>
          <w:rStyle w:val="CommentReference"/>
        </w:rPr>
        <w:annotationRef/>
      </w:r>
      <w:r>
        <w:rPr>
          <w:color w:val="6D6D6D"/>
          <w:highlight w:val="white"/>
        </w:rPr>
        <w:t>Chiang, F.K., Wallis, J.D., </w:t>
      </w:r>
      <w:r>
        <w:rPr>
          <w:b/>
          <w:bCs/>
          <w:color w:val="6D6D6D"/>
          <w:highlight w:val="white"/>
        </w:rPr>
        <w:t>Rich, E.L.</w:t>
      </w:r>
      <w:r>
        <w:rPr>
          <w:color w:val="6D6D6D"/>
          <w:highlight w:val="white"/>
        </w:rPr>
        <w:t> Cognitive strategies shift information from single neurons to populations in prefrontal cortex. </w:t>
      </w:r>
      <w:r>
        <w:rPr>
          <w:i/>
          <w:iCs/>
          <w:color w:val="6D6D6D"/>
          <w:highlight w:val="white"/>
        </w:rPr>
        <w:t>Neuron</w:t>
      </w:r>
      <w:r>
        <w:rPr>
          <w:color w:val="6D6D6D"/>
          <w:highlight w:val="white"/>
        </w:rPr>
        <w:t> 2022 Feb 16;110(4):709-721.e4. doi: 10.1016/j.neuron.2021.11.021.</w:t>
      </w:r>
    </w:p>
    <w:p w14:paraId="3DEE34DB" w14:textId="77777777" w:rsidR="00707497" w:rsidRDefault="00707497" w:rsidP="00707497">
      <w:pPr>
        <w:pStyle w:val="CommentText"/>
      </w:pPr>
      <w:r>
        <w:br/>
      </w:r>
    </w:p>
  </w:comment>
  <w:comment w:id="1065" w:author="Siyu Wang" w:date="2026-08-07T15:58:00Z" w:initials="SW">
    <w:p w14:paraId="7C7826F2" w14:textId="77777777" w:rsidR="00B43CCD" w:rsidRDefault="00B43CCD" w:rsidP="00B43CCD">
      <w:pPr>
        <w:pStyle w:val="CommentText"/>
      </w:pPr>
      <w:r>
        <w:rPr>
          <w:rStyle w:val="CommentReference"/>
        </w:rPr>
        <w:annotationRef/>
      </w:r>
      <w:r>
        <w:t>Cite also Chiang et al., Neuron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255495" w15:done="0"/>
  <w15:commentEx w15:paraId="000000F1" w15:done="0"/>
  <w15:commentEx w15:paraId="000000F2" w15:paraIdParent="000000F1" w15:done="0"/>
  <w15:commentEx w15:paraId="000000F4" w15:done="0"/>
  <w15:commentEx w15:paraId="35E811D7" w15:paraIdParent="000000F4" w15:done="0"/>
  <w15:commentEx w15:paraId="000000F3" w15:done="0"/>
  <w15:commentEx w15:paraId="71525309" w15:paraIdParent="000000F3" w15:done="0"/>
  <w15:commentEx w15:paraId="7D49ADBF" w15:done="0"/>
  <w15:commentEx w15:paraId="000000F6" w15:done="0"/>
  <w15:commentEx w15:paraId="000000F7" w15:done="0"/>
  <w15:commentEx w15:paraId="3DEE34DB" w15:done="0"/>
  <w15:commentEx w15:paraId="7C782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CE05F" w16cex:dateUtc="2026-08-07T16:24:00Z"/>
  <w16cex:commentExtensible w16cex:durableId="1F9AE278" w16cex:dateUtc="2026-07-19T18:03:00Z"/>
  <w16cex:commentExtensible w16cex:durableId="5F2E28D1" w16cex:dateUtc="2026-07-19T18:04:00Z"/>
  <w16cex:commentExtensible w16cex:durableId="64D64EF3" w16cex:dateUtc="2026-08-07T19:41:00Z"/>
  <w16cex:commentExtensible w16cex:durableId="6AB264F7" w16cex:dateUtc="2026-08-07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255495" w16cid:durableId="19CCE05F"/>
  <w16cid:commentId w16cid:paraId="000000F1" w16cid:durableId="000000F1"/>
  <w16cid:commentId w16cid:paraId="000000F2" w16cid:durableId="000000F2"/>
  <w16cid:commentId w16cid:paraId="000000F4" w16cid:durableId="000000F4"/>
  <w16cid:commentId w16cid:paraId="35E811D7" w16cid:durableId="1F9AE278"/>
  <w16cid:commentId w16cid:paraId="000000F3" w16cid:durableId="000000F3"/>
  <w16cid:commentId w16cid:paraId="71525309" w16cid:durableId="5F2E28D1"/>
  <w16cid:commentId w16cid:paraId="7D49ADBF" w16cid:durableId="07DF218D"/>
  <w16cid:commentId w16cid:paraId="000000F6" w16cid:durableId="000000F6"/>
  <w16cid:commentId w16cid:paraId="000000F7" w16cid:durableId="000000F7"/>
  <w16cid:commentId w16cid:paraId="3DEE34DB" w16cid:durableId="64D64EF3"/>
  <w16cid:commentId w16cid:paraId="7C7826F2" w16cid:durableId="6AB264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06C6F" w14:textId="77777777" w:rsidR="00C156CA" w:rsidRDefault="00C156CA">
      <w:pPr>
        <w:spacing w:after="0" w:line="240" w:lineRule="auto"/>
      </w:pPr>
      <w:r>
        <w:separator/>
      </w:r>
    </w:p>
  </w:endnote>
  <w:endnote w:type="continuationSeparator" w:id="0">
    <w:p w14:paraId="0ADA182B" w14:textId="77777777" w:rsidR="00C156CA" w:rsidRDefault="00C1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64A4D3-6AED-48B1-A93B-BA1A036186CC}"/>
    <w:embedBold r:id="rId2" w:fontKey="{A1BB95B3-CBEB-4087-99DC-A6C59A895B68}"/>
    <w:embedItalic r:id="rId3" w:fontKey="{C40F9EE4-A807-4B04-A55C-D467A494A941}"/>
  </w:font>
  <w:font w:name="Play">
    <w:altName w:val="Calibri"/>
    <w:charset w:val="00"/>
    <w:family w:val="auto"/>
    <w:pitch w:val="default"/>
    <w:embedRegular r:id="rId4" w:fontKey="{022E3A81-EDAA-4386-B517-9A10A2E89F3A}"/>
  </w:font>
  <w:font w:name="Aptos">
    <w:charset w:val="00"/>
    <w:family w:val="swiss"/>
    <w:pitch w:val="variable"/>
    <w:sig w:usb0="20000287" w:usb1="00000003" w:usb2="00000000" w:usb3="00000000" w:csb0="0000019F" w:csb1="00000000"/>
    <w:embedRegular r:id="rId5" w:fontKey="{860C820D-9A3F-441A-A7E2-D243DD07DAD1}"/>
    <w:embedItalic r:id="rId6" w:fontKey="{F819BBE6-2CF2-4C8B-A188-B09EAB27086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20157CE9-2031-4DFB-8DB8-5C102CB905B9}"/>
    <w:embedItalic r:id="rId8" w:fontKey="{20AC9345-A90A-421E-9C3A-9050FF59460F}"/>
    <w:embedBoldItalic r:id="rId9" w:fontKey="{6A88A3C0-9296-4256-9EDE-97626340FB5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BA370A78-FEDA-4755-B6A3-E65CEBCB59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F365B" w14:textId="77777777" w:rsidR="00C156CA" w:rsidRDefault="00C156CA">
      <w:pPr>
        <w:spacing w:after="0" w:line="240" w:lineRule="auto"/>
      </w:pPr>
      <w:r>
        <w:separator/>
      </w:r>
    </w:p>
  </w:footnote>
  <w:footnote w:type="continuationSeparator" w:id="0">
    <w:p w14:paraId="2CC854A2" w14:textId="77777777" w:rsidR="00C156CA" w:rsidRDefault="00C1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6343432">
    <w:abstractNumId w:val="0"/>
  </w:num>
  <w:num w:numId="2" w16cid:durableId="1973514940">
    <w:abstractNumId w:val="1"/>
  </w:num>
  <w:num w:numId="3" w16cid:durableId="56187275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Windows Live" w15:userId="3f00a5b4dc936d2d"/>
  </w15:person>
  <w15:person w15:author="Siyu Wang [2]">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2072"/>
    <w:rsid w:val="00002F2F"/>
    <w:rsid w:val="000030FF"/>
    <w:rsid w:val="00003505"/>
    <w:rsid w:val="00004A0B"/>
    <w:rsid w:val="000059BC"/>
    <w:rsid w:val="00007177"/>
    <w:rsid w:val="000108DF"/>
    <w:rsid w:val="00011E6E"/>
    <w:rsid w:val="00024F66"/>
    <w:rsid w:val="00030DF5"/>
    <w:rsid w:val="00031411"/>
    <w:rsid w:val="00035919"/>
    <w:rsid w:val="00037787"/>
    <w:rsid w:val="00040767"/>
    <w:rsid w:val="00044FED"/>
    <w:rsid w:val="00045CB4"/>
    <w:rsid w:val="00051F5E"/>
    <w:rsid w:val="0005228E"/>
    <w:rsid w:val="00053330"/>
    <w:rsid w:val="00053A0A"/>
    <w:rsid w:val="00064325"/>
    <w:rsid w:val="000656EB"/>
    <w:rsid w:val="0006758D"/>
    <w:rsid w:val="00067D13"/>
    <w:rsid w:val="00071E87"/>
    <w:rsid w:val="00077818"/>
    <w:rsid w:val="00083057"/>
    <w:rsid w:val="00091955"/>
    <w:rsid w:val="0009513F"/>
    <w:rsid w:val="00096B8E"/>
    <w:rsid w:val="00097CA3"/>
    <w:rsid w:val="000A091A"/>
    <w:rsid w:val="000A5481"/>
    <w:rsid w:val="000B2AC7"/>
    <w:rsid w:val="000B5862"/>
    <w:rsid w:val="000B5F34"/>
    <w:rsid w:val="000B69A7"/>
    <w:rsid w:val="000B6C8C"/>
    <w:rsid w:val="000B7A97"/>
    <w:rsid w:val="000C356C"/>
    <w:rsid w:val="000C4BE8"/>
    <w:rsid w:val="000C7A5E"/>
    <w:rsid w:val="000D395A"/>
    <w:rsid w:val="000D69C7"/>
    <w:rsid w:val="000E108C"/>
    <w:rsid w:val="000E28DF"/>
    <w:rsid w:val="000F09E9"/>
    <w:rsid w:val="000F2C6F"/>
    <w:rsid w:val="000F4247"/>
    <w:rsid w:val="000F42C8"/>
    <w:rsid w:val="000F6F83"/>
    <w:rsid w:val="00102EB9"/>
    <w:rsid w:val="00107175"/>
    <w:rsid w:val="00111B4A"/>
    <w:rsid w:val="00112ED7"/>
    <w:rsid w:val="00113A32"/>
    <w:rsid w:val="00113DAD"/>
    <w:rsid w:val="001153E3"/>
    <w:rsid w:val="001202EC"/>
    <w:rsid w:val="0012059D"/>
    <w:rsid w:val="00123845"/>
    <w:rsid w:val="0012705D"/>
    <w:rsid w:val="00131B97"/>
    <w:rsid w:val="001335D0"/>
    <w:rsid w:val="0013453B"/>
    <w:rsid w:val="001345F4"/>
    <w:rsid w:val="00136679"/>
    <w:rsid w:val="0014172A"/>
    <w:rsid w:val="00142BED"/>
    <w:rsid w:val="00145676"/>
    <w:rsid w:val="00146135"/>
    <w:rsid w:val="00146227"/>
    <w:rsid w:val="00156C23"/>
    <w:rsid w:val="00157F40"/>
    <w:rsid w:val="001646E7"/>
    <w:rsid w:val="00164C23"/>
    <w:rsid w:val="00170C6D"/>
    <w:rsid w:val="001710AF"/>
    <w:rsid w:val="0017141E"/>
    <w:rsid w:val="00174902"/>
    <w:rsid w:val="00175A07"/>
    <w:rsid w:val="001762C5"/>
    <w:rsid w:val="0018238C"/>
    <w:rsid w:val="00187B65"/>
    <w:rsid w:val="0019120B"/>
    <w:rsid w:val="001926BC"/>
    <w:rsid w:val="001950DC"/>
    <w:rsid w:val="001A024D"/>
    <w:rsid w:val="001B0E48"/>
    <w:rsid w:val="001B31E5"/>
    <w:rsid w:val="001B3D10"/>
    <w:rsid w:val="001B6BD2"/>
    <w:rsid w:val="001C363E"/>
    <w:rsid w:val="001C58D7"/>
    <w:rsid w:val="001D2071"/>
    <w:rsid w:val="001D3E56"/>
    <w:rsid w:val="001D54C1"/>
    <w:rsid w:val="001E0572"/>
    <w:rsid w:val="001E09AF"/>
    <w:rsid w:val="001E77A4"/>
    <w:rsid w:val="001F0998"/>
    <w:rsid w:val="001F4CC0"/>
    <w:rsid w:val="00200D93"/>
    <w:rsid w:val="00201CD0"/>
    <w:rsid w:val="0020729A"/>
    <w:rsid w:val="002116E0"/>
    <w:rsid w:val="002123DE"/>
    <w:rsid w:val="002130AC"/>
    <w:rsid w:val="00221AAC"/>
    <w:rsid w:val="00222E43"/>
    <w:rsid w:val="00224673"/>
    <w:rsid w:val="0022645D"/>
    <w:rsid w:val="00226D4C"/>
    <w:rsid w:val="002303DD"/>
    <w:rsid w:val="00230EA8"/>
    <w:rsid w:val="00231EFF"/>
    <w:rsid w:val="00235F51"/>
    <w:rsid w:val="00236125"/>
    <w:rsid w:val="00236A86"/>
    <w:rsid w:val="00237589"/>
    <w:rsid w:val="00242D7A"/>
    <w:rsid w:val="0024313B"/>
    <w:rsid w:val="002464F5"/>
    <w:rsid w:val="0025172A"/>
    <w:rsid w:val="00253730"/>
    <w:rsid w:val="00254AA5"/>
    <w:rsid w:val="0025667E"/>
    <w:rsid w:val="00257B04"/>
    <w:rsid w:val="00265247"/>
    <w:rsid w:val="00267B93"/>
    <w:rsid w:val="00272E91"/>
    <w:rsid w:val="00276E25"/>
    <w:rsid w:val="00277668"/>
    <w:rsid w:val="002826DC"/>
    <w:rsid w:val="0028419D"/>
    <w:rsid w:val="00284BF6"/>
    <w:rsid w:val="00285F07"/>
    <w:rsid w:val="002904EE"/>
    <w:rsid w:val="002927F8"/>
    <w:rsid w:val="00292B9C"/>
    <w:rsid w:val="00293FE3"/>
    <w:rsid w:val="002A1B18"/>
    <w:rsid w:val="002A23CA"/>
    <w:rsid w:val="002A2B45"/>
    <w:rsid w:val="002A4D88"/>
    <w:rsid w:val="002A55DD"/>
    <w:rsid w:val="002B17EA"/>
    <w:rsid w:val="002B6F6C"/>
    <w:rsid w:val="002C2693"/>
    <w:rsid w:val="002C3620"/>
    <w:rsid w:val="002C78BB"/>
    <w:rsid w:val="002C7EB5"/>
    <w:rsid w:val="002D29B0"/>
    <w:rsid w:val="002D3C80"/>
    <w:rsid w:val="002E357D"/>
    <w:rsid w:val="002E678E"/>
    <w:rsid w:val="002F04EA"/>
    <w:rsid w:val="002F10AA"/>
    <w:rsid w:val="00300952"/>
    <w:rsid w:val="00301C82"/>
    <w:rsid w:val="0031710A"/>
    <w:rsid w:val="00317680"/>
    <w:rsid w:val="00321B78"/>
    <w:rsid w:val="00325D23"/>
    <w:rsid w:val="00326D44"/>
    <w:rsid w:val="00331514"/>
    <w:rsid w:val="00332290"/>
    <w:rsid w:val="00334BFA"/>
    <w:rsid w:val="0033540C"/>
    <w:rsid w:val="003354E2"/>
    <w:rsid w:val="003364A4"/>
    <w:rsid w:val="00340540"/>
    <w:rsid w:val="00341E40"/>
    <w:rsid w:val="003453A9"/>
    <w:rsid w:val="003509EA"/>
    <w:rsid w:val="00355973"/>
    <w:rsid w:val="00361463"/>
    <w:rsid w:val="00362D31"/>
    <w:rsid w:val="00365F05"/>
    <w:rsid w:val="00367DE1"/>
    <w:rsid w:val="0037067E"/>
    <w:rsid w:val="00370DAD"/>
    <w:rsid w:val="00372D03"/>
    <w:rsid w:val="003746BF"/>
    <w:rsid w:val="003813FA"/>
    <w:rsid w:val="00383B95"/>
    <w:rsid w:val="00386B87"/>
    <w:rsid w:val="00391D93"/>
    <w:rsid w:val="00393B76"/>
    <w:rsid w:val="003B4856"/>
    <w:rsid w:val="003B5929"/>
    <w:rsid w:val="003B6E0D"/>
    <w:rsid w:val="003C00EA"/>
    <w:rsid w:val="003C4777"/>
    <w:rsid w:val="003D0A78"/>
    <w:rsid w:val="003D1755"/>
    <w:rsid w:val="003D2EB0"/>
    <w:rsid w:val="003D51B3"/>
    <w:rsid w:val="003D6169"/>
    <w:rsid w:val="003E1B9A"/>
    <w:rsid w:val="003E2286"/>
    <w:rsid w:val="003E4ED8"/>
    <w:rsid w:val="003E630A"/>
    <w:rsid w:val="003E7CDD"/>
    <w:rsid w:val="003E7F64"/>
    <w:rsid w:val="003F2BA9"/>
    <w:rsid w:val="003F3176"/>
    <w:rsid w:val="003F5EB3"/>
    <w:rsid w:val="003F7AB1"/>
    <w:rsid w:val="00401D61"/>
    <w:rsid w:val="00404E62"/>
    <w:rsid w:val="00405C90"/>
    <w:rsid w:val="00410174"/>
    <w:rsid w:val="00410D5F"/>
    <w:rsid w:val="00416DF0"/>
    <w:rsid w:val="00417BDD"/>
    <w:rsid w:val="00431209"/>
    <w:rsid w:val="004319ED"/>
    <w:rsid w:val="004324B5"/>
    <w:rsid w:val="00434309"/>
    <w:rsid w:val="00435836"/>
    <w:rsid w:val="004437AC"/>
    <w:rsid w:val="00450F64"/>
    <w:rsid w:val="00453DC5"/>
    <w:rsid w:val="00456CB9"/>
    <w:rsid w:val="00457481"/>
    <w:rsid w:val="00461605"/>
    <w:rsid w:val="00461FFA"/>
    <w:rsid w:val="004625AB"/>
    <w:rsid w:val="00465FB6"/>
    <w:rsid w:val="00470440"/>
    <w:rsid w:val="00470DC0"/>
    <w:rsid w:val="00471EFD"/>
    <w:rsid w:val="00472AE1"/>
    <w:rsid w:val="00473B21"/>
    <w:rsid w:val="00475283"/>
    <w:rsid w:val="004812DB"/>
    <w:rsid w:val="00482B30"/>
    <w:rsid w:val="004851A5"/>
    <w:rsid w:val="00485618"/>
    <w:rsid w:val="00485D52"/>
    <w:rsid w:val="00486289"/>
    <w:rsid w:val="00491657"/>
    <w:rsid w:val="00493A04"/>
    <w:rsid w:val="00496269"/>
    <w:rsid w:val="004A1914"/>
    <w:rsid w:val="004A5477"/>
    <w:rsid w:val="004A673A"/>
    <w:rsid w:val="004A689D"/>
    <w:rsid w:val="004A6B8F"/>
    <w:rsid w:val="004B1D90"/>
    <w:rsid w:val="004B2EFC"/>
    <w:rsid w:val="004C072B"/>
    <w:rsid w:val="004C292B"/>
    <w:rsid w:val="004C2C83"/>
    <w:rsid w:val="004C3E71"/>
    <w:rsid w:val="004C6C83"/>
    <w:rsid w:val="004D0C29"/>
    <w:rsid w:val="004D43DF"/>
    <w:rsid w:val="004D5FDF"/>
    <w:rsid w:val="004F23C3"/>
    <w:rsid w:val="004F70B1"/>
    <w:rsid w:val="004F76D8"/>
    <w:rsid w:val="005012AE"/>
    <w:rsid w:val="00501EF0"/>
    <w:rsid w:val="005054E0"/>
    <w:rsid w:val="00506CC7"/>
    <w:rsid w:val="0050778F"/>
    <w:rsid w:val="00510414"/>
    <w:rsid w:val="005120BF"/>
    <w:rsid w:val="00515E9D"/>
    <w:rsid w:val="0052019D"/>
    <w:rsid w:val="00520227"/>
    <w:rsid w:val="005204A7"/>
    <w:rsid w:val="005215D4"/>
    <w:rsid w:val="00522862"/>
    <w:rsid w:val="00525226"/>
    <w:rsid w:val="005252DB"/>
    <w:rsid w:val="0052580A"/>
    <w:rsid w:val="00527178"/>
    <w:rsid w:val="00535D4C"/>
    <w:rsid w:val="005361C8"/>
    <w:rsid w:val="00536FF9"/>
    <w:rsid w:val="005404A6"/>
    <w:rsid w:val="00542B7D"/>
    <w:rsid w:val="005436B2"/>
    <w:rsid w:val="00544654"/>
    <w:rsid w:val="00560244"/>
    <w:rsid w:val="0056136F"/>
    <w:rsid w:val="00571BD7"/>
    <w:rsid w:val="00577185"/>
    <w:rsid w:val="00581AEB"/>
    <w:rsid w:val="00582F37"/>
    <w:rsid w:val="005855C9"/>
    <w:rsid w:val="00585BFC"/>
    <w:rsid w:val="00594410"/>
    <w:rsid w:val="0059647B"/>
    <w:rsid w:val="005966E3"/>
    <w:rsid w:val="0059673C"/>
    <w:rsid w:val="00597FB4"/>
    <w:rsid w:val="005A1328"/>
    <w:rsid w:val="005A3F5A"/>
    <w:rsid w:val="005A5113"/>
    <w:rsid w:val="005A57B5"/>
    <w:rsid w:val="005A70F3"/>
    <w:rsid w:val="005A783E"/>
    <w:rsid w:val="005A7CB6"/>
    <w:rsid w:val="005B2DBA"/>
    <w:rsid w:val="005B758C"/>
    <w:rsid w:val="005B7D96"/>
    <w:rsid w:val="005C11DB"/>
    <w:rsid w:val="005C4C82"/>
    <w:rsid w:val="005D225D"/>
    <w:rsid w:val="005D5747"/>
    <w:rsid w:val="005D6ADF"/>
    <w:rsid w:val="005E0CC0"/>
    <w:rsid w:val="005E1341"/>
    <w:rsid w:val="005E160E"/>
    <w:rsid w:val="005E4E6B"/>
    <w:rsid w:val="005E5890"/>
    <w:rsid w:val="005F5E31"/>
    <w:rsid w:val="005F6027"/>
    <w:rsid w:val="00603E77"/>
    <w:rsid w:val="00605424"/>
    <w:rsid w:val="0060756A"/>
    <w:rsid w:val="00607963"/>
    <w:rsid w:val="006100B7"/>
    <w:rsid w:val="006104A9"/>
    <w:rsid w:val="00611953"/>
    <w:rsid w:val="006134B1"/>
    <w:rsid w:val="00613C05"/>
    <w:rsid w:val="0061565A"/>
    <w:rsid w:val="00623E41"/>
    <w:rsid w:val="006248F5"/>
    <w:rsid w:val="00625245"/>
    <w:rsid w:val="00627F79"/>
    <w:rsid w:val="006319DC"/>
    <w:rsid w:val="00631B84"/>
    <w:rsid w:val="00633FE5"/>
    <w:rsid w:val="00634022"/>
    <w:rsid w:val="006343B6"/>
    <w:rsid w:val="006346A3"/>
    <w:rsid w:val="006355CF"/>
    <w:rsid w:val="00636289"/>
    <w:rsid w:val="00636C6B"/>
    <w:rsid w:val="00640495"/>
    <w:rsid w:val="00640A7A"/>
    <w:rsid w:val="00641372"/>
    <w:rsid w:val="00642511"/>
    <w:rsid w:val="006425F2"/>
    <w:rsid w:val="0064293B"/>
    <w:rsid w:val="00642F5F"/>
    <w:rsid w:val="00647051"/>
    <w:rsid w:val="0064794B"/>
    <w:rsid w:val="00652025"/>
    <w:rsid w:val="006567E2"/>
    <w:rsid w:val="0065742A"/>
    <w:rsid w:val="006608D9"/>
    <w:rsid w:val="00662E11"/>
    <w:rsid w:val="00663FF9"/>
    <w:rsid w:val="00664160"/>
    <w:rsid w:val="00665F5B"/>
    <w:rsid w:val="00666C51"/>
    <w:rsid w:val="00667A3C"/>
    <w:rsid w:val="00671199"/>
    <w:rsid w:val="00671E92"/>
    <w:rsid w:val="00674CD6"/>
    <w:rsid w:val="00681D8B"/>
    <w:rsid w:val="006867B1"/>
    <w:rsid w:val="0069324C"/>
    <w:rsid w:val="006975FF"/>
    <w:rsid w:val="006A13F8"/>
    <w:rsid w:val="006A5F82"/>
    <w:rsid w:val="006A67E5"/>
    <w:rsid w:val="006A7019"/>
    <w:rsid w:val="006B3E28"/>
    <w:rsid w:val="006B4EDC"/>
    <w:rsid w:val="006C02DE"/>
    <w:rsid w:val="006C06FD"/>
    <w:rsid w:val="006C3292"/>
    <w:rsid w:val="006C612A"/>
    <w:rsid w:val="006D05DC"/>
    <w:rsid w:val="006D2A0B"/>
    <w:rsid w:val="006D2C8E"/>
    <w:rsid w:val="006D6C58"/>
    <w:rsid w:val="006E05D6"/>
    <w:rsid w:val="006E46E9"/>
    <w:rsid w:val="006E54CC"/>
    <w:rsid w:val="006F037F"/>
    <w:rsid w:val="006F11AB"/>
    <w:rsid w:val="006F1CE2"/>
    <w:rsid w:val="006F6B14"/>
    <w:rsid w:val="00702117"/>
    <w:rsid w:val="007034FB"/>
    <w:rsid w:val="00705E4C"/>
    <w:rsid w:val="00707497"/>
    <w:rsid w:val="00710F17"/>
    <w:rsid w:val="00711DF0"/>
    <w:rsid w:val="007229E6"/>
    <w:rsid w:val="00723428"/>
    <w:rsid w:val="00724F2D"/>
    <w:rsid w:val="0073291A"/>
    <w:rsid w:val="00736C73"/>
    <w:rsid w:val="00744159"/>
    <w:rsid w:val="007536BC"/>
    <w:rsid w:val="00754049"/>
    <w:rsid w:val="00755122"/>
    <w:rsid w:val="007576E4"/>
    <w:rsid w:val="007712A1"/>
    <w:rsid w:val="0077419E"/>
    <w:rsid w:val="00775341"/>
    <w:rsid w:val="00775669"/>
    <w:rsid w:val="00776D22"/>
    <w:rsid w:val="00781D3B"/>
    <w:rsid w:val="007825AF"/>
    <w:rsid w:val="007834C4"/>
    <w:rsid w:val="00784926"/>
    <w:rsid w:val="00787173"/>
    <w:rsid w:val="00791690"/>
    <w:rsid w:val="0079463C"/>
    <w:rsid w:val="00795274"/>
    <w:rsid w:val="007952B1"/>
    <w:rsid w:val="00795528"/>
    <w:rsid w:val="007965E6"/>
    <w:rsid w:val="007A0B30"/>
    <w:rsid w:val="007B37F5"/>
    <w:rsid w:val="007B39E0"/>
    <w:rsid w:val="007B55F8"/>
    <w:rsid w:val="007B611C"/>
    <w:rsid w:val="007B7FB1"/>
    <w:rsid w:val="007D299F"/>
    <w:rsid w:val="007D343B"/>
    <w:rsid w:val="007D35F7"/>
    <w:rsid w:val="007D3A95"/>
    <w:rsid w:val="007D40E0"/>
    <w:rsid w:val="007D566F"/>
    <w:rsid w:val="007D6BBC"/>
    <w:rsid w:val="007E1BC9"/>
    <w:rsid w:val="007E5DA0"/>
    <w:rsid w:val="007E64D0"/>
    <w:rsid w:val="007E6A19"/>
    <w:rsid w:val="007F40F3"/>
    <w:rsid w:val="007F7002"/>
    <w:rsid w:val="00803404"/>
    <w:rsid w:val="008040F5"/>
    <w:rsid w:val="00804DBD"/>
    <w:rsid w:val="00805999"/>
    <w:rsid w:val="0080780D"/>
    <w:rsid w:val="00807D70"/>
    <w:rsid w:val="008128C8"/>
    <w:rsid w:val="00812D45"/>
    <w:rsid w:val="00813E6C"/>
    <w:rsid w:val="00813F27"/>
    <w:rsid w:val="00815C9E"/>
    <w:rsid w:val="00817782"/>
    <w:rsid w:val="0082552C"/>
    <w:rsid w:val="00837FC8"/>
    <w:rsid w:val="008411B7"/>
    <w:rsid w:val="0084142B"/>
    <w:rsid w:val="00841E06"/>
    <w:rsid w:val="00854454"/>
    <w:rsid w:val="0085700D"/>
    <w:rsid w:val="008570B7"/>
    <w:rsid w:val="0087034C"/>
    <w:rsid w:val="00875E7E"/>
    <w:rsid w:val="00876517"/>
    <w:rsid w:val="00877822"/>
    <w:rsid w:val="0088025E"/>
    <w:rsid w:val="008829E8"/>
    <w:rsid w:val="00882F41"/>
    <w:rsid w:val="008853EA"/>
    <w:rsid w:val="00886A57"/>
    <w:rsid w:val="0089687D"/>
    <w:rsid w:val="00896E20"/>
    <w:rsid w:val="008A1CB7"/>
    <w:rsid w:val="008A3A56"/>
    <w:rsid w:val="008A7200"/>
    <w:rsid w:val="008A7256"/>
    <w:rsid w:val="008A745E"/>
    <w:rsid w:val="008A7766"/>
    <w:rsid w:val="008B3EDC"/>
    <w:rsid w:val="008B5258"/>
    <w:rsid w:val="008B57CB"/>
    <w:rsid w:val="008B5A2B"/>
    <w:rsid w:val="008C67FA"/>
    <w:rsid w:val="008C6CEA"/>
    <w:rsid w:val="008C71BF"/>
    <w:rsid w:val="008D6760"/>
    <w:rsid w:val="008E4008"/>
    <w:rsid w:val="008E71F7"/>
    <w:rsid w:val="008E7241"/>
    <w:rsid w:val="00903830"/>
    <w:rsid w:val="00914043"/>
    <w:rsid w:val="009143DF"/>
    <w:rsid w:val="00916343"/>
    <w:rsid w:val="009173D0"/>
    <w:rsid w:val="0092731C"/>
    <w:rsid w:val="00932761"/>
    <w:rsid w:val="00933BA3"/>
    <w:rsid w:val="00935104"/>
    <w:rsid w:val="00936F63"/>
    <w:rsid w:val="009403D1"/>
    <w:rsid w:val="00942654"/>
    <w:rsid w:val="00946A28"/>
    <w:rsid w:val="00950746"/>
    <w:rsid w:val="00952897"/>
    <w:rsid w:val="0097111E"/>
    <w:rsid w:val="00971E35"/>
    <w:rsid w:val="009721AC"/>
    <w:rsid w:val="0097540C"/>
    <w:rsid w:val="009811AC"/>
    <w:rsid w:val="00986AFC"/>
    <w:rsid w:val="00990831"/>
    <w:rsid w:val="00996961"/>
    <w:rsid w:val="00997F94"/>
    <w:rsid w:val="009A33BB"/>
    <w:rsid w:val="009A37F7"/>
    <w:rsid w:val="009B0333"/>
    <w:rsid w:val="009B5422"/>
    <w:rsid w:val="009C2AF7"/>
    <w:rsid w:val="009C7EFE"/>
    <w:rsid w:val="009D188A"/>
    <w:rsid w:val="009E0E50"/>
    <w:rsid w:val="009E0F81"/>
    <w:rsid w:val="009E3B71"/>
    <w:rsid w:val="009F2914"/>
    <w:rsid w:val="009F3387"/>
    <w:rsid w:val="009F7B7E"/>
    <w:rsid w:val="00A00A36"/>
    <w:rsid w:val="00A075E4"/>
    <w:rsid w:val="00A11E85"/>
    <w:rsid w:val="00A133BE"/>
    <w:rsid w:val="00A146F8"/>
    <w:rsid w:val="00A24BBE"/>
    <w:rsid w:val="00A304CC"/>
    <w:rsid w:val="00A321C2"/>
    <w:rsid w:val="00A3372A"/>
    <w:rsid w:val="00A33F52"/>
    <w:rsid w:val="00A46693"/>
    <w:rsid w:val="00A71724"/>
    <w:rsid w:val="00A7278E"/>
    <w:rsid w:val="00A72A17"/>
    <w:rsid w:val="00A72FD0"/>
    <w:rsid w:val="00A86027"/>
    <w:rsid w:val="00A9032A"/>
    <w:rsid w:val="00A90A4C"/>
    <w:rsid w:val="00A9366C"/>
    <w:rsid w:val="00A97416"/>
    <w:rsid w:val="00A97625"/>
    <w:rsid w:val="00A97888"/>
    <w:rsid w:val="00AA0AC1"/>
    <w:rsid w:val="00AA49CC"/>
    <w:rsid w:val="00AA603C"/>
    <w:rsid w:val="00AB21FE"/>
    <w:rsid w:val="00AB6079"/>
    <w:rsid w:val="00AB643E"/>
    <w:rsid w:val="00AB6F73"/>
    <w:rsid w:val="00AC13A6"/>
    <w:rsid w:val="00AC1867"/>
    <w:rsid w:val="00AC6118"/>
    <w:rsid w:val="00AD34E6"/>
    <w:rsid w:val="00AD4FC0"/>
    <w:rsid w:val="00AD73ED"/>
    <w:rsid w:val="00AD7A53"/>
    <w:rsid w:val="00AD7C50"/>
    <w:rsid w:val="00AE024C"/>
    <w:rsid w:val="00AE2E65"/>
    <w:rsid w:val="00AE4A5A"/>
    <w:rsid w:val="00AE65CD"/>
    <w:rsid w:val="00AF0E6B"/>
    <w:rsid w:val="00AF3A36"/>
    <w:rsid w:val="00AF3D86"/>
    <w:rsid w:val="00AF6CB7"/>
    <w:rsid w:val="00B056B3"/>
    <w:rsid w:val="00B101F7"/>
    <w:rsid w:val="00B11B6D"/>
    <w:rsid w:val="00B137F9"/>
    <w:rsid w:val="00B14CAE"/>
    <w:rsid w:val="00B167F8"/>
    <w:rsid w:val="00B22A50"/>
    <w:rsid w:val="00B265F0"/>
    <w:rsid w:val="00B35533"/>
    <w:rsid w:val="00B427CC"/>
    <w:rsid w:val="00B43CCD"/>
    <w:rsid w:val="00B577B0"/>
    <w:rsid w:val="00B65805"/>
    <w:rsid w:val="00B65E91"/>
    <w:rsid w:val="00B672EF"/>
    <w:rsid w:val="00B67DEB"/>
    <w:rsid w:val="00B67DF9"/>
    <w:rsid w:val="00B72CFA"/>
    <w:rsid w:val="00B7792A"/>
    <w:rsid w:val="00B77E82"/>
    <w:rsid w:val="00B802E8"/>
    <w:rsid w:val="00B82262"/>
    <w:rsid w:val="00B82930"/>
    <w:rsid w:val="00B84BAE"/>
    <w:rsid w:val="00B854F9"/>
    <w:rsid w:val="00B875F6"/>
    <w:rsid w:val="00B923D6"/>
    <w:rsid w:val="00B924F2"/>
    <w:rsid w:val="00B9373F"/>
    <w:rsid w:val="00B94DBB"/>
    <w:rsid w:val="00B958FB"/>
    <w:rsid w:val="00B95E4C"/>
    <w:rsid w:val="00B97F5A"/>
    <w:rsid w:val="00BA66DE"/>
    <w:rsid w:val="00BB12B0"/>
    <w:rsid w:val="00BC16A4"/>
    <w:rsid w:val="00BC3DEB"/>
    <w:rsid w:val="00BC70F4"/>
    <w:rsid w:val="00BC733B"/>
    <w:rsid w:val="00BD1C3F"/>
    <w:rsid w:val="00BD36BD"/>
    <w:rsid w:val="00BD779D"/>
    <w:rsid w:val="00BE48E3"/>
    <w:rsid w:val="00BE7FDD"/>
    <w:rsid w:val="00BF158B"/>
    <w:rsid w:val="00BF1F3F"/>
    <w:rsid w:val="00BF5D1A"/>
    <w:rsid w:val="00BF76D4"/>
    <w:rsid w:val="00C006E4"/>
    <w:rsid w:val="00C0217F"/>
    <w:rsid w:val="00C03A66"/>
    <w:rsid w:val="00C0486F"/>
    <w:rsid w:val="00C06DCF"/>
    <w:rsid w:val="00C10DAE"/>
    <w:rsid w:val="00C12199"/>
    <w:rsid w:val="00C14C50"/>
    <w:rsid w:val="00C156CA"/>
    <w:rsid w:val="00C161CE"/>
    <w:rsid w:val="00C1709E"/>
    <w:rsid w:val="00C17F6F"/>
    <w:rsid w:val="00C204AC"/>
    <w:rsid w:val="00C20507"/>
    <w:rsid w:val="00C22EDF"/>
    <w:rsid w:val="00C2463A"/>
    <w:rsid w:val="00C26032"/>
    <w:rsid w:val="00C33501"/>
    <w:rsid w:val="00C345A6"/>
    <w:rsid w:val="00C37364"/>
    <w:rsid w:val="00C4190A"/>
    <w:rsid w:val="00C43E8D"/>
    <w:rsid w:val="00C47D84"/>
    <w:rsid w:val="00C50E25"/>
    <w:rsid w:val="00C5180F"/>
    <w:rsid w:val="00C5300D"/>
    <w:rsid w:val="00C55031"/>
    <w:rsid w:val="00C55D85"/>
    <w:rsid w:val="00C63E49"/>
    <w:rsid w:val="00C72DD7"/>
    <w:rsid w:val="00C73FFF"/>
    <w:rsid w:val="00C7498E"/>
    <w:rsid w:val="00C758D6"/>
    <w:rsid w:val="00C83A6A"/>
    <w:rsid w:val="00C83B6E"/>
    <w:rsid w:val="00C9286D"/>
    <w:rsid w:val="00C95371"/>
    <w:rsid w:val="00C95469"/>
    <w:rsid w:val="00C95CBA"/>
    <w:rsid w:val="00CA3666"/>
    <w:rsid w:val="00CA4A43"/>
    <w:rsid w:val="00CA63AE"/>
    <w:rsid w:val="00CB1168"/>
    <w:rsid w:val="00CC17BE"/>
    <w:rsid w:val="00CC1B8E"/>
    <w:rsid w:val="00CC65CF"/>
    <w:rsid w:val="00CC7B4C"/>
    <w:rsid w:val="00CD4794"/>
    <w:rsid w:val="00CD65FF"/>
    <w:rsid w:val="00CE4BCE"/>
    <w:rsid w:val="00CE5D18"/>
    <w:rsid w:val="00CE687F"/>
    <w:rsid w:val="00CE7130"/>
    <w:rsid w:val="00CE76FD"/>
    <w:rsid w:val="00CE7F17"/>
    <w:rsid w:val="00CF4CEA"/>
    <w:rsid w:val="00CF574F"/>
    <w:rsid w:val="00D00855"/>
    <w:rsid w:val="00D00C99"/>
    <w:rsid w:val="00D00DD1"/>
    <w:rsid w:val="00D0369C"/>
    <w:rsid w:val="00D03917"/>
    <w:rsid w:val="00D03A4D"/>
    <w:rsid w:val="00D1109B"/>
    <w:rsid w:val="00D16275"/>
    <w:rsid w:val="00D217BF"/>
    <w:rsid w:val="00D2274A"/>
    <w:rsid w:val="00D24A82"/>
    <w:rsid w:val="00D27F47"/>
    <w:rsid w:val="00D365E9"/>
    <w:rsid w:val="00D40341"/>
    <w:rsid w:val="00D44948"/>
    <w:rsid w:val="00D503F8"/>
    <w:rsid w:val="00D543E1"/>
    <w:rsid w:val="00D61AC7"/>
    <w:rsid w:val="00D669A8"/>
    <w:rsid w:val="00D7355B"/>
    <w:rsid w:val="00D755D1"/>
    <w:rsid w:val="00D7612F"/>
    <w:rsid w:val="00D80085"/>
    <w:rsid w:val="00D83246"/>
    <w:rsid w:val="00D903FF"/>
    <w:rsid w:val="00D90E3D"/>
    <w:rsid w:val="00D93CBD"/>
    <w:rsid w:val="00D9419A"/>
    <w:rsid w:val="00D95D82"/>
    <w:rsid w:val="00DA439F"/>
    <w:rsid w:val="00DA4E00"/>
    <w:rsid w:val="00DB479B"/>
    <w:rsid w:val="00DC0A5C"/>
    <w:rsid w:val="00DC15BA"/>
    <w:rsid w:val="00DC4482"/>
    <w:rsid w:val="00DC7515"/>
    <w:rsid w:val="00DC75C9"/>
    <w:rsid w:val="00DC7B44"/>
    <w:rsid w:val="00DD072B"/>
    <w:rsid w:val="00DD0B3D"/>
    <w:rsid w:val="00DD21C2"/>
    <w:rsid w:val="00DE1AF6"/>
    <w:rsid w:val="00DE3197"/>
    <w:rsid w:val="00DE7159"/>
    <w:rsid w:val="00DF136A"/>
    <w:rsid w:val="00DF1B10"/>
    <w:rsid w:val="00DF7691"/>
    <w:rsid w:val="00E00168"/>
    <w:rsid w:val="00E05A11"/>
    <w:rsid w:val="00E06BF8"/>
    <w:rsid w:val="00E103BA"/>
    <w:rsid w:val="00E155C4"/>
    <w:rsid w:val="00E15AB8"/>
    <w:rsid w:val="00E211DB"/>
    <w:rsid w:val="00E246B6"/>
    <w:rsid w:val="00E24B7D"/>
    <w:rsid w:val="00E31425"/>
    <w:rsid w:val="00E32396"/>
    <w:rsid w:val="00E326F9"/>
    <w:rsid w:val="00E36358"/>
    <w:rsid w:val="00E3672C"/>
    <w:rsid w:val="00E36E9D"/>
    <w:rsid w:val="00E36FA9"/>
    <w:rsid w:val="00E473E7"/>
    <w:rsid w:val="00E47662"/>
    <w:rsid w:val="00E53774"/>
    <w:rsid w:val="00E5402B"/>
    <w:rsid w:val="00E5543F"/>
    <w:rsid w:val="00E57BBD"/>
    <w:rsid w:val="00E57EF7"/>
    <w:rsid w:val="00E61DE6"/>
    <w:rsid w:val="00E63E0C"/>
    <w:rsid w:val="00E67072"/>
    <w:rsid w:val="00E7434F"/>
    <w:rsid w:val="00E74410"/>
    <w:rsid w:val="00E77D08"/>
    <w:rsid w:val="00E808ED"/>
    <w:rsid w:val="00E8142B"/>
    <w:rsid w:val="00E83B2E"/>
    <w:rsid w:val="00E8577C"/>
    <w:rsid w:val="00E860A0"/>
    <w:rsid w:val="00E86977"/>
    <w:rsid w:val="00E87444"/>
    <w:rsid w:val="00E909C9"/>
    <w:rsid w:val="00E91207"/>
    <w:rsid w:val="00E91456"/>
    <w:rsid w:val="00E93497"/>
    <w:rsid w:val="00E94F24"/>
    <w:rsid w:val="00E97EBB"/>
    <w:rsid w:val="00EA0AF6"/>
    <w:rsid w:val="00EA21E9"/>
    <w:rsid w:val="00EA256E"/>
    <w:rsid w:val="00EB2CE6"/>
    <w:rsid w:val="00EB5378"/>
    <w:rsid w:val="00EB54AA"/>
    <w:rsid w:val="00EB5D45"/>
    <w:rsid w:val="00EB75ED"/>
    <w:rsid w:val="00EB7716"/>
    <w:rsid w:val="00EC2E0E"/>
    <w:rsid w:val="00EC3E1F"/>
    <w:rsid w:val="00EC4ED3"/>
    <w:rsid w:val="00ED0690"/>
    <w:rsid w:val="00EE1BDC"/>
    <w:rsid w:val="00EE1E05"/>
    <w:rsid w:val="00EE2E0C"/>
    <w:rsid w:val="00EE3533"/>
    <w:rsid w:val="00EE3CBA"/>
    <w:rsid w:val="00EE66AC"/>
    <w:rsid w:val="00EE6ECD"/>
    <w:rsid w:val="00EE76DA"/>
    <w:rsid w:val="00EF11E9"/>
    <w:rsid w:val="00EF737A"/>
    <w:rsid w:val="00F00050"/>
    <w:rsid w:val="00F03A25"/>
    <w:rsid w:val="00F04B7F"/>
    <w:rsid w:val="00F055BD"/>
    <w:rsid w:val="00F0574A"/>
    <w:rsid w:val="00F05A19"/>
    <w:rsid w:val="00F06396"/>
    <w:rsid w:val="00F07B86"/>
    <w:rsid w:val="00F155C0"/>
    <w:rsid w:val="00F1752F"/>
    <w:rsid w:val="00F22D38"/>
    <w:rsid w:val="00F244A4"/>
    <w:rsid w:val="00F250BD"/>
    <w:rsid w:val="00F322DE"/>
    <w:rsid w:val="00F33E96"/>
    <w:rsid w:val="00F343C5"/>
    <w:rsid w:val="00F40ACB"/>
    <w:rsid w:val="00F4271B"/>
    <w:rsid w:val="00F4385F"/>
    <w:rsid w:val="00F45A9F"/>
    <w:rsid w:val="00F524C1"/>
    <w:rsid w:val="00F5570E"/>
    <w:rsid w:val="00F61D89"/>
    <w:rsid w:val="00F62932"/>
    <w:rsid w:val="00F62EDD"/>
    <w:rsid w:val="00F63655"/>
    <w:rsid w:val="00F6488C"/>
    <w:rsid w:val="00F7010B"/>
    <w:rsid w:val="00F771BF"/>
    <w:rsid w:val="00F810D5"/>
    <w:rsid w:val="00F83A20"/>
    <w:rsid w:val="00F97883"/>
    <w:rsid w:val="00FA11BD"/>
    <w:rsid w:val="00FA12D2"/>
    <w:rsid w:val="00FA13E5"/>
    <w:rsid w:val="00FA1443"/>
    <w:rsid w:val="00FA28D5"/>
    <w:rsid w:val="00FB08FA"/>
    <w:rsid w:val="00FB2A43"/>
    <w:rsid w:val="00FC0B7A"/>
    <w:rsid w:val="00FC489C"/>
    <w:rsid w:val="00FD0472"/>
    <w:rsid w:val="00FD42E9"/>
    <w:rsid w:val="00FD5A7B"/>
    <w:rsid w:val="00FD6120"/>
    <w:rsid w:val="00FD6CEF"/>
    <w:rsid w:val="00FD703F"/>
    <w:rsid w:val="00FE17FB"/>
    <w:rsid w:val="00FE3259"/>
    <w:rsid w:val="00FE386B"/>
    <w:rsid w:val="00FE5115"/>
    <w:rsid w:val="00FF0AED"/>
    <w:rsid w:val="00FF1374"/>
    <w:rsid w:val="00FF4EDB"/>
    <w:rsid w:val="00FF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ei.nih.gov/intramural/software" TargetMode="Externa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Averbeck+BB&amp;cauthor_id=37798412" TargetMode="External"/><Relationship Id="rId39" Type="http://schemas.openxmlformats.org/officeDocument/2006/relationships/image" Target="media/image12.jpeg"/><Relationship Id="rId21" Type="http://schemas.openxmlformats.org/officeDocument/2006/relationships/hyperlink" Target="https://pubmed.ncbi.nlm.nih.gov/?term=Wang+S&amp;cauthor_id=37798412" TargetMode="External"/><Relationship Id="rId34" Type="http://schemas.openxmlformats.org/officeDocument/2006/relationships/image" Target="media/image7.jpeg"/><Relationship Id="rId42" Type="http://schemas.openxmlformats.org/officeDocument/2006/relationships/image" Target="media/image1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works.com/" TargetMode="Externa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pubmed.ncbi.nlm.nih.gov/37798412/" TargetMode="External"/><Relationship Id="rId32" Type="http://schemas.openxmlformats.org/officeDocument/2006/relationships/image" Target="media/image5.jpeg"/><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athworks.com/" TargetMode="External"/><Relationship Id="rId23" Type="http://schemas.openxmlformats.org/officeDocument/2006/relationships/hyperlink" Target="https://pubmed.ncbi.nlm.nih.gov/?term=Falcone+R&amp;cauthor_id=37798412" TargetMode="External"/><Relationship Id="rId28" Type="http://schemas.openxmlformats.org/officeDocument/2006/relationships/image" Target="media/image1.jpeg"/><Relationship Id="rId36" Type="http://schemas.openxmlformats.org/officeDocument/2006/relationships/image" Target="media/image9.jpeg"/><Relationship Id="rId10" Type="http://schemas.microsoft.com/office/2011/relationships/commentsExtended" Target="commentsExtended.xml"/><Relationship Id="rId19" Type="http://schemas.openxmlformats.org/officeDocument/2006/relationships/hyperlink" Target="https://pubmed.ncbi.nlm.nih.gov/?term=%22Liesenjohann%20T%22%5BAuthor%5D" TargetMode="External"/><Relationship Id="rId31" Type="http://schemas.openxmlformats.org/officeDocument/2006/relationships/image" Target="media/image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taff.aist.go.jp/k.matsuda/eye/indexe.html" TargetMode="External"/><Relationship Id="rId22" Type="http://schemas.openxmlformats.org/officeDocument/2006/relationships/hyperlink" Target="https://pubmed.ncbi.nlm.nih.gov/37798412/" TargetMode="External"/><Relationship Id="rId27" Type="http://schemas.openxmlformats.org/officeDocument/2006/relationships/hyperlink" Target="https://pubmed.ncbi.nlm.nih.gov/37798412/" TargetMode="External"/><Relationship Id="rId30" Type="http://schemas.openxmlformats.org/officeDocument/2006/relationships/image" Target="media/image3.jpeg"/><Relationship Id="rId35" Type="http://schemas.openxmlformats.org/officeDocument/2006/relationships/image" Target="media/image8.jpeg"/><Relationship Id="rId43" Type="http://schemas.openxmlformats.org/officeDocument/2006/relationships/header" Target="header1.xml"/><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Richmond+B&amp;cauthor_id=37798412" TargetMode="External"/><Relationship Id="rId33" Type="http://schemas.openxmlformats.org/officeDocument/2006/relationships/image" Target="media/image6.jpeg"/><Relationship Id="rId38" Type="http://schemas.openxmlformats.org/officeDocument/2006/relationships/image" Target="media/image11.jpeg"/><Relationship Id="rId46" Type="http://schemas.microsoft.com/office/2011/relationships/people" Target="people.xml"/><Relationship Id="rId20" Type="http://schemas.openxmlformats.org/officeDocument/2006/relationships/hyperlink" Target="https://pubmed.ncbi.nlm.nih.gov/?term=%22Dammhahn%20M%22%5BAuthor%5D" TargetMode="External"/><Relationship Id="rId41" Type="http://schemas.openxmlformats.org/officeDocument/2006/relationships/image" Target="media/image1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4373</TotalTime>
  <Pages>45</Pages>
  <Words>11874</Words>
  <Characters>67688</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Siyu Wang</cp:lastModifiedBy>
  <cp:revision>1890</cp:revision>
  <dcterms:created xsi:type="dcterms:W3CDTF">2026-07-19T14:07:00Z</dcterms:created>
  <dcterms:modified xsi:type="dcterms:W3CDTF">2026-08-07T20:23:00Z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