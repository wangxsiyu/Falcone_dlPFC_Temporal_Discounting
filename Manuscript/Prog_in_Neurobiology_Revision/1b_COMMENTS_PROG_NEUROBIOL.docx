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70694F" w:rsidR="00610AF9" w:rsidRDefault="000200C7">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r w:rsidRPr="00843A8D">
        <w:br/>
        <w:t>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Are there any other differences in distributions for the other analyses that might correlate with anatomical location?</w:t>
      </w: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r w:rsidRPr="00843A8D">
        <w:b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r w:rsidRPr="00843A8D">
        <w:br/>
      </w: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r w:rsidRPr="00843A8D">
        <w:br/>
        <w:t>2. The explanation (in words) of Model 2 was even more simple and straightforward in the methods, whereas it was a little hard to follow in the results. Would recommend clarifying/rephrasing in the results.</w:t>
      </w:r>
      <w:r w:rsidRPr="00843A8D">
        <w:br/>
        <w:t>3. The hand/bar icon on Figure 1 (and the difference between open and closed) is a bit hard to see and it made it a little confusing to initially understand the task.</w:t>
      </w:r>
      <w:r w:rsidRPr="000200C7">
        <w:rPr>
          <w:b/>
          <w:bCs/>
        </w:rPr>
        <w:br/>
      </w:r>
      <w:r>
        <w:br/>
      </w:r>
      <w:r>
        <w:br/>
        <w:t xml:space="preserve"> Main comments</w:t>
      </w:r>
      <w:r>
        <w:br/>
      </w:r>
      <w:r>
        <w:br/>
        <w:t xml:space="preserve"> 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w:t>
      </w:r>
    </w:p>
    <w:p w14:paraId="00000002" w14:textId="77777777" w:rsidR="00610AF9" w:rsidRDefault="00000000">
      <w:pPr>
        <w:spacing w:after="160"/>
      </w:pPr>
      <w:r>
        <w:t>Monkey S adjusted the temporal discounted value based on the go signal, but Monkey T did not, therefore there could be a presumed difference in this inverse coding following presentation of the go signal.</w:t>
      </w:r>
    </w:p>
    <w:p w14:paraId="00000003" w14:textId="77777777" w:rsidR="00610AF9" w:rsidRDefault="00000000">
      <w:pPr>
        <w:spacing w:after="160"/>
        <w:rPr>
          <w:del w:id="0" w:author="Rossella" w:date="2026-07-30T18:28:00Z" w16du:dateUtc="2026-07-30T22:28:00Z"/>
          <w:b/>
          <w:bCs/>
          <w:color w:val="0070C0"/>
        </w:rPr>
      </w:pPr>
      <w:del w:id="1" w:author="Rossella" w:date="2026-07-30T18:28:00Z" w16du:dateUtc="2026-07-30T22:28:00Z">
        <w:r>
          <w:rPr>
            <w:b/>
            <w:bCs/>
            <w:color w:val="0070C0"/>
          </w:rPr>
          <w:delText>Siyu Analysis: inverse coding at GO cue</w:delText>
        </w:r>
      </w:del>
    </w:p>
    <w:p w14:paraId="00000004" w14:textId="77777777" w:rsidR="00610AF9" w:rsidRDefault="00000000">
      <w:pPr>
        <w:spacing w:after="160"/>
        <w:rPr>
          <w:del w:id="2" w:author="Rossella" w:date="2026-07-30T18:28:00Z" w16du:dateUtc="2026-07-30T22:28:00Z"/>
          <w:color w:val="EE0000"/>
        </w:rPr>
      </w:pPr>
      <w:del w:id="3" w:author="Rossella" w:date="2026-07-30T18:28:00Z" w16du:dateUtc="2026-07-30T22:28:00Z">
        <w:r>
          <w:rPr>
            <w:color w:val="EE0000"/>
          </w:rPr>
          <w:delText>We thank the</w:delText>
        </w:r>
      </w:del>
      <w:ins w:id="4" w:author="Rossella" w:date="2026-07-30T18:28:00Z" w16du:dateUtc="2026-07-30T22:28:00Z">
        <w:r w:rsidR="00F45033">
          <w:rPr>
            <w:b/>
            <w:bCs/>
            <w:color w:val="0070C0"/>
          </w:rPr>
          <w:t>The</w:t>
        </w:r>
      </w:ins>
      <w:r w:rsidR="00F45033">
        <w:rPr>
          <w:b/>
          <w:color w:val="0070C0"/>
          <w:rPrChange w:id="5" w:author="Rossella" w:date="2026-07-30T18:28:00Z" w16du:dateUtc="2026-07-30T22:28:00Z">
            <w:rPr>
              <w:color w:val="EE0000"/>
            </w:rPr>
          </w:rPrChange>
        </w:rPr>
        <w:t xml:space="preserve"> reviewer </w:t>
      </w:r>
      <w:ins w:id="6" w:author="Rossella" w:date="2026-07-30T18:28:00Z" w16du:dateUtc="2026-07-30T22:28:00Z">
        <w:r w:rsidR="00F45033">
          <w:rPr>
            <w:b/>
            <w:bCs/>
            <w:color w:val="0070C0"/>
          </w:rPr>
          <w:t xml:space="preserve">is asking </w:t>
        </w:r>
      </w:ins>
      <w:r w:rsidR="00F45033">
        <w:rPr>
          <w:b/>
          <w:color w:val="0070C0"/>
          <w:rPrChange w:id="7" w:author="Rossella" w:date="2026-07-30T18:28:00Z" w16du:dateUtc="2026-07-30T22:28:00Z">
            <w:rPr>
              <w:color w:val="EE0000"/>
            </w:rPr>
          </w:rPrChange>
        </w:rPr>
        <w:t xml:space="preserve">for </w:t>
      </w:r>
      <w:del w:id="8" w:author="Rossella" w:date="2026-07-30T18:28:00Z" w16du:dateUtc="2026-07-30T22:28:00Z">
        <w:r>
          <w:rPr>
            <w:color w:val="EE0000"/>
          </w:rPr>
          <w:delText>this point.   We have extended</w:delText>
        </w:r>
      </w:del>
      <w:ins w:id="9" w:author="Rossella" w:date="2026-07-30T18:28:00Z" w16du:dateUtc="2026-07-30T22:28:00Z">
        <w:r w:rsidR="00F45033">
          <w:rPr>
            <w:b/>
            <w:bCs/>
            <w:color w:val="0070C0"/>
          </w:rPr>
          <w:t>the inversion of</w:t>
        </w:r>
      </w:ins>
      <w:r w:rsidR="00F45033">
        <w:rPr>
          <w:b/>
          <w:color w:val="0070C0"/>
          <w:rPrChange w:id="10" w:author="Rossella" w:date="2026-07-30T18:28:00Z" w16du:dateUtc="2026-07-30T22:28:00Z">
            <w:rPr>
              <w:color w:val="EE0000"/>
            </w:rPr>
          </w:rPrChange>
        </w:rPr>
        <w:t xml:space="preserve"> the </w:t>
      </w:r>
      <w:del w:id="11" w:author="Rossella" w:date="2026-07-30T18:28:00Z" w16du:dateUtc="2026-07-30T22:28:00Z">
        <w:r>
          <w:rPr>
            <w:color w:val="EE0000"/>
          </w:rPr>
          <w:delText xml:space="preserve">same analysis in the first ?? ms after </w:delText>
        </w:r>
      </w:del>
      <w:ins w:id="12" w:author="Rossella" w:date="2026-07-30T18:28:00Z" w16du:dateUtc="2026-07-30T22:28:00Z">
        <w:r w:rsidR="00F45033">
          <w:rPr>
            <w:b/>
            <w:bCs/>
            <w:color w:val="0070C0"/>
          </w:rPr>
          <w:t xml:space="preserve">coding at </w:t>
        </w:r>
      </w:ins>
      <w:r w:rsidR="00F45033">
        <w:rPr>
          <w:b/>
          <w:color w:val="0070C0"/>
          <w:rPrChange w:id="13" w:author="Rossella" w:date="2026-07-30T18:28:00Z" w16du:dateUtc="2026-07-30T22:28:00Z">
            <w:rPr>
              <w:color w:val="EE0000"/>
            </w:rPr>
          </w:rPrChange>
        </w:rPr>
        <w:t xml:space="preserve">the go signal. </w:t>
      </w:r>
    </w:p>
    <w:p w14:paraId="2B8160E8" w14:textId="33879A62" w:rsidR="00F45033" w:rsidRDefault="00000000">
      <w:pPr>
        <w:spacing w:after="160"/>
        <w:rPr>
          <w:b/>
          <w:color w:val="0070C0"/>
          <w:rPrChange w:id="14" w:author="Rossella" w:date="2026-07-30T18:28:00Z" w16du:dateUtc="2026-07-30T22:28:00Z">
            <w:rPr>
              <w:color w:val="EE0000"/>
            </w:rPr>
          </w:rPrChange>
        </w:rPr>
      </w:pPr>
      <w:del w:id="15" w:author="Rossella" w:date="2026-07-30T18:28:00Z" w16du:dateUtc="2026-07-30T22:28:00Z">
        <w:r>
          <w:rPr>
            <w:color w:val="EE0000"/>
          </w:rPr>
          <w:delText>We can show the plots only to</w:delText>
        </w:r>
      </w:del>
      <w:ins w:id="16" w:author="Rossella" w:date="2026-07-30T18:28:00Z" w16du:dateUtc="2026-07-30T22:28:00Z">
        <w:r w:rsidR="00F45033">
          <w:rPr>
            <w:b/>
            <w:bCs/>
            <w:color w:val="0070C0"/>
          </w:rPr>
          <w:t>Or we do as</w:t>
        </w:r>
      </w:ins>
      <w:r w:rsidR="00F45033">
        <w:rPr>
          <w:b/>
          <w:color w:val="0070C0"/>
          <w:rPrChange w:id="17" w:author="Rossella" w:date="2026-07-30T18:28:00Z" w16du:dateUtc="2026-07-30T22:28:00Z">
            <w:rPr>
              <w:color w:val="EE0000"/>
            </w:rPr>
          </w:rPrChange>
        </w:rPr>
        <w:t xml:space="preserve"> the reviewer</w:t>
      </w:r>
      <w:del w:id="18" w:author="Rossella" w:date="2026-07-30T18:28:00Z" w16du:dateUtc="2026-07-30T22:28:00Z">
        <w:r>
          <w:rPr>
            <w:color w:val="EE0000"/>
          </w:rPr>
          <w:delText>. But not in the manuscript</w:delText>
        </w:r>
      </w:del>
      <w:ins w:id="19" w:author="Rossella" w:date="2026-07-30T18:28:00Z" w16du:dateUtc="2026-07-30T22:28:00Z">
        <w:r w:rsidR="00F45033">
          <w:rPr>
            <w:b/>
            <w:bCs/>
            <w:color w:val="0070C0"/>
          </w:rPr>
          <w:t xml:space="preserve"> asks or eventually we reply as per reviewer 2 comment</w:t>
        </w:r>
      </w:ins>
      <w:r w:rsidR="00F45033">
        <w:rPr>
          <w:b/>
          <w:color w:val="0070C0"/>
          <w:rPrChange w:id="20" w:author="Rossella" w:date="2026-07-30T18:28:00Z" w16du:dateUtc="2026-07-30T22:28:00Z">
            <w:rPr>
              <w:color w:val="EE0000"/>
            </w:rPr>
          </w:rPrChange>
        </w:rPr>
        <w:t xml:space="preserve">. </w:t>
      </w:r>
    </w:p>
    <w:p w14:paraId="00000006" w14:textId="5CF95FE9" w:rsidR="00610AF9" w:rsidRDefault="00000000">
      <w:pPr>
        <w:spacing w:after="160"/>
      </w:pPr>
      <w:r>
        <w:rPr>
          <w:b/>
          <w:bCs/>
          <w:color w:val="EE0000"/>
        </w:rPr>
        <w:br/>
      </w:r>
      <w:r>
        <w:t xml:space="preserve"> 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w:t>
      </w:r>
    </w:p>
    <w:p w14:paraId="013CDFA2" w14:textId="77777777" w:rsidR="00F45033" w:rsidRDefault="00000000">
      <w:pPr>
        <w:spacing w:after="160"/>
        <w:rPr>
          <w:ins w:id="21" w:author="Rossella" w:date="2026-07-30T18:28:00Z" w16du:dateUtc="2026-07-30T22:28:00Z"/>
          <w:color w:val="EE0000"/>
        </w:rPr>
      </w:pPr>
      <w:r>
        <w:rPr>
          <w:color w:val="EE0000"/>
        </w:rPr>
        <w:t xml:space="preserve">We thank the reviewer for this important point. We agree that differences in recording locations across monkeys could potentially contribute to the difference in the proportion of linearly coding neurons. Although the exact anatomical correspondence between recording sites across animals cannot be established in our dataset, we performed an additional analysis within Monkey S by comparing arrays from different recording locations. In the array that was most comparable to the recording region sampled in Monkey T, we identified only 3 linearly coding neurons out of 44 recorded neurons (~7%), which is substantially lower than the proportion observed in Monkey T. </w:t>
      </w:r>
    </w:p>
    <w:p w14:paraId="00000007" w14:textId="743A7239" w:rsidR="00610AF9" w:rsidRDefault="00000000">
      <w:pPr>
        <w:spacing w:after="160"/>
        <w:rPr>
          <w:color w:val="EE0000"/>
        </w:rPr>
      </w:pPr>
      <w:r>
        <w:rPr>
          <w:color w:val="EE0000"/>
        </w:rPr>
        <w:t xml:space="preserve">The difference in recording location alone is unlikely to fully explain the difference, although we cannot completely exclude a contribution from anatomical sampling. However, this comparison is based on a small number of linearly coding neurons in Monkey S and should therefore be interpreted cautiously. We have revised the manuscript accordingly: </w:t>
      </w:r>
    </w:p>
    <w:p w14:paraId="00000008" w14:textId="77777777" w:rsidR="00610AF9" w:rsidRDefault="00000000">
      <w:pPr>
        <w:spacing w:after="160"/>
        <w:rPr>
          <w:b/>
          <w:bCs/>
          <w:color w:val="EE0000"/>
        </w:rPr>
      </w:pPr>
      <w:commentRangeStart w:id="22"/>
      <w:r>
        <w:rPr>
          <w:b/>
          <w:bCs/>
          <w:color w:val="EE0000"/>
        </w:rPr>
        <w:t xml:space="preserve">Please see the lines ??-?? </w:t>
      </w:r>
      <w:commentRangeEnd w:id="22"/>
      <w:r w:rsidR="00D37686">
        <w:rPr>
          <w:rStyle w:val="CommentReference"/>
          <w:b/>
          <w:bCs/>
          <w:color w:val="EE0000"/>
          <w:sz w:val="22"/>
          <w:szCs w:val="22"/>
        </w:rPr>
        <w:commentReference w:id="22"/>
      </w:r>
    </w:p>
    <w:p w14:paraId="00000009" w14:textId="77777777" w:rsidR="00610AF9" w:rsidRDefault="00000000">
      <w:pPr>
        <w:spacing w:after="160"/>
        <w:rPr>
          <w:del w:id="23" w:author="Rossella" w:date="2026-07-30T18:28:00Z" w16du:dateUtc="2026-07-30T22:28:00Z"/>
          <w:b/>
          <w:bCs/>
          <w:i/>
          <w:iCs/>
          <w:color w:val="FF0000"/>
        </w:rPr>
      </w:pPr>
      <w:del w:id="24" w:author="Rossella" w:date="2026-07-30T18:28:00Z" w16du:dateUtc="2026-07-30T22:28:00Z">
        <w:r>
          <w:rPr>
            <w:rFonts w:ascii="Times New Roman" w:eastAsia="Times New Roman" w:hAnsi="Times New Roman" w:cs="Times New Roman"/>
            <w:i/>
            <w:iCs/>
            <w:color w:val="FF0000"/>
            <w:sz w:val="24"/>
            <w:szCs w:val="24"/>
          </w:rPr>
          <w:delText>These results suggest that the dlPFC neurons in Monkey S exhibited a lower prevalence in linear value coding and more heterogeneous patterns of value representation, whereas neurons in Monkey T showed a greater proportion  of linear coding of offer value.</w:delText>
        </w:r>
        <w:r>
          <w:rPr>
            <w:b/>
            <w:bCs/>
            <w:i/>
            <w:iCs/>
            <w:color w:val="FF0000"/>
          </w:rPr>
          <w:delText xml:space="preserve"> </w:delText>
        </w:r>
      </w:del>
    </w:p>
    <w:p w14:paraId="0000000A" w14:textId="77777777" w:rsidR="00610AF9" w:rsidRDefault="00000000">
      <w:pPr>
        <w:spacing w:after="160"/>
        <w:rPr>
          <w:del w:id="25" w:author="Rossella" w:date="2026-07-30T18:28:00Z" w16du:dateUtc="2026-07-30T22:28:00Z"/>
          <w:b/>
          <w:bCs/>
          <w:color w:val="FF0000"/>
        </w:rPr>
      </w:pPr>
      <w:del w:id="26" w:author="Rossella" w:date="2026-07-30T18:28:00Z" w16du:dateUtc="2026-07-30T22:28:00Z">
        <w:r>
          <w:rPr>
            <w:b/>
            <w:bCs/>
            <w:color w:val="FF0000"/>
          </w:rPr>
          <w:delText>We also changed the discussion. Please see lines ??-??:</w:delText>
        </w:r>
      </w:del>
    </w:p>
    <w:p w14:paraId="0000000B" w14:textId="77777777" w:rsidR="00610AF9" w:rsidRDefault="00000000">
      <w:pPr>
        <w:shd w:val="clear" w:color="auto" w:fill="FFFFFF"/>
        <w:spacing w:line="480" w:lineRule="auto"/>
        <w:rPr>
          <w:del w:id="27" w:author="Rossella" w:date="2026-07-30T18:28:00Z" w16du:dateUtc="2026-07-30T22:28:00Z"/>
          <w:rFonts w:ascii="Times New Roman" w:eastAsia="Times New Roman" w:hAnsi="Times New Roman" w:cs="Times New Roman"/>
          <w:i/>
          <w:iCs/>
          <w:color w:val="FF0000"/>
          <w:sz w:val="24"/>
          <w:szCs w:val="24"/>
        </w:rPr>
      </w:pPr>
      <w:del w:id="28" w:author="Rossella" w:date="2026-07-30T18:28:00Z" w16du:dateUtc="2026-07-30T22:28:00Z">
        <w:r>
          <w:rPr>
            <w:rFonts w:ascii="Times New Roman" w:eastAsia="Times New Roman" w:hAnsi="Times New Roman" w:cs="Times New Roman"/>
            <w:i/>
            <w:iCs/>
            <w:color w:val="FF0000"/>
            <w:sz w:val="24"/>
            <w:szCs w:val="24"/>
          </w:rPr>
          <w:delText xml:space="preserve">Additional single-neuron and population-level analyses </w:delText>
        </w:r>
        <w:r>
          <w:rPr>
            <w:rFonts w:ascii="Times New Roman" w:eastAsia="Times New Roman" w:hAnsi="Times New Roman" w:cs="Times New Roman"/>
            <w:i/>
            <w:iCs/>
            <w:color w:val="FF0000"/>
            <w:sz w:val="24"/>
            <w:szCs w:val="24"/>
            <w:highlight w:val="yellow"/>
          </w:rPr>
          <w:delText>revealed</w:delText>
        </w:r>
        <w:r>
          <w:rPr>
            <w:rFonts w:ascii="Times New Roman" w:eastAsia="Times New Roman" w:hAnsi="Times New Roman" w:cs="Times New Roman"/>
            <w:i/>
            <w:iCs/>
            <w:color w:val="FF0000"/>
            <w:sz w:val="24"/>
            <w:szCs w:val="24"/>
          </w:rPr>
          <w:delText xml:space="preserve"> the neural differences between the animals in how dlPFC encoded reward and time. In the first analysis, we examined the linearity of value coding. In Monkey S, only 10% of the neurons </w:delText>
        </w:r>
        <w:r>
          <w:rPr>
            <w:rFonts w:ascii="Times New Roman" w:eastAsia="Times New Roman" w:hAnsi="Times New Roman" w:cs="Times New Roman"/>
            <w:i/>
            <w:iCs/>
            <w:color w:val="FF0000"/>
            <w:sz w:val="24"/>
            <w:szCs w:val="24"/>
            <w:highlight w:val="yellow"/>
          </w:rPr>
          <w:delText>showed linear modulation by discounted value</w:delText>
        </w:r>
        <w:r>
          <w:rPr>
            <w:rFonts w:ascii="Times New Roman" w:eastAsia="Times New Roman" w:hAnsi="Times New Roman" w:cs="Times New Roman"/>
            <w:i/>
            <w:iCs/>
            <w:color w:val="FF0000"/>
            <w:sz w:val="24"/>
            <w:szCs w:val="24"/>
          </w:rPr>
          <w:delTex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delText>
        </w:r>
        <w:r>
          <w:rPr>
            <w:rFonts w:ascii="Times New Roman" w:eastAsia="Times New Roman" w:hAnsi="Times New Roman" w:cs="Times New Roman"/>
            <w:i/>
            <w:iCs/>
            <w:color w:val="FF0000"/>
            <w:sz w:val="24"/>
            <w:szCs w:val="24"/>
            <w:highlight w:val="yellow"/>
          </w:rPr>
          <w:delText>a larger proportion of neurons (&gt; 30%) showed linear value coding.</w:delText>
        </w:r>
        <w:r>
          <w:rPr>
            <w:rFonts w:ascii="Times New Roman" w:eastAsia="Times New Roman" w:hAnsi="Times New Roman" w:cs="Times New Roman"/>
            <w:i/>
            <w:iCs/>
            <w:color w:val="FF0000"/>
            <w:sz w:val="24"/>
            <w:szCs w:val="24"/>
          </w:rPr>
          <w:delText xml:space="preserve"> Population trajectories were qualitatively unentangled and linear, with low-dimensional population trajectories clearly separated by value.</w:delText>
        </w:r>
      </w:del>
    </w:p>
    <w:p w14:paraId="0000000C" w14:textId="77777777" w:rsidR="00610AF9" w:rsidRDefault="00000000">
      <w:pPr>
        <w:shd w:val="clear" w:color="auto" w:fill="FFFFFF"/>
        <w:spacing w:line="480" w:lineRule="auto"/>
        <w:rPr>
          <w:del w:id="29" w:author="Rossella" w:date="2026-07-30T18:28:00Z" w16du:dateUtc="2026-07-30T22:28:00Z"/>
          <w:b/>
          <w:bCs/>
          <w:color w:val="FF0000"/>
        </w:rPr>
      </w:pPr>
      <w:del w:id="30" w:author="Rossella" w:date="2026-07-30T18:28:00Z" w16du:dateUtc="2026-07-30T22:28:00Z">
        <w:r>
          <w:rPr>
            <w:rFonts w:ascii="Times New Roman" w:eastAsia="Times New Roman" w:hAnsi="Times New Roman" w:cs="Times New Roman"/>
            <w:i/>
            <w:iCs/>
            <w:color w:val="FF0000"/>
            <w:sz w:val="24"/>
            <w:szCs w:val="24"/>
          </w:rPr>
          <w:delText>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w:delText>
        </w:r>
        <w:r>
          <w:rPr>
            <w:rFonts w:ascii="Times New Roman" w:eastAsia="Times New Roman" w:hAnsi="Times New Roman" w:cs="Times New Roman"/>
            <w:sz w:val="24"/>
            <w:szCs w:val="24"/>
          </w:rPr>
          <w:delText xml:space="preserve"> </w:delText>
        </w:r>
      </w:del>
    </w:p>
    <w:p w14:paraId="0000000D" w14:textId="77777777" w:rsidR="00610AF9" w:rsidRDefault="00000000">
      <w:pPr>
        <w:spacing w:after="160"/>
        <w:rPr>
          <w:b/>
          <w:bCs/>
          <w:highlight w:val="yellow"/>
        </w:rPr>
      </w:pPr>
      <w:r>
        <w:t>Are there any other differences in distributions for the other analyses that might correlate with anatomical location?</w:t>
      </w:r>
    </w:p>
    <w:p w14:paraId="0000000E" w14:textId="77777777" w:rsidR="00610AF9" w:rsidRDefault="00000000">
      <w:pPr>
        <w:spacing w:after="160"/>
        <w:rPr>
          <w:del w:id="31" w:author="Rossella" w:date="2026-07-30T18:28:00Z" w16du:dateUtc="2026-07-30T22:28:00Z"/>
          <w:b/>
          <w:bCs/>
          <w:color w:val="FF0000"/>
        </w:rPr>
      </w:pPr>
      <w:del w:id="32" w:author="Rossella" w:date="2026-07-30T18:28:00Z" w16du:dateUtc="2026-07-30T22:28:00Z">
        <w:r>
          <w:rPr>
            <w:color w:val="FF0000"/>
          </w:rPr>
          <w:delText>We repeated a few analyses for the two arrays in monkey S.</w:delText>
        </w:r>
        <w:r>
          <w:rPr>
            <w:b/>
            <w:bCs/>
            <w:color w:val="FF0000"/>
          </w:rPr>
          <w:delText xml:space="preserve"> </w:delText>
        </w:r>
      </w:del>
    </w:p>
    <w:p w14:paraId="0000000F" w14:textId="16066CE1" w:rsidR="00610AF9" w:rsidRPr="00F45033" w:rsidRDefault="00000000">
      <w:pPr>
        <w:spacing w:after="160"/>
        <w:rPr>
          <w:b/>
          <w:color w:val="4F81BD" w:themeColor="accent1"/>
          <w:rPrChange w:id="33" w:author="Rossella" w:date="2026-07-30T18:28:00Z" w16du:dateUtc="2026-07-30T22:28:00Z">
            <w:rPr>
              <w:color w:val="0070C0"/>
            </w:rPr>
          </w:rPrChange>
        </w:rPr>
      </w:pPr>
      <w:del w:id="34" w:author="Rossella" w:date="2026-07-30T18:28:00Z" w16du:dateUtc="2026-07-30T22:28:00Z">
        <w:r>
          <w:rPr>
            <w:color w:val="FF0000"/>
          </w:rPr>
          <w:delText>We found that</w:delText>
        </w:r>
      </w:del>
      <w:ins w:id="35" w:author="Rossella" w:date="2026-07-30T18:28:00Z" w16du:dateUtc="2026-07-30T22:28:00Z">
        <w:r w:rsidR="00F45033" w:rsidRPr="00F45033">
          <w:rPr>
            <w:b/>
            <w:bCs/>
            <w:color w:val="4F81BD" w:themeColor="accent1"/>
          </w:rPr>
          <w:t xml:space="preserve">CAN YOU DO THIS SIYU? </w:t>
        </w:r>
        <w:r w:rsidR="00C307FC">
          <w:rPr>
            <w:b/>
            <w:bCs/>
            <w:color w:val="4F81BD" w:themeColor="accent1"/>
          </w:rPr>
          <w:t>IF SO, which analysis we can repeat?</w:t>
        </w:r>
      </w:ins>
      <w:r w:rsidR="00C307FC">
        <w:rPr>
          <w:b/>
          <w:color w:val="4F81BD" w:themeColor="accent1"/>
          <w:rPrChange w:id="36" w:author="Rossella" w:date="2026-07-30T18:28:00Z" w16du:dateUtc="2026-07-30T22:28:00Z">
            <w:rPr>
              <w:color w:val="FF0000"/>
            </w:rPr>
          </w:rPrChange>
        </w:rPr>
        <w:t xml:space="preserve"> </w:t>
      </w:r>
    </w:p>
    <w:p w14:paraId="00000010" w14:textId="77777777" w:rsidR="00610AF9" w:rsidRDefault="00000000">
      <w:pPr>
        <w:spacing w:after="160"/>
        <w:rPr>
          <w:color w:val="0070C0"/>
        </w:rPr>
      </w:pPr>
      <w:r>
        <w:rPr>
          <w:color w:val="0070C0"/>
        </w:rPr>
        <w:br/>
      </w:r>
      <w:r>
        <w:t xml:space="preserve"> 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024B286E" w14:textId="20799370" w:rsidR="00D37686" w:rsidRPr="00D37686" w:rsidRDefault="00000000">
      <w:pPr>
        <w:spacing w:before="240" w:after="240"/>
        <w:rPr>
          <w:b/>
          <w:color w:val="EE0000"/>
          <w:rPrChange w:id="37" w:author="Rossella" w:date="2026-07-30T18:28:00Z" w16du:dateUtc="2026-07-30T22:28:00Z">
            <w:rPr>
              <w:color w:val="EE0000"/>
              <w:highlight w:val="yellow"/>
            </w:rPr>
          </w:rPrChange>
        </w:rPr>
      </w:pPr>
      <w:r w:rsidRPr="00D37686">
        <w:rPr>
          <w:b/>
          <w:color w:val="EE0000"/>
          <w:rPrChange w:id="38" w:author="Rossella" w:date="2026-07-30T18:28:00Z" w16du:dateUtc="2026-07-30T22:28:00Z">
            <w:rPr>
              <w:color w:val="EE0000"/>
              <w:highlight w:val="yellow"/>
            </w:rPr>
          </w:rPrChange>
        </w:rPr>
        <w:t xml:space="preserve">We appreciate this important comment. </w:t>
      </w:r>
      <w:ins w:id="39" w:author="Rossella" w:date="2026-07-30T18:28:00Z" w16du:dateUtc="2026-07-30T22:28:00Z">
        <w:r w:rsidR="00D37686" w:rsidRPr="00D37686">
          <w:rPr>
            <w:b/>
            <w:bCs/>
            <w:color w:val="EE0000"/>
          </w:rPr>
          <w:t xml:space="preserve">Training history may have contributed </w:t>
        </w:r>
        <w:r w:rsidR="00605E2C" w:rsidRPr="00D37686">
          <w:rPr>
            <w:b/>
            <w:bCs/>
            <w:color w:val="EE0000"/>
          </w:rPr>
          <w:t>to</w:t>
        </w:r>
        <w:r w:rsidR="00D37686" w:rsidRPr="00D37686">
          <w:rPr>
            <w:b/>
            <w:bCs/>
            <w:color w:val="EE0000"/>
          </w:rPr>
          <w:t xml:space="preserve"> the differences. </w:t>
        </w:r>
      </w:ins>
      <w:r w:rsidRPr="00D37686">
        <w:rPr>
          <w:b/>
          <w:color w:val="EE0000"/>
          <w:rPrChange w:id="40" w:author="Rossella" w:date="2026-07-30T18:28:00Z" w16du:dateUtc="2026-07-30T22:28:00Z">
            <w:rPr>
              <w:color w:val="EE0000"/>
              <w:highlight w:val="yellow"/>
            </w:rPr>
          </w:rPrChange>
        </w:rPr>
        <w:t xml:space="preserve">Unfortunately, we </w:t>
      </w:r>
      <w:del w:id="41" w:author="Rossella" w:date="2026-07-30T18:28:00Z" w16du:dateUtc="2026-07-30T22:28:00Z">
        <w:r>
          <w:rPr>
            <w:color w:val="EE0000"/>
            <w:highlight w:val="yellow"/>
          </w:rPr>
          <w:delText>miss this information in Monkey T. We still have some</w:delText>
        </w:r>
      </w:del>
      <w:ins w:id="42" w:author="Rossella" w:date="2026-07-30T18:28:00Z" w16du:dateUtc="2026-07-30T22:28:00Z">
        <w:r w:rsidR="00D37686" w:rsidRPr="00D37686">
          <w:rPr>
            <w:b/>
            <w:bCs/>
            <w:color w:val="EE0000"/>
          </w:rPr>
          <w:t xml:space="preserve">only </w:t>
        </w:r>
        <w:r w:rsidRPr="00D37686">
          <w:rPr>
            <w:b/>
            <w:bCs/>
            <w:color w:val="EE0000"/>
          </w:rPr>
          <w:t>have</w:t>
        </w:r>
      </w:ins>
      <w:r w:rsidRPr="00D37686">
        <w:rPr>
          <w:b/>
          <w:color w:val="EE0000"/>
          <w:rPrChange w:id="43" w:author="Rossella" w:date="2026-07-30T18:28:00Z" w16du:dateUtc="2026-07-30T22:28:00Z">
            <w:rPr>
              <w:color w:val="EE0000"/>
              <w:highlight w:val="yellow"/>
            </w:rPr>
          </w:rPrChange>
        </w:rPr>
        <w:t xml:space="preserve"> information for Monkey S. </w:t>
      </w:r>
      <w:del w:id="44" w:author="Rossella" w:date="2026-07-30T18:28:00Z" w16du:dateUtc="2026-07-30T22:28:00Z">
        <w:r>
          <w:rPr>
            <w:color w:val="EE0000"/>
            <w:highlight w:val="yellow"/>
          </w:rPr>
          <w:delText>we checked the initial</w:delText>
        </w:r>
      </w:del>
      <w:ins w:id="45" w:author="Rossella" w:date="2026-07-30T18:28:00Z" w16du:dateUtc="2026-07-30T22:28:00Z">
        <w:r w:rsidR="00D37686" w:rsidRPr="00D37686">
          <w:rPr>
            <w:b/>
            <w:bCs/>
            <w:color w:val="EE0000"/>
          </w:rPr>
          <w:t>We found that Monkey S at already the first</w:t>
        </w:r>
      </w:ins>
      <w:r w:rsidR="00D37686" w:rsidRPr="00D37686">
        <w:rPr>
          <w:b/>
          <w:color w:val="EE0000"/>
          <w:rPrChange w:id="46" w:author="Rossella" w:date="2026-07-30T18:28:00Z" w16du:dateUtc="2026-07-30T22:28:00Z">
            <w:rPr>
              <w:color w:val="EE0000"/>
              <w:highlight w:val="yellow"/>
            </w:rPr>
          </w:rPrChange>
        </w:rPr>
        <w:t xml:space="preserve"> sessions </w:t>
      </w:r>
      <w:del w:id="47" w:author="Rossella" w:date="2026-07-30T18:28:00Z" w16du:dateUtc="2026-07-30T22:28:00Z">
        <w:r>
          <w:rPr>
            <w:color w:val="EE0000"/>
            <w:highlight w:val="yellow"/>
          </w:rPr>
          <w:delText>in Monkey S and we see that ?????</w:delText>
        </w:r>
      </w:del>
      <w:ins w:id="48" w:author="Rossella" w:date="2026-07-30T18:28:00Z" w16du:dateUtc="2026-07-30T22:28:00Z">
        <w:r w:rsidR="00D37686" w:rsidRPr="00D37686">
          <w:rPr>
            <w:b/>
            <w:bCs/>
            <w:color w:val="EE0000"/>
          </w:rPr>
          <w:t xml:space="preserve">showed a different strategy than the one adopted by Monkey T if we think that the behavior of Monkey T reflects a less experienced one. </w:t>
        </w:r>
      </w:ins>
    </w:p>
    <w:p w14:paraId="00000012" w14:textId="77777777" w:rsidR="00610AF9" w:rsidRDefault="00000000">
      <w:pPr>
        <w:spacing w:before="240" w:after="240"/>
        <w:rPr>
          <w:del w:id="49" w:author="Rossella" w:date="2026-07-30T18:28:00Z" w16du:dateUtc="2026-07-30T22:28:00Z"/>
          <w:color w:val="EE0000"/>
          <w:highlight w:val="yellow"/>
        </w:rPr>
      </w:pPr>
      <w:del w:id="50" w:author="Rossella" w:date="2026-07-30T18:28:00Z" w16du:dateUtc="2026-07-30T22:28:00Z">
        <w:r>
          <w:rPr>
            <w:b/>
            <w:bCs/>
            <w:color w:val="EE0000"/>
            <w:highlight w:val="yellow"/>
          </w:rPr>
          <w:delText>I have</w:delText>
        </w:r>
      </w:del>
      <w:ins w:id="51" w:author="Rossella" w:date="2026-07-30T18:28:00Z" w16du:dateUtc="2026-07-30T22:28:00Z">
        <w:r w:rsidR="00D37686" w:rsidRPr="00D37686">
          <w:rPr>
            <w:b/>
            <w:bCs/>
            <w:color w:val="EE0000"/>
          </w:rPr>
          <w:t>The point we want</w:t>
        </w:r>
      </w:ins>
      <w:r w:rsidR="00D37686" w:rsidRPr="00D37686">
        <w:rPr>
          <w:b/>
          <w:color w:val="EE0000"/>
          <w:rPrChange w:id="52" w:author="Rossella" w:date="2026-07-30T18:28:00Z" w16du:dateUtc="2026-07-30T22:28:00Z">
            <w:rPr>
              <w:b/>
              <w:color w:val="EE0000"/>
              <w:highlight w:val="yellow"/>
            </w:rPr>
          </w:rPrChange>
        </w:rPr>
        <w:t xml:space="preserve"> to </w:t>
      </w:r>
      <w:del w:id="53" w:author="Rossella" w:date="2026-07-30T18:28:00Z" w16du:dateUtc="2026-07-30T22:28:00Z">
        <w:r>
          <w:rPr>
            <w:b/>
            <w:bCs/>
            <w:color w:val="EE0000"/>
            <w:highlight w:val="yellow"/>
          </w:rPr>
          <w:delText>check the training of SEAM. I cannot retrieve the one of Tobias.</w:delText>
        </w:r>
        <w:r>
          <w:rPr>
            <w:color w:val="EE0000"/>
            <w:highlight w:val="yellow"/>
          </w:rPr>
          <w:delText xml:space="preserve"> </w:delText>
        </w:r>
      </w:del>
    </w:p>
    <w:p w14:paraId="41F24903" w14:textId="7319EBB4" w:rsidR="00D37686" w:rsidRPr="00D37686" w:rsidRDefault="00000000">
      <w:pPr>
        <w:spacing w:before="240" w:after="240"/>
        <w:rPr>
          <w:ins w:id="54" w:author="Rossella" w:date="2026-07-30T18:28:00Z" w16du:dateUtc="2026-07-30T22:28:00Z"/>
          <w:b/>
          <w:bCs/>
          <w:color w:val="EE0000"/>
        </w:rPr>
      </w:pPr>
      <w:del w:id="55" w:author="Rossella" w:date="2026-07-30T18:28:00Z" w16du:dateUtc="2026-07-30T22:28:00Z">
        <w:r>
          <w:rPr>
            <w:color w:val="EE0000"/>
            <w:highlight w:val="yellow"/>
          </w:rPr>
          <w:delText>Nevertheless,</w:delText>
        </w:r>
      </w:del>
      <w:ins w:id="56" w:author="Rossella" w:date="2026-07-30T18:28:00Z" w16du:dateUtc="2026-07-30T22:28:00Z">
        <w:r w:rsidR="00D37686" w:rsidRPr="00D37686">
          <w:rPr>
            <w:b/>
            <w:bCs/>
            <w:color w:val="EE0000"/>
          </w:rPr>
          <w:t>make</w:t>
        </w:r>
      </w:ins>
      <w:r w:rsidR="00D37686" w:rsidRPr="00D37686">
        <w:rPr>
          <w:b/>
          <w:color w:val="EE0000"/>
          <w:rPrChange w:id="57" w:author="Rossella" w:date="2026-07-30T18:28:00Z" w16du:dateUtc="2026-07-30T22:28:00Z">
            <w:rPr>
              <w:color w:val="EE0000"/>
              <w:highlight w:val="yellow"/>
            </w:rPr>
          </w:rPrChange>
        </w:rPr>
        <w:t xml:space="preserve"> in the </w:t>
      </w:r>
      <w:del w:id="58" w:author="Rossella" w:date="2026-07-30T18:28:00Z" w16du:dateUtc="2026-07-30T22:28:00Z">
        <w:r>
          <w:rPr>
            <w:color w:val="EE0000"/>
            <w:highlight w:val="yellow"/>
          </w:rPr>
          <w:delText>dataset analyzed here, the two monkeys exhibited</w:delText>
        </w:r>
      </w:del>
      <w:ins w:id="59" w:author="Rossella" w:date="2026-07-30T18:28:00Z" w16du:dateUtc="2026-07-30T22:28:00Z">
        <w:r w:rsidR="00D37686" w:rsidRPr="00D37686">
          <w:rPr>
            <w:b/>
            <w:bCs/>
            <w:color w:val="EE0000"/>
          </w:rPr>
          <w:t>manuscript is that</w:t>
        </w:r>
      </w:ins>
      <w:r w:rsidR="00D37686" w:rsidRPr="00D37686">
        <w:rPr>
          <w:b/>
          <w:color w:val="EE0000"/>
          <w:rPrChange w:id="60" w:author="Rossella" w:date="2026-07-30T18:28:00Z" w16du:dateUtc="2026-07-30T22:28:00Z">
            <w:rPr>
              <w:color w:val="EE0000"/>
              <w:highlight w:val="yellow"/>
            </w:rPr>
          </w:rPrChange>
        </w:rPr>
        <w:t xml:space="preserve"> distinct behavioral strategies in the task</w:t>
      </w:r>
      <w:del w:id="61" w:author="Rossella" w:date="2026-07-30T18:28:00Z" w16du:dateUtc="2026-07-30T22:28:00Z">
        <w:r>
          <w:rPr>
            <w:color w:val="EE0000"/>
            <w:highlight w:val="yellow"/>
          </w:rPr>
          <w:delText>, and these differences</w:delText>
        </w:r>
      </w:del>
      <w:r w:rsidR="00D37686" w:rsidRPr="00D37686">
        <w:rPr>
          <w:b/>
          <w:color w:val="EE0000"/>
          <w:rPrChange w:id="62" w:author="Rossella" w:date="2026-07-30T18:28:00Z" w16du:dateUtc="2026-07-30T22:28:00Z">
            <w:rPr>
              <w:color w:val="EE0000"/>
              <w:highlight w:val="yellow"/>
            </w:rPr>
          </w:rPrChange>
        </w:rPr>
        <w:t xml:space="preserve"> were </w:t>
      </w:r>
      <w:del w:id="63" w:author="Rossella" w:date="2026-07-30T18:28:00Z" w16du:dateUtc="2026-07-30T22:28:00Z">
        <w:r>
          <w:rPr>
            <w:color w:val="EE0000"/>
            <w:highlight w:val="yellow"/>
          </w:rPr>
          <w:delText>accompanied</w:delText>
        </w:r>
      </w:del>
      <w:ins w:id="64" w:author="Rossella" w:date="2026-07-30T18:28:00Z" w16du:dateUtc="2026-07-30T22:28:00Z">
        <w:r w:rsidR="00D37686" w:rsidRPr="00D37686">
          <w:rPr>
            <w:b/>
            <w:bCs/>
            <w:color w:val="EE0000"/>
          </w:rPr>
          <w:t>sustained</w:t>
        </w:r>
      </w:ins>
      <w:r w:rsidR="00D37686" w:rsidRPr="00D37686">
        <w:rPr>
          <w:b/>
          <w:color w:val="EE0000"/>
          <w:rPrChange w:id="65" w:author="Rossella" w:date="2026-07-30T18:28:00Z" w16du:dateUtc="2026-07-30T22:28:00Z">
            <w:rPr>
              <w:color w:val="EE0000"/>
              <w:highlight w:val="yellow"/>
            </w:rPr>
          </w:rPrChange>
        </w:rPr>
        <w:t xml:space="preserve"> by differences in neural coding. </w:t>
      </w:r>
      <w:del w:id="66" w:author="Rossella" w:date="2026-07-30T18:28:00Z" w16du:dateUtc="2026-07-30T22:28:00Z">
        <w:r>
          <w:rPr>
            <w:color w:val="EE0000"/>
            <w:highlight w:val="yellow"/>
          </w:rPr>
          <w:delText>Understanding</w:delText>
        </w:r>
      </w:del>
    </w:p>
    <w:p w14:paraId="00000013" w14:textId="1C762E6E" w:rsidR="00610AF9" w:rsidRPr="00D37686" w:rsidRDefault="00D37686">
      <w:pPr>
        <w:spacing w:before="240" w:after="240"/>
        <w:rPr>
          <w:b/>
          <w:color w:val="EE0000"/>
          <w:rPrChange w:id="67" w:author="Rossella" w:date="2026-07-30T18:28:00Z" w16du:dateUtc="2026-07-30T22:28:00Z">
            <w:rPr>
              <w:color w:val="EE0000"/>
              <w:highlight w:val="yellow"/>
            </w:rPr>
          </w:rPrChange>
        </w:rPr>
      </w:pPr>
      <w:ins w:id="68" w:author="Rossella" w:date="2026-07-30T18:28:00Z" w16du:dateUtc="2026-07-30T22:28:00Z">
        <w:r w:rsidRPr="00D37686">
          <w:rPr>
            <w:b/>
            <w:bCs/>
            <w:color w:val="EE0000"/>
          </w:rPr>
          <w:t>Certainly, understanding whether and</w:t>
        </w:r>
      </w:ins>
      <w:r w:rsidRPr="00D37686">
        <w:rPr>
          <w:b/>
          <w:color w:val="EE0000"/>
          <w:rPrChange w:id="69" w:author="Rossella" w:date="2026-07-30T18:28:00Z" w16du:dateUtc="2026-07-30T22:28:00Z">
            <w:rPr>
              <w:color w:val="EE0000"/>
              <w:highlight w:val="yellow"/>
            </w:rPr>
          </w:rPrChange>
        </w:rPr>
        <w:t xml:space="preserve"> how behavioral strategies and their neural correlates evolve with experience would require longitudinal studies tracking the same animals across different stages of training.</w:t>
      </w:r>
    </w:p>
    <w:p w14:paraId="00000014" w14:textId="77777777" w:rsidR="00610AF9" w:rsidRPr="00D37686" w:rsidRDefault="00000000">
      <w:pPr>
        <w:spacing w:after="160"/>
        <w:rPr>
          <w:b/>
          <w:bCs/>
          <w:color w:val="EE0000"/>
        </w:rPr>
      </w:pPr>
      <w:r w:rsidRPr="00D37686">
        <w:rPr>
          <w:b/>
          <w:color w:val="EE0000"/>
          <w:rPrChange w:id="70" w:author="Rossella" w:date="2026-07-30T18:28:00Z" w16du:dateUtc="2026-07-30T22:28:00Z">
            <w:rPr>
              <w:color w:val="EE0000"/>
            </w:rPr>
          </w:rPrChange>
        </w:rPr>
        <w:t xml:space="preserve">We have clarified this argument in the discussion. </w:t>
      </w:r>
      <w:r w:rsidRPr="00D37686">
        <w:rPr>
          <w:b/>
          <w:bCs/>
          <w:color w:val="EE0000"/>
        </w:rPr>
        <w:t>Please see:</w:t>
      </w:r>
    </w:p>
    <w:p w14:paraId="00000015" w14:textId="77777777" w:rsidR="00610AF9" w:rsidRDefault="00000000">
      <w:pPr>
        <w:spacing w:after="160"/>
      </w:pPr>
      <w: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p>
    <w:p w14:paraId="00000016" w14:textId="77777777" w:rsidR="00610AF9" w:rsidRDefault="00000000">
      <w:pPr>
        <w:spacing w:after="160"/>
        <w:rPr>
          <w:color w:val="FF0000"/>
        </w:rPr>
      </w:pPr>
      <w:r>
        <w:rPr>
          <w:color w:val="FF0000"/>
        </w:rPr>
        <w:t xml:space="preserve">Thank you to the reviewer for this comment. As reported in figure 2 of the current manuscript, both monkeys rank the nine offers from lower to higher discounted value, with a similar pattern, showing that both animals rank the offers based on the delay and reward magnitude. Different offers with different delay and magnitude are accepted in a similar way, showing that animals attribute similar value. We found neural encoding of reward, delay and their interaction in both monkeys as shown in figure S1C-D and Fig S2 A-B. </w:t>
      </w:r>
    </w:p>
    <w:p w14:paraId="00000017" w14:textId="77777777" w:rsidR="00610AF9" w:rsidRDefault="00000000">
      <w:pPr>
        <w:spacing w:after="160"/>
        <w:rPr>
          <w:color w:val="FF0000"/>
        </w:rPr>
      </w:pPr>
      <w:r>
        <w:rPr>
          <w:color w:val="FF0000"/>
        </w:rPr>
        <w:t>We also found that in both monkeys Delay and Magnitude are inversely correlated, as shown in Figure 5, suggesting temporal discounting.</w:t>
      </w:r>
    </w:p>
    <w:p w14:paraId="00000018" w14:textId="77777777" w:rsidR="00610AF9" w:rsidRDefault="00000000">
      <w:pPr>
        <w:spacing w:after="160"/>
        <w:rPr>
          <w:color w:val="0070C0"/>
        </w:rPr>
      </w:pPr>
      <w:r>
        <w:rPr>
          <w:color w:val="FF0000"/>
        </w:rPr>
        <w:t xml:space="preserve">In both animals we did not find choice signal. </w:t>
      </w:r>
    </w:p>
    <w:p w14:paraId="00000019" w14:textId="77777777" w:rsidR="00610AF9" w:rsidRDefault="00000000">
      <w:pPr>
        <w:spacing w:after="160"/>
        <w:rPr>
          <w:color w:val="EE0000"/>
        </w:rPr>
      </w:pPr>
      <w:r>
        <w:rPr>
          <w:color w:val="0070C0"/>
        </w:rPr>
        <w:t>4. Opt-in Opt-out (Siyu can check)</w:t>
      </w:r>
    </w:p>
    <w:p w14:paraId="0000001A" w14:textId="77777777" w:rsidR="00610AF9" w:rsidRDefault="00000000">
      <w:pPr>
        <w:spacing w:after="160"/>
      </w:pPr>
      <w:r>
        <w:t>Other comments</w:t>
      </w:r>
      <w:r>
        <w:br/>
        <w:t xml:space="preserve"> 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0000001B" w14:textId="77777777" w:rsidR="00610AF9" w:rsidRDefault="00000000">
      <w:pPr>
        <w:ind w:left="720"/>
        <w:rPr>
          <w:del w:id="71" w:author="Rossella" w:date="2026-07-30T18:28:00Z" w16du:dateUtc="2026-07-30T22:28:00Z"/>
          <w:color w:val="0070C0"/>
        </w:rPr>
      </w:pPr>
      <w:del w:id="72" w:author="Rossella" w:date="2026-07-30T18:28:00Z" w16du:dateUtc="2026-07-30T22:28:00Z">
        <w:r>
          <w:rPr>
            <w:color w:val="0070C0"/>
          </w:rPr>
          <w:delText>1.</w:delText>
        </w:r>
        <w:r>
          <w:rPr>
            <w:rFonts w:ascii="Times New Roman" w:eastAsia="Times New Roman" w:hAnsi="Times New Roman" w:cs="Times New Roman"/>
            <w:color w:val="0070C0"/>
            <w:sz w:val="14"/>
            <w:szCs w:val="14"/>
          </w:rPr>
          <w:delText xml:space="preserve">      </w:delText>
        </w:r>
        <w:r>
          <w:rPr>
            <w:color w:val="0070C0"/>
          </w:rPr>
          <w:delText>Acknowledge the conceptual confound of visual vs delay/drop</w:delText>
        </w:r>
      </w:del>
    </w:p>
    <w:p w14:paraId="0000001C" w14:textId="77777777" w:rsidR="00610AF9" w:rsidRDefault="00000000">
      <w:pPr>
        <w:spacing w:after="160"/>
        <w:ind w:left="720"/>
        <w:rPr>
          <w:del w:id="73" w:author="Rossella" w:date="2026-07-30T18:28:00Z" w16du:dateUtc="2026-07-30T22:28:00Z"/>
          <w:color w:val="0070C0"/>
        </w:rPr>
      </w:pPr>
      <w:del w:id="74" w:author="Rossella" w:date="2026-07-30T18:28:00Z" w16du:dateUtc="2026-07-30T22:28:00Z">
        <w:r>
          <w:rPr>
            <w:color w:val="0070C0"/>
          </w:rPr>
          <w:delText>2.</w:delText>
        </w:r>
        <w:r>
          <w:rPr>
            <w:rFonts w:ascii="Times New Roman" w:eastAsia="Times New Roman" w:hAnsi="Times New Roman" w:cs="Times New Roman"/>
            <w:color w:val="0070C0"/>
            <w:sz w:val="14"/>
            <w:szCs w:val="14"/>
          </w:rPr>
          <w:delText xml:space="preserve">      </w:delText>
        </w:r>
        <w:r>
          <w:rPr>
            <w:color w:val="0070C0"/>
          </w:rPr>
          <w:delText>Order of delay/drop suggests it’s more likely not a visual effect</w:delText>
        </w:r>
      </w:del>
    </w:p>
    <w:p w14:paraId="0528B53B" w14:textId="77777777" w:rsidR="00AC35E6" w:rsidRPr="00A01D26" w:rsidRDefault="00000000">
      <w:pPr>
        <w:spacing w:after="160"/>
        <w:rPr>
          <w:ins w:id="75" w:author="Rossella" w:date="2026-07-30T18:28:00Z" w16du:dateUtc="2026-07-30T22:28:00Z"/>
          <w:b/>
          <w:bCs/>
          <w:color w:val="EE0000"/>
        </w:rPr>
      </w:pPr>
      <w:r w:rsidRPr="00A01D26">
        <w:rPr>
          <w:b/>
          <w:color w:val="EE0000"/>
          <w:rPrChange w:id="76" w:author="Rossella" w:date="2026-07-30T18:28:00Z" w16du:dateUtc="2026-07-30T22:28:00Z">
            <w:rPr>
              <w:color w:val="EE0000"/>
            </w:rPr>
          </w:rPrChange>
        </w:rPr>
        <w:t xml:space="preserve">We thank the reviewer for this point. Because the cue set was constructed by recombining a limited set of simple geometric features encoding reward and delay, visual properties are inherently coupled to task variables. </w:t>
      </w:r>
    </w:p>
    <w:p w14:paraId="0000001D" w14:textId="51715DCF" w:rsidR="00610AF9" w:rsidRPr="00A01D26" w:rsidRDefault="00000000">
      <w:pPr>
        <w:spacing w:after="160"/>
        <w:rPr>
          <w:b/>
          <w:color w:val="EE0000"/>
          <w:rPrChange w:id="77" w:author="Rossella" w:date="2026-07-30T18:28:00Z" w16du:dateUtc="2026-07-30T22:28:00Z">
            <w:rPr>
              <w:color w:val="EE0000"/>
            </w:rPr>
          </w:rPrChange>
        </w:rPr>
      </w:pPr>
      <w:r w:rsidRPr="00A01D26">
        <w:rPr>
          <w:b/>
          <w:color w:val="EE0000"/>
          <w:rPrChange w:id="78" w:author="Rossella" w:date="2026-07-30T18:28:00Z" w16du:dateUtc="2026-07-30T22:28:00Z">
            <w:rPr>
              <w:color w:val="EE0000"/>
            </w:rPr>
          </w:rPrChange>
        </w:rPr>
        <w:t>Therefore, as</w:t>
      </w:r>
      <w:del w:id="79" w:author="Rossella" w:date="2026-07-30T18:28:00Z" w16du:dateUtc="2026-07-30T22:28:00Z">
        <w:r>
          <w:rPr>
            <w:color w:val="EE0000"/>
          </w:rPr>
          <w:delText xml:space="preserve"> a</w:delText>
        </w:r>
      </w:del>
      <w:r w:rsidRPr="00A01D26">
        <w:rPr>
          <w:b/>
          <w:color w:val="EE0000"/>
          <w:rPrChange w:id="80" w:author="Rossella" w:date="2026-07-30T18:28:00Z" w16du:dateUtc="2026-07-30T22:28:00Z">
            <w:rPr>
              <w:color w:val="EE0000"/>
            </w:rPr>
          </w:rPrChange>
        </w:rPr>
        <w:t xml:space="preserve"> </w:t>
      </w:r>
      <w:r w:rsidR="00605E2C" w:rsidRPr="00A01D26">
        <w:rPr>
          <w:b/>
          <w:color w:val="EE0000"/>
          <w:rPrChange w:id="81" w:author="Rossella" w:date="2026-07-30T18:28:00Z" w16du:dateUtc="2026-07-30T22:28:00Z">
            <w:rPr>
              <w:color w:val="EE0000"/>
            </w:rPr>
          </w:rPrChange>
        </w:rPr>
        <w:t>partial</w:t>
      </w:r>
      <w:r w:rsidRPr="00A01D26">
        <w:rPr>
          <w:b/>
          <w:color w:val="EE0000"/>
          <w:rPrChange w:id="82" w:author="Rossella" w:date="2026-07-30T18:28:00Z" w16du:dateUtc="2026-07-30T22:28:00Z">
            <w:rPr>
              <w:color w:val="EE0000"/>
            </w:rPr>
          </w:rPrChange>
        </w:rPr>
        <w:t xml:space="preserve"> control, we compared neuronal activity elicited by the same offer cue in trials in which the offer was ultimately accepted versus rejected. We did not observe significant differences between these conditions, indicating that the neuronal responses during the offer period were not modulated by the subsequent choice. We acknowledge, however, that this analysis does not rule out the possibility that part of the observed activity reflects visual processing of the cue, and we have added this point as a limitation in the manuscript. </w:t>
      </w:r>
    </w:p>
    <w:p w14:paraId="0000001E" w14:textId="77777777" w:rsidR="00610AF9" w:rsidRDefault="00000000">
      <w:pPr>
        <w:spacing w:after="160"/>
        <w:rPr>
          <w:del w:id="83" w:author="Rossella" w:date="2026-07-30T18:28:00Z" w16du:dateUtc="2026-07-30T22:28:00Z"/>
          <w:color w:val="EE0000"/>
        </w:rPr>
      </w:pPr>
      <w:del w:id="84" w:author="Rossella" w:date="2026-07-30T18:28:00Z" w16du:dateUtc="2026-07-30T22:28:00Z">
        <w:r>
          <w:rPr>
            <w:color w:val="EE0000"/>
          </w:rPr>
          <w:delText xml:space="preserve">Please see lines ??-??.  </w:delText>
        </w:r>
      </w:del>
    </w:p>
    <w:p w14:paraId="36F595CE" w14:textId="60CCB855" w:rsidR="00AC35E6" w:rsidRPr="00A01D26" w:rsidRDefault="00AC35E6">
      <w:pPr>
        <w:spacing w:after="160"/>
        <w:rPr>
          <w:ins w:id="85" w:author="Rossella" w:date="2026-07-30T18:28:00Z" w16du:dateUtc="2026-07-30T22:28:00Z"/>
          <w:b/>
          <w:bCs/>
          <w:color w:val="EE0000"/>
        </w:rPr>
      </w:pPr>
      <w:ins w:id="86" w:author="Rossella" w:date="2026-07-30T18:28:00Z" w16du:dateUtc="2026-07-30T22:28:00Z">
        <w:r w:rsidRPr="00A01D26">
          <w:rPr>
            <w:b/>
            <w:bCs/>
            <w:color w:val="EE0000"/>
          </w:rPr>
          <w:t>In addition, since each cue simultaneously contains both the reward- and delay-related visual components, if neural activity primarily reflected the visual properties of the cue, one would expect information about these two cue dimensions to emerge with similar temporal dynamics following cue onset. Instead, we observe that delay and reward representations emerge</w:t>
        </w:r>
        <w:r w:rsidR="00A01D26">
          <w:rPr>
            <w:b/>
            <w:bCs/>
            <w:color w:val="EE0000"/>
          </w:rPr>
          <w:t xml:space="preserve"> </w:t>
        </w:r>
        <w:r w:rsidRPr="00A01D26">
          <w:rPr>
            <w:b/>
            <w:bCs/>
            <w:color w:val="EE0000"/>
          </w:rPr>
          <w:t>differently, suggesting that the activity reflects the processing of task-relevant information rather than simply the visual features of the stimuli.</w:t>
        </w:r>
      </w:ins>
    </w:p>
    <w:p w14:paraId="0000001F" w14:textId="77777777" w:rsidR="00610AF9" w:rsidRDefault="00000000">
      <w:pPr>
        <w:spacing w:after="160"/>
      </w:pPr>
      <w:r>
        <w:t xml:space="preserve">2. The explanation (in words) of Model 2 was even more simple and straightforward in the methods, whereas it was a little </w:t>
      </w:r>
      <w:r>
        <w:rPr>
          <w:b/>
          <w:bCs/>
        </w:rPr>
        <w:t>hard to follow in the results.</w:t>
      </w:r>
      <w:r>
        <w:t xml:space="preserve"> Would recommend clarifying/rephrasing in the results.</w:t>
      </w:r>
    </w:p>
    <w:p w14:paraId="022F864D" w14:textId="77777777" w:rsidR="00610AF9" w:rsidRDefault="00000000">
      <w:pPr>
        <w:shd w:val="clear" w:color="auto" w:fill="FFFFFF"/>
        <w:spacing w:line="480" w:lineRule="auto"/>
        <w:rPr>
          <w:del w:id="87" w:author="Rossella" w:date="2026-07-30T18:28:00Z" w16du:dateUtc="2026-07-30T22:28:00Z"/>
          <w:rFonts w:ascii="Times New Roman" w:eastAsia="Times New Roman" w:hAnsi="Times New Roman" w:cs="Times New Roman"/>
          <w:color w:val="FF0000"/>
          <w:sz w:val="24"/>
          <w:szCs w:val="24"/>
        </w:rPr>
      </w:pPr>
      <w:r w:rsidRPr="004853D7">
        <w:rPr>
          <w:b/>
          <w:color w:val="FF0000"/>
          <w:rPrChange w:id="88" w:author="Rossella" w:date="2026-07-30T18:28:00Z" w16du:dateUtc="2026-07-30T22:28:00Z">
            <w:rPr>
              <w:rFonts w:ascii="Times New Roman" w:hAnsi="Times New Roman"/>
              <w:color w:val="FF0000"/>
              <w:sz w:val="24"/>
            </w:rPr>
          </w:rPrChange>
        </w:rPr>
        <w:t xml:space="preserve">We thank the reviewer for asking us to clarify this point. We have revised the Results section accordingly as </w:t>
      </w:r>
      <w:del w:id="89" w:author="Rossella" w:date="2026-07-30T18:28:00Z" w16du:dateUtc="2026-07-30T22:28:00Z">
        <w:r>
          <w:rPr>
            <w:rFonts w:ascii="Times New Roman" w:eastAsia="Times New Roman" w:hAnsi="Times New Roman" w:cs="Times New Roman"/>
            <w:color w:val="FF0000"/>
            <w:sz w:val="24"/>
            <w:szCs w:val="24"/>
          </w:rPr>
          <w:delText xml:space="preserve">follows: </w:delText>
        </w:r>
      </w:del>
    </w:p>
    <w:p w14:paraId="00000020" w14:textId="77D94502" w:rsidR="00610AF9" w:rsidRPr="004853D7" w:rsidRDefault="00000000" w:rsidP="004853D7">
      <w:pPr>
        <w:shd w:val="clear" w:color="auto" w:fill="FFFFFF"/>
        <w:spacing w:line="240" w:lineRule="auto"/>
        <w:rPr>
          <w:b/>
          <w:color w:val="FF0000"/>
          <w:rPrChange w:id="90" w:author="Rossella" w:date="2026-07-30T18:28:00Z" w16du:dateUtc="2026-07-30T22:28:00Z">
            <w:rPr>
              <w:i/>
              <w:color w:val="FF0000"/>
            </w:rPr>
          </w:rPrChange>
        </w:rPr>
        <w:pPrChange w:id="91" w:author="Rossella" w:date="2026-07-30T18:28:00Z" w16du:dateUtc="2026-07-30T22:28:00Z">
          <w:pPr>
            <w:shd w:val="clear" w:color="auto" w:fill="FFFFFF"/>
            <w:spacing w:line="480" w:lineRule="auto"/>
          </w:pPr>
        </w:pPrChange>
      </w:pPr>
      <w:commentRangeStart w:id="92"/>
      <w:commentRangeStart w:id="93"/>
      <w:del w:id="94" w:author="Rossella" w:date="2026-07-30T18:28:00Z" w16du:dateUtc="2026-07-30T22:28:00Z">
        <w:r>
          <w:rPr>
            <w:rFonts w:ascii="Times New Roman" w:eastAsia="Times New Roman" w:hAnsi="Times New Roman" w:cs="Times New Roman"/>
            <w:i/>
            <w:iCs/>
            <w:color w:val="FF0000"/>
            <w:sz w:val="24"/>
            <w:szCs w:val="24"/>
          </w:rPr>
          <w:delText>The second simplistic strategy (Model 2; see Methods) assigns a bias directly to the go signal and chooses to accept if the combined value of the delayed reward offer and the go signal bias exceeds a threshold, and chooses to reject otherwise. The go signal bias approximates how much the go signal shifts the tendency to accept or reject an offer and assumes that this shift is independent of the offer value. In other words, the go signal produces the same increase or decrease in acceptance tendency for both favorable and unfavorable offers.</w:delText>
        </w:r>
      </w:del>
      <w:ins w:id="95" w:author="Rossella" w:date="2026-07-30T18:28:00Z" w16du:dateUtc="2026-07-30T22:28:00Z">
        <w:r w:rsidRPr="004853D7">
          <w:rPr>
            <w:rFonts w:eastAsia="Times New Roman"/>
            <w:b/>
            <w:bCs/>
            <w:color w:val="FF0000"/>
          </w:rPr>
          <w:t>follow:</w:t>
        </w:r>
      </w:ins>
      <w:r w:rsidRPr="004853D7">
        <w:rPr>
          <w:b/>
          <w:color w:val="FF0000"/>
          <w:rPrChange w:id="96" w:author="Rossella" w:date="2026-07-30T18:28:00Z" w16du:dateUtc="2026-07-30T22:28:00Z">
            <w:rPr>
              <w:rFonts w:ascii="Times New Roman" w:hAnsi="Times New Roman"/>
              <w:i/>
              <w:color w:val="FF0000"/>
              <w:sz w:val="24"/>
            </w:rPr>
          </w:rPrChange>
        </w:rPr>
        <w:t xml:space="preserve"> </w:t>
      </w:r>
      <w:commentRangeEnd w:id="92"/>
      <w:r w:rsidRPr="004853D7">
        <w:rPr>
          <w:rStyle w:val="CommentReference"/>
          <w:b/>
          <w:color w:val="FF0000"/>
          <w:sz w:val="22"/>
          <w:szCs w:val="22"/>
          <w:rPrChange w:id="97" w:author="Rossella" w:date="2026-07-30T18:28:00Z" w16du:dateUtc="2026-07-30T22:28:00Z">
            <w:rPr>
              <w:rStyle w:val="CommentReference"/>
              <w:i/>
              <w:color w:val="FF0000"/>
              <w:sz w:val="22"/>
              <w:szCs w:val="22"/>
            </w:rPr>
          </w:rPrChange>
        </w:rPr>
        <w:commentReference w:id="92"/>
      </w:r>
      <w:commentRangeEnd w:id="93"/>
      <w:r w:rsidR="00097239" w:rsidRPr="004853D7">
        <w:rPr>
          <w:rStyle w:val="CommentReference"/>
          <w:b/>
          <w:color w:val="FF0000"/>
          <w:sz w:val="22"/>
          <w:szCs w:val="22"/>
          <w:rPrChange w:id="98" w:author="Rossella" w:date="2026-07-30T18:28:00Z" w16du:dateUtc="2026-07-30T22:28:00Z">
            <w:rPr>
              <w:rStyle w:val="CommentReference"/>
              <w:i/>
              <w:color w:val="FF0000"/>
              <w:sz w:val="22"/>
              <w:szCs w:val="22"/>
            </w:rPr>
          </w:rPrChange>
        </w:rPr>
        <w:commentReference w:id="93"/>
      </w:r>
    </w:p>
    <w:p w14:paraId="00000023" w14:textId="03994FA6" w:rsidR="00610AF9" w:rsidRDefault="00000000">
      <w:pPr>
        <w:spacing w:after="160"/>
      </w:pPr>
      <w:r>
        <w:rPr>
          <w:color w:val="EE0000"/>
        </w:rPr>
        <w:br/>
      </w:r>
      <w:r>
        <w:t xml:space="preserve"> 3. The hand/bar icon on Figure 1 (and the difference between open and closed) is a bit hard to see and it made it a little confusing to initially understand the task.</w:t>
      </w:r>
      <w:r>
        <w:br/>
      </w:r>
    </w:p>
    <w:p w14:paraId="7D3310E6" w14:textId="77777777" w:rsidR="004853D7" w:rsidRDefault="00000000">
      <w:pPr>
        <w:spacing w:after="160"/>
        <w:rPr>
          <w:ins w:id="99" w:author="Rossella" w:date="2026-07-30T18:28:00Z" w16du:dateUtc="2026-07-30T22:28:00Z"/>
        </w:rPr>
      </w:pPr>
      <w:del w:id="100" w:author="Rossella" w:date="2026-07-30T18:28:00Z" w16du:dateUtc="2026-07-30T22:28:00Z">
        <w:r>
          <w:rPr>
            <w:color w:val="FF0000"/>
          </w:rPr>
          <w:delText>We can make it larger, although we also write holding and release.</w:delText>
        </w:r>
        <w:r>
          <w:delText xml:space="preserve"> </w:delText>
        </w:r>
        <w:r>
          <w:rPr>
            <w:color w:val="EE0000"/>
          </w:rPr>
          <w:br/>
        </w:r>
        <w:r>
          <w:rPr>
            <w:color w:val="EE0000"/>
          </w:rPr>
          <w:br/>
        </w:r>
        <w:r>
          <w:rPr>
            <w:color w:val="EE0000"/>
          </w:rPr>
          <w:br/>
        </w:r>
      </w:del>
    </w:p>
    <w:p w14:paraId="7384570E" w14:textId="77777777" w:rsidR="004853D7" w:rsidRDefault="004853D7">
      <w:pPr>
        <w:spacing w:after="160"/>
        <w:rPr>
          <w:ins w:id="101" w:author="Rossella" w:date="2026-07-30T18:28:00Z" w16du:dateUtc="2026-07-30T22:28:00Z"/>
        </w:rPr>
      </w:pPr>
    </w:p>
    <w:p w14:paraId="79261DF9" w14:textId="77777777" w:rsidR="004853D7" w:rsidRDefault="004853D7">
      <w:pPr>
        <w:spacing w:after="160"/>
        <w:rPr>
          <w:ins w:id="102" w:author="Rossella" w:date="2026-07-30T18:28:00Z" w16du:dateUtc="2026-07-30T22:28:00Z"/>
        </w:rPr>
      </w:pPr>
    </w:p>
    <w:p w14:paraId="5B3E07B9" w14:textId="77777777" w:rsidR="004853D7" w:rsidRDefault="004853D7">
      <w:pPr>
        <w:spacing w:after="160"/>
        <w:rPr>
          <w:ins w:id="103" w:author="Rossella" w:date="2026-07-30T18:28:00Z" w16du:dateUtc="2026-07-30T22:28:00Z"/>
        </w:rPr>
      </w:pPr>
    </w:p>
    <w:p w14:paraId="266E24AE" w14:textId="77777777" w:rsidR="004853D7" w:rsidRDefault="004853D7">
      <w:pPr>
        <w:spacing w:after="160"/>
        <w:rPr>
          <w:ins w:id="104" w:author="Rossella" w:date="2026-07-30T18:28:00Z" w16du:dateUtc="2026-07-30T22:28:00Z"/>
        </w:rPr>
      </w:pPr>
    </w:p>
    <w:p w14:paraId="15B780B2" w14:textId="77777777" w:rsidR="004853D7" w:rsidRDefault="004853D7">
      <w:pPr>
        <w:spacing w:after="160"/>
        <w:rPr>
          <w:ins w:id="105" w:author="Rossella" w:date="2026-07-30T18:28:00Z" w16du:dateUtc="2026-07-30T22:28:00Z"/>
        </w:rPr>
      </w:pPr>
    </w:p>
    <w:p w14:paraId="571C97C9" w14:textId="77777777" w:rsidR="004853D7" w:rsidRDefault="004853D7">
      <w:pPr>
        <w:spacing w:after="160"/>
        <w:rPr>
          <w:ins w:id="106" w:author="Rossella" w:date="2026-07-30T18:28:00Z" w16du:dateUtc="2026-07-30T22:28:00Z"/>
        </w:rPr>
      </w:pPr>
    </w:p>
    <w:p w14:paraId="03A73AAF" w14:textId="77777777" w:rsidR="004853D7" w:rsidRDefault="004853D7">
      <w:pPr>
        <w:spacing w:after="160"/>
        <w:rPr>
          <w:ins w:id="107" w:author="Rossella" w:date="2026-07-30T18:28:00Z" w16du:dateUtc="2026-07-30T22:28:00Z"/>
        </w:rPr>
      </w:pPr>
    </w:p>
    <w:p w14:paraId="5B9BCF14" w14:textId="77777777" w:rsidR="004853D7" w:rsidRDefault="004853D7">
      <w:pPr>
        <w:spacing w:after="160"/>
        <w:rPr>
          <w:ins w:id="108" w:author="Rossella" w:date="2026-07-30T18:28:00Z" w16du:dateUtc="2026-07-30T22:28:00Z"/>
        </w:rPr>
      </w:pPr>
    </w:p>
    <w:p w14:paraId="34C044FA" w14:textId="77777777" w:rsidR="004853D7" w:rsidRDefault="004853D7">
      <w:pPr>
        <w:spacing w:after="160"/>
        <w:rPr>
          <w:ins w:id="109" w:author="Rossella" w:date="2026-07-30T18:28:00Z" w16du:dateUtc="2026-07-30T22:28:00Z"/>
        </w:rPr>
      </w:pPr>
    </w:p>
    <w:p w14:paraId="11C6B158" w14:textId="77777777" w:rsidR="004853D7" w:rsidRPr="004853D7" w:rsidRDefault="004853D7">
      <w:pPr>
        <w:spacing w:after="160"/>
        <w:rPr>
          <w:rPrChange w:id="110" w:author="Rossella" w:date="2026-07-30T18:28:00Z" w16du:dateUtc="2026-07-30T22:28:00Z">
            <w:rPr>
              <w:color w:val="EE0000"/>
            </w:rPr>
          </w:rPrChange>
        </w:rPr>
      </w:pPr>
    </w:p>
    <w:p w14:paraId="65C562D6" w14:textId="77777777" w:rsidR="0062174F" w:rsidRDefault="00606B93" w:rsidP="003E724E">
      <w:r w:rsidRPr="00DF099E">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08EBB197"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We also fit 3 additional models to the data (see Response </w:t>
      </w:r>
      <w:r w:rsidR="002F2FE6">
        <w:rPr>
          <w:color w:val="0070C0"/>
        </w:rPr>
        <w:t>R2-</w:t>
      </w:r>
      <w:r w:rsidR="002F2FE6" w:rsidRPr="006008B7">
        <w:rPr>
          <w:color w:val="0070C0"/>
        </w:rPr>
        <w:t>1.</w:t>
      </w:r>
      <w:r w:rsidR="002F2FE6">
        <w:rPr>
          <w:color w:val="0070C0"/>
        </w:rPr>
        <w:t>3</w:t>
      </w:r>
      <w:r w:rsidR="000605B9">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2DE314F6" w14:textId="77777777" w:rsidR="00362EB1" w:rsidRDefault="00CD38CE" w:rsidP="00362EB1">
      <w:pPr>
        <w:spacing w:line="480" w:lineRule="auto"/>
        <w:ind w:firstLine="360"/>
        <w:rPr>
          <w:del w:id="111" w:author="Rossella" w:date="2026-07-30T18:28:00Z" w16du:dateUtc="2026-07-30T22:28:00Z"/>
          <w:rFonts w:ascii="Times New Roman" w:eastAsia="Times New Roman" w:hAnsi="Times New Roman" w:cs="Times New Roman"/>
          <w:sz w:val="24"/>
          <w:szCs w:val="24"/>
        </w:rPr>
      </w:pPr>
      <w:r>
        <w:rPr>
          <w:color w:val="0070C0"/>
        </w:rPr>
        <w:t>“</w:t>
      </w:r>
    </w:p>
    <w:p w14:paraId="7BA7E64C" w14:textId="01B42245" w:rsidR="00362EB1" w:rsidRPr="004853D7" w:rsidRDefault="004853D7" w:rsidP="004853D7">
      <w:pPr>
        <w:spacing w:line="480" w:lineRule="auto"/>
        <w:ind w:firstLine="360"/>
        <w:rPr>
          <w:rFonts w:ascii="Times New Roman" w:hAnsi="Times New Roman"/>
          <w:sz w:val="24"/>
          <w:rPrChange w:id="112" w:author="Rossella" w:date="2026-07-30T18:28:00Z" w16du:dateUtc="2026-07-30T22:28:00Z">
            <w:rPr>
              <w:rFonts w:ascii="Times New Roman" w:hAnsi="Times New Roman"/>
              <w:color w:val="0070C0"/>
              <w:sz w:val="24"/>
            </w:rPr>
          </w:rPrChange>
        </w:rPr>
        <w:pPrChange w:id="113" w:author="Rossella" w:date="2026-07-30T18:28:00Z" w16du:dateUtc="2026-07-30T22:28:00Z">
          <w:pPr>
            <w:spacing w:line="480" w:lineRule="auto"/>
          </w:pPr>
        </w:pPrChange>
      </w:pPr>
      <w:ins w:id="114" w:author="Rossella" w:date="2026-07-30T18:28:00Z" w16du:dateUtc="2026-07-30T22:28:00Z">
        <w:r>
          <w:rPr>
            <w:rFonts w:ascii="Times New Roman" w:eastAsia="Times New Roman" w:hAnsi="Times New Roman" w:cs="Times New Roman"/>
            <w:sz w:val="24"/>
            <w:szCs w:val="24"/>
          </w:rPr>
          <w:t xml:space="preserve"> </w:t>
        </w:r>
      </w:ins>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1F23277F" w14:textId="52279426" w:rsidR="00CD38CE" w:rsidRPr="00362EB1" w:rsidRDefault="00362EB1" w:rsidP="00C20951">
      <w:pPr>
        <w:spacing w:line="480" w:lineRule="auto"/>
        <w:rPr>
          <w:del w:id="115" w:author="Rossella" w:date="2026-07-30T18:28:00Z" w16du:dateUtc="2026-07-30T22:28:00Z"/>
          <w:rFonts w:ascii="Times New Roman" w:eastAsia="Times New Roman" w:hAnsi="Times New Roman" w:cs="Times New Roman"/>
          <w:color w:val="0070C0"/>
          <w:sz w:val="24"/>
          <w:szCs w:val="24"/>
        </w:rPr>
      </w:pPr>
      <m:oMath>
        <m:r>
          <w:ins w:id="116" w:author="Rossella" w:date="2026-07-30T18:28:00Z" w16du:dateUtc="2026-07-30T22:28:00Z">
            <w:rPr>
              <w:rFonts w:ascii="Cambria Math" w:eastAsia="Cambria Math" w:hAnsi="Cambria Math" w:cs="Cambria Math"/>
              <w:color w:val="0070C0"/>
            </w:rPr>
            <m:t xml:space="preserve"> </m:t>
          </w:ins>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p>
    <w:p w14:paraId="2697DA32" w14:textId="0DD88DA3" w:rsidR="00CD38CE" w:rsidRPr="00D8669C" w:rsidRDefault="00D8669C" w:rsidP="00D8669C">
      <w:pPr>
        <w:spacing w:line="480" w:lineRule="auto"/>
        <w:rPr>
          <w:rFonts w:ascii="Times New Roman" w:hAnsi="Times New Roman"/>
          <w:color w:val="0070C0"/>
          <w:sz w:val="24"/>
          <w:rPrChange w:id="117" w:author="Rossella" w:date="2026-07-30T18:28:00Z" w16du:dateUtc="2026-07-30T22:28:00Z">
            <w:rPr>
              <w:color w:val="0070C0"/>
            </w:rPr>
          </w:rPrChange>
        </w:rPr>
        <w:pPrChange w:id="118" w:author="Rossella" w:date="2026-07-30T18:28:00Z" w16du:dateUtc="2026-07-30T22:28:00Z">
          <w:pPr/>
        </w:pPrChange>
      </w:pPr>
      <w:ins w:id="119" w:author="Rossella" w:date="2026-07-30T18:28:00Z" w16du:dateUtc="2026-07-30T22:28:00Z">
        <w:r>
          <w:rPr>
            <w:rFonts w:ascii="Times New Roman" w:eastAsia="Times New Roman" w:hAnsi="Times New Roman" w:cs="Times New Roman"/>
            <w:color w:val="0070C0"/>
            <w:sz w:val="24"/>
            <w:szCs w:val="24"/>
          </w:rPr>
          <w:t xml:space="preserve"> </w:t>
        </w:r>
      </w:ins>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Change w:id="120" w:author="Rossella" w:date="2026-07-30T18:28:00Z" w16du:dateUtc="2026-07-30T22:28:00Z">
          <w:pPr/>
        </w:pPrChange>
      </w:pPr>
    </w:p>
    <w:p w14:paraId="119D94C5" w14:textId="77777777" w:rsidR="00C46D3A" w:rsidRPr="00C46D3A" w:rsidRDefault="007F647B" w:rsidP="00C46D3A">
      <w:pPr>
        <w:spacing w:line="480" w:lineRule="auto"/>
        <w:rPr>
          <w:del w:id="121" w:author="Rossella" w:date="2026-07-30T18:28:00Z" w16du:dateUtc="2026-07-30T22:28:00Z"/>
          <w:rFonts w:ascii="Times New Roman" w:eastAsia="Times New Roman" w:hAnsi="Times New Roman" w:cs="Times New Roman"/>
          <w:color w:val="0070C0"/>
          <w:sz w:val="24"/>
          <w:szCs w:val="24"/>
        </w:rPr>
      </w:pPr>
      <w:r w:rsidRPr="008F5372">
        <w:rPr>
          <w:color w:val="0070C0"/>
        </w:rPr>
        <w:t>“</w:t>
      </w:r>
    </w:p>
    <w:p w14:paraId="53CFEC91" w14:textId="1B4225BC" w:rsidR="00C46D3A" w:rsidRPr="008841C5" w:rsidRDefault="008841C5" w:rsidP="008841C5">
      <w:pPr>
        <w:spacing w:line="480" w:lineRule="auto"/>
        <w:rPr>
          <w:rFonts w:ascii="Times New Roman" w:hAnsi="Times New Roman"/>
          <w:color w:val="0070C0"/>
          <w:sz w:val="24"/>
          <w:rPrChange w:id="122" w:author="Rossella" w:date="2026-07-30T18:28:00Z" w16du:dateUtc="2026-07-30T22:28:00Z">
            <w:rPr>
              <w:rFonts w:ascii="Times New Roman" w:hAnsi="Times New Roman"/>
              <w:color w:val="0070C0"/>
              <w:sz w:val="24"/>
              <w:u w:val="single"/>
            </w:rPr>
          </w:rPrChange>
        </w:rPr>
        <w:pPrChange w:id="123" w:author="Rossella" w:date="2026-07-30T18:28:00Z" w16du:dateUtc="2026-07-30T22:28:00Z">
          <w:pPr>
            <w:pBdr>
              <w:top w:val="nil"/>
              <w:left w:val="nil"/>
              <w:bottom w:val="nil"/>
              <w:right w:val="nil"/>
              <w:between w:val="nil"/>
            </w:pBdr>
            <w:shd w:val="clear" w:color="auto" w:fill="FFFFFF"/>
            <w:tabs>
              <w:tab w:val="left" w:pos="270"/>
            </w:tabs>
            <w:spacing w:line="480" w:lineRule="auto"/>
          </w:pPr>
        </w:pPrChange>
      </w:pPr>
      <w:ins w:id="124" w:author="Rossella" w:date="2026-07-30T18:28:00Z" w16du:dateUtc="2026-07-30T22:28:00Z">
        <w:r>
          <w:rPr>
            <w:rFonts w:ascii="Times New Roman" w:eastAsia="Times New Roman" w:hAnsi="Times New Roman" w:cs="Times New Roman"/>
            <w:color w:val="0070C0"/>
            <w:sz w:val="24"/>
            <w:szCs w:val="24"/>
          </w:rPr>
          <w:t xml:space="preserve"> </w:t>
        </w:r>
      </w:ins>
      <w:r w:rsidR="00C46D3A" w:rsidRPr="00C46D3A">
        <w:rPr>
          <w:rFonts w:ascii="Times New Roman" w:eastAsia="Times New Roman" w:hAnsi="Times New Roman" w:cs="Times New Roman"/>
          <w:color w:val="0070C0"/>
          <w:sz w:val="24"/>
          <w:szCs w:val="24"/>
          <w:u w:val="single"/>
        </w:rPr>
        <w:t>Model 1</w:t>
      </w:r>
    </w:p>
    <w:p w14:paraId="6AB34B91" w14:textId="2DB3379D"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w:t>
      </w:r>
      <w:r w:rsidRPr="00C46D3A">
        <w:rPr>
          <w:rFonts w:ascii="Times New Roman" w:eastAsia="Times New Roman" w:hAnsi="Times New Roman" w:cs="Times New Roman"/>
          <w:color w:val="0070C0"/>
          <w:sz w:val="24"/>
          <w:szCs w:val="24"/>
        </w:rPr>
        <w:t>Animals will be more likely to accept an offer when DV is above θ, and more likely to reject otherwise.</w:t>
      </w:r>
      <w:r w:rsidRPr="00C46D3A">
        <w:rPr>
          <w:rFonts w:ascii="Times New Roman" w:eastAsia="Times New Roman" w:hAnsi="Times New Roman" w:cs="Times New Roman"/>
          <w:color w:val="0070C0"/>
          <w:sz w:val="24"/>
          <w:szCs w:val="24"/>
        </w:rPr>
        <w:t xml:space="preserv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4251A49B" w14:textId="3454BCC9" w:rsidR="007F647B" w:rsidRPr="004F64F6" w:rsidRDefault="00C46D3A" w:rsidP="007F647B">
      <w:pPr>
        <w:spacing w:line="480" w:lineRule="auto"/>
        <w:rPr>
          <w:del w:id="125" w:author="Rossella" w:date="2026-07-30T18:28:00Z" w16du:dateUtc="2026-07-30T22:28:00Z"/>
          <w:rFonts w:ascii="Times New Roman" w:eastAsia="Times New Roman" w:hAnsi="Times New Roman" w:cs="Times New Roman"/>
          <w:color w:val="0070C0"/>
          <w:sz w:val="24"/>
          <w:szCs w:val="24"/>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m:oMathPara>
    </w:p>
    <w:p w14:paraId="5124B7F5" w14:textId="6D08A809" w:rsidR="007F647B" w:rsidRPr="00F30135" w:rsidRDefault="00F30135" w:rsidP="00F30135">
      <w:pPr>
        <w:spacing w:line="480" w:lineRule="auto"/>
        <w:rPr>
          <w:rFonts w:ascii="Times New Roman" w:hAnsi="Times New Roman"/>
          <w:sz w:val="24"/>
          <w:rPrChange w:id="126" w:author="Rossella" w:date="2026-07-30T18:28:00Z" w16du:dateUtc="2026-07-30T22:28:00Z">
            <w:rPr>
              <w:color w:val="0070C0"/>
            </w:rPr>
          </w:rPrChange>
        </w:rPr>
        <w:pPrChange w:id="127" w:author="Rossella" w:date="2026-07-30T18:28:00Z" w16du:dateUtc="2026-07-30T22:28:00Z">
          <w:pPr/>
        </w:pPrChange>
      </w:pPr>
      <w:ins w:id="128" w:author="Rossella" w:date="2026-07-30T18:28:00Z" w16du:dateUtc="2026-07-30T22:28:00Z">
        <w:r>
          <w:rPr>
            <w:rFonts w:ascii="Times New Roman" w:eastAsia="Times New Roman" w:hAnsi="Times New Roman" w:cs="Times New Roman"/>
            <w:sz w:val="24"/>
            <w:szCs w:val="24"/>
          </w:rPr>
          <w:t xml:space="preserve"> </w:t>
        </w:r>
      </w:ins>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5D840C01" w14:textId="77777777" w:rsidR="00535FC9" w:rsidRPr="00535FC9" w:rsidRDefault="00D675ED" w:rsidP="00535FC9">
      <w:pPr>
        <w:pBdr>
          <w:top w:val="nil"/>
          <w:left w:val="nil"/>
          <w:bottom w:val="nil"/>
          <w:right w:val="nil"/>
          <w:between w:val="nil"/>
        </w:pBdr>
        <w:shd w:val="clear" w:color="auto" w:fill="FFFFFF"/>
        <w:tabs>
          <w:tab w:val="left" w:pos="270"/>
        </w:tabs>
        <w:spacing w:line="480" w:lineRule="auto"/>
        <w:rPr>
          <w:del w:id="129" w:author="Rossella" w:date="2026-07-30T18:28:00Z" w16du:dateUtc="2026-07-30T22:28:00Z"/>
          <w:rFonts w:ascii="Times New Roman" w:eastAsia="Times New Roman" w:hAnsi="Times New Roman" w:cs="Times New Roman"/>
          <w:b/>
          <w:bCs/>
          <w:color w:val="0070C0"/>
          <w:sz w:val="24"/>
          <w:szCs w:val="24"/>
        </w:rPr>
      </w:pPr>
      <w:r>
        <w:rPr>
          <w:color w:val="0070C0"/>
        </w:rPr>
        <w:t>“</w:t>
      </w:r>
    </w:p>
    <w:p w14:paraId="2DCD6A37" w14:textId="38643B30" w:rsidR="00535FC9" w:rsidRPr="003B061F" w:rsidRDefault="003B061F" w:rsidP="00535FC9">
      <w:pPr>
        <w:pBdr>
          <w:top w:val="nil"/>
          <w:left w:val="nil"/>
          <w:bottom w:val="nil"/>
          <w:right w:val="nil"/>
          <w:between w:val="nil"/>
        </w:pBdr>
        <w:shd w:val="clear" w:color="auto" w:fill="FFFFFF"/>
        <w:tabs>
          <w:tab w:val="left" w:pos="270"/>
        </w:tabs>
        <w:spacing w:line="480" w:lineRule="auto"/>
        <w:rPr>
          <w:rFonts w:ascii="Times New Roman" w:hAnsi="Times New Roman"/>
          <w:b/>
          <w:color w:val="0070C0"/>
          <w:sz w:val="24"/>
          <w:rPrChange w:id="130" w:author="Rossella" w:date="2026-07-30T18:28:00Z" w16du:dateUtc="2026-07-30T22:28:00Z">
            <w:rPr>
              <w:rFonts w:ascii="Times New Roman" w:hAnsi="Times New Roman"/>
              <w:color w:val="0070C0"/>
              <w:sz w:val="24"/>
              <w:u w:val="single"/>
            </w:rPr>
          </w:rPrChange>
        </w:rPr>
      </w:pPr>
      <w:ins w:id="131" w:author="Rossella" w:date="2026-07-30T18:28:00Z" w16du:dateUtc="2026-07-30T22:28:00Z">
        <w:r>
          <w:rPr>
            <w:rFonts w:ascii="Times New Roman" w:eastAsia="Times New Roman" w:hAnsi="Times New Roman" w:cs="Times New Roman"/>
            <w:b/>
            <w:bCs/>
            <w:color w:val="0070C0"/>
            <w:sz w:val="24"/>
            <w:szCs w:val="24"/>
          </w:rPr>
          <w:t xml:space="preserve"> </w:t>
        </w:r>
      </w:ins>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02D33E8A" w14:textId="77777777" w:rsidR="00535FC9" w:rsidRPr="00535FC9" w:rsidRDefault="00535FC9" w:rsidP="0019263E">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4987B520"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5398D8E9" w14:textId="77777777" w:rsidR="00261DDB" w:rsidRDefault="00B26149" w:rsidP="00261DDB">
      <w:pPr>
        <w:rPr>
          <w:del w:id="132" w:author="Rossella" w:date="2026-07-30T18:28:00Z" w16du:dateUtc="2026-07-30T22:28:00Z"/>
          <w:rFonts w:ascii="Cambria Math" w:eastAsia="Cambria Math" w:hAnsi="Cambria Math" w:cs="Cambria Math"/>
        </w:rPr>
      </w:pPr>
      <w:r>
        <w:rPr>
          <w:color w:val="0070C0"/>
        </w:rPr>
        <w:t>“</w:t>
      </w:r>
    </w:p>
    <w:p w14:paraId="338A040D" w14:textId="7E817CB9" w:rsidR="00261DDB" w:rsidRPr="0019263E" w:rsidRDefault="00866BA8" w:rsidP="00866BA8">
      <w:pPr>
        <w:rPr>
          <w:rFonts w:ascii="Cambria Math" w:hAnsi="Cambria Math"/>
          <w:rPrChange w:id="133" w:author="Rossella" w:date="2026-07-30T18:28:00Z" w16du:dateUtc="2026-07-30T22:28:00Z">
            <w:rPr>
              <w:rFonts w:ascii="Times New Roman" w:hAnsi="Times New Roman"/>
              <w:color w:val="0070C0"/>
              <w:sz w:val="24"/>
              <w:u w:val="single"/>
            </w:rPr>
          </w:rPrChange>
        </w:rPr>
        <w:pPrChange w:id="134" w:author="Rossella" w:date="2026-07-30T18:28:00Z" w16du:dateUtc="2026-07-30T22:28:00Z">
          <w:pPr>
            <w:pBdr>
              <w:top w:val="nil"/>
              <w:left w:val="nil"/>
              <w:bottom w:val="nil"/>
              <w:right w:val="nil"/>
              <w:between w:val="nil"/>
            </w:pBdr>
            <w:shd w:val="clear" w:color="auto" w:fill="FFFFFF"/>
            <w:tabs>
              <w:tab w:val="left" w:pos="270"/>
            </w:tabs>
            <w:spacing w:line="480" w:lineRule="auto"/>
          </w:pPr>
        </w:pPrChange>
      </w:pPr>
      <w:ins w:id="135" w:author="Rossella" w:date="2026-07-30T18:28:00Z" w16du:dateUtc="2026-07-30T22:28:00Z">
        <w:r>
          <w:rPr>
            <w:rFonts w:ascii="Cambria Math" w:eastAsia="Cambria Math" w:hAnsi="Cambria Math" w:cs="Cambria Math"/>
          </w:rPr>
          <w:t xml:space="preserve"> </w:t>
        </w:r>
      </w:ins>
      <w:r w:rsidR="00261DDB" w:rsidRPr="00261DDB">
        <w:rPr>
          <w:rFonts w:ascii="Times New Roman" w:eastAsia="Times New Roman" w:hAnsi="Times New Roman" w:cs="Times New Roman"/>
          <w:color w:val="0070C0"/>
          <w:sz w:val="24"/>
          <w:szCs w:val="24"/>
          <w:u w:val="single"/>
        </w:rPr>
        <w:t xml:space="preserve">Model 3 </w:t>
      </w:r>
    </w:p>
    <w:p w14:paraId="50CA28E2" w14:textId="787FD21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5AABA2B5"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058DD864"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52CAD2D7" w14:textId="77777777" w:rsidR="00FA44BB" w:rsidRPr="00FA44BB" w:rsidRDefault="00FA44BB" w:rsidP="003E724E">
      <w:pPr>
        <w:rPr>
          <w:del w:id="136" w:author="Rossella" w:date="2026-07-30T18:28:00Z" w16du:dateUtc="2026-07-30T22:28:00Z"/>
          <w:color w:val="0070C0"/>
        </w:rPr>
      </w:pPr>
      <w:r w:rsidRPr="00FA44BB">
        <w:rPr>
          <w:color w:val="0070C0"/>
        </w:rPr>
        <w:t>“</w:t>
      </w:r>
    </w:p>
    <w:p w14:paraId="4A075CD8" w14:textId="77777777" w:rsidR="00FA44BB" w:rsidRPr="00FA44BB" w:rsidRDefault="00FA44BB" w:rsidP="00FA44BB">
      <w:pPr>
        <w:spacing w:line="480" w:lineRule="auto"/>
        <w:rPr>
          <w:del w:id="137" w:author="Rossella" w:date="2026-07-30T18:28:00Z" w16du:dateUtc="2026-07-30T22:28:00Z"/>
          <w:rFonts w:ascii="Times New Roman" w:eastAsia="Times New Roman" w:hAnsi="Times New Roman" w:cs="Times New Roman"/>
          <w:color w:val="0070C0"/>
          <w:sz w:val="24"/>
          <w:szCs w:val="24"/>
        </w:rPr>
      </w:pPr>
    </w:p>
    <w:p w14:paraId="1781A309" w14:textId="75DEB017" w:rsidR="00FA44BB" w:rsidRPr="00866BA8" w:rsidRDefault="00866BA8" w:rsidP="00866BA8">
      <w:pPr>
        <w:rPr>
          <w:color w:val="0070C0"/>
          <w:rPrChange w:id="138" w:author="Rossella" w:date="2026-07-30T18:28:00Z" w16du:dateUtc="2026-07-30T22:28:00Z">
            <w:rPr>
              <w:rFonts w:ascii="Times New Roman" w:hAnsi="Times New Roman"/>
              <w:i/>
              <w:color w:val="0070C0"/>
              <w:sz w:val="24"/>
            </w:rPr>
          </w:rPrChange>
        </w:rPr>
        <w:pPrChange w:id="139" w:author="Rossella" w:date="2026-07-30T18:28:00Z" w16du:dateUtc="2026-07-30T22:28:00Z">
          <w:pPr>
            <w:spacing w:line="480" w:lineRule="auto"/>
          </w:pPr>
        </w:pPrChange>
      </w:pPr>
      <w:ins w:id="140" w:author="Rossella" w:date="2026-07-30T18:28:00Z" w16du:dateUtc="2026-07-30T22:28:00Z">
        <w:r>
          <w:rPr>
            <w:color w:val="0070C0"/>
          </w:rPr>
          <w:t xml:space="preserve"> </w:t>
        </w:r>
      </w:ins>
      <w:r w:rsidR="00FA44BB"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0F7465C" w14:textId="77777777" w:rsidR="00FA44BB" w:rsidRPr="00FA44BB" w:rsidRDefault="00FA44BB" w:rsidP="00FA44BB">
      <w:pPr>
        <w:spacing w:after="160"/>
        <w:rPr>
          <w:del w:id="141" w:author="Rossella" w:date="2026-07-30T18:28:00Z" w16du:dateUtc="2026-07-30T22:28:00Z"/>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p>
    <w:p w14:paraId="352E2819" w14:textId="7B16627B" w:rsidR="00397720" w:rsidRPr="00866BA8" w:rsidRDefault="00FA44BB" w:rsidP="00866BA8">
      <w:pPr>
        <w:spacing w:after="160"/>
        <w:rPr>
          <w:rFonts w:ascii="Times New Roman" w:hAnsi="Times New Roman"/>
          <w:color w:val="0070C0"/>
          <w:sz w:val="24"/>
          <w:rPrChange w:id="142" w:author="Rossella" w:date="2026-07-30T18:28:00Z" w16du:dateUtc="2026-07-30T22:28:00Z">
            <w:rPr/>
          </w:rPrChange>
        </w:rPr>
        <w:pPrChange w:id="143" w:author="Rossella" w:date="2026-07-30T18:28:00Z" w16du:dateUtc="2026-07-30T22:28:00Z">
          <w:pPr/>
        </w:pPrChange>
      </w:pP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086AB5F7" w14:textId="462134EA" w:rsidR="00BD2C06" w:rsidRDefault="00397720" w:rsidP="00397720">
      <w:pPr>
        <w:rPr>
          <w:color w:val="0070C0"/>
        </w:rPr>
      </w:pPr>
      <w:r w:rsidRPr="006008B7">
        <w:rPr>
          <w:color w:val="0070C0"/>
        </w:rPr>
        <w:t xml:space="preserve">Response </w:t>
      </w:r>
      <w:r>
        <w:rPr>
          <w:color w:val="0070C0"/>
        </w:rPr>
        <w:t>R2-3.1</w:t>
      </w:r>
      <w:r w:rsidRPr="006008B7">
        <w:rPr>
          <w:color w:val="0070C0"/>
        </w:rPr>
        <w:t>:</w:t>
      </w:r>
      <w:r w:rsidR="00BD6682">
        <w:rPr>
          <w:color w:val="0070C0"/>
        </w:rPr>
        <w:t xml:space="preserve"> </w:t>
      </w:r>
      <w:r w:rsidR="00BD2C06">
        <w:rPr>
          <w:color w:val="0070C0"/>
        </w:rPr>
        <w:t xml:space="preserve">First, we actually abandoned this analysis and adopted a simpler and better analysis, following the reviewer’s suggestion, in Response R2-3.2. This figure has been removed from the paper and replaced by the figure in Response R2-3.2. </w:t>
      </w:r>
    </w:p>
    <w:p w14:paraId="7673FBC3" w14:textId="77777777" w:rsidR="00BD2C06" w:rsidRDefault="00BD2C06" w:rsidP="00397720">
      <w:pPr>
        <w:rPr>
          <w:color w:val="0070C0"/>
        </w:rPr>
      </w:pPr>
    </w:p>
    <w:p w14:paraId="46C5251E" w14:textId="41045882" w:rsidR="00397720" w:rsidRPr="00180E58" w:rsidRDefault="00C3345D" w:rsidP="00397720">
      <w:r>
        <w:rPr>
          <w:color w:val="0070C0"/>
        </w:rPr>
        <w:t xml:space="preserve">We apologize for the confusion. </w:t>
      </w:r>
      <w:r w:rsidR="00BD2C06">
        <w:rPr>
          <w:color w:val="0070C0"/>
        </w:rPr>
        <w:t>It was actually a mistake on our end, and t</w:t>
      </w:r>
      <w:r>
        <w:rPr>
          <w:color w:val="0070C0"/>
        </w:rPr>
        <w:t xml:space="preserve">he “inferred time” was an incorrect label. The correct label should be “Y/P coding dimension”. </w:t>
      </w:r>
      <w:r w:rsidR="00BD2C06">
        <w:rPr>
          <w:color w:val="0070C0"/>
        </w:rPr>
        <w:t>We performed a separate regression analysis, and extracted the coding dimension for the go signal (yellow versus purple). T</w:t>
      </w:r>
      <w:r w:rsidR="001E0BAD">
        <w:rPr>
          <w:color w:val="0070C0"/>
        </w:rPr>
        <w:t>he intention of the figure was to show that in Monkey S (and not Monkey T), the coding dimension for yellow vs purple aligns with the drop/delay coding dimension, at 0-250ms after the go signal.</w:t>
      </w:r>
      <w:r w:rsidR="00BD2C06">
        <w:rPr>
          <w:color w:val="0070C0"/>
        </w:rPr>
        <w:t xml:space="preserve"> </w:t>
      </w:r>
      <w:r w:rsidR="00630B20">
        <w:rPr>
          <w:color w:val="0070C0"/>
        </w:rPr>
        <w:t xml:space="preserve">However, as the reviewer pointed out, this analysis was indirect. </w:t>
      </w:r>
      <w:r w:rsidR="00BD2C06">
        <w:rPr>
          <w:color w:val="0070C0"/>
        </w:rPr>
        <w:t xml:space="preserve">Now, </w:t>
      </w:r>
      <w:r w:rsidR="00630B20">
        <w:rPr>
          <w:color w:val="0070C0"/>
        </w:rPr>
        <w:t xml:space="preserve">we adopt a simpler and more direct analysis, to assess how the go signal modifies population encoding of value, by directly plotting the </w:t>
      </w:r>
      <w:r w:rsidR="00BD2C06">
        <w:rPr>
          <w:color w:val="0070C0"/>
        </w:rPr>
        <w:t xml:space="preserve">population activity </w:t>
      </w:r>
      <w:r w:rsidR="00630B20">
        <w:rPr>
          <w:color w:val="0070C0"/>
        </w:rPr>
        <w:t xml:space="preserve">changes </w:t>
      </w:r>
      <w:r w:rsidR="00BD2C06">
        <w:rPr>
          <w:color w:val="0070C0"/>
        </w:rPr>
        <w:t xml:space="preserve">along the value dimension </w:t>
      </w:r>
      <w:r w:rsidR="00630B20">
        <w:rPr>
          <w:color w:val="0070C0"/>
        </w:rPr>
        <w:t>before and after the go signal</w:t>
      </w:r>
      <w:r w:rsidR="00BD2C06">
        <w:rPr>
          <w:color w:val="0070C0"/>
        </w:rPr>
        <w:t xml:space="preserve">. </w:t>
      </w:r>
    </w:p>
    <w:p w14:paraId="57FFFEBA" w14:textId="77777777" w:rsidR="0039772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79E7A573" w:rsidR="00976B2C" w:rsidRDefault="00397720" w:rsidP="00397720">
      <w:pPr>
        <w:rPr>
          <w:color w:val="0070C0"/>
        </w:rPr>
      </w:pPr>
      <w:r w:rsidRPr="006008B7">
        <w:rPr>
          <w:color w:val="0070C0"/>
        </w:rPr>
        <w:t xml:space="preserve">Response </w:t>
      </w:r>
      <w:r>
        <w:rPr>
          <w:color w:val="0070C0"/>
        </w:rPr>
        <w:t>R2-3.2</w:t>
      </w:r>
      <w:r w:rsidRPr="006008B7">
        <w:rPr>
          <w:color w:val="0070C0"/>
        </w:rPr>
        <w:t>:</w:t>
      </w:r>
      <w:r w:rsidR="001A2E0A">
        <w:rPr>
          <w:color w:val="0070C0"/>
        </w:rPr>
        <w:t xml:space="preserve"> We thank the reviewer for the great suggestion. </w:t>
      </w:r>
    </w:p>
    <w:p w14:paraId="219BD80F" w14:textId="71E1573D" w:rsidR="00976B2C" w:rsidRDefault="00976B2C" w:rsidP="00397720">
      <w:pPr>
        <w:rPr>
          <w:color w:val="0070C0"/>
        </w:rPr>
      </w:pPr>
    </w:p>
    <w:p w14:paraId="6CBFD7DB" w14:textId="22C14DEC" w:rsidR="00976B2C" w:rsidRDefault="00976B2C" w:rsidP="00397720">
      <w:pPr>
        <w:rPr>
          <w:color w:val="0070C0"/>
        </w:rPr>
      </w:pPr>
      <w:r>
        <w:rPr>
          <w:color w:val="0070C0"/>
        </w:rPr>
        <w:t>Before we dive into the new analysis, we want to briefly clarify Figures S1 and S2. The ANOVA in Figure S1/S2 were carried out at</w:t>
      </w:r>
      <w:r w:rsidR="001B6E82">
        <w:rPr>
          <w:color w:val="0070C0"/>
        </w:rPr>
        <w:t xml:space="preserve"> [-500 1000]ms around</w:t>
      </w:r>
      <w:r>
        <w:rPr>
          <w:color w:val="0070C0"/>
        </w:rPr>
        <w:t xml:space="preserve"> the offer onset, and not around the go signal. So those figures did not </w:t>
      </w:r>
      <w:r w:rsidR="00F348AB">
        <w:rPr>
          <w:color w:val="0070C0"/>
        </w:rPr>
        <w:t>provide information on</w:t>
      </w:r>
      <w:r>
        <w:rPr>
          <w:color w:val="0070C0"/>
        </w:rPr>
        <w:t xml:space="preserve"> whether dlPFC neurons are modulated by the go signal itself. </w:t>
      </w:r>
    </w:p>
    <w:p w14:paraId="46891C48" w14:textId="77777777" w:rsidR="00976B2C" w:rsidRDefault="00976B2C" w:rsidP="00397720">
      <w:pPr>
        <w:rPr>
          <w:color w:val="0070C0"/>
        </w:rPr>
      </w:pPr>
    </w:p>
    <w:p w14:paraId="62946057" w14:textId="154CD41B" w:rsidR="00397720" w:rsidRDefault="00483E7A" w:rsidP="00397720">
      <w:pPr>
        <w:rPr>
          <w:color w:val="0070C0"/>
        </w:rPr>
      </w:pPr>
      <w:r>
        <w:rPr>
          <w:color w:val="0070C0"/>
        </w:rPr>
        <w:t>To assess the effect of the go signal on dlPFC neural activity, w</w:t>
      </w:r>
      <w:r w:rsidR="00A30810">
        <w:rPr>
          <w:color w:val="0070C0"/>
        </w:rPr>
        <w:t xml:space="preserve">e computed the population coding dimension of value </w:t>
      </w:r>
      <w:r w:rsidR="00976B2C">
        <w:rPr>
          <w:color w:val="0070C0"/>
        </w:rPr>
        <w:t>based on the -250 to 0ms time window</w:t>
      </w:r>
      <w:r w:rsidR="00A30810">
        <w:rPr>
          <w:color w:val="0070C0"/>
        </w:rPr>
        <w:t xml:space="preserve"> before the go signal</w:t>
      </w:r>
      <w:r w:rsidR="009648A4">
        <w:rPr>
          <w:color w:val="0070C0"/>
        </w:rPr>
        <w:t xml:space="preserve">, projected the population activity from a pseudo population onto the value dimension, and </w:t>
      </w:r>
      <w:r w:rsidR="00976B2C">
        <w:rPr>
          <w:color w:val="0070C0"/>
        </w:rPr>
        <w:t>asked</w:t>
      </w:r>
      <w:r w:rsidR="009648A4">
        <w:rPr>
          <w:color w:val="0070C0"/>
        </w:rPr>
        <w:t xml:space="preserve"> how the population activity evolves on the value dimension </w:t>
      </w:r>
      <w:r w:rsidR="0039023B">
        <w:rPr>
          <w:color w:val="0070C0"/>
        </w:rPr>
        <w:t>from the pre-go-signal to post-go-signal period.</w:t>
      </w:r>
      <w:r w:rsidR="009648A4">
        <w:rPr>
          <w:color w:val="0070C0"/>
        </w:rPr>
        <w:t xml:space="preserve"> </w:t>
      </w:r>
    </w:p>
    <w:p w14:paraId="09D0BF88" w14:textId="77777777" w:rsidR="00483E7A" w:rsidRDefault="00483E7A" w:rsidP="00397720">
      <w:pPr>
        <w:rPr>
          <w:color w:val="0070C0"/>
        </w:rPr>
      </w:pPr>
    </w:p>
    <w:p w14:paraId="3386BA17" w14:textId="77777777" w:rsidR="00483E7A" w:rsidRDefault="00483E7A" w:rsidP="00397720">
      <w:pPr>
        <w:rPr>
          <w:del w:id="144" w:author="Rossella" w:date="2026-07-30T18:28:00Z" w16du:dateUtc="2026-07-30T22:28:00Z"/>
          <w:color w:val="0070C0"/>
        </w:rPr>
      </w:pPr>
    </w:p>
    <w:p w14:paraId="2CCCD277" w14:textId="77777777" w:rsidR="0039023B" w:rsidRDefault="0039023B" w:rsidP="00397720">
      <w:pPr>
        <w:rPr>
          <w:del w:id="145" w:author="Rossella" w:date="2026-07-30T18:28:00Z" w16du:dateUtc="2026-07-30T22:28:00Z"/>
          <w:color w:val="0070C0"/>
        </w:rPr>
      </w:pPr>
    </w:p>
    <w:p w14:paraId="1119069C" w14:textId="77777777" w:rsidR="0039023B" w:rsidRPr="00180E58" w:rsidRDefault="0039023B" w:rsidP="00397720">
      <w:pPr>
        <w:rPr>
          <w:del w:id="146" w:author="Rossella" w:date="2026-07-30T18:28:00Z" w16du:dateUtc="2026-07-30T22:28:00Z"/>
        </w:rPr>
      </w:pPr>
    </w:p>
    <w:p w14:paraId="157A2FA8" w14:textId="24CCF9E7" w:rsidR="00DD6294" w:rsidRPr="00DF099E" w:rsidRDefault="00606B93" w:rsidP="003E724E">
      <w:del w:id="147" w:author="Rossella" w:date="2026-07-30T18:28:00Z" w16du:dateUtc="2026-07-30T22:28:00Z">
        <w:r w:rsidRPr="00DF099E">
          <w:br/>
        </w:r>
      </w:del>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modulation. </w:t>
      </w:r>
      <w:r w:rsidRPr="00866BA8">
        <w:rPr>
          <w:b/>
          <w:rPrChange w:id="148" w:author="Rossella" w:date="2026-07-30T18:28:00Z" w16du:dateUtc="2026-07-30T22:28:00Z">
            <w:rPr/>
          </w:rPrChange>
        </w:rPr>
        <w:t>It would be helpful if the authors could further discuss how these individual differences in neural activity might relate to the observed differences in decision strategy.</w:t>
      </w:r>
      <w:r w:rsidRPr="00DF099E">
        <w:t xml:space="preserve"> For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623135B6" w14:textId="344B488C" w:rsidR="003E724E" w:rsidRPr="003E724E" w:rsidRDefault="003E724E" w:rsidP="004A0E6E">
      <w:pPr>
        <w:rPr>
          <w:color w:val="0070C0"/>
        </w:rPr>
      </w:pPr>
      <w:r>
        <w:rPr>
          <w:color w:val="0070C0"/>
        </w:rPr>
        <w:t>We thank the reviewer for carefully reviewing our manuscript.</w:t>
      </w:r>
      <w:r w:rsidR="00560F8B">
        <w:rPr>
          <w:color w:val="0070C0"/>
        </w:rPr>
        <w:t xml:space="preserve"> We have substantially modified the methods section of the paper, to improve clarity in both the behavioral modeling, and population-based neural analysis. </w:t>
      </w:r>
    </w:p>
    <w:p w14:paraId="4B9A0B15" w14:textId="4AF81538" w:rsidR="00BB0A2C" w:rsidRPr="00D107FE" w:rsidRDefault="004A0E6E" w:rsidP="006400C8">
      <w:pPr>
        <w:rPr>
          <w:color w:val="0070C0"/>
        </w:rPr>
      </w:pPr>
      <w:r w:rsidRPr="009D215E">
        <w:br/>
      </w:r>
    </w:p>
    <w:p w14:paraId="00000039" w14:textId="32ECF77F" w:rsidR="00610AF9" w:rsidRDefault="00000000">
      <w:pPr>
        <w:spacing w:after="160"/>
        <w:rPr>
          <w:color w:val="EE0000"/>
        </w:rPr>
      </w:pPr>
      <w:r>
        <w:rPr>
          <w:color w:val="EE0000"/>
        </w:rPr>
        <w:br/>
      </w:r>
    </w:p>
    <w:p w14:paraId="6E6BDAEB" w14:textId="77777777" w:rsidR="001648D9" w:rsidRDefault="001648D9">
      <w:pPr>
        <w:spacing w:after="160"/>
        <w:rPr>
          <w:b/>
          <w:bCs/>
        </w:rPr>
      </w:pPr>
    </w:p>
    <w:p w14:paraId="0000003F" w14:textId="77777777" w:rsidR="00610AF9" w:rsidRDefault="00610AF9">
      <w:pPr>
        <w:spacing w:after="160"/>
      </w:pPr>
    </w:p>
    <w:p w14:paraId="6AB3A26E" w14:textId="77777777" w:rsidR="00DB1FA6" w:rsidRDefault="00DB1FA6">
      <w:pPr>
        <w:spacing w:after="160"/>
        <w:rPr>
          <w:color w:val="0070C0"/>
        </w:rPr>
      </w:pPr>
    </w:p>
    <w:p w14:paraId="2DC05972" w14:textId="77777777" w:rsidR="00DB1FA6" w:rsidRDefault="00DB1FA6">
      <w:pPr>
        <w:spacing w:after="160"/>
        <w:rPr>
          <w:color w:val="0070C0"/>
        </w:rPr>
      </w:pPr>
      <w:r>
        <w:rPr>
          <w:color w:val="0070C0"/>
        </w:rPr>
        <w:t>% Monkey T purple bias</w:t>
      </w:r>
    </w:p>
    <w:p w14:paraId="00000042" w14:textId="37A2030C" w:rsidR="00610AF9" w:rsidRDefault="00DB1FA6">
      <w:pPr>
        <w:spacing w:after="160"/>
        <w:rPr>
          <w:b/>
          <w:bCs/>
        </w:rPr>
      </w:pPr>
      <w:r>
        <w:rPr>
          <w:color w:val="0070C0"/>
        </w:rPr>
        <w:t>% rotating axis causes yellow/purple to evolve together</w:t>
      </w:r>
      <w:r>
        <w:rPr>
          <w:color w:val="0070C0"/>
        </w:rPr>
        <w:br/>
      </w:r>
    </w:p>
    <w:p w14:paraId="00000043" w14:textId="77777777" w:rsidR="00610AF9" w:rsidRDefault="00000000">
      <w:pPr>
        <w:spacing w:after="160"/>
        <w:rPr>
          <w:b/>
          <w:bCs/>
          <w:color w:val="0070C0"/>
        </w:rPr>
      </w:pPr>
      <w:r>
        <w:rPr>
          <w:b/>
          <w:bCs/>
          <w:color w:val="0070C0"/>
        </w:rPr>
        <w:t>Explain the link between Model 3 and neural result Fig 6 for Monkey S and not monkey T.</w:t>
      </w:r>
    </w:p>
    <w:p w14:paraId="00000044" w14:textId="77777777" w:rsidR="00610AF9" w:rsidRDefault="00000000">
      <w:pPr>
        <w:spacing w:after="160"/>
        <w:rPr>
          <w:color w:val="EE0000"/>
        </w:rPr>
      </w:pPr>
      <w:r>
        <w:rPr>
          <w:color w:val="EE000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Rossella Falcone" w:date="2026-07-30T10:32:00Z" w:initials="RF">
    <w:p w14:paraId="1D470358" w14:textId="77777777" w:rsidR="00D37686" w:rsidRDefault="00D37686" w:rsidP="00D37686">
      <w:pPr>
        <w:pStyle w:val="CommentText"/>
      </w:pPr>
      <w:r>
        <w:rPr>
          <w:rStyle w:val="CommentReference"/>
        </w:rPr>
        <w:annotationRef/>
      </w:r>
      <w:r>
        <w:rPr>
          <w:i/>
          <w:iCs/>
          <w:color w:val="FF0000"/>
          <w:lang w:val="en-US"/>
        </w:rPr>
        <w:t>These results suggest that the dlPFC neurons in Monkey S exhibited a lower prevalence in linear value coding and more heterogeneous patterns of value representation, whereas neurons in Monkey T showed a greater proportion of linear coding of offer value.</w:t>
      </w:r>
      <w:r>
        <w:rPr>
          <w:b/>
          <w:bCs/>
          <w:i/>
          <w:iCs/>
          <w:color w:val="FF0000"/>
          <w:lang w:val="en-US"/>
        </w:rPr>
        <w:t xml:space="preserve"> </w:t>
      </w:r>
    </w:p>
    <w:p w14:paraId="4857F81F" w14:textId="77777777" w:rsidR="00D37686" w:rsidRDefault="00D37686" w:rsidP="00D37686">
      <w:pPr>
        <w:pStyle w:val="CommentText"/>
      </w:pPr>
      <w:r>
        <w:rPr>
          <w:b/>
          <w:bCs/>
          <w:color w:val="FF0000"/>
          <w:lang w:val="en-US"/>
        </w:rPr>
        <w:t>We also changed the discussion. Please see lines ??-??:</w:t>
      </w:r>
    </w:p>
    <w:p w14:paraId="71D69D18" w14:textId="77777777" w:rsidR="00D37686" w:rsidRDefault="00D37686" w:rsidP="00D37686">
      <w:pPr>
        <w:pStyle w:val="CommentText"/>
      </w:pPr>
      <w:r>
        <w:rPr>
          <w:i/>
          <w:iCs/>
          <w:color w:val="FF0000"/>
          <w:lang w:val="en-US"/>
        </w:rPr>
        <w:t xml:space="preserve">Additional single-neuron and population-level analyses </w:t>
      </w:r>
      <w:r>
        <w:rPr>
          <w:i/>
          <w:iCs/>
          <w:color w:val="FF0000"/>
          <w:highlight w:val="yellow"/>
          <w:lang w:val="en-US"/>
        </w:rPr>
        <w:t>revealed</w:t>
      </w:r>
      <w:r>
        <w:rPr>
          <w:i/>
          <w:iCs/>
          <w:color w:val="FF0000"/>
          <w:lang w:val="en-US"/>
        </w:rPr>
        <w:t xml:space="preserve"> the neural differences between the animals in how dlPFC encoded reward and time. In the first analysis, we examined the linearity of value coding. In Monkey S, only 10% of the neurons </w:t>
      </w:r>
      <w:r>
        <w:rPr>
          <w:i/>
          <w:iCs/>
          <w:color w:val="FF0000"/>
          <w:highlight w:val="yellow"/>
          <w:lang w:val="en-US"/>
        </w:rPr>
        <w:t>showed linear modulation by discounted value</w:t>
      </w:r>
      <w:r>
        <w:rPr>
          <w:i/>
          <w:iCs/>
          <w:color w:val="FF0000"/>
          <w:lang w:val="en-US"/>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r>
        <w:rPr>
          <w:i/>
          <w:iCs/>
          <w:color w:val="FF0000"/>
          <w:highlight w:val="yellow"/>
          <w:lang w:val="en-US"/>
        </w:rPr>
        <w:t>a larger proportion of neurons (&gt; 30%) showed linear value coding.</w:t>
      </w:r>
      <w:r>
        <w:rPr>
          <w:i/>
          <w:iCs/>
          <w:color w:val="FF0000"/>
          <w:lang w:val="en-US"/>
        </w:rPr>
        <w:t xml:space="preserve"> Population trajectories were qualitatively unentangled and linear, with low-dimensional population trajectories clearly separated by value.</w:t>
      </w:r>
    </w:p>
    <w:p w14:paraId="2769EEDB" w14:textId="77777777" w:rsidR="00D37686" w:rsidRDefault="00D37686" w:rsidP="00D37686">
      <w:pPr>
        <w:pStyle w:val="CommentText"/>
      </w:pPr>
      <w:r>
        <w:rPr>
          <w:i/>
          <w:iCs/>
          <w:color w:val="FF0000"/>
          <w:lang w:val="en-US"/>
        </w:rPr>
        <w:t>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w:t>
      </w:r>
      <w:r>
        <w:rPr>
          <w:lang w:val="en-US"/>
        </w:rPr>
        <w:t xml:space="preserve"> </w:t>
      </w:r>
    </w:p>
  </w:comment>
  <w:comment w:id="92" w:author="ROSSELLA FALCONE" w:date="2026-07-15T17:13:00Z" w:initials="">
    <w:p w14:paraId="00000047" w14:textId="77777777" w:rsidR="00610AF9" w:rsidRDefault="004A0E6E">
      <w:pPr>
        <w:widowControl w:val="0"/>
        <w:pBdr>
          <w:top w:val="nil"/>
          <w:left w:val="nil"/>
          <w:bottom w:val="nil"/>
          <w:right w:val="nil"/>
          <w:between w:val="nil"/>
        </w:pBdr>
        <w:spacing w:line="240" w:lineRule="auto"/>
        <w:rPr>
          <w:color w:val="000000"/>
        </w:rPr>
      </w:pPr>
      <w:r>
        <w:rPr>
          <w:rStyle w:val="CommentReference"/>
        </w:rPr>
        <w:annotationRef/>
      </w:r>
      <w:r>
        <w:rPr>
          <w:color w:val="000000"/>
        </w:rPr>
        <w:t>Please Siyu double check!</w:t>
      </w:r>
    </w:p>
  </w:comment>
  <w:comment w:id="93" w:author="Siyu Wang" w:date="2026-07-24T11:15:00Z" w:initials="SW">
    <w:p w14:paraId="4889BF48" w14:textId="77777777" w:rsidR="00097239" w:rsidRDefault="00097239" w:rsidP="00097239">
      <w:pPr>
        <w:pStyle w:val="CommentText"/>
      </w:pPr>
      <w:r>
        <w:rPr>
          <w:rStyle w:val="CommentReference"/>
        </w:rPr>
        <w:annotationRef/>
      </w:r>
      <w:r>
        <w:t>Rewritten!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69EEDB" w15:done="0"/>
  <w15:commentEx w15:paraId="00000047" w15:done="0"/>
  <w15:commentEx w15:paraId="4889BF48" w15:paraIdParent="000000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C9830F" w16cex:dateUtc="2026-07-30T14:32:00Z"/>
  <w16cex:commentExtensible w16cex:durableId="7428BFB7" w16cex:dateUtc="2026-07-24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69EEDB" w16cid:durableId="15C9830F"/>
  <w16cid:commentId w16cid:paraId="00000047" w16cid:durableId="00000047"/>
  <w16cid:commentId w16cid:paraId="4889BF48" w16cid:durableId="7428BF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E6B194C-FC64-4130-8B40-45110BCBC6E6}"/>
    <w:embedItalic r:id="rId2" w:fontKey="{0F9EA01B-94BE-4963-B0A1-2C44267E8413}"/>
    <w:embedBoldItalic r:id="rId3" w:fontKey="{1C5135F0-273E-48AB-A440-A9BE61720DD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1F535C7-D8C2-45A6-875E-AEE6E3837E47}"/>
  </w:font>
  <w:font w:name="Cambria">
    <w:panose1 w:val="02040503050406030204"/>
    <w:charset w:val="00"/>
    <w:family w:val="roman"/>
    <w:pitch w:val="variable"/>
    <w:sig w:usb0="E00006FF" w:usb1="420024FF" w:usb2="02000000" w:usb3="00000000" w:csb0="0000019F" w:csb1="00000000"/>
    <w:embedRegular r:id="rId5" w:fontKey="{FAF8F407-AE5D-4E54-99DA-8FF72C7917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605B9"/>
    <w:rsid w:val="00080C02"/>
    <w:rsid w:val="0008338A"/>
    <w:rsid w:val="000849F8"/>
    <w:rsid w:val="00097239"/>
    <w:rsid w:val="00097FCD"/>
    <w:rsid w:val="000D718E"/>
    <w:rsid w:val="000E6EFE"/>
    <w:rsid w:val="000F09E9"/>
    <w:rsid w:val="001009DD"/>
    <w:rsid w:val="00101648"/>
    <w:rsid w:val="00126E83"/>
    <w:rsid w:val="00140C79"/>
    <w:rsid w:val="0015183A"/>
    <w:rsid w:val="00157515"/>
    <w:rsid w:val="001648D9"/>
    <w:rsid w:val="00180E58"/>
    <w:rsid w:val="0019263E"/>
    <w:rsid w:val="001A2E0A"/>
    <w:rsid w:val="001A6871"/>
    <w:rsid w:val="001B0248"/>
    <w:rsid w:val="001B4A1E"/>
    <w:rsid w:val="001B6E82"/>
    <w:rsid w:val="001C7986"/>
    <w:rsid w:val="001D7C79"/>
    <w:rsid w:val="001E0BAD"/>
    <w:rsid w:val="001F4802"/>
    <w:rsid w:val="002045D8"/>
    <w:rsid w:val="00216F8B"/>
    <w:rsid w:val="00221903"/>
    <w:rsid w:val="00223A69"/>
    <w:rsid w:val="00236D11"/>
    <w:rsid w:val="0024322E"/>
    <w:rsid w:val="00261DDB"/>
    <w:rsid w:val="00284AC3"/>
    <w:rsid w:val="00297B71"/>
    <w:rsid w:val="002B7280"/>
    <w:rsid w:val="002F2FE6"/>
    <w:rsid w:val="002F310E"/>
    <w:rsid w:val="003043C8"/>
    <w:rsid w:val="00322226"/>
    <w:rsid w:val="00362EB1"/>
    <w:rsid w:val="0039023B"/>
    <w:rsid w:val="00397720"/>
    <w:rsid w:val="003B061F"/>
    <w:rsid w:val="003B32FF"/>
    <w:rsid w:val="003C49A2"/>
    <w:rsid w:val="003E724E"/>
    <w:rsid w:val="003E7822"/>
    <w:rsid w:val="004658E1"/>
    <w:rsid w:val="0046776B"/>
    <w:rsid w:val="004772E0"/>
    <w:rsid w:val="00480BD9"/>
    <w:rsid w:val="00483E7A"/>
    <w:rsid w:val="004853D7"/>
    <w:rsid w:val="004A0E6E"/>
    <w:rsid w:val="004D2A39"/>
    <w:rsid w:val="004D42ED"/>
    <w:rsid w:val="004D6928"/>
    <w:rsid w:val="004F64F6"/>
    <w:rsid w:val="00511D22"/>
    <w:rsid w:val="005343C2"/>
    <w:rsid w:val="00535FC9"/>
    <w:rsid w:val="005441B3"/>
    <w:rsid w:val="00560F8B"/>
    <w:rsid w:val="0056494B"/>
    <w:rsid w:val="005956AC"/>
    <w:rsid w:val="005B2DEE"/>
    <w:rsid w:val="006008B7"/>
    <w:rsid w:val="00605E2C"/>
    <w:rsid w:val="00606B93"/>
    <w:rsid w:val="00610AF9"/>
    <w:rsid w:val="0062174F"/>
    <w:rsid w:val="00624008"/>
    <w:rsid w:val="00624C30"/>
    <w:rsid w:val="00630B20"/>
    <w:rsid w:val="006400C8"/>
    <w:rsid w:val="0068781C"/>
    <w:rsid w:val="006A1233"/>
    <w:rsid w:val="006A2BE0"/>
    <w:rsid w:val="006C7F4C"/>
    <w:rsid w:val="006E3F2D"/>
    <w:rsid w:val="00715A0F"/>
    <w:rsid w:val="00716A01"/>
    <w:rsid w:val="00725B10"/>
    <w:rsid w:val="00737368"/>
    <w:rsid w:val="00745D1D"/>
    <w:rsid w:val="0077410C"/>
    <w:rsid w:val="00780648"/>
    <w:rsid w:val="007A2088"/>
    <w:rsid w:val="007D09F1"/>
    <w:rsid w:val="007E6E0D"/>
    <w:rsid w:val="007F0894"/>
    <w:rsid w:val="007F647B"/>
    <w:rsid w:val="008006C4"/>
    <w:rsid w:val="00835B09"/>
    <w:rsid w:val="00843A8D"/>
    <w:rsid w:val="00860ADB"/>
    <w:rsid w:val="00866BA8"/>
    <w:rsid w:val="0087458F"/>
    <w:rsid w:val="00877AC6"/>
    <w:rsid w:val="008841C5"/>
    <w:rsid w:val="00886BE6"/>
    <w:rsid w:val="008A4D56"/>
    <w:rsid w:val="008C429A"/>
    <w:rsid w:val="008D00E8"/>
    <w:rsid w:val="008E2751"/>
    <w:rsid w:val="008F5372"/>
    <w:rsid w:val="008F69DA"/>
    <w:rsid w:val="00921DEA"/>
    <w:rsid w:val="009264B5"/>
    <w:rsid w:val="0093138B"/>
    <w:rsid w:val="00940F58"/>
    <w:rsid w:val="0094439E"/>
    <w:rsid w:val="009648A4"/>
    <w:rsid w:val="00976B2C"/>
    <w:rsid w:val="009A540A"/>
    <w:rsid w:val="009C5E43"/>
    <w:rsid w:val="009F3863"/>
    <w:rsid w:val="00A01D26"/>
    <w:rsid w:val="00A13B25"/>
    <w:rsid w:val="00A175CE"/>
    <w:rsid w:val="00A177A5"/>
    <w:rsid w:val="00A30810"/>
    <w:rsid w:val="00A63780"/>
    <w:rsid w:val="00A63C77"/>
    <w:rsid w:val="00AA4C13"/>
    <w:rsid w:val="00AC35E6"/>
    <w:rsid w:val="00AC4E33"/>
    <w:rsid w:val="00AD4B99"/>
    <w:rsid w:val="00AE32A1"/>
    <w:rsid w:val="00AE3BB9"/>
    <w:rsid w:val="00AE77D4"/>
    <w:rsid w:val="00AF1B42"/>
    <w:rsid w:val="00AF6D8E"/>
    <w:rsid w:val="00B2380A"/>
    <w:rsid w:val="00B25008"/>
    <w:rsid w:val="00B26149"/>
    <w:rsid w:val="00B3388C"/>
    <w:rsid w:val="00B56FDC"/>
    <w:rsid w:val="00B577B0"/>
    <w:rsid w:val="00B760A3"/>
    <w:rsid w:val="00B90115"/>
    <w:rsid w:val="00B94FCE"/>
    <w:rsid w:val="00BB0A2C"/>
    <w:rsid w:val="00BD014D"/>
    <w:rsid w:val="00BD2C06"/>
    <w:rsid w:val="00BD6682"/>
    <w:rsid w:val="00BE0403"/>
    <w:rsid w:val="00BF6F6F"/>
    <w:rsid w:val="00C06117"/>
    <w:rsid w:val="00C20951"/>
    <w:rsid w:val="00C307FC"/>
    <w:rsid w:val="00C3345D"/>
    <w:rsid w:val="00C36E20"/>
    <w:rsid w:val="00C46D3A"/>
    <w:rsid w:val="00C46F0F"/>
    <w:rsid w:val="00C92CE7"/>
    <w:rsid w:val="00CB44D3"/>
    <w:rsid w:val="00CB476D"/>
    <w:rsid w:val="00CD38CE"/>
    <w:rsid w:val="00CE64AB"/>
    <w:rsid w:val="00CE768E"/>
    <w:rsid w:val="00CF1F41"/>
    <w:rsid w:val="00D107FE"/>
    <w:rsid w:val="00D12434"/>
    <w:rsid w:val="00D1412A"/>
    <w:rsid w:val="00D222A0"/>
    <w:rsid w:val="00D37686"/>
    <w:rsid w:val="00D474F1"/>
    <w:rsid w:val="00D47E91"/>
    <w:rsid w:val="00D675ED"/>
    <w:rsid w:val="00D8124C"/>
    <w:rsid w:val="00D8669C"/>
    <w:rsid w:val="00D915EA"/>
    <w:rsid w:val="00DB1FA6"/>
    <w:rsid w:val="00DB41FD"/>
    <w:rsid w:val="00DD4EAE"/>
    <w:rsid w:val="00DD6294"/>
    <w:rsid w:val="00DF099E"/>
    <w:rsid w:val="00E140E7"/>
    <w:rsid w:val="00E6523E"/>
    <w:rsid w:val="00EB2A3A"/>
    <w:rsid w:val="00EB5EB1"/>
    <w:rsid w:val="00ED7323"/>
    <w:rsid w:val="00EE3EA7"/>
    <w:rsid w:val="00EE724B"/>
    <w:rsid w:val="00F1439E"/>
    <w:rsid w:val="00F25741"/>
    <w:rsid w:val="00F30135"/>
    <w:rsid w:val="00F30799"/>
    <w:rsid w:val="00F348AB"/>
    <w:rsid w:val="00F45033"/>
    <w:rsid w:val="00F45A7C"/>
    <w:rsid w:val="00F55703"/>
    <w:rsid w:val="00F6300C"/>
    <w:rsid w:val="00FA44BB"/>
    <w:rsid w:val="00FA7561"/>
    <w:rsid w:val="00FB74D1"/>
    <w:rsid w:val="00FD3C5B"/>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745D1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1376</TotalTime>
  <Pages>1</Pages>
  <Words>5696</Words>
  <Characters>32471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Siyu_Wang</dc:creator>
  <cp:lastModifiedBy>Siyu Wang</cp:lastModifiedBy>
  <cp:revision>1</cp:revision>
  <dcterms:created xsi:type="dcterms:W3CDTF">2026-07-19T14:09:00Z</dcterms:created>
  <dcterms:modified xsi:type="dcterms:W3CDTF">2026-07-30T22:28:00Z</dcterms:modified>
</cp:coreProperties>
</file>