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4124" w14:textId="77777777" w:rsidR="00951FC1" w:rsidRDefault="000200C7" w:rsidP="00951FC1">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045F114E" w14:textId="2A427428" w:rsidR="00951FC1" w:rsidRPr="00B24F7D" w:rsidRDefault="0051228E" w:rsidP="00B24F7D">
      <w:pPr>
        <w:rPr>
          <w:color w:val="0070C0"/>
        </w:rPr>
      </w:pPr>
      <w:r w:rsidRPr="006008B7">
        <w:rPr>
          <w:color w:val="0070C0"/>
        </w:rPr>
        <w:t xml:space="preserve">Response </w:t>
      </w:r>
      <w:r>
        <w:rPr>
          <w:color w:val="0070C0"/>
        </w:rPr>
        <w:t>R1-</w:t>
      </w:r>
      <w:r w:rsidRPr="006008B7">
        <w:rPr>
          <w:color w:val="0070C0"/>
        </w:rPr>
        <w:t>1:</w:t>
      </w:r>
    </w:p>
    <w:p w14:paraId="4E279E99" w14:textId="7B0A273E" w:rsidR="00951FC1" w:rsidRPr="00AF18DB" w:rsidRDefault="00951FC1" w:rsidP="00951FC1">
      <w:pPr>
        <w:spacing w:after="160"/>
        <w:rPr>
          <w:color w:val="0070C0"/>
        </w:rPr>
      </w:pPr>
      <w:r w:rsidRPr="00AF18DB">
        <w:rPr>
          <w:color w:val="0070C0"/>
        </w:rPr>
        <w:t xml:space="preserve">We thank the reviewer for this suggestion. </w:t>
      </w:r>
    </w:p>
    <w:p w14:paraId="60FC3570" w14:textId="77777777" w:rsidR="00951FC1" w:rsidRDefault="00951FC1" w:rsidP="00951FC1">
      <w:pPr>
        <w:spacing w:after="160"/>
        <w:rPr>
          <w:color w:val="0070C0"/>
        </w:rPr>
      </w:pPr>
      <w:r w:rsidRPr="00AF18DB">
        <w:rPr>
          <w:color w:val="0070C0"/>
        </w:rPr>
        <w:t xml:space="preserve">We have repeated the analysis of the inversion </w:t>
      </w:r>
      <w:del w:id="0" w:author="Rossella Falcone" w:date="2026-08-06T11:15:00Z" w16du:dateUtc="2026-08-06T15:15:00Z">
        <w:r w:rsidRPr="00AF18DB">
          <w:rPr>
            <w:color w:val="0070C0"/>
          </w:rPr>
          <w:delText xml:space="preserve">of the </w:delText>
        </w:r>
      </w:del>
      <w:r w:rsidRPr="00AF18DB">
        <w:rPr>
          <w:color w:val="0070C0"/>
        </w:rPr>
        <w:t xml:space="preserve">coding </w:t>
      </w:r>
      <w:del w:id="1" w:author="Rossella Falcone" w:date="2026-08-06T11:15:00Z" w16du:dateUtc="2026-08-06T15:15:00Z">
        <w:r w:rsidRPr="00AF18DB">
          <w:rPr>
            <w:color w:val="0070C0"/>
          </w:rPr>
          <w:delText xml:space="preserve">at </w:delText>
        </w:r>
      </w:del>
      <w:r w:rsidRPr="00AF18DB">
        <w:rPr>
          <w:color w:val="0070C0"/>
        </w:rPr>
        <w:t xml:space="preserve">both before and after 250 milliseconds from the onset of the go signal. </w:t>
      </w:r>
      <w:del w:id="2" w:author="Rossella Falcone" w:date="2026-08-06T11:15:00Z" w16du:dateUtc="2026-08-06T15:15:00Z">
        <w:r w:rsidRPr="00AF18DB">
          <w:rPr>
            <w:color w:val="0070C0"/>
          </w:rPr>
          <w:delText xml:space="preserve">Or we do as the </w:delText>
        </w:r>
      </w:del>
      <w:r w:rsidRPr="00AF18DB">
        <w:rPr>
          <w:color w:val="0070C0"/>
        </w:rPr>
        <w:t xml:space="preserve">We found that, in both monkeys, the inverse coding persisted beyond the first 250 ms of the go signal. </w:t>
      </w:r>
    </w:p>
    <w:p w14:paraId="2FC92195" w14:textId="614BCECE" w:rsidR="00587CDB" w:rsidRDefault="00A40522" w:rsidP="00951FC1">
      <w:pPr>
        <w:spacing w:after="160"/>
        <w:rPr>
          <w:color w:val="0070C0"/>
        </w:rPr>
      </w:pPr>
      <w:r>
        <w:rPr>
          <w:noProof/>
          <w:color w:val="0070C0"/>
        </w:rPr>
        <w:lastRenderedPageBreak/>
        <w:drawing>
          <wp:inline distT="0" distB="0" distL="0" distR="0" wp14:anchorId="779F6A1E" wp14:editId="093F6D2B">
            <wp:extent cx="5935980" cy="6063615"/>
            <wp:effectExtent l="0" t="0" r="7620" b="0"/>
            <wp:docPr id="1291267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4CA80F0A" w14:textId="77777777" w:rsidR="00587CDB" w:rsidRPr="00AF18DB" w:rsidRDefault="00587CDB" w:rsidP="00951FC1">
      <w:pPr>
        <w:spacing w:after="160"/>
        <w:rPr>
          <w:color w:val="0070C0"/>
        </w:rPr>
      </w:pPr>
    </w:p>
    <w:p w14:paraId="469AEC11" w14:textId="77777777" w:rsidR="00951FC1" w:rsidRPr="00AF18DB" w:rsidRDefault="00951FC1" w:rsidP="00951FC1">
      <w:pPr>
        <w:spacing w:after="160"/>
        <w:rPr>
          <w:color w:val="0070C0"/>
        </w:rPr>
      </w:pPr>
      <w:r w:rsidRPr="00AF18DB">
        <w:rPr>
          <w:color w:val="0070C0"/>
        </w:rPr>
        <w:t xml:space="preserve">This is because both monkeys continue to have a representation of the offer value even after the go signal. This is not surprising, given that the cue is always visible to the animal throughout the trial. </w:t>
      </w:r>
    </w:p>
    <w:p w14:paraId="405F34F9" w14:textId="1365C1BD" w:rsidR="00951FC1" w:rsidRPr="00AF18DB" w:rsidRDefault="00A40522" w:rsidP="00951FC1">
      <w:pPr>
        <w:spacing w:after="160"/>
        <w:rPr>
          <w:color w:val="0070C0"/>
        </w:rPr>
      </w:pPr>
      <w:commentRangeStart w:id="3"/>
      <w:r>
        <w:rPr>
          <w:color w:val="0070C0"/>
        </w:rPr>
        <w:t>We also performed additional analyses to show how the go signal modifies the value coding activity. (See Response to Reviewer 2, Response R2-3.2).</w:t>
      </w:r>
      <w:commentRangeEnd w:id="3"/>
      <w:r w:rsidR="00FA42A2" w:rsidRPr="00AF18DB">
        <w:rPr>
          <w:rStyle w:val="CommentReference"/>
          <w:color w:val="0070C0"/>
          <w:sz w:val="22"/>
          <w:szCs w:val="22"/>
        </w:rPr>
        <w:commentReference w:id="3"/>
      </w:r>
    </w:p>
    <w:p w14:paraId="39FFF554" w14:textId="77777777" w:rsidR="00951FC1" w:rsidRDefault="00951FC1" w:rsidP="00951FC1">
      <w:pPr>
        <w:spacing w:after="160"/>
      </w:pPr>
    </w:p>
    <w:p w14:paraId="0546B374" w14:textId="77777777" w:rsidR="00951FC1" w:rsidRDefault="00951FC1" w:rsidP="00951FC1">
      <w:pPr>
        <w:spacing w:after="160"/>
      </w:pPr>
    </w:p>
    <w:p w14:paraId="72C3D547" w14:textId="16B778A9" w:rsidR="00FE0E77" w:rsidRDefault="000200C7" w:rsidP="00951FC1">
      <w:pPr>
        <w:spacing w:after="160"/>
      </w:pPr>
      <w:r w:rsidRPr="00843A8D">
        <w:lastRenderedPageBreak/>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72AA67E" w14:textId="7FC87323" w:rsidR="00B444FE" w:rsidRDefault="00FD1D1C" w:rsidP="00140E7B">
      <w:pPr>
        <w:rPr>
          <w:color w:val="0070C0"/>
        </w:rPr>
      </w:pPr>
      <w:r w:rsidRPr="006008B7">
        <w:rPr>
          <w:color w:val="0070C0"/>
        </w:rPr>
        <w:t xml:space="preserve">Response </w:t>
      </w:r>
      <w:r>
        <w:rPr>
          <w:color w:val="0070C0"/>
        </w:rPr>
        <w:t>R1-2</w:t>
      </w:r>
      <w:r w:rsidR="00AE1F1B">
        <w:rPr>
          <w:color w:val="0070C0"/>
        </w:rPr>
        <w:t>.1</w:t>
      </w:r>
      <w:r w:rsidRPr="006008B7">
        <w:rPr>
          <w:color w:val="0070C0"/>
        </w:rPr>
        <w:t>:</w:t>
      </w:r>
    </w:p>
    <w:p w14:paraId="545730A3" w14:textId="2C081722" w:rsidR="005C7E67" w:rsidRDefault="00F961DC" w:rsidP="00140E7B">
      <w:pPr>
        <w:rPr>
          <w:color w:val="0070C0"/>
        </w:rPr>
      </w:pPr>
      <w:r>
        <w:rPr>
          <w:color w:val="0070C0"/>
        </w:rPr>
        <w:t>We thank the reviewer for raising this important point.</w:t>
      </w:r>
      <w:r w:rsidR="00AA792A">
        <w:rPr>
          <w:color w:val="0070C0"/>
        </w:rPr>
        <w:t xml:space="preserve"> </w:t>
      </w:r>
      <w:r w:rsidR="009E6EA4">
        <w:rPr>
          <w:color w:val="0070C0"/>
        </w:rPr>
        <w:t>Since Monkey S has two arrays, and the anterior array overlaps with Monkey T’s array, we repeated analyses separately in the two arrays (array P – Posterior, and array A – Anterior) in Monkey S. The overall percentage of linearly coding neurons is 33% in Monkey T, and 10% in Monkey S. When separating Monkey S’s data by array, Array A (which overlaps more with Monkey T) has a rate of ~7%</w:t>
      </w:r>
      <w:r w:rsidR="00C834D8">
        <w:rPr>
          <w:color w:val="0070C0"/>
        </w:rPr>
        <w:t xml:space="preserve">, Array T has a rate of </w:t>
      </w:r>
      <w:commentRangeStart w:id="4"/>
      <w:r w:rsidR="000D0A4E">
        <w:rPr>
          <w:color w:val="0070C0"/>
        </w:rPr>
        <w:t>21</w:t>
      </w:r>
      <w:commentRangeEnd w:id="4"/>
      <w:r w:rsidR="00E17C58">
        <w:rPr>
          <w:rStyle w:val="CommentReference"/>
          <w:color w:val="0070C0"/>
          <w:sz w:val="22"/>
          <w:szCs w:val="22"/>
        </w:rPr>
        <w:commentReference w:id="4"/>
      </w:r>
      <w:r w:rsidR="00C834D8">
        <w:rPr>
          <w:color w:val="0070C0"/>
        </w:rPr>
        <w:t>%</w:t>
      </w:r>
      <w:r w:rsidR="0034667F">
        <w:rPr>
          <w:color w:val="0070C0"/>
        </w:rPr>
        <w:t xml:space="preserve"> (???)</w:t>
      </w:r>
      <w:r w:rsidR="009E6EA4">
        <w:rPr>
          <w:color w:val="0070C0"/>
        </w:rPr>
        <w:t xml:space="preserve">. </w:t>
      </w:r>
      <w:r w:rsidR="001713D9">
        <w:rPr>
          <w:color w:val="0070C0"/>
        </w:rPr>
        <w:t>As a result,</w:t>
      </w:r>
      <w:r w:rsidR="009E6EA4">
        <w:rPr>
          <w:color w:val="0070C0"/>
        </w:rPr>
        <w:t xml:space="preserve"> we think the anatomical variances of electrode</w:t>
      </w:r>
      <w:r w:rsidR="001713D9">
        <w:rPr>
          <w:color w:val="0070C0"/>
        </w:rPr>
        <w:t>s placement</w:t>
      </w:r>
      <w:r w:rsidR="009E6EA4">
        <w:rPr>
          <w:color w:val="0070C0"/>
        </w:rPr>
        <w:t xml:space="preserve"> </w:t>
      </w:r>
      <w:r w:rsidR="00B60A30">
        <w:rPr>
          <w:color w:val="0070C0"/>
        </w:rPr>
        <w:t xml:space="preserve">alone </w:t>
      </w:r>
      <w:r w:rsidR="009E77A6">
        <w:rPr>
          <w:color w:val="0070C0"/>
        </w:rPr>
        <w:t>cannot explain the</w:t>
      </w:r>
      <w:r w:rsidR="00B60A30">
        <w:rPr>
          <w:color w:val="0070C0"/>
        </w:rPr>
        <w:t xml:space="preserve"> between-monkey neural differences</w:t>
      </w:r>
      <w:r w:rsidR="009E77A6">
        <w:rPr>
          <w:color w:val="0070C0"/>
        </w:rPr>
        <w:t xml:space="preserve"> that we observe</w:t>
      </w:r>
      <w:r w:rsidR="00B60A30">
        <w:rPr>
          <w:color w:val="0070C0"/>
        </w:rPr>
        <w:t xml:space="preserve">. </w:t>
      </w:r>
    </w:p>
    <w:p w14:paraId="1AF53D04" w14:textId="77777777" w:rsidR="009E6EA4" w:rsidRDefault="009E6EA4" w:rsidP="00140E7B">
      <w:pPr>
        <w:rPr>
          <w:color w:val="0070C0"/>
        </w:rPr>
      </w:pPr>
    </w:p>
    <w:p w14:paraId="006CEA6C" w14:textId="1AD4D9A5" w:rsidR="00BA766C" w:rsidRDefault="00BA766C" w:rsidP="00140E7B">
      <w:pPr>
        <w:rPr>
          <w:color w:val="0070C0"/>
        </w:rPr>
      </w:pPr>
      <w:r>
        <w:rPr>
          <w:color w:val="0070C0"/>
        </w:rPr>
        <w:t xml:space="preserve">During the revision, we re-examined our interpretation of “linear coding” and </w:t>
      </w:r>
      <w:r w:rsidR="00EE5AA2">
        <w:rPr>
          <w:color w:val="0070C0"/>
        </w:rPr>
        <w:t xml:space="preserve">came across an alternative </w:t>
      </w:r>
      <w:r>
        <w:rPr>
          <w:color w:val="0070C0"/>
        </w:rPr>
        <w:t>explanation that might be more plausible. This alternative interpretation is inspired by a</w:t>
      </w:r>
      <w:r w:rsidR="00EE5AA2">
        <w:rPr>
          <w:color w:val="0070C0"/>
        </w:rPr>
        <w:t xml:space="preserve"> </w:t>
      </w:r>
      <w:r>
        <w:rPr>
          <w:color w:val="0070C0"/>
        </w:rPr>
        <w:t xml:space="preserve">recent paper by Erin Rich’s group showed that prefrontal neurons can shift from individual coding to population coding, based on task demand. </w:t>
      </w:r>
    </w:p>
    <w:p w14:paraId="35E346F1" w14:textId="77777777" w:rsidR="00BA766C" w:rsidRDefault="00BA766C" w:rsidP="00140E7B">
      <w:pPr>
        <w:rPr>
          <w:color w:val="0070C0"/>
        </w:rPr>
      </w:pPr>
    </w:p>
    <w:p w14:paraId="517D2F6E" w14:textId="1A35E1C5" w:rsidR="00D92879" w:rsidRDefault="00BA766C" w:rsidP="00F93AD3">
      <w:pPr>
        <w:rPr>
          <w:color w:val="0070C0"/>
        </w:rPr>
      </w:pPr>
      <w:r>
        <w:rPr>
          <w:color w:val="0070C0"/>
        </w:rPr>
        <w:t>In Monkey T, since drop and delay are less integrated, it is possible that Monkey T is adopting the “individual</w:t>
      </w:r>
      <w:r w:rsidR="00EE5AA2">
        <w:rPr>
          <w:color w:val="0070C0"/>
        </w:rPr>
        <w:t>-</w:t>
      </w:r>
      <w:r>
        <w:rPr>
          <w:color w:val="0070C0"/>
        </w:rPr>
        <w:t>neuron coding schema</w:t>
      </w:r>
      <w:r w:rsidR="00EE5AA2">
        <w:rPr>
          <w:color w:val="0070C0"/>
        </w:rPr>
        <w:t>”</w:t>
      </w:r>
      <w:r>
        <w:rPr>
          <w:color w:val="0070C0"/>
        </w:rPr>
        <w:t xml:space="preserve">, that more individual neurons carry significant information about drop and delay (both can show up as linear coding for value). </w:t>
      </w:r>
      <w:r w:rsidR="00EE5AA2">
        <w:rPr>
          <w:color w:val="0070C0"/>
        </w:rPr>
        <w:t xml:space="preserve">In Monkey S, an early inverse coding arises between drop and delay, suggesting the adoption of the “population coding schema”, although information is decodable from the population, the information is more distributed and the signal-to-noise ratio per neuron is lower, so fewer neurons cross the significance threshold. </w:t>
      </w:r>
      <w:r w:rsidR="00F93AD3">
        <w:rPr>
          <w:color w:val="0070C0"/>
        </w:rPr>
        <w:t>This is entirely speculation and requires future study to verify. We clarified these interpretations in the discussion section.</w:t>
      </w:r>
    </w:p>
    <w:p w14:paraId="0AA708EE" w14:textId="77777777" w:rsidR="00AE1F1B" w:rsidRDefault="00AE1F1B" w:rsidP="00F93AD3">
      <w:pPr>
        <w:rPr>
          <w:color w:val="0070C0"/>
        </w:rPr>
      </w:pPr>
    </w:p>
    <w:p w14:paraId="09C39DA6" w14:textId="77777777" w:rsidR="00AE1F1B" w:rsidRDefault="00AE1F1B" w:rsidP="00AE1F1B">
      <w:pPr>
        <w:spacing w:after="160"/>
      </w:pPr>
      <w:r w:rsidRPr="00843A8D">
        <w:t>Are there any other differences in distributions for the other analyses that might correlate with anatomical location?</w:t>
      </w:r>
    </w:p>
    <w:p w14:paraId="7289E003" w14:textId="4E386086" w:rsidR="00AE1F1B" w:rsidRPr="00AE1F1B" w:rsidRDefault="00AE1F1B" w:rsidP="00AE1F1B">
      <w:pPr>
        <w:rPr>
          <w:color w:val="0070C0"/>
        </w:rPr>
      </w:pPr>
      <w:r w:rsidRPr="006008B7">
        <w:rPr>
          <w:color w:val="0070C0"/>
        </w:rPr>
        <w:t xml:space="preserve">Response </w:t>
      </w:r>
      <w:r>
        <w:rPr>
          <w:color w:val="0070C0"/>
        </w:rPr>
        <w:t>R1-2.2</w:t>
      </w:r>
      <w:r w:rsidRPr="006008B7">
        <w:rPr>
          <w:color w:val="0070C0"/>
        </w:rPr>
        <w:t>:</w:t>
      </w:r>
    </w:p>
    <w:p w14:paraId="4FC0584F" w14:textId="2F054037" w:rsidR="00AE1F1B" w:rsidRDefault="00AE1F1B" w:rsidP="00F93AD3">
      <w:pPr>
        <w:rPr>
          <w:color w:val="0070C0"/>
        </w:rPr>
      </w:pPr>
      <w:r>
        <w:rPr>
          <w:color w:val="0070C0"/>
        </w:rPr>
        <w:t xml:space="preserve">As for other analyses, </w:t>
      </w:r>
      <w:r w:rsidR="00613836">
        <w:rPr>
          <w:color w:val="0070C0"/>
        </w:rPr>
        <w:t xml:space="preserve">we repeated the decoding analysis separately for </w:t>
      </w:r>
      <w:r w:rsidR="008617DA">
        <w:rPr>
          <w:color w:val="0070C0"/>
        </w:rPr>
        <w:t>Monkey S</w:t>
      </w:r>
      <w:r w:rsidR="008617DA">
        <w:rPr>
          <w:color w:val="0070C0"/>
        </w:rPr>
        <w:t xml:space="preserve"> Array A that overlaps with Monkey T</w:t>
      </w:r>
      <w:r w:rsidR="00613836">
        <w:rPr>
          <w:color w:val="0070C0"/>
        </w:rPr>
        <w:t>.</w:t>
      </w:r>
      <w:r w:rsidR="003A59CF">
        <w:rPr>
          <w:color w:val="0070C0"/>
        </w:rPr>
        <w:t xml:space="preserve"> </w:t>
      </w:r>
      <w:r w:rsidR="008617DA">
        <w:rPr>
          <w:color w:val="0070C0"/>
        </w:rPr>
        <w:t xml:space="preserve">The results are qualitatively the same. This further supports that the array location variations between the monkeys do not explain the neural differences observed. </w:t>
      </w:r>
    </w:p>
    <w:p w14:paraId="2E7FA705" w14:textId="77777777" w:rsidR="00BE7973" w:rsidRDefault="00BE7973" w:rsidP="00F93AD3">
      <w:pPr>
        <w:rPr>
          <w:color w:val="0070C0"/>
        </w:rPr>
      </w:pPr>
    </w:p>
    <w:p w14:paraId="48E525A8" w14:textId="7BF53A91" w:rsidR="00BE7973" w:rsidRDefault="008617DA" w:rsidP="00F93AD3">
      <w:pPr>
        <w:rPr>
          <w:color w:val="0070C0"/>
        </w:rPr>
      </w:pPr>
      <w:r>
        <w:rPr>
          <w:noProof/>
          <w:color w:val="0070C0"/>
        </w:rPr>
        <w:lastRenderedPageBreak/>
        <w:drawing>
          <wp:inline distT="0" distB="0" distL="0" distR="0" wp14:anchorId="1F3EDB0F" wp14:editId="79779753">
            <wp:extent cx="5412740" cy="8229600"/>
            <wp:effectExtent l="0" t="0" r="0" b="0"/>
            <wp:docPr id="118241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2740" cy="8229600"/>
                    </a:xfrm>
                    <a:prstGeom prst="rect">
                      <a:avLst/>
                    </a:prstGeom>
                    <a:noFill/>
                    <a:ln>
                      <a:noFill/>
                    </a:ln>
                  </pic:spPr>
                </pic:pic>
              </a:graphicData>
            </a:graphic>
          </wp:inline>
        </w:drawing>
      </w:r>
    </w:p>
    <w:p w14:paraId="4DD134F6" w14:textId="77777777" w:rsidR="009C196F" w:rsidRDefault="000200C7" w:rsidP="00951FC1">
      <w:pPr>
        <w:spacing w:after="160"/>
      </w:pPr>
      <w:r w:rsidRPr="00843A8D">
        <w:lastRenderedPageBreak/>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1ABFB903" w14:textId="78B2B86D" w:rsidR="00FD1D1C" w:rsidRPr="00B24F7D" w:rsidRDefault="00FD1D1C" w:rsidP="00FD1D1C">
      <w:pPr>
        <w:rPr>
          <w:color w:val="0070C0"/>
        </w:rPr>
      </w:pPr>
      <w:r w:rsidRPr="006008B7">
        <w:rPr>
          <w:color w:val="0070C0"/>
        </w:rPr>
        <w:t xml:space="preserve">Response </w:t>
      </w:r>
      <w:r>
        <w:rPr>
          <w:color w:val="0070C0"/>
        </w:rPr>
        <w:t>R1-3</w:t>
      </w:r>
      <w:r w:rsidRPr="006008B7">
        <w:rPr>
          <w:color w:val="0070C0"/>
        </w:rPr>
        <w:t>:</w:t>
      </w:r>
    </w:p>
    <w:p w14:paraId="6D94D085" w14:textId="3063C11C" w:rsidR="005A2360" w:rsidRDefault="00F1555E" w:rsidP="00F1555E">
      <w:pPr>
        <w:rPr>
          <w:bCs/>
          <w:color w:val="4F81BD" w:themeColor="accent1"/>
        </w:rPr>
      </w:pPr>
      <w:r w:rsidRPr="00F1555E">
        <w:rPr>
          <w:bCs/>
          <w:color w:val="4F81BD" w:themeColor="accent1"/>
        </w:rPr>
        <w:t xml:space="preserve">We appreciate this important comment. </w:t>
      </w:r>
      <w:r w:rsidR="005A2360">
        <w:rPr>
          <w:bCs/>
          <w:color w:val="4F81BD" w:themeColor="accent1"/>
        </w:rPr>
        <w:t xml:space="preserve">It is a fair hypothesis that animals’ training history might have contributed to the individual differences observed in our paper. </w:t>
      </w:r>
      <w:r w:rsidR="00D848E9">
        <w:rPr>
          <w:bCs/>
          <w:color w:val="4F81BD" w:themeColor="accent1"/>
        </w:rPr>
        <w:t xml:space="preserve">Since Monkey S shows a more sophisticated strategy than Monkey T, to test this hypothesis, we analyzed pre-recording sessions of Monkey S. If there is a big training effect, we would expect to see a transition phase in Monkey S in which Model 2 best predicts behavior, before entering the final phase in which Monel 3 best predicts behavior. </w:t>
      </w:r>
    </w:p>
    <w:p w14:paraId="18130994" w14:textId="77777777" w:rsidR="00D848E9" w:rsidRDefault="00D848E9" w:rsidP="00F1555E">
      <w:pPr>
        <w:rPr>
          <w:bCs/>
          <w:color w:val="4F81BD" w:themeColor="accent1"/>
        </w:rPr>
      </w:pPr>
    </w:p>
    <w:p w14:paraId="52204EC7" w14:textId="050FABA3" w:rsidR="00D848E9" w:rsidRDefault="00A06250" w:rsidP="00A06250">
      <w:pPr>
        <w:jc w:val="center"/>
        <w:rPr>
          <w:bCs/>
          <w:color w:val="4F81BD" w:themeColor="accent1"/>
        </w:rPr>
      </w:pPr>
      <w:r>
        <w:rPr>
          <w:bCs/>
          <w:noProof/>
          <w:color w:val="4F81BD" w:themeColor="accent1"/>
        </w:rPr>
        <w:drawing>
          <wp:inline distT="0" distB="0" distL="0" distR="0" wp14:anchorId="673E098D" wp14:editId="777D4A7B">
            <wp:extent cx="2664963" cy="2787729"/>
            <wp:effectExtent l="0" t="0" r="2540" b="0"/>
            <wp:docPr id="1264049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2124" cy="2795220"/>
                    </a:xfrm>
                    <a:prstGeom prst="rect">
                      <a:avLst/>
                    </a:prstGeom>
                    <a:noFill/>
                    <a:ln>
                      <a:noFill/>
                    </a:ln>
                  </pic:spPr>
                </pic:pic>
              </a:graphicData>
            </a:graphic>
          </wp:inline>
        </w:drawing>
      </w:r>
    </w:p>
    <w:p w14:paraId="32578DB1" w14:textId="77777777" w:rsidR="00A06250" w:rsidRDefault="00A06250" w:rsidP="00F1555E">
      <w:pPr>
        <w:rPr>
          <w:bCs/>
          <w:color w:val="4F81BD" w:themeColor="accent1"/>
        </w:rPr>
      </w:pPr>
    </w:p>
    <w:p w14:paraId="24F87775" w14:textId="6B0B9C11" w:rsidR="004861BB" w:rsidRDefault="00A06250" w:rsidP="00F1555E">
      <w:pPr>
        <w:rPr>
          <w:bCs/>
          <w:color w:val="4F81BD" w:themeColor="accent1"/>
        </w:rPr>
      </w:pPr>
      <w:r>
        <w:rPr>
          <w:bCs/>
          <w:color w:val="4F81BD" w:themeColor="accent1"/>
        </w:rPr>
        <w:t xml:space="preserve">The dash line is the start of recording sessions. The first data point (02/26/16) was the first session that Monkey S is exposed to 9 offers. Prior to that, Monkey S was only pre-trained on the purple/yellow go signal with one of the three offers (2 drops, 10 seconds; 4 drops, 5 seconds; 6 drops, 2 seconds), to teach him about rules for accepting/rejecting the offer. </w:t>
      </w:r>
      <w:r w:rsidR="004861BB">
        <w:rPr>
          <w:bCs/>
          <w:color w:val="4F81BD" w:themeColor="accent1"/>
        </w:rPr>
        <w:t xml:space="preserve">As you can see, there is no obvious phase of Model 2 domination, in the first 10 sessions, Model 1 dominates behavior, and then it is quite consistent that Modal 3 is the best model for Monkey S. </w:t>
      </w:r>
    </w:p>
    <w:p w14:paraId="63ABAA47" w14:textId="56C809AA" w:rsidR="004861BB" w:rsidRPr="00F1555E" w:rsidRDefault="004861BB" w:rsidP="004861BB">
      <w:pPr>
        <w:rPr>
          <w:bCs/>
          <w:color w:val="4F81BD" w:themeColor="accent1"/>
        </w:rPr>
      </w:pPr>
      <w:r>
        <w:rPr>
          <w:bCs/>
          <w:color w:val="4F81BD" w:themeColor="accent1"/>
        </w:rPr>
        <w:t>Of course this analysis is preliminary, but it suggests that the individual differences we observed in this paper might reflect individual differences between animals, rather than reflecting training history. To truly understand</w:t>
      </w:r>
      <w:r w:rsidRPr="00F1555E">
        <w:rPr>
          <w:bCs/>
          <w:color w:val="4F81BD" w:themeColor="accent1"/>
        </w:rPr>
        <w:t xml:space="preserve"> how behavioral strategies and their neural correlates evolve with </w:t>
      </w:r>
      <w:r>
        <w:rPr>
          <w:bCs/>
          <w:color w:val="4F81BD" w:themeColor="accent1"/>
        </w:rPr>
        <w:t xml:space="preserve">training </w:t>
      </w:r>
      <w:r w:rsidRPr="00F1555E">
        <w:rPr>
          <w:bCs/>
          <w:color w:val="4F81BD" w:themeColor="accent1"/>
        </w:rPr>
        <w:t xml:space="preserve">experience </w:t>
      </w:r>
      <w:r>
        <w:rPr>
          <w:bCs/>
          <w:color w:val="4F81BD" w:themeColor="accent1"/>
        </w:rPr>
        <w:t>would require</w:t>
      </w:r>
      <w:r w:rsidRPr="00F1555E">
        <w:rPr>
          <w:bCs/>
          <w:color w:val="4F81BD" w:themeColor="accent1"/>
        </w:rPr>
        <w:t xml:space="preserve"> longitudinal studies tracking the same animals across different stages of training</w:t>
      </w:r>
      <w:r>
        <w:rPr>
          <w:bCs/>
          <w:color w:val="4F81BD" w:themeColor="accent1"/>
        </w:rPr>
        <w:t xml:space="preserve">, which </w:t>
      </w:r>
      <w:r w:rsidR="00EA12EE">
        <w:rPr>
          <w:bCs/>
          <w:color w:val="4F81BD" w:themeColor="accent1"/>
        </w:rPr>
        <w:t xml:space="preserve">is beyond the scope of the current paper. </w:t>
      </w:r>
    </w:p>
    <w:p w14:paraId="45B64829" w14:textId="4BB041E1" w:rsidR="004861BB" w:rsidRDefault="004861BB" w:rsidP="00F1555E">
      <w:pPr>
        <w:rPr>
          <w:bCs/>
          <w:color w:val="4F81BD" w:themeColor="accent1"/>
        </w:rPr>
      </w:pPr>
    </w:p>
    <w:p w14:paraId="3804FA21" w14:textId="09933058" w:rsidR="009C196F" w:rsidRPr="00EA12EE" w:rsidRDefault="00EA12EE" w:rsidP="00EA12EE">
      <w:pPr>
        <w:rPr>
          <w:bCs/>
          <w:color w:val="4F81BD" w:themeColor="accent1"/>
        </w:rPr>
      </w:pPr>
      <w:r>
        <w:rPr>
          <w:bCs/>
          <w:color w:val="4F81BD" w:themeColor="accent1"/>
        </w:rPr>
        <w:t xml:space="preserve">We have modified the discussion section accordingly. </w:t>
      </w:r>
    </w:p>
    <w:p w14:paraId="5BC5CF6F" w14:textId="77777777" w:rsidR="00FD1D1C" w:rsidRDefault="000200C7" w:rsidP="00FD1D1C">
      <w:pPr>
        <w:spacing w:after="160"/>
      </w:pPr>
      <w:r w:rsidRPr="00843A8D">
        <w:lastRenderedPageBreak/>
        <w:br/>
        <w:t xml:space="preserve">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w:t>
      </w:r>
    </w:p>
    <w:p w14:paraId="7B5A2D32" w14:textId="7E356CA6" w:rsidR="00FD1D1C" w:rsidRDefault="00FD1D1C" w:rsidP="00FD1D1C">
      <w:pPr>
        <w:rPr>
          <w:color w:val="0070C0"/>
        </w:rPr>
      </w:pPr>
      <w:r w:rsidRPr="006008B7">
        <w:rPr>
          <w:color w:val="0070C0"/>
        </w:rPr>
        <w:t xml:space="preserve">Response </w:t>
      </w:r>
      <w:r>
        <w:rPr>
          <w:color w:val="0070C0"/>
        </w:rPr>
        <w:t>R1-4</w:t>
      </w:r>
      <w:r w:rsidRPr="006008B7">
        <w:rPr>
          <w:color w:val="0070C0"/>
        </w:rPr>
        <w:t>:</w:t>
      </w:r>
    </w:p>
    <w:p w14:paraId="6930673C" w14:textId="77777777" w:rsidR="0030124B" w:rsidRDefault="0030124B" w:rsidP="00FD1D1C">
      <w:pPr>
        <w:rPr>
          <w:color w:val="0070C0"/>
        </w:rPr>
      </w:pPr>
    </w:p>
    <w:p w14:paraId="6AD502AF" w14:textId="1A96B7A2" w:rsidR="0030124B" w:rsidRDefault="0030124B" w:rsidP="00FD1D1C">
      <w:pPr>
        <w:rPr>
          <w:color w:val="0070C0"/>
        </w:rPr>
      </w:pPr>
      <w:r>
        <w:rPr>
          <w:color w:val="0070C0"/>
        </w:rPr>
        <w:t xml:space="preserve">Although the manuscript has a focus on the </w:t>
      </w:r>
      <w:r w:rsidR="00A3762A">
        <w:rPr>
          <w:color w:val="0070C0"/>
        </w:rPr>
        <w:t xml:space="preserve">neural </w:t>
      </w:r>
      <w:r>
        <w:rPr>
          <w:color w:val="0070C0"/>
        </w:rPr>
        <w:t xml:space="preserve">differences </w:t>
      </w:r>
      <w:r w:rsidR="00A3762A">
        <w:rPr>
          <w:color w:val="0070C0"/>
        </w:rPr>
        <w:t>that correspond to the different strategies adopted by the two monkeys</w:t>
      </w:r>
      <w:r>
        <w:rPr>
          <w:color w:val="0070C0"/>
        </w:rPr>
        <w:t>, there are many common features shared by the two animals</w:t>
      </w:r>
      <w:r w:rsidR="00A3762A">
        <w:rPr>
          <w:color w:val="0070C0"/>
        </w:rPr>
        <w:t>, which we outline here</w:t>
      </w:r>
      <w:r>
        <w:rPr>
          <w:color w:val="0070C0"/>
        </w:rPr>
        <w:t xml:space="preserve">. </w:t>
      </w:r>
    </w:p>
    <w:p w14:paraId="4F1B22E5" w14:textId="77777777" w:rsidR="004474EC" w:rsidRDefault="004474EC" w:rsidP="00FD1D1C">
      <w:pPr>
        <w:rPr>
          <w:color w:val="0070C0"/>
        </w:rPr>
      </w:pPr>
    </w:p>
    <w:p w14:paraId="7E0B94CC" w14:textId="123838E9" w:rsidR="004474EC" w:rsidRDefault="004A53A1" w:rsidP="004A53A1">
      <w:pPr>
        <w:pStyle w:val="ListParagraph"/>
        <w:numPr>
          <w:ilvl w:val="0"/>
          <w:numId w:val="5"/>
        </w:numPr>
        <w:rPr>
          <w:color w:val="0070C0"/>
        </w:rPr>
      </w:pPr>
      <w:r>
        <w:rPr>
          <w:color w:val="0070C0"/>
        </w:rPr>
        <w:t xml:space="preserve">Prefrontal cortex encodes drop and delay, features required for temporal discounting computation (Figure XXX). In both animals, the </w:t>
      </w:r>
      <w:r w:rsidR="00A23160">
        <w:rPr>
          <w:color w:val="0070C0"/>
        </w:rPr>
        <w:t xml:space="preserve">peak </w:t>
      </w:r>
      <w:r>
        <w:rPr>
          <w:color w:val="0070C0"/>
        </w:rPr>
        <w:t xml:space="preserve">decoding accuracy is </w:t>
      </w:r>
      <w:r w:rsidR="00A23160">
        <w:rPr>
          <w:color w:val="0070C0"/>
        </w:rPr>
        <w:t xml:space="preserve">~75% for drop, </w:t>
      </w:r>
      <w:r w:rsidR="00C35D10">
        <w:rPr>
          <w:color w:val="0070C0"/>
        </w:rPr>
        <w:t xml:space="preserve">and </w:t>
      </w:r>
      <w:r w:rsidR="00A23160">
        <w:rPr>
          <w:color w:val="0070C0"/>
        </w:rPr>
        <w:t xml:space="preserve">above 60% for delay (chance level is 33%). </w:t>
      </w:r>
    </w:p>
    <w:p w14:paraId="454F79D0" w14:textId="7771D468" w:rsidR="00A23160" w:rsidRDefault="004F3CB1" w:rsidP="004A53A1">
      <w:pPr>
        <w:pStyle w:val="ListParagraph"/>
        <w:numPr>
          <w:ilvl w:val="0"/>
          <w:numId w:val="5"/>
        </w:numPr>
        <w:rPr>
          <w:color w:val="0070C0"/>
        </w:rPr>
      </w:pPr>
      <w:r>
        <w:rPr>
          <w:color w:val="0070C0"/>
        </w:rPr>
        <w:t xml:space="preserve">An inverse alignment of the population coding dimension for drop and delay emerges before the go signal, representing monkey’s choice preference prior to the go signal (Figure XXX). </w:t>
      </w:r>
    </w:p>
    <w:p w14:paraId="6BD84045" w14:textId="77777777" w:rsidR="00E80BD2" w:rsidRDefault="00E80BD2" w:rsidP="00E80BD2">
      <w:pPr>
        <w:rPr>
          <w:color w:val="0070C0"/>
        </w:rPr>
      </w:pPr>
    </w:p>
    <w:p w14:paraId="5EB2495B" w14:textId="095D4DEE" w:rsidR="00E80BD2" w:rsidRPr="00E80BD2" w:rsidRDefault="00E80BD2" w:rsidP="00E80BD2">
      <w:pPr>
        <w:ind w:left="720"/>
        <w:rPr>
          <w:color w:val="0070C0"/>
        </w:rPr>
      </w:pPr>
      <w:r>
        <w:rPr>
          <w:color w:val="0070C0"/>
        </w:rPr>
        <w:t xml:space="preserve">This finding has been reported in a previous landmark paper (Lee et al., Neuron, 2014) and was interpreted as a hall mark for temporal discounting. Our paper confirmed this finding in both animals, </w:t>
      </w:r>
      <w:r w:rsidR="007D47C2">
        <w:rPr>
          <w:color w:val="0070C0"/>
        </w:rPr>
        <w:t xml:space="preserve">and in addition showed </w:t>
      </w:r>
      <w:r>
        <w:rPr>
          <w:color w:val="0070C0"/>
        </w:rPr>
        <w:t>that this inverse coding does not necessarily reflect a unitary strategy/neural computational process</w:t>
      </w:r>
      <w:r w:rsidR="007D47C2">
        <w:rPr>
          <w:color w:val="0070C0"/>
        </w:rPr>
        <w:t xml:space="preserve">. </w:t>
      </w:r>
    </w:p>
    <w:p w14:paraId="651979C9" w14:textId="5876126C" w:rsidR="00553F0E" w:rsidRPr="00553F0E" w:rsidRDefault="00923E84" w:rsidP="00553F0E">
      <w:pPr>
        <w:pStyle w:val="ListParagraph"/>
        <w:numPr>
          <w:ilvl w:val="0"/>
          <w:numId w:val="5"/>
        </w:numPr>
        <w:rPr>
          <w:color w:val="0070C0"/>
        </w:rPr>
      </w:pPr>
      <w:r>
        <w:rPr>
          <w:color w:val="0070C0"/>
        </w:rPr>
        <w:t xml:space="preserve">When the go signal appears, we observe a purple/yellow difference on the value-coding axis, in both animals (although the story is more complicated in Monkey T, see XXX). </w:t>
      </w:r>
    </w:p>
    <w:p w14:paraId="42DB5165" w14:textId="77777777" w:rsidR="00FD1D1C" w:rsidRDefault="00FD1D1C" w:rsidP="00FD1D1C">
      <w:pPr>
        <w:spacing w:after="160"/>
      </w:pPr>
    </w:p>
    <w:p w14:paraId="7D8661D8" w14:textId="7680B637" w:rsidR="00FD1D1C" w:rsidRDefault="000200C7" w:rsidP="00FD1D1C">
      <w:pPr>
        <w:spacing w:after="160"/>
      </w:pPr>
      <w:r w:rsidRPr="00843A8D">
        <w:t>Responses on opt in vs opt out? Errors? I am curious about those responses as well even if they aren't the same.</w:t>
      </w:r>
    </w:p>
    <w:p w14:paraId="44EFDDD8" w14:textId="727D50B6" w:rsidR="00B63A4A" w:rsidRDefault="00B63A4A" w:rsidP="00FD1D1C">
      <w:pPr>
        <w:spacing w:after="160"/>
        <w:rPr>
          <w:color w:val="4F81BD" w:themeColor="accent1"/>
        </w:rPr>
      </w:pPr>
      <w:r>
        <w:rPr>
          <w:color w:val="4F81BD" w:themeColor="accent1"/>
        </w:rPr>
        <w:t xml:space="preserve">We thank the reviewer for this curious suggestion. However, we were unable to perform this analysis, due to a combination of limited number of abort/opt-out trials, and difficulty in carrying out such analysis thoroughly. </w:t>
      </w:r>
    </w:p>
    <w:p w14:paraId="75ED16F2" w14:textId="40EEA801" w:rsidR="00FD1D1C" w:rsidRPr="00FD1D1C" w:rsidRDefault="00A92AED" w:rsidP="00A92AED">
      <w:pPr>
        <w:spacing w:after="160"/>
        <w:rPr>
          <w:color w:val="0070C0"/>
        </w:rPr>
      </w:pPr>
      <w:r>
        <w:rPr>
          <w:color w:val="4F81BD" w:themeColor="accent1"/>
        </w:rPr>
        <w:t>Monkey S aborted fever than 5% of trials overall, and Monkey T aborted around 14% of trials overall. These are too few trials to perform meaningful analyses. In addition, animals abort for different reasons, and it is not straightforward to combine opt-out trials with different causes. For instance, animals can opt-out by</w:t>
      </w:r>
      <w:r w:rsidR="00FD1D1C" w:rsidRPr="00FD1D1C">
        <w:rPr>
          <w:color w:val="4F81BD" w:themeColor="accent1"/>
        </w:rPr>
        <w:t xml:space="preserve"> releas</w:t>
      </w:r>
      <w:r>
        <w:rPr>
          <w:color w:val="4F81BD" w:themeColor="accent1"/>
        </w:rPr>
        <w:t>ing</w:t>
      </w:r>
      <w:r w:rsidR="00FD1D1C" w:rsidRPr="00FD1D1C">
        <w:rPr>
          <w:color w:val="4F81BD" w:themeColor="accent1"/>
        </w:rPr>
        <w:t xml:space="preserve"> the bar</w:t>
      </w:r>
      <w:r>
        <w:rPr>
          <w:color w:val="4F81BD" w:themeColor="accent1"/>
        </w:rPr>
        <w:t xml:space="preserve"> too soon</w:t>
      </w:r>
      <w:r w:rsidR="00F241F8">
        <w:rPr>
          <w:color w:val="4F81BD" w:themeColor="accent1"/>
        </w:rPr>
        <w:t>, both</w:t>
      </w:r>
      <w:r w:rsidR="00FD1D1C" w:rsidRPr="00FD1D1C">
        <w:rPr>
          <w:color w:val="4F81BD" w:themeColor="accent1"/>
        </w:rPr>
        <w:t xml:space="preserve"> during the cue period or within the first 100 ms of the go signal (Monkey S: 2% ± 0.3; Monkey T: 8% ± 0.8)</w:t>
      </w:r>
      <w:r w:rsidR="00F241F8">
        <w:rPr>
          <w:color w:val="4F81BD" w:themeColor="accent1"/>
        </w:rPr>
        <w:t>. They can also opt-out by releasing the bar too late or never releasing the bar</w:t>
      </w:r>
      <w:r w:rsidR="00FD1D1C" w:rsidRPr="00FD1D1C">
        <w:rPr>
          <w:color w:val="4F81BD" w:themeColor="accent1"/>
        </w:rPr>
        <w:t xml:space="preserve"> (Monkey S: 2% ± 0.4; Monkey T: 6% ± 1.1; mean ± SEM).</w:t>
      </w:r>
      <w:r>
        <w:rPr>
          <w:color w:val="4F81BD" w:themeColor="accent1"/>
        </w:rPr>
        <w:t xml:space="preserve"> </w:t>
      </w:r>
      <w:r w:rsidR="00576962">
        <w:rPr>
          <w:color w:val="4F81BD" w:themeColor="accent1"/>
        </w:rPr>
        <w:t xml:space="preserve">Due to these complications, we don’t think such analyses is feasible in the current dataset. </w:t>
      </w:r>
    </w:p>
    <w:p w14:paraId="53465524" w14:textId="77777777" w:rsidR="004B3812" w:rsidRDefault="000200C7" w:rsidP="00951FC1">
      <w:pPr>
        <w:spacing w:after="160"/>
      </w:pPr>
      <w:r w:rsidRPr="00843A8D">
        <w:br/>
        <w:t>Other comments</w:t>
      </w:r>
      <w:r w:rsidRPr="00843A8D">
        <w:br/>
        <w:t xml:space="preserve">1. The cues in the task have visual similarities that co-vary with the delay and drops of juice. </w:t>
      </w:r>
      <w:r w:rsidRPr="00843A8D">
        <w:lastRenderedPageBreak/>
        <w:t>There are visually responsive neurons in dlPFC. Is it possible to at least partially isolate responses due the cue by examining when the same cue is in different "roles" (e.g., behind a purple vs yellow cue or when it's accepted vs rejected?)</w:t>
      </w:r>
    </w:p>
    <w:p w14:paraId="5F23D5DF" w14:textId="7320EFE0" w:rsidR="004B3812" w:rsidRPr="00D7219C" w:rsidRDefault="004B3812" w:rsidP="00951FC1">
      <w:pPr>
        <w:spacing w:after="160"/>
        <w:rPr>
          <w:bCs/>
          <w:color w:val="4F81BD" w:themeColor="accent1"/>
        </w:rPr>
      </w:pPr>
      <w:r w:rsidRPr="004B3812">
        <w:rPr>
          <w:bCs/>
          <w:color w:val="4F81BD" w:themeColor="accent1"/>
          <w:rPrChange w:id="5" w:author="Rossella Falcone" w:date="2026-08-06T11:15:00Z" w16du:dateUtc="2026-08-06T15:15:00Z">
            <w:rPr>
              <w:b/>
              <w:color w:val="EE0000"/>
            </w:rPr>
          </w:rPrChange>
        </w:rPr>
        <w:t xml:space="preserve">We thank the reviewer for this </w:t>
      </w:r>
      <w:r w:rsidR="00777AA6">
        <w:rPr>
          <w:bCs/>
          <w:color w:val="4F81BD" w:themeColor="accent1"/>
        </w:rPr>
        <w:t xml:space="preserve">critical </w:t>
      </w:r>
      <w:r w:rsidRPr="004B3812">
        <w:rPr>
          <w:bCs/>
          <w:color w:val="4F81BD" w:themeColor="accent1"/>
          <w:rPrChange w:id="6" w:author="Rossella Falcone" w:date="2026-08-06T11:15:00Z" w16du:dateUtc="2026-08-06T15:15:00Z">
            <w:rPr>
              <w:b/>
              <w:color w:val="EE0000"/>
            </w:rPr>
          </w:rPrChange>
        </w:rPr>
        <w:t xml:space="preserve">point. </w:t>
      </w:r>
      <w:r w:rsidR="002A3296">
        <w:rPr>
          <w:bCs/>
          <w:color w:val="4F81BD" w:themeColor="accent1"/>
        </w:rPr>
        <w:t>The reviewer is absolutely correct that visual identity of the cue is correlated with drop and delay. It is possible that at least partially, the isolated response to drops/delays are visual responses to the offer cue. However, we argue that the responses we observe are sufficiently driven by value (drop/delay) and not merely a visual response. This is because we observed th</w:t>
      </w:r>
      <w:r w:rsidR="0053538C">
        <w:rPr>
          <w:bCs/>
          <w:color w:val="4F81BD" w:themeColor="accent1"/>
        </w:rPr>
        <w:t>e</w:t>
      </w:r>
      <w:r w:rsidR="002A3296">
        <w:rPr>
          <w:bCs/>
          <w:color w:val="4F81BD" w:themeColor="accent1"/>
        </w:rPr>
        <w:t xml:space="preserve"> inverse coding of drop and delay, </w:t>
      </w:r>
      <w:r w:rsidR="0053538C">
        <w:rPr>
          <w:bCs/>
          <w:color w:val="4F81BD" w:themeColor="accent1"/>
        </w:rPr>
        <w:t xml:space="preserve">which is not random and </w:t>
      </w:r>
      <w:r w:rsidR="002A3296">
        <w:rPr>
          <w:bCs/>
          <w:color w:val="4F81BD" w:themeColor="accent1"/>
        </w:rPr>
        <w:t>structured</w:t>
      </w:r>
      <w:r w:rsidR="0053538C">
        <w:rPr>
          <w:bCs/>
          <w:color w:val="4F81BD" w:themeColor="accent1"/>
        </w:rPr>
        <w:t>, as has also been reported in previous research of temporal discounting (XXX)</w:t>
      </w:r>
      <w:r w:rsidR="002A3296">
        <w:rPr>
          <w:bCs/>
          <w:color w:val="4F81BD" w:themeColor="accent1"/>
        </w:rPr>
        <w:t>. If these are pure visual responses, it is highly unlikely the coding dimension for drop and delay are anti-aligned</w:t>
      </w:r>
      <w:r w:rsidR="00C25282">
        <w:rPr>
          <w:bCs/>
          <w:color w:val="4F81BD" w:themeColor="accent1"/>
        </w:rPr>
        <w:t>, they should be near-orthogonal instead</w:t>
      </w:r>
      <w:r w:rsidR="002A3296">
        <w:rPr>
          <w:bCs/>
          <w:color w:val="4F81BD" w:themeColor="accent1"/>
        </w:rPr>
        <w:t xml:space="preserve">. </w:t>
      </w:r>
    </w:p>
    <w:p w14:paraId="71F64FDC" w14:textId="77777777" w:rsidR="00D92531" w:rsidRDefault="000200C7" w:rsidP="00951FC1">
      <w:pPr>
        <w:spacing w:after="160"/>
      </w:pPr>
      <w:r w:rsidRPr="00843A8D">
        <w:br/>
        <w:t>2. The explanation (in words) of Model 2 was even more simple and straightforward in the methods, whereas it was a little hard to follow in the results. Would recommend clarifying/rephrasing in the results.</w:t>
      </w:r>
    </w:p>
    <w:p w14:paraId="449D13F2" w14:textId="709E52A1" w:rsidR="00D92531" w:rsidRDefault="00D92531" w:rsidP="00D92531">
      <w:pPr>
        <w:shd w:val="clear" w:color="auto" w:fill="FFFFFF"/>
        <w:spacing w:line="240" w:lineRule="auto"/>
        <w:rPr>
          <w:bCs/>
          <w:color w:val="4F81BD" w:themeColor="accent1"/>
        </w:rPr>
      </w:pPr>
      <w:r w:rsidRPr="00D92531">
        <w:rPr>
          <w:bCs/>
          <w:color w:val="4F81BD" w:themeColor="accent1"/>
          <w:rPrChange w:id="7" w:author="Rossella Falcone" w:date="2026-08-06T11:15:00Z" w16du:dateUtc="2026-08-06T15:15:00Z">
            <w:rPr>
              <w:b/>
              <w:color w:val="FF0000"/>
            </w:rPr>
          </w:rPrChange>
        </w:rPr>
        <w:t>We thank the reviewer for asking us to clarify th</w:t>
      </w:r>
      <w:r>
        <w:rPr>
          <w:bCs/>
          <w:color w:val="4F81BD" w:themeColor="accent1"/>
        </w:rPr>
        <w:t>e description of Model 2 in the main text</w:t>
      </w:r>
      <w:r w:rsidRPr="00D92531">
        <w:rPr>
          <w:bCs/>
          <w:color w:val="4F81BD" w:themeColor="accent1"/>
          <w:rPrChange w:id="8" w:author="Rossella Falcone" w:date="2026-08-06T11:15:00Z" w16du:dateUtc="2026-08-06T15:15:00Z">
            <w:rPr>
              <w:b/>
              <w:color w:val="FF0000"/>
            </w:rPr>
          </w:rPrChange>
        </w:rPr>
        <w:t xml:space="preserve">. We have revised the Results section accordingly as </w:t>
      </w:r>
      <w:commentRangeStart w:id="9"/>
      <w:commentRangeStart w:id="10"/>
      <w:r w:rsidRPr="00D92531">
        <w:rPr>
          <w:bCs/>
          <w:color w:val="4F81BD" w:themeColor="accent1"/>
          <w:rPrChange w:id="11" w:author="Rossella Falcone" w:date="2026-08-06T11:15:00Z" w16du:dateUtc="2026-08-06T15:15:00Z">
            <w:rPr>
              <w:b/>
              <w:color w:val="FF0000"/>
            </w:rPr>
          </w:rPrChange>
        </w:rPr>
        <w:t xml:space="preserve">follow: </w:t>
      </w:r>
      <w:commentRangeEnd w:id="9"/>
      <w:r>
        <w:rPr>
          <w:rStyle w:val="CommentReference"/>
          <w:bCs/>
          <w:color w:val="4F81BD" w:themeColor="accent1"/>
          <w:sz w:val="22"/>
          <w:szCs w:val="22"/>
        </w:rPr>
        <w:commentReference w:id="9"/>
      </w:r>
      <w:commentRangeEnd w:id="10"/>
      <w:r w:rsidR="00097239">
        <w:rPr>
          <w:rStyle w:val="CommentReference"/>
          <w:bCs/>
          <w:color w:val="4F81BD" w:themeColor="accent1"/>
          <w:sz w:val="22"/>
          <w:szCs w:val="22"/>
        </w:rPr>
        <w:commentReference w:id="10"/>
      </w:r>
    </w:p>
    <w:p w14:paraId="059ADF2E" w14:textId="77777777" w:rsidR="00437BED" w:rsidRPr="00D92531" w:rsidRDefault="00437BED" w:rsidP="00D92531">
      <w:pPr>
        <w:shd w:val="clear" w:color="auto" w:fill="FFFFFF"/>
        <w:spacing w:line="240" w:lineRule="auto"/>
        <w:rPr>
          <w:bCs/>
          <w:color w:val="4F81BD" w:themeColor="accent1"/>
        </w:rPr>
      </w:pPr>
    </w:p>
    <w:p w14:paraId="70B1C2EB" w14:textId="4E8E60F6" w:rsidR="004853D7" w:rsidRDefault="000200C7">
      <w:pPr>
        <w:spacing w:after="160"/>
        <w:rPr>
          <w:del w:id="12" w:author="Rossella Falcone" w:date="2026-08-06T11:15:00Z" w16du:dateUtc="2026-08-06T15:15:00Z"/>
        </w:rPr>
      </w:pPr>
      <w:r w:rsidRPr="00843A8D">
        <w:br/>
        <w:t>3. The hand/bar icon on Figure 1 (and the difference between open and closed) is a bit hard to see and it made it a little confusing to initially understand the task.</w:t>
      </w:r>
      <w:r w:rsidRPr="000200C7">
        <w:rPr>
          <w:b/>
          <w:bCs/>
        </w:rPr>
        <w:br/>
      </w:r>
      <w:r w:rsidR="008A6C84">
        <w:rPr>
          <w:color w:val="EE0000"/>
        </w:rPr>
        <w:t>Rossella, please draft this response.</w:t>
      </w:r>
    </w:p>
    <w:p w14:paraId="6E8FAA4E" w14:textId="77777777" w:rsidR="004853D7" w:rsidRDefault="004853D7">
      <w:pPr>
        <w:spacing w:after="160"/>
        <w:rPr>
          <w:del w:id="13" w:author="Rossella Falcone" w:date="2026-08-06T11:15:00Z" w16du:dateUtc="2026-08-06T15:15:00Z"/>
        </w:rPr>
      </w:pPr>
    </w:p>
    <w:p w14:paraId="188552C5" w14:textId="77777777" w:rsidR="004853D7" w:rsidRDefault="004853D7">
      <w:pPr>
        <w:spacing w:after="160"/>
        <w:rPr>
          <w:del w:id="14" w:author="Rossella Falcone" w:date="2026-08-06T11:15:00Z" w16du:dateUtc="2026-08-06T15:15:00Z"/>
        </w:rPr>
      </w:pPr>
    </w:p>
    <w:p w14:paraId="5B3E07B9" w14:textId="77777777" w:rsidR="004853D7" w:rsidRDefault="004853D7">
      <w:pPr>
        <w:spacing w:after="160"/>
        <w:rPr>
          <w:del w:id="15" w:author="Rossella Falcone" w:date="2026-08-06T11:15:00Z" w16du:dateUtc="2026-08-06T15:15:00Z"/>
        </w:rPr>
      </w:pPr>
    </w:p>
    <w:p w14:paraId="266E24AE" w14:textId="77777777" w:rsidR="004853D7" w:rsidRDefault="004853D7">
      <w:pPr>
        <w:spacing w:after="160"/>
        <w:rPr>
          <w:del w:id="16" w:author="Rossella Falcone" w:date="2026-08-06T11:15:00Z" w16du:dateUtc="2026-08-06T15:15:00Z"/>
        </w:rPr>
      </w:pPr>
    </w:p>
    <w:p w14:paraId="15B780B2" w14:textId="77777777" w:rsidR="004853D7" w:rsidRDefault="004853D7">
      <w:pPr>
        <w:spacing w:after="160"/>
        <w:rPr>
          <w:del w:id="17" w:author="Rossella Falcone" w:date="2026-08-06T11:15:00Z" w16du:dateUtc="2026-08-06T15:15:00Z"/>
        </w:rPr>
      </w:pPr>
    </w:p>
    <w:p w14:paraId="571C97C9" w14:textId="77777777" w:rsidR="004853D7" w:rsidRDefault="004853D7">
      <w:pPr>
        <w:spacing w:after="160"/>
        <w:rPr>
          <w:del w:id="18" w:author="Rossella Falcone" w:date="2026-08-06T11:15:00Z" w16du:dateUtc="2026-08-06T15:15:00Z"/>
        </w:rPr>
      </w:pPr>
    </w:p>
    <w:p w14:paraId="03A73AAF" w14:textId="77777777" w:rsidR="004853D7" w:rsidRDefault="004853D7">
      <w:pPr>
        <w:spacing w:after="160"/>
        <w:rPr>
          <w:del w:id="19" w:author="Rossella Falcone" w:date="2026-08-06T11:15:00Z" w16du:dateUtc="2026-08-06T15:15:00Z"/>
        </w:rPr>
      </w:pPr>
    </w:p>
    <w:p w14:paraId="7D3310E6" w14:textId="77777777" w:rsidR="004853D7" w:rsidRDefault="004853D7">
      <w:pPr>
        <w:spacing w:after="160"/>
      </w:pPr>
    </w:p>
    <w:p w14:paraId="7384570E" w14:textId="77777777" w:rsidR="004853D7" w:rsidRDefault="004853D7">
      <w:pPr>
        <w:spacing w:after="160"/>
      </w:pPr>
    </w:p>
    <w:p w14:paraId="79261DF9" w14:textId="77777777" w:rsidR="004853D7" w:rsidRDefault="004853D7">
      <w:pPr>
        <w:spacing w:after="160"/>
      </w:pPr>
    </w:p>
    <w:p w14:paraId="65C562D6" w14:textId="77777777" w:rsidR="0062174F" w:rsidRDefault="00606B93" w:rsidP="003E724E">
      <w:r w:rsidRPr="00DF099E">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1F991A6C" w14:textId="08EBB197" w:rsidR="000605B9" w:rsidRDefault="0062174F" w:rsidP="0062174F">
      <w:pPr>
        <w:rPr>
          <w:color w:val="0070C0"/>
        </w:rPr>
      </w:pPr>
      <w:r>
        <w:rPr>
          <w:color w:val="0070C0"/>
        </w:rPr>
        <w:t>We thank the reviewer for carefully assessing our behavioral models. We have unified the notations across models to minimize confusion.</w:t>
      </w:r>
      <w:r w:rsidR="000605B9">
        <w:rPr>
          <w:color w:val="0070C0"/>
        </w:rPr>
        <w:t xml:space="preserve"> We also fit 3 additional models to the data (see Response </w:t>
      </w:r>
      <w:r w:rsidR="002F2FE6">
        <w:rPr>
          <w:color w:val="0070C0"/>
        </w:rPr>
        <w:t>R2-</w:t>
      </w:r>
      <w:r w:rsidR="002F2FE6" w:rsidRPr="006008B7">
        <w:rPr>
          <w:color w:val="0070C0"/>
        </w:rPr>
        <w:t>1.</w:t>
      </w:r>
      <w:r w:rsidR="002F2FE6">
        <w:rPr>
          <w:color w:val="0070C0"/>
        </w:rPr>
        <w:t>3</w:t>
      </w:r>
      <w:r w:rsidR="000605B9">
        <w:rPr>
          <w:color w:val="0070C0"/>
        </w:rPr>
        <w:t xml:space="preserve">).  </w:t>
      </w:r>
    </w:p>
    <w:p w14:paraId="7CDE6D2C" w14:textId="77777777" w:rsidR="000605B9" w:rsidRDefault="000605B9" w:rsidP="0062174F">
      <w:pPr>
        <w:rPr>
          <w:color w:val="0070C0"/>
        </w:rPr>
      </w:pPr>
    </w:p>
    <w:p w14:paraId="61607DF3" w14:textId="3A605BD8" w:rsidR="0062174F" w:rsidRDefault="00886BE6" w:rsidP="0062174F">
      <w:pPr>
        <w:rPr>
          <w:color w:val="0070C0"/>
        </w:rPr>
      </w:pPr>
      <w:r>
        <w:rPr>
          <w:color w:val="0070C0"/>
        </w:rPr>
        <w:t>W</w:t>
      </w:r>
      <w:r w:rsidR="0062174F">
        <w:rPr>
          <w:color w:val="0070C0"/>
        </w:rPr>
        <w:t>e added a paragraph to describe the common features of the</w:t>
      </w:r>
      <w:r>
        <w:rPr>
          <w:color w:val="0070C0"/>
        </w:rPr>
        <w:t xml:space="preserve">se </w:t>
      </w:r>
      <w:r w:rsidR="0062174F">
        <w:rPr>
          <w:color w:val="0070C0"/>
        </w:rPr>
        <w:t>models, before diving into each one</w:t>
      </w:r>
      <w:r w:rsidR="003C49A2">
        <w:rPr>
          <w:color w:val="0070C0"/>
        </w:rPr>
        <w:t>:</w:t>
      </w:r>
    </w:p>
    <w:p w14:paraId="0BA47D2C" w14:textId="77777777" w:rsidR="00CD38CE" w:rsidRDefault="00CD38CE" w:rsidP="0062174F">
      <w:pPr>
        <w:rPr>
          <w:color w:val="0070C0"/>
        </w:rPr>
      </w:pPr>
    </w:p>
    <w:p w14:paraId="7BA7E64C" w14:textId="01B42245" w:rsidR="00362EB1" w:rsidRPr="004853D7" w:rsidRDefault="00CD38CE" w:rsidP="004853D7">
      <w:pPr>
        <w:spacing w:line="480" w:lineRule="auto"/>
        <w:ind w:firstLine="360"/>
        <w:rPr>
          <w:rFonts w:ascii="Times New Roman" w:eastAsia="Times New Roman" w:hAnsi="Times New Roman" w:cs="Times New Roman"/>
          <w:sz w:val="24"/>
          <w:szCs w:val="24"/>
        </w:rPr>
      </w:pPr>
      <w:r>
        <w:rPr>
          <w:color w:val="0070C0"/>
        </w:rPr>
        <w:t>“</w:t>
      </w:r>
      <w:r w:rsidR="004853D7">
        <w:rPr>
          <w:rFonts w:ascii="Times New Roman" w:eastAsia="Times New Roman" w:hAnsi="Times New Roman" w:cs="Times New Roman"/>
          <w:sz w:val="24"/>
          <w:szCs w:val="24"/>
        </w:rPr>
        <w:t xml:space="preserve"> </w:t>
      </w:r>
      <w:r w:rsidR="00362EB1" w:rsidRPr="00362EB1">
        <w:rPr>
          <w:rFonts w:ascii="Times New Roman" w:eastAsia="Times New Roman" w:hAnsi="Times New Roman" w:cs="Times New Roman"/>
          <w:color w:val="0070C0"/>
          <w:sz w:val="24"/>
          <w:szCs w:val="24"/>
          <w:u w:val="single"/>
        </w:rPr>
        <w:t>Overview of behavioral models</w:t>
      </w:r>
    </w:p>
    <w:p w14:paraId="733AF60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(e.g., how the go signal modifies the temporally discounted value). We will first describe the common assumptions adopted by all models. </w:t>
      </w:r>
    </w:p>
    <w:p w14:paraId="37FC831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and accept/reject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using the softmax decision rule:</w:t>
      </w:r>
    </w:p>
    <w:p w14:paraId="6D3D0302" w14:textId="77777777" w:rsidR="00362EB1" w:rsidRPr="00362EB1" w:rsidRDefault="00362EB1" w:rsidP="00362EB1">
      <w:pPr>
        <w:jc w:val="center"/>
        <w:rPr>
          <w:rFonts w:ascii="Cambria Math" w:eastAsia="Cambria Math" w:hAnsi="Cambria Math" w:cs="Cambria Math"/>
          <w:color w:val="0070C0"/>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58A949C7" w14:textId="77777777" w:rsidR="00362EB1" w:rsidRPr="00362EB1" w:rsidRDefault="00362EB1" w:rsidP="00362EB1">
      <w:pPr>
        <w:rPr>
          <w:rFonts w:ascii="Times New Roman" w:eastAsia="Times New Roman" w:hAnsi="Times New Roman" w:cs="Times New Roman"/>
          <w:color w:val="0070C0"/>
          <w:sz w:val="24"/>
          <w:szCs w:val="24"/>
        </w:rPr>
      </w:pPr>
      <w:r w:rsidRPr="00362EB1">
        <w:rPr>
          <w:rFonts w:ascii="Cambria Math" w:eastAsia="Cambria Math" w:hAnsi="Cambria Math" w:cs="Cambria Math"/>
          <w:color w:val="0070C0"/>
        </w:rPr>
        <w:t xml:space="preserve">Here, </w:t>
      </w:r>
      <m:oMath>
        <m:r>
          <w:rPr>
            <w:rFonts w:ascii="Cambria Math" w:eastAsia="Cambria Math" w:hAnsi="Cambria Math" w:cs="Cambria Math"/>
            <w:color w:val="0070C0"/>
          </w:rPr>
          <m:t>σ</m:t>
        </m:r>
      </m:oMath>
      <w:r w:rsidRPr="00362EB1">
        <w:rPr>
          <w:rFonts w:ascii="Times New Roman" w:eastAsia="Times New Roman" w:hAnsi="Times New Roman" w:cs="Times New Roman"/>
          <w:color w:val="0070C0"/>
          <w:sz w:val="24"/>
          <w:szCs w:val="24"/>
        </w:rPr>
        <w:t xml:space="preserve"> is a decision noise parameter that captures choice stochasticity. </w:t>
      </w:r>
    </w:p>
    <w:p w14:paraId="7180406A" w14:textId="77777777" w:rsidR="00362EB1" w:rsidRPr="00362EB1" w:rsidRDefault="00362EB1" w:rsidP="00362EB1">
      <w:pPr>
        <w:rPr>
          <w:rFonts w:ascii="Times New Roman" w:eastAsia="Times New Roman" w:hAnsi="Times New Roman" w:cs="Times New Roman"/>
          <w:color w:val="0070C0"/>
          <w:sz w:val="24"/>
          <w:szCs w:val="24"/>
        </w:rPr>
      </w:pPr>
    </w:p>
    <w:p w14:paraId="60341CA4" w14:textId="77777777" w:rsidR="00362EB1" w:rsidRPr="00362EB1" w:rsidRDefault="00362EB1" w:rsidP="00362EB1">
      <w:pPr>
        <w:rPr>
          <w:rFonts w:ascii="Cambria Math" w:eastAsia="Cambria Math" w:hAnsi="Cambria Math" w:cs="Cambria Math"/>
          <w:color w:val="0070C0"/>
        </w:rPr>
      </w:pPr>
    </w:p>
    <w:p w14:paraId="4A3B9C6A"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also assumed that hyperbolic discounting function </w:t>
      </w:r>
      <m:oMath>
        <m:r>
          <w:rPr>
            <w:rFonts w:ascii="Cambria Math" w:eastAsia="Cambria Math" w:hAnsi="Cambria Math" w:cs="Cambria Math"/>
            <w:color w:val="0070C0"/>
          </w:rPr>
          <m:t>h</m:t>
        </m:r>
        <m:r>
          <w:rPr>
            <w:rFonts w:ascii="Cambria Math" w:eastAsia="Times New Roman" w:hAnsi="Cambria Math" w:cs="Times New Roman"/>
            <w:color w:val="0070C0"/>
          </w:rPr>
          <m:t>(R, D)</m:t>
        </m:r>
      </m:oMath>
      <w:r w:rsidRPr="00362EB1">
        <w:rPr>
          <w:rFonts w:ascii="Times New Roman" w:eastAsia="Times New Roman" w:hAnsi="Times New Roman" w:cs="Times New Roman"/>
          <w:color w:val="0070C0"/>
          <w:sz w:val="24"/>
          <w:szCs w:val="24"/>
        </w:rPr>
        <w:t xml:space="preserve"> is used to calculate temporally discounted values. A reward </w:t>
      </w:r>
      <m:oMath>
        <m:r>
          <w:rPr>
            <w:rFonts w:ascii="Cambria Math" w:eastAsia="Times New Roman" w:hAnsi="Cambria Math" w:cs="Times New Roman"/>
            <w:color w:val="0070C0"/>
            <w:sz w:val="24"/>
            <w:szCs w:val="24"/>
          </w:rPr>
          <m:t>R</m:t>
        </m:r>
      </m:oMath>
      <w:r w:rsidRPr="00362EB1">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362EB1">
        <w:rPr>
          <w:rFonts w:ascii="Times New Roman" w:eastAsia="Times New Roman" w:hAnsi="Times New Roman" w:cs="Times New Roman"/>
          <w:color w:val="0070C0"/>
          <w:sz w:val="24"/>
          <w:szCs w:val="24"/>
        </w:rPr>
        <w:t xml:space="preserve"> has temporally discounted value </w:t>
      </w:r>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6BEC6A5E" w14:textId="77777777" w:rsidR="00362EB1" w:rsidRPr="00362EB1" w:rsidRDefault="00362EB1" w:rsidP="00362EB1">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2697DA32" w14:textId="0DA0FCD3" w:rsidR="00CD38CE" w:rsidRPr="00D8669C" w:rsidRDefault="00362EB1" w:rsidP="00D8669C">
      <w:pPr>
        <w:spacing w:line="480" w:lineRule="auto"/>
        <w:rPr>
          <w:rFonts w:ascii="Times New Roman" w:eastAsia="Times New Roman" w:hAnsi="Times New Roman" w:cs="Times New Roman"/>
          <w:color w:val="0070C0"/>
          <w:sz w:val="24"/>
          <w:szCs w:val="24"/>
        </w:rPr>
      </w:pPr>
      <m:oMath>
        <m:r>
          <w:rPr>
            <w:rFonts w:ascii="Cambria Math" w:eastAsia="Cambria Math" w:hAnsi="Cambria Math" w:cs="Cambria Math"/>
            <w:color w:val="0070C0"/>
          </w:rPr>
          <m:t xml:space="preserve"> </m:t>
        </m:r>
      </m:oMath>
      <w:r w:rsidRPr="00362EB1">
        <w:rPr>
          <w:rFonts w:ascii="Cambria Math" w:eastAsia="Times New Roman" w:hAnsi="Cambria Math" w:cs="Times New Roman"/>
          <w:color w:val="0070C0"/>
        </w:rPr>
        <w:t>𝑤here</w:t>
      </w:r>
      <w:r w:rsidRPr="00362EB1">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362EB1">
        <w:rPr>
          <w:rFonts w:ascii="Times New Roman" w:eastAsia="Times New Roman" w:hAnsi="Times New Roman" w:cs="Times New Roman"/>
          <w:color w:val="0070C0"/>
          <w:sz w:val="24"/>
          <w:szCs w:val="24"/>
        </w:rPr>
        <w:t xml:space="preserve"> is the hyperbolic discounting parameter.</w:t>
      </w:r>
      <w:r w:rsidR="00D8669C">
        <w:rPr>
          <w:rFonts w:ascii="Times New Roman" w:eastAsia="Times New Roman" w:hAnsi="Times New Roman" w:cs="Times New Roman"/>
          <w:color w:val="0070C0"/>
          <w:sz w:val="24"/>
          <w:szCs w:val="24"/>
        </w:rPr>
        <w:t xml:space="preserve"> </w:t>
      </w:r>
      <w:r w:rsidR="00CD38CE">
        <w:rPr>
          <w:color w:val="0070C0"/>
        </w:rPr>
        <w:t>”</w:t>
      </w:r>
    </w:p>
    <w:p w14:paraId="654A15DA" w14:textId="77777777" w:rsidR="0000488B" w:rsidRDefault="00606B93" w:rsidP="003E724E">
      <w:r w:rsidRPr="00DF099E">
        <w:br/>
        <w:t xml:space="preserve">First, the baseline model, which does not incorporate a go-signal-dependent decision process, </w:t>
      </w:r>
      <w:r w:rsidRPr="00DF099E">
        <w:lastRenderedPageBreak/>
        <w:t>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142BFFBF" w14:textId="77777777" w:rsidR="007F647B" w:rsidRDefault="007F647B" w:rsidP="007F647B">
      <w:pPr>
        <w:rPr>
          <w:color w:val="0070C0"/>
        </w:rPr>
      </w:pPr>
      <w:r>
        <w:rPr>
          <w:color w:val="0070C0"/>
        </w:rPr>
        <w:t>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We have modified the manuscript to improve clarity, see below:</w:t>
      </w:r>
    </w:p>
    <w:p w14:paraId="53AE4AED" w14:textId="77777777" w:rsidR="008841C5" w:rsidRDefault="008841C5" w:rsidP="008841C5">
      <w:pPr>
        <w:spacing w:line="480" w:lineRule="auto"/>
        <w:rPr>
          <w:color w:val="0070C0"/>
        </w:rPr>
      </w:pPr>
    </w:p>
    <w:p w14:paraId="53CFEC91" w14:textId="1B4225BC" w:rsidR="00C46D3A" w:rsidRPr="008841C5" w:rsidRDefault="007F647B" w:rsidP="008841C5">
      <w:pPr>
        <w:spacing w:line="480" w:lineRule="auto"/>
        <w:rPr>
          <w:rFonts w:ascii="Times New Roman" w:eastAsia="Times New Roman" w:hAnsi="Times New Roman" w:cs="Times New Roman"/>
          <w:color w:val="0070C0"/>
          <w:sz w:val="24"/>
          <w:szCs w:val="24"/>
        </w:rPr>
      </w:pPr>
      <w:r w:rsidRPr="008F5372">
        <w:rPr>
          <w:color w:val="0070C0"/>
        </w:rPr>
        <w:t>“</w:t>
      </w:r>
      <w:r w:rsidR="008841C5">
        <w:rPr>
          <w:rFonts w:ascii="Times New Roman" w:eastAsia="Times New Roman" w:hAnsi="Times New Roman" w:cs="Times New Roman"/>
          <w:color w:val="0070C0"/>
          <w:sz w:val="24"/>
          <w:szCs w:val="24"/>
        </w:rPr>
        <w:t xml:space="preserve"> </w:t>
      </w:r>
      <w:r w:rsidR="00C46D3A" w:rsidRPr="00C46D3A">
        <w:rPr>
          <w:rFonts w:ascii="Times New Roman" w:eastAsia="Times New Roman" w:hAnsi="Times New Roman" w:cs="Times New Roman"/>
          <w:color w:val="0070C0"/>
          <w:sz w:val="24"/>
          <w:szCs w:val="24"/>
          <w:u w:val="single"/>
        </w:rPr>
        <w:t>Model 1</w:t>
      </w:r>
    </w:p>
    <w:p w14:paraId="6AB34B91" w14:textId="0E5B8BEA"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70C0"/>
          </w:rPr>
          <m:t>θ</m:t>
        </m:r>
      </m:oMath>
      <w:r w:rsidRPr="00C46D3A">
        <w:rPr>
          <w:rFonts w:ascii="Times New Roman" w:eastAsia="Times New Roman" w:hAnsi="Times New Roman" w:cs="Times New Roman"/>
          <w:color w:val="0070C0"/>
        </w:rPr>
        <w:t>.</w:t>
      </w:r>
      <w:r w:rsidRPr="00C46D3A">
        <w:rPr>
          <w:rFonts w:ascii="Times New Roman" w:eastAsia="Times New Roman" w:hAnsi="Times New Roman" w:cs="Times New Roman"/>
          <w:color w:val="0070C0"/>
          <w:sz w:val="24"/>
          <w:szCs w:val="24"/>
        </w:rPr>
        <w:t xml:space="preserve"> Animals will be more likely to accept an offer when DV is above θ, and more likely to reject otherwise. </w:t>
      </w:r>
    </w:p>
    <w:p w14:paraId="7B66F228"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temporally discounted values are computed for each of the 9 offers. For the drop and delay associated with each offer, we have </w:t>
      </w:r>
    </w:p>
    <w:p w14:paraId="3764EBBB" w14:textId="77777777" w:rsidR="00C46D3A" w:rsidRPr="00C46D3A" w:rsidRDefault="00C46D3A" w:rsidP="00C46D3A">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m:t>DV= h</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35B440DF"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value for accepting the offer is simply the discounted value,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w:r w:rsidRPr="00C46D3A">
        <w:rPr>
          <w:rFonts w:ascii="Times New Roman" w:eastAsia="Times New Roman" w:hAnsi="Times New Roman" w:cs="Times New Roman"/>
          <w:color w:val="0070C0"/>
          <w:sz w:val="24"/>
          <w:szCs w:val="24"/>
        </w:rPr>
        <w:t xml:space="preserve">, and the value for rejecting the offer is the decision threshold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C46D3A">
        <w:rPr>
          <w:rFonts w:ascii="Times New Roman" w:eastAsia="Times New Roman" w:hAnsi="Times New Roman" w:cs="Times New Roman"/>
          <w:color w:val="0070C0"/>
          <w:sz w:val="24"/>
          <w:szCs w:val="24"/>
        </w:rPr>
        <w:t xml:space="preserve">. </w:t>
      </w:r>
    </w:p>
    <w:p w14:paraId="5F297FFB"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Thus, via the softmax decision rule, we have </w:t>
      </w:r>
    </w:p>
    <w:p w14:paraId="5124B7F5" w14:textId="32445B92" w:rsidR="007F647B" w:rsidRPr="00F30135" w:rsidRDefault="00C46D3A" w:rsidP="00F30135">
      <w:pPr>
        <w:spacing w:line="480" w:lineRule="auto"/>
        <w:rPr>
          <w:rFonts w:ascii="Times New Roman" w:eastAsia="Times New Roman" w:hAnsi="Times New Roman" w:cs="Times New Roman"/>
          <w:sz w:val="24"/>
          <w:szCs w:val="24"/>
        </w:rPr>
      </w:pPr>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w:r w:rsidR="00F30135">
        <w:rPr>
          <w:rFonts w:ascii="Times New Roman" w:eastAsia="Times New Roman" w:hAnsi="Times New Roman" w:cs="Times New Roman"/>
          <w:sz w:val="24"/>
          <w:szCs w:val="24"/>
        </w:rPr>
        <w:t xml:space="preserve"> </w:t>
      </w:r>
      <w:r w:rsidR="007F647B" w:rsidRPr="008F5372">
        <w:rPr>
          <w:color w:val="0070C0"/>
        </w:rPr>
        <w:t>”</w:t>
      </w:r>
    </w:p>
    <w:p w14:paraId="472F89A7" w14:textId="08B21031" w:rsidR="000E6EFE" w:rsidRPr="006008B7" w:rsidRDefault="000E6EFE" w:rsidP="000E6EFE">
      <w:pPr>
        <w:rPr>
          <w:color w:val="0070C0"/>
        </w:rPr>
      </w:pPr>
    </w:p>
    <w:p w14:paraId="45B985CA" w14:textId="77777777" w:rsidR="00D675ED" w:rsidRDefault="00606B93" w:rsidP="003E724E">
      <w:r w:rsidRPr="00DF099E">
        <w:t xml:space="preserve">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w:t>
      </w:r>
      <w:r w:rsidRPr="00DF099E">
        <w:lastRenderedPageBreak/>
        <w:t>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7D865736" w:rsidR="00D675ED" w:rsidRDefault="00D675ED" w:rsidP="00D675ED">
      <w:pPr>
        <w:rPr>
          <w:color w:val="0070C0"/>
        </w:rPr>
      </w:pPr>
      <w:r>
        <w:rPr>
          <w:color w:val="0070C0"/>
        </w:rPr>
        <w:t xml:space="preserve">We apologize for the lack of clarity in our description. The reviewer understood our model correctly. We have modified the manuscript to improve </w:t>
      </w:r>
      <w:r w:rsidR="00EE724B">
        <w:rPr>
          <w:color w:val="0070C0"/>
        </w:rPr>
        <w:t>clarity</w:t>
      </w:r>
      <w:r>
        <w:rPr>
          <w:color w:val="0070C0"/>
        </w:rPr>
        <w:t>:</w:t>
      </w:r>
    </w:p>
    <w:p w14:paraId="3FDEA2C1" w14:textId="77777777" w:rsidR="00D675ED" w:rsidRDefault="00D675ED" w:rsidP="00D675ED">
      <w:pPr>
        <w:rPr>
          <w:color w:val="0070C0"/>
        </w:rPr>
      </w:pPr>
    </w:p>
    <w:p w14:paraId="2DCD6A37" w14:textId="38643B30" w:rsidR="00535FC9" w:rsidRPr="003B061F" w:rsidRDefault="00D675ED" w:rsidP="00535FC9">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70C0"/>
          <w:sz w:val="24"/>
          <w:szCs w:val="24"/>
        </w:rPr>
      </w:pPr>
      <w:r>
        <w:rPr>
          <w:color w:val="0070C0"/>
        </w:rPr>
        <w:t>“</w:t>
      </w:r>
      <w:r w:rsidR="003B061F">
        <w:rPr>
          <w:rFonts w:ascii="Times New Roman" w:eastAsia="Times New Roman" w:hAnsi="Times New Roman" w:cs="Times New Roman"/>
          <w:b/>
          <w:bCs/>
          <w:color w:val="0070C0"/>
          <w:sz w:val="24"/>
          <w:szCs w:val="24"/>
        </w:rPr>
        <w:t xml:space="preserve"> </w:t>
      </w:r>
      <w:r w:rsidR="00535FC9" w:rsidRPr="00535FC9">
        <w:rPr>
          <w:rFonts w:ascii="Times New Roman" w:eastAsia="Times New Roman" w:hAnsi="Times New Roman" w:cs="Times New Roman"/>
          <w:color w:val="0070C0"/>
          <w:sz w:val="24"/>
          <w:szCs w:val="24"/>
          <w:u w:val="single"/>
        </w:rPr>
        <w:t>Model 2</w:t>
      </w:r>
    </w:p>
    <w:p w14:paraId="3C709061"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535FC9">
        <w:rPr>
          <w:rFonts w:ascii="Times New Roman" w:eastAsia="Times New Roman" w:hAnsi="Times New Roman" w:cs="Times New Roman"/>
          <w:color w:val="0070C0"/>
          <w:sz w:val="24"/>
          <w:szCs w:val="24"/>
        </w:rPr>
        <w:t xml:space="preserve"> is the sum of the discounted value of the offer, and the value of the go signal:</w:t>
      </w:r>
    </w:p>
    <w:p w14:paraId="455FAF42" w14:textId="77777777" w:rsidR="00535FC9" w:rsidRPr="00535FC9" w:rsidRDefault="00000000" w:rsidP="00535FC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02D33E8A" w14:textId="77777777" w:rsidR="00535FC9" w:rsidRPr="00535FC9" w:rsidRDefault="00535FC9" w:rsidP="003A2B5A">
      <w:pPr>
        <w:rPr>
          <w:rFonts w:ascii="Cambria Math" w:eastAsia="Cambria Math" w:hAnsi="Cambria Math" w:cs="Cambria Math"/>
          <w:color w:val="0070C0"/>
        </w:rPr>
      </w:pPr>
      <w:r w:rsidRPr="00535FC9">
        <w:rPr>
          <w:rFonts w:ascii="Times New Roman" w:eastAsia="Times New Roman" w:hAnsi="Times New Roman" w:cs="Times New Roman"/>
          <w:color w:val="0070C0"/>
          <w:sz w:val="24"/>
          <w:szCs w:val="24"/>
        </w:rPr>
        <w:t xml:space="preserve">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535FC9">
        <w:rPr>
          <w:rFonts w:ascii="Times New Roman" w:eastAsia="Times New Roman" w:hAnsi="Times New Roman" w:cs="Times New Roman"/>
          <w:color w:val="0070C0"/>
          <w:sz w:val="24"/>
          <w:szCs w:val="24"/>
        </w:rPr>
        <w:t>, as in Model 1</w:t>
      </w:r>
      <m:oMath>
        <m:r>
          <w:rPr>
            <w:rFonts w:ascii="Cambria Math" w:eastAsia="Times New Roman" w:hAnsi="Cambria Math" w:cs="Times New Roman"/>
            <w:color w:val="0070C0"/>
            <w:sz w:val="24"/>
            <w:szCs w:val="24"/>
          </w:rPr>
          <m:t>.</m:t>
        </m:r>
      </m:oMath>
    </w:p>
    <w:p w14:paraId="7D12D326"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The acceptance probability is then: </w:t>
      </w:r>
    </w:p>
    <w:p w14:paraId="2BB0B808" w14:textId="05B81475" w:rsidR="00D675ED" w:rsidRPr="00535FC9" w:rsidRDefault="00535FC9" w:rsidP="00535FC9">
      <w:pPr>
        <w:jc w:val="center"/>
        <w:rPr>
          <w:rFonts w:ascii="Cambria Math" w:eastAsia="Cambria Math" w:hAnsi="Cambria Math" w:cs="Cambria Math"/>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222FFCCA" w14:textId="2D381F0F" w:rsidR="00D675ED" w:rsidRPr="00E140E7" w:rsidRDefault="00D675ED" w:rsidP="00E140E7">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 xml:space="preserve">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w:t>
      </w:r>
      <w:r w:rsidRPr="00DF099E">
        <w:lastRenderedPageBreak/>
        <w:t>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Default="006400C8" w:rsidP="006400C8">
      <w:r w:rsidRPr="006008B7">
        <w:rPr>
          <w:color w:val="0070C0"/>
        </w:rPr>
        <w:t xml:space="preserve">Response </w:t>
      </w:r>
      <w:r>
        <w:rPr>
          <w:color w:val="0070C0"/>
        </w:rPr>
        <w:t>R2-</w:t>
      </w:r>
      <w:r w:rsidRPr="006008B7">
        <w:rPr>
          <w:color w:val="0070C0"/>
        </w:rPr>
        <w:t>1.</w:t>
      </w:r>
      <w:r>
        <w:rPr>
          <w:color w:val="0070C0"/>
        </w:rPr>
        <w:t>3</w:t>
      </w:r>
      <w:r w:rsidRPr="006008B7">
        <w:rPr>
          <w:color w:val="0070C0"/>
        </w:rPr>
        <w:t>:</w:t>
      </w:r>
    </w:p>
    <w:p w14:paraId="3BE15FA1" w14:textId="77777777" w:rsidR="00737368" w:rsidRDefault="00737368" w:rsidP="006400C8">
      <w:pPr>
        <w:rPr>
          <w:color w:val="0070C0"/>
        </w:rPr>
      </w:pPr>
    </w:p>
    <w:p w14:paraId="63C4999E" w14:textId="0983901B" w:rsidR="00F30799" w:rsidRDefault="006400C8" w:rsidP="00860ADB">
      <w:pPr>
        <w:rPr>
          <w:color w:val="0070C0"/>
        </w:rPr>
      </w:pPr>
      <w:r>
        <w:rPr>
          <w:color w:val="0070C0"/>
        </w:rPr>
        <w:t xml:space="preserve">The reviewer understood our model </w:t>
      </w:r>
      <w:r w:rsidR="00A175CE">
        <w:rPr>
          <w:color w:val="0070C0"/>
        </w:rPr>
        <w:t>conceptually. However, the Model 3 (</w:t>
      </w:r>
      <w:r w:rsidR="00CB44D3">
        <w:rPr>
          <w:color w:val="0070C0"/>
        </w:rPr>
        <w:t xml:space="preserve">in </w:t>
      </w:r>
      <w:r w:rsidR="00F30799">
        <w:rPr>
          <w:color w:val="0070C0"/>
        </w:rPr>
        <w:t xml:space="preserve">the </w:t>
      </w:r>
      <w:r w:rsidR="00A175CE">
        <w:rPr>
          <w:color w:val="0070C0"/>
        </w:rPr>
        <w:t>original manuscript) ha</w:t>
      </w:r>
      <w:r w:rsidR="00EB5EB1">
        <w:rPr>
          <w:color w:val="0070C0"/>
        </w:rPr>
        <w:t>d</w:t>
      </w:r>
      <w:r w:rsidR="00A175CE">
        <w:rPr>
          <w:color w:val="0070C0"/>
        </w:rPr>
        <w:t xml:space="preserve"> an additional component</w:t>
      </w:r>
      <w:r w:rsidR="00737368">
        <w:rPr>
          <w:color w:val="0070C0"/>
        </w:rPr>
        <w:t>.</w:t>
      </w:r>
      <w:r w:rsidR="00860ADB">
        <w:rPr>
          <w:color w:val="0070C0"/>
        </w:rPr>
        <w:t xml:space="preserve"> We explicitly compared our model and the reduced model that the reviewer described here. </w:t>
      </w:r>
    </w:p>
    <w:p w14:paraId="529F3CAA" w14:textId="77777777" w:rsidR="00D12434" w:rsidRDefault="00D12434" w:rsidP="00860ADB">
      <w:pPr>
        <w:rPr>
          <w:color w:val="0070C0"/>
        </w:rPr>
      </w:pPr>
    </w:p>
    <w:p w14:paraId="7D8B07AE" w14:textId="73FA690D" w:rsidR="00860ADB" w:rsidRDefault="00D12434" w:rsidP="00860ADB">
      <w:pPr>
        <w:rPr>
          <w:color w:val="0070C0"/>
        </w:rPr>
      </w:pPr>
      <w:r>
        <w:rPr>
          <w:color w:val="0070C0"/>
        </w:rPr>
        <w:t>To explain our original model:</w:t>
      </w:r>
    </w:p>
    <w:p w14:paraId="4C4507A7" w14:textId="55AC5589" w:rsidR="00860ADB" w:rsidRPr="00860ADB" w:rsidRDefault="00860ADB" w:rsidP="00860ADB">
      <w:pPr>
        <w:rPr>
          <w:color w:val="0070C0"/>
        </w:rPr>
      </w:pPr>
      <w:r w:rsidRPr="00860ADB">
        <w:rPr>
          <w:rFonts w:ascii="Times New Roman" w:eastAsia="Times New Roman" w:hAnsi="Times New Roman" w:cs="Times New Roman"/>
          <w:color w:val="0070C0"/>
          <w:sz w:val="24"/>
          <w:szCs w:val="24"/>
        </w:rPr>
        <w:t xml:space="preserve">In our model, we considered the discounted value of future trials, in addition to the offer value at the current trial. The decision threshold </w:t>
      </w:r>
      <m:oMath>
        <m:r>
          <w:rPr>
            <w:rFonts w:ascii="Cambria Math" w:eastAsia="Times New Roman" w:hAnsi="Cambria Math" w:cs="Times New Roman"/>
            <w:color w:val="0070C0"/>
            <w:sz w:val="24"/>
            <w:szCs w:val="24"/>
          </w:rPr>
          <m:t>θ</m:t>
        </m:r>
      </m:oMath>
      <w:r w:rsidRPr="00860ADB">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00F30799">
        <w:rPr>
          <w:rFonts w:ascii="Times New Roman" w:eastAsia="Times New Roman" w:hAnsi="Times New Roman" w:cs="Times New Roman"/>
          <w:color w:val="0070C0"/>
          <w:sz w:val="24"/>
          <w:szCs w:val="24"/>
        </w:rPr>
        <w:t xml:space="preserve"> </w:t>
      </w:r>
      <m:oMath>
        <m:r>
          <w:rPr>
            <w:rFonts w:ascii="Cambria Math" w:eastAsia="Times New Roman" w:hAnsi="Cambria Math" w:cs="Times New Roman"/>
            <w:color w:val="0070C0"/>
            <w:sz w:val="24"/>
            <w:szCs w:val="24"/>
          </w:rPr>
          <m:t>h</m:t>
        </m:r>
      </m:oMath>
      <w:r w:rsidR="00F30799">
        <w:rPr>
          <w:rFonts w:ascii="Times New Roman" w:eastAsia="Times New Roman" w:hAnsi="Times New Roman" w:cs="Times New Roman"/>
          <w:color w:val="0070C0"/>
          <w:sz w:val="24"/>
          <w:szCs w:val="24"/>
        </w:rPr>
        <w:t xml:space="preserve"> is the hyperbolic discounting function (see Response R2-1.0).</w:t>
      </w:r>
      <w:r w:rsidRPr="00860ADB">
        <w:rPr>
          <w:rFonts w:ascii="Times New Roman" w:eastAsia="Times New Roman" w:hAnsi="Times New Roman" w:cs="Times New Roman"/>
          <w:color w:val="0070C0"/>
          <w:sz w:val="24"/>
          <w:szCs w:val="24"/>
        </w:rPr>
        <w:t xml:space="preserve"> As a result, the value for accepting the offer</w:t>
      </w:r>
      <w:r w:rsidR="00F30799">
        <w:rPr>
          <w:rFonts w:ascii="Times New Roman" w:eastAsia="Times New Roman" w:hAnsi="Times New Roman" w:cs="Times New Roman"/>
          <w:color w:val="0070C0"/>
          <w:sz w:val="24"/>
          <w:szCs w:val="24"/>
        </w:rPr>
        <w:t xml:space="preserv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F30799">
        <w:rPr>
          <w:rFonts w:ascii="Times New Roman" w:eastAsia="Times New Roman" w:hAnsi="Times New Roman" w:cs="Times New Roman"/>
          <w:color w:val="0070C0"/>
          <w:sz w:val="24"/>
          <w:szCs w:val="24"/>
        </w:rPr>
        <w:t xml:space="preserve">, </w:t>
      </w:r>
      <w:r w:rsidRPr="00860ADB">
        <w:rPr>
          <w:rFonts w:ascii="Times New Roman" w:eastAsia="Times New Roman" w:hAnsi="Times New Roman" w:cs="Times New Roman"/>
          <w:color w:val="0070C0"/>
          <w:sz w:val="24"/>
          <w:szCs w:val="24"/>
        </w:rPr>
        <w:t>should be the sum of the value of the current offer, and the expected discounted value of all future trials</w:t>
      </w:r>
      <w:r>
        <w:rPr>
          <w:rFonts w:ascii="Times New Roman" w:eastAsia="Times New Roman" w:hAnsi="Times New Roman" w:cs="Times New Roman"/>
          <w:sz w:val="24"/>
          <w:szCs w:val="24"/>
        </w:rPr>
        <w:t>.</w:t>
      </w:r>
    </w:p>
    <w:p w14:paraId="0F437C98" w14:textId="77777777" w:rsidR="00860ADB" w:rsidRPr="002045D8" w:rsidRDefault="00000000" w:rsidP="00860ADB">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051DAF1A" w14:textId="77777777" w:rsidR="00860ADB" w:rsidRDefault="00860ADB" w:rsidP="006400C8">
      <w:pPr>
        <w:rPr>
          <w:color w:val="0070C0"/>
        </w:rPr>
      </w:pPr>
    </w:p>
    <w:p w14:paraId="4DF2553E" w14:textId="5C0FC839" w:rsidR="002B7280" w:rsidRDefault="002B7280" w:rsidP="006400C8">
      <w:pPr>
        <w:rPr>
          <w:color w:val="0070C0"/>
        </w:rPr>
      </w:pPr>
      <w:r>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Default="002045D8" w:rsidP="006400C8">
      <w:pPr>
        <w:rPr>
          <w:color w:val="0070C0"/>
        </w:rPr>
      </w:pPr>
    </w:p>
    <w:p w14:paraId="2C21D89B" w14:textId="77777777" w:rsidR="00BF6F6F" w:rsidRDefault="002B7280" w:rsidP="00BF6F6F">
      <w:pPr>
        <w:rPr>
          <w:color w:val="0070C0"/>
        </w:rPr>
      </w:pPr>
      <w:r>
        <w:rPr>
          <w:color w:val="0070C0"/>
        </w:rPr>
        <w:t xml:space="preserve">To clarify, Model1, Model2, and Model 3v are the three models reported in the original manuscript. Model 3 in the original manuscript is renamed to Model 3v in the new manuscript. And the </w:t>
      </w:r>
      <w:r w:rsidR="00CB44D3">
        <w:rPr>
          <w:color w:val="0070C0"/>
        </w:rPr>
        <w:t xml:space="preserve">model </w:t>
      </w:r>
      <w:r>
        <w:rPr>
          <w:color w:val="0070C0"/>
        </w:rPr>
        <w:t xml:space="preserve">that </w:t>
      </w:r>
      <w:r w:rsidR="00CB44D3">
        <w:rPr>
          <w:color w:val="0070C0"/>
        </w:rPr>
        <w:t xml:space="preserve">the reviewer described </w:t>
      </w:r>
      <w:r w:rsidR="00261DDB">
        <w:rPr>
          <w:color w:val="0070C0"/>
        </w:rPr>
        <w:t xml:space="preserve">here </w:t>
      </w:r>
      <w:r w:rsidR="00CB44D3">
        <w:rPr>
          <w:color w:val="0070C0"/>
        </w:rPr>
        <w:t xml:space="preserve">is named Model </w:t>
      </w:r>
      <w:r>
        <w:rPr>
          <w:color w:val="0070C0"/>
        </w:rPr>
        <w:t>3</w:t>
      </w:r>
      <w:r w:rsidR="00CB44D3">
        <w:rPr>
          <w:color w:val="0070C0"/>
        </w:rPr>
        <w:t>.</w:t>
      </w:r>
      <w:r w:rsidR="00737368">
        <w:rPr>
          <w:color w:val="0070C0"/>
        </w:rPr>
        <w:t xml:space="preserve"> </w:t>
      </w:r>
    </w:p>
    <w:p w14:paraId="415D33BE" w14:textId="77777777" w:rsidR="008F69DA" w:rsidRDefault="008F69DA" w:rsidP="006400C8">
      <w:pPr>
        <w:rPr>
          <w:color w:val="0070C0"/>
        </w:rPr>
      </w:pPr>
    </w:p>
    <w:p w14:paraId="6857AF9D" w14:textId="74DF1FEE" w:rsidR="00126E83" w:rsidRDefault="00126E83" w:rsidP="006400C8">
      <w:pPr>
        <w:rPr>
          <w:color w:val="0070C0"/>
        </w:rPr>
      </w:pPr>
      <w:r>
        <w:rPr>
          <w:color w:val="0070C0"/>
        </w:rPr>
        <w:t>We have substantially modified the Methods section and here is the updated text.</w:t>
      </w:r>
      <w:r w:rsidR="0093138B">
        <w:rPr>
          <w:color w:val="0070C0"/>
        </w:rPr>
        <w:t xml:space="preserve"> Hopefully now the model is clear.</w:t>
      </w:r>
    </w:p>
    <w:p w14:paraId="316CC777" w14:textId="77777777" w:rsidR="00B26149" w:rsidRDefault="00B26149" w:rsidP="006400C8">
      <w:pPr>
        <w:rPr>
          <w:color w:val="0070C0"/>
        </w:rPr>
      </w:pPr>
    </w:p>
    <w:p w14:paraId="338A040D" w14:textId="7E817CB9" w:rsidR="00261DDB" w:rsidRPr="003A2B5A" w:rsidRDefault="00B26149" w:rsidP="00866BA8">
      <w:pPr>
        <w:rPr>
          <w:rFonts w:ascii="Cambria Math" w:eastAsia="Cambria Math" w:hAnsi="Cambria Math" w:cs="Cambria Math"/>
        </w:rPr>
      </w:pPr>
      <w:r>
        <w:rPr>
          <w:color w:val="0070C0"/>
        </w:rPr>
        <w:t>“</w:t>
      </w:r>
      <w:r w:rsidR="00866BA8">
        <w:rPr>
          <w:rFonts w:ascii="Cambria Math" w:eastAsia="Cambria Math" w:hAnsi="Cambria Math" w:cs="Cambria Math"/>
        </w:rPr>
        <w:t xml:space="preserve"> </w:t>
      </w:r>
      <w:r w:rsidR="00261DDB" w:rsidRPr="00261DDB">
        <w:rPr>
          <w:rFonts w:ascii="Times New Roman" w:eastAsia="Times New Roman" w:hAnsi="Times New Roman" w:cs="Times New Roman"/>
          <w:color w:val="0070C0"/>
          <w:sz w:val="24"/>
          <w:szCs w:val="24"/>
          <w:u w:val="single"/>
        </w:rPr>
        <w:t xml:space="preserve">Model 3 </w:t>
      </w:r>
    </w:p>
    <w:p w14:paraId="50CA28E2" w14:textId="05E6E5DE"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In Model 3, we assume that animals re-calculate the discounted value of offers, in anticipation of an additional delay predicted by the go signal. </w:t>
      </w:r>
    </w:p>
    <w:p w14:paraId="768F4ED9" w14:textId="060D3378"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2D0D87C"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On the other hand, if the go signal is yellow, animals can reject right away. However, if the go signal is purple, they must wait for an addition delay, for the go signal to turn yellow, in order to reject the offer. This effectively decreases the value for rejecting the offer following the purple go signal. </w:t>
      </w:r>
    </w:p>
    <w:p w14:paraId="510DFE6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Formally, following yellow go signals,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equals the re-computed discounted value </w:t>
      </w:r>
    </w:p>
    <w:p w14:paraId="20E5FB9B" w14:textId="77777777"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drop</m:t>
              </m:r>
            </m:num>
            <m:den>
              <m:r>
                <w:rPr>
                  <w:rFonts w:ascii="Cambria Math" w:eastAsia="Cambria Math" w:hAnsi="Cambria Math" w:cs="Cambria Math"/>
                  <w:color w:val="0070C0"/>
                </w:rPr>
                <m:t>1+k⋅(delay+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31F22DA5"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w:t>
      </w:r>
    </w:p>
    <w:p w14:paraId="32CDDF98"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=θ</m:t>
          </m:r>
        </m:oMath>
      </m:oMathPara>
    </w:p>
    <w:p w14:paraId="1F079D17"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where</w:t>
      </w:r>
      <w:r w:rsidRPr="00261DDB">
        <w:rPr>
          <w:rFonts w:ascii="Times New Roman" w:eastAsia="Times New Roman" w:hAnsi="Times New Roman" w:cs="Times New Roman"/>
          <w:color w:val="0070C0"/>
        </w:rPr>
        <w:t xml:space="preserve"> </w:t>
      </w:r>
      <m:oMath>
        <m:r>
          <w:rPr>
            <w:rFonts w:ascii="Cambria Math" w:eastAsia="Cambria Math" w:hAnsi="Cambria Math" w:cs="Cambria Math"/>
            <w:color w:val="0070C0"/>
          </w:rPr>
          <m:t>θ</m:t>
        </m:r>
      </m:oMath>
      <w:r w:rsidRPr="00261DDB">
        <w:rPr>
          <w:rFonts w:ascii="Times New Roman" w:eastAsia="Times New Roman" w:hAnsi="Times New Roman" w:cs="Times New Roman"/>
          <w:color w:val="0070C0"/>
        </w:rPr>
        <w:t xml:space="preserve"> </w:t>
      </w:r>
      <w:r w:rsidRPr="00261DDB">
        <w:rPr>
          <w:rFonts w:ascii="Times New Roman" w:eastAsia="Times New Roman" w:hAnsi="Times New Roman" w:cs="Times New Roman"/>
          <w:color w:val="0070C0"/>
          <w:sz w:val="24"/>
          <w:szCs w:val="24"/>
        </w:rPr>
        <w:t>is the decision threshold.</w:t>
      </w:r>
      <w:r w:rsidRPr="00261DDB">
        <w:rPr>
          <w:rFonts w:ascii="Times New Roman" w:eastAsia="Times New Roman" w:hAnsi="Times New Roman" w:cs="Times New Roman"/>
          <w:color w:val="0070C0"/>
        </w:rPr>
        <w:t xml:space="preserve"> </w:t>
      </w:r>
    </w:p>
    <w:p w14:paraId="02225127" w14:textId="437C3073"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Following purple go signals,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is the original discounted value </w:t>
      </w:r>
    </w:p>
    <w:p w14:paraId="798FF7D1"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m:oMathPara>
    </w:p>
    <w:p w14:paraId="2323050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lastRenderedPageBreak/>
        <w:t>and the value for rejecting the offer is discounted</w:t>
      </w:r>
    </w:p>
    <w:p w14:paraId="118521A2" w14:textId="3535BB28"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=h</m:t>
          </m:r>
          <m:d>
            <m:dPr>
              <m:ctrlPr>
                <w:rPr>
                  <w:rFonts w:ascii="Cambria Math" w:eastAsia="Cambria Math" w:hAnsi="Cambria Math" w:cs="Cambria Math"/>
                  <w:i/>
                  <w:color w:val="0070C0"/>
                </w:rPr>
              </m:ctrlPr>
            </m:dPr>
            <m:e>
              <m:r>
                <w:rPr>
                  <w:rFonts w:ascii="Cambria Math" w:eastAsia="Cambria Math" w:hAnsi="Cambria Math" w:cs="Cambria Math"/>
                  <w:color w:val="0070C0"/>
                </w:rPr>
                <m:t xml:space="preserve">θ, </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θ</m:t>
              </m:r>
            </m:num>
            <m:den>
              <m:r>
                <w:rPr>
                  <w:rFonts w:ascii="Cambria Math" w:eastAsia="Cambria Math" w:hAnsi="Cambria Math" w:cs="Cambria Math"/>
                  <w:color w:val="0070C0"/>
                </w:rPr>
                <m:t>1+k⋅</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2262BE67" w14:textId="4E113247" w:rsidR="00835B09" w:rsidRPr="00835B09" w:rsidRDefault="00261DDB" w:rsidP="00835B09">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As in previous models, decisions are made via the softmax rule,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261DDB">
        <w:rPr>
          <w:rFonts w:ascii="Times New Roman" w:eastAsia="Times New Roman" w:hAnsi="Times New Roman" w:cs="Times New Roman"/>
          <w:color w:val="0070C0"/>
          <w:sz w:val="24"/>
          <w:szCs w:val="24"/>
        </w:rPr>
        <w:t>.</w:t>
      </w:r>
    </w:p>
    <w:p w14:paraId="412F2EAA" w14:textId="77777777" w:rsidR="00835B09" w:rsidRPr="00835B09" w:rsidRDefault="00835B09" w:rsidP="00835B09">
      <w:pPr>
        <w:rPr>
          <w:rFonts w:ascii="Times New Roman" w:eastAsia="Times New Roman" w:hAnsi="Times New Roman" w:cs="Times New Roman"/>
          <w:color w:val="0070C0"/>
          <w:sz w:val="24"/>
          <w:szCs w:val="24"/>
          <w:u w:val="single"/>
        </w:rPr>
      </w:pPr>
      <w:r w:rsidRPr="00835B09">
        <w:rPr>
          <w:rFonts w:ascii="Times New Roman" w:eastAsia="Times New Roman" w:hAnsi="Times New Roman" w:cs="Times New Roman"/>
          <w:color w:val="0070C0"/>
          <w:sz w:val="24"/>
          <w:szCs w:val="24"/>
          <w:u w:val="single"/>
        </w:rPr>
        <w:t>Extended Models</w:t>
      </w:r>
    </w:p>
    <w:p w14:paraId="4A1E00E8"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7C15934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decision threshold </w:t>
      </w:r>
      <m:oMath>
        <m:r>
          <w:rPr>
            <w:rFonts w:ascii="Cambria Math" w:eastAsia="Times New Roman" w:hAnsi="Cambria Math" w:cs="Times New Roman"/>
            <w:color w:val="0070C0"/>
            <w:sz w:val="24"/>
            <w:szCs w:val="24"/>
          </w:rPr>
          <m:t>θ</m:t>
        </m:r>
      </m:oMath>
      <w:r w:rsidRPr="00835B09">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Pr="00835B09">
        <w:rPr>
          <w:rFonts w:ascii="Times New Roman" w:eastAsia="Times New Roman" w:hAnsi="Times New Roman" w:cs="Times New Roman"/>
          <w:color w:val="0070C0"/>
          <w:sz w:val="24"/>
          <w:szCs w:val="24"/>
        </w:rPr>
        <w:t xml:space="preserve"> As a result, the value for accepting the offer, should be the sum of the value of the current offer, and the expected discounted value of all future trials.</w:t>
      </w:r>
    </w:p>
    <w:p w14:paraId="62BF0FAF"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56C99C24"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models Model 1v, Model 2v, Model 3v are variants of Model 1, Model 2, Model 3, respectively, and they explicitly account for the discounted value for future trials. </w:t>
      </w:r>
    </w:p>
    <w:p w14:paraId="0F77FCAE"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1v, </w:t>
      </w:r>
    </w:p>
    <w:p w14:paraId="09254C65"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drop, delay</m:t>
              </m:r>
            </m:e>
          </m:d>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=DV+h(θ, delay)</m:t>
          </m:r>
        </m:oMath>
      </m:oMathPara>
    </w:p>
    <w:p w14:paraId="76F08678"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0463AA40"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2v, </w:t>
      </w:r>
    </w:p>
    <w:p w14:paraId="7E870814" w14:textId="77777777" w:rsidR="00835B09" w:rsidRPr="00835B09" w:rsidRDefault="00000000" w:rsidP="00835B0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D4DD543"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4DFB37B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For Model 3v,</w:t>
      </w:r>
    </w:p>
    <w:p w14:paraId="39945EAA" w14:textId="77777777" w:rsidR="00835B09" w:rsidRPr="00835B09" w:rsidRDefault="00000000" w:rsidP="00835B09">
      <w:pPr>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m:t>
                  </m:r>
                  <m:r>
                    <m:rPr>
                      <m:sty m:val="p"/>
                    </m:rPr>
                    <w:rPr>
                      <w:rFonts w:ascii="Cambria Math" w:eastAsia="Cambria Math" w:hAnsi="Cambria Math" w:cs="Cambria Math"/>
                      <w:color w:val="0070C0"/>
                    </w:rPr>
                    <m:t>Δ</m:t>
                  </m:r>
                  <m:r>
                    <w:rPr>
                      <w:rFonts w:ascii="Cambria Math" w:eastAsia="Cambria Math" w:hAnsi="Cambria Math" w:cs="Cambria Math"/>
                      <w:color w:val="0070C0"/>
                    </w:rPr>
                    <m:t>t</m:t>
                  </m:r>
                  <m:r>
                    <m:rPr>
                      <m:sty m:val="p"/>
                    </m:rPr>
                    <w:rPr>
                      <w:rFonts w:ascii="Cambria Math" w:eastAsia="Cambria Math" w:hAnsi="Cambria Math" w:cs="Cambria Math"/>
                      <w:color w:val="0070C0"/>
                    </w:rPr>
                    <m:t>)</m:t>
                  </m:r>
                  <m:r>
                    <w:rPr>
                      <w:rFonts w:ascii="Cambria Math" w:eastAsia="Cambria Math" w:hAnsi="Cambria Math" w:cs="Cambria Math"/>
                      <w:color w:val="0070C0"/>
                    </w:rPr>
                    <m:t>,  &amp;</m:t>
                  </m:r>
                  <m:r>
                    <m:rPr>
                      <m:nor/>
                    </m:rPr>
                    <w:rPr>
                      <w:rFonts w:ascii="Cambria Math" w:eastAsia="Cambria Math" w:hAnsi="Cambria Math" w:cs="Cambria Math"/>
                      <w:color w:val="0070C0"/>
                    </w:rPr>
                    <m:t>go=yellow</m:t>
                  </m:r>
                </m:e>
              </m:eqArr>
            </m:e>
          </m:d>
        </m:oMath>
      </m:oMathPara>
    </w:p>
    <w:p w14:paraId="1BFE13A7" w14:textId="2C5EADF4" w:rsidR="00B26149" w:rsidRPr="009A540A" w:rsidRDefault="00000000" w:rsidP="009A540A">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h(θ, Δt)</m:t>
                  </m:r>
                  <m:r>
                    <w:rPr>
                      <w:rFonts w:ascii="Cambria Math" w:eastAsia="Cambria Math" w:hAnsi="Cambria Math" w:cs="Cambria Math"/>
                      <w:color w:val="0070C0"/>
                    </w:rPr>
                    <m:t>,  &amp;</m:t>
                  </m:r>
                  <m:r>
                    <m:rPr>
                      <m:nor/>
                    </m:rPr>
                    <w:rPr>
                      <w:rFonts w:ascii="Cambria Math" w:eastAsia="Cambria Math" w:hAnsi="Cambria Math" w:cs="Cambria Math"/>
                      <w:color w:val="0070C0"/>
                    </w:rPr>
                    <m:t>go=purple</m:t>
                  </m:r>
                </m:e>
                <m:e>
                  <m:r>
                    <w:rPr>
                      <w:rFonts w:ascii="Cambria Math" w:eastAsia="Cambria Math" w:hAnsi="Cambria Math" w:cs="Cambria Math"/>
                      <w:color w:val="0070C0"/>
                    </w:rPr>
                    <m:t>θ,  &amp;</m:t>
                  </m:r>
                  <m:r>
                    <m:rPr>
                      <m:nor/>
                    </m:rPr>
                    <w:rPr>
                      <w:rFonts w:ascii="Cambria Math" w:eastAsia="Cambria Math" w:hAnsi="Cambria Math" w:cs="Cambria Math"/>
                      <w:color w:val="0070C0"/>
                    </w:rPr>
                    <m:t>go=yellow</m:t>
                  </m:r>
                </m:e>
              </m:eqArr>
            </m:e>
          </m:d>
        </m:oMath>
      </m:oMathPara>
    </w:p>
    <w:p w14:paraId="5CD54193" w14:textId="0EDB9AA7" w:rsidR="006400C8" w:rsidRPr="0015183A" w:rsidRDefault="00B26149" w:rsidP="003E724E">
      <w:pPr>
        <w:rPr>
          <w:color w:val="0070C0"/>
        </w:rPr>
      </w:pPr>
      <w:r>
        <w:rPr>
          <w:color w:val="0070C0"/>
        </w:rPr>
        <w:t>”</w:t>
      </w:r>
    </w:p>
    <w:p w14:paraId="020E58D0" w14:textId="77777777" w:rsidR="00CF1F41" w:rsidRDefault="00606B93" w:rsidP="003E724E">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Default="00A63780" w:rsidP="003E724E">
      <w:r w:rsidRPr="006008B7">
        <w:rPr>
          <w:color w:val="0070C0"/>
        </w:rPr>
        <w:t xml:space="preserve">Response </w:t>
      </w:r>
      <w:r>
        <w:rPr>
          <w:color w:val="0070C0"/>
        </w:rPr>
        <w:t>R2-</w:t>
      </w:r>
      <w:r w:rsidRPr="006008B7">
        <w:rPr>
          <w:color w:val="0070C0"/>
        </w:rPr>
        <w:t>1.</w:t>
      </w:r>
      <w:r>
        <w:rPr>
          <w:color w:val="0070C0"/>
        </w:rPr>
        <w:t>4</w:t>
      </w:r>
      <w:r w:rsidRPr="006008B7">
        <w:rPr>
          <w:color w:val="0070C0"/>
        </w:rPr>
        <w:t>:</w:t>
      </w:r>
    </w:p>
    <w:p w14:paraId="6B9212E2" w14:textId="237916BC" w:rsidR="001C7986" w:rsidRDefault="001C7986" w:rsidP="001C7986">
      <w:pPr>
        <w:rPr>
          <w:color w:val="0070C0"/>
        </w:rPr>
      </w:pPr>
      <w:r>
        <w:rPr>
          <w:color w:val="0070C0"/>
        </w:rPr>
        <w:t xml:space="preserve">By comparing goodness-of-fit of the behavioral models to the data, we infer which of the three strategies (Model 1/1t, 2/2t, 3/3t) best describes each animal’s behavior. The best-fit models </w:t>
      </w:r>
      <w:r>
        <w:rPr>
          <w:color w:val="0070C0"/>
        </w:rPr>
        <w:lastRenderedPageBreak/>
        <w:t xml:space="preserve">(among the 6 models) are Model 3v for Monkey S, and Model 2v for Monkey T (see Figure 4 below). </w:t>
      </w:r>
    </w:p>
    <w:p w14:paraId="5DEB568B" w14:textId="77777777" w:rsidR="001C7986" w:rsidRDefault="001C7986" w:rsidP="001C7986">
      <w:pPr>
        <w:jc w:val="center"/>
        <w:rPr>
          <w:color w:val="0070C0"/>
        </w:rPr>
      </w:pPr>
      <w:r>
        <w:rPr>
          <w:noProof/>
          <w:color w:val="0070C0"/>
        </w:rPr>
        <w:drawing>
          <wp:inline distT="0" distB="0" distL="0" distR="0" wp14:anchorId="286408CF" wp14:editId="20B2BFC6">
            <wp:extent cx="4064587" cy="4220115"/>
            <wp:effectExtent l="0" t="0" r="0" b="0"/>
            <wp:docPr id="758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3359" cy="4229223"/>
                    </a:xfrm>
                    <a:prstGeom prst="rect">
                      <a:avLst/>
                    </a:prstGeom>
                    <a:noFill/>
                    <a:ln>
                      <a:noFill/>
                    </a:ln>
                  </pic:spPr>
                </pic:pic>
              </a:graphicData>
            </a:graphic>
          </wp:inline>
        </w:drawing>
      </w:r>
    </w:p>
    <w:p w14:paraId="04527D00" w14:textId="77777777" w:rsidR="001C7986" w:rsidRDefault="001C7986" w:rsidP="003E724E"/>
    <w:p w14:paraId="5BC3303E" w14:textId="77777777" w:rsidR="00CF1F41" w:rsidRDefault="00CF1F41" w:rsidP="003E724E"/>
    <w:p w14:paraId="28DFD974" w14:textId="7120C338" w:rsidR="007F0894" w:rsidRPr="00FD3C5B" w:rsidRDefault="00032A20" w:rsidP="003E724E">
      <w:pPr>
        <w:rPr>
          <w:color w:val="0070C0"/>
        </w:rPr>
      </w:pPr>
      <w:r>
        <w:rPr>
          <w:color w:val="0070C0"/>
        </w:rPr>
        <w:t>Following the reviewer’s suggestion, we report the parameters of the best-fit model</w:t>
      </w:r>
      <w:r w:rsidR="001009DD">
        <w:rPr>
          <w:color w:val="0070C0"/>
        </w:rPr>
        <w:t>s</w:t>
      </w:r>
      <w:r>
        <w:rPr>
          <w:color w:val="0070C0"/>
        </w:rPr>
        <w:t xml:space="preserve"> from the two animals.</w:t>
      </w:r>
      <w:r w:rsidR="00D474F1">
        <w:rPr>
          <w:color w:val="0070C0"/>
        </w:rPr>
        <w:t xml:space="preserve"> The parameter values look reasonable. For example, the bias parameter </w:t>
      </w:r>
      <m:oMath>
        <m:r>
          <w:rPr>
            <w:rFonts w:ascii="Cambria Math" w:hAnsi="Cambria Math"/>
            <w:color w:val="0070C0"/>
          </w:rPr>
          <m:t>β</m:t>
        </m:r>
      </m:oMath>
      <w:r w:rsidR="00D474F1">
        <w:rPr>
          <w:color w:val="0070C0"/>
        </w:rPr>
        <w:t xml:space="preserve"> from Model 2v is positive, suggesting that purple go signal increases the value, and yellow go signal decreases the value. </w:t>
      </w:r>
      <w:r w:rsidR="00236D11">
        <w:rPr>
          <w:noProof/>
          <w:color w:val="0070C0"/>
        </w:rPr>
        <w:drawing>
          <wp:inline distT="0" distB="0" distL="0" distR="0" wp14:anchorId="14054AA4" wp14:editId="43D95DC6">
            <wp:extent cx="5935980" cy="1694797"/>
            <wp:effectExtent l="0" t="0" r="0" b="1270"/>
            <wp:docPr id="103647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034"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35980" cy="1694797"/>
                    </a:xfrm>
                    <a:prstGeom prst="rect">
                      <a:avLst/>
                    </a:prstGeom>
                    <a:noFill/>
                    <a:ln>
                      <a:noFill/>
                    </a:ln>
                  </pic:spPr>
                </pic:pic>
              </a:graphicData>
            </a:graphic>
          </wp:inline>
        </w:drawing>
      </w:r>
      <w:r w:rsidR="00480BD9">
        <w:rPr>
          <w:color w:val="0070C0"/>
        </w:rPr>
        <w:t>To assess whether the model captures behavior, w</w:t>
      </w:r>
      <w:r w:rsidR="001009DD">
        <w:rPr>
          <w:color w:val="0070C0"/>
        </w:rPr>
        <w:t xml:space="preserve">e also </w:t>
      </w:r>
      <w:r w:rsidR="00480BD9">
        <w:rPr>
          <w:color w:val="0070C0"/>
        </w:rPr>
        <w:t xml:space="preserve">plotted and visually </w:t>
      </w:r>
      <w:r w:rsidR="00284AC3">
        <w:rPr>
          <w:color w:val="0070C0"/>
        </w:rPr>
        <w:t>examined</w:t>
      </w:r>
      <w:r w:rsidR="00480BD9">
        <w:rPr>
          <w:color w:val="0070C0"/>
        </w:rPr>
        <w:t xml:space="preserve"> </w:t>
      </w:r>
      <w:r w:rsidR="0094439E">
        <w:rPr>
          <w:color w:val="0070C0"/>
        </w:rPr>
        <w:t xml:space="preserve">model predicted </w:t>
      </w:r>
      <w:r w:rsidR="00480BD9">
        <w:rPr>
          <w:color w:val="0070C0"/>
        </w:rPr>
        <w:t>acceptance probability</w:t>
      </w:r>
      <w:r w:rsidR="0094439E">
        <w:rPr>
          <w:color w:val="0070C0"/>
        </w:rPr>
        <w:t xml:space="preserve"> against data</w:t>
      </w:r>
      <w:r w:rsidR="00480BD9">
        <w:rPr>
          <w:color w:val="0070C0"/>
        </w:rPr>
        <w:t xml:space="preserve">. </w:t>
      </w:r>
      <w:r w:rsidR="000849F8">
        <w:rPr>
          <w:color w:val="0070C0"/>
        </w:rPr>
        <w:t xml:space="preserve">Discounted values using best-fit discounting factor </w:t>
      </w:r>
      <m:oMath>
        <m:r>
          <w:rPr>
            <w:rFonts w:ascii="Cambria Math" w:hAnsi="Cambria Math"/>
            <w:color w:val="0070C0"/>
          </w:rPr>
          <m:t>k</m:t>
        </m:r>
      </m:oMath>
      <w:r w:rsidR="000849F8">
        <w:rPr>
          <w:color w:val="0070C0"/>
        </w:rPr>
        <w:t xml:space="preserve"> from each model are plotted on the x-axis. </w:t>
      </w:r>
      <w:r w:rsidR="00FD3C5B" w:rsidRPr="00FD3C5B">
        <w:rPr>
          <w:rFonts w:ascii="Times New Roman" w:eastAsia="Times New Roman" w:hAnsi="Times New Roman" w:cs="Times New Roman"/>
          <w:color w:val="0070C0"/>
          <w:sz w:val="24"/>
          <w:szCs w:val="24"/>
        </w:rPr>
        <w:t xml:space="preserve">For the extended models 1v/2v/3v, given the same discounted value of the offer, the models predict different p(accept) for different delays for </w:t>
      </w:r>
      <w:r w:rsidR="00FD3C5B" w:rsidRPr="00FD3C5B">
        <w:rPr>
          <w:rFonts w:ascii="Times New Roman" w:eastAsia="Times New Roman" w:hAnsi="Times New Roman" w:cs="Times New Roman"/>
          <w:color w:val="0070C0"/>
          <w:sz w:val="24"/>
          <w:szCs w:val="24"/>
        </w:rPr>
        <w:lastRenderedPageBreak/>
        <w:t xml:space="preserve">Monkey S, </w:t>
      </w:r>
      <w:r w:rsidR="00FD3C5B">
        <w:rPr>
          <w:rFonts w:ascii="Times New Roman" w:eastAsia="Times New Roman" w:hAnsi="Times New Roman" w:cs="Times New Roman"/>
          <w:color w:val="0070C0"/>
          <w:sz w:val="24"/>
          <w:szCs w:val="24"/>
        </w:rPr>
        <w:t>but</w:t>
      </w:r>
      <w:r w:rsidR="00FD3C5B" w:rsidRPr="00FD3C5B">
        <w:rPr>
          <w:rFonts w:ascii="Times New Roman" w:eastAsia="Times New Roman" w:hAnsi="Times New Roman" w:cs="Times New Roman"/>
          <w:color w:val="0070C0"/>
          <w:sz w:val="24"/>
          <w:szCs w:val="24"/>
        </w:rPr>
        <w:t xml:space="preserve"> predict similar p(accept) for different delays for Monkey T.</w:t>
      </w:r>
      <w:r w:rsidR="00FD3C5B">
        <w:rPr>
          <w:rFonts w:ascii="Times New Roman" w:eastAsia="Times New Roman" w:hAnsi="Times New Roman" w:cs="Times New Roman"/>
          <w:color w:val="0070C0"/>
          <w:sz w:val="24"/>
          <w:szCs w:val="24"/>
        </w:rPr>
        <w:t xml:space="preserve"> This agrees with our interpretation that Monkey S uses delays to adjust temporal discounting calculations (their decision thresholds are delay sensitive), whereas Monkey T treats different go signals just as additional cues and their decision threshold is not adjusted based on delays.  </w:t>
      </w:r>
    </w:p>
    <w:p w14:paraId="0AFFE2E2" w14:textId="1829EDF2" w:rsidR="0094439E" w:rsidRDefault="002F310E" w:rsidP="003E724E">
      <w:pPr>
        <w:rPr>
          <w:color w:val="0070C0"/>
        </w:rPr>
      </w:pPr>
      <w:r>
        <w:rPr>
          <w:rFonts w:ascii="Times New Roman" w:eastAsia="Times New Roman" w:hAnsi="Times New Roman" w:cs="Times New Roman"/>
          <w:b/>
          <w:bCs/>
          <w:noProof/>
          <w:sz w:val="24"/>
          <w:szCs w:val="24"/>
        </w:rPr>
        <w:drawing>
          <wp:inline distT="0" distB="0" distL="0" distR="0" wp14:anchorId="1B9A2DD7" wp14:editId="04DD4B2E">
            <wp:extent cx="5931535" cy="4182110"/>
            <wp:effectExtent l="0" t="0" r="0" b="8890"/>
            <wp:docPr id="68599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1535" cy="4182110"/>
                    </a:xfrm>
                    <a:prstGeom prst="rect">
                      <a:avLst/>
                    </a:prstGeom>
                    <a:noFill/>
                    <a:ln>
                      <a:noFill/>
                    </a:ln>
                  </pic:spPr>
                </pic:pic>
              </a:graphicData>
            </a:graphic>
          </wp:inline>
        </w:drawing>
      </w:r>
    </w:p>
    <w:p w14:paraId="3A5B4F19" w14:textId="77777777" w:rsidR="00140C79" w:rsidRDefault="00606B93" w:rsidP="003E724E">
      <w:r w:rsidRPr="00DF099E">
        <w:br/>
      </w:r>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71292E67" w14:textId="231F0DAE" w:rsidR="00C92CE7" w:rsidRDefault="00140C79" w:rsidP="00140C79">
      <w:pPr>
        <w:spacing w:after="160"/>
        <w:rPr>
          <w:color w:val="0070C0"/>
          <w:lang w:val="en-US"/>
        </w:rPr>
      </w:pPr>
      <w:r w:rsidRPr="00080C02">
        <w:rPr>
          <w:color w:val="0070C0"/>
          <w:lang w:val="en-US"/>
        </w:rPr>
        <w:lastRenderedPageBreak/>
        <w:t xml:space="preserve">We </w:t>
      </w:r>
      <w:r w:rsidR="00C92CE7">
        <w:rPr>
          <w:color w:val="0070C0"/>
          <w:lang w:val="en-US"/>
        </w:rPr>
        <w:t>apologize for the lack of clarity</w:t>
      </w:r>
      <w:r w:rsidR="00FA44BB">
        <w:rPr>
          <w:color w:val="0070C0"/>
          <w:lang w:val="en-US"/>
        </w:rPr>
        <w:t xml:space="preserve">. We rewrote this part of the methods section, and significantly expanded on the method details. </w:t>
      </w:r>
    </w:p>
    <w:p w14:paraId="4E9A9551" w14:textId="23028F56" w:rsidR="004D2A39" w:rsidRPr="004D2A39" w:rsidRDefault="00C92CE7" w:rsidP="004D2A39">
      <w:pPr>
        <w:spacing w:after="160"/>
        <w:rPr>
          <w:color w:val="0070C0"/>
          <w:lang w:val="en-US"/>
        </w:rPr>
      </w:pPr>
      <w:r>
        <w:rPr>
          <w:color w:val="0070C0"/>
          <w:lang w:val="en-US"/>
        </w:rPr>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147EEBD0" w14:textId="1767FFBA" w:rsidR="00FA44BB" w:rsidRPr="006E3F2D" w:rsidRDefault="00EB2A3A" w:rsidP="006E3F2D">
      <w:pPr>
        <w:spacing w:after="160"/>
        <w:rPr>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Please see below the modified Methods section for details.</w:t>
      </w:r>
    </w:p>
    <w:p w14:paraId="1781A309" w14:textId="75DEB017" w:rsidR="00FA44BB" w:rsidRPr="00866BA8" w:rsidRDefault="00FA44BB" w:rsidP="00866BA8">
      <w:pPr>
        <w:rPr>
          <w:color w:val="0070C0"/>
        </w:rPr>
      </w:pPr>
      <w:r w:rsidRPr="00FA44BB">
        <w:rPr>
          <w:color w:val="0070C0"/>
        </w:rPr>
        <w:t>“</w:t>
      </w:r>
      <w:r w:rsidR="00866BA8">
        <w:rPr>
          <w:color w:val="0070C0"/>
        </w:rPr>
        <w:t xml:space="preserve"> </w:t>
      </w:r>
      <w:r w:rsidRPr="00FA44BB">
        <w:rPr>
          <w:rFonts w:ascii="Times New Roman" w:eastAsia="Times New Roman" w:hAnsi="Times New Roman" w:cs="Times New Roman"/>
          <w:i/>
          <w:iCs/>
          <w:color w:val="0070C0"/>
          <w:sz w:val="24"/>
          <w:szCs w:val="24"/>
        </w:rPr>
        <w:t>Population coding dimensions</w:t>
      </w:r>
    </w:p>
    <w:p w14:paraId="63585E91"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In this analysis, we calculate the population coding dimensions for drop, delay and value. The population coding dimension is a direction, represented by a vector of weights of neurons, in the population activity space that tracks a variable of interest (drop, delay and value).  </w:t>
      </w:r>
    </w:p>
    <w:p w14:paraId="5030D9C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 in time window </w:t>
      </w:r>
      <m:oMath>
        <m:r>
          <w:rPr>
            <w:rFonts w:ascii="Cambria Math" w:eastAsia="Times New Roman" w:hAnsi="Cambria Math" w:cs="Times New Roman"/>
            <w:color w:val="0070C0"/>
            <w:sz w:val="24"/>
            <w:szCs w:val="24"/>
          </w:rPr>
          <m:t>t</m:t>
        </m:r>
      </m:oMath>
      <w:r w:rsidRPr="00FA44BB">
        <w:rPr>
          <w:rFonts w:ascii="Times New Roman" w:eastAsia="Times New Roman" w:hAnsi="Times New Roman" w:cs="Times New Roman"/>
          <w:color w:val="0070C0"/>
          <w:sz w:val="24"/>
          <w:szCs w:val="24"/>
        </w:rPr>
        <w:t xml:space="preserve"> was predicted by drop and delay. Here, both drop and delay are continuous variables. </w:t>
      </w:r>
    </w:p>
    <w:p w14:paraId="7D1ED5B1" w14:textId="77777777" w:rsidR="00FA44BB" w:rsidRPr="00FA44BB" w:rsidRDefault="00000000" w:rsidP="00FA44BB">
      <w:pPr>
        <w:spacing w:after="160"/>
        <w:rPr>
          <w:color w:val="0070C0"/>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r>
            <w:rPr>
              <w:rFonts w:ascii="Cambria Math" w:hAnsi="Cambria Math"/>
              <w:color w:val="0070C0"/>
            </w:rPr>
            <m:t>⋅drop+</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r>
            <w:rPr>
              <w:rFonts w:ascii="Cambria Math" w:hAnsi="Cambria Math"/>
              <w:color w:val="0070C0"/>
            </w:rPr>
            <m:t>⋅delay+</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22F8EEEC"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Here,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oMath>
      <w:r w:rsidRPr="00FA44BB">
        <w:rPr>
          <w:rFonts w:ascii="Times New Roman" w:eastAsia="Times New Roman" w:hAnsi="Times New Roman" w:cs="Times New Roman"/>
          <w:color w:val="0070C0"/>
          <w:sz w:val="24"/>
          <w:szCs w:val="24"/>
        </w:rPr>
        <w:t xml:space="preserve"> 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’s firing rate associated with a one-unit increase in drop, holding delay constant, whereas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oMath>
      <w:r w:rsidRPr="00FA44BB">
        <w:rPr>
          <w:rFonts w:ascii="Times New Roman" w:eastAsia="Times New Roman" w:hAnsi="Times New Roman" w:cs="Times New Roman"/>
          <w:color w:val="0070C0"/>
        </w:rPr>
        <w:t xml:space="preserve"> </w:t>
      </w:r>
      <w:r w:rsidRPr="00FA44BB">
        <w:rPr>
          <w:rFonts w:ascii="Times New Roman" w:eastAsia="Times New Roman" w:hAnsi="Times New Roman" w:cs="Times New Roman"/>
          <w:color w:val="0070C0"/>
          <w:sz w:val="24"/>
          <w:szCs w:val="24"/>
        </w:rPr>
        <w:t xml:space="preserve">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’s firing rate associated with a one-unit increase in delay, holding drop constant.</w:t>
      </w:r>
    </w:p>
    <w:p w14:paraId="42F2A4E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70C0"/>
                <w:sz w:val="24"/>
                <w:szCs w:val="24"/>
              </w:rPr>
            </m:ctrlPr>
          </m:sSubSupPr>
          <m:e>
            <m:r>
              <w:rPr>
                <w:rFonts w:ascii="Cambria Math" w:eastAsia="Times New Roman" w:hAnsi="Cambria Math" w:cs="Times New Roman"/>
                <w:color w:val="0070C0"/>
                <w:sz w:val="24"/>
                <w:szCs w:val="24"/>
              </w:rPr>
              <m:t>β</m:t>
            </m:r>
          </m:e>
          <m:sub>
            <m:r>
              <w:rPr>
                <w:rFonts w:ascii="Cambria Math" w:eastAsia="Times New Roman" w:hAnsi="Cambria Math" w:cs="Times New Roman"/>
                <w:color w:val="0070C0"/>
                <w:sz w:val="24"/>
                <w:szCs w:val="24"/>
              </w:rPr>
              <m:t>i</m:t>
            </m:r>
          </m:sub>
          <m:sup>
            <m:r>
              <m:rPr>
                <m:nor/>
              </m:rPr>
              <w:rPr>
                <w:rFonts w:ascii="Cambria Math" w:eastAsia="Times New Roman" w:hAnsi="Cambria Math" w:cs="Times New Roman"/>
                <w:color w:val="0070C0"/>
                <w:sz w:val="24"/>
                <w:szCs w:val="24"/>
              </w:rPr>
              <m:t>drop</m:t>
            </m:r>
          </m:sup>
        </m:sSubSup>
      </m:oMath>
      <w:r w:rsidRPr="00FA44BB">
        <w:rPr>
          <w:rFonts w:ascii="Times New Roman" w:eastAsia="Times New Roman" w:hAnsi="Times New Roman" w:cs="Times New Roman"/>
          <w:color w:val="0070C0"/>
          <w:sz w:val="24"/>
          <w:szCs w:val="24"/>
        </w:rPr>
        <w:t>, across neurons into a population vector,</w:t>
      </w:r>
    </w:p>
    <w:p w14:paraId="71AC4113" w14:textId="77777777" w:rsidR="00FA44BB" w:rsidRPr="00FA44BB" w:rsidRDefault="00000000" w:rsidP="00FA44BB">
      <w:pPr>
        <w:spacing w:after="160"/>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drop</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drop</m:t>
                      </m:r>
                    </m:sup>
                  </m:sSubSup>
                </m:e>
              </m:d>
            </m:e>
            <m:sup>
              <m:r>
                <w:rPr>
                  <w:rFonts w:ascii="Cambria Math" w:eastAsia="Times New Roman" w:hAnsi="Cambria Math" w:cs="Times New Roman"/>
                  <w:color w:val="0070C0"/>
                  <w:sz w:val="24"/>
                  <w:szCs w:val="24"/>
                </w:rPr>
                <m:t>T</m:t>
              </m:r>
            </m:sup>
          </m:sSup>
        </m:oMath>
      </m:oMathPara>
    </w:p>
    <w:p w14:paraId="784960F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and constructed an analogous vector for delay </w:t>
      </w:r>
      <w:r w:rsidRPr="00FA44BB">
        <w:rPr>
          <w:rFonts w:ascii="Cambria Math" w:eastAsia="Times New Roman" w:hAnsi="Cambria Math" w:cs="Times New Roman"/>
          <w:i/>
          <w:color w:val="0070C0"/>
          <w:sz w:val="24"/>
          <w:szCs w:val="24"/>
        </w:rPr>
        <w:br/>
      </w: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delay</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delay</m:t>
                      </m:r>
                    </m:sup>
                  </m:sSubSup>
                </m:e>
              </m:d>
            </m:e>
            <m:sup>
              <m:r>
                <w:rPr>
                  <w:rFonts w:ascii="Cambria Math" w:eastAsia="Times New Roman" w:hAnsi="Cambria Math" w:cs="Times New Roman"/>
                  <w:color w:val="0070C0"/>
                  <w:sz w:val="24"/>
                  <w:szCs w:val="24"/>
                </w:rPr>
                <m:t>T</m:t>
              </m:r>
            </m:sup>
          </m:sSup>
        </m:oMath>
      </m:oMathPara>
    </w:p>
    <w:p w14:paraId="321A200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2F4B71DA" w14:textId="77777777" w:rsidR="00FA44BB" w:rsidRPr="00FA44BB" w:rsidRDefault="00FA44BB" w:rsidP="00FA44BB">
      <w:pPr>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compare the similarity of coding dimensions, we computed the cosine similarity, </w:t>
      </w:r>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oMath>
      <w:r w:rsidRPr="00FA44BB">
        <w:rPr>
          <w:rFonts w:ascii="Times New Roman" w:eastAsia="Times New Roman" w:hAnsi="Times New Roman" w:cs="Times New Roman"/>
          <w:color w:val="0070C0"/>
          <w:sz w:val="24"/>
          <w:szCs w:val="24"/>
        </w:rPr>
        <w:t xml:space="preserve"> between the population vectors. </w:t>
      </w:r>
    </w:p>
    <w:p w14:paraId="7C5B92B5" w14:textId="77777777" w:rsidR="00FA44BB" w:rsidRPr="00EB2A3A" w:rsidRDefault="00FA44BB" w:rsidP="00FA44BB">
      <w:pPr>
        <w:rPr>
          <w:rFonts w:ascii="Times New Roman" w:eastAsia="Times New Roman" w:hAnsi="Times New Roman" w:cs="Times New Roman"/>
          <w:color w:val="0070C0"/>
          <w:sz w:val="24"/>
          <w:szCs w:val="24"/>
        </w:rPr>
      </w:pPr>
      <m:oMathPara>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 xml:space="preserve">= </m:t>
          </m:r>
          <m:f>
            <m:fPr>
              <m:ctrlPr>
                <w:rPr>
                  <w:rFonts w:ascii="Cambria Math" w:eastAsia="Times New Roman" w:hAnsi="Cambria Math" w:cs="Times New Roman"/>
                  <w:i/>
                  <w:color w:val="0070C0"/>
                  <w:sz w:val="24"/>
                  <w:szCs w:val="24"/>
                </w:rPr>
              </m:ctrlPr>
            </m:fPr>
            <m:num>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num>
            <m:den>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den>
          </m:f>
        </m:oMath>
      </m:oMathPara>
    </w:p>
    <w:p w14:paraId="3F486800" w14:textId="77777777" w:rsidR="00EB2A3A" w:rsidRPr="00EB2A3A" w:rsidRDefault="00EB2A3A" w:rsidP="00EB2A3A">
      <w:pPr>
        <w:rPr>
          <w:rFonts w:ascii="Times New Roman" w:eastAsia="Times New Roman" w:hAnsi="Times New Roman" w:cs="Times New Roman"/>
          <w:color w:val="0070C0"/>
          <w:sz w:val="24"/>
          <w:szCs w:val="24"/>
        </w:rPr>
      </w:pPr>
      <w:r w:rsidRPr="00EB2A3A">
        <w:rPr>
          <w:rFonts w:ascii="Times New Roman" w:eastAsia="Times New Roman" w:hAnsi="Times New Roman" w:cs="Times New Roman"/>
          <w:color w:val="0070C0"/>
          <w:sz w:val="24"/>
          <w:szCs w:val="24"/>
        </w:rPr>
        <w:lastRenderedPageBreak/>
        <w:t>This measure reflects the geometric angle between the regression-derived axes in neural population space.</w:t>
      </w:r>
    </w:p>
    <w:p w14:paraId="64C045F3" w14:textId="77777777" w:rsidR="00EB2A3A" w:rsidRPr="00FA44BB" w:rsidRDefault="00EB2A3A" w:rsidP="00FA44BB">
      <w:pPr>
        <w:rPr>
          <w:rFonts w:ascii="Times New Roman" w:eastAsia="Times New Roman" w:hAnsi="Times New Roman" w:cs="Times New Roman"/>
          <w:color w:val="0070C0"/>
          <w:sz w:val="24"/>
          <w:szCs w:val="24"/>
        </w:rPr>
      </w:pPr>
    </w:p>
    <w:p w14:paraId="601813C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Since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oMath>
      <w:r w:rsidRPr="00FA44B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oMath>
      <w:r w:rsidRPr="00FA44BB">
        <w:rPr>
          <w:rFonts w:ascii="Times New Roman" w:eastAsia="Times New Roman" w:hAnsi="Times New Roman" w:cs="Times New Roman"/>
          <w:color w:val="0070C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1, and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2, and vice versa. </w:t>
      </w:r>
    </w:p>
    <w:p w14:paraId="16BB9409" w14:textId="77777777" w:rsidR="00FA44BB" w:rsidRPr="00FA44BB" w:rsidRDefault="00FA44BB" w:rsidP="00FA44BB">
      <w:pPr>
        <w:spacing w:after="160"/>
        <w:rPr>
          <w:b/>
          <w:bCs/>
          <w:color w:val="0070C0"/>
        </w:rPr>
      </w:pPr>
      <m:oMathPara>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r>
            <w:rPr>
              <w:rFonts w:ascii="Cambria Math" w:eastAsia="Times New Roman" w:hAnsi="Cambria Math" w:cs="Times New Roman"/>
              <w:color w:val="0070C0"/>
              <w:sz w:val="24"/>
              <w:szCs w:val="24"/>
            </w:rPr>
            <m:t>=</m:t>
          </m:r>
          <m:f>
            <m:fPr>
              <m:ctrlPr>
                <w:rPr>
                  <w:rFonts w:ascii="Cambria Math" w:hAnsi="Cambria Math"/>
                  <w:color w:val="0070C0"/>
                </w:rPr>
              </m:ctrlPr>
            </m:fPr>
            <m:num>
              <m:r>
                <w:rPr>
                  <w:rFonts w:ascii="Cambria Math" w:hAnsi="Cambria Math"/>
                  <w:color w:val="0070C0"/>
                </w:rPr>
                <m:t>1</m:t>
              </m:r>
            </m:num>
            <m:den>
              <m:r>
                <w:rPr>
                  <w:rFonts w:ascii="Cambria Math" w:hAnsi="Cambria Math"/>
                  <w:color w:val="0070C0"/>
                </w:rPr>
                <m:t>2</m:t>
              </m:r>
            </m:den>
          </m:f>
          <m:d>
            <m:dPr>
              <m:begChr m:val="["/>
              <m:endChr m:val="]"/>
              <m:ctrlPr>
                <w:rPr>
                  <w:rFonts w:ascii="Cambria Math" w:hAnsi="Cambria Math"/>
                  <w:color w:val="0070C0"/>
                </w:rPr>
              </m:ctrlPr>
            </m:dPr>
            <m:e>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e>
              </m:d>
              <m:r>
                <w:rPr>
                  <w:rFonts w:ascii="Cambria Math" w:hAnsi="Cambria Math"/>
                  <w:color w:val="0070C0"/>
                </w:rPr>
                <m:t>+</m:t>
              </m:r>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e>
              </m:d>
            </m:e>
          </m:d>
        </m:oMath>
      </m:oMathPara>
    </w:p>
    <w:p w14:paraId="352ACF7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by repeating the shuffling 10000 times and computing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for the shuffled data. </w:t>
      </w:r>
    </w:p>
    <w:p w14:paraId="46662342" w14:textId="77777777" w:rsidR="00FA44BB" w:rsidRPr="00FA44BB" w:rsidRDefault="00FA44BB" w:rsidP="00FA44BB">
      <w:pPr>
        <w:spacing w:after="160"/>
        <w:rPr>
          <w:rFonts w:ascii="Times New Roman" w:eastAsia="Times New Roman" w:hAnsi="Times New Roman" w:cs="Times New Roman"/>
          <w:color w:val="0070C0"/>
          <w:sz w:val="24"/>
          <w:szCs w:val="24"/>
        </w:rPr>
      </w:pPr>
    </w:p>
    <w:p w14:paraId="57636DB2" w14:textId="77777777" w:rsidR="00FA44BB" w:rsidRPr="00FA44BB" w:rsidRDefault="00FA44BB" w:rsidP="00FA44BB">
      <w:pPr>
        <w:spacing w:after="160"/>
        <w:rPr>
          <w:rFonts w:ascii="Times New Roman" w:eastAsia="Times New Roman" w:hAnsi="Times New Roman" w:cs="Times New Roman"/>
          <w:color w:val="0070C0"/>
          <w:sz w:val="24"/>
          <w:szCs w:val="24"/>
          <w:lang w:val="en-US"/>
        </w:rPr>
      </w:pPr>
      <w:r w:rsidRPr="00FA44BB">
        <w:rPr>
          <w:rFonts w:ascii="Times New Roman" w:eastAsia="Times New Roman" w:hAnsi="Times New Roman" w:cs="Times New Roman"/>
          <w:color w:val="0070C0"/>
          <w:sz w:val="24"/>
          <w:szCs w:val="24"/>
        </w:rPr>
        <w:t xml:space="preserve">We used a similar approach for defining the population coding dimension for discounted value. </w:t>
      </w:r>
      <w:r w:rsidRPr="00FA44BB">
        <w:rPr>
          <w:rFonts w:ascii="Times New Roman" w:eastAsia="Times New Roman" w:hAnsi="Times New Roman" w:cs="Times New Roman"/>
          <w:color w:val="0070C0"/>
          <w:sz w:val="24"/>
          <w:szCs w:val="24"/>
          <w:lang w:val="en-US"/>
        </w:rPr>
        <w:t xml:space="preserve">A separate regression was carried out with DV as the predictor. </w:t>
      </w:r>
    </w:p>
    <w:p w14:paraId="1C7433E3" w14:textId="77777777" w:rsidR="00FA44BB" w:rsidRPr="00FA44BB" w:rsidRDefault="00000000" w:rsidP="00FA44BB">
      <w:pPr>
        <w:spacing w:after="160"/>
        <w:jc w:val="center"/>
        <w:rPr>
          <w:rFonts w:ascii="Times New Roman" w:eastAsia="Times New Roman" w:hAnsi="Times New Roman" w:cs="Times New Roman"/>
          <w:color w:val="0070C0"/>
          <w:sz w:val="24"/>
          <w:szCs w:val="24"/>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value</m:t>
              </m:r>
            </m:sup>
          </m:sSubSup>
          <m:r>
            <w:rPr>
              <w:rFonts w:ascii="Cambria Math" w:hAnsi="Cambria Math"/>
              <w:color w:val="0070C0"/>
            </w:rPr>
            <m:t>⋅DV+</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352E2819" w14:textId="7B16627B" w:rsidR="00397720" w:rsidRPr="00866BA8" w:rsidRDefault="00FA44BB" w:rsidP="00866BA8">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Population coding dimensions for drop and delay were computed for [-250 0], [0 250], [250 500], [500 750], [750 1000] ms time windows, relative to the offer onset. We also computed it for [-250 0] ms before the go signal. Population coding dimension for value was computed at [-250 0] ms before the go signal. </w:t>
      </w:r>
      <w:r w:rsidRPr="00FA44BB">
        <w:rPr>
          <w:color w:val="0070C0"/>
        </w:rPr>
        <w:t>”</w:t>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3047B766" w14:textId="77777777" w:rsidR="00432709" w:rsidRDefault="00397720" w:rsidP="00432709">
      <w:pPr>
        <w:rPr>
          <w:color w:val="0070C0"/>
        </w:rPr>
      </w:pPr>
      <w:r w:rsidRPr="006008B7">
        <w:rPr>
          <w:color w:val="0070C0"/>
        </w:rPr>
        <w:t xml:space="preserve">Response </w:t>
      </w:r>
      <w:r>
        <w:rPr>
          <w:color w:val="0070C0"/>
        </w:rPr>
        <w:t>R2-3.1</w:t>
      </w:r>
      <w:r w:rsidRPr="006008B7">
        <w:rPr>
          <w:color w:val="0070C0"/>
        </w:rPr>
        <w:t>:</w:t>
      </w:r>
      <w:r w:rsidR="00432709">
        <w:rPr>
          <w:color w:val="0070C0"/>
        </w:rPr>
        <w:t xml:space="preserve"> </w:t>
      </w:r>
    </w:p>
    <w:p w14:paraId="0BC003A9" w14:textId="69CB3720" w:rsidR="007A7C11" w:rsidRDefault="00432709" w:rsidP="00432709">
      <w:pPr>
        <w:rPr>
          <w:color w:val="0070C0"/>
        </w:rPr>
      </w:pPr>
      <w:r>
        <w:rPr>
          <w:color w:val="0070C0"/>
        </w:rPr>
        <w:t>We apologize for the confusion. This was actually a mistake on our end, and the “inferred time” was an incorrect label (</w:t>
      </w:r>
      <w:r w:rsidR="00BD200D">
        <w:rPr>
          <w:color w:val="0070C0"/>
        </w:rPr>
        <w:t xml:space="preserve">the figure was accurate, but the label was </w:t>
      </w:r>
      <w:r>
        <w:rPr>
          <w:color w:val="0070C0"/>
        </w:rPr>
        <w:t xml:space="preserve">from </w:t>
      </w:r>
      <w:r w:rsidR="00BD200D">
        <w:rPr>
          <w:color w:val="0070C0"/>
        </w:rPr>
        <w:t xml:space="preserve">an </w:t>
      </w:r>
      <w:r>
        <w:rPr>
          <w:color w:val="0070C0"/>
        </w:rPr>
        <w:t>outdated version).</w:t>
      </w:r>
      <w:r w:rsidR="00BD200D">
        <w:rPr>
          <w:color w:val="0070C0"/>
        </w:rPr>
        <w:t xml:space="preserve"> We apologize for not detecting this error in the original submission.</w:t>
      </w:r>
      <w:r>
        <w:rPr>
          <w:color w:val="0070C0"/>
        </w:rPr>
        <w:t xml:space="preserve"> The correct label should be “</w:t>
      </w:r>
      <w:r w:rsidR="007A7C11">
        <w:rPr>
          <w:color w:val="0070C0"/>
        </w:rPr>
        <w:t>Yellow/Purple</w:t>
      </w:r>
      <w:r>
        <w:rPr>
          <w:color w:val="0070C0"/>
        </w:rPr>
        <w:t xml:space="preserve"> coding dimension”. </w:t>
      </w:r>
      <w:r w:rsidR="007A7C11">
        <w:rPr>
          <w:color w:val="0070C0"/>
        </w:rPr>
        <w:t xml:space="preserve">This analysis was intended to show that in Monkey S, and </w:t>
      </w:r>
      <w:r w:rsidR="007A7C11">
        <w:rPr>
          <w:color w:val="0070C0"/>
        </w:rPr>
        <w:lastRenderedPageBreak/>
        <w:t>not Monkey T, the population coding dimension for the go signal aligns with the value dimension (</w:t>
      </w:r>
      <w:r w:rsidR="00BD200D">
        <w:rPr>
          <w:color w:val="0070C0"/>
        </w:rPr>
        <w:t xml:space="preserve">which agrees with the hypothesis that Monkey S, and not Monkey T, </w:t>
      </w:r>
      <w:r w:rsidR="000A673B">
        <w:rPr>
          <w:color w:val="0070C0"/>
        </w:rPr>
        <w:t>processes/adjusts</w:t>
      </w:r>
      <w:r w:rsidR="00BD200D">
        <w:rPr>
          <w:color w:val="0070C0"/>
        </w:rPr>
        <w:t xml:space="preserve"> the temporally discounted value based on the go signal</w:t>
      </w:r>
      <w:r w:rsidR="007A7C11">
        <w:rPr>
          <w:color w:val="0070C0"/>
        </w:rPr>
        <w:t xml:space="preserve">). Since the reviewer’s next comment is closely related, we will address the </w:t>
      </w:r>
      <w:r w:rsidR="00E21F5D">
        <w:rPr>
          <w:color w:val="0070C0"/>
        </w:rPr>
        <w:t xml:space="preserve">methodological </w:t>
      </w:r>
      <w:r w:rsidR="007A7C11">
        <w:rPr>
          <w:color w:val="0070C0"/>
        </w:rPr>
        <w:t>details of this analys</w:t>
      </w:r>
      <w:r w:rsidR="00B20D58">
        <w:rPr>
          <w:color w:val="0070C0"/>
        </w:rPr>
        <w:t>i</w:t>
      </w:r>
      <w:r w:rsidR="007A7C11">
        <w:rPr>
          <w:color w:val="0070C0"/>
        </w:rPr>
        <w:t>s</w:t>
      </w:r>
      <w:r w:rsidR="00BD3939">
        <w:rPr>
          <w:color w:val="0070C0"/>
        </w:rPr>
        <w:t xml:space="preserve"> </w:t>
      </w:r>
      <w:r w:rsidR="0020798A">
        <w:rPr>
          <w:color w:val="0070C0"/>
        </w:rPr>
        <w:t>as well as</w:t>
      </w:r>
      <w:r w:rsidR="00BD3939">
        <w:rPr>
          <w:color w:val="0070C0"/>
        </w:rPr>
        <w:t xml:space="preserve"> </w:t>
      </w:r>
      <w:r w:rsidR="003E033C">
        <w:rPr>
          <w:color w:val="0070C0"/>
        </w:rPr>
        <w:t xml:space="preserve">the </w:t>
      </w:r>
      <w:r w:rsidR="00BD3939">
        <w:rPr>
          <w:color w:val="0070C0"/>
        </w:rPr>
        <w:t>interpretation</w:t>
      </w:r>
      <w:r w:rsidR="007A7C11">
        <w:rPr>
          <w:color w:val="0070C0"/>
        </w:rPr>
        <w:t xml:space="preserve"> in Response </w:t>
      </w:r>
      <w:r w:rsidR="00E64739">
        <w:rPr>
          <w:color w:val="0070C0"/>
        </w:rPr>
        <w:t>R</w:t>
      </w:r>
      <w:r w:rsidR="007A7C11">
        <w:rPr>
          <w:color w:val="0070C0"/>
        </w:rPr>
        <w:t>2-3.</w:t>
      </w:r>
      <w:r w:rsidR="00557A5E">
        <w:rPr>
          <w:color w:val="0070C0"/>
        </w:rPr>
        <w:t>2</w:t>
      </w:r>
      <w:r w:rsidR="007A7C11">
        <w:rPr>
          <w:color w:val="0070C0"/>
        </w:rPr>
        <w:t xml:space="preserve"> (</w:t>
      </w:r>
      <w:r w:rsidR="00852A0C">
        <w:rPr>
          <w:color w:val="0070C0"/>
        </w:rPr>
        <w:t>Part II</w:t>
      </w:r>
      <w:r w:rsidR="007A7C11">
        <w:rPr>
          <w:color w:val="0070C0"/>
        </w:rPr>
        <w:t xml:space="preserve">). </w:t>
      </w:r>
    </w:p>
    <w:p w14:paraId="1B8DAE8A" w14:textId="77777777" w:rsidR="00B910A0" w:rsidRDefault="00606B93" w:rsidP="003E724E">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p>
    <w:p w14:paraId="7A46B75B" w14:textId="77777777" w:rsidR="00B910A0" w:rsidRDefault="00B910A0" w:rsidP="003E724E"/>
    <w:p w14:paraId="0F1EBDA9" w14:textId="6795612F" w:rsidR="00B910A0" w:rsidRDefault="00B910A0" w:rsidP="00B910A0">
      <w:pPr>
        <w:rPr>
          <w:color w:val="0070C0"/>
        </w:rPr>
      </w:pPr>
      <w:r w:rsidRPr="006008B7">
        <w:rPr>
          <w:color w:val="0070C0"/>
        </w:rPr>
        <w:t xml:space="preserve">Response </w:t>
      </w:r>
      <w:r>
        <w:rPr>
          <w:color w:val="0070C0"/>
        </w:rPr>
        <w:t>R2-3.2</w:t>
      </w:r>
      <w:r w:rsidR="000377FB">
        <w:rPr>
          <w:color w:val="0070C0"/>
        </w:rPr>
        <w:t xml:space="preserve"> (Part I)</w:t>
      </w:r>
      <w:r w:rsidRPr="006008B7">
        <w:rPr>
          <w:color w:val="0070C0"/>
        </w:rPr>
        <w:t>:</w:t>
      </w:r>
    </w:p>
    <w:p w14:paraId="295EB86A" w14:textId="29DBE1F5" w:rsidR="00B910A0" w:rsidRDefault="00B910A0" w:rsidP="00B910A0">
      <w:pPr>
        <w:rPr>
          <w:color w:val="0070C0"/>
        </w:rPr>
      </w:pPr>
      <w:r>
        <w:rPr>
          <w:color w:val="0070C0"/>
        </w:rPr>
        <w:t>Before we dive into the analyses</w:t>
      </w:r>
      <w:r w:rsidR="00431EF2">
        <w:rPr>
          <w:color w:val="0070C0"/>
        </w:rPr>
        <w:t xml:space="preserve"> (see Part II below)</w:t>
      </w:r>
      <w:r>
        <w:rPr>
          <w:color w:val="0070C0"/>
        </w:rPr>
        <w:t xml:space="preserve">, we want to briefly clarify Figures S1 and S2. The ANOVA in Figure S1/S2 were carried out at [-500 1000]ms around the offer onset, and not around the go signal. So those figures did not </w:t>
      </w:r>
      <w:r w:rsidR="00504A19">
        <w:rPr>
          <w:color w:val="0070C0"/>
        </w:rPr>
        <w:t>carry any</w:t>
      </w:r>
      <w:r>
        <w:rPr>
          <w:color w:val="0070C0"/>
        </w:rPr>
        <w:t xml:space="preserve"> information </w:t>
      </w:r>
      <w:r w:rsidR="00504A19">
        <w:rPr>
          <w:color w:val="0070C0"/>
        </w:rPr>
        <w:t>about</w:t>
      </w:r>
      <w:r>
        <w:rPr>
          <w:color w:val="0070C0"/>
        </w:rPr>
        <w:t xml:space="preserve"> whether dlPFC neurons are modulated by the go signal itself. </w:t>
      </w:r>
      <w:r w:rsidR="00B77FCE">
        <w:rPr>
          <w:color w:val="0070C0"/>
        </w:rPr>
        <w:t xml:space="preserve">In Response 2-3.2 (Part II), we will </w:t>
      </w:r>
      <w:r w:rsidR="00876B2A">
        <w:rPr>
          <w:color w:val="0070C0"/>
        </w:rPr>
        <w:t xml:space="preserve">explicitly </w:t>
      </w:r>
      <w:r w:rsidR="00B77FCE">
        <w:rPr>
          <w:color w:val="0070C0"/>
        </w:rPr>
        <w:t xml:space="preserve">show how the population activity changes around the go signal. </w:t>
      </w:r>
    </w:p>
    <w:p w14:paraId="57FFFEBA" w14:textId="256DA459" w:rsidR="00397720" w:rsidRDefault="00606B93" w:rsidP="003E724E">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565333D6" w:rsidR="00976B2C" w:rsidRDefault="00397720" w:rsidP="00397720">
      <w:pPr>
        <w:rPr>
          <w:color w:val="0070C0"/>
        </w:rPr>
      </w:pPr>
      <w:r w:rsidRPr="006008B7">
        <w:rPr>
          <w:color w:val="0070C0"/>
        </w:rPr>
        <w:t xml:space="preserve">Response </w:t>
      </w:r>
      <w:r>
        <w:rPr>
          <w:color w:val="0070C0"/>
        </w:rPr>
        <w:t>R2-3.2</w:t>
      </w:r>
      <w:r w:rsidR="000377FB">
        <w:rPr>
          <w:color w:val="0070C0"/>
        </w:rPr>
        <w:t xml:space="preserve"> (Part II)</w:t>
      </w:r>
      <w:r w:rsidRPr="006008B7">
        <w:rPr>
          <w:color w:val="0070C0"/>
        </w:rPr>
        <w:t>:</w:t>
      </w:r>
      <w:r w:rsidR="001A2E0A">
        <w:rPr>
          <w:color w:val="0070C0"/>
        </w:rPr>
        <w:t xml:space="preserve"> We thank the reviewer for the great suggestion. </w:t>
      </w:r>
      <w:r w:rsidR="00EC0AA3">
        <w:rPr>
          <w:color w:val="0070C0"/>
        </w:rPr>
        <w:t xml:space="preserve">We carried out additional analyses to explicitly show how go signal shifts population activity along the value-coding dimension, shortly after the go signal. </w:t>
      </w:r>
    </w:p>
    <w:p w14:paraId="5FB3C75F" w14:textId="77777777" w:rsidR="00A5629B" w:rsidRDefault="00A5629B" w:rsidP="00397720">
      <w:pPr>
        <w:rPr>
          <w:color w:val="0070C0"/>
        </w:rPr>
      </w:pPr>
    </w:p>
    <w:p w14:paraId="70954145" w14:textId="5639CFEA" w:rsidR="00AD53AC" w:rsidRDefault="00AD53AC" w:rsidP="00AD53AC">
      <w:pPr>
        <w:rPr>
          <w:color w:val="0070C0"/>
        </w:rPr>
      </w:pPr>
      <w:r>
        <w:rPr>
          <w:color w:val="0070C0"/>
        </w:rPr>
        <w:t xml:space="preserve">In the original submission, we showed the population coding dimension for drop and delay are oppositely aligned to each other. We first repeated the same analysis, around the go signal. In both [-250 0]ms before and [0 250]ms after the go signal, we observed a significant negative alignment, between drop and delay, in both animals. </w:t>
      </w:r>
    </w:p>
    <w:p w14:paraId="50478B5E" w14:textId="28F5DD7E" w:rsidR="00A5629B" w:rsidRDefault="00A5629B" w:rsidP="00397720">
      <w:pPr>
        <w:rPr>
          <w:color w:val="0070C0"/>
        </w:rPr>
      </w:pPr>
    </w:p>
    <w:p w14:paraId="24E0737D" w14:textId="5D34360C" w:rsidR="00AD53AC" w:rsidRDefault="00AD53AC" w:rsidP="00397720">
      <w:pPr>
        <w:rPr>
          <w:color w:val="0070C0"/>
        </w:rPr>
      </w:pPr>
      <w:r>
        <w:rPr>
          <w:noProof/>
          <w:color w:val="0070C0"/>
        </w:rPr>
        <w:lastRenderedPageBreak/>
        <w:drawing>
          <wp:inline distT="0" distB="0" distL="0" distR="0" wp14:anchorId="25D7E5D0" wp14:editId="5AE6A426">
            <wp:extent cx="5935980" cy="6063615"/>
            <wp:effectExtent l="0" t="0" r="7620" b="0"/>
            <wp:docPr id="11884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63615"/>
                    </a:xfrm>
                    <a:prstGeom prst="rect">
                      <a:avLst/>
                    </a:prstGeom>
                    <a:noFill/>
                    <a:ln>
                      <a:noFill/>
                    </a:ln>
                  </pic:spPr>
                </pic:pic>
              </a:graphicData>
            </a:graphic>
          </wp:inline>
        </w:drawing>
      </w:r>
    </w:p>
    <w:p w14:paraId="2D9912BC" w14:textId="77777777" w:rsidR="00AD53AC" w:rsidRDefault="00AD53AC" w:rsidP="00397720">
      <w:pPr>
        <w:rPr>
          <w:color w:val="0070C0"/>
        </w:rPr>
      </w:pPr>
    </w:p>
    <w:p w14:paraId="46891C48" w14:textId="237DC6CB" w:rsidR="00976B2C" w:rsidRDefault="001401FD" w:rsidP="00397720">
      <w:pPr>
        <w:rPr>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To more explicitly characterize the value coding dimension, we performed a separate regression analysis that extracts the coding dimension for discounted value, using data from -250ms to 0ms before the go signal. </w:t>
      </w:r>
    </w:p>
    <w:p w14:paraId="54592918" w14:textId="77777777" w:rsidR="001401FD" w:rsidRDefault="001401FD" w:rsidP="00397720">
      <w:pPr>
        <w:rPr>
          <w:color w:val="0070C0"/>
        </w:rPr>
      </w:pPr>
    </w:p>
    <w:p w14:paraId="040EC8FB" w14:textId="5BF0DA1B" w:rsidR="001401FD" w:rsidRDefault="00461707" w:rsidP="00397720">
      <w:pPr>
        <w:rPr>
          <w:color w:val="0070C0"/>
        </w:rPr>
      </w:pPr>
      <w:r>
        <w:rPr>
          <w:color w:val="0070C0"/>
        </w:rPr>
        <w:t xml:space="preserve">Next, we did a quick </w:t>
      </w:r>
      <w:r w:rsidR="001401FD">
        <w:rPr>
          <w:color w:val="0070C0"/>
        </w:rPr>
        <w:t xml:space="preserve">sanity check, that this independently estimated value dimension positively aligns with drop, and negatively aligns with delay. </w:t>
      </w:r>
    </w:p>
    <w:p w14:paraId="49AAFE3E" w14:textId="77777777" w:rsidR="001401FD" w:rsidRDefault="001401FD" w:rsidP="00397720">
      <w:pPr>
        <w:rPr>
          <w:color w:val="0070C0"/>
        </w:rPr>
      </w:pPr>
    </w:p>
    <w:p w14:paraId="10DDBC57" w14:textId="77777777" w:rsidR="001401FD" w:rsidRDefault="001401FD" w:rsidP="00397720">
      <w:pPr>
        <w:rPr>
          <w:color w:val="0070C0"/>
        </w:rPr>
      </w:pPr>
    </w:p>
    <w:p w14:paraId="7A0BEB6E" w14:textId="42105C7D" w:rsidR="001401FD" w:rsidRDefault="00461707" w:rsidP="00397720">
      <w:pPr>
        <w:rPr>
          <w:color w:val="0070C0"/>
        </w:rPr>
      </w:pPr>
      <w:r>
        <w:rPr>
          <w:noProof/>
          <w:color w:val="0070C0"/>
        </w:rPr>
        <w:lastRenderedPageBreak/>
        <w:drawing>
          <wp:inline distT="0" distB="0" distL="0" distR="0" wp14:anchorId="5884A565" wp14:editId="10126436">
            <wp:extent cx="5941060" cy="6029325"/>
            <wp:effectExtent l="0" t="0" r="2540" b="9525"/>
            <wp:docPr id="141958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6029325"/>
                    </a:xfrm>
                    <a:prstGeom prst="rect">
                      <a:avLst/>
                    </a:prstGeom>
                    <a:noFill/>
                    <a:ln>
                      <a:noFill/>
                    </a:ln>
                  </pic:spPr>
                </pic:pic>
              </a:graphicData>
            </a:graphic>
          </wp:inline>
        </w:drawing>
      </w:r>
    </w:p>
    <w:p w14:paraId="1721B1FE" w14:textId="08023667" w:rsidR="00B73DB6" w:rsidRDefault="00B73DB6" w:rsidP="00B73DB6">
      <w:pPr>
        <w:rPr>
          <w:color w:val="0070C0"/>
        </w:rPr>
      </w:pPr>
      <w:r>
        <w:rPr>
          <w:color w:val="0070C0"/>
        </w:rPr>
        <w:t xml:space="preserve">To assess the effect of the go signal on dlPFC neural activity, we projected the population activity along the 1-dimensional value axes defined above, and computed the mean trajectory for each offer, following a yellow versus purple go signal. The average yellow/purple trajectory </w:t>
      </w:r>
      <w:r w:rsidR="00594E76">
        <w:rPr>
          <w:color w:val="0070C0"/>
        </w:rPr>
        <w:t>across</w:t>
      </w:r>
      <w:r>
        <w:rPr>
          <w:color w:val="0070C0"/>
        </w:rPr>
        <w:t xml:space="preserve"> all</w:t>
      </w:r>
      <w:r w:rsidR="00594E76">
        <w:rPr>
          <w:color w:val="0070C0"/>
        </w:rPr>
        <w:t xml:space="preserve"> nine</w:t>
      </w:r>
      <w:r>
        <w:rPr>
          <w:color w:val="0070C0"/>
        </w:rPr>
        <w:t xml:space="preserve"> offers (baseline corrected by each offer</w:t>
      </w:r>
      <w:r w:rsidR="00EA1277">
        <w:rPr>
          <w:color w:val="0070C0"/>
        </w:rPr>
        <w:t xml:space="preserve">) are plotted below in Panels A – B. </w:t>
      </w:r>
    </w:p>
    <w:p w14:paraId="1D2CA6C3" w14:textId="33DAE7F9" w:rsidR="00EA1277" w:rsidRDefault="00594E76" w:rsidP="00B73DB6">
      <w:pPr>
        <w:rPr>
          <w:color w:val="0070C0"/>
        </w:rPr>
      </w:pPr>
      <w:r>
        <w:rPr>
          <w:noProof/>
          <w:color w:val="0070C0"/>
        </w:rPr>
        <w:lastRenderedPageBreak/>
        <w:drawing>
          <wp:inline distT="0" distB="0" distL="0" distR="0" wp14:anchorId="08D10302" wp14:editId="76D23016">
            <wp:extent cx="5685814" cy="8224520"/>
            <wp:effectExtent l="0" t="0" r="0" b="5080"/>
            <wp:docPr id="680673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3048" name="Picture 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685814" cy="8224520"/>
                    </a:xfrm>
                    <a:prstGeom prst="rect">
                      <a:avLst/>
                    </a:prstGeom>
                    <a:noFill/>
                    <a:ln>
                      <a:noFill/>
                    </a:ln>
                  </pic:spPr>
                </pic:pic>
              </a:graphicData>
            </a:graphic>
          </wp:inline>
        </w:drawing>
      </w:r>
    </w:p>
    <w:p w14:paraId="04CD5721" w14:textId="307AB3AE" w:rsidR="00B73DB6" w:rsidRDefault="00594E76" w:rsidP="00B73DB6">
      <w:pPr>
        <w:rPr>
          <w:color w:val="0070C0"/>
        </w:rPr>
      </w:pPr>
      <w:r>
        <w:rPr>
          <w:color w:val="0070C0"/>
        </w:rPr>
        <w:lastRenderedPageBreak/>
        <w:t>In Monkey S, as expected from his behavior, purple offer temporally increases the “value” dimension activity, whereas yellow offer temporally decreases it. In Monkey T, however, we see a different pattern, there is no yellow/purple difference along the value-coding dimension before 250ms</w:t>
      </w:r>
      <w:r w:rsidR="007839DE">
        <w:rPr>
          <w:color w:val="0070C0"/>
        </w:rPr>
        <w:t xml:space="preserve"> after the go signal</w:t>
      </w:r>
      <w:r w:rsidR="00A81603">
        <w:rPr>
          <w:color w:val="0070C0"/>
        </w:rPr>
        <w:t xml:space="preserve"> (Panels C – D)</w:t>
      </w:r>
      <w:r>
        <w:rPr>
          <w:color w:val="0070C0"/>
        </w:rPr>
        <w:t xml:space="preserve">. </w:t>
      </w:r>
    </w:p>
    <w:p w14:paraId="73CA1DC9" w14:textId="77777777" w:rsidR="000964B7" w:rsidRDefault="000964B7" w:rsidP="00B73DB6">
      <w:pPr>
        <w:rPr>
          <w:color w:val="0070C0"/>
        </w:rPr>
      </w:pPr>
    </w:p>
    <w:p w14:paraId="3961645E" w14:textId="7D88BF65" w:rsidR="00926B21" w:rsidRDefault="0083170D" w:rsidP="00397720">
      <w:pPr>
        <w:rPr>
          <w:color w:val="0070C0"/>
        </w:rPr>
      </w:pPr>
      <w:r>
        <w:rPr>
          <w:color w:val="0070C0"/>
        </w:rPr>
        <w:t>For Monkey T, instead of modifying the temporally discounted value, population activity gets routed to a different subspace than the value coding subspace, before returning the value-coding axes. To quantify this, we estimated the population dimension that best encodes yellow/purple go signal using an independent regression (see Methods). The go signal coding dimension positively aligns with the value dimension in Monkey S, and not in Monkey T</w:t>
      </w:r>
      <w:r w:rsidR="0056129A">
        <w:rPr>
          <w:color w:val="0070C0"/>
        </w:rPr>
        <w:t xml:space="preserve"> (Panels E – F)</w:t>
      </w:r>
      <w:r>
        <w:rPr>
          <w:color w:val="0070C0"/>
        </w:rPr>
        <w:t>.</w:t>
      </w:r>
      <w:r w:rsidR="008403DA">
        <w:rPr>
          <w:color w:val="0070C0"/>
        </w:rPr>
        <w:t xml:space="preserve"> </w:t>
      </w:r>
      <w:r>
        <w:rPr>
          <w:color w:val="0070C0"/>
        </w:rPr>
        <w:t xml:space="preserve"> </w:t>
      </w: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0D72D1CC" w14:textId="097BFCF3" w:rsidR="008A1BC2" w:rsidRDefault="001E57EC" w:rsidP="004A0E6E">
      <w:pPr>
        <w:rPr>
          <w:color w:val="0070C0"/>
        </w:rPr>
      </w:pPr>
      <w:r>
        <w:rPr>
          <w:color w:val="0070C0"/>
        </w:rPr>
        <w:t xml:space="preserve">We thank the reviewer for this important comment. </w:t>
      </w:r>
      <w:r w:rsidR="008A1BC2">
        <w:rPr>
          <w:color w:val="0070C0"/>
        </w:rPr>
        <w:t xml:space="preserve">We </w:t>
      </w:r>
      <w:r w:rsidR="00B418B3">
        <w:rPr>
          <w:color w:val="0070C0"/>
        </w:rPr>
        <w:t xml:space="preserve">have </w:t>
      </w:r>
      <w:r w:rsidR="008A1BC2">
        <w:rPr>
          <w:color w:val="0070C0"/>
        </w:rPr>
        <w:t xml:space="preserve">partially addressed this comment in Response R2-3.2. </w:t>
      </w:r>
      <w:r w:rsidR="009F0DF2">
        <w:rPr>
          <w:color w:val="0070C0"/>
        </w:rPr>
        <w:t xml:space="preserve">We will </w:t>
      </w:r>
      <w:r w:rsidR="00A534F6">
        <w:rPr>
          <w:color w:val="0070C0"/>
        </w:rPr>
        <w:t>discuss this</w:t>
      </w:r>
      <w:r w:rsidR="009F0DF2">
        <w:rPr>
          <w:color w:val="0070C0"/>
        </w:rPr>
        <w:t xml:space="preserve"> again here. </w:t>
      </w:r>
    </w:p>
    <w:p w14:paraId="40B2FE90" w14:textId="77777777" w:rsidR="009F0DF2" w:rsidRDefault="009F0DF2" w:rsidP="004A0E6E">
      <w:pPr>
        <w:rPr>
          <w:color w:val="0070C0"/>
        </w:rPr>
      </w:pPr>
    </w:p>
    <w:p w14:paraId="05E6FA21" w14:textId="0E1A940F" w:rsidR="009F0DF2" w:rsidRDefault="00C35857" w:rsidP="004A0E6E">
      <w:pPr>
        <w:rPr>
          <w:color w:val="0070C0"/>
        </w:rPr>
      </w:pPr>
      <w:r>
        <w:rPr>
          <w:color w:val="0070C0"/>
        </w:rPr>
        <w:t xml:space="preserve">In our paper, we found that while the go signal affected both animals’ acceptance behavior, behavioral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explicitly re-computing the discounted value. </w:t>
      </w:r>
    </w:p>
    <w:p w14:paraId="45D4B1F5" w14:textId="77777777" w:rsidR="00C35857" w:rsidRDefault="00C35857" w:rsidP="004A0E6E">
      <w:pPr>
        <w:rPr>
          <w:color w:val="0070C0"/>
        </w:rPr>
      </w:pPr>
    </w:p>
    <w:p w14:paraId="44035911" w14:textId="73094788" w:rsidR="00C35857" w:rsidRDefault="00C35857" w:rsidP="004A0E6E">
      <w:pPr>
        <w:rPr>
          <w:color w:val="0070C0"/>
        </w:rPr>
      </w:pPr>
      <w:r>
        <w:rPr>
          <w:color w:val="0070C0"/>
        </w:rPr>
        <w:t xml:space="preserve">In the neural analysis, we found two main differences between monkeys that are relevant to the respective behavioral strategy. </w:t>
      </w:r>
    </w:p>
    <w:p w14:paraId="0FFC4762" w14:textId="193C84F1" w:rsidR="00C35857" w:rsidRDefault="00D6685A" w:rsidP="00D6685A">
      <w:pPr>
        <w:pStyle w:val="ListParagraph"/>
        <w:numPr>
          <w:ilvl w:val="0"/>
          <w:numId w:val="4"/>
        </w:numPr>
        <w:rPr>
          <w:color w:val="0070C0"/>
        </w:rPr>
      </w:pPr>
      <w:r>
        <w:rPr>
          <w:color w:val="0070C0"/>
        </w:rPr>
        <w:t xml:space="preserve">In the decoding analyses, we showed that Monkey S integrated drop and delay (the interaction between drop and delay can not be predicted by the neural coding of drop and delay alone), whereas Monkey T represented drop and delay independently without integration (Figure XXX). </w:t>
      </w:r>
    </w:p>
    <w:p w14:paraId="5E584D3A" w14:textId="77777777" w:rsidR="00963466" w:rsidRDefault="00963466" w:rsidP="00963466">
      <w:pPr>
        <w:rPr>
          <w:color w:val="0070C0"/>
        </w:rPr>
      </w:pPr>
    </w:p>
    <w:p w14:paraId="0E4C1C75" w14:textId="77C35967" w:rsidR="00F46C76" w:rsidRDefault="00963466" w:rsidP="00F46C76">
      <w:pPr>
        <w:ind w:left="360"/>
        <w:rPr>
          <w:color w:val="0070C0"/>
        </w:rPr>
      </w:pPr>
      <w:r>
        <w:rPr>
          <w:color w:val="0070C0"/>
        </w:rPr>
        <w:t xml:space="preserve">The analysis of inverse coding between drop and delay further supports this. In Monkey S, we observed an early inverse alignment between the coding dimensions of drop and delay, whereas in Monkey T, the inverse alignment did not show up until prior to the go signal. </w:t>
      </w:r>
      <w:r w:rsidR="00F46C76">
        <w:rPr>
          <w:color w:val="0070C0"/>
        </w:rPr>
        <w:t xml:space="preserve">In other words, at the peak decoding time-window for drop and delay, there is no negative alignment between the two. This suggests that Monkey T solves the task, even without a </w:t>
      </w:r>
      <w:r w:rsidR="00F46C76">
        <w:rPr>
          <w:color w:val="0070C0"/>
        </w:rPr>
        <w:lastRenderedPageBreak/>
        <w:t xml:space="preserve">deliberate value computing process that </w:t>
      </w:r>
      <w:r w:rsidR="007264D1">
        <w:rPr>
          <w:color w:val="0070C0"/>
        </w:rPr>
        <w:t xml:space="preserve">resolves the complex </w:t>
      </w:r>
      <w:r w:rsidR="00F46C76">
        <w:rPr>
          <w:color w:val="0070C0"/>
        </w:rPr>
        <w:t xml:space="preserve">interaction between drop and delay. </w:t>
      </w:r>
    </w:p>
    <w:p w14:paraId="732917CB" w14:textId="77777777" w:rsidR="00F46C76" w:rsidRDefault="00F46C76" w:rsidP="00F46C76">
      <w:pPr>
        <w:ind w:left="360"/>
        <w:rPr>
          <w:color w:val="0070C0"/>
        </w:rPr>
      </w:pPr>
    </w:p>
    <w:p w14:paraId="217A4195" w14:textId="627EED2F" w:rsidR="00F46C76" w:rsidRDefault="007264D1" w:rsidP="007264D1">
      <w:pPr>
        <w:ind w:left="360"/>
        <w:rPr>
          <w:color w:val="0070C0"/>
        </w:rPr>
      </w:pPr>
      <w:r>
        <w:rPr>
          <w:color w:val="0070C0"/>
        </w:rPr>
        <w:t xml:space="preserve">This is in line with animal behavior. It is not surprising that Monkey T did not adjust DV based on the additional delay predicted by the go signal, since he didn’t compute DV that involves a non-trivial interaction between drop and delay to begin with. </w:t>
      </w:r>
    </w:p>
    <w:p w14:paraId="26BF1F43" w14:textId="77777777" w:rsidR="00E40E43" w:rsidRPr="00963466" w:rsidRDefault="00E40E43" w:rsidP="00963466">
      <w:pPr>
        <w:ind w:left="360"/>
        <w:rPr>
          <w:color w:val="0070C0"/>
        </w:rPr>
      </w:pPr>
    </w:p>
    <w:p w14:paraId="3742B2A2" w14:textId="540AF172" w:rsidR="00D6685A" w:rsidRDefault="005111E7" w:rsidP="00D6685A">
      <w:pPr>
        <w:pStyle w:val="ListParagraph"/>
        <w:numPr>
          <w:ilvl w:val="0"/>
          <w:numId w:val="4"/>
        </w:numPr>
        <w:rPr>
          <w:color w:val="0070C0"/>
        </w:rPr>
      </w:pPr>
      <w:r>
        <w:rPr>
          <w:color w:val="0070C0"/>
        </w:rPr>
        <w:t xml:space="preserve">As explained in Response R2-3.2, for Monkey S, the purple go signal increases value dimension activity and yellow go signal decreases it (within 250ms after the go signal), whereas for Monkey T, the population activity was routed to a different subspace, that is orthogonal to the value dimension, suggesting a strategy that treats the go signal as an additional cue, with separate neural representation than the value dimension. </w:t>
      </w:r>
    </w:p>
    <w:p w14:paraId="461439DD" w14:textId="77777777" w:rsidR="005111E7" w:rsidRDefault="005111E7" w:rsidP="005111E7">
      <w:pPr>
        <w:rPr>
          <w:color w:val="0070C0"/>
        </w:rPr>
      </w:pPr>
    </w:p>
    <w:p w14:paraId="30161C41" w14:textId="70930985" w:rsidR="00EF504A" w:rsidRPr="005111E7" w:rsidRDefault="00EF504A" w:rsidP="005111E7">
      <w:pPr>
        <w:rPr>
          <w:color w:val="0070C0"/>
        </w:rPr>
      </w:pPr>
      <w:r>
        <w:rPr>
          <w:color w:val="0070C0"/>
        </w:rPr>
        <w:t>We have modified the discussion section accordingly</w:t>
      </w:r>
      <w:r w:rsidR="00B67E14">
        <w:rPr>
          <w:color w:val="0070C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iyu Wang" w:date="2026-08-06T12:28:00Z" w:initials="SW">
    <w:p w14:paraId="08EB61CF" w14:textId="77777777" w:rsidR="00FA42A2" w:rsidRDefault="00FA42A2" w:rsidP="00FA42A2">
      <w:pPr>
        <w:pStyle w:val="CommentText"/>
      </w:pPr>
      <w:r>
        <w:rPr>
          <w:rStyle w:val="CommentReference"/>
        </w:rPr>
        <w:annotationRef/>
      </w:r>
      <w:r>
        <w:t>Polish Response R2-3.2 first, then copy it here.</w:t>
      </w:r>
    </w:p>
  </w:comment>
  <w:comment w:id="4" w:author="Siyu Wang" w:date="2026-08-06T13:43:00Z" w:initials="SW">
    <w:p w14:paraId="710AE216" w14:textId="77777777" w:rsidR="00E17C58" w:rsidRDefault="00E17C58" w:rsidP="00E17C58">
      <w:pPr>
        <w:pStyle w:val="CommentText"/>
      </w:pPr>
      <w:r>
        <w:rPr>
          <w:rStyle w:val="CommentReference"/>
        </w:rPr>
        <w:annotationRef/>
      </w:r>
      <w:r>
        <w:t xml:space="preserve">Check this number. </w:t>
      </w:r>
    </w:p>
    <w:p w14:paraId="49904779" w14:textId="77777777" w:rsidR="00E17C58" w:rsidRDefault="00E17C58" w:rsidP="00E17C58">
      <w:pPr>
        <w:pStyle w:val="CommentText"/>
      </w:pPr>
    </w:p>
    <w:p w14:paraId="3F12D2EF" w14:textId="77777777" w:rsidR="00E17C58" w:rsidRDefault="00E17C58" w:rsidP="00E17C58">
      <w:pPr>
        <w:pStyle w:val="CommentText"/>
      </w:pPr>
      <w:r>
        <w:t xml:space="preserve">I assume you have 11 out of 63 neurons, that are significant in Monkey S. </w:t>
      </w:r>
    </w:p>
    <w:p w14:paraId="5032FCD4" w14:textId="77777777" w:rsidR="00E17C58" w:rsidRDefault="00E17C58" w:rsidP="00E17C58">
      <w:pPr>
        <w:pStyle w:val="CommentText"/>
      </w:pPr>
    </w:p>
    <w:p w14:paraId="4F1A4155" w14:textId="77777777" w:rsidR="00E17C58" w:rsidRDefault="00E17C58" w:rsidP="00E17C58">
      <w:pPr>
        <w:pStyle w:val="CommentText"/>
      </w:pPr>
      <w:r>
        <w:t>Array A has 3 out of 44</w:t>
      </w:r>
    </w:p>
    <w:p w14:paraId="3D493E6F" w14:textId="77777777" w:rsidR="00E17C58" w:rsidRDefault="00E17C58" w:rsidP="00E17C58">
      <w:pPr>
        <w:pStyle w:val="CommentText"/>
      </w:pPr>
    </w:p>
    <w:p w14:paraId="3DECF906" w14:textId="77777777" w:rsidR="00E17C58" w:rsidRDefault="00E17C58" w:rsidP="00E17C58">
      <w:pPr>
        <w:pStyle w:val="CommentText"/>
      </w:pPr>
      <w:r>
        <w:t xml:space="preserve">Then I assumed </w:t>
      </w:r>
    </w:p>
    <w:p w14:paraId="471A26B5" w14:textId="77777777" w:rsidR="00E17C58" w:rsidRDefault="00E17C58" w:rsidP="00E17C58">
      <w:pPr>
        <w:pStyle w:val="CommentText"/>
      </w:pPr>
    </w:p>
    <w:p w14:paraId="514BCB30" w14:textId="77777777" w:rsidR="00E17C58" w:rsidRDefault="00E17C58" w:rsidP="00E17C58">
      <w:pPr>
        <w:pStyle w:val="CommentText"/>
      </w:pPr>
      <w:r>
        <w:t>Array P has 4 out of 21</w:t>
      </w:r>
    </w:p>
    <w:p w14:paraId="63BEDDAE" w14:textId="77777777" w:rsidR="00E17C58" w:rsidRDefault="00E17C58" w:rsidP="00E17C58">
      <w:pPr>
        <w:pStyle w:val="CommentText"/>
      </w:pPr>
    </w:p>
    <w:p w14:paraId="2C4B55F9" w14:textId="77777777" w:rsidR="00E17C58" w:rsidRDefault="00E17C58" w:rsidP="00E17C58">
      <w:pPr>
        <w:pStyle w:val="CommentText"/>
      </w:pPr>
      <w:r>
        <w:t>(unless 44 is out of 79 neurons)</w:t>
      </w:r>
    </w:p>
    <w:p w14:paraId="123B1DCC" w14:textId="77777777" w:rsidR="00E17C58" w:rsidRDefault="00E17C58" w:rsidP="00E17C58">
      <w:pPr>
        <w:pStyle w:val="CommentText"/>
      </w:pPr>
    </w:p>
  </w:comment>
  <w:comment w:id="9" w:author="Rossella Falcone" w:date="2026-07-15T17:13:00Z" w:initials="">
    <w:p w14:paraId="46EFB136" w14:textId="77777777" w:rsidR="00D92531" w:rsidRDefault="00D92531">
      <w:pPr>
        <w:widowControl w:val="0"/>
        <w:pBdr>
          <w:top w:val="nil"/>
          <w:left w:val="nil"/>
          <w:bottom w:val="nil"/>
          <w:right w:val="nil"/>
          <w:between w:val="nil"/>
        </w:pBdr>
        <w:spacing w:line="240" w:lineRule="auto"/>
        <w:rPr>
          <w:color w:val="000000"/>
        </w:rPr>
      </w:pPr>
      <w:r>
        <w:rPr>
          <w:rStyle w:val="CommentReference"/>
        </w:rPr>
        <w:annotationRef/>
      </w:r>
      <w:r>
        <w:rPr>
          <w:color w:val="000000"/>
        </w:rPr>
        <w:t>Please Siyu double check!</w:t>
      </w:r>
    </w:p>
  </w:comment>
  <w:comment w:id="10" w:author="Siyu Wang" w:date="2026-07-24T11:15:00Z" w:initials="SW">
    <w:p w14:paraId="746E41FA" w14:textId="77777777" w:rsidR="00D92531" w:rsidRDefault="00D92531" w:rsidP="00097239">
      <w:pPr>
        <w:pStyle w:val="CommentText"/>
      </w:pPr>
      <w:r>
        <w:rPr>
          <w:rStyle w:val="CommentReference"/>
        </w:rPr>
        <w:annotationRef/>
      </w:r>
      <w:r>
        <w:t>Rewritten!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EB61CF" w15:done="0"/>
  <w15:commentEx w15:paraId="123B1DCC" w15:done="0"/>
  <w15:commentEx w15:paraId="46EFB136" w15:done="0"/>
  <w15:commentEx w15:paraId="746E41FA" w15:paraIdParent="46EFB1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E084F" w16cex:dateUtc="2026-08-06T16:28:00Z"/>
  <w16cex:commentExtensible w16cex:durableId="3F70A904" w16cex:dateUtc="2026-08-06T17:43:00Z"/>
  <w16cex:commentExtensible w16cex:durableId="7428BFB7" w16cex:dateUtc="2026-07-24T15: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EB61CF" w16cid:durableId="767E084F"/>
  <w16cid:commentId w16cid:paraId="123B1DCC" w16cid:durableId="3F70A904"/>
  <w16cid:commentId w16cid:paraId="46EFB136" w16cid:durableId="00000047"/>
  <w16cid:commentId w16cid:paraId="746E41FA" w16cid:durableId="7428BF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2E14DAB-FD55-46A9-A430-95ACA2FA6C16}"/>
    <w:embedItalic r:id="rId2" w:fontKey="{E8DEDA23-E9FA-474C-983E-325EF4ED06D8}"/>
    <w:embedBoldItalic r:id="rId3" w:fontKey="{3ACF27AA-69DB-4731-ADCB-557F66A7D26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DEB6121B-C0C2-4BA7-B7FF-DAC68CC65E91}"/>
  </w:font>
  <w:font w:name="Cambria">
    <w:panose1 w:val="02040503050406030204"/>
    <w:charset w:val="00"/>
    <w:family w:val="roman"/>
    <w:pitch w:val="variable"/>
    <w:sig w:usb0="E00006FF" w:usb1="420024FF" w:usb2="02000000" w:usb3="00000000" w:csb0="0000019F" w:csb1="00000000"/>
    <w:embedRegular r:id="rId5" w:fontKey="{EDD74374-4A19-4626-A174-E8ECB64CCB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 w:numId="4" w16cid:durableId="822891965">
    <w:abstractNumId w:val="3"/>
  </w:num>
  <w:num w:numId="5" w16cid:durableId="15424035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200C7"/>
    <w:rsid w:val="00032A20"/>
    <w:rsid w:val="00034545"/>
    <w:rsid w:val="00035ED1"/>
    <w:rsid w:val="000377FB"/>
    <w:rsid w:val="000605B9"/>
    <w:rsid w:val="00080C02"/>
    <w:rsid w:val="0008338A"/>
    <w:rsid w:val="000849F8"/>
    <w:rsid w:val="000964B7"/>
    <w:rsid w:val="00097239"/>
    <w:rsid w:val="00097FCD"/>
    <w:rsid w:val="000A673B"/>
    <w:rsid w:val="000D0A4E"/>
    <w:rsid w:val="000D718E"/>
    <w:rsid w:val="000E6EFE"/>
    <w:rsid w:val="000F09E9"/>
    <w:rsid w:val="000F2EE8"/>
    <w:rsid w:val="001009DD"/>
    <w:rsid w:val="00101648"/>
    <w:rsid w:val="00126E83"/>
    <w:rsid w:val="001401FD"/>
    <w:rsid w:val="00140C79"/>
    <w:rsid w:val="00140E7B"/>
    <w:rsid w:val="00146B6E"/>
    <w:rsid w:val="0015183A"/>
    <w:rsid w:val="00157515"/>
    <w:rsid w:val="001648D9"/>
    <w:rsid w:val="001713D9"/>
    <w:rsid w:val="00180E58"/>
    <w:rsid w:val="0018577F"/>
    <w:rsid w:val="0019263E"/>
    <w:rsid w:val="001A2E0A"/>
    <w:rsid w:val="001A6871"/>
    <w:rsid w:val="001B0248"/>
    <w:rsid w:val="001B4A1E"/>
    <w:rsid w:val="001B6E82"/>
    <w:rsid w:val="001C7986"/>
    <w:rsid w:val="001D0569"/>
    <w:rsid w:val="001D7C79"/>
    <w:rsid w:val="001E0BAD"/>
    <w:rsid w:val="001E57EC"/>
    <w:rsid w:val="001F4802"/>
    <w:rsid w:val="001F5DA3"/>
    <w:rsid w:val="002025C6"/>
    <w:rsid w:val="002045D8"/>
    <w:rsid w:val="0020798A"/>
    <w:rsid w:val="00216F8B"/>
    <w:rsid w:val="00221903"/>
    <w:rsid w:val="00223A69"/>
    <w:rsid w:val="00236D11"/>
    <w:rsid w:val="0024322E"/>
    <w:rsid w:val="002614E1"/>
    <w:rsid w:val="00261DDB"/>
    <w:rsid w:val="00284AC3"/>
    <w:rsid w:val="00297B71"/>
    <w:rsid w:val="002A3296"/>
    <w:rsid w:val="002B7280"/>
    <w:rsid w:val="002F2FE6"/>
    <w:rsid w:val="002F310E"/>
    <w:rsid w:val="0030124B"/>
    <w:rsid w:val="003043C8"/>
    <w:rsid w:val="00322226"/>
    <w:rsid w:val="0034667F"/>
    <w:rsid w:val="003554E4"/>
    <w:rsid w:val="00362EB1"/>
    <w:rsid w:val="003659F2"/>
    <w:rsid w:val="0039023B"/>
    <w:rsid w:val="00396060"/>
    <w:rsid w:val="00397720"/>
    <w:rsid w:val="003A2B5A"/>
    <w:rsid w:val="003A59CF"/>
    <w:rsid w:val="003B061F"/>
    <w:rsid w:val="003B32FF"/>
    <w:rsid w:val="003C49A2"/>
    <w:rsid w:val="003E033C"/>
    <w:rsid w:val="003E724E"/>
    <w:rsid w:val="003E7822"/>
    <w:rsid w:val="00425203"/>
    <w:rsid w:val="00431EF2"/>
    <w:rsid w:val="00432709"/>
    <w:rsid w:val="00437BED"/>
    <w:rsid w:val="004474EC"/>
    <w:rsid w:val="00461707"/>
    <w:rsid w:val="004658E1"/>
    <w:rsid w:val="0046776B"/>
    <w:rsid w:val="004772E0"/>
    <w:rsid w:val="00480BD9"/>
    <w:rsid w:val="00483E7A"/>
    <w:rsid w:val="004853D7"/>
    <w:rsid w:val="004861BB"/>
    <w:rsid w:val="0049204B"/>
    <w:rsid w:val="004A0E6E"/>
    <w:rsid w:val="004A53A1"/>
    <w:rsid w:val="004B3812"/>
    <w:rsid w:val="004D1AA2"/>
    <w:rsid w:val="004D2A39"/>
    <w:rsid w:val="004D42ED"/>
    <w:rsid w:val="004D6928"/>
    <w:rsid w:val="004E47C1"/>
    <w:rsid w:val="004E7508"/>
    <w:rsid w:val="004F3CB1"/>
    <w:rsid w:val="004F64F6"/>
    <w:rsid w:val="00504A19"/>
    <w:rsid w:val="005111E7"/>
    <w:rsid w:val="00511D22"/>
    <w:rsid w:val="0051228E"/>
    <w:rsid w:val="005343C2"/>
    <w:rsid w:val="0053538C"/>
    <w:rsid w:val="00535FC9"/>
    <w:rsid w:val="005441B3"/>
    <w:rsid w:val="0054664D"/>
    <w:rsid w:val="00547777"/>
    <w:rsid w:val="00553F0E"/>
    <w:rsid w:val="00557A5E"/>
    <w:rsid w:val="00560F8B"/>
    <w:rsid w:val="0056129A"/>
    <w:rsid w:val="0056494B"/>
    <w:rsid w:val="00572051"/>
    <w:rsid w:val="00576962"/>
    <w:rsid w:val="00587CDB"/>
    <w:rsid w:val="00594BC8"/>
    <w:rsid w:val="00594E76"/>
    <w:rsid w:val="005956AC"/>
    <w:rsid w:val="005A2360"/>
    <w:rsid w:val="005B2DEE"/>
    <w:rsid w:val="005B57EF"/>
    <w:rsid w:val="005C7E67"/>
    <w:rsid w:val="006008B7"/>
    <w:rsid w:val="00605E2C"/>
    <w:rsid w:val="00606B93"/>
    <w:rsid w:val="00610AF9"/>
    <w:rsid w:val="00613836"/>
    <w:rsid w:val="00614642"/>
    <w:rsid w:val="0062174F"/>
    <w:rsid w:val="00624008"/>
    <w:rsid w:val="00624C30"/>
    <w:rsid w:val="00630B20"/>
    <w:rsid w:val="006400C8"/>
    <w:rsid w:val="0068781C"/>
    <w:rsid w:val="006A1233"/>
    <w:rsid w:val="006A2BE0"/>
    <w:rsid w:val="006A6A4A"/>
    <w:rsid w:val="006C7F4C"/>
    <w:rsid w:val="006E3F2D"/>
    <w:rsid w:val="00715A0F"/>
    <w:rsid w:val="00716A01"/>
    <w:rsid w:val="00725B10"/>
    <w:rsid w:val="007264D1"/>
    <w:rsid w:val="00737368"/>
    <w:rsid w:val="00745D1D"/>
    <w:rsid w:val="0077410C"/>
    <w:rsid w:val="00777AA6"/>
    <w:rsid w:val="00780648"/>
    <w:rsid w:val="007839DE"/>
    <w:rsid w:val="007A2088"/>
    <w:rsid w:val="007A7C11"/>
    <w:rsid w:val="007D09F1"/>
    <w:rsid w:val="007D47C2"/>
    <w:rsid w:val="007E6E0D"/>
    <w:rsid w:val="007F0894"/>
    <w:rsid w:val="007F647B"/>
    <w:rsid w:val="007F7653"/>
    <w:rsid w:val="008006C4"/>
    <w:rsid w:val="0083170D"/>
    <w:rsid w:val="00835B09"/>
    <w:rsid w:val="008403DA"/>
    <w:rsid w:val="00843A8D"/>
    <w:rsid w:val="0084508A"/>
    <w:rsid w:val="00852A0C"/>
    <w:rsid w:val="00860ADB"/>
    <w:rsid w:val="008617DA"/>
    <w:rsid w:val="00866BA8"/>
    <w:rsid w:val="0087458F"/>
    <w:rsid w:val="00876B2A"/>
    <w:rsid w:val="00877AC6"/>
    <w:rsid w:val="008841C5"/>
    <w:rsid w:val="00886BE6"/>
    <w:rsid w:val="008A1BC2"/>
    <w:rsid w:val="008A4D56"/>
    <w:rsid w:val="008A6C84"/>
    <w:rsid w:val="008B2376"/>
    <w:rsid w:val="008C429A"/>
    <w:rsid w:val="008D00E8"/>
    <w:rsid w:val="008D06D6"/>
    <w:rsid w:val="008E2751"/>
    <w:rsid w:val="008F5372"/>
    <w:rsid w:val="008F69DA"/>
    <w:rsid w:val="00921DEA"/>
    <w:rsid w:val="00923E84"/>
    <w:rsid w:val="009264B5"/>
    <w:rsid w:val="00926B21"/>
    <w:rsid w:val="0093138B"/>
    <w:rsid w:val="00940F58"/>
    <w:rsid w:val="0094439E"/>
    <w:rsid w:val="00951FC1"/>
    <w:rsid w:val="00963466"/>
    <w:rsid w:val="009648A4"/>
    <w:rsid w:val="00976B2C"/>
    <w:rsid w:val="009A540A"/>
    <w:rsid w:val="009C196F"/>
    <w:rsid w:val="009C5E43"/>
    <w:rsid w:val="009E6EA4"/>
    <w:rsid w:val="009E77A6"/>
    <w:rsid w:val="009F0DF2"/>
    <w:rsid w:val="009F3863"/>
    <w:rsid w:val="00A01D26"/>
    <w:rsid w:val="00A06250"/>
    <w:rsid w:val="00A13B25"/>
    <w:rsid w:val="00A175CE"/>
    <w:rsid w:val="00A177A5"/>
    <w:rsid w:val="00A23160"/>
    <w:rsid w:val="00A30810"/>
    <w:rsid w:val="00A3762A"/>
    <w:rsid w:val="00A40522"/>
    <w:rsid w:val="00A534F6"/>
    <w:rsid w:val="00A5629B"/>
    <w:rsid w:val="00A63780"/>
    <w:rsid w:val="00A63C77"/>
    <w:rsid w:val="00A81603"/>
    <w:rsid w:val="00A92AED"/>
    <w:rsid w:val="00AA4C13"/>
    <w:rsid w:val="00AA792A"/>
    <w:rsid w:val="00AB30DD"/>
    <w:rsid w:val="00AC35E6"/>
    <w:rsid w:val="00AC4E33"/>
    <w:rsid w:val="00AD4B99"/>
    <w:rsid w:val="00AD53AC"/>
    <w:rsid w:val="00AE1F1B"/>
    <w:rsid w:val="00AE32A1"/>
    <w:rsid w:val="00AE3BB9"/>
    <w:rsid w:val="00AE77D4"/>
    <w:rsid w:val="00AF18DB"/>
    <w:rsid w:val="00AF1B42"/>
    <w:rsid w:val="00AF6D8E"/>
    <w:rsid w:val="00B12773"/>
    <w:rsid w:val="00B12E94"/>
    <w:rsid w:val="00B20D58"/>
    <w:rsid w:val="00B20DC6"/>
    <w:rsid w:val="00B2380A"/>
    <w:rsid w:val="00B24F7D"/>
    <w:rsid w:val="00B25008"/>
    <w:rsid w:val="00B254DD"/>
    <w:rsid w:val="00B26149"/>
    <w:rsid w:val="00B3388C"/>
    <w:rsid w:val="00B400CF"/>
    <w:rsid w:val="00B418B3"/>
    <w:rsid w:val="00B444FE"/>
    <w:rsid w:val="00B56FDC"/>
    <w:rsid w:val="00B577B0"/>
    <w:rsid w:val="00B60A30"/>
    <w:rsid w:val="00B63A4A"/>
    <w:rsid w:val="00B67E14"/>
    <w:rsid w:val="00B73DB6"/>
    <w:rsid w:val="00B760A3"/>
    <w:rsid w:val="00B77FCE"/>
    <w:rsid w:val="00B85CE3"/>
    <w:rsid w:val="00B90115"/>
    <w:rsid w:val="00B910A0"/>
    <w:rsid w:val="00B94FCE"/>
    <w:rsid w:val="00BA6D05"/>
    <w:rsid w:val="00BA766C"/>
    <w:rsid w:val="00BB0A2C"/>
    <w:rsid w:val="00BD014D"/>
    <w:rsid w:val="00BD200D"/>
    <w:rsid w:val="00BD2C06"/>
    <w:rsid w:val="00BD3939"/>
    <w:rsid w:val="00BD6682"/>
    <w:rsid w:val="00BD79A4"/>
    <w:rsid w:val="00BE0403"/>
    <w:rsid w:val="00BE7973"/>
    <w:rsid w:val="00BF6F6F"/>
    <w:rsid w:val="00C06117"/>
    <w:rsid w:val="00C20951"/>
    <w:rsid w:val="00C23A48"/>
    <w:rsid w:val="00C25282"/>
    <w:rsid w:val="00C307FC"/>
    <w:rsid w:val="00C3345D"/>
    <w:rsid w:val="00C35857"/>
    <w:rsid w:val="00C35D10"/>
    <w:rsid w:val="00C36E20"/>
    <w:rsid w:val="00C4599B"/>
    <w:rsid w:val="00C46D3A"/>
    <w:rsid w:val="00C46E60"/>
    <w:rsid w:val="00C46F0F"/>
    <w:rsid w:val="00C834D8"/>
    <w:rsid w:val="00C92CE7"/>
    <w:rsid w:val="00CA12E8"/>
    <w:rsid w:val="00CB44D3"/>
    <w:rsid w:val="00CB476D"/>
    <w:rsid w:val="00CD38CE"/>
    <w:rsid w:val="00CE64AB"/>
    <w:rsid w:val="00CE768E"/>
    <w:rsid w:val="00CF1F41"/>
    <w:rsid w:val="00CF3608"/>
    <w:rsid w:val="00CF5110"/>
    <w:rsid w:val="00D107FE"/>
    <w:rsid w:val="00D12434"/>
    <w:rsid w:val="00D1412A"/>
    <w:rsid w:val="00D1521C"/>
    <w:rsid w:val="00D222A0"/>
    <w:rsid w:val="00D2573B"/>
    <w:rsid w:val="00D37686"/>
    <w:rsid w:val="00D474F1"/>
    <w:rsid w:val="00D47E91"/>
    <w:rsid w:val="00D51EC4"/>
    <w:rsid w:val="00D6685A"/>
    <w:rsid w:val="00D66D8D"/>
    <w:rsid w:val="00D675ED"/>
    <w:rsid w:val="00D7219C"/>
    <w:rsid w:val="00D8124C"/>
    <w:rsid w:val="00D848E9"/>
    <w:rsid w:val="00D8669C"/>
    <w:rsid w:val="00D915EA"/>
    <w:rsid w:val="00D92531"/>
    <w:rsid w:val="00D92879"/>
    <w:rsid w:val="00DA56BB"/>
    <w:rsid w:val="00DB1FA6"/>
    <w:rsid w:val="00DB41FD"/>
    <w:rsid w:val="00DB74CC"/>
    <w:rsid w:val="00DD4EAE"/>
    <w:rsid w:val="00DD6294"/>
    <w:rsid w:val="00DF099E"/>
    <w:rsid w:val="00E140E7"/>
    <w:rsid w:val="00E17C58"/>
    <w:rsid w:val="00E21F5D"/>
    <w:rsid w:val="00E40E43"/>
    <w:rsid w:val="00E64739"/>
    <w:rsid w:val="00E6523E"/>
    <w:rsid w:val="00E80BD2"/>
    <w:rsid w:val="00EA1277"/>
    <w:rsid w:val="00EA12EE"/>
    <w:rsid w:val="00EA3303"/>
    <w:rsid w:val="00EB2A3A"/>
    <w:rsid w:val="00EB5EB1"/>
    <w:rsid w:val="00EC0AA3"/>
    <w:rsid w:val="00ED7323"/>
    <w:rsid w:val="00EE2742"/>
    <w:rsid w:val="00EE3EA7"/>
    <w:rsid w:val="00EE5AA2"/>
    <w:rsid w:val="00EE724B"/>
    <w:rsid w:val="00EF3ADC"/>
    <w:rsid w:val="00EF504A"/>
    <w:rsid w:val="00F1439E"/>
    <w:rsid w:val="00F1555E"/>
    <w:rsid w:val="00F241F8"/>
    <w:rsid w:val="00F25741"/>
    <w:rsid w:val="00F30135"/>
    <w:rsid w:val="00F30799"/>
    <w:rsid w:val="00F348AB"/>
    <w:rsid w:val="00F45033"/>
    <w:rsid w:val="00F45A7C"/>
    <w:rsid w:val="00F46C76"/>
    <w:rsid w:val="00F55703"/>
    <w:rsid w:val="00F6300C"/>
    <w:rsid w:val="00F72F5F"/>
    <w:rsid w:val="00F937FF"/>
    <w:rsid w:val="00F93AD3"/>
    <w:rsid w:val="00F961DC"/>
    <w:rsid w:val="00FA42A2"/>
    <w:rsid w:val="00FA44BB"/>
    <w:rsid w:val="00FA7561"/>
    <w:rsid w:val="00FB74D1"/>
    <w:rsid w:val="00FD1D1C"/>
    <w:rsid w:val="00FD3C5B"/>
    <w:rsid w:val="00FE0E77"/>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23</Pages>
  <Words>5815</Words>
  <Characters>33152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300</cp:revision>
  <dcterms:created xsi:type="dcterms:W3CDTF">2026-08-05T22:32:00Z</dcterms:created>
  <dcterms:modified xsi:type="dcterms:W3CDTF">2026-08-06T18:29:00Z</dcterms:modified>
</cp:coreProperties>
</file>