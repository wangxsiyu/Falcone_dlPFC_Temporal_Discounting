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4124" w14:textId="77777777"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4E279E99" w14:textId="7B0A273E" w:rsidR="00951FC1" w:rsidRPr="00AF18DB" w:rsidRDefault="00951FC1" w:rsidP="00951FC1">
      <w:pPr>
        <w:spacing w:after="160"/>
        <w:rPr>
          <w:color w:val="0070C0"/>
        </w:rPr>
      </w:pPr>
      <w:r w:rsidRPr="00AF18DB">
        <w:rPr>
          <w:color w:val="0070C0"/>
        </w:rPr>
        <w:t xml:space="preserve">We thank the reviewer for this suggestion. </w:t>
      </w:r>
    </w:p>
    <w:p w14:paraId="60FC3570" w14:textId="78EFCD0C" w:rsidR="00951FC1" w:rsidRDefault="00951FC1" w:rsidP="00951FC1">
      <w:pPr>
        <w:spacing w:after="160"/>
        <w:rPr>
          <w:color w:val="0070C0"/>
        </w:rPr>
      </w:pPr>
      <w:r w:rsidRPr="00AF18DB">
        <w:rPr>
          <w:color w:val="0070C0"/>
        </w:rPr>
        <w:t xml:space="preserve">We have repeated the analysis of the inversion coding both before and after 250 milliseconds from the onset of the go signal. We found that, in both monkeys, the inverse coding persisted beyond the first 250 ms of the go signal. </w:t>
      </w:r>
    </w:p>
    <w:p w14:paraId="2FC92195" w14:textId="614BCECE" w:rsidR="00587CDB" w:rsidRDefault="00A40522" w:rsidP="00951FC1">
      <w:pPr>
        <w:spacing w:after="160"/>
        <w:rPr>
          <w:color w:val="0070C0"/>
        </w:rPr>
      </w:pPr>
      <w:r>
        <w:rPr>
          <w:noProof/>
          <w:color w:val="0070C0"/>
        </w:rPr>
        <w:lastRenderedPageBreak/>
        <w:drawing>
          <wp:inline distT="0" distB="0" distL="0" distR="0" wp14:anchorId="779F6A1E" wp14:editId="093F6D2B">
            <wp:extent cx="5935980" cy="6063615"/>
            <wp:effectExtent l="0" t="0" r="7620" b="0"/>
            <wp:docPr id="1291267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4CA80F0A" w14:textId="77777777" w:rsidR="00587CDB" w:rsidRPr="00AF18DB" w:rsidRDefault="00587CDB" w:rsidP="00951FC1">
      <w:pPr>
        <w:spacing w:after="160"/>
        <w:rPr>
          <w:color w:val="0070C0"/>
        </w:rPr>
      </w:pPr>
    </w:p>
    <w:p w14:paraId="469AEC11" w14:textId="77777777" w:rsidR="00951FC1" w:rsidRPr="00AF18DB" w:rsidRDefault="00951FC1" w:rsidP="00951FC1">
      <w:pPr>
        <w:spacing w:after="160"/>
        <w:rPr>
          <w:color w:val="0070C0"/>
        </w:rPr>
      </w:pPr>
      <w:r w:rsidRPr="00AF18DB">
        <w:rPr>
          <w:color w:val="0070C0"/>
        </w:rPr>
        <w:t xml:space="preserve">This is because both monkeys continue to have a representation of the offer value even after the go signal. This is not surprising, given that the cue is always visible to the animal throughout the trial. </w:t>
      </w:r>
    </w:p>
    <w:p w14:paraId="405F34F9" w14:textId="1365C1BD" w:rsidR="00951FC1" w:rsidRPr="00AF18DB" w:rsidRDefault="00A40522" w:rsidP="00951FC1">
      <w:pPr>
        <w:spacing w:after="160"/>
        <w:rPr>
          <w:color w:val="0070C0"/>
        </w:rPr>
      </w:pPr>
      <w:commentRangeStart w:id="0"/>
      <w:commentRangeStart w:id="1"/>
      <w:r>
        <w:rPr>
          <w:color w:val="0070C0"/>
        </w:rPr>
        <w:t>We also performed additional analyses to show how the go signal modifies the value coding activity. (See Response to Reviewer 2, Response R2-3.2).</w:t>
      </w:r>
      <w:commentRangeEnd w:id="0"/>
      <w:r w:rsidR="00FA42A2" w:rsidRPr="00AF18DB">
        <w:rPr>
          <w:rStyle w:val="CommentReference"/>
          <w:color w:val="0070C0"/>
          <w:sz w:val="22"/>
          <w:szCs w:val="22"/>
        </w:rPr>
        <w:commentReference w:id="0"/>
      </w:r>
      <w:commentRangeEnd w:id="1"/>
      <w:r w:rsidR="00BA5B82" w:rsidRPr="00AF18DB">
        <w:rPr>
          <w:rStyle w:val="CommentReference"/>
          <w:color w:val="0070C0"/>
          <w:sz w:val="22"/>
          <w:szCs w:val="22"/>
        </w:rPr>
        <w:commentReference w:id="1"/>
      </w:r>
    </w:p>
    <w:p w14:paraId="39FFF554" w14:textId="77777777" w:rsidR="00951FC1" w:rsidRDefault="00951FC1" w:rsidP="00951FC1">
      <w:pPr>
        <w:spacing w:after="160"/>
      </w:pPr>
    </w:p>
    <w:p w14:paraId="0546B374" w14:textId="77777777" w:rsidR="00951FC1" w:rsidRDefault="00951FC1" w:rsidP="00951FC1">
      <w:pPr>
        <w:spacing w:after="160"/>
      </w:pPr>
    </w:p>
    <w:p w14:paraId="72C3D547" w14:textId="16B778A9" w:rsidR="00FE0E77" w:rsidRDefault="000200C7" w:rsidP="00951FC1">
      <w:pPr>
        <w:spacing w:after="160"/>
      </w:pPr>
      <w:r w:rsidRPr="00843A8D">
        <w:lastRenderedPageBreak/>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45730A3" w14:textId="11558E08" w:rsidR="005C7E67" w:rsidRDefault="00F961DC" w:rsidP="00140E7B">
      <w:pPr>
        <w:rPr>
          <w:color w:val="0070C0"/>
        </w:rPr>
      </w:pPr>
      <w:r>
        <w:rPr>
          <w:color w:val="0070C0"/>
        </w:rPr>
        <w:t>We thank the reviewer for raising this important point.</w:t>
      </w:r>
      <w:r w:rsidR="00AA792A">
        <w:rPr>
          <w:color w:val="0070C0"/>
        </w:rPr>
        <w:t xml:space="preserve"> </w:t>
      </w:r>
      <w:r w:rsidR="009E6EA4">
        <w:rPr>
          <w:color w:val="0070C0"/>
        </w:rPr>
        <w:t xml:space="preserve">Since Monkey S has two arrays, and the anterior array overlaps with Monkey T’s array, we repeated analyses separately in the two arrays (array P – Posterior, and array A – Anterior) in Monkey S. The overall percentage of linearly coding neurons is 33% in Monkey T, and 10% in Monkey S. When separating Monkey S’s data by array, Array A (which overlaps more with Monkey T) has a rate of </w:t>
      </w:r>
      <w:commentRangeStart w:id="2"/>
      <w:r w:rsidR="009E6EA4">
        <w:rPr>
          <w:color w:val="0070C0"/>
        </w:rPr>
        <w:t>~7%</w:t>
      </w:r>
      <w:r w:rsidR="00C834D8">
        <w:rPr>
          <w:color w:val="0070C0"/>
        </w:rPr>
        <w:t xml:space="preserve">, </w:t>
      </w:r>
      <w:commentRangeEnd w:id="2"/>
      <w:r w:rsidR="00BA5B82">
        <w:rPr>
          <w:rStyle w:val="CommentReference"/>
          <w:color w:val="0070C0"/>
          <w:sz w:val="22"/>
          <w:szCs w:val="22"/>
        </w:rPr>
        <w:commentReference w:id="2"/>
      </w:r>
      <w:r w:rsidR="00C834D8">
        <w:rPr>
          <w:color w:val="0070C0"/>
        </w:rPr>
        <w:t xml:space="preserve">Array T has a rate of </w:t>
      </w:r>
      <w:commentRangeStart w:id="3"/>
      <w:r w:rsidR="00BA5B82">
        <w:rPr>
          <w:color w:val="0070C0"/>
        </w:rPr>
        <w:t>33</w:t>
      </w:r>
      <w:r w:rsidR="00C834D8">
        <w:rPr>
          <w:color w:val="0070C0"/>
        </w:rPr>
        <w:t>%</w:t>
      </w:r>
      <w:r w:rsidR="009E6EA4">
        <w:rPr>
          <w:color w:val="0070C0"/>
        </w:rPr>
        <w:t xml:space="preserve">. </w:t>
      </w:r>
      <w:commentRangeEnd w:id="3"/>
      <w:r w:rsidR="00BA5B82">
        <w:rPr>
          <w:rStyle w:val="CommentReference"/>
          <w:color w:val="0070C0"/>
          <w:sz w:val="22"/>
          <w:szCs w:val="22"/>
        </w:rPr>
        <w:commentReference w:id="3"/>
      </w:r>
      <w:r w:rsidR="001713D9">
        <w:rPr>
          <w:color w:val="0070C0"/>
        </w:rPr>
        <w:t>As a result,</w:t>
      </w:r>
      <w:r w:rsidR="009E6EA4">
        <w:rPr>
          <w:color w:val="0070C0"/>
        </w:rPr>
        <w:t xml:space="preserve"> we think the anatomical variances of electrode</w:t>
      </w:r>
      <w:r w:rsidR="001713D9">
        <w:rPr>
          <w:color w:val="0070C0"/>
        </w:rPr>
        <w:t>s placement</w:t>
      </w:r>
      <w:r w:rsidR="009E6EA4">
        <w:rPr>
          <w:color w:val="0070C0"/>
        </w:rPr>
        <w:t xml:space="preserve"> </w:t>
      </w:r>
      <w:r w:rsidR="00B60A30">
        <w:rPr>
          <w:color w:val="0070C0"/>
        </w:rPr>
        <w:t xml:space="preserve">alone </w:t>
      </w:r>
      <w:r w:rsidR="009E77A6">
        <w:rPr>
          <w:color w:val="0070C0"/>
        </w:rPr>
        <w:t>cannot explain the</w:t>
      </w:r>
      <w:r w:rsidR="00B60A30">
        <w:rPr>
          <w:color w:val="0070C0"/>
        </w:rPr>
        <w:t xml:space="preserve"> between-monkey neural differences</w:t>
      </w:r>
      <w:r w:rsidR="009E77A6">
        <w:rPr>
          <w:color w:val="0070C0"/>
        </w:rPr>
        <w:t xml:space="preserve"> that we observe</w:t>
      </w:r>
      <w:r w:rsidR="00B60A30">
        <w:rPr>
          <w:color w:val="0070C0"/>
        </w:rPr>
        <w:t xml:space="preserve">. </w:t>
      </w:r>
    </w:p>
    <w:p w14:paraId="1AF53D04" w14:textId="77777777" w:rsidR="009E6EA4" w:rsidRDefault="009E6EA4" w:rsidP="00140E7B">
      <w:pPr>
        <w:rPr>
          <w:color w:val="0070C0"/>
        </w:rPr>
      </w:pPr>
    </w:p>
    <w:p w14:paraId="006CEA6C" w14:textId="72E33F5B" w:rsidR="00BA766C" w:rsidRDefault="00BA766C" w:rsidP="00140E7B">
      <w:pPr>
        <w:rPr>
          <w:color w:val="0070C0"/>
        </w:rPr>
      </w:pPr>
      <w:r>
        <w:rPr>
          <w:color w:val="0070C0"/>
        </w:rPr>
        <w:t xml:space="preserve">During the revision, we re-examined our interpretation of “linear coding” and </w:t>
      </w:r>
      <w:r w:rsidR="00EE5AA2">
        <w:rPr>
          <w:color w:val="0070C0"/>
        </w:rPr>
        <w:t xml:space="preserve">came across an alternative </w:t>
      </w:r>
      <w:r>
        <w:rPr>
          <w:color w:val="0070C0"/>
        </w:rPr>
        <w:t>explanation that might be more plausible. This alternative interpretation is inspired by a</w:t>
      </w:r>
      <w:r w:rsidR="00EE5AA2">
        <w:rPr>
          <w:color w:val="0070C0"/>
        </w:rPr>
        <w:t xml:space="preserve"> </w:t>
      </w:r>
      <w:r>
        <w:rPr>
          <w:color w:val="0070C0"/>
        </w:rPr>
        <w:t xml:space="preserve">recent paper by Erin Rich’s group </w:t>
      </w:r>
      <w:r w:rsidR="00BA5B82">
        <w:rPr>
          <w:color w:val="0070C0"/>
        </w:rPr>
        <w:t xml:space="preserve">that </w:t>
      </w:r>
      <w:r>
        <w:rPr>
          <w:color w:val="0070C0"/>
        </w:rPr>
        <w:t xml:space="preserve">showed that prefrontal neurons can shift from individual coding to population coding, based on task demand. </w:t>
      </w:r>
    </w:p>
    <w:p w14:paraId="35E346F1" w14:textId="77777777" w:rsidR="00BA766C" w:rsidRDefault="00BA766C" w:rsidP="00140E7B">
      <w:pPr>
        <w:rPr>
          <w:color w:val="0070C0"/>
        </w:rPr>
      </w:pPr>
    </w:p>
    <w:p w14:paraId="517D2F6E" w14:textId="0F0CBB0F" w:rsidR="00D92879" w:rsidRDefault="00BA5B82" w:rsidP="00F93AD3">
      <w:pPr>
        <w:rPr>
          <w:color w:val="0070C0"/>
        </w:rPr>
      </w:pPr>
      <w:ins w:id="4" w:author="Rossella Falcone" w:date="2026-08-06T15:42:00Z" w16du:dateUtc="2026-08-06T19:42:00Z">
        <w:r>
          <w:rPr>
            <w:color w:val="0070C0"/>
          </w:rPr>
          <w:t>Based on th</w:t>
        </w:r>
      </w:ins>
      <w:ins w:id="5" w:author="Rossella Falcone" w:date="2026-08-06T15:43:00Z" w16du:dateUtc="2026-08-06T19:43:00Z">
        <w:r>
          <w:rPr>
            <w:color w:val="0070C0"/>
          </w:rPr>
          <w:t>is</w:t>
        </w:r>
      </w:ins>
      <w:ins w:id="6" w:author="Rossella Falcone" w:date="2026-08-06T15:42:00Z" w16du:dateUtc="2026-08-06T19:42:00Z">
        <w:r>
          <w:rPr>
            <w:color w:val="0070C0"/>
          </w:rPr>
          <w:t xml:space="preserve">, </w:t>
        </w:r>
      </w:ins>
      <w:ins w:id="7" w:author="Rossella Falcone" w:date="2026-08-06T15:43:00Z" w16du:dateUtc="2026-08-06T19:43:00Z">
        <w:r>
          <w:rPr>
            <w:color w:val="0070C0"/>
          </w:rPr>
          <w:t>i</w:t>
        </w:r>
      </w:ins>
      <w:del w:id="8" w:author="Rossella Falcone" w:date="2026-08-06T15:43:00Z" w16du:dateUtc="2026-08-06T19:43:00Z">
        <w:r w:rsidR="00BA766C" w:rsidDel="00BA5B82">
          <w:rPr>
            <w:color w:val="0070C0"/>
          </w:rPr>
          <w:delText>I</w:delText>
        </w:r>
      </w:del>
      <w:r w:rsidR="00BA766C">
        <w:rPr>
          <w:color w:val="0070C0"/>
        </w:rPr>
        <w:t xml:space="preserve">n Monkey T, </w:t>
      </w:r>
      <w:ins w:id="9" w:author="Rossella Falcone" w:date="2026-08-06T15:43:00Z" w16du:dateUtc="2026-08-06T19:43:00Z">
        <w:r>
          <w:rPr>
            <w:color w:val="0070C0"/>
          </w:rPr>
          <w:t>where</w:t>
        </w:r>
      </w:ins>
      <w:del w:id="10" w:author="Rossella Falcone" w:date="2026-08-06T15:43:00Z" w16du:dateUtc="2026-08-06T19:43:00Z">
        <w:r w:rsidR="00BA766C" w:rsidDel="00BA5B82">
          <w:rPr>
            <w:color w:val="0070C0"/>
          </w:rPr>
          <w:delText>since</w:delText>
        </w:r>
      </w:del>
      <w:r w:rsidR="00BA766C">
        <w:rPr>
          <w:color w:val="0070C0"/>
        </w:rPr>
        <w:t xml:space="preserve"> drop and delay are less integrated, it is possible that </w:t>
      </w:r>
      <w:del w:id="11" w:author="Rossella Falcone" w:date="2026-08-06T15:43:00Z" w16du:dateUtc="2026-08-06T19:43:00Z">
        <w:r w:rsidR="00BA766C" w:rsidDel="00BA5B82">
          <w:rPr>
            <w:color w:val="0070C0"/>
          </w:rPr>
          <w:delText xml:space="preserve">Monkey T is adopting the </w:delText>
        </w:r>
      </w:del>
      <w:ins w:id="12" w:author="Rossella Falcone" w:date="2026-08-06T15:44:00Z" w16du:dateUtc="2026-08-06T19:44:00Z">
        <w:r>
          <w:rPr>
            <w:color w:val="0070C0"/>
          </w:rPr>
          <w:t xml:space="preserve">the </w:t>
        </w:r>
      </w:ins>
      <w:r w:rsidR="00BA766C">
        <w:rPr>
          <w:color w:val="0070C0"/>
        </w:rPr>
        <w:t>“individual</w:t>
      </w:r>
      <w:r w:rsidR="00EE5AA2">
        <w:rPr>
          <w:color w:val="0070C0"/>
        </w:rPr>
        <w:t>-</w:t>
      </w:r>
      <w:r w:rsidR="00BA766C">
        <w:rPr>
          <w:color w:val="0070C0"/>
        </w:rPr>
        <w:t>neuron coding schema</w:t>
      </w:r>
      <w:r w:rsidR="00EE5AA2">
        <w:rPr>
          <w:color w:val="0070C0"/>
        </w:rPr>
        <w:t>”</w:t>
      </w:r>
      <w:ins w:id="13" w:author="Rossella Falcone" w:date="2026-08-06T15:44:00Z" w16du:dateUtc="2026-08-06T19:44:00Z">
        <w:r>
          <w:rPr>
            <w:color w:val="0070C0"/>
          </w:rPr>
          <w:t xml:space="preserve"> is adopted</w:t>
        </w:r>
      </w:ins>
      <w:r w:rsidR="00BA766C">
        <w:rPr>
          <w:color w:val="0070C0"/>
        </w:rPr>
        <w:t xml:space="preserve">, </w:t>
      </w:r>
      <w:ins w:id="14" w:author="Rossella Falcone" w:date="2026-08-06T15:44:00Z" w16du:dateUtc="2026-08-06T19:44:00Z">
        <w:r>
          <w:rPr>
            <w:color w:val="0070C0"/>
          </w:rPr>
          <w:t xml:space="preserve">whereby </w:t>
        </w:r>
      </w:ins>
      <w:del w:id="15" w:author="Rossella Falcone" w:date="2026-08-06T15:44:00Z" w16du:dateUtc="2026-08-06T19:44:00Z">
        <w:r w:rsidR="00BA766C" w:rsidDel="00BA5B82">
          <w:rPr>
            <w:color w:val="0070C0"/>
          </w:rPr>
          <w:delText xml:space="preserve">that </w:delText>
        </w:r>
      </w:del>
      <w:r w:rsidR="00BA766C">
        <w:rPr>
          <w:color w:val="0070C0"/>
        </w:rPr>
        <w:t>more individual neurons carry significant information about drop and delay (both</w:t>
      </w:r>
      <w:ins w:id="16" w:author="Rossella Falcone" w:date="2026-08-06T15:44:00Z" w16du:dateUtc="2026-08-06T19:44:00Z">
        <w:r>
          <w:rPr>
            <w:color w:val="0070C0"/>
          </w:rPr>
          <w:t xml:space="preserve"> of which</w:t>
        </w:r>
      </w:ins>
      <w:r w:rsidR="00BA766C">
        <w:rPr>
          <w:color w:val="0070C0"/>
        </w:rPr>
        <w:t xml:space="preserve"> can show up as linear coding for value). </w:t>
      </w:r>
      <w:r w:rsidR="00EE5AA2">
        <w:rPr>
          <w:color w:val="0070C0"/>
        </w:rPr>
        <w:t>In Monkey S, an early inverse coding arises between drop and delay, suggesting the adoption of the “population coding schema”</w:t>
      </w:r>
      <w:ins w:id="17" w:author="Rossella Falcone" w:date="2026-08-06T15:45:00Z" w16du:dateUtc="2026-08-06T19:45:00Z">
        <w:r>
          <w:rPr>
            <w:color w:val="0070C0"/>
          </w:rPr>
          <w:t xml:space="preserve">. </w:t>
        </w:r>
      </w:ins>
      <w:del w:id="18" w:author="Rossella Falcone" w:date="2026-08-06T15:45:00Z" w16du:dateUtc="2026-08-06T19:45:00Z">
        <w:r w:rsidR="00EE5AA2" w:rsidDel="00BA5B82">
          <w:rPr>
            <w:color w:val="0070C0"/>
          </w:rPr>
          <w:delText xml:space="preserve">, </w:delText>
        </w:r>
      </w:del>
      <w:ins w:id="19" w:author="Rossella Falcone" w:date="2026-08-06T15:45:00Z" w16du:dateUtc="2026-08-06T19:45:00Z">
        <w:r>
          <w:rPr>
            <w:color w:val="0070C0"/>
          </w:rPr>
          <w:t>A</w:t>
        </w:r>
      </w:ins>
      <w:del w:id="20" w:author="Rossella Falcone" w:date="2026-08-06T15:45:00Z" w16du:dateUtc="2026-08-06T19:45:00Z">
        <w:r w:rsidR="00EE5AA2" w:rsidDel="00BA5B82">
          <w:rPr>
            <w:color w:val="0070C0"/>
          </w:rPr>
          <w:delText>a</w:delText>
        </w:r>
      </w:del>
      <w:r w:rsidR="00EE5AA2">
        <w:rPr>
          <w:color w:val="0070C0"/>
        </w:rPr>
        <w:t>lthough information</w:t>
      </w:r>
      <w:del w:id="21" w:author="Rossella Falcone" w:date="2026-08-06T15:45:00Z" w16du:dateUtc="2026-08-06T19:45:00Z">
        <w:r w:rsidR="00EE5AA2" w:rsidDel="00BA5B82">
          <w:rPr>
            <w:color w:val="0070C0"/>
          </w:rPr>
          <w:delText xml:space="preserve"> is</w:delText>
        </w:r>
      </w:del>
      <w:r w:rsidR="00EE5AA2">
        <w:rPr>
          <w:color w:val="0070C0"/>
        </w:rPr>
        <w:t xml:space="preserve"> </w:t>
      </w:r>
      <w:ins w:id="22" w:author="Rossella Falcone" w:date="2026-08-06T15:45:00Z" w16du:dateUtc="2026-08-06T19:45:00Z">
        <w:r>
          <w:rPr>
            <w:color w:val="0070C0"/>
          </w:rPr>
          <w:t xml:space="preserve">can be </w:t>
        </w:r>
      </w:ins>
      <w:r w:rsidR="00EE5AA2">
        <w:rPr>
          <w:color w:val="0070C0"/>
        </w:rPr>
        <w:t>decod</w:t>
      </w:r>
      <w:ins w:id="23" w:author="Rossella Falcone" w:date="2026-08-06T15:45:00Z" w16du:dateUtc="2026-08-06T19:45:00Z">
        <w:r>
          <w:rPr>
            <w:color w:val="0070C0"/>
          </w:rPr>
          <w:t>ed</w:t>
        </w:r>
      </w:ins>
      <w:del w:id="24" w:author="Rossella Falcone" w:date="2026-08-06T15:45:00Z" w16du:dateUtc="2026-08-06T19:45:00Z">
        <w:r w:rsidR="00EE5AA2" w:rsidDel="00BA5B82">
          <w:rPr>
            <w:color w:val="0070C0"/>
          </w:rPr>
          <w:delText>able</w:delText>
        </w:r>
      </w:del>
      <w:r w:rsidR="00EE5AA2">
        <w:rPr>
          <w:color w:val="0070C0"/>
        </w:rPr>
        <w:t xml:space="preserve"> from the population, the information is more distributed and the signal-to-noise ratio per neuron is lower, </w:t>
      </w:r>
      <w:ins w:id="25" w:author="Rossella Falcone" w:date="2026-08-06T15:45:00Z" w16du:dateUtc="2026-08-06T19:45:00Z">
        <w:r>
          <w:rPr>
            <w:color w:val="0070C0"/>
          </w:rPr>
          <w:t>meaning</w:t>
        </w:r>
      </w:ins>
      <w:del w:id="26" w:author="Rossella Falcone" w:date="2026-08-06T15:45:00Z" w16du:dateUtc="2026-08-06T19:45:00Z">
        <w:r w:rsidR="00EE5AA2" w:rsidDel="00BA5B82">
          <w:rPr>
            <w:color w:val="0070C0"/>
          </w:rPr>
          <w:delText>so</w:delText>
        </w:r>
      </w:del>
      <w:r w:rsidR="00EE5AA2">
        <w:rPr>
          <w:color w:val="0070C0"/>
        </w:rPr>
        <w:t xml:space="preserve"> fewer neurons cross the significance threshold. </w:t>
      </w:r>
      <w:r w:rsidR="00F93AD3">
        <w:rPr>
          <w:color w:val="0070C0"/>
        </w:rPr>
        <w:t>This is</w:t>
      </w:r>
      <w:del w:id="27" w:author="Rossella Falcone" w:date="2026-08-06T15:46:00Z" w16du:dateUtc="2026-08-06T19:46:00Z">
        <w:r w:rsidR="00F93AD3" w:rsidDel="00BA5B82">
          <w:rPr>
            <w:color w:val="0070C0"/>
          </w:rPr>
          <w:delText xml:space="preserve"> entirely</w:delText>
        </w:r>
      </w:del>
      <w:ins w:id="28" w:author="Rossella Falcone" w:date="2026-08-06T15:46:00Z" w16du:dateUtc="2026-08-06T19:46:00Z">
        <w:r>
          <w:rPr>
            <w:color w:val="0070C0"/>
          </w:rPr>
          <w:t xml:space="preserve"> purely</w:t>
        </w:r>
      </w:ins>
      <w:r w:rsidR="00F93AD3">
        <w:rPr>
          <w:color w:val="0070C0"/>
        </w:rPr>
        <w:t xml:space="preserve"> speculation and requires future study to verify. We </w:t>
      </w:r>
      <w:ins w:id="29" w:author="Rossella Falcone" w:date="2026-08-06T15:46:00Z" w16du:dateUtc="2026-08-06T19:46:00Z">
        <w:r>
          <w:rPr>
            <w:color w:val="0070C0"/>
          </w:rPr>
          <w:t xml:space="preserve">have </w:t>
        </w:r>
      </w:ins>
      <w:r w:rsidR="00F93AD3">
        <w:rPr>
          <w:color w:val="0070C0"/>
        </w:rPr>
        <w:t>clarified these interpretations in the discussion section.</w:t>
      </w: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4E386086"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p>
    <w:p w14:paraId="4FC0584F" w14:textId="2F054037" w:rsidR="00AE1F1B" w:rsidRDefault="00AE1F1B" w:rsidP="00F93AD3">
      <w:pPr>
        <w:rPr>
          <w:color w:val="0070C0"/>
        </w:rPr>
      </w:pPr>
      <w:r>
        <w:rPr>
          <w:color w:val="0070C0"/>
        </w:rPr>
        <w:t xml:space="preserve">As for other analyses, </w:t>
      </w:r>
      <w:r w:rsidR="00613836">
        <w:rPr>
          <w:color w:val="0070C0"/>
        </w:rPr>
        <w:t xml:space="preserve">we repeated the decoding analysis separately for </w:t>
      </w:r>
      <w:r w:rsidR="008617DA">
        <w:rPr>
          <w:color w:val="0070C0"/>
        </w:rPr>
        <w:t>Monkey S Array A that overlaps with Monkey T</w:t>
      </w:r>
      <w:r w:rsidR="00613836">
        <w:rPr>
          <w:color w:val="0070C0"/>
        </w:rPr>
        <w:t>.</w:t>
      </w:r>
      <w:r w:rsidR="003A59CF">
        <w:rPr>
          <w:color w:val="0070C0"/>
        </w:rPr>
        <w:t xml:space="preserve"> </w:t>
      </w:r>
      <w:r w:rsidR="008617DA">
        <w:rPr>
          <w:color w:val="0070C0"/>
        </w:rPr>
        <w:t xml:space="preserve">The results are qualitatively the same. This further supports that the array location variations between the monkeys do not explain the neural differences observed. </w:t>
      </w:r>
    </w:p>
    <w:p w14:paraId="2E7FA705" w14:textId="77777777" w:rsidR="00BE7973" w:rsidRDefault="00BE7973" w:rsidP="00F93AD3">
      <w:pPr>
        <w:rPr>
          <w:color w:val="0070C0"/>
        </w:rPr>
      </w:pPr>
    </w:p>
    <w:p w14:paraId="48E525A8" w14:textId="7BF53A91" w:rsidR="00BE7973" w:rsidRDefault="008617DA" w:rsidP="00F93AD3">
      <w:pPr>
        <w:rPr>
          <w:color w:val="0070C0"/>
        </w:rPr>
      </w:pPr>
      <w:r>
        <w:rPr>
          <w:noProof/>
          <w:color w:val="0070C0"/>
        </w:rPr>
        <w:lastRenderedPageBreak/>
        <w:drawing>
          <wp:inline distT="0" distB="0" distL="0" distR="0" wp14:anchorId="1F3EDB0F" wp14:editId="79779753">
            <wp:extent cx="5412740" cy="8229600"/>
            <wp:effectExtent l="0" t="0" r="0" b="0"/>
            <wp:docPr id="118241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740" cy="8229600"/>
                    </a:xfrm>
                    <a:prstGeom prst="rect">
                      <a:avLst/>
                    </a:prstGeom>
                    <a:noFill/>
                    <a:ln>
                      <a:noFill/>
                    </a:ln>
                  </pic:spPr>
                </pic:pic>
              </a:graphicData>
            </a:graphic>
          </wp:inline>
        </w:drawing>
      </w:r>
    </w:p>
    <w:p w14:paraId="4DD134F6" w14:textId="77777777" w:rsidR="009C196F" w:rsidRDefault="000200C7" w:rsidP="00951FC1">
      <w:pPr>
        <w:spacing w:after="160"/>
      </w:pPr>
      <w:r w:rsidRPr="00843A8D">
        <w:lastRenderedPageBreak/>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D94D085" w14:textId="70E5676D" w:rsidR="005A236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r w:rsidR="00D848E9">
        <w:rPr>
          <w:bCs/>
          <w:color w:val="4F81BD" w:themeColor="accent1"/>
        </w:rPr>
        <w:t>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Mo</w:t>
      </w:r>
      <w:ins w:id="30" w:author="Rossella Falcone" w:date="2026-08-06T15:50:00Z" w16du:dateUtc="2026-08-06T19:50:00Z">
        <w:r w:rsidR="00EC6F39">
          <w:rPr>
            <w:bCs/>
            <w:color w:val="4F81BD" w:themeColor="accent1"/>
          </w:rPr>
          <w:t>d</w:t>
        </w:r>
      </w:ins>
      <w:del w:id="31" w:author="Rossella Falcone" w:date="2026-08-06T15:50:00Z" w16du:dateUtc="2026-08-06T19:50:00Z">
        <w:r w:rsidR="00D848E9" w:rsidDel="00EC6F39">
          <w:rPr>
            <w:bCs/>
            <w:color w:val="4F81BD" w:themeColor="accent1"/>
          </w:rPr>
          <w:delText>n</w:delText>
        </w:r>
      </w:del>
      <w:r w:rsidR="00D848E9">
        <w:rPr>
          <w:bCs/>
          <w:color w:val="4F81BD" w:themeColor="accent1"/>
        </w:rPr>
        <w:t xml:space="preserve">el 3 best predicts behavior. </w:t>
      </w:r>
    </w:p>
    <w:p w14:paraId="18130994" w14:textId="77777777" w:rsidR="00D848E9" w:rsidRDefault="00D848E9" w:rsidP="00F1555E">
      <w:pPr>
        <w:rPr>
          <w:bCs/>
          <w:color w:val="4F81BD" w:themeColor="accent1"/>
        </w:rPr>
      </w:pPr>
    </w:p>
    <w:p w14:paraId="52204EC7" w14:textId="050FABA3" w:rsidR="00D848E9" w:rsidRDefault="00A06250" w:rsidP="00A06250">
      <w:pPr>
        <w:jc w:val="center"/>
        <w:rPr>
          <w:bCs/>
          <w:color w:val="4F81BD" w:themeColor="accent1"/>
        </w:rPr>
      </w:pPr>
      <w:commentRangeStart w:id="32"/>
      <w:r>
        <w:rPr>
          <w:bCs/>
          <w:noProof/>
          <w:color w:val="4F81BD" w:themeColor="accent1"/>
        </w:rPr>
        <w:drawing>
          <wp:inline distT="0" distB="0" distL="0" distR="0" wp14:anchorId="673E098D" wp14:editId="4DF1A273">
            <wp:extent cx="2664963" cy="2787729"/>
            <wp:effectExtent l="0" t="0" r="2540" b="0"/>
            <wp:docPr id="1264049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124" cy="2795220"/>
                    </a:xfrm>
                    <a:prstGeom prst="rect">
                      <a:avLst/>
                    </a:prstGeom>
                    <a:noFill/>
                    <a:ln>
                      <a:noFill/>
                    </a:ln>
                  </pic:spPr>
                </pic:pic>
              </a:graphicData>
            </a:graphic>
          </wp:inline>
        </w:drawing>
      </w:r>
      <w:commentRangeEnd w:id="32"/>
      <w:r w:rsidR="00EC6F39">
        <w:rPr>
          <w:rStyle w:val="CommentReference"/>
          <w:bCs/>
          <w:color w:val="4F81BD" w:themeColor="accent1"/>
          <w:sz w:val="22"/>
          <w:szCs w:val="22"/>
        </w:rPr>
        <w:commentReference w:id="32"/>
      </w:r>
    </w:p>
    <w:p w14:paraId="32578DB1" w14:textId="77777777" w:rsidR="00A06250" w:rsidRDefault="00A06250" w:rsidP="00F1555E">
      <w:pPr>
        <w:rPr>
          <w:bCs/>
          <w:color w:val="4F81BD" w:themeColor="accent1"/>
        </w:rPr>
      </w:pPr>
    </w:p>
    <w:p w14:paraId="24F87775" w14:textId="74B487DA" w:rsidR="004861BB" w:rsidRDefault="00A06250" w:rsidP="00F1555E">
      <w:pPr>
        <w:rPr>
          <w:bCs/>
          <w:color w:val="4F81BD" w:themeColor="accent1"/>
        </w:rPr>
      </w:pPr>
      <w:r>
        <w:rPr>
          <w:bCs/>
          <w:color w:val="4F81BD" w:themeColor="accent1"/>
        </w:rPr>
        <w:t xml:space="preserve">The dash line is the start of recording sessions. The first data point </w:t>
      </w:r>
      <w:commentRangeStart w:id="33"/>
      <w:r>
        <w:rPr>
          <w:bCs/>
          <w:color w:val="4F81BD" w:themeColor="accent1"/>
        </w:rPr>
        <w:t xml:space="preserve">(02/26/16) </w:t>
      </w:r>
      <w:commentRangeEnd w:id="33"/>
      <w:r w:rsidR="00EC6F39">
        <w:rPr>
          <w:rStyle w:val="CommentReference"/>
          <w:bCs/>
          <w:color w:val="4F81BD" w:themeColor="accent1"/>
          <w:sz w:val="22"/>
          <w:szCs w:val="22"/>
        </w:rPr>
        <w:commentReference w:id="33"/>
      </w:r>
      <w:r>
        <w:rPr>
          <w:bCs/>
          <w:color w:val="4F81BD" w:themeColor="accent1"/>
        </w:rPr>
        <w:t xml:space="preserve">was the first session that Monkey S is exposed to 9 offers. Prior to that, Monkey S was only pre-trained on the purple/yellow go signal with one of the three offers (2 drops, 10 seconds; 4 drops, 5 seconds; 6 drops, </w:t>
      </w:r>
      <w:ins w:id="34" w:author="Rossella Falcone" w:date="2026-08-06T15:53:00Z" w16du:dateUtc="2026-08-06T19:53:00Z">
        <w:r w:rsidR="00EC6F39">
          <w:rPr>
            <w:bCs/>
            <w:color w:val="4F81BD" w:themeColor="accent1"/>
          </w:rPr>
          <w:t>1</w:t>
        </w:r>
      </w:ins>
      <w:del w:id="35" w:author="Rossella Falcone" w:date="2026-08-06T15:53:00Z" w16du:dateUtc="2026-08-06T19:53:00Z">
        <w:r w:rsidDel="00EC6F39">
          <w:rPr>
            <w:bCs/>
            <w:color w:val="4F81BD" w:themeColor="accent1"/>
          </w:rPr>
          <w:delText>2</w:delText>
        </w:r>
      </w:del>
      <w:r>
        <w:rPr>
          <w:bCs/>
          <w:color w:val="4F81BD" w:themeColor="accent1"/>
        </w:rPr>
        <w:t xml:space="preserve"> second</w:t>
      </w:r>
      <w:del w:id="36" w:author="Rossella Falcone" w:date="2026-08-06T15:53:00Z" w16du:dateUtc="2026-08-06T19:53:00Z">
        <w:r w:rsidDel="00EC6F39">
          <w:rPr>
            <w:bCs/>
            <w:color w:val="4F81BD" w:themeColor="accent1"/>
          </w:rPr>
          <w:delText>s</w:delText>
        </w:r>
      </w:del>
      <w:r>
        <w:rPr>
          <w:bCs/>
          <w:color w:val="4F81BD" w:themeColor="accent1"/>
        </w:rPr>
        <w:t xml:space="preserve">), to teach him about rules for accepting/rejecting the offer. </w:t>
      </w:r>
      <w:r w:rsidR="004861BB">
        <w:rPr>
          <w:bCs/>
          <w:color w:val="4F81BD" w:themeColor="accent1"/>
        </w:rPr>
        <w:t>As you can see, there is no obvious phase of Model 2 domination, in the first 10 sessions, Model 1 dominates behavior, and then it is quite consistent that Mod</w:t>
      </w:r>
      <w:ins w:id="37" w:author="Rossella Falcone" w:date="2026-08-06T15:53:00Z" w16du:dateUtc="2026-08-06T19:53:00Z">
        <w:r w:rsidR="00E15F10">
          <w:rPr>
            <w:bCs/>
            <w:color w:val="4F81BD" w:themeColor="accent1"/>
          </w:rPr>
          <w:t>e</w:t>
        </w:r>
      </w:ins>
      <w:del w:id="38" w:author="Rossella Falcone" w:date="2026-08-06T15:53:00Z" w16du:dateUtc="2026-08-06T19:53:00Z">
        <w:r w:rsidR="004861BB" w:rsidDel="00E15F10">
          <w:rPr>
            <w:bCs/>
            <w:color w:val="4F81BD" w:themeColor="accent1"/>
          </w:rPr>
          <w:delText>a</w:delText>
        </w:r>
      </w:del>
      <w:r w:rsidR="004861BB">
        <w:rPr>
          <w:bCs/>
          <w:color w:val="4F81BD" w:themeColor="accent1"/>
        </w:rPr>
        <w:t xml:space="preserve">l 3 is the best model for Monkey S. </w:t>
      </w:r>
    </w:p>
    <w:p w14:paraId="4B05D670" w14:textId="3E543048" w:rsidR="00E15F10" w:rsidRDefault="004861BB" w:rsidP="004861BB">
      <w:pPr>
        <w:rPr>
          <w:ins w:id="39" w:author="Rossella Falcone" w:date="2026-08-06T15:55:00Z" w16du:dateUtc="2026-08-06T19:55:00Z"/>
          <w:bCs/>
          <w:color w:val="4F81BD" w:themeColor="accent1"/>
        </w:rPr>
      </w:pPr>
      <w:del w:id="40" w:author="Rossella Falcone" w:date="2026-08-06T15:54:00Z" w16du:dateUtc="2026-08-06T19:54:00Z">
        <w:r w:rsidDel="00E15F10">
          <w:rPr>
            <w:bCs/>
            <w:color w:val="4F81BD" w:themeColor="accent1"/>
          </w:rPr>
          <w:delText>Of course</w:delText>
        </w:r>
      </w:del>
      <w:ins w:id="41" w:author="Rossella Falcone" w:date="2026-08-06T15:54:00Z" w16du:dateUtc="2026-08-06T19:54:00Z">
        <w:r w:rsidR="00E15F10">
          <w:rPr>
            <w:bCs/>
            <w:color w:val="4F81BD" w:themeColor="accent1"/>
          </w:rPr>
          <w:t>Of course,</w:t>
        </w:r>
      </w:ins>
      <w:r>
        <w:rPr>
          <w:bCs/>
          <w:color w:val="4F81BD" w:themeColor="accent1"/>
        </w:rPr>
        <w:t xml:space="preserve"> this analysis is preliminary, but it suggests that </w:t>
      </w:r>
      <w:ins w:id="42" w:author="Rossella Falcone" w:date="2026-08-06T15:54:00Z" w16du:dateUtc="2026-08-06T19:54:00Z">
        <w:r w:rsidR="00E15F10">
          <w:rPr>
            <w:bCs/>
            <w:color w:val="4F81BD" w:themeColor="accent1"/>
          </w:rPr>
          <w:t>is less likely that only training history may have</w:t>
        </w:r>
      </w:ins>
      <w:ins w:id="43" w:author="Rossella Falcone" w:date="2026-08-06T15:55:00Z" w16du:dateUtc="2026-08-06T19:55:00Z">
        <w:r w:rsidR="00E15F10">
          <w:rPr>
            <w:bCs/>
            <w:color w:val="4F81BD" w:themeColor="accent1"/>
          </w:rPr>
          <w:t xml:space="preserve"> contributed to the individual strategies adopted by the animals. </w:t>
        </w:r>
      </w:ins>
    </w:p>
    <w:p w14:paraId="68CC00C4" w14:textId="77777777" w:rsidR="00E15F10" w:rsidRDefault="004861BB" w:rsidP="004861BB">
      <w:pPr>
        <w:rPr>
          <w:ins w:id="44" w:author="Rossella Falcone" w:date="2026-08-06T15:55:00Z" w16du:dateUtc="2026-08-06T19:55:00Z"/>
          <w:bCs/>
          <w:color w:val="4F81BD" w:themeColor="accent1"/>
        </w:rPr>
      </w:pPr>
      <w:del w:id="45" w:author="Rossella Falcone" w:date="2026-08-06T15:55:00Z" w16du:dateUtc="2026-08-06T19:55:00Z">
        <w:r w:rsidDel="00E15F10">
          <w:rPr>
            <w:bCs/>
            <w:color w:val="4F81BD" w:themeColor="accent1"/>
          </w:rPr>
          <w:delText xml:space="preserve">the individual differences we observed in this paper might reflect individual differences between animals, rather than reflecting training history. </w:delText>
        </w:r>
      </w:del>
    </w:p>
    <w:p w14:paraId="63ABAA47" w14:textId="6A7B0502" w:rsidR="004861BB" w:rsidRPr="00F1555E" w:rsidDel="00E15F10" w:rsidRDefault="00E15F10" w:rsidP="004861BB">
      <w:pPr>
        <w:rPr>
          <w:del w:id="46" w:author="Rossella Falcone" w:date="2026-08-06T15:58:00Z" w16du:dateUtc="2026-08-06T19:58:00Z"/>
          <w:bCs/>
          <w:color w:val="4F81BD" w:themeColor="accent1"/>
        </w:rPr>
      </w:pPr>
      <w:ins w:id="47" w:author="Rossella Falcone" w:date="2026-08-06T15:56:00Z" w16du:dateUtc="2026-08-06T19:56:00Z">
        <w:r>
          <w:rPr>
            <w:bCs/>
            <w:color w:val="4F81BD" w:themeColor="accent1"/>
          </w:rPr>
          <w:t>In order t</w:t>
        </w:r>
      </w:ins>
      <w:del w:id="48" w:author="Rossella Falcone" w:date="2026-08-06T15:56:00Z" w16du:dateUtc="2026-08-06T19:56:00Z">
        <w:r w:rsidR="004861BB" w:rsidDel="00E15F10">
          <w:rPr>
            <w:bCs/>
            <w:color w:val="4F81BD" w:themeColor="accent1"/>
          </w:rPr>
          <w:delText>T</w:delText>
        </w:r>
      </w:del>
      <w:r w:rsidR="004861BB">
        <w:rPr>
          <w:bCs/>
          <w:color w:val="4F81BD" w:themeColor="accent1"/>
        </w:rPr>
        <w:t>o truly understand</w:t>
      </w:r>
      <w:r w:rsidR="004861BB" w:rsidRPr="00F1555E">
        <w:rPr>
          <w:bCs/>
          <w:color w:val="4F81BD" w:themeColor="accent1"/>
        </w:rPr>
        <w:t xml:space="preserve"> how behavioral strategies and their neural correlates evolve with </w:t>
      </w:r>
      <w:r w:rsidR="004861BB">
        <w:rPr>
          <w:bCs/>
          <w:color w:val="4F81BD" w:themeColor="accent1"/>
        </w:rPr>
        <w:t xml:space="preserve">training </w:t>
      </w:r>
      <w:r w:rsidR="004861BB" w:rsidRPr="00F1555E">
        <w:rPr>
          <w:bCs/>
          <w:color w:val="4F81BD" w:themeColor="accent1"/>
        </w:rPr>
        <w:t xml:space="preserve">experience </w:t>
      </w:r>
      <w:r w:rsidR="004861BB">
        <w:rPr>
          <w:bCs/>
          <w:color w:val="4F81BD" w:themeColor="accent1"/>
        </w:rPr>
        <w:t>would require</w:t>
      </w:r>
      <w:r w:rsidR="004861BB" w:rsidRPr="00F1555E">
        <w:rPr>
          <w:bCs/>
          <w:color w:val="4F81BD" w:themeColor="accent1"/>
        </w:rPr>
        <w:t xml:space="preserve"> longitudinal studies tracking the same animals across different </w:t>
      </w:r>
      <w:r w:rsidR="004861BB" w:rsidRPr="00F1555E">
        <w:rPr>
          <w:bCs/>
          <w:color w:val="4F81BD" w:themeColor="accent1"/>
        </w:rPr>
        <w:lastRenderedPageBreak/>
        <w:t>stages of training</w:t>
      </w:r>
      <w:r w:rsidR="004861BB">
        <w:rPr>
          <w:bCs/>
          <w:color w:val="4F81BD" w:themeColor="accent1"/>
        </w:rPr>
        <w:t xml:space="preserve">, </w:t>
      </w:r>
      <w:ins w:id="49" w:author="Rossella Falcone" w:date="2026-08-06T15:58:00Z">
        <w:r w:rsidRPr="00E15F10">
          <w:rPr>
            <w:bCs/>
            <w:color w:val="4F81BD" w:themeColor="accent1"/>
          </w:rPr>
          <w:t>but the current dataset does not include such longitudinal</w:t>
        </w:r>
      </w:ins>
      <w:ins w:id="50" w:author="Rossella Falcone" w:date="2026-08-06T15:58:00Z" w16du:dateUtc="2026-08-06T19:58:00Z">
        <w:r>
          <w:rPr>
            <w:bCs/>
            <w:color w:val="4F81BD" w:themeColor="accent1"/>
          </w:rPr>
          <w:t xml:space="preserve"> information. </w:t>
        </w:r>
      </w:ins>
      <w:del w:id="51" w:author="Rossella Falcone" w:date="2026-08-06T15:58:00Z" w16du:dateUtc="2026-08-06T19:58:00Z">
        <w:r w:rsidR="004861BB" w:rsidDel="00E15F10">
          <w:rPr>
            <w:bCs/>
            <w:color w:val="4F81BD" w:themeColor="accent1"/>
          </w:rPr>
          <w:delText xml:space="preserve">which </w:delText>
        </w:r>
      </w:del>
      <w:del w:id="52" w:author="Rossella Falcone" w:date="2026-08-06T15:56:00Z" w16du:dateUtc="2026-08-06T19:56:00Z">
        <w:r w:rsidR="00EA12EE" w:rsidDel="00E15F10">
          <w:rPr>
            <w:bCs/>
            <w:color w:val="4F81BD" w:themeColor="accent1"/>
          </w:rPr>
          <w:delText>is beyond the scope of the current paper</w:delText>
        </w:r>
      </w:del>
      <w:del w:id="53" w:author="Rossella Falcone" w:date="2026-08-06T15:58:00Z" w16du:dateUtc="2026-08-06T19:58:00Z">
        <w:r w:rsidR="00EA12EE" w:rsidDel="00E15F10">
          <w:rPr>
            <w:bCs/>
            <w:color w:val="4F81BD" w:themeColor="accent1"/>
          </w:rPr>
          <w:delText xml:space="preserve">. </w:delText>
        </w:r>
      </w:del>
    </w:p>
    <w:p w14:paraId="45B64829" w14:textId="4BB041E1" w:rsidR="004861BB" w:rsidRDefault="004861BB" w:rsidP="00F1555E">
      <w:pPr>
        <w:rPr>
          <w:bCs/>
          <w:color w:val="4F81BD" w:themeColor="accent1"/>
        </w:rPr>
      </w:pPr>
    </w:p>
    <w:p w14:paraId="3804FA21" w14:textId="09933058" w:rsidR="009C196F" w:rsidRPr="00EA12EE" w:rsidRDefault="00EA12EE" w:rsidP="00EA12EE">
      <w:pPr>
        <w:rPr>
          <w:bCs/>
          <w:color w:val="4F81BD" w:themeColor="accent1"/>
        </w:rPr>
      </w:pPr>
      <w:r>
        <w:rPr>
          <w:bCs/>
          <w:color w:val="4F81BD" w:themeColor="accent1"/>
        </w:rPr>
        <w:t xml:space="preserve">We have modified the discussion section accordingly. </w:t>
      </w:r>
    </w:p>
    <w:p w14:paraId="5BC5CF6F" w14:textId="77777777" w:rsidR="00FD1D1C" w:rsidRDefault="000200C7" w:rsidP="00FD1D1C">
      <w:pPr>
        <w:spacing w:after="160"/>
      </w:pPr>
      <w:r w:rsidRPr="00843A8D">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w:t>
      </w:r>
      <w:commentRangeStart w:id="54"/>
      <w:r w:rsidRPr="00843A8D">
        <w:t>of the animal behavior and corresponding neural coding that is the same</w:t>
      </w:r>
      <w:commentRangeEnd w:id="54"/>
      <w:r w:rsidR="00F8586B" w:rsidRPr="00843A8D">
        <w:rPr>
          <w:rStyle w:val="CommentReference"/>
          <w:sz w:val="22"/>
          <w:szCs w:val="22"/>
        </w:rPr>
        <w:commentReference w:id="54"/>
      </w:r>
      <w:r w:rsidRPr="00843A8D">
        <w:t xml:space="preserve">? </w:t>
      </w:r>
    </w:p>
    <w:p w14:paraId="7B5A2D32" w14:textId="7E356CA6" w:rsidR="00FD1D1C" w:rsidRDefault="00FD1D1C" w:rsidP="00FD1D1C">
      <w:pPr>
        <w:rPr>
          <w:color w:val="0070C0"/>
        </w:rPr>
      </w:pPr>
      <w:r w:rsidRPr="006008B7">
        <w:rPr>
          <w:color w:val="0070C0"/>
        </w:rPr>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123838E9"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XXX).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 xml:space="preserve">above 60% for delay (chance level is 33%). </w:t>
      </w:r>
    </w:p>
    <w:p w14:paraId="454F79D0" w14:textId="7771D468" w:rsidR="00A23160" w:rsidRDefault="004F3CB1" w:rsidP="004A53A1">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XXX). </w:t>
      </w:r>
    </w:p>
    <w:p w14:paraId="6BD84045" w14:textId="77777777" w:rsidR="00E80BD2" w:rsidRDefault="00E80BD2" w:rsidP="00E80BD2">
      <w:pPr>
        <w:rPr>
          <w:color w:val="0070C0"/>
        </w:rPr>
      </w:pP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5876126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XXX).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4D5CD0CD" w:rsidR="00FD1D1C" w:rsidRPr="00FD1D1C" w:rsidRDefault="00A92AED" w:rsidP="00A92AED">
      <w:pPr>
        <w:spacing w:after="160"/>
        <w:rPr>
          <w:color w:val="0070C0"/>
        </w:rPr>
      </w:pPr>
      <w:r>
        <w:rPr>
          <w:color w:val="4F81BD" w:themeColor="accent1"/>
        </w:rPr>
        <w:t>Monkey S aborted fever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w:t>
      </w:r>
      <w:ins w:id="55" w:author="Rossella Falcone" w:date="2026-08-06T16:02:00Z" w16du:dateUtc="2026-08-06T20:02:00Z">
        <w:r w:rsidR="00F8586B">
          <w:rPr>
            <w:color w:val="4F81BD" w:themeColor="accent1"/>
          </w:rPr>
          <w:t>are</w:t>
        </w:r>
      </w:ins>
      <w:del w:id="56" w:author="Rossella Falcone" w:date="2026-08-06T16:02:00Z" w16du:dateUtc="2026-08-06T20:02:00Z">
        <w:r w:rsidR="00576962" w:rsidDel="00F8586B">
          <w:rPr>
            <w:color w:val="4F81BD" w:themeColor="accent1"/>
          </w:rPr>
          <w:delText>is</w:delText>
        </w:r>
      </w:del>
      <w:r w:rsidR="00576962">
        <w:rPr>
          <w:color w:val="4F81BD" w:themeColor="accent1"/>
        </w:rPr>
        <w:t xml:space="preserve"> feasible in the current dataset. </w:t>
      </w:r>
    </w:p>
    <w:p w14:paraId="53465524" w14:textId="77777777" w:rsidR="004B3812" w:rsidRDefault="000200C7" w:rsidP="00951FC1">
      <w:pPr>
        <w:spacing w:after="160"/>
      </w:pPr>
      <w:r w:rsidRPr="00843A8D">
        <w:lastRenderedPageBreak/>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7B6A51AE" w14:textId="77777777" w:rsidR="00E8784D" w:rsidRDefault="004B3812" w:rsidP="00951FC1">
      <w:pPr>
        <w:spacing w:after="160"/>
        <w:rPr>
          <w:ins w:id="57" w:author="Rossella Falcone" w:date="2026-08-06T16:02:00Z" w16du:dateUtc="2026-08-06T20:02:00Z"/>
          <w:bCs/>
          <w:color w:val="4F81BD" w:themeColor="accent1"/>
        </w:rPr>
      </w:pPr>
      <w:r w:rsidRPr="004B3812">
        <w:rPr>
          <w:bCs/>
          <w:color w:val="4F81BD" w:themeColor="accent1"/>
          <w:rPrChange w:id="58" w:author="Rossella Falcone" w:date="2026-08-06T11:15:00Z" w16du:dateUtc="2026-08-06T15:15:00Z">
            <w:rPr>
              <w:b/>
              <w:color w:val="EE0000"/>
            </w:rPr>
          </w:rPrChange>
        </w:rPr>
        <w:t xml:space="preserve">We thank the reviewer for this </w:t>
      </w:r>
      <w:r w:rsidR="00777AA6">
        <w:rPr>
          <w:bCs/>
          <w:color w:val="4F81BD" w:themeColor="accent1"/>
        </w:rPr>
        <w:t xml:space="preserve">critical </w:t>
      </w:r>
      <w:r w:rsidRPr="004B3812">
        <w:rPr>
          <w:bCs/>
          <w:color w:val="4F81BD" w:themeColor="accent1"/>
          <w:rPrChange w:id="59" w:author="Rossella Falcone" w:date="2026-08-06T11:15:00Z" w16du:dateUtc="2026-08-06T15:15:00Z">
            <w:rPr>
              <w:b/>
              <w:color w:val="EE0000"/>
            </w:rPr>
          </w:rPrChange>
        </w:rPr>
        <w:t xml:space="preserve">point. </w:t>
      </w:r>
      <w:r w:rsidR="002A3296">
        <w:rPr>
          <w:bCs/>
          <w:color w:val="4F81BD" w:themeColor="accent1"/>
        </w:rPr>
        <w:t xml:space="preserve">The reviewer is absolutely correct that visual identity of the cue is correlated with drop and delay. It is possible that at least partially, the isolated response to drops/delays are visual responses to the offer cue. </w:t>
      </w:r>
    </w:p>
    <w:p w14:paraId="5F23D5DF" w14:textId="78FE7C83" w:rsidR="004B3812" w:rsidRPr="00D7219C" w:rsidRDefault="002A3296" w:rsidP="00951FC1">
      <w:pPr>
        <w:spacing w:after="160"/>
        <w:rPr>
          <w:bCs/>
          <w:color w:val="4F81BD" w:themeColor="accent1"/>
        </w:rPr>
      </w:pPr>
      <w:r>
        <w:rPr>
          <w:bCs/>
          <w:color w:val="4F81BD" w:themeColor="accent1"/>
        </w:rPr>
        <w:t>However, we</w:t>
      </w:r>
      <w:ins w:id="60" w:author="Rossella Falcone" w:date="2026-08-06T16:03:00Z" w16du:dateUtc="2026-08-06T20:03:00Z">
        <w:r w:rsidR="00E8784D">
          <w:rPr>
            <w:bCs/>
            <w:color w:val="4F81BD" w:themeColor="accent1"/>
          </w:rPr>
          <w:t xml:space="preserve"> would</w:t>
        </w:r>
      </w:ins>
      <w:r>
        <w:rPr>
          <w:bCs/>
          <w:color w:val="4F81BD" w:themeColor="accent1"/>
        </w:rPr>
        <w:t xml:space="preserve"> argue that the responses we observe are </w:t>
      </w:r>
      <w:del w:id="61" w:author="Rossella Falcone" w:date="2026-08-06T16:03:00Z" w16du:dateUtc="2026-08-06T20:03:00Z">
        <w:r w:rsidDel="00E8784D">
          <w:rPr>
            <w:bCs/>
            <w:color w:val="4F81BD" w:themeColor="accent1"/>
          </w:rPr>
          <w:delText xml:space="preserve">sufficiently </w:delText>
        </w:r>
      </w:del>
      <w:r>
        <w:rPr>
          <w:bCs/>
          <w:color w:val="4F81BD" w:themeColor="accent1"/>
        </w:rPr>
        <w:t>driven</w:t>
      </w:r>
      <w:ins w:id="62" w:author="Rossella Falcone" w:date="2026-08-06T16:03:00Z" w16du:dateUtc="2026-08-06T20:03:00Z">
        <w:r w:rsidR="00E8784D">
          <w:rPr>
            <w:bCs/>
            <w:color w:val="4F81BD" w:themeColor="accent1"/>
          </w:rPr>
          <w:t xml:space="preserve"> primarily</w:t>
        </w:r>
      </w:ins>
      <w:r>
        <w:rPr>
          <w:bCs/>
          <w:color w:val="4F81BD" w:themeColor="accent1"/>
        </w:rPr>
        <w:t xml:space="preserve"> </w:t>
      </w:r>
      <w:del w:id="63" w:author="Rossella Falcone" w:date="2026-08-06T16:03:00Z" w16du:dateUtc="2026-08-06T20:03:00Z">
        <w:r w:rsidDel="00E8784D">
          <w:rPr>
            <w:bCs/>
            <w:color w:val="4F81BD" w:themeColor="accent1"/>
          </w:rPr>
          <w:delText xml:space="preserve">by value (drop/delay) </w:delText>
        </w:r>
      </w:del>
      <w:ins w:id="64" w:author="Rossella Falcone" w:date="2026-08-06T16:03:00Z" w16du:dateUtc="2026-08-06T20:03:00Z">
        <w:r w:rsidR="00E8784D">
          <w:rPr>
            <w:bCs/>
            <w:color w:val="4F81BD" w:themeColor="accent1"/>
          </w:rPr>
          <w:t xml:space="preserve">the meaningful features </w:t>
        </w:r>
      </w:ins>
      <w:ins w:id="65" w:author="Rossella Falcone" w:date="2026-08-06T16:04:00Z" w16du:dateUtc="2026-08-06T20:04:00Z">
        <w:r w:rsidR="00E8784D">
          <w:rPr>
            <w:bCs/>
            <w:color w:val="4F81BD" w:themeColor="accent1"/>
          </w:rPr>
          <w:t>of</w:t>
        </w:r>
      </w:ins>
      <w:ins w:id="66" w:author="Rossella Falcone" w:date="2026-08-06T16:03:00Z" w16du:dateUtc="2026-08-06T20:03:00Z">
        <w:r w:rsidR="00E8784D">
          <w:rPr>
            <w:bCs/>
            <w:color w:val="4F81BD" w:themeColor="accent1"/>
          </w:rPr>
          <w:t xml:space="preserve"> the visual stimulus, such as drops and delay</w:t>
        </w:r>
      </w:ins>
      <w:ins w:id="67" w:author="Rossella Falcone" w:date="2026-08-06T16:04:00Z" w16du:dateUtc="2026-08-06T20:04:00Z">
        <w:r w:rsidR="00E8784D">
          <w:rPr>
            <w:bCs/>
            <w:color w:val="4F81BD" w:themeColor="accent1"/>
          </w:rPr>
          <w:t>s</w:t>
        </w:r>
      </w:ins>
      <w:ins w:id="68" w:author="Rossella Falcone" w:date="2026-08-06T16:03:00Z" w16du:dateUtc="2026-08-06T20:03:00Z">
        <w:r w:rsidR="00E8784D">
          <w:rPr>
            <w:bCs/>
            <w:color w:val="4F81BD" w:themeColor="accent1"/>
          </w:rPr>
          <w:t xml:space="preserve">, </w:t>
        </w:r>
      </w:ins>
      <w:del w:id="69" w:author="Rossella Falcone" w:date="2026-08-06T16:04:00Z" w16du:dateUtc="2026-08-06T20:04:00Z">
        <w:r w:rsidDel="00E8784D">
          <w:rPr>
            <w:bCs/>
            <w:color w:val="4F81BD" w:themeColor="accent1"/>
          </w:rPr>
          <w:delText>and not</w:delText>
        </w:r>
      </w:del>
      <w:ins w:id="70" w:author="Rossella Falcone" w:date="2026-08-06T16:04:00Z" w16du:dateUtc="2026-08-06T20:04:00Z">
        <w:r w:rsidR="00E8784D">
          <w:rPr>
            <w:bCs/>
            <w:color w:val="4F81BD" w:themeColor="accent1"/>
          </w:rPr>
          <w:t>rather than being</w:t>
        </w:r>
      </w:ins>
      <w:r>
        <w:rPr>
          <w:bCs/>
          <w:color w:val="4F81BD" w:themeColor="accent1"/>
        </w:rPr>
        <w:t xml:space="preserve"> merely a visual response. This is because we observed th</w:t>
      </w:r>
      <w:r w:rsidR="0053538C">
        <w:rPr>
          <w:bCs/>
          <w:color w:val="4F81BD" w:themeColor="accent1"/>
        </w:rPr>
        <w:t>e</w:t>
      </w:r>
      <w:r>
        <w:rPr>
          <w:bCs/>
          <w:color w:val="4F81BD" w:themeColor="accent1"/>
        </w:rPr>
        <w:t xml:space="preserve"> inverse coding of drop and delay, </w:t>
      </w:r>
      <w:r w:rsidR="0053538C">
        <w:rPr>
          <w:bCs/>
          <w:color w:val="4F81BD" w:themeColor="accent1"/>
        </w:rPr>
        <w:t xml:space="preserve">which is </w:t>
      </w:r>
      <w:del w:id="71" w:author="Rossella Falcone" w:date="2026-08-06T16:05:00Z" w16du:dateUtc="2026-08-06T20:05:00Z">
        <w:r w:rsidR="0053538C" w:rsidDel="00E8784D">
          <w:rPr>
            <w:bCs/>
            <w:color w:val="4F81BD" w:themeColor="accent1"/>
          </w:rPr>
          <w:delText xml:space="preserve">not random and </w:delText>
        </w:r>
      </w:del>
      <w:r>
        <w:rPr>
          <w:bCs/>
          <w:color w:val="4F81BD" w:themeColor="accent1"/>
        </w:rPr>
        <w:t>structured</w:t>
      </w:r>
      <w:ins w:id="72" w:author="Rossella Falcone" w:date="2026-08-06T16:05:00Z" w16du:dateUtc="2026-08-06T20:05:00Z">
        <w:r w:rsidR="00E8784D">
          <w:rPr>
            <w:bCs/>
            <w:color w:val="4F81BD" w:themeColor="accent1"/>
          </w:rPr>
          <w:t xml:space="preserve"> and not random</w:t>
        </w:r>
      </w:ins>
      <w:r w:rsidR="0053538C">
        <w:rPr>
          <w:bCs/>
          <w:color w:val="4F81BD" w:themeColor="accent1"/>
        </w:rPr>
        <w:t xml:space="preserve">, as has also been reported in previous </w:t>
      </w:r>
      <w:del w:id="73" w:author="Rossella Falcone" w:date="2026-08-06T16:05:00Z" w16du:dateUtc="2026-08-06T20:05:00Z">
        <w:r w:rsidR="0053538C" w:rsidDel="00E8784D">
          <w:rPr>
            <w:bCs/>
            <w:color w:val="4F81BD" w:themeColor="accent1"/>
          </w:rPr>
          <w:delText>research o</w:delText>
        </w:r>
      </w:del>
      <w:r w:rsidR="0053538C">
        <w:rPr>
          <w:bCs/>
          <w:color w:val="4F81BD" w:themeColor="accent1"/>
        </w:rPr>
        <w:t xml:space="preserve">f temporal discounting </w:t>
      </w:r>
      <w:ins w:id="74" w:author="Rossella Falcone" w:date="2026-08-06T16:05:00Z" w16du:dateUtc="2026-08-06T20:05:00Z">
        <w:r w:rsidR="00E8784D">
          <w:rPr>
            <w:bCs/>
            <w:color w:val="4F81BD" w:themeColor="accent1"/>
          </w:rPr>
          <w:t xml:space="preserve">research </w:t>
        </w:r>
      </w:ins>
      <w:r w:rsidR="0053538C">
        <w:rPr>
          <w:bCs/>
          <w:color w:val="4F81BD" w:themeColor="accent1"/>
        </w:rPr>
        <w:t>(</w:t>
      </w:r>
      <w:ins w:id="75" w:author="Rossella Falcone" w:date="2026-08-06T16:05:00Z" w16du:dateUtc="2026-08-06T20:05:00Z">
        <w:r w:rsidR="00E8784D">
          <w:rPr>
            <w:bCs/>
            <w:color w:val="4F81BD" w:themeColor="accent1"/>
          </w:rPr>
          <w:t>Lee et al., year</w:t>
        </w:r>
      </w:ins>
      <w:del w:id="76" w:author="Rossella Falcone" w:date="2026-08-06T16:05:00Z" w16du:dateUtc="2026-08-06T20:05:00Z">
        <w:r w:rsidR="0053538C" w:rsidDel="00E8784D">
          <w:rPr>
            <w:bCs/>
            <w:color w:val="4F81BD" w:themeColor="accent1"/>
          </w:rPr>
          <w:delText>XXX</w:delText>
        </w:r>
      </w:del>
      <w:r w:rsidR="0053538C">
        <w:rPr>
          <w:bCs/>
          <w:color w:val="4F81BD" w:themeColor="accent1"/>
        </w:rPr>
        <w:t>)</w:t>
      </w:r>
      <w:r>
        <w:rPr>
          <w:bCs/>
          <w:color w:val="4F81BD" w:themeColor="accent1"/>
        </w:rPr>
        <w:t>. If these are pure</w:t>
      </w:r>
      <w:del w:id="77" w:author="Rossella Falcone" w:date="2026-08-06T16:06:00Z" w16du:dateUtc="2026-08-06T20:06:00Z">
        <w:r w:rsidDel="00E8784D">
          <w:rPr>
            <w:bCs/>
            <w:color w:val="4F81BD" w:themeColor="accent1"/>
          </w:rPr>
          <w:delText xml:space="preserve"> </w:delText>
        </w:r>
      </w:del>
      <w:ins w:id="78" w:author="Rossella Falcone" w:date="2026-08-06T16:05:00Z" w16du:dateUtc="2026-08-06T20:05:00Z">
        <w:r w:rsidR="00E8784D">
          <w:rPr>
            <w:bCs/>
            <w:color w:val="4F81BD" w:themeColor="accent1"/>
          </w:rPr>
          <w:t>ly</w:t>
        </w:r>
      </w:ins>
      <w:ins w:id="79" w:author="Rossella Falcone" w:date="2026-08-06T16:06:00Z" w16du:dateUtc="2026-08-06T20:06:00Z">
        <w:r w:rsidR="00E8784D">
          <w:rPr>
            <w:bCs/>
            <w:color w:val="4F81BD" w:themeColor="accent1"/>
          </w:rPr>
          <w:t xml:space="preserve"> </w:t>
        </w:r>
      </w:ins>
      <w:r>
        <w:rPr>
          <w:bCs/>
          <w:color w:val="4F81BD" w:themeColor="accent1"/>
        </w:rPr>
        <w:t xml:space="preserve">visual responses, it is highly unlikely </w:t>
      </w:r>
      <w:ins w:id="80" w:author="Rossella Falcone" w:date="2026-08-06T16:06:00Z" w16du:dateUtc="2026-08-06T20:06:00Z">
        <w:r w:rsidR="00E8784D">
          <w:rPr>
            <w:bCs/>
            <w:color w:val="4F81BD" w:themeColor="accent1"/>
          </w:rPr>
          <w:t xml:space="preserve">that </w:t>
        </w:r>
      </w:ins>
      <w:r>
        <w:rPr>
          <w:bCs/>
          <w:color w:val="4F81BD" w:themeColor="accent1"/>
        </w:rPr>
        <w:t>the coding dimension</w:t>
      </w:r>
      <w:ins w:id="81" w:author="Rossella Falcone" w:date="2026-08-06T16:06:00Z" w16du:dateUtc="2026-08-06T20:06:00Z">
        <w:r w:rsidR="00E8784D">
          <w:rPr>
            <w:bCs/>
            <w:color w:val="4F81BD" w:themeColor="accent1"/>
          </w:rPr>
          <w:t>s</w:t>
        </w:r>
      </w:ins>
      <w:r>
        <w:rPr>
          <w:bCs/>
          <w:color w:val="4F81BD" w:themeColor="accent1"/>
        </w:rPr>
        <w:t xml:space="preserve"> for drop and delay are anti-aligned</w:t>
      </w:r>
      <w:ins w:id="82" w:author="Rossella Falcone" w:date="2026-08-06T16:06:00Z" w16du:dateUtc="2026-08-06T20:06:00Z">
        <w:r w:rsidR="00E8784D">
          <w:rPr>
            <w:bCs/>
            <w:color w:val="4F81BD" w:themeColor="accent1"/>
          </w:rPr>
          <w:t>;</w:t>
        </w:r>
      </w:ins>
      <w:del w:id="83" w:author="Rossella Falcone" w:date="2026-08-06T16:06:00Z" w16du:dateUtc="2026-08-06T20:06:00Z">
        <w:r w:rsidR="00C25282" w:rsidDel="00E8784D">
          <w:rPr>
            <w:bCs/>
            <w:color w:val="4F81BD" w:themeColor="accent1"/>
          </w:rPr>
          <w:delText>,</w:delText>
        </w:r>
      </w:del>
      <w:r w:rsidR="00C25282">
        <w:rPr>
          <w:bCs/>
          <w:color w:val="4F81BD" w:themeColor="accent1"/>
        </w:rPr>
        <w:t xml:space="preserve"> they should be near</w:t>
      </w:r>
      <w:ins w:id="84" w:author="Rossella Falcone" w:date="2026-08-06T16:06:00Z" w16du:dateUtc="2026-08-06T20:06:00Z">
        <w:r w:rsidR="00E8784D">
          <w:rPr>
            <w:bCs/>
            <w:color w:val="4F81BD" w:themeColor="accent1"/>
          </w:rPr>
          <w:t xml:space="preserve">ly </w:t>
        </w:r>
      </w:ins>
      <w:del w:id="85" w:author="Rossella Falcone" w:date="2026-08-06T16:06:00Z" w16du:dateUtc="2026-08-06T20:06:00Z">
        <w:r w:rsidR="00C25282" w:rsidDel="00E8784D">
          <w:rPr>
            <w:bCs/>
            <w:color w:val="4F81BD" w:themeColor="accent1"/>
          </w:rPr>
          <w:delText>-</w:delText>
        </w:r>
      </w:del>
      <w:r w:rsidR="00C25282">
        <w:rPr>
          <w:bCs/>
          <w:color w:val="4F81BD" w:themeColor="accent1"/>
        </w:rPr>
        <w:t>orthogonal instead</w:t>
      </w:r>
      <w:r>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449D13F2" w14:textId="709E52A1" w:rsidR="00D92531" w:rsidRDefault="00D92531" w:rsidP="00D92531">
      <w:pPr>
        <w:shd w:val="clear" w:color="auto" w:fill="FFFFFF"/>
        <w:spacing w:line="240" w:lineRule="auto"/>
        <w:rPr>
          <w:bCs/>
          <w:color w:val="4F81BD" w:themeColor="accent1"/>
        </w:rPr>
      </w:pPr>
      <w:r w:rsidRPr="004B3BC1">
        <w:rPr>
          <w:bCs/>
          <w:color w:val="4F81BD" w:themeColor="accent1"/>
        </w:rPr>
        <w:t>We thank the reviewer for asking us to clarify th</w:t>
      </w:r>
      <w:r>
        <w:rPr>
          <w:bCs/>
          <w:color w:val="4F81BD" w:themeColor="accent1"/>
        </w:rPr>
        <w:t>e description of Model 2 in the main text</w:t>
      </w:r>
      <w:r w:rsidRPr="004B3BC1">
        <w:rPr>
          <w:bCs/>
          <w:color w:val="4F81BD" w:themeColor="accent1"/>
        </w:rPr>
        <w:t xml:space="preserve">. We have revised the Results section accordingly as follow: </w:t>
      </w:r>
    </w:p>
    <w:p w14:paraId="059ADF2E" w14:textId="77777777" w:rsidR="00437BED" w:rsidRPr="00D92531" w:rsidRDefault="00437BED" w:rsidP="00D92531">
      <w:pPr>
        <w:shd w:val="clear" w:color="auto" w:fill="FFFFFF"/>
        <w:spacing w:line="240" w:lineRule="auto"/>
        <w:rPr>
          <w:bCs/>
          <w:color w:val="4F81BD" w:themeColor="accent1"/>
        </w:rPr>
      </w:pPr>
    </w:p>
    <w:p w14:paraId="3EC9F1F7" w14:textId="77777777" w:rsidR="00D2154D" w:rsidRDefault="000200C7">
      <w:pPr>
        <w:spacing w:after="160"/>
        <w:rPr>
          <w:ins w:id="86" w:author="Rossella Falcone" w:date="2026-08-06T16:11:00Z" w16du:dateUtc="2026-08-06T20:11:00Z"/>
          <w:color w:val="EE0000"/>
        </w:rPr>
      </w:pPr>
      <w:r w:rsidRPr="00843A8D">
        <w:br/>
        <w:t>3. The hand/bar icon on Figure 1 (and the difference between open and closed) is a bit hard to see and it made it a little confusing to initially understand the task.</w:t>
      </w:r>
      <w:r w:rsidRPr="000200C7">
        <w:rPr>
          <w:b/>
          <w:bCs/>
        </w:rPr>
        <w:br/>
      </w:r>
      <w:commentRangeStart w:id="87"/>
      <w:ins w:id="88" w:author="Rossella Falcone" w:date="2026-08-06T16:11:00Z">
        <w:r w:rsidR="00D2154D" w:rsidRPr="00D2154D">
          <w:rPr>
            <w:color w:val="EE0000"/>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ins>
      <w:commentRangeEnd w:id="87"/>
      <w:r w:rsidR="00D2154D">
        <w:rPr>
          <w:rStyle w:val="CommentReference"/>
          <w:color w:val="EE0000"/>
          <w:sz w:val="22"/>
          <w:szCs w:val="22"/>
        </w:rPr>
        <w:commentReference w:id="87"/>
      </w:r>
    </w:p>
    <w:p w14:paraId="3C4B38DF" w14:textId="77777777" w:rsidR="00D2154D" w:rsidRDefault="00D2154D">
      <w:pPr>
        <w:spacing w:after="160"/>
        <w:rPr>
          <w:ins w:id="89" w:author="Rossella Falcone" w:date="2026-08-06T16:11:00Z" w16du:dateUtc="2026-08-06T20:11:00Z"/>
          <w:color w:val="EE0000"/>
        </w:rPr>
      </w:pPr>
    </w:p>
    <w:p w14:paraId="27AA67DD" w14:textId="77777777" w:rsidR="00D2154D" w:rsidRDefault="00D2154D" w:rsidP="003E724E">
      <w:pPr>
        <w:rPr>
          <w:ins w:id="90" w:author="Rossella Falcone" w:date="2026-08-06T16:12:00Z" w16du:dateUtc="2026-08-06T20:12:00Z"/>
        </w:rPr>
      </w:pPr>
    </w:p>
    <w:p w14:paraId="1AA86E29" w14:textId="77777777" w:rsidR="00D2154D" w:rsidRDefault="00D2154D" w:rsidP="003E724E">
      <w:pPr>
        <w:rPr>
          <w:ins w:id="91" w:author="Rossella Falcone" w:date="2026-08-06T16:12:00Z" w16du:dateUtc="2026-08-06T20:12:00Z"/>
        </w:rPr>
      </w:pPr>
    </w:p>
    <w:p w14:paraId="7E90FCC4" w14:textId="77777777" w:rsidR="00D2154D" w:rsidRDefault="00D2154D" w:rsidP="003E724E">
      <w:pPr>
        <w:rPr>
          <w:ins w:id="92" w:author="Rossella Falcone" w:date="2026-08-06T16:12:00Z" w16du:dateUtc="2026-08-06T20:12:00Z"/>
        </w:rPr>
      </w:pPr>
    </w:p>
    <w:p w14:paraId="4228D1F1" w14:textId="77777777" w:rsidR="00D2154D" w:rsidRDefault="00D2154D" w:rsidP="003E724E">
      <w:pPr>
        <w:rPr>
          <w:ins w:id="93" w:author="Rossella Falcone" w:date="2026-08-06T16:12:00Z" w16du:dateUtc="2026-08-06T20:12:00Z"/>
        </w:rPr>
      </w:pPr>
    </w:p>
    <w:p w14:paraId="036E63D1" w14:textId="77777777" w:rsidR="00D2154D" w:rsidRDefault="00D2154D" w:rsidP="003E724E">
      <w:pPr>
        <w:rPr>
          <w:ins w:id="94" w:author="Rossella Falcone" w:date="2026-08-06T16:12:00Z" w16du:dateUtc="2026-08-06T20:12:00Z"/>
        </w:rPr>
      </w:pPr>
    </w:p>
    <w:p w14:paraId="0BD66890" w14:textId="77777777" w:rsidR="00D2154D" w:rsidRDefault="00D2154D" w:rsidP="003E724E">
      <w:pPr>
        <w:rPr>
          <w:ins w:id="95" w:author="Rossella Falcone" w:date="2026-08-06T16:12:00Z" w16du:dateUtc="2026-08-06T20:12:00Z"/>
        </w:rPr>
      </w:pPr>
    </w:p>
    <w:p w14:paraId="577DD21C" w14:textId="77777777" w:rsidR="00D2154D" w:rsidRDefault="00D2154D" w:rsidP="003E724E">
      <w:pPr>
        <w:rPr>
          <w:ins w:id="96" w:author="Rossella Falcone" w:date="2026-08-06T16:12:00Z" w16du:dateUtc="2026-08-06T20:12:00Z"/>
        </w:rPr>
      </w:pPr>
    </w:p>
    <w:p w14:paraId="423593DA" w14:textId="77777777" w:rsidR="00D2154D" w:rsidRDefault="00D2154D" w:rsidP="003E724E">
      <w:pPr>
        <w:rPr>
          <w:ins w:id="97" w:author="Rossella Falcone" w:date="2026-08-06T16:12:00Z" w16du:dateUtc="2026-08-06T20:12:00Z"/>
        </w:rPr>
      </w:pPr>
    </w:p>
    <w:p w14:paraId="78C15FF3" w14:textId="77777777" w:rsidR="00D2154D" w:rsidRDefault="00D2154D" w:rsidP="003E724E">
      <w:pPr>
        <w:rPr>
          <w:ins w:id="98" w:author="Rossella Falcone" w:date="2026-08-06T16:12:00Z" w16du:dateUtc="2026-08-06T20:12:00Z"/>
        </w:rPr>
      </w:pPr>
    </w:p>
    <w:p w14:paraId="65C562D6" w14:textId="17DF9E1C"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60839E05" w14:textId="77777777" w:rsidR="00D2154D" w:rsidRDefault="0062174F" w:rsidP="0062174F">
      <w:pPr>
        <w:rPr>
          <w:ins w:id="99" w:author="Rossella Falcone" w:date="2026-08-06T16:12:00Z" w16du:dateUtc="2026-08-06T20:12:00Z"/>
          <w:color w:val="0070C0"/>
        </w:rPr>
      </w:pPr>
      <w:r>
        <w:rPr>
          <w:color w:val="0070C0"/>
        </w:rPr>
        <w:t>We thank the reviewer for carefully assessing our behavioral models. We have unified the notations across models to minimize confusion.</w:t>
      </w:r>
      <w:r w:rsidR="000605B9">
        <w:rPr>
          <w:color w:val="0070C0"/>
        </w:rPr>
        <w:t xml:space="preserve"> </w:t>
      </w:r>
    </w:p>
    <w:p w14:paraId="1F991A6C" w14:textId="7306A20C" w:rsidR="000605B9" w:rsidRDefault="000605B9" w:rsidP="0062174F">
      <w:pPr>
        <w:rPr>
          <w:color w:val="0070C0"/>
        </w:rPr>
      </w:pPr>
      <w:r>
        <w:rPr>
          <w:color w:val="0070C0"/>
        </w:rPr>
        <w:t xml:space="preserve">We also fit 3 additional models to the data (see Response </w:t>
      </w:r>
      <w:r w:rsidR="002F2FE6">
        <w:rPr>
          <w:color w:val="0070C0"/>
        </w:rPr>
        <w:t>R2-</w:t>
      </w:r>
      <w:r w:rsidR="002F2FE6" w:rsidRPr="006008B7">
        <w:rPr>
          <w:color w:val="0070C0"/>
        </w:rPr>
        <w:t>1.</w:t>
      </w:r>
      <w:r w:rsidR="002F2FE6">
        <w:rPr>
          <w:color w:val="0070C0"/>
        </w:rPr>
        <w:t>3</w:t>
      </w:r>
      <w:r>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w:lastRenderedPageBreak/>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A0FCD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0E5B8BEA"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Animals will be more likely to accept an offer when DV is above θ, and more likely to reject otherwise.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w:lastRenderedPageBreak/>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32445B92"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02D33E8A" w14:textId="77777777" w:rsidR="00535FC9" w:rsidRPr="00535FC9" w:rsidRDefault="00535FC9" w:rsidP="003A2B5A">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05B81475"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lastRenderedPageBreak/>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3A2B5A"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05E6E5DE"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060D3378"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w:t>
      </w:r>
      <w:r w:rsidRPr="00261DDB">
        <w:rPr>
          <w:rFonts w:ascii="Times New Roman" w:eastAsia="Times New Roman" w:hAnsi="Times New Roman" w:cs="Times New Roman"/>
          <w:color w:val="0070C0"/>
          <w:sz w:val="24"/>
          <w:szCs w:val="24"/>
        </w:rPr>
        <w:lastRenderedPageBreak/>
        <w:t xml:space="preserve">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437C3073"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lastRenderedPageBreak/>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lastRenderedPageBreak/>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w:t>
      </w:r>
      <w:r w:rsidR="00FD3C5B">
        <w:rPr>
          <w:rFonts w:ascii="Times New Roman" w:eastAsia="Times New Roman" w:hAnsi="Times New Roman" w:cs="Times New Roman"/>
          <w:color w:val="0070C0"/>
          <w:sz w:val="24"/>
          <w:szCs w:val="24"/>
        </w:rPr>
        <w:lastRenderedPageBreak/>
        <w:t xml:space="preserve">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lastRenderedPageBreak/>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69CB3720"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 xml:space="preserve">the figure was accurate, but the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This analysis was intended to show that in Monkey S, and 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w:t>
      </w:r>
      <w:r w:rsidR="00BD200D">
        <w:rPr>
          <w:color w:val="0070C0"/>
        </w:rPr>
        <w:lastRenderedPageBreak/>
        <w:t>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29DBE1F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xml:space="preserve">, we want to briefly clarify Figures S1 and S2. The ANOVA in Figure S1/S2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70954145" w14:textId="5639CFEA" w:rsidR="00AD53AC" w:rsidRDefault="00AD53AC" w:rsidP="00AD53AC">
      <w:pPr>
        <w:rPr>
          <w:color w:val="0070C0"/>
        </w:rPr>
      </w:pPr>
      <w:r>
        <w:rPr>
          <w:color w:val="0070C0"/>
        </w:rPr>
        <w:t xml:space="preserve">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 </w:t>
      </w:r>
    </w:p>
    <w:p w14:paraId="50478B5E" w14:textId="28F5DD7E" w:rsidR="00A5629B" w:rsidRDefault="00A5629B" w:rsidP="00397720">
      <w:pPr>
        <w:rPr>
          <w:color w:val="0070C0"/>
        </w:rPr>
      </w:pPr>
    </w:p>
    <w:p w14:paraId="24E0737D" w14:textId="5D34360C" w:rsidR="00AD53AC" w:rsidRDefault="00AD53AC" w:rsidP="00397720">
      <w:pPr>
        <w:rPr>
          <w:color w:val="0070C0"/>
        </w:rPr>
      </w:pPr>
      <w:r>
        <w:rPr>
          <w:noProof/>
          <w:color w:val="0070C0"/>
        </w:rPr>
        <w:lastRenderedPageBreak/>
        <w:drawing>
          <wp:inline distT="0" distB="0" distL="0" distR="0" wp14:anchorId="25D7E5D0" wp14:editId="5AE6A426">
            <wp:extent cx="5935980" cy="6063615"/>
            <wp:effectExtent l="0" t="0" r="7620" b="0"/>
            <wp:docPr id="1188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2D9912BC" w14:textId="77777777" w:rsidR="00AD53AC" w:rsidRDefault="00AD53AC" w:rsidP="00397720">
      <w:pPr>
        <w:rPr>
          <w:color w:val="0070C0"/>
        </w:rPr>
      </w:pPr>
    </w:p>
    <w:p w14:paraId="46891C48" w14:textId="237DC6CB" w:rsidR="00976B2C" w:rsidRDefault="001401FD" w:rsidP="00397720">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5BF0DA1B" w:rsidR="001401FD" w:rsidRDefault="00461707" w:rsidP="00397720">
      <w:pPr>
        <w:rPr>
          <w:color w:val="0070C0"/>
        </w:rPr>
      </w:pPr>
      <w:r>
        <w:rPr>
          <w:color w:val="0070C0"/>
        </w:rPr>
        <w:t xml:space="preserve">Next, we did a quick </w:t>
      </w:r>
      <w:r w:rsidR="001401FD">
        <w:rPr>
          <w:color w:val="0070C0"/>
        </w:rPr>
        <w:t xml:space="preserve">sanity check, that this independently estimated value dimension positively aligns with drop, and negatively aligns with delay. </w:t>
      </w:r>
    </w:p>
    <w:p w14:paraId="49AAFE3E" w14:textId="77777777" w:rsidR="001401FD" w:rsidRDefault="001401FD" w:rsidP="00397720">
      <w:pPr>
        <w:rPr>
          <w:color w:val="0070C0"/>
        </w:rPr>
      </w:pPr>
    </w:p>
    <w:p w14:paraId="10DDBC57" w14:textId="77777777" w:rsidR="001401FD" w:rsidRDefault="001401FD" w:rsidP="00397720">
      <w:pPr>
        <w:rPr>
          <w:color w:val="0070C0"/>
        </w:rPr>
      </w:pPr>
    </w:p>
    <w:p w14:paraId="7A0BEB6E" w14:textId="42105C7D" w:rsidR="001401FD" w:rsidRDefault="00461707" w:rsidP="00397720">
      <w:pPr>
        <w:rPr>
          <w:color w:val="0070C0"/>
        </w:rPr>
      </w:pPr>
      <w:r>
        <w:rPr>
          <w:noProof/>
          <w:color w:val="0070C0"/>
        </w:rPr>
        <w:lastRenderedPageBreak/>
        <w:drawing>
          <wp:inline distT="0" distB="0" distL="0" distR="0" wp14:anchorId="5884A565" wp14:editId="10126436">
            <wp:extent cx="5941060" cy="6029325"/>
            <wp:effectExtent l="0" t="0" r="2540" b="9525"/>
            <wp:docPr id="141958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6029325"/>
                    </a:xfrm>
                    <a:prstGeom prst="rect">
                      <a:avLst/>
                    </a:prstGeom>
                    <a:noFill/>
                    <a:ln>
                      <a:noFill/>
                    </a:ln>
                  </pic:spPr>
                </pic:pic>
              </a:graphicData>
            </a:graphic>
          </wp:inline>
        </w:drawing>
      </w:r>
    </w:p>
    <w:p w14:paraId="1721B1FE" w14:textId="08023667"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below in Panels A – B. </w:t>
      </w:r>
    </w:p>
    <w:p w14:paraId="1D2CA6C3" w14:textId="33DAE7F9" w:rsidR="00EA1277" w:rsidRDefault="00594E76" w:rsidP="00B73DB6">
      <w:pPr>
        <w:rPr>
          <w:color w:val="0070C0"/>
        </w:rPr>
      </w:pPr>
      <w:r>
        <w:rPr>
          <w:noProof/>
          <w:color w:val="0070C0"/>
        </w:rPr>
        <w:lastRenderedPageBreak/>
        <w:drawing>
          <wp:inline distT="0" distB="0" distL="0" distR="0" wp14:anchorId="08D10302" wp14:editId="76D23016">
            <wp:extent cx="5685814" cy="8224520"/>
            <wp:effectExtent l="0" t="0" r="0" b="5080"/>
            <wp:docPr id="680673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048"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685814" cy="8224520"/>
                    </a:xfrm>
                    <a:prstGeom prst="rect">
                      <a:avLst/>
                    </a:prstGeom>
                    <a:noFill/>
                    <a:ln>
                      <a:noFill/>
                    </a:ln>
                  </pic:spPr>
                </pic:pic>
              </a:graphicData>
            </a:graphic>
          </wp:inline>
        </w:drawing>
      </w:r>
    </w:p>
    <w:p w14:paraId="04CD5721" w14:textId="54F78E67" w:rsidR="00B73DB6" w:rsidRDefault="00594E76" w:rsidP="00B73DB6">
      <w:pPr>
        <w:rPr>
          <w:color w:val="0070C0"/>
        </w:rPr>
      </w:pPr>
      <w:r>
        <w:rPr>
          <w:color w:val="0070C0"/>
        </w:rPr>
        <w:lastRenderedPageBreak/>
        <w:t xml:space="preserve">In Monkey S, as expected from his behavior, purple offer temporally increases the “value” dimension activity, whereas yellow offer temporally decreases it. In Monkey T, however, we see a different pattern, there is no yellow/purple difference along the value-coding dimension </w:t>
      </w:r>
      <w:del w:id="100" w:author="Rossella Falcone" w:date="2026-08-06T18:19:00Z" w16du:dateUtc="2026-08-06T22:19:00Z">
        <w:r w:rsidDel="00792C03">
          <w:rPr>
            <w:color w:val="0070C0"/>
          </w:rPr>
          <w:delText xml:space="preserve">before </w:delText>
        </w:r>
      </w:del>
      <w:ins w:id="101" w:author="Rossella Falcone" w:date="2026-08-06T18:19:00Z" w16du:dateUtc="2026-08-06T22:19:00Z">
        <w:r w:rsidR="00792C03">
          <w:rPr>
            <w:color w:val="0070C0"/>
          </w:rPr>
          <w:t xml:space="preserve">in the first </w:t>
        </w:r>
      </w:ins>
      <w:r>
        <w:rPr>
          <w:color w:val="0070C0"/>
        </w:rPr>
        <w:t>250ms</w:t>
      </w:r>
      <w:r w:rsidR="007839DE">
        <w:rPr>
          <w:color w:val="0070C0"/>
        </w:rPr>
        <w:t xml:space="preserve"> after the go signal</w:t>
      </w:r>
      <w:r w:rsidR="00A81603">
        <w:rPr>
          <w:color w:val="0070C0"/>
        </w:rPr>
        <w:t xml:space="preserve"> (Panels C – D)</w:t>
      </w:r>
      <w:r>
        <w:rPr>
          <w:color w:val="0070C0"/>
        </w:rPr>
        <w:t xml:space="preserve">. </w:t>
      </w:r>
    </w:p>
    <w:p w14:paraId="73CA1DC9" w14:textId="77777777" w:rsidR="000964B7" w:rsidRDefault="000964B7" w:rsidP="00B73DB6">
      <w:pPr>
        <w:rPr>
          <w:color w:val="0070C0"/>
        </w:rPr>
      </w:pPr>
    </w:p>
    <w:p w14:paraId="3961645E" w14:textId="7D88BF65" w:rsidR="00926B21" w:rsidRDefault="0083170D" w:rsidP="00397720">
      <w:pPr>
        <w:rPr>
          <w:color w:val="0070C0"/>
        </w:rPr>
      </w:pPr>
      <w:r>
        <w:rPr>
          <w:color w:val="0070C0"/>
        </w:rPr>
        <w:t>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(see Methods). The go signal coding dimension positively aligns with the value dimension in Monkey S, and not in Monkey T</w:t>
      </w:r>
      <w:r w:rsidR="0056129A">
        <w:rPr>
          <w:color w:val="0070C0"/>
        </w:rPr>
        <w:t xml:space="preserve"> (Panels 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0E1A940F" w:rsidR="009F0DF2" w:rsidRDefault="00C35857" w:rsidP="004A0E6E">
      <w:pPr>
        <w:rPr>
          <w:color w:val="0070C0"/>
        </w:rPr>
      </w:pPr>
      <w:r>
        <w:rPr>
          <w:color w:val="0070C0"/>
        </w:rPr>
        <w:t xml:space="preserve">In our paper, we found that while the go signal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color w:val="0070C0"/>
        </w:rPr>
      </w:pPr>
      <w:r>
        <w:rPr>
          <w:color w:val="0070C0"/>
        </w:rPr>
        <w:t xml:space="preserve">In the neural analysis, we found two main differences between monkeys that are relevant to the respective behavioral strategy. </w:t>
      </w:r>
    </w:p>
    <w:p w14:paraId="0FFC4762" w14:textId="193C84F1" w:rsidR="00C35857" w:rsidRDefault="00D6685A" w:rsidP="00D6685A">
      <w:pPr>
        <w:pStyle w:val="ListParagraph"/>
        <w:numPr>
          <w:ilvl w:val="0"/>
          <w:numId w:val="4"/>
        </w:numPr>
        <w:rPr>
          <w:color w:val="0070C0"/>
        </w:rPr>
      </w:pPr>
      <w:r>
        <w:rPr>
          <w:color w:val="0070C0"/>
        </w:rPr>
        <w:t xml:space="preserve">In the decoding analyses, we showed that Monkey S integrated drop and delay (the interaction between drop and delay can not be predicted by the neural coding of drop and delay alone), whereas Monkey T represented drop and delay independently without integration (Figure XXX). </w:t>
      </w:r>
    </w:p>
    <w:p w14:paraId="5E584D3A" w14:textId="77777777" w:rsidR="00963466" w:rsidRDefault="00963466" w:rsidP="00963466">
      <w:pPr>
        <w:rPr>
          <w:color w:val="0070C0"/>
        </w:rPr>
      </w:pPr>
    </w:p>
    <w:p w14:paraId="0E4C1C75" w14:textId="0C216476" w:rsidR="00F46C76" w:rsidRDefault="00963466" w:rsidP="00F46C76">
      <w:pPr>
        <w:ind w:left="360"/>
        <w:rPr>
          <w:color w:val="0070C0"/>
        </w:rPr>
      </w:pPr>
      <w:r>
        <w:rPr>
          <w:color w:val="0070C0"/>
        </w:rPr>
        <w:t xml:space="preserve">The analysis of inverse coding between drop and delay further supports this. In Monkey S, we observed an early inverse alignment between the coding dimensions of drop and delay, whereas in Monkey T, the inverse alignment did not show up until </w:t>
      </w:r>
      <w:del w:id="102" w:author="Rossella Falcone" w:date="2026-08-06T18:25:00Z" w16du:dateUtc="2026-08-06T22:25:00Z">
        <w:r w:rsidDel="008F76B8">
          <w:rPr>
            <w:color w:val="0070C0"/>
          </w:rPr>
          <w:delText>prior to the go signal</w:delText>
        </w:r>
      </w:del>
      <w:ins w:id="103" w:author="Rossella Falcone" w:date="2026-08-06T18:25:00Z" w16du:dateUtc="2026-08-06T22:25:00Z">
        <w:r w:rsidR="008F76B8">
          <w:rPr>
            <w:color w:val="0070C0"/>
          </w:rPr>
          <w:t>later in the offer period (7</w:t>
        </w:r>
      </w:ins>
      <w:ins w:id="104" w:author="Rossella Falcone" w:date="2026-08-06T18:26:00Z" w16du:dateUtc="2026-08-06T22:26:00Z">
        <w:r w:rsidR="008F76B8">
          <w:rPr>
            <w:color w:val="0070C0"/>
          </w:rPr>
          <w:t xml:space="preserve">50 ms after the cue onset, that is the minimum time closer to the </w:t>
        </w:r>
        <w:r w:rsidR="00F57825">
          <w:rPr>
            <w:color w:val="0070C0"/>
          </w:rPr>
          <w:t>first</w:t>
        </w:r>
      </w:ins>
      <w:ins w:id="105" w:author="Rossella Falcone" w:date="2026-08-06T18:32:00Z" w16du:dateUtc="2026-08-06T22:32:00Z">
        <w:r w:rsidR="00EC7C3E">
          <w:rPr>
            <w:color w:val="0070C0"/>
          </w:rPr>
          <w:t xml:space="preserve"> </w:t>
        </w:r>
      </w:ins>
      <w:ins w:id="106" w:author="Rossella Falcone" w:date="2026-08-06T18:26:00Z" w16du:dateUtc="2026-08-06T22:26:00Z">
        <w:r w:rsidR="008F76B8">
          <w:rPr>
            <w:color w:val="0070C0"/>
          </w:rPr>
          <w:t>go signal</w:t>
        </w:r>
        <w:r w:rsidR="00F57825">
          <w:rPr>
            <w:color w:val="0070C0"/>
          </w:rPr>
          <w:t xml:space="preserve"> appearance</w:t>
        </w:r>
        <w:r w:rsidR="008F76B8">
          <w:rPr>
            <w:color w:val="0070C0"/>
          </w:rPr>
          <w:t>)</w:t>
        </w:r>
      </w:ins>
      <w:r>
        <w:rPr>
          <w:color w:val="0070C0"/>
        </w:rPr>
        <w:t xml:space="preserve">. </w:t>
      </w:r>
      <w:r w:rsidR="00F46C76">
        <w:rPr>
          <w:color w:val="0070C0"/>
        </w:rPr>
        <w:t xml:space="preserve">In other words, at the peak decoding time-window for drop and delay, </w:t>
      </w:r>
      <w:r w:rsidR="00F46C76">
        <w:rPr>
          <w:color w:val="0070C0"/>
        </w:rPr>
        <w:lastRenderedPageBreak/>
        <w:t xml:space="preserve">there is no negative alignment between the two. </w:t>
      </w:r>
      <w:commentRangeStart w:id="107"/>
      <w:r w:rsidR="00F46C76">
        <w:rPr>
          <w:color w:val="0070C0"/>
        </w:rPr>
        <w:t xml:space="preserve">This suggests that Monkey T solves the task, even without a deliberate value computing process that </w:t>
      </w:r>
      <w:r w:rsidR="007264D1">
        <w:rPr>
          <w:color w:val="0070C0"/>
        </w:rPr>
        <w:t xml:space="preserve">resolves the complex </w:t>
      </w:r>
      <w:r w:rsidR="00F46C76">
        <w:rPr>
          <w:color w:val="0070C0"/>
        </w:rPr>
        <w:t xml:space="preserve">interaction between drop and delay. </w:t>
      </w:r>
      <w:commentRangeEnd w:id="107"/>
      <w:r w:rsidR="00C37961">
        <w:rPr>
          <w:rStyle w:val="CommentReference"/>
          <w:color w:val="0070C0"/>
          <w:sz w:val="22"/>
          <w:szCs w:val="22"/>
        </w:rPr>
        <w:commentReference w:id="107"/>
      </w:r>
    </w:p>
    <w:p w14:paraId="732917CB" w14:textId="77777777" w:rsidR="00F46C76" w:rsidRDefault="00F46C76" w:rsidP="00F46C76">
      <w:pPr>
        <w:ind w:left="360"/>
        <w:rPr>
          <w:color w:val="0070C0"/>
        </w:rPr>
      </w:pPr>
    </w:p>
    <w:p w14:paraId="217A4195" w14:textId="627EED2F" w:rsidR="00F46C76" w:rsidRDefault="007264D1" w:rsidP="007264D1">
      <w:pPr>
        <w:ind w:left="360"/>
        <w:rPr>
          <w:color w:val="0070C0"/>
        </w:rPr>
      </w:pPr>
      <w:r>
        <w:rPr>
          <w:color w:val="0070C0"/>
        </w:rPr>
        <w:t xml:space="preserve">This is in line with animal behavior. It is not surprising that Monkey T did not adjust DV based on the additional delay predicted by the go signal, since he didn’t compute DV that involves a non-trivial interaction between drop and delay to begin with. </w:t>
      </w:r>
    </w:p>
    <w:p w14:paraId="26BF1F43" w14:textId="77777777" w:rsidR="00E40E43" w:rsidRPr="00963466" w:rsidRDefault="00E40E43" w:rsidP="00963466">
      <w:pPr>
        <w:ind w:left="360"/>
        <w:rPr>
          <w:color w:val="0070C0"/>
        </w:rPr>
      </w:pPr>
    </w:p>
    <w:p w14:paraId="3742B2A2" w14:textId="540AF172" w:rsidR="00D6685A" w:rsidRDefault="005111E7" w:rsidP="00D6685A">
      <w:pPr>
        <w:pStyle w:val="ListParagraph"/>
        <w:numPr>
          <w:ilvl w:val="0"/>
          <w:numId w:val="4"/>
        </w:numPr>
        <w:rPr>
          <w:color w:val="0070C0"/>
        </w:rPr>
      </w:pPr>
      <w:r>
        <w:rPr>
          <w:color w:val="0070C0"/>
        </w:rPr>
        <w:t xml:space="preserve">As explained in Response R2-3.2, for Monkey S, the purple go signal increases value dimension activity and yellow go signal decreases it (within 250ms after the go signal), whereas for Monkey T, the population activity was routed to a different subspace, that is orthogonal to the value dimension, suggesting a strategy that treats the go signal as an additional cue, with separate neural representation than the value dimension. </w:t>
      </w:r>
    </w:p>
    <w:p w14:paraId="461439DD" w14:textId="77777777" w:rsidR="005111E7" w:rsidRDefault="005111E7" w:rsidP="005111E7">
      <w:pPr>
        <w:rPr>
          <w:color w:val="0070C0"/>
        </w:rPr>
      </w:pPr>
    </w:p>
    <w:p w14:paraId="30161C41" w14:textId="70930985" w:rsidR="00EF504A" w:rsidRPr="005111E7" w:rsidRDefault="00EF504A" w:rsidP="005111E7">
      <w:pPr>
        <w:rPr>
          <w:color w:val="0070C0"/>
        </w:rPr>
      </w:pPr>
      <w:r>
        <w:rPr>
          <w:color w:val="0070C0"/>
        </w:rPr>
        <w:t>We have modified the discussion section accordingly</w:t>
      </w:r>
      <w:r w:rsidR="00B67E14">
        <w:rPr>
          <w:color w:val="0070C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yu Wang" w:date="2026-08-06T12:28:00Z" w:initials="SW">
    <w:p w14:paraId="08EB61CF" w14:textId="77777777" w:rsidR="00FA42A2" w:rsidRDefault="00FA42A2" w:rsidP="00FA42A2">
      <w:pPr>
        <w:pStyle w:val="CommentText"/>
      </w:pPr>
      <w:r>
        <w:rPr>
          <w:rStyle w:val="CommentReference"/>
        </w:rPr>
        <w:annotationRef/>
      </w:r>
      <w:r>
        <w:t>Polish Response R2-3.2 first, then copy it here.</w:t>
      </w:r>
    </w:p>
  </w:comment>
  <w:comment w:id="1" w:author="Rossella Falcone" w:date="2026-08-06T15:39:00Z" w:initials="RF">
    <w:p w14:paraId="71D0DB91" w14:textId="77777777" w:rsidR="00BA5B82" w:rsidRDefault="00BA5B82" w:rsidP="00BA5B82">
      <w:pPr>
        <w:pStyle w:val="CommentText"/>
      </w:pPr>
      <w:r>
        <w:rPr>
          <w:rStyle w:val="CommentReference"/>
        </w:rPr>
        <w:annotationRef/>
      </w:r>
      <w:r>
        <w:t xml:space="preserve">OK. Fine. </w:t>
      </w:r>
    </w:p>
  </w:comment>
  <w:comment w:id="2" w:author="Rossella Falcone" w:date="2026-08-06T15:41:00Z" w:initials="RF">
    <w:p w14:paraId="20B50A2B" w14:textId="77777777" w:rsidR="00BA5B82" w:rsidRDefault="00BA5B82" w:rsidP="00BA5B82">
      <w:pPr>
        <w:pStyle w:val="CommentText"/>
      </w:pPr>
      <w:r>
        <w:rPr>
          <w:rStyle w:val="CommentReference"/>
        </w:rPr>
        <w:annotationRef/>
      </w:r>
      <w:r>
        <w:t xml:space="preserve">3/44. the other array has 19 cells. In total we have 63 cells from Seam. Tobias has 107 cells. </w:t>
      </w:r>
    </w:p>
    <w:p w14:paraId="27CF022D" w14:textId="77777777" w:rsidR="00BA5B82" w:rsidRDefault="00BA5B82" w:rsidP="00BA5B82">
      <w:pPr>
        <w:pStyle w:val="CommentText"/>
      </w:pPr>
      <w:r>
        <w:t xml:space="preserve">Am I correct? </w:t>
      </w:r>
    </w:p>
  </w:comment>
  <w:comment w:id="3" w:author="Rossella Falcone" w:date="2026-08-06T15:40:00Z" w:initials="RF">
    <w:p w14:paraId="1A367C3C" w14:textId="77777777" w:rsidR="00BA5B82" w:rsidRDefault="00BA5B82" w:rsidP="00BA5B82">
      <w:pPr>
        <w:pStyle w:val="CommentText"/>
      </w:pPr>
      <w:r>
        <w:rPr>
          <w:rStyle w:val="CommentReference"/>
        </w:rPr>
        <w:annotationRef/>
      </w:r>
      <w:r>
        <w:t xml:space="preserve">Tobias has 33% of neurons. </w:t>
      </w:r>
    </w:p>
  </w:comment>
  <w:comment w:id="32" w:author="Rossella Falcone" w:date="2026-08-06T15:52:00Z" w:initials="RF">
    <w:p w14:paraId="2FC32C8B" w14:textId="77777777" w:rsidR="00EC6F39" w:rsidRDefault="00EC6F39" w:rsidP="00EC6F39">
      <w:pPr>
        <w:pStyle w:val="CommentText"/>
      </w:pPr>
      <w:r>
        <w:rPr>
          <w:rStyle w:val="CommentReference"/>
        </w:rPr>
        <w:annotationRef/>
      </w:r>
      <w:r>
        <w:t xml:space="preserve">I suggest to remove the date. Because if you see it looka like threre is a big gap between june and Juy after recordings. I think it was because Seam had some infection and I had to stop a bit. </w:t>
      </w:r>
    </w:p>
    <w:p w14:paraId="6E7BA595" w14:textId="77777777" w:rsidR="00EC6F39" w:rsidRDefault="00EC6F39" w:rsidP="00EC6F39">
      <w:pPr>
        <w:pStyle w:val="CommentText"/>
      </w:pPr>
      <w:r>
        <w:t xml:space="preserve">So put just Prre-recording and post-recording. </w:t>
      </w:r>
    </w:p>
  </w:comment>
  <w:comment w:id="33" w:author="Rossella Falcone" w:date="2026-08-06T15:52:00Z" w:initials="RF">
    <w:p w14:paraId="2176329A" w14:textId="77777777" w:rsidR="00EC6F39" w:rsidRDefault="00EC6F39" w:rsidP="00EC6F39">
      <w:pPr>
        <w:pStyle w:val="CommentText"/>
      </w:pPr>
      <w:r>
        <w:rPr>
          <w:rStyle w:val="CommentReference"/>
        </w:rPr>
        <w:annotationRef/>
      </w:r>
      <w:r>
        <w:t>Remove the date, please.</w:t>
      </w:r>
    </w:p>
  </w:comment>
  <w:comment w:id="54" w:author="Rossella Falcone" w:date="2026-08-06T16:00:00Z" w:initials="RF">
    <w:p w14:paraId="788F4760" w14:textId="77777777" w:rsidR="00F8586B" w:rsidRDefault="00F8586B" w:rsidP="00F8586B">
      <w:pPr>
        <w:pStyle w:val="CommentText"/>
      </w:pPr>
      <w:r>
        <w:rPr>
          <w:rStyle w:val="CommentReference"/>
        </w:rPr>
        <w:annotationRef/>
      </w:r>
      <w:r>
        <w:t xml:space="preserve">The reviewer is asking common behavior that is also reflected in the neural activity. Maybe he will not like too much our response, because we just show neural activity. </w:t>
      </w:r>
    </w:p>
  </w:comment>
  <w:comment w:id="87" w:author="Rossella Falcone" w:date="2026-08-06T16:12:00Z" w:initials="RF">
    <w:p w14:paraId="0BD82901" w14:textId="77777777" w:rsidR="00D2154D" w:rsidRDefault="00D2154D" w:rsidP="00D2154D">
      <w:pPr>
        <w:pStyle w:val="CommentText"/>
      </w:pPr>
      <w:r>
        <w:rPr>
          <w:rStyle w:val="CommentReference"/>
        </w:rPr>
        <w:annotationRef/>
      </w:r>
      <w:r>
        <w:t xml:space="preserve">I think this should be fine. I can redo the figure tomorrow when I am in the lab. </w:t>
      </w:r>
    </w:p>
  </w:comment>
  <w:comment w:id="107" w:author="Rossella Falcone" w:date="2026-08-06T18:48:00Z" w:initials="RF">
    <w:p w14:paraId="62E56160" w14:textId="77777777" w:rsidR="00C37961" w:rsidRDefault="00C37961" w:rsidP="00C37961">
      <w:pPr>
        <w:pStyle w:val="CommentText"/>
      </w:pPr>
      <w:r>
        <w:rPr>
          <w:rStyle w:val="CommentReference"/>
        </w:rPr>
        <w:annotationRef/>
      </w:r>
      <w:r>
        <w:t xml:space="preserve">I do not think so. Because at one point he does. </w:t>
      </w:r>
    </w:p>
    <w:p w14:paraId="14D57A17" w14:textId="77777777" w:rsidR="00C37961" w:rsidRDefault="00C37961" w:rsidP="00C37961">
      <w:pPr>
        <w:pStyle w:val="CommentText"/>
      </w:pPr>
      <w:r>
        <w:t xml:space="preserve">It may be that he is able to discern the two feature related to the cue, but not using them together. </w:t>
      </w:r>
    </w:p>
    <w:p w14:paraId="5CB99281" w14:textId="77777777" w:rsidR="00C37961" w:rsidRDefault="00C37961" w:rsidP="00C37961">
      <w:pPr>
        <w:pStyle w:val="CommentText"/>
      </w:pPr>
      <w:r>
        <w:t xml:space="preserve">The inversion comes later, and it stays after 250 ms after the go. </w:t>
      </w:r>
    </w:p>
    <w:p w14:paraId="56364A02" w14:textId="77777777" w:rsidR="00C37961" w:rsidRDefault="00C37961" w:rsidP="00C37961">
      <w:pPr>
        <w:pStyle w:val="CommentText"/>
      </w:pPr>
      <w:r>
        <w:t xml:space="preserve">When the go is shown, is like the go has first to be computed as part of the trial. Both curves, yellow and purpleare negative, althiugh they are not different. </w:t>
      </w:r>
    </w:p>
    <w:p w14:paraId="7BC2252F" w14:textId="77777777" w:rsidR="00C37961" w:rsidRDefault="00C37961" w:rsidP="00C37961">
      <w:pPr>
        <w:pStyle w:val="CommentText"/>
      </w:pPr>
      <w:r>
        <w:t xml:space="preserve">The difference starts later. </w:t>
      </w:r>
    </w:p>
    <w:p w14:paraId="621982F2" w14:textId="77777777" w:rsidR="00C37961" w:rsidRDefault="00C37961" w:rsidP="00C37961">
      <w:pPr>
        <w:pStyle w:val="CommentText"/>
      </w:pPr>
      <w:r>
        <w:t xml:space="preserve">So initially we see same thing as in seam for the yellow only. </w:t>
      </w:r>
    </w:p>
    <w:p w14:paraId="07C155F5" w14:textId="77777777" w:rsidR="00C37961" w:rsidRDefault="00C37961" w:rsidP="00C37961">
      <w:pPr>
        <w:pStyle w:val="CommentText"/>
      </w:pPr>
      <w:r>
        <w:t xml:space="preserve">Then both go up in tobias whie yellow remain low in seam. </w:t>
      </w:r>
    </w:p>
    <w:p w14:paraId="1F0B5BE4" w14:textId="77777777" w:rsidR="00C37961" w:rsidRDefault="00C37961" w:rsidP="00C37961">
      <w:pPr>
        <w:pStyle w:val="CommentText"/>
      </w:pPr>
    </w:p>
    <w:p w14:paraId="11D10309" w14:textId="77777777" w:rsidR="00C37961" w:rsidRDefault="00C37961" w:rsidP="00C37961">
      <w:pPr>
        <w:pStyle w:val="CommentText"/>
      </w:pPr>
      <w:r>
        <w:t xml:space="preserve">So yellow and purple look like axcting similarly. </w:t>
      </w:r>
    </w:p>
    <w:p w14:paraId="1A6E3582" w14:textId="77777777" w:rsidR="00C37961" w:rsidRDefault="00C37961" w:rsidP="00C37961">
      <w:pPr>
        <w:pStyle w:val="CommentText"/>
      </w:pPr>
      <w:r>
        <w:t xml:space="preserve">The line separates later but similarly,=. Thisis maybe why he is accepting almost all the time. </w:t>
      </w:r>
    </w:p>
    <w:p w14:paraId="11076969" w14:textId="77777777" w:rsidR="00C37961" w:rsidRDefault="00C37961" w:rsidP="00C37961">
      <w:pPr>
        <w:pStyle w:val="CommentText"/>
      </w:pPr>
      <w:r>
        <w:t xml:space="preserve">So yellow and prple do something but not contributing by their times, toomuch. </w:t>
      </w:r>
    </w:p>
    <w:p w14:paraId="6463A8ED" w14:textId="77777777" w:rsidR="00C37961" w:rsidRDefault="00C37961" w:rsidP="00C37961">
      <w:pPr>
        <w:pStyle w:val="CommentText"/>
      </w:pPr>
    </w:p>
    <w:p w14:paraId="5E546662" w14:textId="77777777" w:rsidR="00C37961" w:rsidRDefault="00C37961" w:rsidP="00C37961">
      <w:pPr>
        <w:pStyle w:val="CommentText"/>
      </w:pPr>
      <w:r>
        <w:t xml:space="preserve">Almost as you say in point 2. </w:t>
      </w:r>
    </w:p>
    <w:p w14:paraId="66E8B915" w14:textId="77777777" w:rsidR="00C37961" w:rsidRDefault="00C37961" w:rsidP="00C37961">
      <w:pPr>
        <w:pStyle w:val="CommentText"/>
      </w:pPr>
      <w:r>
        <w:t xml:space="preserve">So I would cancel the sentences before. </w:t>
      </w:r>
    </w:p>
    <w:p w14:paraId="1CC25EEC" w14:textId="77777777" w:rsidR="00C37961" w:rsidRDefault="00C37961" w:rsidP="00C3796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EB61CF" w15:done="0"/>
  <w15:commentEx w15:paraId="71D0DB91" w15:paraIdParent="08EB61CF" w15:done="0"/>
  <w15:commentEx w15:paraId="27CF022D" w15:done="0"/>
  <w15:commentEx w15:paraId="1A367C3C" w15:done="0"/>
  <w15:commentEx w15:paraId="6E7BA595" w15:done="0"/>
  <w15:commentEx w15:paraId="2176329A" w15:done="0"/>
  <w15:commentEx w15:paraId="788F4760" w15:done="0"/>
  <w15:commentEx w15:paraId="0BD82901" w15:done="0"/>
  <w15:commentEx w15:paraId="1CC25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E084F" w16cex:dateUtc="2026-08-06T16:28:00Z"/>
  <w16cex:commentExtensible w16cex:durableId="430A46D9" w16cex:dateUtc="2026-08-06T19:39:00Z"/>
  <w16cex:commentExtensible w16cex:durableId="4ECE03BA" w16cex:dateUtc="2026-08-06T19:41:00Z"/>
  <w16cex:commentExtensible w16cex:durableId="58505564" w16cex:dateUtc="2026-08-06T19:40:00Z"/>
  <w16cex:commentExtensible w16cex:durableId="2D010077" w16cex:dateUtc="2026-08-06T19:52:00Z"/>
  <w16cex:commentExtensible w16cex:durableId="45B3441F" w16cex:dateUtc="2026-08-06T19:52:00Z"/>
  <w16cex:commentExtensible w16cex:durableId="5053A307" w16cex:dateUtc="2026-08-06T20:00:00Z"/>
  <w16cex:commentExtensible w16cex:durableId="30D45244" w16cex:dateUtc="2026-08-06T20:12:00Z"/>
  <w16cex:commentExtensible w16cex:durableId="780BB141" w16cex:dateUtc="2026-08-06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EB61CF" w16cid:durableId="767E084F"/>
  <w16cid:commentId w16cid:paraId="71D0DB91" w16cid:durableId="430A46D9"/>
  <w16cid:commentId w16cid:paraId="27CF022D" w16cid:durableId="4ECE03BA"/>
  <w16cid:commentId w16cid:paraId="1A367C3C" w16cid:durableId="58505564"/>
  <w16cid:commentId w16cid:paraId="6E7BA595" w16cid:durableId="2D010077"/>
  <w16cid:commentId w16cid:paraId="2176329A" w16cid:durableId="45B3441F"/>
  <w16cid:commentId w16cid:paraId="788F4760" w16cid:durableId="5053A307"/>
  <w16cid:commentId w16cid:paraId="0BD82901" w16cid:durableId="30D45244"/>
  <w16cid:commentId w16cid:paraId="1CC25EEC" w16cid:durableId="780BB1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14C3A2A-F47F-4D3F-9EA7-2404F2C7EC71}"/>
    <w:embedItalic r:id="rId2" w:fontKey="{263518D4-3F93-491D-B191-A5756D1DA4B6}"/>
    <w:embedBoldItalic r:id="rId3" w:fontKey="{94AE0066-5CC0-4946-A268-3B936BD22A8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30D7F48-12A3-4727-B458-3667716A7E32}"/>
  </w:font>
  <w:font w:name="Cambria">
    <w:panose1 w:val="02040503050406030204"/>
    <w:charset w:val="00"/>
    <w:family w:val="roman"/>
    <w:pitch w:val="variable"/>
    <w:sig w:usb0="E00006FF" w:usb1="420024FF" w:usb2="02000000" w:usb3="00000000" w:csb0="0000019F" w:csb1="00000000"/>
    <w:embedRegular r:id="rId5" w:fontKey="{E06FC404-0E40-413C-A324-A2041C5B1E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3"/>
  </w:num>
  <w:num w:numId="5" w16cid:durableId="15424035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35ED1"/>
    <w:rsid w:val="000377FB"/>
    <w:rsid w:val="00044D65"/>
    <w:rsid w:val="000605B9"/>
    <w:rsid w:val="00080C02"/>
    <w:rsid w:val="0008338A"/>
    <w:rsid w:val="000849F8"/>
    <w:rsid w:val="000964B7"/>
    <w:rsid w:val="00097239"/>
    <w:rsid w:val="00097FCD"/>
    <w:rsid w:val="000A673B"/>
    <w:rsid w:val="000D0A4E"/>
    <w:rsid w:val="000D718E"/>
    <w:rsid w:val="000E6EFE"/>
    <w:rsid w:val="000F09E9"/>
    <w:rsid w:val="000F2EE8"/>
    <w:rsid w:val="001009DD"/>
    <w:rsid w:val="00101648"/>
    <w:rsid w:val="00126E83"/>
    <w:rsid w:val="001401FD"/>
    <w:rsid w:val="00140C79"/>
    <w:rsid w:val="00140E7B"/>
    <w:rsid w:val="0014628D"/>
    <w:rsid w:val="00146B6E"/>
    <w:rsid w:val="0015183A"/>
    <w:rsid w:val="00157515"/>
    <w:rsid w:val="001648D9"/>
    <w:rsid w:val="001713D9"/>
    <w:rsid w:val="00180E58"/>
    <w:rsid w:val="0018577F"/>
    <w:rsid w:val="0019263E"/>
    <w:rsid w:val="001A2E0A"/>
    <w:rsid w:val="001A6871"/>
    <w:rsid w:val="001A7F6A"/>
    <w:rsid w:val="001B0248"/>
    <w:rsid w:val="001B4A1E"/>
    <w:rsid w:val="001B6E82"/>
    <w:rsid w:val="001C7986"/>
    <w:rsid w:val="001D0569"/>
    <w:rsid w:val="001D7C79"/>
    <w:rsid w:val="001E0BAD"/>
    <w:rsid w:val="001E57EC"/>
    <w:rsid w:val="001F4802"/>
    <w:rsid w:val="001F5DA3"/>
    <w:rsid w:val="002025C6"/>
    <w:rsid w:val="002045D8"/>
    <w:rsid w:val="0020798A"/>
    <w:rsid w:val="00216F8B"/>
    <w:rsid w:val="00221903"/>
    <w:rsid w:val="00223A69"/>
    <w:rsid w:val="00236D11"/>
    <w:rsid w:val="0024322E"/>
    <w:rsid w:val="002614E1"/>
    <w:rsid w:val="00261DDB"/>
    <w:rsid w:val="00284AC3"/>
    <w:rsid w:val="00297B71"/>
    <w:rsid w:val="002A3296"/>
    <w:rsid w:val="002B7280"/>
    <w:rsid w:val="002F2FE6"/>
    <w:rsid w:val="002F310E"/>
    <w:rsid w:val="0030124B"/>
    <w:rsid w:val="003043C8"/>
    <w:rsid w:val="00322226"/>
    <w:rsid w:val="0034667F"/>
    <w:rsid w:val="003554E4"/>
    <w:rsid w:val="00362EB1"/>
    <w:rsid w:val="003659F2"/>
    <w:rsid w:val="0039023B"/>
    <w:rsid w:val="00396060"/>
    <w:rsid w:val="00397720"/>
    <w:rsid w:val="003A2B5A"/>
    <w:rsid w:val="003A59CF"/>
    <w:rsid w:val="003B061F"/>
    <w:rsid w:val="003B32FF"/>
    <w:rsid w:val="003C49A2"/>
    <w:rsid w:val="003E033C"/>
    <w:rsid w:val="003E724E"/>
    <w:rsid w:val="003E7822"/>
    <w:rsid w:val="00425203"/>
    <w:rsid w:val="00431EF2"/>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B3812"/>
    <w:rsid w:val="004B3BC1"/>
    <w:rsid w:val="004D1AA2"/>
    <w:rsid w:val="004D2A39"/>
    <w:rsid w:val="004D42ED"/>
    <w:rsid w:val="004D6928"/>
    <w:rsid w:val="004E47C1"/>
    <w:rsid w:val="004E7508"/>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6962"/>
    <w:rsid w:val="00587CDB"/>
    <w:rsid w:val="00594BC8"/>
    <w:rsid w:val="00594E76"/>
    <w:rsid w:val="005956AC"/>
    <w:rsid w:val="005A2360"/>
    <w:rsid w:val="005B2DEE"/>
    <w:rsid w:val="005B57EF"/>
    <w:rsid w:val="005C7E67"/>
    <w:rsid w:val="006008B7"/>
    <w:rsid w:val="00605E2C"/>
    <w:rsid w:val="00606B93"/>
    <w:rsid w:val="00610AF9"/>
    <w:rsid w:val="00613836"/>
    <w:rsid w:val="00614642"/>
    <w:rsid w:val="0062174F"/>
    <w:rsid w:val="00624008"/>
    <w:rsid w:val="00624C30"/>
    <w:rsid w:val="00630B20"/>
    <w:rsid w:val="006400C8"/>
    <w:rsid w:val="0068781C"/>
    <w:rsid w:val="006A1233"/>
    <w:rsid w:val="006A2BE0"/>
    <w:rsid w:val="006A6A4A"/>
    <w:rsid w:val="006B5F8D"/>
    <w:rsid w:val="006C7F4C"/>
    <w:rsid w:val="006E3F2D"/>
    <w:rsid w:val="00715A0F"/>
    <w:rsid w:val="00716A01"/>
    <w:rsid w:val="00725B10"/>
    <w:rsid w:val="007264D1"/>
    <w:rsid w:val="00737368"/>
    <w:rsid w:val="00745D1D"/>
    <w:rsid w:val="0077410C"/>
    <w:rsid w:val="00777AA6"/>
    <w:rsid w:val="00780648"/>
    <w:rsid w:val="007839DE"/>
    <w:rsid w:val="00792C03"/>
    <w:rsid w:val="007A2088"/>
    <w:rsid w:val="007A7C11"/>
    <w:rsid w:val="007D09F1"/>
    <w:rsid w:val="007D47C2"/>
    <w:rsid w:val="007E6E0D"/>
    <w:rsid w:val="007F0894"/>
    <w:rsid w:val="007F647B"/>
    <w:rsid w:val="007F7653"/>
    <w:rsid w:val="008006C4"/>
    <w:rsid w:val="0083170D"/>
    <w:rsid w:val="00835B09"/>
    <w:rsid w:val="008403DA"/>
    <w:rsid w:val="00843A8D"/>
    <w:rsid w:val="0084508A"/>
    <w:rsid w:val="00852A0C"/>
    <w:rsid w:val="00860ADB"/>
    <w:rsid w:val="008617DA"/>
    <w:rsid w:val="00866BA8"/>
    <w:rsid w:val="0087458F"/>
    <w:rsid w:val="00876B2A"/>
    <w:rsid w:val="00877AC6"/>
    <w:rsid w:val="008841C5"/>
    <w:rsid w:val="00886BE6"/>
    <w:rsid w:val="008A1BC2"/>
    <w:rsid w:val="008A4D56"/>
    <w:rsid w:val="008A6C84"/>
    <w:rsid w:val="008B2376"/>
    <w:rsid w:val="008C429A"/>
    <w:rsid w:val="008D00E8"/>
    <w:rsid w:val="008D06D6"/>
    <w:rsid w:val="008E2751"/>
    <w:rsid w:val="008F5372"/>
    <w:rsid w:val="008F69DA"/>
    <w:rsid w:val="008F76B8"/>
    <w:rsid w:val="00921DEA"/>
    <w:rsid w:val="00923E84"/>
    <w:rsid w:val="009264B5"/>
    <w:rsid w:val="00926B21"/>
    <w:rsid w:val="0093138B"/>
    <w:rsid w:val="00940F58"/>
    <w:rsid w:val="0094439E"/>
    <w:rsid w:val="00951FC1"/>
    <w:rsid w:val="00963466"/>
    <w:rsid w:val="009648A4"/>
    <w:rsid w:val="00976B2C"/>
    <w:rsid w:val="009A540A"/>
    <w:rsid w:val="009C196F"/>
    <w:rsid w:val="009C5E43"/>
    <w:rsid w:val="009E6EA4"/>
    <w:rsid w:val="009E77A6"/>
    <w:rsid w:val="009F0DF2"/>
    <w:rsid w:val="009F3863"/>
    <w:rsid w:val="00A01D26"/>
    <w:rsid w:val="00A06250"/>
    <w:rsid w:val="00A13B25"/>
    <w:rsid w:val="00A175CE"/>
    <w:rsid w:val="00A177A5"/>
    <w:rsid w:val="00A23160"/>
    <w:rsid w:val="00A30810"/>
    <w:rsid w:val="00A3762A"/>
    <w:rsid w:val="00A40522"/>
    <w:rsid w:val="00A534F6"/>
    <w:rsid w:val="00A5629B"/>
    <w:rsid w:val="00A63780"/>
    <w:rsid w:val="00A63C77"/>
    <w:rsid w:val="00A81603"/>
    <w:rsid w:val="00A92AED"/>
    <w:rsid w:val="00AA4C13"/>
    <w:rsid w:val="00AA792A"/>
    <w:rsid w:val="00AB30DD"/>
    <w:rsid w:val="00AC35E6"/>
    <w:rsid w:val="00AC4E33"/>
    <w:rsid w:val="00AD4B99"/>
    <w:rsid w:val="00AD53AC"/>
    <w:rsid w:val="00AE1F1B"/>
    <w:rsid w:val="00AE32A1"/>
    <w:rsid w:val="00AE3BB9"/>
    <w:rsid w:val="00AE77D4"/>
    <w:rsid w:val="00AF18DB"/>
    <w:rsid w:val="00AF1B42"/>
    <w:rsid w:val="00AF6D8E"/>
    <w:rsid w:val="00B12773"/>
    <w:rsid w:val="00B12E94"/>
    <w:rsid w:val="00B20D58"/>
    <w:rsid w:val="00B20DC6"/>
    <w:rsid w:val="00B2380A"/>
    <w:rsid w:val="00B24F7D"/>
    <w:rsid w:val="00B25008"/>
    <w:rsid w:val="00B254DD"/>
    <w:rsid w:val="00B26149"/>
    <w:rsid w:val="00B3388C"/>
    <w:rsid w:val="00B400CF"/>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5B82"/>
    <w:rsid w:val="00BA6D05"/>
    <w:rsid w:val="00BA766C"/>
    <w:rsid w:val="00BB0A2C"/>
    <w:rsid w:val="00BD014D"/>
    <w:rsid w:val="00BD200D"/>
    <w:rsid w:val="00BD2C06"/>
    <w:rsid w:val="00BD3939"/>
    <w:rsid w:val="00BD6682"/>
    <w:rsid w:val="00BD79A4"/>
    <w:rsid w:val="00BE0403"/>
    <w:rsid w:val="00BE7973"/>
    <w:rsid w:val="00BF6F6F"/>
    <w:rsid w:val="00C06117"/>
    <w:rsid w:val="00C20951"/>
    <w:rsid w:val="00C23A48"/>
    <w:rsid w:val="00C25282"/>
    <w:rsid w:val="00C307FC"/>
    <w:rsid w:val="00C3345D"/>
    <w:rsid w:val="00C35857"/>
    <w:rsid w:val="00C35D10"/>
    <w:rsid w:val="00C36E20"/>
    <w:rsid w:val="00C37961"/>
    <w:rsid w:val="00C4599B"/>
    <w:rsid w:val="00C46D3A"/>
    <w:rsid w:val="00C46E60"/>
    <w:rsid w:val="00C46F0F"/>
    <w:rsid w:val="00C834D8"/>
    <w:rsid w:val="00C92CE7"/>
    <w:rsid w:val="00CA12E8"/>
    <w:rsid w:val="00CB44D3"/>
    <w:rsid w:val="00CB476D"/>
    <w:rsid w:val="00CD38CE"/>
    <w:rsid w:val="00CE64AB"/>
    <w:rsid w:val="00CE768E"/>
    <w:rsid w:val="00CF1F41"/>
    <w:rsid w:val="00CF3608"/>
    <w:rsid w:val="00CF5110"/>
    <w:rsid w:val="00D107FE"/>
    <w:rsid w:val="00D12434"/>
    <w:rsid w:val="00D1412A"/>
    <w:rsid w:val="00D1521C"/>
    <w:rsid w:val="00D2154D"/>
    <w:rsid w:val="00D222A0"/>
    <w:rsid w:val="00D2573B"/>
    <w:rsid w:val="00D37686"/>
    <w:rsid w:val="00D474F1"/>
    <w:rsid w:val="00D47E91"/>
    <w:rsid w:val="00D51EC4"/>
    <w:rsid w:val="00D6685A"/>
    <w:rsid w:val="00D66D8D"/>
    <w:rsid w:val="00D675ED"/>
    <w:rsid w:val="00D7219C"/>
    <w:rsid w:val="00D8124C"/>
    <w:rsid w:val="00D848E9"/>
    <w:rsid w:val="00D8669C"/>
    <w:rsid w:val="00D915EA"/>
    <w:rsid w:val="00D92531"/>
    <w:rsid w:val="00D92879"/>
    <w:rsid w:val="00DA56BB"/>
    <w:rsid w:val="00DB1FA6"/>
    <w:rsid w:val="00DB41FD"/>
    <w:rsid w:val="00DB74CC"/>
    <w:rsid w:val="00DD4EAE"/>
    <w:rsid w:val="00DD6294"/>
    <w:rsid w:val="00DF099E"/>
    <w:rsid w:val="00E140E7"/>
    <w:rsid w:val="00E15F10"/>
    <w:rsid w:val="00E17C58"/>
    <w:rsid w:val="00E21F5D"/>
    <w:rsid w:val="00E40E43"/>
    <w:rsid w:val="00E64739"/>
    <w:rsid w:val="00E6523E"/>
    <w:rsid w:val="00E80BD2"/>
    <w:rsid w:val="00E8784D"/>
    <w:rsid w:val="00EA1277"/>
    <w:rsid w:val="00EA12EE"/>
    <w:rsid w:val="00EA3303"/>
    <w:rsid w:val="00EB2A3A"/>
    <w:rsid w:val="00EB5EB1"/>
    <w:rsid w:val="00EC0AA3"/>
    <w:rsid w:val="00EC6F39"/>
    <w:rsid w:val="00EC7C3E"/>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45033"/>
    <w:rsid w:val="00F45A7C"/>
    <w:rsid w:val="00F46C76"/>
    <w:rsid w:val="00F55703"/>
    <w:rsid w:val="00F57825"/>
    <w:rsid w:val="00F6300C"/>
    <w:rsid w:val="00F72F5F"/>
    <w:rsid w:val="00F8586B"/>
    <w:rsid w:val="00F937FF"/>
    <w:rsid w:val="00F93AD3"/>
    <w:rsid w:val="00F961DC"/>
    <w:rsid w:val="00FA42A2"/>
    <w:rsid w:val="00FA44BB"/>
    <w:rsid w:val="00FA7561"/>
    <w:rsid w:val="00FB74D1"/>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5943</Words>
  <Characters>33876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2</cp:revision>
  <dcterms:created xsi:type="dcterms:W3CDTF">2026-08-06T22:48:00Z</dcterms:created>
  <dcterms:modified xsi:type="dcterms:W3CDTF">2026-08-06T22:48:00Z</dcterms:modified>
</cp:coreProperties>
</file>