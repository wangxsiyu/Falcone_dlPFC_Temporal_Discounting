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5BFC" w:rsidRDefault="00000000">
      <w:pPr>
        <w:spacing w:after="0" w:line="480" w:lineRule="auto"/>
        <w:rPr>
          <w:rFonts w:ascii="Times New Roman" w:eastAsia="Times New Roman" w:hAnsi="Times New Roman" w:cs="Times New Roman"/>
          <w:sz w:val="24"/>
          <w:szCs w:val="24"/>
        </w:rPr>
      </w:pPr>
      <w:bookmarkStart w:id="0" w:name="_heading=h.xrr2nqf8f6a" w:colFirst="0" w:colLast="0"/>
      <w:bookmarkEnd w:id="0"/>
      <w:r>
        <w:rPr>
          <w:rFonts w:ascii="Times New Roman" w:eastAsia="Times New Roman" w:hAnsi="Times New Roman" w:cs="Times New Roman"/>
          <w:b/>
          <w:bCs/>
          <w:sz w:val="24"/>
          <w:szCs w:val="24"/>
        </w:rPr>
        <w:t xml:space="preserve">Title: </w:t>
      </w:r>
      <w:r>
        <w:rPr>
          <w:rFonts w:ascii="Times New Roman" w:eastAsia="Times New Roman" w:hAnsi="Times New Roman" w:cs="Times New Roman"/>
          <w:sz w:val="24"/>
          <w:szCs w:val="24"/>
        </w:rPr>
        <w:t xml:space="preserve">Strategy-dependent coding of reward and delay during temporal discounting in macaque dorsolateral prefrontal cortex </w:t>
      </w:r>
    </w:p>
    <w:p w14:paraId="00000002" w14:textId="77777777" w:rsidR="00585BFC" w:rsidRDefault="00585BFC">
      <w:pPr>
        <w:spacing w:after="0" w:line="480" w:lineRule="auto"/>
        <w:rPr>
          <w:rFonts w:ascii="Times New Roman" w:eastAsia="Times New Roman" w:hAnsi="Times New Roman" w:cs="Times New Roman"/>
          <w:sz w:val="24"/>
          <w:szCs w:val="24"/>
        </w:rPr>
      </w:pPr>
    </w:p>
    <w:p w14:paraId="00000003" w14:textId="77777777" w:rsidR="00585BFC" w:rsidRDefault="00000000">
      <w:pPr>
        <w:spacing w:after="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bCs/>
          <w:sz w:val="24"/>
          <w:szCs w:val="24"/>
        </w:rPr>
        <w:t>Authors:</w:t>
      </w:r>
      <w:r>
        <w:rPr>
          <w:rFonts w:ascii="Times New Roman" w:eastAsia="Times New Roman" w:hAnsi="Times New Roman" w:cs="Times New Roman"/>
          <w:sz w:val="24"/>
          <w:szCs w:val="24"/>
        </w:rPr>
        <w:t xml:space="preserve"> </w:t>
      </w:r>
      <w:commentRangeStart w:id="1"/>
      <w:r>
        <w:rPr>
          <w:rFonts w:ascii="Times New Roman" w:eastAsia="Times New Roman" w:hAnsi="Times New Roman" w:cs="Times New Roman"/>
          <w:sz w:val="24"/>
          <w:szCs w:val="24"/>
        </w:rPr>
        <w:t>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Mark A. G. Eldridge</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1,5</w:t>
      </w:r>
      <w:r>
        <w:rPr>
          <w:rFonts w:ascii="Times New Roman" w:eastAsia="Times New Roman" w:hAnsi="Times New Roman" w:cs="Times New Roman"/>
          <w:sz w:val="24"/>
          <w:szCs w:val="24"/>
        </w:rPr>
        <w:t>.</w:t>
      </w:r>
      <w:commentRangeEnd w:id="1"/>
      <w:r w:rsidR="007F307D">
        <w:rPr>
          <w:rStyle w:val="CommentReference"/>
          <w:rFonts w:ascii="Times New Roman" w:eastAsia="Times New Roman" w:hAnsi="Times New Roman" w:cs="Times New Roman"/>
          <w:sz w:val="24"/>
          <w:szCs w:val="24"/>
          <w:vertAlign w:val="superscript"/>
        </w:rPr>
        <w:commentReference w:id="1"/>
      </w:r>
    </w:p>
    <w:p w14:paraId="00000004" w14:textId="77777777" w:rsidR="00585BFC" w:rsidRDefault="00585BFC">
      <w:pPr>
        <w:spacing w:after="0" w:line="480" w:lineRule="auto"/>
        <w:rPr>
          <w:rFonts w:ascii="Times New Roman" w:eastAsia="Times New Roman" w:hAnsi="Times New Roman" w:cs="Times New Roman"/>
          <w:sz w:val="24"/>
          <w:szCs w:val="24"/>
        </w:rPr>
      </w:pPr>
    </w:p>
    <w:p w14:paraId="0000000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Author affiliations:</w:t>
      </w:r>
    </w:p>
    <w:p w14:paraId="0000000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Laboratory of Neuropsychology, NIMH, Bethesda, MD, USA</w:t>
      </w:r>
    </w:p>
    <w:p w14:paraId="00000007"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Surgical Neurology Branch, NINDS, Bethesda, MD, USA</w:t>
      </w:r>
    </w:p>
    <w:p w14:paraId="00000008" w14:textId="77777777" w:rsidR="00585BFC" w:rsidRDefault="00000000">
      <w:pPr>
        <w:spacing w:after="0" w:line="480" w:lineRule="auto"/>
        <w:ind w:left="90" w:hanging="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color w:val="000000"/>
          <w:sz w:val="24"/>
          <w:szCs w:val="24"/>
        </w:rPr>
        <w:t>Leo M. Davidoff Department of Neurological Surgery, Albert Einstein College of Medicine Montefiore Medical Center Bronx, NY USA</w:t>
      </w:r>
      <w:r>
        <w:rPr>
          <w:rFonts w:ascii="Times New Roman" w:eastAsia="Times New Roman" w:hAnsi="Times New Roman" w:cs="Times New Roman"/>
          <w:sz w:val="24"/>
          <w:szCs w:val="24"/>
        </w:rPr>
        <w:t>.</w:t>
      </w:r>
    </w:p>
    <w:p w14:paraId="00000009" w14:textId="77777777" w:rsidR="00585BFC"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Newcastle University, Newcastle upon Tyne, NE1 7RU.</w:t>
      </w:r>
    </w:p>
    <w:p w14:paraId="0000000A"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Senior Investigator, Emeritus.</w:t>
      </w:r>
    </w:p>
    <w:p w14:paraId="0000000B"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†Equal contribution.</w:t>
      </w:r>
    </w:p>
    <w:p w14:paraId="0000000C" w14:textId="77777777" w:rsidR="00585BFC" w:rsidRDefault="00585BFC">
      <w:pPr>
        <w:spacing w:after="0" w:line="480" w:lineRule="auto"/>
        <w:rPr>
          <w:rFonts w:ascii="Times New Roman" w:eastAsia="Times New Roman" w:hAnsi="Times New Roman" w:cs="Times New Roman"/>
          <w:color w:val="000000"/>
          <w:sz w:val="24"/>
          <w:szCs w:val="24"/>
        </w:rPr>
      </w:pPr>
    </w:p>
    <w:p w14:paraId="0000000D" w14:textId="77777777" w:rsidR="00585BFC" w:rsidRDefault="00000000">
      <w:pPr>
        <w:spacing w:after="0" w:line="480" w:lineRule="auto"/>
        <w:rPr>
          <w:rFonts w:ascii="Times New Roman" w:eastAsia="Times New Roman" w:hAnsi="Times New Roman" w:cs="Times New Roman"/>
          <w:color w:val="000000"/>
          <w:sz w:val="24"/>
          <w:szCs w:val="24"/>
        </w:rPr>
      </w:pPr>
      <w:bookmarkStart w:id="2" w:name="_heading=h.30j0zll" w:colFirst="0" w:colLast="0"/>
      <w:bookmarkEnd w:id="2"/>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Corresponding author:</w:t>
      </w:r>
      <w:r>
        <w:rPr>
          <w:rFonts w:ascii="Times New Roman" w:eastAsia="Times New Roman" w:hAnsi="Times New Roman" w:cs="Times New Roman"/>
          <w:color w:val="000000"/>
          <w:sz w:val="24"/>
          <w:szCs w:val="24"/>
        </w:rPr>
        <w:t xml:space="preserve"> </w:t>
      </w:r>
    </w:p>
    <w:p w14:paraId="0000000E"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0000000F"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0000010"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00000011"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e-mail: </w:t>
      </w:r>
      <w:hyperlink r:id="rId13">
        <w:r w:rsidR="00585BFC">
          <w:rPr>
            <w:rFonts w:ascii="Times New Roman" w:eastAsia="Times New Roman" w:hAnsi="Times New Roman" w:cs="Times New Roman"/>
            <w:color w:val="467886"/>
            <w:sz w:val="24"/>
            <w:szCs w:val="24"/>
            <w:u w:val="single"/>
          </w:rPr>
          <w:t>rossella.falcone@einsteinmed.edu</w:t>
        </w:r>
      </w:hyperlink>
    </w:p>
    <w:p w14:paraId="00000012" w14:textId="77777777" w:rsidR="00585BFC" w:rsidRDefault="00585BFC">
      <w:pPr>
        <w:spacing w:after="0" w:line="480" w:lineRule="auto"/>
        <w:rPr>
          <w:rFonts w:ascii="Times New Roman" w:eastAsia="Times New Roman" w:hAnsi="Times New Roman" w:cs="Times New Roman"/>
          <w:sz w:val="24"/>
          <w:szCs w:val="24"/>
        </w:rPr>
      </w:pPr>
    </w:p>
    <w:p w14:paraId="00000013" w14:textId="77777777" w:rsidR="00585BFC" w:rsidRDefault="00585BFC">
      <w:pPr>
        <w:spacing w:after="0" w:line="480" w:lineRule="auto"/>
        <w:rPr>
          <w:rFonts w:ascii="Times New Roman" w:eastAsia="Times New Roman" w:hAnsi="Times New Roman" w:cs="Times New Roman"/>
          <w:sz w:val="24"/>
          <w:szCs w:val="24"/>
        </w:rPr>
      </w:pPr>
    </w:p>
    <w:p w14:paraId="00000014" w14:textId="7FD87A81"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Some rewards are worth the wait, while others are not. This behavior is governed by temporal discounting, whereby delays reduce the value of future rewards, such that only sufficiently large rewards justify long waits. Individuals differ widely in their strategies to weigh temporally delayed rewards. Prefrontal neurons are known to encode reward and delay; however, it remains unclear whether these neural representations reflect a </w:t>
      </w:r>
      <w:r w:rsidR="00E74410">
        <w:rPr>
          <w:rFonts w:ascii="Times New Roman" w:eastAsia="Times New Roman" w:hAnsi="Times New Roman" w:cs="Times New Roman"/>
          <w:sz w:val="24"/>
          <w:szCs w:val="24"/>
        </w:rPr>
        <w:t xml:space="preserve">common </w:t>
      </w:r>
      <w:r>
        <w:rPr>
          <w:rFonts w:ascii="Times New Roman" w:eastAsia="Times New Roman" w:hAnsi="Times New Roman" w:cs="Times New Roman"/>
          <w:sz w:val="24"/>
          <w:szCs w:val="24"/>
        </w:rPr>
        <w:t xml:space="preserve">temporal discounting computation process, or whether they depend on the individual behavioral strategies for trading off reward and time. </w:t>
      </w:r>
    </w:p>
    <w:p w14:paraId="00000015" w14:textId="0C220146"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trained two monkeys to choose whether to accept or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delayed reward offers by releasing a lever at different times contingent on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We analyzed how the unforeseen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which introduced different additional delays before an offer can be accepted, changed animals’ temporal discounting decisions. Behavioral modeling revealed that the two monkeys adopted distinct strategies in re-evaluating the original reward offer in response to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Monkey S re-calculated the discounted value of the original offer by accounting for the additional delay associated with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whereas Monkey T treated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as having additive values </w:t>
      </w:r>
      <w:ins w:id="3" w:author="Siyu Wang" w:date="2026-08-11T23:06:00Z" w16du:dateUtc="2026-08-12T03:06:00Z">
        <w:r w:rsidR="008C55F2">
          <w:rPr>
            <w:rFonts w:ascii="Times New Roman" w:eastAsia="Times New Roman" w:hAnsi="Times New Roman" w:cs="Times New Roman"/>
            <w:sz w:val="24"/>
            <w:szCs w:val="24"/>
          </w:rPr>
          <w:t>without re-</w:t>
        </w:r>
      </w:ins>
      <w:ins w:id="4" w:author="Siyu Wang" w:date="2026-08-11T23:08:00Z" w16du:dateUtc="2026-08-12T03:08:00Z">
        <w:r w:rsidR="00176C70">
          <w:rPr>
            <w:rFonts w:ascii="Times New Roman" w:eastAsia="Times New Roman" w:hAnsi="Times New Roman" w:cs="Times New Roman"/>
            <w:sz w:val="24"/>
            <w:szCs w:val="24"/>
          </w:rPr>
          <w:t>evaluating</w:t>
        </w:r>
        <w:r w:rsidR="001350E9">
          <w:rPr>
            <w:rFonts w:ascii="Times New Roman" w:eastAsia="Times New Roman" w:hAnsi="Times New Roman" w:cs="Times New Roman"/>
            <w:sz w:val="24"/>
            <w:szCs w:val="24"/>
          </w:rPr>
          <w:t xml:space="preserve"> the</w:t>
        </w:r>
      </w:ins>
      <w:del w:id="5" w:author="Siyu Wang" w:date="2026-08-11T23:07:00Z" w16du:dateUtc="2026-08-12T03:07:00Z">
        <w:r w:rsidDel="008C55F2">
          <w:rPr>
            <w:rFonts w:ascii="Times New Roman" w:eastAsia="Times New Roman" w:hAnsi="Times New Roman" w:cs="Times New Roman"/>
            <w:sz w:val="24"/>
            <w:szCs w:val="24"/>
          </w:rPr>
          <w:delText xml:space="preserve">independent </w:delText>
        </w:r>
      </w:del>
      <w:del w:id="6" w:author="Siyu Wang" w:date="2026-08-11T23:08:00Z" w16du:dateUtc="2026-08-12T03:08:00Z">
        <w:r w:rsidDel="00176C70">
          <w:rPr>
            <w:rFonts w:ascii="Times New Roman" w:eastAsia="Times New Roman" w:hAnsi="Times New Roman" w:cs="Times New Roman"/>
            <w:sz w:val="24"/>
            <w:szCs w:val="24"/>
          </w:rPr>
          <w:delText>of the</w:delText>
        </w:r>
      </w:del>
      <w:r>
        <w:rPr>
          <w:rFonts w:ascii="Times New Roman" w:eastAsia="Times New Roman" w:hAnsi="Times New Roman" w:cs="Times New Roman"/>
          <w:sz w:val="24"/>
          <w:szCs w:val="24"/>
        </w:rPr>
        <w:t xml:space="preserve"> original offer. Although neurons in the dorsolateral prefrontal cortex (dlPFC) of both monkeys encoded reward and delay, we found important differences in how neurons represented these factors, which reflected monkeys’ respective behavioral strategies. Our results revealed a </w:t>
      </w:r>
      <w:del w:id="7" w:author="Siyu Wang" w:date="2026-08-11T22:08:00Z" w16du:dateUtc="2026-08-12T02:08:00Z">
        <w:r w:rsidDel="00E02505">
          <w:rPr>
            <w:rFonts w:ascii="Times New Roman" w:eastAsia="Times New Roman" w:hAnsi="Times New Roman" w:cs="Times New Roman"/>
            <w:sz w:val="24"/>
            <w:szCs w:val="24"/>
          </w:rPr>
          <w:delText xml:space="preserve">temporal discounting </w:delText>
        </w:r>
      </w:del>
      <w:r>
        <w:rPr>
          <w:rFonts w:ascii="Times New Roman" w:eastAsia="Times New Roman" w:hAnsi="Times New Roman" w:cs="Times New Roman"/>
          <w:sz w:val="24"/>
          <w:szCs w:val="24"/>
        </w:rPr>
        <w:t>strategy</w:t>
      </w:r>
      <w:ins w:id="8" w:author="Siyu Wang" w:date="2026-08-11T22:09:00Z" w16du:dateUtc="2026-08-12T02:09:00Z">
        <w:r w:rsidR="00706132">
          <w:rPr>
            <w:rFonts w:ascii="Times New Roman" w:eastAsia="Times New Roman" w:hAnsi="Times New Roman" w:cs="Times New Roman"/>
            <w:sz w:val="24"/>
            <w:szCs w:val="24"/>
          </w:rPr>
          <w:t>-</w:t>
        </w:r>
      </w:ins>
      <w:del w:id="9" w:author="Siyu Wang" w:date="2026-08-11T22:09:00Z" w16du:dateUtc="2026-08-12T02:09:00Z">
        <w:r w:rsidR="006A7019" w:rsidDel="00706132">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dependent coding of reward and delay in dlPFC.  </w:t>
      </w:r>
      <w:r>
        <w:br w:type="page"/>
      </w:r>
    </w:p>
    <w:p w14:paraId="00000016"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00000017" w14:textId="77777777"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Temporal discounting, the tendency to assign less value to delayed rewards (1, 2), is central to many everyday decisions, such as deciding whether to wait in line to dine at a restaurant. </w:t>
      </w:r>
    </w:p>
    <w:p w14:paraId="0000001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People differ widely in their temporal discounting preferences. For example, the “marshmallow” test (3) showed that some children can resist immediate gratification, while others succumb to it. Similar heterogeneity has been observed in animals (4-6). This diversity in temporal discounting preferences reflects the diverse strategies individuals adopt for trading off reward and time.  </w:t>
      </w:r>
    </w:p>
    <w:p w14:paraId="00000019" w14:textId="2CE8E2EF"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Temporal discounting preferences are usually considered static traits of an individual. Individual differences in temporal discounting behavior have been associated with a wide range of cognitive factors (7-</w:t>
      </w:r>
      <w:r w:rsidR="00CF4C65">
        <w:rPr>
          <w:rFonts w:ascii="Times New Roman" w:eastAsia="Times New Roman" w:hAnsi="Times New Roman" w:cs="Times New Roman"/>
          <w:sz w:val="24"/>
          <w:szCs w:val="24"/>
        </w:rPr>
        <w:t>10</w:t>
      </w:r>
      <w:r>
        <w:rPr>
          <w:rFonts w:ascii="Times New Roman" w:eastAsia="Times New Roman" w:hAnsi="Times New Roman" w:cs="Times New Roman"/>
          <w:sz w:val="24"/>
          <w:szCs w:val="24"/>
        </w:rPr>
        <w:t>), changes in environmental conditions (1</w:t>
      </w:r>
      <w:r w:rsidR="00CF4C65">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r w:rsidR="00CF4C65">
        <w:rPr>
          <w:rFonts w:ascii="Times New Roman" w:eastAsia="Times New Roman" w:hAnsi="Times New Roman" w:cs="Times New Roman"/>
          <w:sz w:val="24"/>
          <w:szCs w:val="24"/>
        </w:rPr>
        <w:t>3</w:t>
      </w:r>
      <w:r>
        <w:rPr>
          <w:rFonts w:ascii="Times New Roman" w:eastAsia="Times New Roman" w:hAnsi="Times New Roman" w:cs="Times New Roman"/>
          <w:sz w:val="24"/>
          <w:szCs w:val="24"/>
        </w:rPr>
        <w:t>), and abnormal behaviors (1</w:t>
      </w:r>
      <w:r w:rsidR="00CF4C65">
        <w:rPr>
          <w:rFonts w:ascii="Times New Roman" w:eastAsia="Times New Roman" w:hAnsi="Times New Roman" w:cs="Times New Roman"/>
          <w:sz w:val="24"/>
          <w:szCs w:val="24"/>
        </w:rPr>
        <w:t>4</w:t>
      </w:r>
      <w:r>
        <w:rPr>
          <w:rFonts w:ascii="Times New Roman" w:eastAsia="Times New Roman" w:hAnsi="Times New Roman" w:cs="Times New Roman"/>
          <w:sz w:val="24"/>
          <w:szCs w:val="24"/>
        </w:rPr>
        <w:t>-1</w:t>
      </w:r>
      <w:r w:rsidR="00CF4C65">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How individuals adjust their temporal discounting behavior when the expectations for the delay or the reward </w:t>
      </w:r>
      <w:del w:id="10" w:author="Siyu Wang" w:date="2026-08-11T22:11:00Z" w16du:dateUtc="2026-08-12T02:11:00Z">
        <w:r w:rsidDel="004C32A5">
          <w:rPr>
            <w:rFonts w:ascii="Times New Roman" w:eastAsia="Times New Roman" w:hAnsi="Times New Roman" w:cs="Times New Roman"/>
            <w:sz w:val="24"/>
            <w:szCs w:val="24"/>
          </w:rPr>
          <w:delText>changes</w:delText>
        </w:r>
      </w:del>
      <w:ins w:id="11" w:author="Siyu Wang" w:date="2026-08-11T22:11:00Z" w16du:dateUtc="2026-08-12T02:11:00Z">
        <w:r w:rsidR="004C32A5">
          <w:rPr>
            <w:rFonts w:ascii="Times New Roman" w:eastAsia="Times New Roman" w:hAnsi="Times New Roman" w:cs="Times New Roman"/>
            <w:sz w:val="24"/>
            <w:szCs w:val="24"/>
          </w:rPr>
          <w:t>change</w:t>
        </w:r>
      </w:ins>
      <w:r>
        <w:rPr>
          <w:rFonts w:ascii="Times New Roman" w:eastAsia="Times New Roman" w:hAnsi="Times New Roman" w:cs="Times New Roman"/>
          <w:sz w:val="24"/>
          <w:szCs w:val="24"/>
        </w:rPr>
        <w:t xml:space="preserve"> (e.g., a person’s decision to wait in line for a restaurant table may change if a large group of people in front of them suddenly decided to leave the line) is less studied. </w:t>
      </w:r>
    </w:p>
    <w:p w14:paraId="0000001A" w14:textId="28C65786"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dorsal lateral prefrontal cortex (dlPFC) encodes variables important for making temporal discounting calculations, such as reward size and delay. In animal studies, it has been suggested that dlPFC explicitly supports temporally discounted value computations via a shared value coding dimension across </w:t>
      </w:r>
      <w:r w:rsidR="0052019D">
        <w:rPr>
          <w:rFonts w:ascii="Times New Roman" w:eastAsia="Times New Roman" w:hAnsi="Times New Roman" w:cs="Times New Roman"/>
          <w:sz w:val="24"/>
          <w:szCs w:val="24"/>
        </w:rPr>
        <w:t xml:space="preserve">reward </w:t>
      </w:r>
      <w:r>
        <w:rPr>
          <w:rFonts w:ascii="Times New Roman" w:eastAsia="Times New Roman" w:hAnsi="Times New Roman" w:cs="Times New Roman"/>
          <w:sz w:val="24"/>
          <w:szCs w:val="24"/>
        </w:rPr>
        <w:t>magnitude and delay (1</w:t>
      </w:r>
      <w:r w:rsidR="00CF4C65">
        <w:rPr>
          <w:rFonts w:ascii="Times New Roman" w:eastAsia="Times New Roman" w:hAnsi="Times New Roman" w:cs="Times New Roman"/>
          <w:sz w:val="24"/>
          <w:szCs w:val="24"/>
        </w:rPr>
        <w:t>8</w:t>
      </w:r>
      <w:r>
        <w:rPr>
          <w:rFonts w:ascii="Times New Roman" w:eastAsia="Times New Roman" w:hAnsi="Times New Roman" w:cs="Times New Roman"/>
          <w:sz w:val="24"/>
          <w:szCs w:val="24"/>
        </w:rPr>
        <w:t>, 1</w:t>
      </w:r>
      <w:r w:rsidR="00CF4C65">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In</w:t>
      </w:r>
      <w:r>
        <w:rPr>
          <w:rFonts w:ascii="Times New Roman" w:eastAsia="Times New Roman" w:hAnsi="Times New Roman" w:cs="Times New Roman"/>
          <w:sz w:val="24"/>
          <w:szCs w:val="24"/>
        </w:rPr>
        <w:t xml:space="preserve"> humans,</w:t>
      </w:r>
      <w:r>
        <w:rPr>
          <w:rFonts w:ascii="Times New Roman" w:eastAsia="Times New Roman" w:hAnsi="Times New Roman" w:cs="Times New Roman"/>
          <w:sz w:val="24"/>
          <w:szCs w:val="24"/>
          <w:highlight w:val="white"/>
        </w:rPr>
        <w:t xml:space="preserve"> the involvement of dlPFC during intertemporal choice is also well documented (</w:t>
      </w:r>
      <w:r w:rsidR="00CF4C65">
        <w:rPr>
          <w:rFonts w:ascii="Times New Roman" w:eastAsia="Times New Roman" w:hAnsi="Times New Roman" w:cs="Times New Roman"/>
          <w:sz w:val="24"/>
          <w:szCs w:val="24"/>
          <w:highlight w:val="white"/>
        </w:rPr>
        <w:t>20</w:t>
      </w:r>
      <w:r>
        <w:rPr>
          <w:rFonts w:ascii="Times New Roman" w:eastAsia="Times New Roman" w:hAnsi="Times New Roman" w:cs="Times New Roman"/>
          <w:sz w:val="24"/>
          <w:szCs w:val="24"/>
          <w:highlight w:val="white"/>
        </w:rPr>
        <w:t>, 2</w:t>
      </w:r>
      <w:r w:rsidR="00CF4C65">
        <w:rPr>
          <w:rFonts w:ascii="Times New Roman" w:eastAsia="Times New Roman" w:hAnsi="Times New Roman" w:cs="Times New Roman"/>
          <w:sz w:val="24"/>
          <w:szCs w:val="24"/>
          <w:highlight w:val="white"/>
        </w:rPr>
        <w:t>1</w:t>
      </w:r>
      <w:r>
        <w:rPr>
          <w:rFonts w:ascii="Times New Roman" w:eastAsia="Times New Roman" w:hAnsi="Times New Roman" w:cs="Times New Roman"/>
          <w:sz w:val="24"/>
          <w:szCs w:val="24"/>
          <w:highlight w:val="white"/>
        </w:rPr>
        <w:t xml:space="preserve">). However, it remains unclear whether the dlPFC coding of reward and time reflects a </w:t>
      </w:r>
      <w:r w:rsidR="00FA12D2">
        <w:rPr>
          <w:rFonts w:ascii="Times New Roman" w:eastAsia="Times New Roman" w:hAnsi="Times New Roman" w:cs="Times New Roman"/>
          <w:sz w:val="24"/>
          <w:szCs w:val="24"/>
          <w:highlight w:val="white"/>
        </w:rPr>
        <w:t xml:space="preserve">common </w:t>
      </w:r>
      <w:r>
        <w:rPr>
          <w:rFonts w:ascii="Times New Roman" w:eastAsia="Times New Roman" w:hAnsi="Times New Roman" w:cs="Times New Roman"/>
          <w:sz w:val="24"/>
          <w:szCs w:val="24"/>
          <w:highlight w:val="white"/>
        </w:rPr>
        <w:t xml:space="preserve">temporal discounting process shared across individuals, or whether it depends on the specific strategies used to compute discounted values. </w:t>
      </w:r>
    </w:p>
    <w:p w14:paraId="0000001B" w14:textId="5AF7C2F1"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In this work, we trained two monkeys to perform </w:t>
      </w:r>
      <w:r>
        <w:rPr>
          <w:rFonts w:ascii="Times New Roman" w:eastAsia="Times New Roman" w:hAnsi="Times New Roman" w:cs="Times New Roman"/>
          <w:sz w:val="24"/>
          <w:szCs w:val="24"/>
        </w:rPr>
        <w:t xml:space="preserve">a two-step temporal discounting task, in which they chose between accepting or </w:t>
      </w:r>
      <w:del w:id="12" w:author="Siyu Wang" w:date="2026-08-11T22:12:00Z" w16du:dateUtc="2026-08-12T02:12:00Z">
        <w:r w:rsidDel="004C32A5">
          <w:rPr>
            <w:rFonts w:ascii="Times New Roman" w:eastAsia="Times New Roman" w:hAnsi="Times New Roman" w:cs="Times New Roman"/>
            <w:sz w:val="24"/>
            <w:szCs w:val="24"/>
          </w:rPr>
          <w:delText xml:space="preserve">refusing </w:delText>
        </w:r>
      </w:del>
      <w:ins w:id="13" w:author="Siyu Wang" w:date="2026-08-11T22:12:00Z" w16du:dateUtc="2026-08-12T02:12:00Z">
        <w:r w:rsidR="004C32A5">
          <w:rPr>
            <w:rFonts w:ascii="Times New Roman" w:eastAsia="Times New Roman" w:hAnsi="Times New Roman" w:cs="Times New Roman"/>
            <w:sz w:val="24"/>
            <w:szCs w:val="24"/>
          </w:rPr>
          <w:t xml:space="preserve">rejecting </w:t>
        </w:r>
      </w:ins>
      <w:r>
        <w:rPr>
          <w:rFonts w:ascii="Times New Roman" w:eastAsia="Times New Roman" w:hAnsi="Times New Roman" w:cs="Times New Roman"/>
          <w:sz w:val="24"/>
          <w:szCs w:val="24"/>
        </w:rPr>
        <w:t xml:space="preserve">a delayed reward offer. Crucially, to indicate an accept vs reject choice, monkeys had to release a lever in one of two different time windows, contingent on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In theory, the additional delay associated with different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modifies the discounted value of the original delayed reward offer. This allowed us to study how animals re-evaluated a delayed reward offer when an additional delay was introduced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Behavioral modeling showed that our monkeys adopted different strategies. Neural analysis showed that, although dlPFC neurons of both animals encoded reward size and delay, their neural coding reflected the distinct behavioral strategies adopted by each animal. </w:t>
      </w:r>
    </w:p>
    <w:p w14:paraId="0000001C" w14:textId="77777777" w:rsidR="00585BFC" w:rsidRDefault="00585BFC">
      <w:pPr>
        <w:spacing w:after="0" w:line="480" w:lineRule="auto"/>
        <w:ind w:firstLine="360"/>
        <w:rPr>
          <w:rFonts w:ascii="Times New Roman" w:eastAsia="Times New Roman" w:hAnsi="Times New Roman" w:cs="Times New Roman"/>
          <w:sz w:val="24"/>
          <w:szCs w:val="24"/>
        </w:rPr>
      </w:pPr>
    </w:p>
    <w:p w14:paraId="0000001D"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000001E" w14:textId="5934D33A"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Two monkeys performed a two-step temporal discounting task (see Fig. 1A and Methods), in which they chose whether to accept or reject an offer of a delayed reward. Animals were pretrained on nine visual cues (Fig. 1B) that signaled different combinations of reward size (2, 4, or 6 drops of liquid reward) and delay (1, 5, or 10 seconds). Animals indicated their choice</w:t>
      </w:r>
      <w:r w:rsidR="006D2A0B">
        <w:rPr>
          <w:rFonts w:ascii="Times New Roman" w:eastAsia="Times New Roman" w:hAnsi="Times New Roman" w:cs="Times New Roman"/>
          <w:sz w:val="24"/>
          <w:szCs w:val="24"/>
        </w:rPr>
        <w:t>,</w:t>
      </w:r>
      <w:del w:id="14" w:author="Siyu Wang" w:date="2026-08-11T22:14:00Z" w16du:dateUtc="2026-08-12T02:14:00Z">
        <w:r w:rsidDel="00A02FF6">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 accept or reject</w:t>
      </w:r>
      <w:r w:rsidR="006D2A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by releasing a lever </w:t>
      </w:r>
      <w:r w:rsidR="001B31E5">
        <w:rPr>
          <w:rFonts w:ascii="Times New Roman" w:eastAsia="Times New Roman" w:hAnsi="Times New Roman" w:cs="Times New Roman"/>
          <w:sz w:val="24"/>
          <w:szCs w:val="24"/>
        </w:rPr>
        <w:t>following one of the two go signals</w:t>
      </w:r>
      <w:r>
        <w:rPr>
          <w:rFonts w:ascii="Times New Roman" w:eastAsia="Times New Roman" w:hAnsi="Times New Roman" w:cs="Times New Roman"/>
          <w:sz w:val="24"/>
          <w:szCs w:val="24"/>
        </w:rPr>
        <w:t xml:space="preserve">. </w:t>
      </w:r>
      <w:r w:rsidR="00F0574A">
        <w:rPr>
          <w:rFonts w:ascii="Times New Roman" w:eastAsia="Times New Roman" w:hAnsi="Times New Roman" w:cs="Times New Roman"/>
          <w:sz w:val="24"/>
          <w:szCs w:val="24"/>
        </w:rPr>
        <w:t xml:space="preserve">Releasing the bar following a purple go signal accepts the offer and releasing the bar following a yellow go signal rejects the offer. </w:t>
      </w:r>
      <w:r w:rsidR="00FD703F">
        <w:rPr>
          <w:rFonts w:ascii="Times New Roman" w:eastAsia="Times New Roman" w:hAnsi="Times New Roman" w:cs="Times New Roman"/>
          <w:sz w:val="24"/>
          <w:szCs w:val="24"/>
        </w:rPr>
        <w:t xml:space="preserve">In each trial, after the reward offer was presented, one of the yellow/purple go signals (randomly drawn) was presented first. If monkey did not respond to the first go signal, the other go signal was presented after a fixed delay (1100ms). </w:t>
      </w:r>
      <w:r>
        <w:rPr>
          <w:rFonts w:ascii="Times New Roman" w:eastAsia="Times New Roman" w:hAnsi="Times New Roman" w:cs="Times New Roman"/>
          <w:sz w:val="24"/>
          <w:szCs w:val="24"/>
        </w:rPr>
        <w:t xml:space="preserve">For instance, if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appeared first, the animal could either release the lever immediately to accept the offer, or hold the lever and wait for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then release the lever to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the offer. Conversely, if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appeared first, the animal could either release the lever </w:t>
      </w:r>
      <w:r>
        <w:rPr>
          <w:rFonts w:ascii="Times New Roman" w:eastAsia="Times New Roman" w:hAnsi="Times New Roman" w:cs="Times New Roman"/>
          <w:sz w:val="24"/>
          <w:szCs w:val="24"/>
        </w:rPr>
        <w:lastRenderedPageBreak/>
        <w:t xml:space="preserve">immediately to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the offer, or wait for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to accept the offer (Fig. 1A). If the animal accepted the offer, the cue-defined drops were delivered after the corresponding delay. If an offer was rejected, the next trial began immediately with a new offer chosen randomly among the nine available.</w:t>
      </w:r>
    </w:p>
    <w:p w14:paraId="0000001F" w14:textId="77777777" w:rsidR="00585BFC" w:rsidRDefault="00585BFC">
      <w:pPr>
        <w:shd w:val="clear" w:color="auto" w:fill="FFFFFF"/>
        <w:spacing w:after="0" w:line="480" w:lineRule="auto"/>
        <w:ind w:firstLine="360"/>
        <w:rPr>
          <w:rFonts w:ascii="Times New Roman" w:eastAsia="Times New Roman" w:hAnsi="Times New Roman" w:cs="Times New Roman"/>
          <w:sz w:val="24"/>
          <w:szCs w:val="24"/>
        </w:rPr>
      </w:pPr>
    </w:p>
    <w:p w14:paraId="00000020" w14:textId="296F79DD" w:rsidR="00585BFC" w:rsidRDefault="00000000">
      <w:pPr>
        <w:numPr>
          <w:ilvl w:val="0"/>
          <w:numId w:val="3"/>
        </w:numPr>
        <w:pBdr>
          <w:top w:val="nil"/>
          <w:left w:val="nil"/>
          <w:bottom w:val="nil"/>
          <w:right w:val="nil"/>
          <w:between w:val="nil"/>
        </w:pBdr>
        <w:shd w:val="clear" w:color="auto" w:fill="FFFFFF"/>
        <w:tabs>
          <w:tab w:val="left" w:pos="27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The </w:t>
      </w:r>
      <w:r w:rsidR="00674CD6">
        <w:rPr>
          <w:rFonts w:ascii="Times New Roman" w:eastAsia="Times New Roman" w:hAnsi="Times New Roman" w:cs="Times New Roman"/>
          <w:b/>
          <w:bCs/>
          <w:color w:val="000000"/>
          <w:sz w:val="24"/>
          <w:szCs w:val="24"/>
        </w:rPr>
        <w:t>go signal</w:t>
      </w:r>
      <w:r>
        <w:rPr>
          <w:rFonts w:ascii="Times New Roman" w:eastAsia="Times New Roman" w:hAnsi="Times New Roman" w:cs="Times New Roman"/>
          <w:b/>
          <w:bCs/>
          <w:color w:val="000000"/>
          <w:sz w:val="24"/>
          <w:szCs w:val="24"/>
        </w:rPr>
        <w:t xml:space="preserve"> alters the temporal discounting behavior.</w:t>
      </w:r>
    </w:p>
    <w:p w14:paraId="00000021" w14:textId="62170932"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Across all the neural recording days (7 for Monkey T, 16 for Monkey S), both monkeys showed similar patterns of choice consistent with temporal discounting. They were more likely to accept offers of large</w:t>
      </w:r>
      <w:del w:id="15" w:author="Siyu Wang" w:date="2026-08-11T22:17:00Z" w16du:dateUtc="2026-08-12T02:17:00Z">
        <w:r w:rsidDel="00A02FF6">
          <w:rPr>
            <w:rFonts w:ascii="Times New Roman" w:eastAsia="Times New Roman" w:hAnsi="Times New Roman" w:cs="Times New Roman"/>
            <w:sz w:val="24"/>
            <w:szCs w:val="24"/>
          </w:rPr>
          <w:delText>r</w:delText>
        </w:r>
      </w:del>
      <w:r>
        <w:rPr>
          <w:rFonts w:ascii="Times New Roman" w:eastAsia="Times New Roman" w:hAnsi="Times New Roman" w:cs="Times New Roman"/>
          <w:sz w:val="24"/>
          <w:szCs w:val="24"/>
        </w:rPr>
        <w:t xml:space="preserve"> rewards with short delays, and less likely to accept small</w:t>
      </w:r>
      <w:del w:id="16" w:author="Siyu Wang" w:date="2026-08-11T22:17:00Z" w16du:dateUtc="2026-08-12T02:17:00Z">
        <w:r w:rsidDel="00A02FF6">
          <w:rPr>
            <w:rFonts w:ascii="Times New Roman" w:eastAsia="Times New Roman" w:hAnsi="Times New Roman" w:cs="Times New Roman"/>
            <w:sz w:val="24"/>
            <w:szCs w:val="24"/>
          </w:rPr>
          <w:delText>er</w:delText>
        </w:r>
      </w:del>
      <w:r>
        <w:rPr>
          <w:rFonts w:ascii="Times New Roman" w:eastAsia="Times New Roman" w:hAnsi="Times New Roman" w:cs="Times New Roman"/>
          <w:sz w:val="24"/>
          <w:szCs w:val="24"/>
        </w:rPr>
        <w:t xml:space="preserve"> rewards with long delays (Fig. 2A-B). </w:t>
      </w:r>
      <w:sdt>
        <w:sdtPr>
          <w:tag w:val="goog_rdk_0"/>
          <w:id w:val="-2059026030"/>
        </w:sdtPr>
        <w:sdtContent/>
      </w:sdt>
      <w:sdt>
        <w:sdtPr>
          <w:tag w:val="goog_rdk_1"/>
          <w:id w:val="2026438652"/>
        </w:sdtPr>
        <w:sdtContent/>
      </w:sdt>
      <w:r>
        <w:rPr>
          <w:rFonts w:ascii="Times New Roman" w:eastAsia="Times New Roman" w:hAnsi="Times New Roman" w:cs="Times New Roman"/>
          <w:sz w:val="24"/>
          <w:szCs w:val="24"/>
        </w:rPr>
        <w:t xml:space="preserve">This temporal discounting behavior was modelled using </w:t>
      </w:r>
      <w:sdt>
        <w:sdtPr>
          <w:tag w:val="goog_rdk_3"/>
          <w:id w:val="-1621132893"/>
        </w:sdtPr>
        <w:sdtContent>
          <w:r>
            <w:rPr>
              <w:rFonts w:ascii="Times New Roman" w:eastAsia="Times New Roman" w:hAnsi="Times New Roman" w:cs="Times New Roman"/>
              <w:sz w:val="24"/>
              <w:szCs w:val="24"/>
            </w:rPr>
            <w:t xml:space="preserve">a hyperbolic discounting function to compute the discounted value, and a </w:t>
          </w:r>
          <w:r w:rsidR="00896E20">
            <w:rPr>
              <w:rFonts w:ascii="Times New Roman" w:eastAsia="Times New Roman" w:hAnsi="Times New Roman" w:cs="Times New Roman"/>
              <w:sz w:val="24"/>
              <w:szCs w:val="24"/>
            </w:rPr>
            <w:t xml:space="preserve">softmax </w:t>
          </w:r>
          <w:r>
            <w:rPr>
              <w:rFonts w:ascii="Times New Roman" w:eastAsia="Times New Roman" w:hAnsi="Times New Roman" w:cs="Times New Roman"/>
              <w:sz w:val="24"/>
              <w:szCs w:val="24"/>
            </w:rPr>
            <w:t xml:space="preserve">function to compute the acceptance probability </w:t>
          </w:r>
          <w:r w:rsidR="00896E20">
            <w:rPr>
              <w:rFonts w:ascii="Times New Roman" w:eastAsia="Times New Roman" w:hAnsi="Times New Roman" w:cs="Times New Roman"/>
              <w:sz w:val="24"/>
              <w:szCs w:val="24"/>
            </w:rPr>
            <w:t>by comparing the</w:t>
          </w:r>
          <w:r>
            <w:rPr>
              <w:rFonts w:ascii="Times New Roman" w:eastAsia="Times New Roman" w:hAnsi="Times New Roman" w:cs="Times New Roman"/>
              <w:sz w:val="24"/>
              <w:szCs w:val="24"/>
            </w:rPr>
            <w:t xml:space="preserve"> discounted value </w:t>
          </w:r>
          <w:r w:rsidR="00896E20">
            <w:rPr>
              <w:rFonts w:ascii="Times New Roman" w:eastAsia="Times New Roman" w:hAnsi="Times New Roman" w:cs="Times New Roman"/>
              <w:sz w:val="24"/>
              <w:szCs w:val="24"/>
            </w:rPr>
            <w:t xml:space="preserve">against a decision threshold </w:t>
          </w:r>
        </w:sdtContent>
      </w:sdt>
      <w:r>
        <w:rPr>
          <w:rFonts w:ascii="Times New Roman" w:eastAsia="Times New Roman" w:hAnsi="Times New Roman" w:cs="Times New Roman"/>
          <w:sz w:val="24"/>
          <w:szCs w:val="24"/>
        </w:rPr>
        <w:t xml:space="preserve">(Fig. 2A-B; see </w:t>
      </w:r>
      <w:sdt>
        <w:sdtPr>
          <w:tag w:val="goog_rdk_2"/>
          <w:id w:val="1267425249"/>
        </w:sdtPr>
        <w:sdtContent>
          <w:r w:rsidR="00896E20">
            <w:rPr>
              <w:rFonts w:ascii="Times New Roman" w:eastAsia="Times New Roman" w:hAnsi="Times New Roman" w:cs="Times New Roman"/>
              <w:sz w:val="24"/>
              <w:szCs w:val="24"/>
            </w:rPr>
            <w:t>Model 1</w:t>
          </w:r>
        </w:sdtContent>
      </w:sdt>
      <w:r>
        <w:rPr>
          <w:rFonts w:ascii="Times New Roman" w:eastAsia="Times New Roman" w:hAnsi="Times New Roman" w:cs="Times New Roman"/>
          <w:sz w:val="24"/>
          <w:szCs w:val="24"/>
        </w:rPr>
        <w:t xml:space="preserve">). </w:t>
      </w:r>
    </w:p>
    <w:p w14:paraId="4A7973D2" w14:textId="154D4156" w:rsidR="00CB1168"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is purple, animals can release the lever and accept the offer immediately. However,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is yellow, animals </w:t>
      </w:r>
      <w:del w:id="17" w:author="Siyu Wang" w:date="2026-08-11T22:18:00Z" w16du:dateUtc="2026-08-12T02:18:00Z">
        <w:r w:rsidDel="0076244A">
          <w:rPr>
            <w:rFonts w:ascii="Times New Roman" w:eastAsia="Times New Roman" w:hAnsi="Times New Roman" w:cs="Times New Roman"/>
            <w:sz w:val="24"/>
            <w:szCs w:val="24"/>
          </w:rPr>
          <w:delText>have to</w:delText>
        </w:r>
      </w:del>
      <w:ins w:id="18" w:author="Siyu Wang" w:date="2026-08-11T22:18:00Z" w16du:dateUtc="2026-08-12T02:18:00Z">
        <w:r w:rsidR="0076244A">
          <w:rPr>
            <w:rFonts w:ascii="Times New Roman" w:eastAsia="Times New Roman" w:hAnsi="Times New Roman" w:cs="Times New Roman"/>
            <w:sz w:val="24"/>
            <w:szCs w:val="24"/>
          </w:rPr>
          <w:t>must</w:t>
        </w:r>
      </w:ins>
      <w:r>
        <w:rPr>
          <w:rFonts w:ascii="Times New Roman" w:eastAsia="Times New Roman" w:hAnsi="Times New Roman" w:cs="Times New Roman"/>
          <w:sz w:val="24"/>
          <w:szCs w:val="24"/>
        </w:rPr>
        <w:t xml:space="preserve"> wait an additional delay (1100ms) until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to accept the offer. This additional delay, when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first, effectively increases the waiting time and reduces the offer value. Consequently, we expected that animals would have a lower probability of accepting the offer when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shows first. Indeed, both animals showed lower probability of accepting an offer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compared to purple (Fig. 3A-B).  </w:t>
      </w:r>
    </w:p>
    <w:p w14:paraId="00000023" w14:textId="77777777" w:rsidR="00585BFC" w:rsidRDefault="00585BFC" w:rsidP="00CB1168">
      <w:pPr>
        <w:shd w:val="clear" w:color="auto" w:fill="FFFFFF"/>
        <w:spacing w:after="0" w:line="480" w:lineRule="auto"/>
        <w:ind w:firstLine="360"/>
        <w:rPr>
          <w:rFonts w:ascii="Times New Roman" w:eastAsia="Times New Roman" w:hAnsi="Times New Roman" w:cs="Times New Roman"/>
          <w:sz w:val="24"/>
          <w:szCs w:val="24"/>
        </w:rPr>
      </w:pPr>
    </w:p>
    <w:p w14:paraId="00000024" w14:textId="2B917111" w:rsidR="00585BFC" w:rsidRDefault="00000000">
      <w:pPr>
        <w:numPr>
          <w:ilvl w:val="0"/>
          <w:numId w:val="3"/>
        </w:numPr>
        <w:pBdr>
          <w:top w:val="nil"/>
          <w:left w:val="nil"/>
          <w:bottom w:val="nil"/>
          <w:right w:val="nil"/>
          <w:between w:val="nil"/>
        </w:pBdr>
        <w:shd w:val="clear" w:color="auto" w:fill="FFFFFF"/>
        <w:tabs>
          <w:tab w:val="left" w:pos="180"/>
          <w:tab w:val="left" w:pos="36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 Animals show distinct strategies for adjusting temporal discounting behavior in response to the </w:t>
      </w:r>
      <w:r w:rsidR="00674CD6">
        <w:rPr>
          <w:rFonts w:ascii="Times New Roman" w:eastAsia="Times New Roman" w:hAnsi="Times New Roman" w:cs="Times New Roman"/>
          <w:b/>
          <w:bCs/>
          <w:color w:val="000000"/>
          <w:sz w:val="24"/>
          <w:szCs w:val="24"/>
        </w:rPr>
        <w:t>go signal</w:t>
      </w:r>
      <w:r>
        <w:rPr>
          <w:rFonts w:ascii="Times New Roman" w:eastAsia="Times New Roman" w:hAnsi="Times New Roman" w:cs="Times New Roman"/>
          <w:b/>
          <w:bCs/>
          <w:color w:val="000000"/>
          <w:sz w:val="24"/>
          <w:szCs w:val="24"/>
        </w:rPr>
        <w:t xml:space="preserve">.  </w:t>
      </w:r>
    </w:p>
    <w:p w14:paraId="00000025" w14:textId="22ABE6BA"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Monkey S rarely accepted the worst offers (e.g., 2 drops after 10 seconds) regardless of whether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or purple (Fig. 3A), Monkey T only showed low probabilit</w:t>
      </w:r>
      <w:r w:rsidR="00EF2FDD">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of accepting the worst offers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(Fig. 3B). Interestingly, Monkey T accepted all offers at rates above 80%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purple (Fig. 3B). </w:t>
      </w:r>
    </w:p>
    <w:p w14:paraId="00000026" w14:textId="0DC857D8" w:rsidR="00585BFC" w:rsidRDefault="00000000" w:rsidP="006E54CC">
      <w:pPr>
        <w:shd w:val="clear" w:color="auto" w:fill="FFFFFF"/>
        <w:spacing w:after="0" w:line="480" w:lineRule="auto"/>
        <w:rPr>
          <w:rFonts w:ascii="Times New Roman" w:eastAsia="Times New Roman" w:hAnsi="Times New Roman" w:cs="Times New Roman"/>
          <w:sz w:val="24"/>
          <w:szCs w:val="24"/>
        </w:rPr>
      </w:pPr>
      <w:sdt>
        <w:sdtPr>
          <w:tag w:val="goog_rdk_4"/>
          <w:id w:val="-1390071620"/>
        </w:sdtPr>
        <w:sdtContent/>
      </w:sdt>
      <w:r>
        <w:rPr>
          <w:rFonts w:ascii="Times New Roman" w:eastAsia="Times New Roman" w:hAnsi="Times New Roman" w:cs="Times New Roman"/>
          <w:sz w:val="24"/>
          <w:szCs w:val="24"/>
        </w:rPr>
        <w:t xml:space="preserve">The behavioral differences between monkeys prompted us to investigate the different strategies that can be used to adjust temporal discounting behavior based on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The baseline strategy (Model 1; see Methods) ignores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maintains a fixed acceptance preference for each of the nine offers. Clearly, neither of our monkeys used this strategy, but we included it as a control.</w:t>
      </w:r>
      <w:r w:rsidR="00D800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The second simplistic strategy (Model 2; see Methods) </w:t>
      </w:r>
      <w:r w:rsidR="006E54CC">
        <w:rPr>
          <w:rFonts w:ascii="Times New Roman" w:eastAsia="Times New Roman" w:hAnsi="Times New Roman" w:cs="Times New Roman"/>
          <w:sz w:val="24"/>
          <w:szCs w:val="24"/>
        </w:rPr>
        <w:t xml:space="preserve">assumes that the </w:t>
      </w:r>
      <w:r w:rsidR="00674CD6">
        <w:rPr>
          <w:rFonts w:ascii="Times New Roman" w:eastAsia="Times New Roman" w:hAnsi="Times New Roman" w:cs="Times New Roman"/>
          <w:sz w:val="24"/>
          <w:szCs w:val="24"/>
        </w:rPr>
        <w:t xml:space="preserve">go </w:t>
      </w:r>
      <w:r w:rsidR="002464F5">
        <w:rPr>
          <w:rFonts w:ascii="Times New Roman" w:eastAsia="Times New Roman" w:hAnsi="Times New Roman" w:cs="Times New Roman"/>
          <w:sz w:val="24"/>
          <w:szCs w:val="24"/>
        </w:rPr>
        <w:t>signals</w:t>
      </w:r>
      <w:r w:rsidR="006E54CC">
        <w:rPr>
          <w:rFonts w:ascii="Times New Roman" w:eastAsia="Times New Roman" w:hAnsi="Times New Roman" w:cs="Times New Roman"/>
          <w:sz w:val="24"/>
          <w:szCs w:val="24"/>
        </w:rPr>
        <w:t xml:space="preserve"> biases animals towards either being more (or less) likely to accept an offer, in a way that is independent of the value of the original offer. This model operates by assigning</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goog_rdk_7"/>
          <w:id w:val="75177917"/>
        </w:sdtPr>
        <w:sdtContent>
          <w:r w:rsidR="006E54CC" w:rsidRPr="00780C51">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value</w:t>
          </w:r>
        </w:sdtContent>
      </w:sdt>
      <w:r>
        <w:rPr>
          <w:rFonts w:ascii="Times New Roman" w:eastAsia="Times New Roman" w:hAnsi="Times New Roman" w:cs="Times New Roman"/>
          <w:sz w:val="24"/>
          <w:szCs w:val="24"/>
        </w:rPr>
        <w:t xml:space="preserve"> to </w:t>
      </w:r>
      <w:r w:rsidR="006E54CC">
        <w:rPr>
          <w:rFonts w:ascii="Times New Roman" w:eastAsia="Times New Roman" w:hAnsi="Times New Roman" w:cs="Times New Roman"/>
          <w:sz w:val="24"/>
          <w:szCs w:val="24"/>
        </w:rPr>
        <w:t xml:space="preserve">each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w:t>
      </w:r>
      <w:r w:rsidR="006E54CC">
        <w:rPr>
          <w:rFonts w:ascii="Times New Roman" w:eastAsia="Times New Roman" w:hAnsi="Times New Roman" w:cs="Times New Roman"/>
          <w:sz w:val="24"/>
          <w:szCs w:val="24"/>
        </w:rPr>
        <w:t>add</w:t>
      </w:r>
      <w:r w:rsidR="003E7CDD">
        <w:rPr>
          <w:rFonts w:ascii="Times New Roman" w:eastAsia="Times New Roman" w:hAnsi="Times New Roman" w:cs="Times New Roman"/>
          <w:sz w:val="24"/>
          <w:szCs w:val="24"/>
        </w:rPr>
        <w:t>ing</w:t>
      </w:r>
      <w:r w:rsidR="006E54CC">
        <w:rPr>
          <w:rFonts w:ascii="Times New Roman" w:eastAsia="Times New Roman" w:hAnsi="Times New Roman" w:cs="Times New Roman"/>
          <w:sz w:val="24"/>
          <w:szCs w:val="24"/>
        </w:rPr>
        <w:t xml:space="preserve"> the value of the go signal to the value of the original reward offer to bias decisions</w:t>
      </w:r>
      <w:r>
        <w:rPr>
          <w:rFonts w:ascii="Times New Roman" w:eastAsia="Times New Roman" w:hAnsi="Times New Roman" w:cs="Times New Roman"/>
          <w:sz w:val="24"/>
          <w:szCs w:val="24"/>
        </w:rPr>
        <w:t xml:space="preserve">. The third optimal strategy (Model 3; see Methods), accounts for the </w:t>
      </w:r>
      <w:r w:rsidR="00AB6079">
        <w:rPr>
          <w:rFonts w:ascii="Times New Roman" w:eastAsia="Times New Roman" w:hAnsi="Times New Roman" w:cs="Times New Roman"/>
          <w:sz w:val="24"/>
          <w:szCs w:val="24"/>
        </w:rPr>
        <w:t xml:space="preserve">anticipated </w:t>
      </w:r>
      <w:r>
        <w:rPr>
          <w:rFonts w:ascii="Times New Roman" w:eastAsia="Times New Roman" w:hAnsi="Times New Roman" w:cs="Times New Roman"/>
          <w:sz w:val="24"/>
          <w:szCs w:val="24"/>
        </w:rPr>
        <w:t xml:space="preserve">delay </w:t>
      </w:r>
      <w:r w:rsidR="00AB6079">
        <w:rPr>
          <w:rFonts w:ascii="Times New Roman" w:eastAsia="Times New Roman" w:hAnsi="Times New Roman" w:cs="Times New Roman"/>
          <w:sz w:val="24"/>
          <w:szCs w:val="24"/>
        </w:rPr>
        <w:t>predicted by</w:t>
      </w:r>
      <w:r>
        <w:rPr>
          <w:rFonts w:ascii="Times New Roman" w:eastAsia="Times New Roman" w:hAnsi="Times New Roman" w:cs="Times New Roman"/>
          <w:sz w:val="24"/>
          <w:szCs w:val="24"/>
        </w:rPr>
        <w:t xml:space="preserve">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when re-calculating the temporally discounted value. The yellow and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modify the offer value </w:t>
      </w:r>
      <w:r w:rsidR="00652025">
        <w:rPr>
          <w:rFonts w:ascii="Times New Roman" w:eastAsia="Times New Roman" w:hAnsi="Times New Roman" w:cs="Times New Roman"/>
          <w:sz w:val="24"/>
          <w:szCs w:val="24"/>
        </w:rPr>
        <w:t xml:space="preserve">differently </w:t>
      </w:r>
      <w:r>
        <w:rPr>
          <w:rFonts w:ascii="Times New Roman" w:eastAsia="Times New Roman" w:hAnsi="Times New Roman" w:cs="Times New Roman"/>
          <w:sz w:val="24"/>
          <w:szCs w:val="24"/>
        </w:rPr>
        <w:t xml:space="preserve">based on the additional delay introduced by each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r w:rsidR="007576E4">
        <w:rPr>
          <w:rFonts w:ascii="Times New Roman" w:eastAsia="Times New Roman" w:hAnsi="Times New Roman" w:cs="Times New Roman"/>
          <w:sz w:val="24"/>
          <w:szCs w:val="24"/>
        </w:rPr>
        <w:t>In addition to these three base models, we also considered three model variants (Models 1v, 2v, 3v</w:t>
      </w:r>
      <w:r w:rsidR="00C06DCF">
        <w:rPr>
          <w:rFonts w:ascii="Times New Roman" w:eastAsia="Times New Roman" w:hAnsi="Times New Roman" w:cs="Times New Roman"/>
          <w:sz w:val="24"/>
          <w:szCs w:val="24"/>
        </w:rPr>
        <w:t>; see Methods</w:t>
      </w:r>
      <w:r w:rsidR="007576E4">
        <w:rPr>
          <w:rFonts w:ascii="Times New Roman" w:eastAsia="Times New Roman" w:hAnsi="Times New Roman" w:cs="Times New Roman"/>
          <w:sz w:val="24"/>
          <w:szCs w:val="24"/>
        </w:rPr>
        <w:t xml:space="preserve">) that explicitly account for discounted values of </w:t>
      </w:r>
      <w:ins w:id="19" w:author="Siyu Wang" w:date="2026-08-11T22:22:00Z" w16du:dateUtc="2026-08-12T02:22:00Z">
        <w:r w:rsidR="0076244A">
          <w:rPr>
            <w:rFonts w:ascii="Times New Roman" w:eastAsia="Times New Roman" w:hAnsi="Times New Roman" w:cs="Times New Roman"/>
            <w:sz w:val="24"/>
            <w:szCs w:val="24"/>
          </w:rPr>
          <w:t>both the</w:t>
        </w:r>
      </w:ins>
      <w:ins w:id="20" w:author="Siyu Wang" w:date="2026-08-11T22:21:00Z" w16du:dateUtc="2026-08-12T02:21:00Z">
        <w:r w:rsidR="0076244A">
          <w:rPr>
            <w:rFonts w:ascii="Times New Roman" w:eastAsia="Times New Roman" w:hAnsi="Times New Roman" w:cs="Times New Roman"/>
            <w:sz w:val="24"/>
            <w:szCs w:val="24"/>
          </w:rPr>
          <w:t xml:space="preserve"> </w:t>
        </w:r>
      </w:ins>
      <w:del w:id="21" w:author="Siyu Wang" w:date="2026-08-11T22:23:00Z" w16du:dateUtc="2026-08-12T02:23:00Z">
        <w:r w:rsidR="007576E4" w:rsidDel="00015327">
          <w:rPr>
            <w:rFonts w:ascii="Times New Roman" w:eastAsia="Times New Roman" w:hAnsi="Times New Roman" w:cs="Times New Roman"/>
            <w:sz w:val="24"/>
            <w:szCs w:val="24"/>
          </w:rPr>
          <w:delText xml:space="preserve">immediate </w:delText>
        </w:r>
      </w:del>
      <w:r w:rsidR="00E326F9">
        <w:rPr>
          <w:rFonts w:ascii="Times New Roman" w:eastAsia="Times New Roman" w:hAnsi="Times New Roman" w:cs="Times New Roman"/>
          <w:sz w:val="24"/>
          <w:szCs w:val="24"/>
        </w:rPr>
        <w:t>offer</w:t>
      </w:r>
      <w:ins w:id="22" w:author="Siyu Wang" w:date="2026-08-11T22:22:00Z" w16du:dateUtc="2026-08-12T02:22:00Z">
        <w:r w:rsidR="00B63D41">
          <w:rPr>
            <w:rFonts w:ascii="Times New Roman" w:eastAsia="Times New Roman" w:hAnsi="Times New Roman" w:cs="Times New Roman"/>
            <w:sz w:val="24"/>
            <w:szCs w:val="24"/>
          </w:rPr>
          <w:t xml:space="preserve"> in the current trial</w:t>
        </w:r>
      </w:ins>
      <w:r w:rsidR="00E326F9">
        <w:rPr>
          <w:rFonts w:ascii="Times New Roman" w:eastAsia="Times New Roman" w:hAnsi="Times New Roman" w:cs="Times New Roman"/>
          <w:sz w:val="24"/>
          <w:szCs w:val="24"/>
        </w:rPr>
        <w:t xml:space="preserve"> </w:t>
      </w:r>
      <w:r w:rsidR="007576E4">
        <w:rPr>
          <w:rFonts w:ascii="Times New Roman" w:eastAsia="Times New Roman" w:hAnsi="Times New Roman" w:cs="Times New Roman"/>
          <w:sz w:val="24"/>
          <w:szCs w:val="24"/>
        </w:rPr>
        <w:t xml:space="preserve">and </w:t>
      </w:r>
      <w:r w:rsidR="00E326F9">
        <w:rPr>
          <w:rFonts w:ascii="Times New Roman" w:eastAsia="Times New Roman" w:hAnsi="Times New Roman" w:cs="Times New Roman"/>
          <w:sz w:val="24"/>
          <w:szCs w:val="24"/>
        </w:rPr>
        <w:t xml:space="preserve">offers from </w:t>
      </w:r>
      <w:r w:rsidR="007576E4">
        <w:rPr>
          <w:rFonts w:ascii="Times New Roman" w:eastAsia="Times New Roman" w:hAnsi="Times New Roman" w:cs="Times New Roman"/>
          <w:sz w:val="24"/>
          <w:szCs w:val="24"/>
        </w:rPr>
        <w:t xml:space="preserve">future </w:t>
      </w:r>
      <w:r w:rsidR="00E326F9">
        <w:rPr>
          <w:rFonts w:ascii="Times New Roman" w:eastAsia="Times New Roman" w:hAnsi="Times New Roman" w:cs="Times New Roman"/>
          <w:sz w:val="24"/>
          <w:szCs w:val="24"/>
        </w:rPr>
        <w:t>trials</w:t>
      </w:r>
      <w:r w:rsidR="007576E4">
        <w:rPr>
          <w:rFonts w:ascii="Times New Roman" w:eastAsia="Times New Roman" w:hAnsi="Times New Roman" w:cs="Times New Roman"/>
          <w:sz w:val="24"/>
          <w:szCs w:val="24"/>
        </w:rPr>
        <w:t xml:space="preserve">. </w:t>
      </w:r>
    </w:p>
    <w:p w14:paraId="0E1CB1EE" w14:textId="413B871B" w:rsidR="000108DF"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fitted all </w:t>
      </w:r>
      <w:r w:rsidR="007712A1">
        <w:rPr>
          <w:rFonts w:ascii="Times New Roman" w:eastAsia="Times New Roman" w:hAnsi="Times New Roman" w:cs="Times New Roman"/>
          <w:sz w:val="24"/>
          <w:szCs w:val="24"/>
        </w:rPr>
        <w:t xml:space="preserve">six </w:t>
      </w:r>
      <w:r>
        <w:rPr>
          <w:rFonts w:ascii="Times New Roman" w:eastAsia="Times New Roman" w:hAnsi="Times New Roman" w:cs="Times New Roman"/>
          <w:sz w:val="24"/>
          <w:szCs w:val="24"/>
        </w:rPr>
        <w:t>models to the monkey behavior</w:t>
      </w:r>
      <w:r w:rsidR="00417BDD">
        <w:rPr>
          <w:rFonts w:ascii="Times New Roman" w:eastAsia="Times New Roman" w:hAnsi="Times New Roman" w:cs="Times New Roman"/>
          <w:sz w:val="24"/>
          <w:szCs w:val="24"/>
        </w:rPr>
        <w:t xml:space="preserve"> (Fig. 4, Fig S1)</w:t>
      </w:r>
      <w:r>
        <w:rPr>
          <w:rFonts w:ascii="Times New Roman" w:eastAsia="Times New Roman" w:hAnsi="Times New Roman" w:cs="Times New Roman"/>
          <w:sz w:val="24"/>
          <w:szCs w:val="24"/>
        </w:rPr>
        <w:t xml:space="preserve">. As expected, model comparison showed that Model 1, which assumed independent preference for each offer regardless of the </w:t>
      </w:r>
      <w:r w:rsidR="00674CD6">
        <w:rPr>
          <w:rFonts w:ascii="Times New Roman" w:eastAsia="Times New Roman" w:hAnsi="Times New Roman" w:cs="Times New Roman"/>
          <w:sz w:val="24"/>
          <w:szCs w:val="24"/>
        </w:rPr>
        <w:t xml:space="preserve">go </w:t>
      </w:r>
      <w:r w:rsidR="00674CD6">
        <w:rPr>
          <w:rFonts w:ascii="Times New Roman" w:eastAsia="Times New Roman" w:hAnsi="Times New Roman" w:cs="Times New Roman"/>
          <w:sz w:val="24"/>
          <w:szCs w:val="24"/>
        </w:rPr>
        <w:lastRenderedPageBreak/>
        <w:t>signal</w:t>
      </w:r>
      <w:r>
        <w:rPr>
          <w:rFonts w:ascii="Times New Roman" w:eastAsia="Times New Roman" w:hAnsi="Times New Roman" w:cs="Times New Roman"/>
          <w:sz w:val="24"/>
          <w:szCs w:val="24"/>
        </w:rPr>
        <w:t>, was the worst fit for both animals. Model 3</w:t>
      </w:r>
      <w:r w:rsidR="007965E6">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best explained Monkey S’s behavior, suggesting a recalculation of the discounted value when accounting for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induced delay (Fig. 4A and 4C).</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In contrast, Monkey T’s behavior was best explained by Model 2</w:t>
      </w:r>
      <w:r w:rsidR="00AE024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(Fig. 4B and D), suggesting the use of a simpler heuristic. These models suggest that the two animals employed distinct strategies to adjust temporal discounting behavior based on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p>
    <w:p w14:paraId="4252A971" w14:textId="77777777" w:rsidR="00723428" w:rsidRDefault="00723428" w:rsidP="00723428">
      <w:pPr>
        <w:shd w:val="clear" w:color="auto" w:fill="FFFFFF"/>
        <w:spacing w:after="0" w:line="480" w:lineRule="auto"/>
        <w:rPr>
          <w:rFonts w:ascii="Times New Roman" w:eastAsia="Times New Roman" w:hAnsi="Times New Roman" w:cs="Times New Roman"/>
          <w:b/>
          <w:bCs/>
          <w:sz w:val="24"/>
          <w:szCs w:val="24"/>
        </w:rPr>
      </w:pPr>
    </w:p>
    <w:p w14:paraId="7DDE6288" w14:textId="3B505B7A" w:rsidR="001E77A4" w:rsidRDefault="001E77A4" w:rsidP="00723428">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Prefrontal neurons encode reward size and delay. </w:t>
      </w:r>
    </w:p>
    <w:p w14:paraId="62CB12AC" w14:textId="4E6924B1" w:rsidR="006D2C8E" w:rsidRDefault="00DF136A" w:rsidP="006D2C8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We first examined single neuron responses to reward </w:t>
      </w:r>
      <w:r w:rsidR="00D76E47">
        <w:rPr>
          <w:rFonts w:ascii="Times New Roman" w:eastAsia="Times New Roman" w:hAnsi="Times New Roman" w:cs="Times New Roman"/>
          <w:sz w:val="24"/>
          <w:szCs w:val="24"/>
        </w:rPr>
        <w:t xml:space="preserve">magnitude </w:t>
      </w:r>
      <w:r>
        <w:rPr>
          <w:rFonts w:ascii="Times New Roman" w:eastAsia="Times New Roman" w:hAnsi="Times New Roman" w:cs="Times New Roman"/>
          <w:sz w:val="24"/>
          <w:szCs w:val="24"/>
        </w:rPr>
        <w:t>and delay. We recorded 170 neurons in dlPFC (107 neurons in Monkey T and 63 neurons in Monkey S; Fig. S2A) while the animals performed the task. During the offer period, 121 out of 170 neurons were significantly modulated by reward magnitude and/or delay (2-way ANOVA, p &lt; 0.05; Fig. S2B). Sliding-window ANOVA analysis showed that t</w:t>
      </w:r>
      <w:r>
        <w:rPr>
          <w:rFonts w:ascii="Times New Roman" w:eastAsia="Times New Roman" w:hAnsi="Times New Roman" w:cs="Times New Roman"/>
          <w:color w:val="000000"/>
          <w:sz w:val="24"/>
          <w:szCs w:val="24"/>
        </w:rPr>
        <w:t>he proportion of neurons modulated by each factor increased shortly after cue presentation (Fig. S2C-D). To quantify the strength of encoding for each variable (reward magnitude, delay, and their interaction), we computed omega squared (ω²), which estimates the proportion of variance in neural activity explained by each factor (Fig. S2E-F).  Neither monkey showed a significant representation of the upcoming choice (accept vs. reject) following the offer onset, suggesting that dlPFC activity during this epoch primarily reflected the offer evaluation rather than the commitment to a choice.</w:t>
      </w:r>
    </w:p>
    <w:p w14:paraId="19D2F144" w14:textId="3087D7A7" w:rsidR="006D2C8E" w:rsidRDefault="001D54C1" w:rsidP="006D2C8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performed a moving window decoding analysis in which we decoded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delay and their interaction (or offer identity) for each trial based on spike count in each time bin (see Methods). For both animals, decoding accuracy was significantly above chance for all three variables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delay, and offer identity). Peak decoding accuracy reached above 70% for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w:t>
      </w:r>
      <w:r w:rsidR="00DD21C2">
        <w:rPr>
          <w:rFonts w:ascii="Times New Roman" w:eastAsia="Times New Roman" w:hAnsi="Times New Roman" w:cs="Times New Roman"/>
          <w:color w:val="000000"/>
          <w:sz w:val="24"/>
          <w:szCs w:val="24"/>
        </w:rPr>
        <w:t>(chance is 33%</w:t>
      </w:r>
      <w:r w:rsidR="001A024D">
        <w:rPr>
          <w:rFonts w:ascii="Times New Roman" w:eastAsia="Times New Roman" w:hAnsi="Times New Roman" w:cs="Times New Roman"/>
          <w:color w:val="000000"/>
          <w:sz w:val="24"/>
          <w:szCs w:val="24"/>
        </w:rPr>
        <w:t>, Fig. 5 A-B</w:t>
      </w:r>
      <w:r w:rsidR="00DD21C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w:t>
      </w:r>
      <w:r w:rsidR="00DD21C2">
        <w:rPr>
          <w:rFonts w:ascii="Times New Roman" w:eastAsia="Times New Roman" w:hAnsi="Times New Roman" w:cs="Times New Roman"/>
          <w:color w:val="000000"/>
          <w:sz w:val="24"/>
          <w:szCs w:val="24"/>
        </w:rPr>
        <w:t xml:space="preserve">above 60% for </w:t>
      </w:r>
      <w:r>
        <w:rPr>
          <w:rFonts w:ascii="Times New Roman" w:eastAsia="Times New Roman" w:hAnsi="Times New Roman" w:cs="Times New Roman"/>
          <w:color w:val="000000"/>
          <w:sz w:val="24"/>
          <w:szCs w:val="24"/>
        </w:rPr>
        <w:t xml:space="preserve">delay (chance is </w:t>
      </w:r>
      <w:r>
        <w:rPr>
          <w:rFonts w:ascii="Times New Roman" w:eastAsia="Times New Roman" w:hAnsi="Times New Roman" w:cs="Times New Roman"/>
          <w:color w:val="000000"/>
          <w:sz w:val="24"/>
          <w:szCs w:val="24"/>
        </w:rPr>
        <w:lastRenderedPageBreak/>
        <w:t>33%</w:t>
      </w:r>
      <w:r w:rsidR="001A024D">
        <w:rPr>
          <w:rFonts w:ascii="Times New Roman" w:eastAsia="Times New Roman" w:hAnsi="Times New Roman" w:cs="Times New Roman"/>
          <w:color w:val="000000"/>
          <w:sz w:val="24"/>
          <w:szCs w:val="24"/>
        </w:rPr>
        <w:t>, Fig. 5 C-D</w:t>
      </w:r>
      <w:r>
        <w:rPr>
          <w:rFonts w:ascii="Times New Roman" w:eastAsia="Times New Roman" w:hAnsi="Times New Roman" w:cs="Times New Roman"/>
          <w:color w:val="000000"/>
          <w:sz w:val="24"/>
          <w:szCs w:val="24"/>
        </w:rPr>
        <w:t xml:space="preserve">), and over 40% for offer identity (chance is 11%) (Fig. </w:t>
      </w:r>
      <w:r w:rsidR="00642511">
        <w:rPr>
          <w:rFonts w:ascii="Times New Roman" w:eastAsia="Times New Roman" w:hAnsi="Times New Roman" w:cs="Times New Roman"/>
          <w:color w:val="000000"/>
          <w:sz w:val="24"/>
          <w:szCs w:val="24"/>
        </w:rPr>
        <w:t>5</w:t>
      </w:r>
      <w:r w:rsidR="005204A7">
        <w:rPr>
          <w:rFonts w:ascii="Times New Roman" w:eastAsia="Times New Roman" w:hAnsi="Times New Roman" w:cs="Times New Roman"/>
          <w:color w:val="000000"/>
          <w:sz w:val="24"/>
          <w:szCs w:val="24"/>
        </w:rPr>
        <w:t xml:space="preserve"> E-F</w:t>
      </w:r>
      <w:r>
        <w:rPr>
          <w:rFonts w:ascii="Times New Roman" w:eastAsia="Times New Roman" w:hAnsi="Times New Roman" w:cs="Times New Roman"/>
          <w:color w:val="000000"/>
          <w:sz w:val="24"/>
          <w:szCs w:val="24"/>
        </w:rPr>
        <w:t xml:space="preserve">, colored lines), indicating that all variables were robustly represented in dlPFC. </w:t>
      </w:r>
    </w:p>
    <w:p w14:paraId="2EF61105" w14:textId="77777777" w:rsidR="00404E62" w:rsidRPr="00780C51" w:rsidRDefault="00404E62" w:rsidP="006D2C8E">
      <w:pPr>
        <w:shd w:val="clear" w:color="auto" w:fill="FFFFFF"/>
        <w:spacing w:after="0" w:line="480" w:lineRule="auto"/>
        <w:rPr>
          <w:rFonts w:ascii="Times New Roman" w:eastAsia="Times New Roman" w:hAnsi="Times New Roman" w:cs="Times New Roman"/>
          <w:color w:val="000000"/>
          <w:sz w:val="24"/>
          <w:szCs w:val="24"/>
        </w:rPr>
      </w:pPr>
    </w:p>
    <w:p w14:paraId="79253DB2" w14:textId="1A82CF25" w:rsidR="00671E92" w:rsidRDefault="00485D52" w:rsidP="006D2C8E">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006D2C8E">
        <w:rPr>
          <w:rFonts w:ascii="Times New Roman" w:eastAsia="Times New Roman" w:hAnsi="Times New Roman" w:cs="Times New Roman"/>
          <w:b/>
          <w:bCs/>
          <w:sz w:val="24"/>
          <w:szCs w:val="24"/>
        </w:rPr>
        <w:t xml:space="preserve">. The inverse coding of reward and delay in dlPFC reflects temporal discounting computation. </w:t>
      </w:r>
    </w:p>
    <w:p w14:paraId="5D8CDF84" w14:textId="67DB8C06" w:rsidR="00031411" w:rsidRDefault="00B67DEB" w:rsidP="00E8577C">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assess how discounted value is </w:t>
      </w:r>
      <w:r w:rsidR="0018238C" w:rsidRPr="0018238C">
        <w:rPr>
          <w:rFonts w:ascii="Times New Roman" w:eastAsia="Times New Roman" w:hAnsi="Times New Roman" w:cs="Times New Roman"/>
          <w:color w:val="000000"/>
          <w:sz w:val="24"/>
          <w:szCs w:val="24"/>
        </w:rPr>
        <w:t xml:space="preserve">constructed </w:t>
      </w:r>
      <w:r w:rsidR="00666C51">
        <w:rPr>
          <w:rFonts w:ascii="Times New Roman" w:eastAsia="Times New Roman" w:hAnsi="Times New Roman" w:cs="Times New Roman"/>
          <w:color w:val="000000"/>
          <w:sz w:val="24"/>
          <w:szCs w:val="24"/>
        </w:rPr>
        <w:t>and represented in dlPFC</w:t>
      </w:r>
      <w:r>
        <w:rPr>
          <w:rFonts w:ascii="Times New Roman" w:eastAsia="Times New Roman" w:hAnsi="Times New Roman" w:cs="Times New Roman"/>
          <w:color w:val="000000"/>
          <w:sz w:val="24"/>
          <w:szCs w:val="24"/>
        </w:rPr>
        <w:t xml:space="preserve">, we measured the alignment </w:t>
      </w:r>
      <w:r w:rsidR="00C47D84" w:rsidRPr="00C47D84">
        <w:rPr>
          <w:rFonts w:ascii="Times New Roman" w:eastAsia="Times New Roman" w:hAnsi="Times New Roman" w:cs="Times New Roman"/>
          <w:color w:val="000000"/>
          <w:sz w:val="24"/>
          <w:szCs w:val="24"/>
        </w:rPr>
        <w:t>between the</w:t>
      </w:r>
      <w:r>
        <w:rPr>
          <w:rFonts w:ascii="Times New Roman" w:eastAsia="Times New Roman" w:hAnsi="Times New Roman" w:cs="Times New Roman"/>
          <w:color w:val="000000"/>
          <w:sz w:val="24"/>
          <w:szCs w:val="24"/>
        </w:rPr>
        <w:t xml:space="preserve"> neural subspace</w:t>
      </w:r>
      <w:r w:rsidR="00C12199">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r w:rsidR="00C12199">
        <w:rPr>
          <w:rFonts w:ascii="Times New Roman" w:eastAsia="Times New Roman" w:hAnsi="Times New Roman" w:cs="Times New Roman"/>
          <w:color w:val="000000"/>
          <w:sz w:val="24"/>
          <w:szCs w:val="24"/>
        </w:rPr>
        <w:t>that encode</w:t>
      </w:r>
      <w:r w:rsidR="008A7200">
        <w:rPr>
          <w:rFonts w:ascii="Times New Roman" w:eastAsia="Times New Roman" w:hAnsi="Times New Roman" w:cs="Times New Roman"/>
          <w:color w:val="000000"/>
          <w:sz w:val="24"/>
          <w:szCs w:val="24"/>
        </w:rPr>
        <w:t xml:space="preserve"> </w:t>
      </w:r>
      <w:r w:rsidR="008A7200" w:rsidRPr="008A7200">
        <w:rPr>
          <w:rFonts w:ascii="Times New Roman" w:eastAsia="Times New Roman" w:hAnsi="Times New Roman" w:cs="Times New Roman"/>
          <w:color w:val="000000"/>
          <w:sz w:val="24"/>
          <w:szCs w:val="24"/>
        </w:rPr>
        <w:t>reward magnitude and delay</w:t>
      </w:r>
      <w:r>
        <w:rPr>
          <w:rFonts w:ascii="Times New Roman" w:eastAsia="Times New Roman" w:hAnsi="Times New Roman" w:cs="Times New Roman"/>
          <w:color w:val="000000"/>
          <w:sz w:val="24"/>
          <w:szCs w:val="24"/>
        </w:rPr>
        <w:t xml:space="preserve">. </w:t>
      </w:r>
      <w:r w:rsidR="007952B1" w:rsidRPr="007952B1">
        <w:rPr>
          <w:rFonts w:ascii="Times New Roman" w:eastAsia="Times New Roman" w:hAnsi="Times New Roman" w:cs="Times New Roman"/>
          <w:color w:val="000000"/>
          <w:sz w:val="24"/>
          <w:szCs w:val="24"/>
        </w:rPr>
        <w:t>Each coding dimension was defined as a normalized vector of neuron-wise regression coefficients in the population activity space, in which each axis represents the firing rate of an individual neuron (see Methods)</w:t>
      </w:r>
      <w:r w:rsidR="00841E06">
        <w:rPr>
          <w:rFonts w:ascii="Times New Roman" w:eastAsia="Times New Roman" w:hAnsi="Times New Roman" w:cs="Times New Roman"/>
          <w:color w:val="000000"/>
          <w:sz w:val="24"/>
          <w:szCs w:val="24"/>
        </w:rPr>
        <w:t>.</w:t>
      </w:r>
      <w:r w:rsidR="00AD4FC0">
        <w:rPr>
          <w:rFonts w:ascii="Times New Roman" w:eastAsia="Times New Roman" w:hAnsi="Times New Roman" w:cs="Times New Roman"/>
          <w:color w:val="000000"/>
          <w:sz w:val="24"/>
          <w:szCs w:val="24"/>
        </w:rPr>
        <w:t xml:space="preserve"> </w:t>
      </w:r>
      <w:r w:rsidR="00FC0B7A" w:rsidRPr="00FC0B7A">
        <w:rPr>
          <w:rFonts w:ascii="Times New Roman" w:eastAsia="Times New Roman" w:hAnsi="Times New Roman" w:cs="Times New Roman"/>
          <w:color w:val="000000"/>
          <w:sz w:val="24"/>
          <w:szCs w:val="24"/>
        </w:rPr>
        <w:t>The coefficients were obtained from an ANOVA model predicting firing rate from reward magnitude and delay. Thus, neurons that more strongly encoded reward magnitude or delay received greater weights in their respective population coding dimensions.</w:t>
      </w:r>
    </w:p>
    <w:p w14:paraId="49B0DEFD" w14:textId="2B6BABBC" w:rsidR="00F343C5" w:rsidRDefault="00F771BF" w:rsidP="00780C51">
      <w:pPr>
        <w:shd w:val="clear" w:color="auto" w:fill="FFFFFF"/>
        <w:spacing w:after="0" w:line="480" w:lineRule="auto"/>
        <w:ind w:firstLin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Prior to the go signal, </w:t>
      </w:r>
      <w:r>
        <w:rPr>
          <w:rFonts w:ascii="Times New Roman" w:eastAsia="Times New Roman" w:hAnsi="Times New Roman" w:cs="Times New Roman"/>
          <w:sz w:val="24"/>
          <w:szCs w:val="24"/>
        </w:rPr>
        <w:t xml:space="preserve">in </w:t>
      </w:r>
      <w:r w:rsidR="00723428">
        <w:rPr>
          <w:rFonts w:ascii="Times New Roman" w:eastAsia="Times New Roman" w:hAnsi="Times New Roman" w:cs="Times New Roman"/>
          <w:sz w:val="24"/>
          <w:szCs w:val="24"/>
        </w:rPr>
        <w:t xml:space="preserve">both animals, prefrontal neurons showed an inverse </w:t>
      </w:r>
      <w:r>
        <w:rPr>
          <w:rFonts w:ascii="Times New Roman" w:eastAsia="Times New Roman" w:hAnsi="Times New Roman" w:cs="Times New Roman"/>
          <w:sz w:val="24"/>
          <w:szCs w:val="24"/>
        </w:rPr>
        <w:t xml:space="preserve">alignment </w:t>
      </w:r>
      <w:r w:rsidR="00723428">
        <w:rPr>
          <w:rFonts w:ascii="Times New Roman" w:eastAsia="Times New Roman" w:hAnsi="Times New Roman" w:cs="Times New Roman"/>
          <w:sz w:val="24"/>
          <w:szCs w:val="24"/>
        </w:rPr>
        <w:t xml:space="preserve">between the encoding of reward and delay, reflecting temporal discounting computation (Fig. </w:t>
      </w:r>
      <w:r>
        <w:rPr>
          <w:rFonts w:ascii="Times New Roman" w:eastAsia="Times New Roman" w:hAnsi="Times New Roman" w:cs="Times New Roman"/>
          <w:sz w:val="24"/>
          <w:szCs w:val="24"/>
        </w:rPr>
        <w:t>6</w:t>
      </w:r>
      <w:r w:rsidR="00723428">
        <w:rPr>
          <w:rFonts w:ascii="Times New Roman" w:eastAsia="Times New Roman" w:hAnsi="Times New Roman" w:cs="Times New Roman"/>
          <w:sz w:val="24"/>
          <w:szCs w:val="24"/>
        </w:rPr>
        <w:t xml:space="preserve">A-B). </w:t>
      </w:r>
      <w:r w:rsidR="00642F5F">
        <w:rPr>
          <w:rFonts w:ascii="Times New Roman" w:eastAsia="Times New Roman" w:hAnsi="Times New Roman" w:cs="Times New Roman"/>
          <w:color w:val="000000"/>
          <w:sz w:val="24"/>
          <w:szCs w:val="24"/>
        </w:rPr>
        <w:t xml:space="preserve">As a negative control, we performed the same analysis in the 250ms window before </w:t>
      </w:r>
      <w:r w:rsidR="002123DE">
        <w:rPr>
          <w:rFonts w:ascii="Times New Roman" w:eastAsia="Times New Roman" w:hAnsi="Times New Roman" w:cs="Times New Roman"/>
          <w:color w:val="000000"/>
          <w:sz w:val="24"/>
          <w:szCs w:val="24"/>
        </w:rPr>
        <w:t>offer</w:t>
      </w:r>
      <w:r w:rsidR="00642F5F">
        <w:rPr>
          <w:rFonts w:ascii="Times New Roman" w:eastAsia="Times New Roman" w:hAnsi="Times New Roman" w:cs="Times New Roman"/>
          <w:color w:val="000000"/>
          <w:sz w:val="24"/>
          <w:szCs w:val="24"/>
        </w:rPr>
        <w:t xml:space="preserve"> onset, and no significance was found (Fig. S3A, </w:t>
      </w:r>
      <w:r w:rsidR="002123DE">
        <w:rPr>
          <w:rFonts w:ascii="Times New Roman" w:eastAsia="Times New Roman" w:hAnsi="Times New Roman" w:cs="Times New Roman"/>
          <w:color w:val="000000"/>
          <w:sz w:val="24"/>
          <w:szCs w:val="24"/>
        </w:rPr>
        <w:t>F</w:t>
      </w:r>
      <w:r w:rsidR="00642F5F">
        <w:rPr>
          <w:rFonts w:ascii="Times New Roman" w:eastAsia="Times New Roman" w:hAnsi="Times New Roman" w:cs="Times New Roman"/>
          <w:color w:val="000000"/>
          <w:sz w:val="24"/>
          <w:szCs w:val="24"/>
        </w:rPr>
        <w:t>), suggesting that the</w:t>
      </w:r>
      <w:r w:rsidR="00754049">
        <w:rPr>
          <w:rFonts w:ascii="Times New Roman" w:eastAsia="Times New Roman" w:hAnsi="Times New Roman" w:cs="Times New Roman"/>
          <w:color w:val="000000"/>
          <w:sz w:val="24"/>
          <w:szCs w:val="24"/>
        </w:rPr>
        <w:t xml:space="preserve"> negative alignment is genuine and </w:t>
      </w:r>
      <w:r w:rsidR="00C758D6">
        <w:rPr>
          <w:rFonts w:ascii="Times New Roman" w:eastAsia="Times New Roman" w:hAnsi="Times New Roman" w:cs="Times New Roman"/>
          <w:color w:val="000000"/>
          <w:sz w:val="24"/>
          <w:szCs w:val="24"/>
        </w:rPr>
        <w:t>reflect</w:t>
      </w:r>
      <w:r w:rsidR="00D76E47">
        <w:rPr>
          <w:rFonts w:ascii="Times New Roman" w:eastAsia="Times New Roman" w:hAnsi="Times New Roman" w:cs="Times New Roman"/>
          <w:color w:val="000000"/>
          <w:sz w:val="24"/>
          <w:szCs w:val="24"/>
        </w:rPr>
        <w:t>s</w:t>
      </w:r>
      <w:r w:rsidR="00C758D6">
        <w:rPr>
          <w:rFonts w:ascii="Times New Roman" w:eastAsia="Times New Roman" w:hAnsi="Times New Roman" w:cs="Times New Roman"/>
          <w:color w:val="000000"/>
          <w:sz w:val="24"/>
          <w:szCs w:val="24"/>
        </w:rPr>
        <w:t xml:space="preserve"> offer evaluation</w:t>
      </w:r>
      <w:r w:rsidR="00642F5F">
        <w:rPr>
          <w:rFonts w:ascii="Times New Roman" w:eastAsia="Times New Roman" w:hAnsi="Times New Roman" w:cs="Times New Roman"/>
          <w:color w:val="000000"/>
          <w:sz w:val="24"/>
          <w:szCs w:val="24"/>
        </w:rPr>
        <w:t>.</w:t>
      </w:r>
      <w:r w:rsidR="00123845">
        <w:rPr>
          <w:rFonts w:ascii="Times New Roman" w:eastAsia="Times New Roman" w:hAnsi="Times New Roman" w:cs="Times New Roman"/>
          <w:color w:val="000000"/>
          <w:sz w:val="24"/>
          <w:szCs w:val="24"/>
        </w:rPr>
        <w:t xml:space="preserve"> </w:t>
      </w:r>
      <w:r w:rsidR="00123845">
        <w:rPr>
          <w:rFonts w:ascii="Times New Roman" w:eastAsia="Times New Roman" w:hAnsi="Times New Roman" w:cs="Times New Roman"/>
          <w:sz w:val="24"/>
          <w:szCs w:val="24"/>
        </w:rPr>
        <w:t>We repeated the analysis in 250ms windows from 0 to 1000ms after offer onset</w:t>
      </w:r>
      <w:r w:rsidR="00D76E47">
        <w:rPr>
          <w:rFonts w:ascii="Times New Roman" w:eastAsia="Times New Roman" w:hAnsi="Times New Roman" w:cs="Times New Roman"/>
          <w:sz w:val="24"/>
          <w:szCs w:val="24"/>
        </w:rPr>
        <w:t xml:space="preserve"> </w:t>
      </w:r>
      <w:r w:rsidR="00123845">
        <w:rPr>
          <w:rFonts w:ascii="Times New Roman" w:eastAsia="Times New Roman" w:hAnsi="Times New Roman" w:cs="Times New Roman"/>
          <w:sz w:val="24"/>
          <w:szCs w:val="24"/>
        </w:rPr>
        <w:t xml:space="preserve">and observed that the inverse relationship became stronger as </w:t>
      </w:r>
      <w:r w:rsidR="00723428">
        <w:rPr>
          <w:rFonts w:ascii="Times New Roman" w:eastAsia="Times New Roman" w:hAnsi="Times New Roman" w:cs="Times New Roman"/>
          <w:color w:val="000000"/>
          <w:sz w:val="24"/>
          <w:szCs w:val="24"/>
        </w:rPr>
        <w:t xml:space="preserve">the offer epoch progressed </w:t>
      </w:r>
      <w:r w:rsidR="00723428">
        <w:rPr>
          <w:rFonts w:ascii="Times New Roman" w:eastAsia="Times New Roman" w:hAnsi="Times New Roman" w:cs="Times New Roman"/>
          <w:sz w:val="24"/>
          <w:szCs w:val="24"/>
        </w:rPr>
        <w:t>(Fig. S3</w:t>
      </w:r>
      <w:r w:rsidR="00123845">
        <w:rPr>
          <w:rFonts w:ascii="Times New Roman" w:eastAsia="Times New Roman" w:hAnsi="Times New Roman" w:cs="Times New Roman"/>
          <w:sz w:val="24"/>
          <w:szCs w:val="24"/>
        </w:rPr>
        <w:t>B-E, G-J</w:t>
      </w:r>
      <w:r w:rsidR="00723428">
        <w:rPr>
          <w:rFonts w:ascii="Times New Roman" w:eastAsia="Times New Roman" w:hAnsi="Times New Roman" w:cs="Times New Roman"/>
          <w:sz w:val="24"/>
          <w:szCs w:val="24"/>
        </w:rPr>
        <w:t>).</w:t>
      </w:r>
      <w:r w:rsidR="00723428">
        <w:rPr>
          <w:rFonts w:ascii="Times New Roman" w:eastAsia="Times New Roman" w:hAnsi="Times New Roman" w:cs="Times New Roman"/>
          <w:color w:val="000000"/>
          <w:sz w:val="24"/>
          <w:szCs w:val="24"/>
        </w:rPr>
        <w:t xml:space="preserve"> </w:t>
      </w:r>
      <w:r w:rsidR="003354E2">
        <w:rPr>
          <w:rFonts w:ascii="Times New Roman" w:eastAsia="Times New Roman" w:hAnsi="Times New Roman" w:cs="Times New Roman"/>
          <w:color w:val="000000"/>
          <w:sz w:val="24"/>
          <w:szCs w:val="24"/>
        </w:rPr>
        <w:t xml:space="preserve">The inverse alignment </w:t>
      </w:r>
      <w:del w:id="23" w:author="Siyu Wang" w:date="2026-08-11T22:32:00Z" w16du:dateUtc="2026-08-12T02:32:00Z">
        <w:r w:rsidR="00F343C5" w:rsidDel="00E614D9">
          <w:rPr>
            <w:rFonts w:ascii="Times New Roman" w:eastAsia="Times New Roman" w:hAnsi="Times New Roman" w:cs="Times New Roman"/>
            <w:color w:val="000000"/>
            <w:sz w:val="24"/>
            <w:szCs w:val="24"/>
          </w:rPr>
          <w:delText>peaked around the</w:delText>
        </w:r>
      </w:del>
      <w:ins w:id="24" w:author="Siyu Wang" w:date="2026-08-11T22:33:00Z" w16du:dateUtc="2026-08-12T02:33:00Z">
        <w:r w:rsidR="004316FF">
          <w:rPr>
            <w:rFonts w:ascii="Times New Roman" w:eastAsia="Times New Roman" w:hAnsi="Times New Roman" w:cs="Times New Roman"/>
            <w:color w:val="000000"/>
            <w:sz w:val="24"/>
            <w:szCs w:val="24"/>
          </w:rPr>
          <w:t>became robust</w:t>
        </w:r>
      </w:ins>
      <w:ins w:id="25" w:author="Siyu Wang" w:date="2026-08-11T22:32:00Z" w16du:dateUtc="2026-08-12T02:32:00Z">
        <w:r w:rsidR="00E614D9">
          <w:rPr>
            <w:rFonts w:ascii="Times New Roman" w:eastAsia="Times New Roman" w:hAnsi="Times New Roman" w:cs="Times New Roman"/>
            <w:color w:val="000000"/>
            <w:sz w:val="24"/>
            <w:szCs w:val="24"/>
          </w:rPr>
          <w:t xml:space="preserve"> prior to the</w:t>
        </w:r>
      </w:ins>
      <w:r w:rsidR="00F343C5">
        <w:rPr>
          <w:rFonts w:ascii="Times New Roman" w:eastAsia="Times New Roman" w:hAnsi="Times New Roman" w:cs="Times New Roman"/>
          <w:color w:val="000000"/>
          <w:sz w:val="24"/>
          <w:szCs w:val="24"/>
        </w:rPr>
        <w:t xml:space="preserve"> go signal and </w:t>
      </w:r>
      <w:r w:rsidR="003354E2">
        <w:rPr>
          <w:rFonts w:ascii="Times New Roman" w:eastAsia="Times New Roman" w:hAnsi="Times New Roman" w:cs="Times New Roman"/>
          <w:color w:val="000000"/>
          <w:sz w:val="24"/>
          <w:szCs w:val="24"/>
        </w:rPr>
        <w:t>persisted after the go signal</w:t>
      </w:r>
      <w:r w:rsidR="00F343C5">
        <w:rPr>
          <w:rFonts w:ascii="Times New Roman" w:eastAsia="Times New Roman" w:hAnsi="Times New Roman" w:cs="Times New Roman"/>
          <w:color w:val="000000"/>
          <w:sz w:val="24"/>
          <w:szCs w:val="24"/>
        </w:rPr>
        <w:t xml:space="preserve"> (Fig. S4)</w:t>
      </w:r>
      <w:r w:rsidR="003354E2">
        <w:rPr>
          <w:rFonts w:ascii="Times New Roman" w:eastAsia="Times New Roman" w:hAnsi="Times New Roman" w:cs="Times New Roman"/>
          <w:color w:val="000000"/>
          <w:sz w:val="24"/>
          <w:szCs w:val="24"/>
        </w:rPr>
        <w:t xml:space="preserve">. </w:t>
      </w:r>
    </w:p>
    <w:p w14:paraId="257BADFF" w14:textId="155E8982" w:rsidR="007D343B" w:rsidRDefault="00723428" w:rsidP="00723428">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the inverse coding was present in both monkeys, we observed differences in the timing and duration of the inverse relationship between the two monkeys. In Monkey S, the inverse relationship emerged rapidly within 250ms after </w:t>
      </w:r>
      <w:r w:rsidR="00527178">
        <w:rPr>
          <w:rFonts w:ascii="Times New Roman" w:eastAsia="Times New Roman" w:hAnsi="Times New Roman" w:cs="Times New Roman"/>
          <w:color w:val="000000"/>
          <w:sz w:val="24"/>
          <w:szCs w:val="24"/>
        </w:rPr>
        <w:t xml:space="preserve">offer </w:t>
      </w:r>
      <w:r>
        <w:rPr>
          <w:rFonts w:ascii="Times New Roman" w:eastAsia="Times New Roman" w:hAnsi="Times New Roman" w:cs="Times New Roman"/>
          <w:color w:val="000000"/>
          <w:sz w:val="24"/>
          <w:szCs w:val="24"/>
        </w:rPr>
        <w:t>onset</w:t>
      </w:r>
      <w:del w:id="26" w:author="Rossella Falcone" w:date="2026-08-11T16:26:00Z" w16du:dateUtc="2026-08-11T20:26:00Z">
        <w:r>
          <w:rPr>
            <w:rFonts w:ascii="Times New Roman" w:eastAsia="Times New Roman" w:hAnsi="Times New Roman" w:cs="Times New Roman"/>
            <w:color w:val="000000"/>
            <w:sz w:val="24"/>
            <w:szCs w:val="24"/>
          </w:rPr>
          <w:delText>,</w:delText>
        </w:r>
      </w:del>
      <w:r w:rsidR="00D76E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persisted throughout </w:t>
      </w:r>
      <w:r w:rsidR="00D76E47">
        <w:rPr>
          <w:rFonts w:ascii="Times New Roman" w:eastAsia="Times New Roman" w:hAnsi="Times New Roman" w:cs="Times New Roman"/>
          <w:color w:val="000000"/>
          <w:sz w:val="24"/>
          <w:szCs w:val="24"/>
        </w:rPr>
        <w:t xml:space="preserve">the </w:t>
      </w:r>
      <w:r w:rsidR="00D76E47">
        <w:rPr>
          <w:rFonts w:ascii="Times New Roman" w:eastAsia="Times New Roman" w:hAnsi="Times New Roman" w:cs="Times New Roman"/>
          <w:color w:val="000000"/>
          <w:sz w:val="24"/>
          <w:szCs w:val="24"/>
        </w:rPr>
        <w:lastRenderedPageBreak/>
        <w:t xml:space="preserve">offer </w:t>
      </w:r>
      <w:r>
        <w:rPr>
          <w:rFonts w:ascii="Times New Roman" w:eastAsia="Times New Roman" w:hAnsi="Times New Roman" w:cs="Times New Roman"/>
          <w:color w:val="000000"/>
          <w:sz w:val="24"/>
          <w:szCs w:val="24"/>
        </w:rPr>
        <w:t>presentation (Fig. S3B–</w:t>
      </w:r>
      <w:r w:rsidR="00EB5D45">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In Monkey T, a similar trend was observed, but it did not reach statistical significance during the early epochs (Fig. S3G–</w:t>
      </w:r>
      <w:r w:rsidR="00E155C4">
        <w:rPr>
          <w:rFonts w:ascii="Times New Roman" w:eastAsia="Times New Roman" w:hAnsi="Times New Roman" w:cs="Times New Roman"/>
          <w:color w:val="000000"/>
          <w:sz w:val="24"/>
          <w:szCs w:val="24"/>
        </w:rPr>
        <w:t>J</w:t>
      </w:r>
      <w:r>
        <w:rPr>
          <w:rFonts w:ascii="Times New Roman" w:eastAsia="Times New Roman" w:hAnsi="Times New Roman" w:cs="Times New Roman"/>
          <w:color w:val="000000"/>
          <w:sz w:val="24"/>
          <w:szCs w:val="24"/>
        </w:rPr>
        <w:t>).</w:t>
      </w:r>
    </w:p>
    <w:p w14:paraId="3FB6FD3E" w14:textId="77777777" w:rsidR="00EB54AA" w:rsidRDefault="00EB54AA" w:rsidP="00723428">
      <w:pPr>
        <w:spacing w:after="0" w:line="480" w:lineRule="auto"/>
        <w:ind w:firstLine="270"/>
        <w:rPr>
          <w:rFonts w:ascii="Times New Roman" w:eastAsia="Times New Roman" w:hAnsi="Times New Roman" w:cs="Times New Roman"/>
          <w:color w:val="000000"/>
          <w:sz w:val="24"/>
          <w:szCs w:val="24"/>
        </w:rPr>
      </w:pPr>
    </w:p>
    <w:p w14:paraId="0330407D" w14:textId="34AFF97A" w:rsidR="00520227" w:rsidRDefault="00EB54AA" w:rsidP="00EB54AA">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 </w:t>
      </w:r>
      <w:r w:rsidR="00640495">
        <w:rPr>
          <w:rFonts w:ascii="Times New Roman" w:eastAsia="Times New Roman" w:hAnsi="Times New Roman" w:cs="Times New Roman"/>
          <w:b/>
          <w:bCs/>
          <w:color w:val="000000"/>
          <w:sz w:val="24"/>
          <w:szCs w:val="24"/>
        </w:rPr>
        <w:t xml:space="preserve">Neural differences between animals </w:t>
      </w:r>
      <w:r w:rsidR="00DF1B10">
        <w:rPr>
          <w:rFonts w:ascii="Times New Roman" w:eastAsia="Times New Roman" w:hAnsi="Times New Roman" w:cs="Times New Roman"/>
          <w:b/>
          <w:bCs/>
          <w:color w:val="000000"/>
          <w:sz w:val="24"/>
          <w:szCs w:val="24"/>
        </w:rPr>
        <w:t xml:space="preserve">during offer evaluation. </w:t>
      </w:r>
    </w:p>
    <w:p w14:paraId="33187B53" w14:textId="0D7BA29F" w:rsidR="001F0998" w:rsidRPr="008409C8" w:rsidRDefault="00235F51" w:rsidP="00780C51">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negative alignment </w:t>
      </w:r>
      <w:r w:rsidR="007825AF">
        <w:rPr>
          <w:rFonts w:ascii="Times New Roman" w:eastAsia="Times New Roman" w:hAnsi="Times New Roman" w:cs="Times New Roman"/>
          <w:color w:val="000000"/>
          <w:sz w:val="24"/>
          <w:szCs w:val="24"/>
        </w:rPr>
        <w:t>between</w:t>
      </w:r>
      <w:r>
        <w:rPr>
          <w:rFonts w:ascii="Times New Roman" w:eastAsia="Times New Roman" w:hAnsi="Times New Roman" w:cs="Times New Roman"/>
          <w:color w:val="000000"/>
          <w:sz w:val="24"/>
          <w:szCs w:val="24"/>
        </w:rPr>
        <w:t xml:space="preserve"> </w:t>
      </w:r>
      <w:r w:rsidR="001F0998">
        <w:rPr>
          <w:rFonts w:ascii="Times New Roman" w:eastAsia="Times New Roman" w:hAnsi="Times New Roman" w:cs="Times New Roman"/>
          <w:color w:val="000000"/>
          <w:sz w:val="24"/>
          <w:szCs w:val="24"/>
        </w:rPr>
        <w:t>reward</w:t>
      </w:r>
      <w:r>
        <w:rPr>
          <w:rFonts w:ascii="Times New Roman" w:eastAsia="Times New Roman" w:hAnsi="Times New Roman" w:cs="Times New Roman"/>
          <w:color w:val="000000"/>
          <w:sz w:val="24"/>
          <w:szCs w:val="24"/>
        </w:rPr>
        <w:t xml:space="preserve"> </w:t>
      </w:r>
      <w:r w:rsidR="003D2BCA">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 xml:space="preserve">and delay coding dimensions </w:t>
      </w:r>
      <w:r w:rsidR="00435836">
        <w:rPr>
          <w:rFonts w:ascii="Times New Roman" w:eastAsia="Times New Roman" w:hAnsi="Times New Roman" w:cs="Times New Roman"/>
          <w:color w:val="000000"/>
          <w:sz w:val="24"/>
          <w:szCs w:val="24"/>
        </w:rPr>
        <w:t>potentially</w:t>
      </w:r>
      <w:r w:rsidR="007825A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reflect</w:t>
      </w:r>
      <w:r w:rsidR="00435836">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the integration of drop and delay information. </w:t>
      </w:r>
      <w:r w:rsidR="00435836">
        <w:rPr>
          <w:rFonts w:ascii="Times New Roman" w:eastAsia="Times New Roman" w:hAnsi="Times New Roman" w:cs="Times New Roman"/>
          <w:color w:val="000000"/>
          <w:sz w:val="24"/>
          <w:szCs w:val="24"/>
        </w:rPr>
        <w:t>In this analysis, we</w:t>
      </w:r>
      <w:r w:rsidR="007825AF">
        <w:rPr>
          <w:rFonts w:ascii="Times New Roman" w:eastAsia="Times New Roman" w:hAnsi="Times New Roman" w:cs="Times New Roman"/>
          <w:color w:val="000000"/>
          <w:sz w:val="24"/>
          <w:szCs w:val="24"/>
        </w:rPr>
        <w:t xml:space="preserve"> used an alternative approach </w:t>
      </w:r>
      <w:r w:rsidR="00435836">
        <w:rPr>
          <w:rFonts w:ascii="Times New Roman" w:eastAsia="Times New Roman" w:hAnsi="Times New Roman" w:cs="Times New Roman"/>
          <w:color w:val="000000"/>
          <w:sz w:val="24"/>
          <w:szCs w:val="24"/>
        </w:rPr>
        <w:t>and directly quantified the</w:t>
      </w:r>
      <w:r w:rsidR="00145676">
        <w:rPr>
          <w:rFonts w:ascii="Times New Roman" w:eastAsia="Times New Roman" w:hAnsi="Times New Roman" w:cs="Times New Roman"/>
          <w:color w:val="000000"/>
          <w:sz w:val="24"/>
          <w:szCs w:val="24"/>
        </w:rPr>
        <w:t xml:space="preserve"> presence and absence</w:t>
      </w:r>
      <w:r w:rsidR="006867B1">
        <w:rPr>
          <w:rFonts w:ascii="Times New Roman" w:eastAsia="Times New Roman" w:hAnsi="Times New Roman" w:cs="Times New Roman"/>
          <w:color w:val="000000"/>
          <w:sz w:val="24"/>
          <w:szCs w:val="24"/>
        </w:rPr>
        <w:t xml:space="preserve"> of </w:t>
      </w:r>
      <w:r w:rsidR="001F0998" w:rsidRPr="008409C8">
        <w:rPr>
          <w:rFonts w:ascii="Times New Roman" w:eastAsia="Times New Roman" w:hAnsi="Times New Roman" w:cs="Times New Roman"/>
          <w:color w:val="000000"/>
          <w:sz w:val="24"/>
          <w:szCs w:val="24"/>
        </w:rPr>
        <w:t>integration between reward and delay</w:t>
      </w:r>
      <w:r w:rsidR="001F0998">
        <w:rPr>
          <w:rFonts w:ascii="Times New Roman" w:eastAsia="Times New Roman" w:hAnsi="Times New Roman" w:cs="Times New Roman"/>
          <w:color w:val="000000"/>
          <w:sz w:val="24"/>
          <w:szCs w:val="24"/>
        </w:rPr>
        <w:t xml:space="preserve"> in dlPFC,</w:t>
      </w:r>
      <w:r w:rsidR="001F0998" w:rsidRPr="008409C8">
        <w:rPr>
          <w:rFonts w:ascii="Times New Roman" w:eastAsia="Times New Roman" w:hAnsi="Times New Roman" w:cs="Times New Roman"/>
          <w:color w:val="000000"/>
          <w:sz w:val="24"/>
          <w:szCs w:val="24"/>
        </w:rPr>
        <w:t xml:space="preserve"> by assessing </w:t>
      </w:r>
      <w:r w:rsidR="001F0998">
        <w:rPr>
          <w:rFonts w:ascii="Times New Roman" w:eastAsia="Times New Roman" w:hAnsi="Times New Roman" w:cs="Times New Roman"/>
          <w:color w:val="000000"/>
          <w:sz w:val="24"/>
          <w:szCs w:val="24"/>
        </w:rPr>
        <w:t xml:space="preserve">whether the decoding accuracy for offer identity (i.e., the interaction between reward and delay) can be fully predicted by assuming the independence of coding for reward </w:t>
      </w:r>
      <w:r w:rsidR="003D2BCA">
        <w:rPr>
          <w:rFonts w:ascii="Times New Roman" w:eastAsia="Times New Roman" w:hAnsi="Times New Roman" w:cs="Times New Roman"/>
          <w:color w:val="000000"/>
          <w:sz w:val="24"/>
          <w:szCs w:val="24"/>
        </w:rPr>
        <w:t xml:space="preserve">magnitude </w:t>
      </w:r>
      <w:r w:rsidR="001F0998">
        <w:rPr>
          <w:rFonts w:ascii="Times New Roman" w:eastAsia="Times New Roman" w:hAnsi="Times New Roman" w:cs="Times New Roman"/>
          <w:color w:val="000000"/>
          <w:sz w:val="24"/>
          <w:szCs w:val="24"/>
        </w:rPr>
        <w:t>and delay</w:t>
      </w:r>
      <w:r w:rsidR="001F0998" w:rsidRPr="008409C8">
        <w:rPr>
          <w:rFonts w:ascii="Times New Roman" w:eastAsia="Times New Roman" w:hAnsi="Times New Roman" w:cs="Times New Roman"/>
          <w:color w:val="000000"/>
          <w:sz w:val="24"/>
          <w:szCs w:val="24"/>
        </w:rPr>
        <w:t>.</w:t>
      </w:r>
      <w:r w:rsidR="001F0998">
        <w:rPr>
          <w:rFonts w:ascii="Times New Roman" w:eastAsia="Times New Roman" w:hAnsi="Times New Roman" w:cs="Times New Roman"/>
          <w:color w:val="000000"/>
          <w:sz w:val="24"/>
          <w:szCs w:val="24"/>
        </w:rPr>
        <w:t xml:space="preserve"> </w:t>
      </w:r>
      <w:r w:rsidR="001F0998" w:rsidRPr="008409C8">
        <w:rPr>
          <w:rFonts w:ascii="Times New Roman" w:eastAsia="Times New Roman" w:hAnsi="Times New Roman" w:cs="Times New Roman"/>
          <w:color w:val="000000"/>
          <w:sz w:val="24"/>
          <w:szCs w:val="24"/>
        </w:rPr>
        <w:t>Specifically, if the dlPFC neural population encodes reward</w:t>
      </w:r>
      <w:r w:rsidR="003D2BCA">
        <w:rPr>
          <w:rFonts w:ascii="Times New Roman" w:eastAsia="Times New Roman" w:hAnsi="Times New Roman" w:cs="Times New Roman"/>
          <w:color w:val="000000"/>
          <w:sz w:val="24"/>
          <w:szCs w:val="24"/>
        </w:rPr>
        <w:t xml:space="preserve"> magnitude</w:t>
      </w:r>
      <w:r w:rsidR="001F0998" w:rsidRPr="008409C8">
        <w:rPr>
          <w:rFonts w:ascii="Times New Roman" w:eastAsia="Times New Roman" w:hAnsi="Times New Roman" w:cs="Times New Roman"/>
          <w:color w:val="000000"/>
          <w:sz w:val="24"/>
          <w:szCs w:val="24"/>
        </w:rPr>
        <w:t xml:space="preserve"> and delay independently, without integration, then the expected decoding accuracy for offer identity (i.e., </w:t>
      </w:r>
      <w:r w:rsidR="001F0998">
        <w:rPr>
          <w:rFonts w:ascii="Times New Roman" w:eastAsia="Times New Roman" w:hAnsi="Times New Roman" w:cs="Times New Roman"/>
          <w:color w:val="000000"/>
          <w:sz w:val="24"/>
          <w:szCs w:val="24"/>
        </w:rPr>
        <w:t>the</w:t>
      </w:r>
      <w:r w:rsidR="001F0998" w:rsidRPr="008409C8">
        <w:rPr>
          <w:rFonts w:ascii="Times New Roman" w:eastAsia="Times New Roman" w:hAnsi="Times New Roman" w:cs="Times New Roman"/>
          <w:color w:val="000000"/>
          <w:sz w:val="24"/>
          <w:szCs w:val="24"/>
        </w:rPr>
        <w:t xml:space="preserve"> interaction</w:t>
      </w:r>
      <w:r w:rsidR="001F0998">
        <w:rPr>
          <w:rFonts w:ascii="Times New Roman" w:eastAsia="Times New Roman" w:hAnsi="Times New Roman" w:cs="Times New Roman"/>
          <w:color w:val="000000"/>
          <w:sz w:val="24"/>
          <w:szCs w:val="24"/>
        </w:rPr>
        <w:t xml:space="preserve"> between reward and delay</w:t>
      </w:r>
      <w:r w:rsidR="001F0998" w:rsidRPr="008409C8">
        <w:rPr>
          <w:rFonts w:ascii="Times New Roman" w:eastAsia="Times New Roman" w:hAnsi="Times New Roman" w:cs="Times New Roman"/>
          <w:color w:val="000000"/>
          <w:sz w:val="24"/>
          <w:szCs w:val="24"/>
        </w:rPr>
        <w:t xml:space="preserve">),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001F0998" w:rsidRPr="00CD41ED">
        <w:rPr>
          <w:rFonts w:ascii="Times New Roman" w:hAnsi="Times New Roman"/>
          <w:sz w:val="24"/>
        </w:rPr>
        <w:t xml:space="preserve">, </w:t>
      </w:r>
      <w:r w:rsidR="001F0998" w:rsidRPr="008409C8">
        <w:rPr>
          <w:rFonts w:ascii="Times New Roman" w:eastAsia="Times New Roman" w:hAnsi="Times New Roman" w:cs="Times New Roman"/>
          <w:color w:val="000000"/>
          <w:sz w:val="24"/>
          <w:szCs w:val="24"/>
        </w:rPr>
        <w:t xml:space="preserve">should equal the product of their individual decoding accuracies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 xml:space="preserve"> and P</m:t>
        </m:r>
        <m:d>
          <m:dPr>
            <m:ctrlPr>
              <w:rPr>
                <w:rFonts w:ascii="Cambria Math" w:hAnsi="Cambria Math"/>
                <w:sz w:val="24"/>
              </w:rPr>
            </m:ctrlPr>
          </m:dPr>
          <m:e>
            <m:r>
              <m:rPr>
                <m:nor/>
              </m:rPr>
              <w:rPr>
                <w:rFonts w:ascii="Times New Roman" w:hAnsi="Times New Roman"/>
                <w:sz w:val="24"/>
              </w:rPr>
              <m:t>delay</m:t>
            </m:r>
          </m:e>
        </m:d>
      </m:oMath>
      <w:r w:rsidR="001F0998" w:rsidRPr="008409C8">
        <w:rPr>
          <w:rFonts w:ascii="Times New Roman" w:eastAsia="Times New Roman" w:hAnsi="Times New Roman" w:cs="Times New Roman"/>
          <w:color w:val="000000"/>
          <w:sz w:val="24"/>
          <w:szCs w:val="24"/>
        </w:rPr>
        <w:t>:</w:t>
      </w:r>
    </w:p>
    <w:p w14:paraId="4D3FFA57" w14:textId="77777777" w:rsidR="001F0998" w:rsidRPr="008409C8" w:rsidRDefault="00000000" w:rsidP="001F0998">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delay</m:t>
              </m:r>
            </m:e>
          </m:d>
        </m:oMath>
      </m:oMathPara>
    </w:p>
    <w:p w14:paraId="2A73B79E" w14:textId="14C6507D" w:rsidR="001F0998" w:rsidRDefault="001F0998" w:rsidP="001F0998">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If the observed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E85010">
        <w:rPr>
          <w:rFonts w:ascii="Times New Roman" w:eastAsia="Times New Roman" w:hAnsi="Times New Roman" w:cs="Times New Roman"/>
          <w:sz w:val="24"/>
          <w:szCs w:val="24"/>
        </w:rPr>
        <w:t xml:space="preserve"> </w:t>
      </w:r>
      <w:r w:rsidRPr="008409C8">
        <w:rPr>
          <w:rFonts w:ascii="Times New Roman" w:eastAsia="Times New Roman" w:hAnsi="Times New Roman" w:cs="Times New Roman"/>
          <w:color w:val="000000"/>
          <w:sz w:val="24"/>
          <w:szCs w:val="24"/>
        </w:rPr>
        <w:t xml:space="preserve">exceeds the predicted level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it would</w:t>
      </w:r>
      <w:r w:rsidRPr="008409C8">
        <w:rPr>
          <w:rFonts w:ascii="Times New Roman" w:eastAsia="Times New Roman" w:hAnsi="Times New Roman" w:cs="Times New Roman"/>
          <w:color w:val="000000"/>
          <w:sz w:val="24"/>
          <w:szCs w:val="24"/>
        </w:rPr>
        <w:t xml:space="preserve"> suggest that reward</w:t>
      </w:r>
      <w:r w:rsidR="003D2BCA">
        <w:rPr>
          <w:rFonts w:ascii="Times New Roman" w:eastAsia="Times New Roman" w:hAnsi="Times New Roman" w:cs="Times New Roman"/>
          <w:color w:val="000000"/>
          <w:sz w:val="24"/>
          <w:szCs w:val="24"/>
        </w:rPr>
        <w:t xml:space="preserve"> magnitude</w:t>
      </w:r>
      <w:r w:rsidRPr="008409C8">
        <w:rPr>
          <w:rFonts w:ascii="Times New Roman" w:eastAsia="Times New Roman" w:hAnsi="Times New Roman" w:cs="Times New Roman"/>
          <w:color w:val="000000"/>
          <w:sz w:val="24"/>
          <w:szCs w:val="24"/>
        </w:rPr>
        <w:t xml:space="preserve"> and delay are integrated and not represented independently. We compared the predicted decoding performance of offer identity</w:t>
      </w:r>
      <m:oMath>
        <m:r>
          <w:rPr>
            <w:rFonts w:ascii="Cambria Math" w:eastAsia="Times New Roman" w:hAnsi="Cambria Math" w:cs="Times New Roman"/>
            <w:color w:val="000000"/>
            <w:sz w:val="24"/>
            <w:szCs w:val="24"/>
          </w:rPr>
          <m:t xml:space="preserve"> </m:t>
        </m:r>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r>
          <m:rPr>
            <m:sty m:val="p"/>
          </m:rPr>
          <w:rPr>
            <w:rFonts w:ascii="Cambria Math" w:eastAsia="Times New Roman" w:hAnsi="Cambria Math" w:cs="Times New Roman"/>
            <w:color w:val="000000"/>
            <w:sz w:val="24"/>
            <w:szCs w:val="24"/>
          </w:rPr>
          <m:t xml:space="preserve">,  </m:t>
        </m:r>
      </m:oMath>
      <w:r w:rsidRPr="008409C8">
        <w:rPr>
          <w:rFonts w:ascii="Times New Roman" w:eastAsia="Times New Roman" w:hAnsi="Times New Roman" w:cs="Times New Roman"/>
          <w:color w:val="000000"/>
          <w:sz w:val="24"/>
          <w:szCs w:val="24"/>
        </w:rPr>
        <w:t xml:space="preserve">with the actual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for the two monkeys. For Monkey S, we found that</w:t>
      </w:r>
      <m:oMath>
        <m:r>
          <w:rPr>
            <w:rFonts w:ascii="Cambria Math" w:hAnsi="Cambria Math"/>
            <w:sz w:val="24"/>
          </w:rPr>
          <m:t xml:space="preserve"> 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was significantly higher than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oMath>
      <w:r w:rsidRPr="008409C8">
        <w:rPr>
          <w:rFonts w:ascii="Times New Roman" w:eastAsia="Times New Roman" w:hAnsi="Times New Roman" w:cs="Times New Roman"/>
          <w:color w:val="000000"/>
          <w:sz w:val="24"/>
          <w:szCs w:val="24"/>
        </w:rPr>
        <w:t xml:space="preserve">, from around 200ms after the offer onset (Fig. </w:t>
      </w:r>
      <w:r w:rsidR="00C37364">
        <w:rPr>
          <w:rFonts w:ascii="Times New Roman" w:eastAsia="Times New Roman" w:hAnsi="Times New Roman" w:cs="Times New Roman"/>
          <w:color w:val="000000"/>
          <w:sz w:val="24"/>
          <w:szCs w:val="24"/>
        </w:rPr>
        <w:t>5</w:t>
      </w:r>
      <w:r w:rsidRPr="008409C8">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suggesting integration</w:t>
      </w:r>
      <w:r w:rsidRPr="008409C8">
        <w:rPr>
          <w:rFonts w:ascii="Times New Roman" w:eastAsia="Times New Roman" w:hAnsi="Times New Roman" w:cs="Times New Roman"/>
          <w:color w:val="000000"/>
          <w:sz w:val="24"/>
          <w:szCs w:val="24"/>
        </w:rPr>
        <w:t xml:space="preserve">. In contrast, no such difference was observed in Monkey T, suggesting that reward and delay were represented independently without integration </w:t>
      </w:r>
      <w:r>
        <w:rPr>
          <w:rFonts w:ascii="Times New Roman" w:eastAsia="Times New Roman" w:hAnsi="Times New Roman" w:cs="Times New Roman"/>
          <w:color w:val="000000"/>
          <w:sz w:val="24"/>
          <w:szCs w:val="24"/>
        </w:rPr>
        <w:t xml:space="preserve">in Monkey T </w:t>
      </w:r>
      <w:r w:rsidRPr="008409C8">
        <w:rPr>
          <w:rFonts w:ascii="Times New Roman" w:eastAsia="Times New Roman" w:hAnsi="Times New Roman" w:cs="Times New Roman"/>
          <w:color w:val="000000"/>
          <w:sz w:val="24"/>
          <w:szCs w:val="24"/>
        </w:rPr>
        <w:t xml:space="preserve">(Fig. </w:t>
      </w:r>
      <w:r w:rsidR="00C37364">
        <w:rPr>
          <w:rFonts w:ascii="Times New Roman" w:eastAsia="Times New Roman" w:hAnsi="Times New Roman" w:cs="Times New Roman"/>
          <w:color w:val="000000"/>
          <w:sz w:val="24"/>
          <w:szCs w:val="24"/>
        </w:rPr>
        <w:t>5F</w:t>
      </w:r>
      <w:r w:rsidRPr="008409C8">
        <w:rPr>
          <w:rFonts w:ascii="Times New Roman" w:eastAsia="Times New Roman" w:hAnsi="Times New Roman" w:cs="Times New Roman"/>
          <w:color w:val="000000"/>
          <w:sz w:val="24"/>
          <w:szCs w:val="24"/>
        </w:rPr>
        <w:t xml:space="preserve">). </w:t>
      </w:r>
    </w:p>
    <w:p w14:paraId="40D340BE" w14:textId="7EC226E3" w:rsidR="00CC1B8E" w:rsidDel="002E3018" w:rsidRDefault="00711DF0" w:rsidP="009714A4">
      <w:pPr>
        <w:spacing w:after="0" w:line="480" w:lineRule="auto"/>
        <w:rPr>
          <w:del w:id="27" w:author="Siyu Wang" w:date="2026-08-11T22:47:00Z" w16du:dateUtc="2026-08-12T02:47: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differences between animals are also reflected in the percentage of individual neurons that encode value. </w:t>
      </w:r>
      <w:r w:rsidR="00805999">
        <w:rPr>
          <w:rFonts w:ascii="Times New Roman" w:eastAsia="Times New Roman" w:hAnsi="Times New Roman" w:cs="Times New Roman"/>
          <w:color w:val="000000"/>
          <w:sz w:val="24"/>
          <w:szCs w:val="24"/>
        </w:rPr>
        <w:t xml:space="preserve">At the single-neuron level, we tested whether firing rates during the first 750ms of the offer period were linearly modulated by the </w:t>
      </w:r>
      <w:sdt>
        <w:sdtPr>
          <w:tag w:val="goog_rdk_25"/>
          <w:id w:val="865643332"/>
        </w:sdtPr>
        <w:sdtContent/>
      </w:sdt>
      <w:r w:rsidR="00805999">
        <w:rPr>
          <w:rFonts w:ascii="Times New Roman" w:eastAsia="Times New Roman" w:hAnsi="Times New Roman" w:cs="Times New Roman"/>
          <w:color w:val="000000"/>
          <w:sz w:val="24"/>
          <w:szCs w:val="24"/>
        </w:rPr>
        <w:t xml:space="preserve">discounted value inferred from the behavioral </w:t>
      </w:r>
      <w:r w:rsidR="00FD42E9">
        <w:rPr>
          <w:rFonts w:ascii="Times New Roman" w:eastAsia="Times New Roman" w:hAnsi="Times New Roman" w:cs="Times New Roman"/>
          <w:color w:val="000000"/>
          <w:sz w:val="24"/>
          <w:szCs w:val="24"/>
        </w:rPr>
        <w:t>M</w:t>
      </w:r>
      <w:r w:rsidR="00805999">
        <w:rPr>
          <w:rFonts w:ascii="Times New Roman" w:eastAsia="Times New Roman" w:hAnsi="Times New Roman" w:cs="Times New Roman"/>
          <w:color w:val="000000"/>
          <w:sz w:val="24"/>
          <w:szCs w:val="24"/>
        </w:rPr>
        <w:t>odel 1. Only 6 out of 63 neurons (10%) in Monkey S showed a significant linear correlation between spike count and discounted value (Fig. S</w:t>
      </w:r>
      <w:r w:rsidR="00B95E4C">
        <w:rPr>
          <w:rFonts w:ascii="Times New Roman" w:eastAsia="Times New Roman" w:hAnsi="Times New Roman" w:cs="Times New Roman"/>
          <w:color w:val="000000"/>
          <w:sz w:val="24"/>
          <w:szCs w:val="24"/>
        </w:rPr>
        <w:t>5A</w:t>
      </w:r>
      <w:r w:rsidR="00805999">
        <w:rPr>
          <w:rFonts w:ascii="Times New Roman" w:eastAsia="Times New Roman" w:hAnsi="Times New Roman" w:cs="Times New Roman"/>
          <w:color w:val="000000"/>
          <w:sz w:val="24"/>
          <w:szCs w:val="24"/>
        </w:rPr>
        <w:t>), whereas in Monkey T, 35 out of 107 neurons (33%) exhibited linear coding (Fig. S</w:t>
      </w:r>
      <w:r w:rsidR="00B95E4C">
        <w:rPr>
          <w:rFonts w:ascii="Times New Roman" w:eastAsia="Times New Roman" w:hAnsi="Times New Roman" w:cs="Times New Roman"/>
          <w:color w:val="000000"/>
          <w:sz w:val="24"/>
          <w:szCs w:val="24"/>
        </w:rPr>
        <w:t>5B</w:t>
      </w:r>
      <w:r w:rsidR="00805999">
        <w:rPr>
          <w:rFonts w:ascii="Times New Roman" w:eastAsia="Times New Roman" w:hAnsi="Times New Roman" w:cs="Times New Roman"/>
          <w:color w:val="000000"/>
          <w:sz w:val="24"/>
          <w:szCs w:val="24"/>
        </w:rPr>
        <w:t>).</w:t>
      </w:r>
      <w:r w:rsidR="00805999">
        <w:t xml:space="preserve"> </w:t>
      </w:r>
      <w:commentRangeStart w:id="28"/>
      <w:r w:rsidR="00F22D38">
        <w:rPr>
          <w:rFonts w:ascii="Times New Roman" w:eastAsia="Times New Roman" w:hAnsi="Times New Roman" w:cs="Times New Roman"/>
          <w:color w:val="000000"/>
          <w:sz w:val="24"/>
          <w:szCs w:val="24"/>
        </w:rPr>
        <w:t>D</w:t>
      </w:r>
      <w:r w:rsidR="00362D31">
        <w:rPr>
          <w:rFonts w:ascii="Times New Roman" w:eastAsia="Times New Roman" w:hAnsi="Times New Roman" w:cs="Times New Roman"/>
          <w:color w:val="000000"/>
          <w:sz w:val="24"/>
          <w:szCs w:val="24"/>
        </w:rPr>
        <w:t xml:space="preserve">espite similar </w:t>
      </w:r>
      <w:r w:rsidR="00812D45">
        <w:rPr>
          <w:rFonts w:ascii="Times New Roman" w:eastAsia="Times New Roman" w:hAnsi="Times New Roman" w:cs="Times New Roman"/>
          <w:color w:val="000000"/>
          <w:sz w:val="24"/>
          <w:szCs w:val="24"/>
        </w:rPr>
        <w:t>decoding</w:t>
      </w:r>
      <w:r w:rsidR="00784926">
        <w:rPr>
          <w:rFonts w:ascii="Times New Roman" w:eastAsia="Times New Roman" w:hAnsi="Times New Roman" w:cs="Times New Roman"/>
          <w:color w:val="000000"/>
          <w:sz w:val="24"/>
          <w:szCs w:val="24"/>
        </w:rPr>
        <w:t xml:space="preserve"> performance</w:t>
      </w:r>
      <w:r w:rsidR="00362D31">
        <w:rPr>
          <w:rFonts w:ascii="Times New Roman" w:eastAsia="Times New Roman" w:hAnsi="Times New Roman" w:cs="Times New Roman"/>
          <w:color w:val="000000"/>
          <w:sz w:val="24"/>
          <w:szCs w:val="24"/>
        </w:rPr>
        <w:t xml:space="preserve"> of drop and delay</w:t>
      </w:r>
      <w:ins w:id="29" w:author="Siyu Wang" w:date="2026-08-11T22:42:00Z" w16du:dateUtc="2026-08-12T02:42:00Z">
        <w:r w:rsidR="00D77291">
          <w:rPr>
            <w:rFonts w:ascii="Times New Roman" w:eastAsia="Times New Roman" w:hAnsi="Times New Roman" w:cs="Times New Roman"/>
            <w:color w:val="000000"/>
            <w:sz w:val="24"/>
            <w:szCs w:val="24"/>
          </w:rPr>
          <w:t xml:space="preserve"> (Fig. 5A-D)</w:t>
        </w:r>
      </w:ins>
      <w:r w:rsidR="00362D31">
        <w:rPr>
          <w:rFonts w:ascii="Times New Roman" w:eastAsia="Times New Roman" w:hAnsi="Times New Roman" w:cs="Times New Roman"/>
          <w:color w:val="000000"/>
          <w:sz w:val="24"/>
          <w:szCs w:val="24"/>
        </w:rPr>
        <w:t xml:space="preserve">, </w:t>
      </w:r>
      <w:ins w:id="30" w:author="Siyu Wang" w:date="2026-08-11T22:43:00Z" w16du:dateUtc="2026-08-12T02:43:00Z">
        <w:r w:rsidR="00E165E2">
          <w:rPr>
            <w:rFonts w:ascii="Times New Roman" w:eastAsia="Times New Roman" w:hAnsi="Times New Roman" w:cs="Times New Roman"/>
            <w:color w:val="000000"/>
            <w:sz w:val="24"/>
            <w:szCs w:val="24"/>
          </w:rPr>
          <w:t>we observed</w:t>
        </w:r>
      </w:ins>
      <w:ins w:id="31" w:author="Siyu Wang" w:date="2026-08-11T22:50:00Z" w16du:dateUtc="2026-08-12T02:50:00Z">
        <w:r w:rsidR="00BC6844">
          <w:rPr>
            <w:rFonts w:ascii="Times New Roman" w:eastAsia="Times New Roman" w:hAnsi="Times New Roman" w:cs="Times New Roman"/>
            <w:color w:val="000000"/>
            <w:sz w:val="24"/>
            <w:szCs w:val="24"/>
          </w:rPr>
          <w:t xml:space="preserve">, in Monkey S compared to Monkey T, </w:t>
        </w:r>
      </w:ins>
      <w:ins w:id="32" w:author="Siyu Wang" w:date="2026-08-11T22:44:00Z" w16du:dateUtc="2026-08-12T02:44:00Z">
        <w:r w:rsidR="00E165E2">
          <w:rPr>
            <w:rFonts w:ascii="Times New Roman" w:eastAsia="Times New Roman" w:hAnsi="Times New Roman" w:cs="Times New Roman"/>
            <w:color w:val="000000"/>
            <w:sz w:val="24"/>
            <w:szCs w:val="24"/>
          </w:rPr>
          <w:t xml:space="preserve">higher population-level </w:t>
        </w:r>
      </w:ins>
      <w:ins w:id="33" w:author="Siyu Wang" w:date="2026-08-11T22:45:00Z" w16du:dateUtc="2026-08-12T02:45:00Z">
        <w:r w:rsidR="00E165E2">
          <w:rPr>
            <w:rFonts w:ascii="Times New Roman" w:eastAsia="Times New Roman" w:hAnsi="Times New Roman" w:cs="Times New Roman"/>
            <w:color w:val="000000"/>
            <w:sz w:val="24"/>
            <w:szCs w:val="24"/>
          </w:rPr>
          <w:t xml:space="preserve">value </w:t>
        </w:r>
      </w:ins>
      <w:ins w:id="34" w:author="Siyu Wang" w:date="2026-08-11T22:48:00Z" w16du:dateUtc="2026-08-12T02:48:00Z">
        <w:r w:rsidR="00C6328E">
          <w:rPr>
            <w:rFonts w:ascii="Times New Roman" w:eastAsia="Times New Roman" w:hAnsi="Times New Roman" w:cs="Times New Roman"/>
            <w:color w:val="000000"/>
            <w:sz w:val="24"/>
            <w:szCs w:val="24"/>
          </w:rPr>
          <w:t>integration</w:t>
        </w:r>
      </w:ins>
      <w:ins w:id="35" w:author="Siyu Wang" w:date="2026-08-11T22:45:00Z" w16du:dateUtc="2026-08-12T02:45:00Z">
        <w:r w:rsidR="00E165E2">
          <w:rPr>
            <w:rFonts w:ascii="Times New Roman" w:eastAsia="Times New Roman" w:hAnsi="Times New Roman" w:cs="Times New Roman"/>
            <w:color w:val="000000"/>
            <w:sz w:val="24"/>
            <w:szCs w:val="24"/>
          </w:rPr>
          <w:t xml:space="preserve"> via </w:t>
        </w:r>
      </w:ins>
      <w:ins w:id="36" w:author="Siyu Wang" w:date="2026-08-11T22:44:00Z" w16du:dateUtc="2026-08-12T02:44:00Z">
        <w:r w:rsidR="00E165E2">
          <w:rPr>
            <w:rFonts w:ascii="Times New Roman" w:eastAsia="Times New Roman" w:hAnsi="Times New Roman" w:cs="Times New Roman"/>
            <w:color w:val="000000"/>
            <w:sz w:val="24"/>
            <w:szCs w:val="24"/>
          </w:rPr>
          <w:t xml:space="preserve">coordinated </w:t>
        </w:r>
      </w:ins>
      <w:ins w:id="37" w:author="Siyu Wang" w:date="2026-08-11T22:48:00Z" w16du:dateUtc="2026-08-12T02:48:00Z">
        <w:r w:rsidR="00C6328E">
          <w:rPr>
            <w:rFonts w:ascii="Times New Roman" w:eastAsia="Times New Roman" w:hAnsi="Times New Roman" w:cs="Times New Roman"/>
            <w:color w:val="000000"/>
            <w:sz w:val="24"/>
            <w:szCs w:val="24"/>
          </w:rPr>
          <w:t xml:space="preserve">negative </w:t>
        </w:r>
      </w:ins>
      <w:ins w:id="38" w:author="Siyu Wang" w:date="2026-08-11T22:44:00Z" w16du:dateUtc="2026-08-12T02:44:00Z">
        <w:r w:rsidR="00E165E2">
          <w:rPr>
            <w:rFonts w:ascii="Times New Roman" w:eastAsia="Times New Roman" w:hAnsi="Times New Roman" w:cs="Times New Roman"/>
            <w:color w:val="000000"/>
            <w:sz w:val="24"/>
            <w:szCs w:val="24"/>
          </w:rPr>
          <w:t xml:space="preserve">alignment </w:t>
        </w:r>
      </w:ins>
      <w:ins w:id="39" w:author="Siyu Wang" w:date="2026-08-11T22:46:00Z" w16du:dateUtc="2026-08-12T02:46:00Z">
        <w:r w:rsidR="00E165E2">
          <w:rPr>
            <w:rFonts w:ascii="Times New Roman" w:eastAsia="Times New Roman" w:hAnsi="Times New Roman" w:cs="Times New Roman"/>
            <w:color w:val="000000"/>
            <w:sz w:val="24"/>
            <w:szCs w:val="24"/>
          </w:rPr>
          <w:t>between drop and delay</w:t>
        </w:r>
      </w:ins>
      <w:ins w:id="40" w:author="Siyu Wang" w:date="2026-08-11T22:44:00Z" w16du:dateUtc="2026-08-12T02:44:00Z">
        <w:r w:rsidR="00E165E2">
          <w:rPr>
            <w:rFonts w:ascii="Times New Roman" w:eastAsia="Times New Roman" w:hAnsi="Times New Roman" w:cs="Times New Roman"/>
            <w:color w:val="000000"/>
            <w:sz w:val="24"/>
            <w:szCs w:val="24"/>
          </w:rPr>
          <w:t xml:space="preserve"> and </w:t>
        </w:r>
      </w:ins>
      <w:ins w:id="41" w:author="Siyu Wang" w:date="2026-08-11T22:45:00Z" w16du:dateUtc="2026-08-12T02:45:00Z">
        <w:r w:rsidR="00E165E2">
          <w:rPr>
            <w:rFonts w:ascii="Times New Roman" w:eastAsia="Times New Roman" w:hAnsi="Times New Roman" w:cs="Times New Roman"/>
            <w:color w:val="000000"/>
            <w:sz w:val="24"/>
            <w:szCs w:val="24"/>
          </w:rPr>
          <w:t>lower individual-neuron-level value coding,</w:t>
        </w:r>
      </w:ins>
      <w:ins w:id="42" w:author="Siyu Wang" w:date="2026-08-11T22:46:00Z" w16du:dateUtc="2026-08-12T02:46:00Z">
        <w:r w:rsidR="00E165E2">
          <w:rPr>
            <w:rFonts w:ascii="Times New Roman" w:eastAsia="Times New Roman" w:hAnsi="Times New Roman" w:cs="Times New Roman"/>
            <w:color w:val="000000"/>
            <w:sz w:val="24"/>
            <w:szCs w:val="24"/>
          </w:rPr>
          <w:t xml:space="preserve"> suggesting a potential tradeoff</w:t>
        </w:r>
      </w:ins>
      <w:ins w:id="43" w:author="Siyu Wang" w:date="2026-08-11T22:47:00Z" w16du:dateUtc="2026-08-12T02:47:00Z">
        <w:r w:rsidR="00E165E2">
          <w:rPr>
            <w:rFonts w:ascii="Times New Roman" w:eastAsia="Times New Roman" w:hAnsi="Times New Roman" w:cs="Times New Roman"/>
            <w:color w:val="000000"/>
            <w:sz w:val="24"/>
            <w:szCs w:val="24"/>
          </w:rPr>
          <w:t xml:space="preserve"> between </w:t>
        </w:r>
      </w:ins>
      <w:ins w:id="44" w:author="Siyu Wang" w:date="2026-08-11T22:51:00Z" w16du:dateUtc="2026-08-12T02:51:00Z">
        <w:r w:rsidR="00FC01C1">
          <w:rPr>
            <w:rFonts w:ascii="Times New Roman" w:eastAsia="Times New Roman" w:hAnsi="Times New Roman" w:cs="Times New Roman"/>
            <w:color w:val="000000"/>
            <w:sz w:val="24"/>
            <w:szCs w:val="24"/>
          </w:rPr>
          <w:t>value representation</w:t>
        </w:r>
      </w:ins>
      <w:ins w:id="45" w:author="Siyu Wang" w:date="2026-08-11T22:47:00Z" w16du:dateUtc="2026-08-12T02:47:00Z">
        <w:r w:rsidR="00E165E2">
          <w:rPr>
            <w:rFonts w:ascii="Times New Roman" w:eastAsia="Times New Roman" w:hAnsi="Times New Roman" w:cs="Times New Roman"/>
            <w:color w:val="000000"/>
            <w:sz w:val="24"/>
            <w:szCs w:val="24"/>
          </w:rPr>
          <w:t xml:space="preserve"> via </w:t>
        </w:r>
      </w:ins>
      <w:ins w:id="46" w:author="Siyu Wang" w:date="2026-08-11T22:46:00Z" w16du:dateUtc="2026-08-12T02:46:00Z">
        <w:r w:rsidR="00E165E2">
          <w:rPr>
            <w:rFonts w:ascii="Times New Roman" w:eastAsia="Times New Roman" w:hAnsi="Times New Roman" w:cs="Times New Roman"/>
            <w:color w:val="000000"/>
            <w:sz w:val="24"/>
            <w:szCs w:val="24"/>
          </w:rPr>
          <w:t xml:space="preserve">population versus individual neuron. </w:t>
        </w:r>
      </w:ins>
      <w:ins w:id="47" w:author="Siyu Wang" w:date="2026-08-11T22:45:00Z" w16du:dateUtc="2026-08-12T02:45:00Z">
        <w:r w:rsidR="00E165E2">
          <w:rPr>
            <w:rFonts w:ascii="Times New Roman" w:eastAsia="Times New Roman" w:hAnsi="Times New Roman" w:cs="Times New Roman"/>
            <w:color w:val="000000"/>
            <w:sz w:val="24"/>
            <w:szCs w:val="24"/>
          </w:rPr>
          <w:t xml:space="preserve"> </w:t>
        </w:r>
      </w:ins>
      <w:del w:id="48" w:author="Siyu Wang" w:date="2026-08-11T22:47:00Z" w16du:dateUtc="2026-08-12T02:47:00Z">
        <w:r w:rsidR="00F22D38" w:rsidDel="009714A4">
          <w:rPr>
            <w:rFonts w:ascii="Times New Roman" w:eastAsia="Times New Roman" w:hAnsi="Times New Roman" w:cs="Times New Roman"/>
            <w:color w:val="000000"/>
            <w:sz w:val="24"/>
            <w:szCs w:val="24"/>
          </w:rPr>
          <w:delText xml:space="preserve">the differences in </w:delText>
        </w:r>
      </w:del>
      <w:del w:id="49" w:author="Siyu Wang" w:date="2026-08-11T22:42:00Z" w16du:dateUtc="2026-08-12T02:42:00Z">
        <w:r w:rsidR="00F22D38" w:rsidDel="00054633">
          <w:rPr>
            <w:rFonts w:ascii="Times New Roman" w:eastAsia="Times New Roman" w:hAnsi="Times New Roman" w:cs="Times New Roman"/>
            <w:color w:val="000000"/>
            <w:sz w:val="24"/>
            <w:szCs w:val="24"/>
          </w:rPr>
          <w:delText xml:space="preserve">the percentages of significant </w:delText>
        </w:r>
      </w:del>
      <w:del w:id="50" w:author="Siyu Wang" w:date="2026-08-11T22:47:00Z" w16du:dateUtc="2026-08-12T02:47:00Z">
        <w:r w:rsidR="00F22D38" w:rsidDel="009714A4">
          <w:rPr>
            <w:rFonts w:ascii="Times New Roman" w:eastAsia="Times New Roman" w:hAnsi="Times New Roman" w:cs="Times New Roman"/>
            <w:color w:val="000000"/>
            <w:sz w:val="24"/>
            <w:szCs w:val="24"/>
          </w:rPr>
          <w:delText xml:space="preserve">value-coding single neurons potentially reflect that </w:delText>
        </w:r>
        <w:r w:rsidR="006A5F82" w:rsidDel="009714A4">
          <w:rPr>
            <w:rFonts w:ascii="Times New Roman" w:eastAsia="Times New Roman" w:hAnsi="Times New Roman" w:cs="Times New Roman"/>
            <w:color w:val="000000"/>
            <w:sz w:val="24"/>
            <w:szCs w:val="24"/>
          </w:rPr>
          <w:delText xml:space="preserve">while </w:delText>
        </w:r>
        <w:r w:rsidR="00F22D38" w:rsidDel="009714A4">
          <w:rPr>
            <w:rFonts w:ascii="Times New Roman" w:eastAsia="Times New Roman" w:hAnsi="Times New Roman" w:cs="Times New Roman"/>
            <w:color w:val="000000"/>
            <w:sz w:val="24"/>
            <w:szCs w:val="24"/>
          </w:rPr>
          <w:delText xml:space="preserve">Monkey S </w:delText>
        </w:r>
        <w:r w:rsidR="00D42B1F" w:rsidDel="009714A4">
          <w:rPr>
            <w:rFonts w:ascii="Times New Roman" w:eastAsia="Times New Roman" w:hAnsi="Times New Roman" w:cs="Times New Roman"/>
            <w:color w:val="000000"/>
            <w:sz w:val="24"/>
            <w:szCs w:val="24"/>
          </w:rPr>
          <w:delText xml:space="preserve">relied </w:delText>
        </w:r>
        <w:r w:rsidR="00F22D38" w:rsidDel="009714A4">
          <w:rPr>
            <w:rFonts w:ascii="Times New Roman" w:eastAsia="Times New Roman" w:hAnsi="Times New Roman" w:cs="Times New Roman"/>
            <w:color w:val="000000"/>
            <w:sz w:val="24"/>
            <w:szCs w:val="24"/>
          </w:rPr>
          <w:delText>less on individual neurons and more on the coordinated alignment in the population</w:delText>
        </w:r>
        <w:r w:rsidR="00837FC8" w:rsidDel="009714A4">
          <w:rPr>
            <w:rFonts w:ascii="Times New Roman" w:eastAsia="Times New Roman" w:hAnsi="Times New Roman" w:cs="Times New Roman"/>
            <w:color w:val="000000"/>
            <w:sz w:val="24"/>
            <w:szCs w:val="24"/>
          </w:rPr>
          <w:delText xml:space="preserve"> to represent value</w:delText>
        </w:r>
        <w:r w:rsidR="00F22D38" w:rsidDel="009714A4">
          <w:rPr>
            <w:rFonts w:ascii="Times New Roman" w:eastAsia="Times New Roman" w:hAnsi="Times New Roman" w:cs="Times New Roman"/>
            <w:color w:val="000000"/>
            <w:sz w:val="24"/>
            <w:szCs w:val="24"/>
          </w:rPr>
          <w:delText xml:space="preserve">, Monkey T </w:delText>
        </w:r>
        <w:r w:rsidR="00535FC2" w:rsidDel="009714A4">
          <w:rPr>
            <w:rFonts w:ascii="Times New Roman" w:eastAsia="Times New Roman" w:hAnsi="Times New Roman" w:cs="Times New Roman"/>
            <w:color w:val="000000"/>
            <w:sz w:val="24"/>
            <w:szCs w:val="24"/>
          </w:rPr>
          <w:delText xml:space="preserve">relied </w:delText>
        </w:r>
        <w:r w:rsidR="00F22D38" w:rsidDel="009714A4">
          <w:rPr>
            <w:rFonts w:ascii="Times New Roman" w:eastAsia="Times New Roman" w:hAnsi="Times New Roman" w:cs="Times New Roman"/>
            <w:color w:val="000000"/>
            <w:sz w:val="24"/>
            <w:szCs w:val="24"/>
          </w:rPr>
          <w:delText xml:space="preserve">more on individual neurons and less on the coordinated alignment. </w:delText>
        </w:r>
        <w:commentRangeEnd w:id="28"/>
        <w:r w:rsidR="003F02EA" w:rsidDel="009714A4">
          <w:rPr>
            <w:rStyle w:val="CommentReference"/>
            <w:rFonts w:ascii="Times New Roman" w:eastAsia="Times New Roman" w:hAnsi="Times New Roman" w:cs="Times New Roman"/>
            <w:color w:val="000000"/>
            <w:sz w:val="24"/>
            <w:szCs w:val="24"/>
          </w:rPr>
          <w:commentReference w:id="28"/>
        </w:r>
      </w:del>
    </w:p>
    <w:p w14:paraId="3BA478E4" w14:textId="77777777" w:rsidR="002E3018" w:rsidRPr="00780C51" w:rsidRDefault="002E3018" w:rsidP="002E3018">
      <w:pPr>
        <w:spacing w:after="0" w:line="480" w:lineRule="auto"/>
        <w:ind w:firstLine="270"/>
        <w:rPr>
          <w:ins w:id="51" w:author="Siyu Wang" w:date="2026-08-11T22:55:00Z" w16du:dateUtc="2026-08-12T02:55:00Z"/>
          <w:rFonts w:ascii="Times New Roman" w:eastAsia="Times New Roman" w:hAnsi="Times New Roman" w:cs="Times New Roman"/>
          <w:color w:val="000000"/>
          <w:sz w:val="24"/>
          <w:szCs w:val="24"/>
        </w:rPr>
      </w:pPr>
    </w:p>
    <w:p w14:paraId="0000002D" w14:textId="77777777" w:rsidR="00585BFC" w:rsidRDefault="00585BFC">
      <w:pPr>
        <w:spacing w:after="0" w:line="480" w:lineRule="auto"/>
        <w:rPr>
          <w:rFonts w:ascii="Times New Roman" w:eastAsia="Times New Roman" w:hAnsi="Times New Roman" w:cs="Times New Roman"/>
          <w:b/>
          <w:bCs/>
          <w:sz w:val="24"/>
          <w:szCs w:val="24"/>
        </w:rPr>
        <w:pPrChange w:id="52" w:author="Siyu Wang" w:date="2026-08-11T22:47:00Z" w16du:dateUtc="2026-08-12T02:47:00Z">
          <w:pPr>
            <w:spacing w:after="0" w:line="480" w:lineRule="auto"/>
            <w:ind w:firstLine="270"/>
          </w:pPr>
        </w:pPrChange>
      </w:pPr>
    </w:p>
    <w:p w14:paraId="0000002E" w14:textId="03B64160" w:rsidR="00585BFC" w:rsidRDefault="004E7957">
      <w:pPr>
        <w:shd w:val="clear" w:color="auto" w:fill="FFFFFF"/>
        <w:spacing w:after="0" w:line="480" w:lineRule="auto"/>
        <w:rPr>
          <w:rFonts w:ascii="Times New Roman" w:eastAsia="Times New Roman" w:hAnsi="Times New Roman" w:cs="Times New Roman"/>
          <w:b/>
          <w:bCs/>
          <w:sz w:val="24"/>
          <w:szCs w:val="24"/>
        </w:rPr>
      </w:pPr>
      <w:ins w:id="53" w:author="Siyu Wang" w:date="2026-08-11T23:03:00Z" w16du:dateUtc="2026-08-12T03:03:00Z">
        <w:r>
          <w:rPr>
            <w:rFonts w:ascii="Times New Roman" w:eastAsia="Times New Roman" w:hAnsi="Times New Roman" w:cs="Times New Roman"/>
            <w:b/>
            <w:bCs/>
            <w:sz w:val="24"/>
            <w:szCs w:val="24"/>
          </w:rPr>
          <w:t>6</w:t>
        </w:r>
      </w:ins>
      <w:del w:id="54" w:author="Siyu Wang" w:date="2026-08-11T23:03:00Z" w16du:dateUtc="2026-08-12T03:03:00Z">
        <w:r w:rsidR="00BC733B" w:rsidDel="004E7957">
          <w:rPr>
            <w:rFonts w:ascii="Times New Roman" w:eastAsia="Times New Roman" w:hAnsi="Times New Roman" w:cs="Times New Roman"/>
            <w:b/>
            <w:bCs/>
            <w:sz w:val="24"/>
            <w:szCs w:val="24"/>
          </w:rPr>
          <w:delText>5</w:delText>
        </w:r>
      </w:del>
      <w:r w:rsidR="00BC733B">
        <w:rPr>
          <w:rFonts w:ascii="Times New Roman" w:eastAsia="Times New Roman" w:hAnsi="Times New Roman" w:cs="Times New Roman"/>
          <w:b/>
          <w:bCs/>
          <w:sz w:val="24"/>
          <w:szCs w:val="24"/>
        </w:rPr>
        <w:t xml:space="preserve">. Neural signatures of the </w:t>
      </w:r>
      <w:r w:rsidR="00674CD6">
        <w:rPr>
          <w:rFonts w:ascii="Times New Roman" w:eastAsia="Times New Roman" w:hAnsi="Times New Roman" w:cs="Times New Roman"/>
          <w:b/>
          <w:bCs/>
          <w:sz w:val="24"/>
          <w:szCs w:val="24"/>
        </w:rPr>
        <w:t>go signal</w:t>
      </w:r>
      <w:r w:rsidR="00BC733B">
        <w:rPr>
          <w:rFonts w:ascii="Times New Roman" w:eastAsia="Times New Roman" w:hAnsi="Times New Roman" w:cs="Times New Roman"/>
          <w:b/>
          <w:bCs/>
          <w:sz w:val="24"/>
          <w:szCs w:val="24"/>
        </w:rPr>
        <w:t xml:space="preserve"> modulation of value coding.</w:t>
      </w:r>
    </w:p>
    <w:p w14:paraId="0000002F" w14:textId="29E3254E"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Behaviorally, we observed that monkeys’ acceptance rate</w:t>
      </w:r>
      <w:ins w:id="55" w:author="Siyu Wang" w:date="2026-08-11T22:55:00Z" w16du:dateUtc="2026-08-12T02:55:00Z">
        <w:r w:rsidR="00F06C54">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for offers </w:t>
      </w:r>
      <w:del w:id="56" w:author="Siyu Wang" w:date="2026-08-11T22:56:00Z" w16du:dateUtc="2026-08-12T02:56:00Z">
        <w:r w:rsidDel="00F06C54">
          <w:rPr>
            <w:rFonts w:ascii="Times New Roman" w:eastAsia="Times New Roman" w:hAnsi="Times New Roman" w:cs="Times New Roman"/>
            <w:sz w:val="24"/>
            <w:szCs w:val="24"/>
          </w:rPr>
          <w:delText xml:space="preserve">was </w:delText>
        </w:r>
      </w:del>
      <w:ins w:id="57" w:author="Siyu Wang" w:date="2026-08-11T22:56:00Z" w16du:dateUtc="2026-08-12T02:56:00Z">
        <w:r w:rsidR="00F06C54">
          <w:rPr>
            <w:rFonts w:ascii="Times New Roman" w:eastAsia="Times New Roman" w:hAnsi="Times New Roman" w:cs="Times New Roman"/>
            <w:sz w:val="24"/>
            <w:szCs w:val="24"/>
          </w:rPr>
          <w:t xml:space="preserve">were </w:t>
        </w:r>
      </w:ins>
      <w:r>
        <w:rPr>
          <w:rFonts w:ascii="Times New Roman" w:eastAsia="Times New Roman" w:hAnsi="Times New Roman" w:cs="Times New Roman"/>
          <w:sz w:val="24"/>
          <w:szCs w:val="24"/>
        </w:rPr>
        <w:t xml:space="preserve">modulated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Specifically, the animals were more likely to accept an offer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purple. </w:t>
      </w:r>
      <w:ins w:id="58" w:author="Siyu Wang" w:date="2026-08-11T22:56:00Z" w16du:dateUtc="2026-08-12T02:56:00Z">
        <w:r w:rsidR="003D3CB4">
          <w:rPr>
            <w:rFonts w:ascii="Times New Roman" w:eastAsia="Times New Roman" w:hAnsi="Times New Roman" w:cs="Times New Roman"/>
            <w:sz w:val="24"/>
            <w:szCs w:val="24"/>
          </w:rPr>
          <w:t xml:space="preserve">In this section, we analyzed </w:t>
        </w:r>
      </w:ins>
      <w:del w:id="59" w:author="Siyu Wang" w:date="2026-08-11T22:57:00Z" w16du:dateUtc="2026-08-12T02:57:00Z">
        <w:r w:rsidDel="003D3CB4">
          <w:rPr>
            <w:rFonts w:ascii="Times New Roman" w:eastAsia="Times New Roman" w:hAnsi="Times New Roman" w:cs="Times New Roman"/>
            <w:sz w:val="24"/>
            <w:szCs w:val="24"/>
          </w:rPr>
          <w:delText>We then looked for</w:delText>
        </w:r>
      </w:del>
      <w:ins w:id="60" w:author="Siyu Wang" w:date="2026-08-11T22:57:00Z" w16du:dateUtc="2026-08-12T02:57:00Z">
        <w:r w:rsidR="003D3CB4">
          <w:rPr>
            <w:rFonts w:ascii="Times New Roman" w:eastAsia="Times New Roman" w:hAnsi="Times New Roman" w:cs="Times New Roman"/>
            <w:sz w:val="24"/>
            <w:szCs w:val="24"/>
          </w:rPr>
          <w:t>the</w:t>
        </w:r>
      </w:ins>
      <w:r>
        <w:rPr>
          <w:rFonts w:ascii="Times New Roman" w:eastAsia="Times New Roman" w:hAnsi="Times New Roman" w:cs="Times New Roman"/>
          <w:sz w:val="24"/>
          <w:szCs w:val="24"/>
        </w:rPr>
        <w:t xml:space="preserve"> neural signatures of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p>
    <w:p w14:paraId="78AC69A3" w14:textId="1355CFC9" w:rsidR="00C0486F" w:rsidRDefault="009E3B71">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assess how go signal modulates the population activity, we first defined a value coding dimension (similar to </w:t>
      </w:r>
      <w:r w:rsidR="00175A07">
        <w:rPr>
          <w:rFonts w:ascii="Times New Roman" w:eastAsia="Times New Roman" w:hAnsi="Times New Roman" w:cs="Times New Roman"/>
          <w:sz w:val="24"/>
          <w:szCs w:val="24"/>
        </w:rPr>
        <w:t xml:space="preserve">methods to obtain </w:t>
      </w:r>
      <w:r>
        <w:rPr>
          <w:rFonts w:ascii="Times New Roman" w:eastAsia="Times New Roman" w:hAnsi="Times New Roman" w:cs="Times New Roman"/>
          <w:sz w:val="24"/>
          <w:szCs w:val="24"/>
        </w:rPr>
        <w:t xml:space="preserve">drop/delay coding dimensions, see Methods). </w:t>
      </w:r>
      <w:r w:rsidR="00473B21">
        <w:rPr>
          <w:rFonts w:ascii="Times New Roman" w:eastAsia="Times New Roman" w:hAnsi="Times New Roman" w:cs="Times New Roman"/>
          <w:sz w:val="24"/>
          <w:szCs w:val="24"/>
        </w:rPr>
        <w:t>As expected, we observed a positive alignment between the value and the drop coding dimensions</w:t>
      </w:r>
      <w:r w:rsidR="00C14C50">
        <w:rPr>
          <w:rFonts w:ascii="Times New Roman" w:eastAsia="Times New Roman" w:hAnsi="Times New Roman" w:cs="Times New Roman"/>
          <w:sz w:val="24"/>
          <w:szCs w:val="24"/>
        </w:rPr>
        <w:t xml:space="preserve"> (Fig. 7A-B)</w:t>
      </w:r>
      <w:r w:rsidR="00473B21">
        <w:rPr>
          <w:rFonts w:ascii="Times New Roman" w:eastAsia="Times New Roman" w:hAnsi="Times New Roman" w:cs="Times New Roman"/>
          <w:sz w:val="24"/>
          <w:szCs w:val="24"/>
        </w:rPr>
        <w:t xml:space="preserve"> and a negative alignment between the value and the delay coding dimensions</w:t>
      </w:r>
      <w:r w:rsidR="00C14C50">
        <w:rPr>
          <w:rFonts w:ascii="Times New Roman" w:eastAsia="Times New Roman" w:hAnsi="Times New Roman" w:cs="Times New Roman"/>
          <w:sz w:val="24"/>
          <w:szCs w:val="24"/>
        </w:rPr>
        <w:t xml:space="preserve"> (Fig. 7C-D)</w:t>
      </w:r>
      <w:r w:rsidR="00473B21">
        <w:rPr>
          <w:rFonts w:ascii="Times New Roman" w:eastAsia="Times New Roman" w:hAnsi="Times New Roman" w:cs="Times New Roman"/>
          <w:sz w:val="24"/>
          <w:szCs w:val="24"/>
        </w:rPr>
        <w:t xml:space="preserve">. </w:t>
      </w:r>
      <w:r w:rsidR="00EB2CE6">
        <w:rPr>
          <w:rFonts w:ascii="Times New Roman" w:eastAsia="Times New Roman" w:hAnsi="Times New Roman" w:cs="Times New Roman"/>
          <w:sz w:val="24"/>
          <w:szCs w:val="24"/>
        </w:rPr>
        <w:t xml:space="preserve">Population activity </w:t>
      </w:r>
      <w:r w:rsidR="00775341">
        <w:rPr>
          <w:rFonts w:ascii="Times New Roman" w:eastAsia="Times New Roman" w:hAnsi="Times New Roman" w:cs="Times New Roman"/>
          <w:sz w:val="24"/>
          <w:szCs w:val="24"/>
        </w:rPr>
        <w:t>projected onto</w:t>
      </w:r>
      <w:r w:rsidR="00EB2CE6">
        <w:rPr>
          <w:rFonts w:ascii="Times New Roman" w:eastAsia="Times New Roman" w:hAnsi="Times New Roman" w:cs="Times New Roman"/>
          <w:sz w:val="24"/>
          <w:szCs w:val="24"/>
        </w:rPr>
        <w:t xml:space="preserve"> this </w:t>
      </w:r>
      <w:r w:rsidR="00775341">
        <w:rPr>
          <w:rFonts w:ascii="Times New Roman" w:eastAsia="Times New Roman" w:hAnsi="Times New Roman" w:cs="Times New Roman"/>
          <w:sz w:val="24"/>
          <w:szCs w:val="24"/>
        </w:rPr>
        <w:t xml:space="preserve">value coding </w:t>
      </w:r>
      <w:r w:rsidR="00EB2CE6">
        <w:rPr>
          <w:rFonts w:ascii="Times New Roman" w:eastAsia="Times New Roman" w:hAnsi="Times New Roman" w:cs="Times New Roman"/>
          <w:sz w:val="24"/>
          <w:szCs w:val="24"/>
        </w:rPr>
        <w:t xml:space="preserve">axis represents the behaviorally inferred discounted value </w:t>
      </w:r>
      <w:r w:rsidR="00053330">
        <w:rPr>
          <w:rFonts w:ascii="Times New Roman" w:eastAsia="Times New Roman" w:hAnsi="Times New Roman" w:cs="Times New Roman"/>
          <w:sz w:val="24"/>
          <w:szCs w:val="24"/>
        </w:rPr>
        <w:t xml:space="preserve">monotonically </w:t>
      </w:r>
      <w:r w:rsidR="00EB2CE6">
        <w:rPr>
          <w:rFonts w:ascii="Times New Roman" w:eastAsia="Times New Roman" w:hAnsi="Times New Roman" w:cs="Times New Roman"/>
          <w:sz w:val="24"/>
          <w:szCs w:val="24"/>
        </w:rPr>
        <w:t xml:space="preserve">(Fig. 7E-F). </w:t>
      </w:r>
    </w:p>
    <w:p w14:paraId="578F64EF" w14:textId="15E4A1C7" w:rsidR="00242D7A" w:rsidRDefault="00C0486F">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Next, we analyze</w:t>
      </w:r>
      <w:ins w:id="61" w:author="Siyu Wang" w:date="2026-08-11T22:58:00Z" w16du:dateUtc="2026-08-12T02:58:00Z">
        <w:r w:rsidR="00820984">
          <w:rPr>
            <w:rFonts w:ascii="Times New Roman" w:eastAsia="Times New Roman" w:hAnsi="Times New Roman" w:cs="Times New Roman"/>
            <w:sz w:val="24"/>
            <w:szCs w:val="24"/>
          </w:rPr>
          <w:t>d</w:t>
        </w:r>
      </w:ins>
      <w:r>
        <w:rPr>
          <w:rFonts w:ascii="Times New Roman" w:eastAsia="Times New Roman" w:hAnsi="Times New Roman" w:cs="Times New Roman"/>
          <w:sz w:val="24"/>
          <w:szCs w:val="24"/>
        </w:rPr>
        <w:t xml:space="preserve"> how the go signal shifts population activity along the value coding dimension. If the temporally discounted value is adjusted based on the additional delay </w:t>
      </w:r>
      <w:r>
        <w:rPr>
          <w:rFonts w:ascii="Times New Roman" w:eastAsia="Times New Roman" w:hAnsi="Times New Roman" w:cs="Times New Roman"/>
          <w:sz w:val="24"/>
          <w:szCs w:val="24"/>
        </w:rPr>
        <w:lastRenderedPageBreak/>
        <w:t xml:space="preserve">introduced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(see behavioral Model 3</w:t>
      </w:r>
      <w:r w:rsidR="00FF1374">
        <w:rPr>
          <w:rFonts w:ascii="Times New Roman" w:eastAsia="Times New Roman" w:hAnsi="Times New Roman" w:cs="Times New Roman"/>
          <w:sz w:val="24"/>
          <w:szCs w:val="24"/>
        </w:rPr>
        <w:t>/3v</w:t>
      </w:r>
      <w:r>
        <w:rPr>
          <w:rFonts w:ascii="Times New Roman" w:eastAsia="Times New Roman" w:hAnsi="Times New Roman" w:cs="Times New Roman"/>
          <w:sz w:val="24"/>
          <w:szCs w:val="24"/>
        </w:rPr>
        <w:t xml:space="preserve"> in the Methods), then compared to the purple </w:t>
      </w:r>
      <w:r w:rsidR="00674CD6">
        <w:rPr>
          <w:rFonts w:ascii="Times New Roman" w:eastAsia="Times New Roman" w:hAnsi="Times New Roman" w:cs="Times New Roman"/>
          <w:sz w:val="24"/>
          <w:szCs w:val="24"/>
        </w:rPr>
        <w:t>go signal</w:t>
      </w:r>
      <w:del w:id="62" w:author="Siyu Wang" w:date="2026-08-11T22:59:00Z" w16du:dateUtc="2026-08-12T02:59:00Z">
        <w:r w:rsidDel="00453004">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which allows immediate acceptance of the offer, the yellow </w:t>
      </w:r>
      <w:r w:rsidR="00674CD6">
        <w:rPr>
          <w:rFonts w:ascii="Times New Roman" w:eastAsia="Times New Roman" w:hAnsi="Times New Roman" w:cs="Times New Roman"/>
          <w:sz w:val="24"/>
          <w:szCs w:val="24"/>
        </w:rPr>
        <w:t>go signal</w:t>
      </w:r>
      <w:del w:id="63" w:author="Siyu Wang" w:date="2026-08-11T22:59:00Z" w16du:dateUtc="2026-08-12T02:59:00Z">
        <w:r w:rsidDel="00453004">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which requires an additional delay</w:t>
      </w:r>
      <w:del w:id="64" w:author="Siyu Wang" w:date="2026-08-11T22:59:00Z" w16du:dateUtc="2026-08-12T02:59:00Z">
        <w:r w:rsidDel="00453004">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should decrease the discounted value of the original offer.</w:t>
      </w:r>
      <w:r w:rsidR="00292B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Therefore, we predicted that the population </w:t>
      </w:r>
      <w:r w:rsidR="00292B9C">
        <w:rPr>
          <w:rFonts w:ascii="Times New Roman" w:eastAsia="Times New Roman" w:hAnsi="Times New Roman" w:cs="Times New Roman"/>
          <w:sz w:val="24"/>
          <w:szCs w:val="24"/>
        </w:rPr>
        <w:t>activity would increase after the purple go signal and decrease after the yellow go signal</w:t>
      </w:r>
      <w:r w:rsidR="00242D7A">
        <w:rPr>
          <w:rFonts w:ascii="Times New Roman" w:eastAsia="Times New Roman" w:hAnsi="Times New Roman" w:cs="Times New Roman"/>
          <w:sz w:val="24"/>
          <w:szCs w:val="24"/>
        </w:rPr>
        <w:t>.</w:t>
      </w:r>
      <w:r w:rsidR="0031710A">
        <w:rPr>
          <w:rFonts w:ascii="Times New Roman" w:eastAsia="Times New Roman" w:hAnsi="Times New Roman" w:cs="Times New Roman"/>
          <w:sz w:val="24"/>
          <w:szCs w:val="24"/>
        </w:rPr>
        <w:t xml:space="preserve"> </w:t>
      </w:r>
      <w:r w:rsidR="00DC7515">
        <w:rPr>
          <w:rFonts w:ascii="Times New Roman" w:eastAsia="Times New Roman" w:hAnsi="Times New Roman" w:cs="Times New Roman"/>
          <w:sz w:val="24"/>
          <w:szCs w:val="24"/>
        </w:rPr>
        <w:t>We</w:t>
      </w:r>
      <w:r w:rsidR="0031710A">
        <w:rPr>
          <w:rFonts w:ascii="Times New Roman" w:eastAsia="Times New Roman" w:hAnsi="Times New Roman" w:cs="Times New Roman"/>
          <w:sz w:val="24"/>
          <w:szCs w:val="24"/>
        </w:rPr>
        <w:t xml:space="preserve"> observed this pattern in Monkey S (Fig. 8A), but not in Monkey T (Fig. 8B).</w:t>
      </w:r>
      <w:r w:rsidR="00DC7515">
        <w:rPr>
          <w:rFonts w:ascii="Times New Roman" w:eastAsia="Times New Roman" w:hAnsi="Times New Roman" w:cs="Times New Roman"/>
          <w:sz w:val="24"/>
          <w:szCs w:val="24"/>
        </w:rPr>
        <w:t xml:space="preserve"> </w:t>
      </w:r>
      <w:r w:rsidR="004B1D90">
        <w:rPr>
          <w:rFonts w:ascii="Times New Roman" w:eastAsia="Times New Roman" w:hAnsi="Times New Roman" w:cs="Times New Roman"/>
          <w:sz w:val="24"/>
          <w:szCs w:val="24"/>
        </w:rPr>
        <w:t xml:space="preserve">Within 250ms after the go signal, the population activity along the value axis is significantly higher following a purple go signal compared to yellow (p &lt; 0.05) in Monkey S.  </w:t>
      </w:r>
      <w:r w:rsidR="004C6C83">
        <w:rPr>
          <w:rFonts w:ascii="Times New Roman" w:eastAsia="Times New Roman" w:hAnsi="Times New Roman" w:cs="Times New Roman"/>
          <w:sz w:val="24"/>
          <w:szCs w:val="24"/>
        </w:rPr>
        <w:t xml:space="preserve">This was not the case for Monkey T, in fact, both </w:t>
      </w:r>
      <w:r w:rsidR="000F6F83">
        <w:rPr>
          <w:rFonts w:ascii="Times New Roman" w:eastAsia="Times New Roman" w:hAnsi="Times New Roman" w:cs="Times New Roman"/>
          <w:sz w:val="24"/>
          <w:szCs w:val="24"/>
        </w:rPr>
        <w:t>purple/yellow trajectories move downward</w:t>
      </w:r>
      <w:r w:rsidR="004C6C83">
        <w:rPr>
          <w:rFonts w:ascii="Times New Roman" w:eastAsia="Times New Roman" w:hAnsi="Times New Roman" w:cs="Times New Roman"/>
          <w:sz w:val="24"/>
          <w:szCs w:val="24"/>
        </w:rPr>
        <w:t xml:space="preserve"> </w:t>
      </w:r>
      <w:r w:rsidR="000F6F83">
        <w:rPr>
          <w:rFonts w:ascii="Times New Roman" w:eastAsia="Times New Roman" w:hAnsi="Times New Roman" w:cs="Times New Roman"/>
          <w:sz w:val="24"/>
          <w:szCs w:val="24"/>
        </w:rPr>
        <w:t>shortly after the go signal</w:t>
      </w:r>
      <w:r w:rsidR="004C6C83">
        <w:rPr>
          <w:rFonts w:ascii="Times New Roman" w:eastAsia="Times New Roman" w:hAnsi="Times New Roman" w:cs="Times New Roman"/>
          <w:sz w:val="24"/>
          <w:szCs w:val="24"/>
        </w:rPr>
        <w:t xml:space="preserve">, reflecting </w:t>
      </w:r>
      <w:r w:rsidR="00B82262">
        <w:rPr>
          <w:rFonts w:ascii="Times New Roman" w:eastAsia="Times New Roman" w:hAnsi="Times New Roman" w:cs="Times New Roman"/>
          <w:sz w:val="24"/>
          <w:szCs w:val="24"/>
        </w:rPr>
        <w:t xml:space="preserve">shared neural trajectories </w:t>
      </w:r>
      <w:r w:rsidR="004C6C83">
        <w:rPr>
          <w:rFonts w:ascii="Times New Roman" w:eastAsia="Times New Roman" w:hAnsi="Times New Roman" w:cs="Times New Roman"/>
          <w:sz w:val="24"/>
          <w:szCs w:val="24"/>
        </w:rPr>
        <w:t xml:space="preserve">outside of the value subspace. </w:t>
      </w:r>
      <w:r w:rsidR="00DD072B">
        <w:rPr>
          <w:rFonts w:ascii="Times New Roman" w:eastAsia="Times New Roman" w:hAnsi="Times New Roman" w:cs="Times New Roman"/>
          <w:sz w:val="24"/>
          <w:szCs w:val="24"/>
        </w:rPr>
        <w:t xml:space="preserve">In other words, purple/yellow trajectories might diverge in dimensions other than the value-coding axis. </w:t>
      </w:r>
    </w:p>
    <w:p w14:paraId="00000030" w14:textId="42DBCD9A" w:rsidR="00585BFC" w:rsidDel="00696252" w:rsidRDefault="0050778F" w:rsidP="00696252">
      <w:pPr>
        <w:shd w:val="clear" w:color="auto" w:fill="FFFFFF"/>
        <w:spacing w:after="0" w:line="480" w:lineRule="auto"/>
        <w:ind w:firstLine="360"/>
        <w:rPr>
          <w:del w:id="65" w:author="Siyu Wang" w:date="2026-08-11T23:02:00Z" w16du:dateUtc="2026-08-12T03:02:00Z"/>
          <w:rFonts w:ascii="Times New Roman" w:eastAsia="Times New Roman" w:hAnsi="Times New Roman" w:cs="Times New Roman"/>
          <w:sz w:val="24"/>
          <w:szCs w:val="24"/>
        </w:rPr>
      </w:pPr>
      <w:r>
        <w:rPr>
          <w:rFonts w:ascii="Times New Roman" w:eastAsia="Times New Roman" w:hAnsi="Times New Roman" w:cs="Times New Roman"/>
          <w:sz w:val="24"/>
          <w:szCs w:val="24"/>
        </w:rPr>
        <w:t>To test this, w</w:t>
      </w:r>
      <w:r w:rsidR="00DD072B">
        <w:rPr>
          <w:rFonts w:ascii="Times New Roman" w:eastAsia="Times New Roman" w:hAnsi="Times New Roman" w:cs="Times New Roman"/>
          <w:sz w:val="24"/>
          <w:szCs w:val="24"/>
        </w:rPr>
        <w:t xml:space="preserve">e performed a separate analysis to </w:t>
      </w:r>
      <w:r>
        <w:rPr>
          <w:rFonts w:ascii="Times New Roman" w:eastAsia="Times New Roman" w:hAnsi="Times New Roman" w:cs="Times New Roman"/>
          <w:sz w:val="24"/>
          <w:szCs w:val="24"/>
        </w:rPr>
        <w:t>define the coding dimension for purple versus yellow go signal</w:t>
      </w:r>
      <w:r w:rsidR="006B359E">
        <w:rPr>
          <w:rFonts w:ascii="Times New Roman" w:eastAsia="Times New Roman" w:hAnsi="Times New Roman" w:cs="Times New Roman"/>
          <w:sz w:val="24"/>
          <w:szCs w:val="24"/>
        </w:rPr>
        <w:t>. We</w:t>
      </w:r>
      <w:r>
        <w:rPr>
          <w:rFonts w:ascii="Times New Roman" w:eastAsia="Times New Roman" w:hAnsi="Times New Roman" w:cs="Times New Roman"/>
          <w:sz w:val="24"/>
          <w:szCs w:val="24"/>
        </w:rPr>
        <w:t xml:space="preserve"> then </w:t>
      </w:r>
      <w:r w:rsidR="00DD072B">
        <w:rPr>
          <w:rFonts w:ascii="Times New Roman" w:eastAsia="Times New Roman" w:hAnsi="Times New Roman" w:cs="Times New Roman"/>
          <w:sz w:val="24"/>
          <w:szCs w:val="24"/>
        </w:rPr>
        <w:t>analyze</w:t>
      </w:r>
      <w:r w:rsidR="006B359E">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how well the go signal coding dimension align</w:t>
      </w:r>
      <w:r w:rsidR="006B359E">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with the value coding dimension. Indeed, we observed a significant positive alignment between go signal coding dimension and value coding dimension in Monkey S (Fig. 8E) and not Monkey T (Fig. 8F).</w:t>
      </w:r>
      <w:r w:rsidR="00361463">
        <w:rPr>
          <w:rFonts w:ascii="Times New Roman" w:eastAsia="Times New Roman" w:hAnsi="Times New Roman" w:cs="Times New Roman"/>
          <w:sz w:val="24"/>
          <w:szCs w:val="24"/>
        </w:rPr>
        <w:t xml:space="preserve"> Qualitatively, we can </w:t>
      </w:r>
      <w:r w:rsidR="00E211DB">
        <w:rPr>
          <w:rFonts w:ascii="Times New Roman" w:eastAsia="Times New Roman" w:hAnsi="Times New Roman" w:cs="Times New Roman"/>
          <w:sz w:val="24"/>
          <w:szCs w:val="24"/>
        </w:rPr>
        <w:t xml:space="preserve">also </w:t>
      </w:r>
      <w:r w:rsidR="00361463">
        <w:rPr>
          <w:rFonts w:ascii="Times New Roman" w:eastAsia="Times New Roman" w:hAnsi="Times New Roman" w:cs="Times New Roman"/>
          <w:sz w:val="24"/>
          <w:szCs w:val="24"/>
        </w:rPr>
        <w:t>see th</w:t>
      </w:r>
      <w:r w:rsidR="00430381">
        <w:rPr>
          <w:rFonts w:ascii="Times New Roman" w:eastAsia="Times New Roman" w:hAnsi="Times New Roman" w:cs="Times New Roman"/>
          <w:sz w:val="24"/>
          <w:szCs w:val="24"/>
        </w:rPr>
        <w:t>ere is a</w:t>
      </w:r>
      <w:r w:rsidR="00361463">
        <w:rPr>
          <w:rFonts w:ascii="Times New Roman" w:eastAsia="Times New Roman" w:hAnsi="Times New Roman" w:cs="Times New Roman"/>
          <w:sz w:val="24"/>
          <w:szCs w:val="24"/>
        </w:rPr>
        <w:t xml:space="preserve"> rotation of population activity to the orthogonal dimension in the principal component space in Monkey T </w:t>
      </w:r>
      <w:r w:rsidR="00E63E0C">
        <w:rPr>
          <w:rFonts w:ascii="Times New Roman" w:eastAsia="Times New Roman" w:hAnsi="Times New Roman" w:cs="Times New Roman"/>
          <w:sz w:val="24"/>
          <w:szCs w:val="24"/>
        </w:rPr>
        <w:t xml:space="preserve">around the go signal </w:t>
      </w:r>
      <w:r w:rsidR="00361463">
        <w:rPr>
          <w:rFonts w:ascii="Times New Roman" w:eastAsia="Times New Roman" w:hAnsi="Times New Roman" w:cs="Times New Roman"/>
          <w:sz w:val="24"/>
          <w:szCs w:val="24"/>
        </w:rPr>
        <w:t>(</w:t>
      </w:r>
      <w:r w:rsidR="00932761">
        <w:rPr>
          <w:rFonts w:ascii="Times New Roman" w:eastAsia="Times New Roman" w:hAnsi="Times New Roman" w:cs="Times New Roman"/>
          <w:sz w:val="24"/>
          <w:szCs w:val="24"/>
        </w:rPr>
        <w:t>Fig. S6)</w:t>
      </w:r>
      <w:r w:rsidR="00361463">
        <w:rPr>
          <w:rFonts w:ascii="Times New Roman" w:eastAsia="Times New Roman" w:hAnsi="Times New Roman" w:cs="Times New Roman"/>
          <w:sz w:val="24"/>
          <w:szCs w:val="24"/>
        </w:rPr>
        <w:t>.</w:t>
      </w:r>
    </w:p>
    <w:p w14:paraId="08600DF0" w14:textId="77777777" w:rsidR="00696252" w:rsidRDefault="00696252" w:rsidP="00780C51">
      <w:pPr>
        <w:shd w:val="clear" w:color="auto" w:fill="FFFFFF"/>
        <w:spacing w:after="0" w:line="480" w:lineRule="auto"/>
        <w:ind w:firstLine="360"/>
        <w:rPr>
          <w:ins w:id="66" w:author="Siyu Wang" w:date="2026-08-11T23:02:00Z" w16du:dateUtc="2026-08-12T03:02:00Z"/>
          <w:rFonts w:ascii="Times New Roman" w:eastAsia="Times New Roman" w:hAnsi="Times New Roman" w:cs="Times New Roman"/>
          <w:sz w:val="24"/>
          <w:szCs w:val="24"/>
        </w:rPr>
      </w:pPr>
    </w:p>
    <w:p w14:paraId="00000031" w14:textId="3F97DA91" w:rsidR="00585BFC" w:rsidDel="00AC1B6D" w:rsidRDefault="00000000" w:rsidP="00976F0D">
      <w:pPr>
        <w:shd w:val="clear" w:color="auto" w:fill="FFFFFF"/>
        <w:spacing w:after="0" w:line="480" w:lineRule="auto"/>
        <w:ind w:firstLine="360"/>
        <w:rPr>
          <w:del w:id="67" w:author="Siyu Wang" w:date="2026-08-11T23:03:00Z" w16du:dateUtc="2026-08-12T03:03:00Z"/>
          <w:rFonts w:ascii="Times New Roman" w:eastAsia="Times New Roman" w:hAnsi="Times New Roman" w:cs="Times New Roman"/>
          <w:sz w:val="24"/>
          <w:szCs w:val="24"/>
        </w:rPr>
      </w:pPr>
      <w:commentRangeStart w:id="68"/>
      <w:commentRangeStart w:id="69"/>
      <w:r>
        <w:rPr>
          <w:rFonts w:ascii="Times New Roman" w:eastAsia="Times New Roman" w:hAnsi="Times New Roman" w:cs="Times New Roman"/>
          <w:sz w:val="24"/>
          <w:szCs w:val="24"/>
        </w:rPr>
        <w:t>T</w:t>
      </w:r>
      <w:r w:rsidR="00D543E1">
        <w:rPr>
          <w:rFonts w:ascii="Times New Roman" w:eastAsia="Times New Roman" w:hAnsi="Times New Roman" w:cs="Times New Roman"/>
          <w:sz w:val="24"/>
          <w:szCs w:val="24"/>
        </w:rPr>
        <w:t>ogether, t</w:t>
      </w:r>
      <w:r>
        <w:rPr>
          <w:rFonts w:ascii="Times New Roman" w:eastAsia="Times New Roman" w:hAnsi="Times New Roman" w:cs="Times New Roman"/>
          <w:sz w:val="24"/>
          <w:szCs w:val="24"/>
        </w:rPr>
        <w:t>h</w:t>
      </w:r>
      <w:r w:rsidR="00E91207">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difference</w:t>
      </w:r>
      <w:r w:rsidR="00E9120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in neural </w:t>
      </w:r>
      <w:r w:rsidR="00E91207">
        <w:rPr>
          <w:rFonts w:ascii="Times New Roman" w:eastAsia="Times New Roman" w:hAnsi="Times New Roman" w:cs="Times New Roman"/>
          <w:sz w:val="24"/>
          <w:szCs w:val="24"/>
        </w:rPr>
        <w:t xml:space="preserve">responses to the go signal </w:t>
      </w:r>
      <w:r>
        <w:rPr>
          <w:rFonts w:ascii="Times New Roman" w:eastAsia="Times New Roman" w:hAnsi="Times New Roman" w:cs="Times New Roman"/>
          <w:sz w:val="24"/>
          <w:szCs w:val="24"/>
        </w:rPr>
        <w:t>reflected the distinct behavioral strategies employed by the two monkeys.</w:t>
      </w:r>
      <w:commentRangeEnd w:id="68"/>
      <w:r w:rsidR="00430381">
        <w:rPr>
          <w:rStyle w:val="CommentReference"/>
          <w:rFonts w:ascii="Times New Roman" w:eastAsia="Times New Roman" w:hAnsi="Times New Roman" w:cs="Times New Roman"/>
          <w:sz w:val="24"/>
          <w:szCs w:val="24"/>
        </w:rPr>
        <w:commentReference w:id="68"/>
      </w:r>
      <w:commentRangeEnd w:id="69"/>
      <w:r w:rsidR="004416D2">
        <w:rPr>
          <w:rStyle w:val="CommentReference"/>
          <w:rFonts w:ascii="Times New Roman" w:eastAsia="Times New Roman" w:hAnsi="Times New Roman" w:cs="Times New Roman"/>
          <w:sz w:val="24"/>
          <w:szCs w:val="24"/>
        </w:rPr>
        <w:commentReference w:id="69"/>
      </w:r>
    </w:p>
    <w:p w14:paraId="47D2C910" w14:textId="77777777" w:rsidR="00976F0D" w:rsidRDefault="00976F0D" w:rsidP="00AC1B6D">
      <w:pPr>
        <w:shd w:val="clear" w:color="auto" w:fill="FFFFFF"/>
        <w:spacing w:after="0" w:line="480" w:lineRule="auto"/>
        <w:rPr>
          <w:ins w:id="70" w:author="Siyu Wang" w:date="2026-08-11T23:04:00Z" w16du:dateUtc="2026-08-12T03:04:00Z"/>
          <w:rFonts w:ascii="Times New Roman" w:eastAsia="Times New Roman" w:hAnsi="Times New Roman" w:cs="Times New Roman"/>
          <w:sz w:val="24"/>
          <w:szCs w:val="24"/>
        </w:rPr>
      </w:pPr>
    </w:p>
    <w:p w14:paraId="0D371A4A" w14:textId="77777777" w:rsidR="001D66FD" w:rsidRDefault="001D66FD" w:rsidP="00AC1B6D">
      <w:pPr>
        <w:shd w:val="clear" w:color="auto" w:fill="FFFFFF"/>
        <w:spacing w:after="0" w:line="480" w:lineRule="auto"/>
        <w:rPr>
          <w:rFonts w:ascii="Times New Roman" w:eastAsia="Times New Roman" w:hAnsi="Times New Roman" w:cs="Times New Roman"/>
          <w:color w:val="000000"/>
          <w:sz w:val="24"/>
          <w:szCs w:val="24"/>
        </w:rPr>
      </w:pPr>
    </w:p>
    <w:p w14:paraId="0000003D" w14:textId="77777777" w:rsidR="00585BFC" w:rsidRDefault="00000000">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Discussion</w:t>
      </w:r>
    </w:p>
    <w:p w14:paraId="2A4D45EE" w14:textId="546235A4" w:rsidR="00EE76DA" w:rsidRDefault="00000000" w:rsidP="00F104B3">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In this work, we trained two monkeys to perform a two-step temporal discounting task. They were required to make accept or reject decisions regarding delayed reward offers by releasing a lever when the purple ‘accept’ or yellow ‘reject’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was presented. We showed that both of our monkeys adjusted their temporal discounting behavior based on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Specifically, when the first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was yellow (animals have to wait an additional delay after the yellow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to turn purple to accept the offer) compared to purple (animals can accept the offer immediately), both monkeys were less likely to accept the original reward offer due to the additional wait time. Behavioral modeling revealed differences in strategy between monkeys. Monkey S recomputed the temporally discounted value by considering the additional delay associated with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In contrast, Monkey T treated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as</w:t>
      </w:r>
      <w:r w:rsidR="00E57BBD">
        <w:rPr>
          <w:rFonts w:ascii="Times New Roman" w:eastAsia="Times New Roman" w:hAnsi="Times New Roman" w:cs="Times New Roman"/>
          <w:color w:val="000000"/>
          <w:sz w:val="24"/>
          <w:szCs w:val="24"/>
        </w:rPr>
        <w:t xml:space="preserve"> a separate cue</w:t>
      </w:r>
      <w:r>
        <w:rPr>
          <w:rFonts w:ascii="Times New Roman" w:eastAsia="Times New Roman" w:hAnsi="Times New Roman" w:cs="Times New Roman"/>
          <w:color w:val="000000"/>
          <w:sz w:val="24"/>
          <w:szCs w:val="24"/>
        </w:rPr>
        <w:t xml:space="preserve"> having additive value, without recomputing the temporally discounted value of the original offer. At the neural level, we found evidence of temporal discounting computation in dlPFC of both monkeys. The population encoding dimensions for reward </w:t>
      </w:r>
      <w:r w:rsidR="00430381">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and delay were inversely aligned in the dlPFC, in line with previous research (1</w:t>
      </w:r>
      <w:r w:rsidR="008C7FFA">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1</w:t>
      </w:r>
      <w:r w:rsidR="008C7FFA">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xml:space="preserve">). Despite these similarities, we found that dlPFC neurons encoded reward </w:t>
      </w:r>
      <w:r w:rsidR="00430381">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 xml:space="preserve">and </w:t>
      </w:r>
      <w:r w:rsidR="00430381">
        <w:rPr>
          <w:rFonts w:ascii="Times New Roman" w:eastAsia="Times New Roman" w:hAnsi="Times New Roman" w:cs="Times New Roman"/>
          <w:color w:val="000000"/>
          <w:sz w:val="24"/>
          <w:szCs w:val="24"/>
        </w:rPr>
        <w:t xml:space="preserve">delay </w:t>
      </w:r>
      <w:r>
        <w:rPr>
          <w:rFonts w:ascii="Times New Roman" w:eastAsia="Times New Roman" w:hAnsi="Times New Roman" w:cs="Times New Roman"/>
          <w:color w:val="000000"/>
          <w:sz w:val="24"/>
          <w:szCs w:val="24"/>
        </w:rPr>
        <w:t>in ways that reflected the behavioral differences between the animals</w:t>
      </w:r>
      <w:del w:id="71" w:author="Siyu Wang" w:date="2026-08-12T04:26:00Z" w16du:dateUtc="2026-08-12T08:26:00Z">
        <w:r w:rsidDel="00F104B3">
          <w:rPr>
            <w:rFonts w:ascii="Times New Roman" w:eastAsia="Times New Roman" w:hAnsi="Times New Roman" w:cs="Times New Roman"/>
            <w:color w:val="000000"/>
            <w:sz w:val="24"/>
            <w:szCs w:val="24"/>
          </w:rPr>
          <w:delText>. This</w:delText>
        </w:r>
      </w:del>
      <w:ins w:id="72" w:author="Siyu Wang" w:date="2026-08-12T04:26:00Z" w16du:dateUtc="2026-08-12T08:26:00Z">
        <w:r w:rsidR="00F104B3">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suggest</w:t>
      </w:r>
      <w:ins w:id="73" w:author="Siyu Wang" w:date="2026-08-12T04:26:00Z" w16du:dateUtc="2026-08-12T08:26:00Z">
        <w:r w:rsidR="00F104B3">
          <w:rPr>
            <w:rFonts w:ascii="Times New Roman" w:eastAsia="Times New Roman" w:hAnsi="Times New Roman" w:cs="Times New Roman"/>
            <w:color w:val="000000"/>
            <w:sz w:val="24"/>
            <w:szCs w:val="24"/>
          </w:rPr>
          <w:t>ing</w:t>
        </w:r>
      </w:ins>
      <w:del w:id="74" w:author="Siyu Wang" w:date="2026-08-12T04:26:00Z" w16du:dateUtc="2026-08-12T08:26:00Z">
        <w:r w:rsidDel="00F104B3">
          <w:rPr>
            <w:rFonts w:ascii="Times New Roman" w:eastAsia="Times New Roman" w:hAnsi="Times New Roman" w:cs="Times New Roman"/>
            <w:color w:val="000000"/>
            <w:sz w:val="24"/>
            <w:szCs w:val="24"/>
          </w:rPr>
          <w:delText>s</w:delText>
        </w:r>
      </w:del>
      <w:r>
        <w:rPr>
          <w:rFonts w:ascii="Times New Roman" w:eastAsia="Times New Roman" w:hAnsi="Times New Roman" w:cs="Times New Roman"/>
          <w:color w:val="000000"/>
          <w:sz w:val="24"/>
          <w:szCs w:val="24"/>
        </w:rPr>
        <w:t xml:space="preserve"> that the coding of reward and time in dlPFC depends on the strategy employed. </w:t>
      </w:r>
    </w:p>
    <w:p w14:paraId="4A2FAAF6" w14:textId="2EE90C9C" w:rsidR="0064293B" w:rsidRDefault="00430381">
      <w:pPr>
        <w:shd w:val="clear" w:color="auto" w:fill="FFFFFF"/>
        <w:spacing w:after="0" w:line="480" w:lineRule="auto"/>
        <w:rPr>
          <w:rFonts w:ascii="Times New Roman" w:eastAsia="Times New Roman" w:hAnsi="Times New Roman" w:cs="Times New Roman"/>
          <w:color w:val="000000"/>
          <w:sz w:val="24"/>
          <w:szCs w:val="24"/>
        </w:rPr>
        <w:pPrChange w:id="75" w:author="Rossella Falcone" w:date="2026-08-11T16:26:00Z" w16du:dateUtc="2026-08-11T20:26:00Z">
          <w:pPr>
            <w:shd w:val="clear" w:color="auto" w:fill="FFFFFF"/>
            <w:spacing w:after="0" w:line="480" w:lineRule="auto"/>
            <w:ind w:firstLine="360"/>
          </w:pPr>
        </w:pPrChange>
      </w:pPr>
      <w:r>
        <w:rPr>
          <w:rFonts w:ascii="Times New Roman" w:eastAsia="Times New Roman" w:hAnsi="Times New Roman" w:cs="Times New Roman"/>
          <w:color w:val="000000"/>
          <w:sz w:val="24"/>
          <w:szCs w:val="24"/>
        </w:rPr>
        <w:t>Specifically, f</w:t>
      </w:r>
      <w:r w:rsidR="0064293B">
        <w:rPr>
          <w:rFonts w:ascii="Times New Roman" w:eastAsia="Times New Roman" w:hAnsi="Times New Roman" w:cs="Times New Roman"/>
          <w:color w:val="000000"/>
          <w:sz w:val="24"/>
          <w:szCs w:val="24"/>
        </w:rPr>
        <w:t>or monkey S, we observed that the go signal</w:t>
      </w:r>
      <w:ins w:id="76" w:author="Siyu Wang" w:date="2026-08-11T23:11:00Z" w16du:dateUtc="2026-08-12T03:11:00Z">
        <w:r w:rsidR="00555E9D">
          <w:rPr>
            <w:rFonts w:ascii="Times New Roman" w:eastAsia="Times New Roman" w:hAnsi="Times New Roman" w:cs="Times New Roman"/>
            <w:color w:val="000000"/>
            <w:sz w:val="24"/>
            <w:szCs w:val="24"/>
          </w:rPr>
          <w:t>s</w:t>
        </w:r>
      </w:ins>
      <w:r w:rsidR="0064293B">
        <w:rPr>
          <w:rFonts w:ascii="Times New Roman" w:eastAsia="Times New Roman" w:hAnsi="Times New Roman" w:cs="Times New Roman"/>
          <w:color w:val="000000"/>
          <w:sz w:val="24"/>
          <w:szCs w:val="24"/>
        </w:rPr>
        <w:t xml:space="preserve"> shift</w:t>
      </w:r>
      <w:del w:id="77" w:author="Siyu Wang" w:date="2026-08-11T23:11:00Z" w16du:dateUtc="2026-08-12T03:11:00Z">
        <w:r w:rsidR="0064293B" w:rsidDel="00555E9D">
          <w:rPr>
            <w:rFonts w:ascii="Times New Roman" w:eastAsia="Times New Roman" w:hAnsi="Times New Roman" w:cs="Times New Roman"/>
            <w:color w:val="000000"/>
            <w:sz w:val="24"/>
            <w:szCs w:val="24"/>
          </w:rPr>
          <w:delText>s</w:delText>
        </w:r>
      </w:del>
      <w:r w:rsidR="0064293B">
        <w:rPr>
          <w:rFonts w:ascii="Times New Roman" w:eastAsia="Times New Roman" w:hAnsi="Times New Roman" w:cs="Times New Roman"/>
          <w:color w:val="000000"/>
          <w:sz w:val="24"/>
          <w:szCs w:val="24"/>
        </w:rPr>
        <w:t xml:space="preserve"> the population activity along the value coding axis</w:t>
      </w:r>
      <w:del w:id="78" w:author="Siyu Wang" w:date="2026-08-11T23:10:00Z" w16du:dateUtc="2026-08-12T03:10:00Z">
        <w:r w:rsidR="0064293B" w:rsidDel="007448B8">
          <w:rPr>
            <w:rFonts w:ascii="Times New Roman" w:eastAsia="Times New Roman" w:hAnsi="Times New Roman" w:cs="Times New Roman"/>
            <w:color w:val="000000"/>
            <w:sz w:val="24"/>
            <w:szCs w:val="24"/>
          </w:rPr>
          <w:delText xml:space="preserve">, </w:delText>
        </w:r>
        <w:r w:rsidR="00E36358" w:rsidDel="007448B8">
          <w:rPr>
            <w:rFonts w:ascii="Times New Roman" w:eastAsia="Times New Roman" w:hAnsi="Times New Roman" w:cs="Times New Roman"/>
            <w:color w:val="000000"/>
            <w:sz w:val="24"/>
            <w:szCs w:val="24"/>
          </w:rPr>
          <w:delText>specifically</w:delText>
        </w:r>
      </w:del>
      <w:ins w:id="79" w:author="Siyu Wang" w:date="2026-08-11T23:10:00Z" w16du:dateUtc="2026-08-12T03:10:00Z">
        <w:r w:rsidR="007448B8">
          <w:rPr>
            <w:rFonts w:ascii="Times New Roman" w:eastAsia="Times New Roman" w:hAnsi="Times New Roman" w:cs="Times New Roman"/>
            <w:color w:val="000000"/>
            <w:sz w:val="24"/>
            <w:szCs w:val="24"/>
          </w:rPr>
          <w:t>.</w:t>
        </w:r>
      </w:ins>
      <w:del w:id="80" w:author="Siyu Wang" w:date="2026-08-11T23:10:00Z" w16du:dateUtc="2026-08-12T03:10:00Z">
        <w:r w:rsidR="00E36358" w:rsidDel="007448B8">
          <w:rPr>
            <w:rFonts w:ascii="Times New Roman" w:eastAsia="Times New Roman" w:hAnsi="Times New Roman" w:cs="Times New Roman"/>
            <w:color w:val="000000"/>
            <w:sz w:val="24"/>
            <w:szCs w:val="24"/>
          </w:rPr>
          <w:delText>,</w:delText>
        </w:r>
      </w:del>
      <w:r w:rsidR="00E36358">
        <w:rPr>
          <w:rFonts w:ascii="Times New Roman" w:eastAsia="Times New Roman" w:hAnsi="Times New Roman" w:cs="Times New Roman"/>
          <w:color w:val="000000"/>
          <w:sz w:val="24"/>
          <w:szCs w:val="24"/>
        </w:rPr>
        <w:t xml:space="preserve"> </w:t>
      </w:r>
      <w:ins w:id="81" w:author="Siyu Wang" w:date="2026-08-11T23:10:00Z" w16du:dateUtc="2026-08-12T03:10:00Z">
        <w:r w:rsidR="007448B8">
          <w:rPr>
            <w:rFonts w:ascii="Times New Roman" w:eastAsia="Times New Roman" w:hAnsi="Times New Roman" w:cs="Times New Roman"/>
            <w:color w:val="000000"/>
            <w:sz w:val="24"/>
            <w:szCs w:val="24"/>
          </w:rPr>
          <w:t>T</w:t>
        </w:r>
      </w:ins>
      <w:del w:id="82" w:author="Siyu Wang" w:date="2026-08-11T23:10:00Z" w16du:dateUtc="2026-08-12T03:10:00Z">
        <w:r w:rsidR="00E36358" w:rsidDel="007448B8">
          <w:rPr>
            <w:rFonts w:ascii="Times New Roman" w:eastAsia="Times New Roman" w:hAnsi="Times New Roman" w:cs="Times New Roman"/>
            <w:color w:val="000000"/>
            <w:sz w:val="24"/>
            <w:szCs w:val="24"/>
          </w:rPr>
          <w:delText>t</w:delText>
        </w:r>
      </w:del>
      <w:r w:rsidR="00E36358">
        <w:rPr>
          <w:rFonts w:ascii="Times New Roman" w:eastAsia="Times New Roman" w:hAnsi="Times New Roman" w:cs="Times New Roman"/>
          <w:color w:val="000000"/>
          <w:sz w:val="24"/>
          <w:szCs w:val="24"/>
        </w:rPr>
        <w:t>he</w:t>
      </w:r>
      <w:r w:rsidR="0064293B">
        <w:rPr>
          <w:rFonts w:ascii="Times New Roman" w:eastAsia="Times New Roman" w:hAnsi="Times New Roman" w:cs="Times New Roman"/>
          <w:color w:val="000000"/>
          <w:sz w:val="24"/>
          <w:szCs w:val="24"/>
        </w:rPr>
        <w:t xml:space="preserve"> purple go signal increases </w:t>
      </w:r>
      <w:r w:rsidR="00E36358">
        <w:rPr>
          <w:rFonts w:ascii="Times New Roman" w:eastAsia="Times New Roman" w:hAnsi="Times New Roman" w:cs="Times New Roman"/>
          <w:color w:val="000000"/>
          <w:sz w:val="24"/>
          <w:szCs w:val="24"/>
        </w:rPr>
        <w:t>the value-axis activity</w:t>
      </w:r>
      <w:r w:rsidR="0064293B">
        <w:rPr>
          <w:rFonts w:ascii="Times New Roman" w:eastAsia="Times New Roman" w:hAnsi="Times New Roman" w:cs="Times New Roman"/>
          <w:color w:val="000000"/>
          <w:sz w:val="24"/>
          <w:szCs w:val="24"/>
        </w:rPr>
        <w:t xml:space="preserve"> and </w:t>
      </w:r>
      <w:r w:rsidR="00E36358">
        <w:rPr>
          <w:rFonts w:ascii="Times New Roman" w:eastAsia="Times New Roman" w:hAnsi="Times New Roman" w:cs="Times New Roman"/>
          <w:color w:val="000000"/>
          <w:sz w:val="24"/>
          <w:szCs w:val="24"/>
        </w:rPr>
        <w:t xml:space="preserve">the </w:t>
      </w:r>
      <w:r w:rsidR="0064293B">
        <w:rPr>
          <w:rFonts w:ascii="Times New Roman" w:eastAsia="Times New Roman" w:hAnsi="Times New Roman" w:cs="Times New Roman"/>
          <w:color w:val="000000"/>
          <w:sz w:val="24"/>
          <w:szCs w:val="24"/>
        </w:rPr>
        <w:t>yellow go signal decreases it</w:t>
      </w:r>
      <w:ins w:id="83" w:author="Siyu Wang" w:date="2026-08-12T04:27:00Z" w16du:dateUtc="2026-08-12T08:27:00Z">
        <w:r w:rsidR="004E779D">
          <w:rPr>
            <w:rFonts w:ascii="Times New Roman" w:eastAsia="Times New Roman" w:hAnsi="Times New Roman" w:cs="Times New Roman"/>
            <w:color w:val="000000"/>
            <w:sz w:val="24"/>
            <w:szCs w:val="24"/>
          </w:rPr>
          <w:t xml:space="preserve"> (Fig. 8A</w:t>
        </w:r>
        <w:r w:rsidR="006F0C4A">
          <w:rPr>
            <w:rFonts w:ascii="Times New Roman" w:eastAsia="Times New Roman" w:hAnsi="Times New Roman" w:cs="Times New Roman"/>
            <w:color w:val="000000"/>
            <w:sz w:val="24"/>
            <w:szCs w:val="24"/>
          </w:rPr>
          <w:t>, C</w:t>
        </w:r>
        <w:r w:rsidR="004E779D">
          <w:rPr>
            <w:rFonts w:ascii="Times New Roman" w:eastAsia="Times New Roman" w:hAnsi="Times New Roman" w:cs="Times New Roman"/>
            <w:color w:val="000000"/>
            <w:sz w:val="24"/>
            <w:szCs w:val="24"/>
          </w:rPr>
          <w:t>)</w:t>
        </w:r>
      </w:ins>
      <w:r w:rsidR="0064293B">
        <w:rPr>
          <w:rFonts w:ascii="Times New Roman" w:eastAsia="Times New Roman" w:hAnsi="Times New Roman" w:cs="Times New Roman"/>
          <w:color w:val="000000"/>
          <w:sz w:val="24"/>
          <w:szCs w:val="24"/>
        </w:rPr>
        <w:t xml:space="preserve">. </w:t>
      </w:r>
      <w:r w:rsidR="00625245">
        <w:rPr>
          <w:rFonts w:ascii="Times New Roman" w:eastAsia="Times New Roman" w:hAnsi="Times New Roman" w:cs="Times New Roman"/>
          <w:color w:val="000000"/>
          <w:sz w:val="24"/>
          <w:szCs w:val="24"/>
        </w:rPr>
        <w:t xml:space="preserve">In an alternative analysis, </w:t>
      </w:r>
      <w:r w:rsidR="00E36358">
        <w:rPr>
          <w:rFonts w:ascii="Times New Roman" w:eastAsia="Times New Roman" w:hAnsi="Times New Roman" w:cs="Times New Roman"/>
          <w:color w:val="000000"/>
          <w:sz w:val="24"/>
          <w:szCs w:val="24"/>
        </w:rPr>
        <w:t xml:space="preserve">we showed that </w:t>
      </w:r>
      <w:r w:rsidR="00625245">
        <w:rPr>
          <w:rFonts w:ascii="Times New Roman" w:eastAsia="Times New Roman" w:hAnsi="Times New Roman" w:cs="Times New Roman"/>
          <w:color w:val="000000"/>
          <w:sz w:val="24"/>
          <w:szCs w:val="24"/>
        </w:rPr>
        <w:t xml:space="preserve">the population coding dimension for </w:t>
      </w:r>
      <w:r w:rsidR="00E36358">
        <w:rPr>
          <w:rFonts w:ascii="Times New Roman" w:eastAsia="Times New Roman" w:hAnsi="Times New Roman" w:cs="Times New Roman"/>
          <w:color w:val="000000"/>
          <w:sz w:val="24"/>
          <w:szCs w:val="24"/>
        </w:rPr>
        <w:t>the go signal aligns with the value axis, suggesting that go signal operates by directly modifying the value representation</w:t>
      </w:r>
      <w:ins w:id="84" w:author="Siyu Wang" w:date="2026-08-12T04:27:00Z" w16du:dateUtc="2026-08-12T08:27:00Z">
        <w:r w:rsidR="00C003B1">
          <w:rPr>
            <w:rFonts w:ascii="Times New Roman" w:eastAsia="Times New Roman" w:hAnsi="Times New Roman" w:cs="Times New Roman"/>
            <w:color w:val="000000"/>
            <w:sz w:val="24"/>
            <w:szCs w:val="24"/>
          </w:rPr>
          <w:t xml:space="preserve"> (Fig. 8</w:t>
        </w:r>
        <w:r w:rsidR="001210CA">
          <w:rPr>
            <w:rFonts w:ascii="Times New Roman" w:eastAsia="Times New Roman" w:hAnsi="Times New Roman" w:cs="Times New Roman"/>
            <w:color w:val="000000"/>
            <w:sz w:val="24"/>
            <w:szCs w:val="24"/>
          </w:rPr>
          <w:t>E</w:t>
        </w:r>
        <w:r w:rsidR="00C003B1">
          <w:rPr>
            <w:rFonts w:ascii="Times New Roman" w:eastAsia="Times New Roman" w:hAnsi="Times New Roman" w:cs="Times New Roman"/>
            <w:color w:val="000000"/>
            <w:sz w:val="24"/>
            <w:szCs w:val="24"/>
          </w:rPr>
          <w:t>)</w:t>
        </w:r>
      </w:ins>
      <w:r w:rsidR="00E36358">
        <w:rPr>
          <w:rFonts w:ascii="Times New Roman" w:eastAsia="Times New Roman" w:hAnsi="Times New Roman" w:cs="Times New Roman"/>
          <w:color w:val="000000"/>
          <w:sz w:val="24"/>
          <w:szCs w:val="24"/>
        </w:rPr>
        <w:t xml:space="preserve">. </w:t>
      </w:r>
      <w:r w:rsidR="0012059D">
        <w:rPr>
          <w:rFonts w:ascii="Times New Roman" w:eastAsia="Times New Roman" w:hAnsi="Times New Roman" w:cs="Times New Roman"/>
          <w:color w:val="000000"/>
          <w:sz w:val="24"/>
          <w:szCs w:val="24"/>
        </w:rPr>
        <w:t xml:space="preserve">This is consistent with </w:t>
      </w:r>
      <w:r w:rsidR="003D1755">
        <w:rPr>
          <w:rFonts w:ascii="Times New Roman" w:eastAsia="Times New Roman" w:hAnsi="Times New Roman" w:cs="Times New Roman"/>
          <w:color w:val="000000"/>
          <w:sz w:val="24"/>
          <w:szCs w:val="24"/>
        </w:rPr>
        <w:t xml:space="preserve">Monkey S’s </w:t>
      </w:r>
      <w:r w:rsidR="003D1755">
        <w:rPr>
          <w:rFonts w:ascii="Times New Roman" w:eastAsia="Times New Roman" w:hAnsi="Times New Roman" w:cs="Times New Roman"/>
          <w:color w:val="000000"/>
          <w:sz w:val="24"/>
          <w:szCs w:val="24"/>
        </w:rPr>
        <w:lastRenderedPageBreak/>
        <w:t>behavior that he</w:t>
      </w:r>
      <w:r w:rsidR="0012059D">
        <w:rPr>
          <w:rFonts w:ascii="Times New Roman" w:eastAsia="Times New Roman" w:hAnsi="Times New Roman" w:cs="Times New Roman"/>
          <w:color w:val="000000"/>
          <w:sz w:val="24"/>
          <w:szCs w:val="24"/>
        </w:rPr>
        <w:t xml:space="preserve"> re-computed the temporally discounted value by considering the additional delay associated with the go signal.</w:t>
      </w:r>
    </w:p>
    <w:p w14:paraId="1135DF5C" w14:textId="72F625B5" w:rsidR="00694D83" w:rsidRDefault="00E36358" w:rsidP="000E043E">
      <w:pPr>
        <w:shd w:val="clear" w:color="auto" w:fill="FFFFFF"/>
        <w:spacing w:after="0" w:line="480" w:lineRule="auto"/>
        <w:ind w:firstLine="360"/>
        <w:rPr>
          <w:ins w:id="85" w:author="Siyu Wang" w:date="2026-08-12T00:05:00Z" w16du:dateUtc="2026-08-12T04:05: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Monkey T, on the other hand, we observed that the value-axis activity did not diverge based on the go signal immediately after the presentation of the go signal</w:t>
      </w:r>
      <w:ins w:id="86" w:author="Siyu Wang" w:date="2026-08-12T04:28:00Z" w16du:dateUtc="2026-08-12T08:28:00Z">
        <w:r w:rsidR="00170432">
          <w:rPr>
            <w:rFonts w:ascii="Times New Roman" w:eastAsia="Times New Roman" w:hAnsi="Times New Roman" w:cs="Times New Roman"/>
            <w:color w:val="000000"/>
            <w:sz w:val="24"/>
            <w:szCs w:val="24"/>
          </w:rPr>
          <w:t xml:space="preserve"> (Fig. 8B)</w:t>
        </w:r>
      </w:ins>
      <w:r>
        <w:rPr>
          <w:rFonts w:ascii="Times New Roman" w:eastAsia="Times New Roman" w:hAnsi="Times New Roman" w:cs="Times New Roman"/>
          <w:color w:val="000000"/>
          <w:sz w:val="24"/>
          <w:szCs w:val="24"/>
        </w:rPr>
        <w:t xml:space="preserve">. </w:t>
      </w:r>
      <w:ins w:id="87" w:author="Siyu Wang" w:date="2026-08-12T00:46:00Z" w16du:dateUtc="2026-08-12T04:46:00Z">
        <w:r w:rsidR="006867F6">
          <w:rPr>
            <w:rFonts w:ascii="Times New Roman" w:eastAsia="Times New Roman" w:hAnsi="Times New Roman" w:cs="Times New Roman"/>
            <w:color w:val="000000"/>
            <w:sz w:val="24"/>
            <w:szCs w:val="24"/>
          </w:rPr>
          <w:t xml:space="preserve">Instead, we observed a rotation of population activity </w:t>
        </w:r>
      </w:ins>
      <w:ins w:id="88" w:author="Siyu Wang" w:date="2026-08-12T00:47:00Z" w16du:dateUtc="2026-08-12T04:47:00Z">
        <w:r w:rsidR="006867F6">
          <w:rPr>
            <w:rFonts w:ascii="Times New Roman" w:eastAsia="Times New Roman" w:hAnsi="Times New Roman" w:cs="Times New Roman"/>
            <w:color w:val="000000"/>
            <w:sz w:val="24"/>
            <w:szCs w:val="24"/>
          </w:rPr>
          <w:t xml:space="preserve">following the go signal </w:t>
        </w:r>
      </w:ins>
      <w:ins w:id="89" w:author="Siyu Wang" w:date="2026-08-12T00:46:00Z" w16du:dateUtc="2026-08-12T04:46:00Z">
        <w:r w:rsidR="006867F6">
          <w:rPr>
            <w:rFonts w:ascii="Times New Roman" w:eastAsia="Times New Roman" w:hAnsi="Times New Roman" w:cs="Times New Roman"/>
            <w:color w:val="000000"/>
            <w:sz w:val="24"/>
            <w:szCs w:val="24"/>
          </w:rPr>
          <w:t>in the principal comp</w:t>
        </w:r>
      </w:ins>
      <w:ins w:id="90" w:author="Siyu Wang" w:date="2026-08-12T00:47:00Z" w16du:dateUtc="2026-08-12T04:47:00Z">
        <w:r w:rsidR="006867F6">
          <w:rPr>
            <w:rFonts w:ascii="Times New Roman" w:eastAsia="Times New Roman" w:hAnsi="Times New Roman" w:cs="Times New Roman"/>
            <w:color w:val="000000"/>
            <w:sz w:val="24"/>
            <w:szCs w:val="24"/>
          </w:rPr>
          <w:t>onent space</w:t>
        </w:r>
      </w:ins>
      <w:ins w:id="91" w:author="Siyu Wang" w:date="2026-08-12T04:27:00Z" w16du:dateUtc="2026-08-12T08:27:00Z">
        <w:r w:rsidR="00F07CFB">
          <w:rPr>
            <w:rFonts w:ascii="Times New Roman" w:eastAsia="Times New Roman" w:hAnsi="Times New Roman" w:cs="Times New Roman"/>
            <w:color w:val="000000"/>
            <w:sz w:val="24"/>
            <w:szCs w:val="24"/>
          </w:rPr>
          <w:t xml:space="preserve"> (Fig. S6)</w:t>
        </w:r>
      </w:ins>
      <w:ins w:id="92" w:author="Siyu Wang" w:date="2026-08-12T00:47:00Z" w16du:dateUtc="2026-08-12T04:47:00Z">
        <w:r w:rsidR="006867F6">
          <w:rPr>
            <w:rFonts w:ascii="Times New Roman" w:eastAsia="Times New Roman" w:hAnsi="Times New Roman" w:cs="Times New Roman"/>
            <w:color w:val="000000"/>
            <w:sz w:val="24"/>
            <w:szCs w:val="24"/>
          </w:rPr>
          <w:t xml:space="preserve">. </w:t>
        </w:r>
      </w:ins>
      <w:ins w:id="93" w:author="Siyu Wang" w:date="2026-08-12T00:27:00Z" w16du:dateUtc="2026-08-12T04:27:00Z">
        <w:r w:rsidR="00694D83">
          <w:rPr>
            <w:rFonts w:ascii="Times New Roman" w:eastAsia="Times New Roman" w:hAnsi="Times New Roman" w:cs="Times New Roman"/>
            <w:color w:val="000000"/>
            <w:sz w:val="24"/>
            <w:szCs w:val="24"/>
          </w:rPr>
          <w:t>In fact, t</w:t>
        </w:r>
      </w:ins>
      <w:ins w:id="94" w:author="Siyu Wang" w:date="2026-08-12T00:26:00Z" w16du:dateUtc="2026-08-12T04:26:00Z">
        <w:r w:rsidR="00694D83" w:rsidRPr="00BD2088">
          <w:rPr>
            <w:rFonts w:ascii="Times New Roman" w:eastAsia="Times New Roman" w:hAnsi="Times New Roman" w:cs="Times New Roman"/>
            <w:color w:val="000000"/>
            <w:sz w:val="24"/>
            <w:szCs w:val="24"/>
          </w:rPr>
          <w:t>he go signal was initially</w:t>
        </w:r>
        <w:r w:rsidR="00694D83">
          <w:rPr>
            <w:rFonts w:ascii="Times New Roman" w:eastAsia="Times New Roman" w:hAnsi="Times New Roman" w:cs="Times New Roman"/>
            <w:color w:val="000000"/>
            <w:sz w:val="24"/>
            <w:szCs w:val="24"/>
          </w:rPr>
          <w:t xml:space="preserve"> (0-250ms)</w:t>
        </w:r>
        <w:r w:rsidR="00694D83" w:rsidRPr="00BD2088">
          <w:rPr>
            <w:rFonts w:ascii="Times New Roman" w:eastAsia="Times New Roman" w:hAnsi="Times New Roman" w:cs="Times New Roman"/>
            <w:color w:val="000000"/>
            <w:sz w:val="24"/>
            <w:szCs w:val="24"/>
          </w:rPr>
          <w:t xml:space="preserve"> represented in a neural subspace </w:t>
        </w:r>
      </w:ins>
      <w:ins w:id="95" w:author="Siyu Wang" w:date="2026-08-12T00:35:00Z" w16du:dateUtc="2026-08-12T04:35:00Z">
        <w:r w:rsidR="00473EEE">
          <w:rPr>
            <w:rFonts w:ascii="Times New Roman" w:eastAsia="Times New Roman" w:hAnsi="Times New Roman" w:cs="Times New Roman"/>
            <w:color w:val="000000"/>
            <w:sz w:val="24"/>
            <w:szCs w:val="24"/>
          </w:rPr>
          <w:t xml:space="preserve">orthogonal </w:t>
        </w:r>
      </w:ins>
      <w:ins w:id="96" w:author="Siyu Wang" w:date="2026-08-12T00:36:00Z" w16du:dateUtc="2026-08-12T04:36:00Z">
        <w:r w:rsidR="00473EEE">
          <w:rPr>
            <w:rFonts w:ascii="Times New Roman" w:eastAsia="Times New Roman" w:hAnsi="Times New Roman" w:cs="Times New Roman"/>
            <w:color w:val="000000"/>
            <w:sz w:val="24"/>
            <w:szCs w:val="24"/>
          </w:rPr>
          <w:t>to the</w:t>
        </w:r>
      </w:ins>
      <w:ins w:id="97" w:author="Siyu Wang" w:date="2026-08-12T00:26:00Z" w16du:dateUtc="2026-08-12T04:26:00Z">
        <w:r w:rsidR="00694D83" w:rsidRPr="00BD2088">
          <w:rPr>
            <w:rFonts w:ascii="Times New Roman" w:eastAsia="Times New Roman" w:hAnsi="Times New Roman" w:cs="Times New Roman"/>
            <w:color w:val="000000"/>
            <w:sz w:val="24"/>
            <w:szCs w:val="24"/>
          </w:rPr>
          <w:t xml:space="preserve"> value </w:t>
        </w:r>
        <w:r w:rsidR="00694D83">
          <w:rPr>
            <w:rFonts w:ascii="Times New Roman" w:eastAsia="Times New Roman" w:hAnsi="Times New Roman" w:cs="Times New Roman"/>
            <w:color w:val="000000"/>
            <w:sz w:val="24"/>
            <w:szCs w:val="24"/>
          </w:rPr>
          <w:t>subspace</w:t>
        </w:r>
      </w:ins>
      <w:ins w:id="98" w:author="Siyu Wang" w:date="2026-08-12T04:28:00Z" w16du:dateUtc="2026-08-12T08:28:00Z">
        <w:r w:rsidR="00E16167">
          <w:rPr>
            <w:rFonts w:ascii="Times New Roman" w:eastAsia="Times New Roman" w:hAnsi="Times New Roman" w:cs="Times New Roman"/>
            <w:color w:val="000000"/>
            <w:sz w:val="24"/>
            <w:szCs w:val="24"/>
          </w:rPr>
          <w:t xml:space="preserve"> (Fig. 8</w:t>
        </w:r>
      </w:ins>
      <w:ins w:id="99" w:author="Siyu Wang" w:date="2026-08-12T04:29:00Z" w16du:dateUtc="2026-08-12T08:29:00Z">
        <w:r w:rsidR="000D2F0F">
          <w:rPr>
            <w:rFonts w:ascii="Times New Roman" w:eastAsia="Times New Roman" w:hAnsi="Times New Roman" w:cs="Times New Roman"/>
            <w:color w:val="000000"/>
            <w:sz w:val="24"/>
            <w:szCs w:val="24"/>
          </w:rPr>
          <w:t>F</w:t>
        </w:r>
      </w:ins>
      <w:ins w:id="100" w:author="Siyu Wang" w:date="2026-08-12T04:28:00Z" w16du:dateUtc="2026-08-12T08:28:00Z">
        <w:r w:rsidR="00E16167">
          <w:rPr>
            <w:rFonts w:ascii="Times New Roman" w:eastAsia="Times New Roman" w:hAnsi="Times New Roman" w:cs="Times New Roman"/>
            <w:color w:val="000000"/>
            <w:sz w:val="24"/>
            <w:szCs w:val="24"/>
          </w:rPr>
          <w:t>)</w:t>
        </w:r>
      </w:ins>
      <w:ins w:id="101" w:author="Siyu Wang" w:date="2026-08-12T00:26:00Z" w16du:dateUtc="2026-08-12T04:26:00Z">
        <w:r w:rsidR="00694D83">
          <w:rPr>
            <w:rFonts w:ascii="Times New Roman" w:eastAsia="Times New Roman" w:hAnsi="Times New Roman" w:cs="Times New Roman"/>
            <w:color w:val="000000"/>
            <w:sz w:val="24"/>
            <w:szCs w:val="24"/>
          </w:rPr>
          <w:t xml:space="preserve">, and the co-evolution of the purple/yellow trajectories on the value-axis is a consequence of an orthogonal projection. Even though yellow/purple trajectories separate in </w:t>
        </w:r>
      </w:ins>
      <w:ins w:id="102" w:author="Siyu Wang" w:date="2026-08-12T00:27:00Z" w16du:dateUtc="2026-08-12T04:27:00Z">
        <w:r w:rsidR="00694D83">
          <w:rPr>
            <w:rFonts w:ascii="Times New Roman" w:eastAsia="Times New Roman" w:hAnsi="Times New Roman" w:cs="Times New Roman"/>
            <w:color w:val="000000"/>
            <w:sz w:val="24"/>
            <w:szCs w:val="24"/>
          </w:rPr>
          <w:t>high</w:t>
        </w:r>
      </w:ins>
      <w:ins w:id="103" w:author="Siyu Wang" w:date="2026-08-12T00:26:00Z" w16du:dateUtc="2026-08-12T04:26:00Z">
        <w:r w:rsidR="00694D83">
          <w:rPr>
            <w:rFonts w:ascii="Times New Roman" w:eastAsia="Times New Roman" w:hAnsi="Times New Roman" w:cs="Times New Roman"/>
            <w:color w:val="000000"/>
            <w:sz w:val="24"/>
            <w:szCs w:val="24"/>
          </w:rPr>
          <w:t xml:space="preserve"> dimensional space, </w:t>
        </w:r>
      </w:ins>
      <w:ins w:id="104" w:author="Siyu Wang" w:date="2026-08-12T00:27:00Z" w16du:dateUtc="2026-08-12T04:27:00Z">
        <w:r w:rsidR="00694D83">
          <w:rPr>
            <w:rFonts w:ascii="Times New Roman" w:eastAsia="Times New Roman" w:hAnsi="Times New Roman" w:cs="Times New Roman"/>
            <w:color w:val="000000"/>
            <w:sz w:val="24"/>
            <w:szCs w:val="24"/>
          </w:rPr>
          <w:t>their</w:t>
        </w:r>
      </w:ins>
      <w:ins w:id="105" w:author="Siyu Wang" w:date="2026-08-12T00:26:00Z" w16du:dateUtc="2026-08-12T04:26:00Z">
        <w:r w:rsidR="00694D83">
          <w:rPr>
            <w:rFonts w:ascii="Times New Roman" w:eastAsia="Times New Roman" w:hAnsi="Times New Roman" w:cs="Times New Roman"/>
            <w:color w:val="000000"/>
            <w:sz w:val="24"/>
            <w:szCs w:val="24"/>
          </w:rPr>
          <w:t xml:space="preserve"> projection</w:t>
        </w:r>
      </w:ins>
      <w:ins w:id="106" w:author="Siyu Wang" w:date="2026-08-12T00:27:00Z" w16du:dateUtc="2026-08-12T04:27:00Z">
        <w:r w:rsidR="00694D83">
          <w:rPr>
            <w:rFonts w:ascii="Times New Roman" w:eastAsia="Times New Roman" w:hAnsi="Times New Roman" w:cs="Times New Roman"/>
            <w:color w:val="000000"/>
            <w:sz w:val="24"/>
            <w:szCs w:val="24"/>
          </w:rPr>
          <w:t>s</w:t>
        </w:r>
      </w:ins>
      <w:ins w:id="107" w:author="Siyu Wang" w:date="2026-08-12T00:26:00Z" w16du:dateUtc="2026-08-12T04:26:00Z">
        <w:r w:rsidR="00694D83">
          <w:rPr>
            <w:rFonts w:ascii="Times New Roman" w:eastAsia="Times New Roman" w:hAnsi="Times New Roman" w:cs="Times New Roman"/>
            <w:color w:val="000000"/>
            <w:sz w:val="24"/>
            <w:szCs w:val="24"/>
          </w:rPr>
          <w:t xml:space="preserve"> onto the value axis did not separate until after 250ms</w:t>
        </w:r>
      </w:ins>
      <w:ins w:id="108" w:author="Siyu Wang" w:date="2026-08-12T04:29:00Z" w16du:dateUtc="2026-08-12T08:29:00Z">
        <w:r w:rsidR="006B08F7">
          <w:rPr>
            <w:rFonts w:ascii="Times New Roman" w:eastAsia="Times New Roman" w:hAnsi="Times New Roman" w:cs="Times New Roman"/>
            <w:color w:val="000000"/>
            <w:sz w:val="24"/>
            <w:szCs w:val="24"/>
          </w:rPr>
          <w:t xml:space="preserve"> (Fig. 8D)</w:t>
        </w:r>
      </w:ins>
      <w:ins w:id="109" w:author="Siyu Wang" w:date="2026-08-12T00:26:00Z" w16du:dateUtc="2026-08-12T04:26:00Z">
        <w:r w:rsidR="00694D83">
          <w:rPr>
            <w:rFonts w:ascii="Times New Roman" w:eastAsia="Times New Roman" w:hAnsi="Times New Roman" w:cs="Times New Roman"/>
            <w:color w:val="000000"/>
            <w:sz w:val="24"/>
            <w:szCs w:val="24"/>
          </w:rPr>
          <w:t>.</w:t>
        </w:r>
      </w:ins>
      <w:ins w:id="110" w:author="Siyu Wang" w:date="2026-08-12T00:36:00Z" w16du:dateUtc="2026-08-12T04:36:00Z">
        <w:r w:rsidR="00473EEE">
          <w:rPr>
            <w:rFonts w:ascii="Times New Roman" w:eastAsia="Times New Roman" w:hAnsi="Times New Roman" w:cs="Times New Roman"/>
            <w:color w:val="000000"/>
            <w:sz w:val="24"/>
            <w:szCs w:val="24"/>
          </w:rPr>
          <w:t xml:space="preserve"> This early rotation of population activity to t</w:t>
        </w:r>
      </w:ins>
      <w:ins w:id="111" w:author="Siyu Wang" w:date="2026-08-12T00:37:00Z" w16du:dateUtc="2026-08-12T04:37:00Z">
        <w:r w:rsidR="00473EEE">
          <w:rPr>
            <w:rFonts w:ascii="Times New Roman" w:eastAsia="Times New Roman" w:hAnsi="Times New Roman" w:cs="Times New Roman"/>
            <w:color w:val="000000"/>
            <w:sz w:val="24"/>
            <w:szCs w:val="24"/>
          </w:rPr>
          <w:t xml:space="preserve">he </w:t>
        </w:r>
      </w:ins>
      <w:ins w:id="112" w:author="Siyu Wang" w:date="2026-08-12T00:48:00Z" w16du:dateUtc="2026-08-12T04:48:00Z">
        <w:r w:rsidR="004D7D74">
          <w:rPr>
            <w:rFonts w:ascii="Times New Roman" w:eastAsia="Times New Roman" w:hAnsi="Times New Roman" w:cs="Times New Roman"/>
            <w:color w:val="000000"/>
            <w:sz w:val="24"/>
            <w:szCs w:val="24"/>
          </w:rPr>
          <w:t>value-</w:t>
        </w:r>
      </w:ins>
      <w:ins w:id="113" w:author="Siyu Wang" w:date="2026-08-12T00:37:00Z" w16du:dateUtc="2026-08-12T04:37:00Z">
        <w:r w:rsidR="00473EEE">
          <w:rPr>
            <w:rFonts w:ascii="Times New Roman" w:eastAsia="Times New Roman" w:hAnsi="Times New Roman" w:cs="Times New Roman"/>
            <w:color w:val="000000"/>
            <w:sz w:val="24"/>
            <w:szCs w:val="24"/>
          </w:rPr>
          <w:t xml:space="preserve">orthogonal subspace following the go signal, suggests </w:t>
        </w:r>
      </w:ins>
      <w:ins w:id="114" w:author="Siyu Wang" w:date="2026-08-12T00:34:00Z" w16du:dateUtc="2026-08-12T04:34:00Z">
        <w:r w:rsidR="00473EEE">
          <w:rPr>
            <w:rFonts w:ascii="Times New Roman" w:eastAsia="Times New Roman" w:hAnsi="Times New Roman" w:cs="Times New Roman"/>
            <w:color w:val="000000"/>
            <w:sz w:val="24"/>
            <w:szCs w:val="24"/>
          </w:rPr>
          <w:t>that the go signal did not directly modify value representation.</w:t>
        </w:r>
      </w:ins>
      <w:del w:id="115" w:author="Siyu Wang" w:date="2026-08-12T00:32:00Z" w16du:dateUtc="2026-08-12T04:32:00Z">
        <w:r w:rsidR="009C7EFE" w:rsidDel="00473EEE">
          <w:rPr>
            <w:rFonts w:ascii="Times New Roman" w:eastAsia="Times New Roman" w:hAnsi="Times New Roman" w:cs="Times New Roman"/>
            <w:color w:val="000000"/>
            <w:sz w:val="24"/>
            <w:szCs w:val="24"/>
          </w:rPr>
          <w:delText xml:space="preserve">In fact, </w:delText>
        </w:r>
      </w:del>
      <w:del w:id="116" w:author="Siyu Wang" w:date="2026-08-12T00:34:00Z" w16du:dateUtc="2026-08-12T04:34:00Z">
        <w:r w:rsidR="009C7EFE" w:rsidDel="00473EEE">
          <w:rPr>
            <w:rFonts w:ascii="Times New Roman" w:eastAsia="Times New Roman" w:hAnsi="Times New Roman" w:cs="Times New Roman"/>
            <w:color w:val="000000"/>
            <w:sz w:val="24"/>
            <w:szCs w:val="24"/>
          </w:rPr>
          <w:delText>the population coding dimension for the go signal is orthogonal to the value axis, suggesting that the population activity is routed to an orthogonal subspace</w:delText>
        </w:r>
        <w:r w:rsidR="00AF3A36" w:rsidDel="00473EEE">
          <w:rPr>
            <w:rFonts w:ascii="Times New Roman" w:eastAsia="Times New Roman" w:hAnsi="Times New Roman" w:cs="Times New Roman"/>
            <w:color w:val="000000"/>
            <w:sz w:val="24"/>
            <w:szCs w:val="24"/>
          </w:rPr>
          <w:delText xml:space="preserve">, and that the go signal did not directly modify value representation. </w:delText>
        </w:r>
      </w:del>
      <w:ins w:id="117" w:author="Siyu Wang" w:date="2026-08-12T00:10:00Z" w16du:dateUtc="2026-08-12T04:10:00Z">
        <w:r w:rsidR="00FA7196">
          <w:rPr>
            <w:rFonts w:ascii="Times New Roman" w:eastAsia="Times New Roman" w:hAnsi="Times New Roman" w:cs="Times New Roman"/>
            <w:color w:val="000000"/>
            <w:sz w:val="24"/>
            <w:szCs w:val="24"/>
          </w:rPr>
          <w:t xml:space="preserve"> </w:t>
        </w:r>
      </w:ins>
      <w:del w:id="118" w:author="Siyu Wang" w:date="2026-08-12T00:14:00Z" w16du:dateUtc="2026-08-12T04:14:00Z">
        <w:r w:rsidR="005D5747" w:rsidDel="00C8665B">
          <w:rPr>
            <w:rFonts w:ascii="Times New Roman" w:eastAsia="Times New Roman" w:hAnsi="Times New Roman" w:cs="Times New Roman"/>
            <w:color w:val="000000"/>
            <w:sz w:val="24"/>
            <w:szCs w:val="24"/>
          </w:rPr>
          <w:delText>T</w:delText>
        </w:r>
      </w:del>
      <w:del w:id="119" w:author="Siyu Wang" w:date="2026-08-12T00:26:00Z" w16du:dateUtc="2026-08-12T04:26:00Z">
        <w:r w:rsidR="005D5747" w:rsidDel="00694D83">
          <w:rPr>
            <w:rFonts w:ascii="Times New Roman" w:eastAsia="Times New Roman" w:hAnsi="Times New Roman" w:cs="Times New Roman"/>
            <w:color w:val="000000"/>
            <w:sz w:val="24"/>
            <w:szCs w:val="24"/>
          </w:rPr>
          <w:delText xml:space="preserve">he co-evolution of the purple/yellow trajectories on the value-axis is a consequence of </w:delText>
        </w:r>
      </w:del>
      <w:del w:id="120" w:author="Siyu Wang" w:date="2026-08-12T00:15:00Z" w16du:dateUtc="2026-08-12T04:15:00Z">
        <w:r w:rsidR="005D5747" w:rsidDel="00C8665B">
          <w:rPr>
            <w:rFonts w:ascii="Times New Roman" w:eastAsia="Times New Roman" w:hAnsi="Times New Roman" w:cs="Times New Roman"/>
            <w:color w:val="000000"/>
            <w:sz w:val="24"/>
            <w:szCs w:val="24"/>
          </w:rPr>
          <w:delText xml:space="preserve">this </w:delText>
        </w:r>
      </w:del>
      <w:del w:id="121" w:author="Siyu Wang" w:date="2026-08-12T00:26:00Z" w16du:dateUtc="2026-08-12T04:26:00Z">
        <w:r w:rsidR="005D5747" w:rsidDel="00694D83">
          <w:rPr>
            <w:rFonts w:ascii="Times New Roman" w:eastAsia="Times New Roman" w:hAnsi="Times New Roman" w:cs="Times New Roman"/>
            <w:color w:val="000000"/>
            <w:sz w:val="24"/>
            <w:szCs w:val="24"/>
          </w:rPr>
          <w:delText xml:space="preserve">projection. Even though yellow/purple trajectories separate in </w:delText>
        </w:r>
      </w:del>
      <w:del w:id="122" w:author="Siyu Wang" w:date="2026-08-12T00:22:00Z" w16du:dateUtc="2026-08-12T04:22:00Z">
        <w:r w:rsidR="005D5747" w:rsidDel="00AE5608">
          <w:rPr>
            <w:rFonts w:ascii="Times New Roman" w:eastAsia="Times New Roman" w:hAnsi="Times New Roman" w:cs="Times New Roman"/>
            <w:color w:val="000000"/>
            <w:sz w:val="24"/>
            <w:szCs w:val="24"/>
          </w:rPr>
          <w:delText>this orthogonal subspace</w:delText>
        </w:r>
      </w:del>
      <w:del w:id="123" w:author="Siyu Wang" w:date="2026-08-12T00:26:00Z" w16du:dateUtc="2026-08-12T04:26:00Z">
        <w:r w:rsidR="005D5747" w:rsidDel="00694D83">
          <w:rPr>
            <w:rFonts w:ascii="Times New Roman" w:eastAsia="Times New Roman" w:hAnsi="Times New Roman" w:cs="Times New Roman"/>
            <w:color w:val="000000"/>
            <w:sz w:val="24"/>
            <w:szCs w:val="24"/>
          </w:rPr>
          <w:delText xml:space="preserve">, it did not separate </w:delText>
        </w:r>
      </w:del>
      <w:del w:id="124" w:author="Siyu Wang" w:date="2026-08-12T00:16:00Z" w16du:dateUtc="2026-08-12T04:16:00Z">
        <w:r w:rsidR="005D5747" w:rsidDel="00E2516D">
          <w:rPr>
            <w:rFonts w:ascii="Times New Roman" w:eastAsia="Times New Roman" w:hAnsi="Times New Roman" w:cs="Times New Roman"/>
            <w:color w:val="000000"/>
            <w:sz w:val="24"/>
            <w:szCs w:val="24"/>
          </w:rPr>
          <w:delText xml:space="preserve">in the value dimension </w:delText>
        </w:r>
      </w:del>
      <w:del w:id="125" w:author="Siyu Wang" w:date="2026-08-12T00:26:00Z" w16du:dateUtc="2026-08-12T04:26:00Z">
        <w:r w:rsidR="005D5747" w:rsidDel="00694D83">
          <w:rPr>
            <w:rFonts w:ascii="Times New Roman" w:eastAsia="Times New Roman" w:hAnsi="Times New Roman" w:cs="Times New Roman"/>
            <w:color w:val="000000"/>
            <w:sz w:val="24"/>
            <w:szCs w:val="24"/>
          </w:rPr>
          <w:delText xml:space="preserve">until after 250ms. </w:delText>
        </w:r>
      </w:del>
      <w:r w:rsidR="00CA63AE">
        <w:rPr>
          <w:rFonts w:ascii="Times New Roman" w:eastAsia="Times New Roman" w:hAnsi="Times New Roman" w:cs="Times New Roman"/>
          <w:color w:val="000000"/>
          <w:sz w:val="24"/>
          <w:szCs w:val="24"/>
        </w:rPr>
        <w:t xml:space="preserve">This is consistent with Monkey T’s </w:t>
      </w:r>
      <w:commentRangeStart w:id="126"/>
      <w:ins w:id="127" w:author="Siyu Wang" w:date="2026-08-12T00:11:00Z" w16du:dateUtc="2026-08-12T04:11:00Z">
        <w:r w:rsidR="008D71E0" w:rsidRPr="00BD2088">
          <w:rPr>
            <w:rFonts w:ascii="Times New Roman" w:eastAsia="Times New Roman" w:hAnsi="Times New Roman" w:cs="Times New Roman"/>
            <w:color w:val="000000"/>
            <w:sz w:val="24"/>
            <w:szCs w:val="24"/>
          </w:rPr>
          <w:t xml:space="preserve">behavioral strategy in which the go signal acts as an additional cue that </w:t>
        </w:r>
      </w:ins>
      <w:commentRangeEnd w:id="126"/>
      <w:r w:rsidR="00BF6BAA">
        <w:rPr>
          <w:rStyle w:val="CommentReference"/>
          <w:rFonts w:ascii="Times New Roman" w:eastAsia="Times New Roman" w:hAnsi="Times New Roman" w:cs="Times New Roman"/>
          <w:color w:val="000000"/>
          <w:sz w:val="24"/>
          <w:szCs w:val="24"/>
        </w:rPr>
        <w:commentReference w:id="126"/>
      </w:r>
      <w:del w:id="128" w:author="Siyu Wang" w:date="2026-08-12T00:11:00Z" w16du:dateUtc="2026-08-12T04:11:00Z">
        <w:r w:rsidR="00CA63AE" w:rsidDel="008D71E0">
          <w:rPr>
            <w:rFonts w:ascii="Times New Roman" w:eastAsia="Times New Roman" w:hAnsi="Times New Roman" w:cs="Times New Roman"/>
            <w:color w:val="000000"/>
            <w:sz w:val="24"/>
            <w:szCs w:val="24"/>
          </w:rPr>
          <w:delText xml:space="preserve">behavior that </w:delText>
        </w:r>
        <w:r w:rsidR="0064293B" w:rsidDel="008D71E0">
          <w:rPr>
            <w:rFonts w:ascii="Times New Roman" w:eastAsia="Times New Roman" w:hAnsi="Times New Roman" w:cs="Times New Roman"/>
            <w:color w:val="000000"/>
            <w:sz w:val="24"/>
            <w:szCs w:val="24"/>
          </w:rPr>
          <w:delText xml:space="preserve">go signal </w:delText>
        </w:r>
      </w:del>
      <w:r w:rsidR="00CA63AE">
        <w:rPr>
          <w:rFonts w:ascii="Times New Roman" w:eastAsia="Times New Roman" w:hAnsi="Times New Roman" w:cs="Times New Roman"/>
          <w:color w:val="000000"/>
          <w:sz w:val="24"/>
          <w:szCs w:val="24"/>
        </w:rPr>
        <w:t xml:space="preserve">biases decisions without modifying the value of the original offer. </w:t>
      </w:r>
      <w:moveToRangeStart w:id="129" w:author="Siyu Wang" w:date="2026-08-12T00:02:00Z" w:name="move237385354"/>
      <w:moveTo w:id="130" w:author="Siyu Wang" w:date="2026-08-12T00:02:00Z" w16du:dateUtc="2026-08-12T04:02:00Z">
        <w:del w:id="131" w:author="Siyu Wang" w:date="2026-08-12T00:04:00Z" w16du:dateUtc="2026-08-12T04:04:00Z">
          <w:r w:rsidR="00FA7196" w:rsidRPr="00BD2088" w:rsidDel="00FA7196">
            <w:rPr>
              <w:rFonts w:ascii="Times New Roman" w:eastAsia="Times New Roman" w:hAnsi="Times New Roman" w:cs="Times New Roman"/>
              <w:color w:val="000000"/>
              <w:sz w:val="24"/>
              <w:szCs w:val="24"/>
            </w:rPr>
            <w:delText xml:space="preserve">In Monkey T, the integration of drop and delay emerged only later. Although the inverse alignment was already present 250 ms before the go signal, we believe that, when the go signal appeared, the relationship between drop and delay was still emerging. </w:delText>
          </w:r>
        </w:del>
      </w:moveTo>
    </w:p>
    <w:p w14:paraId="5B6736FF" w14:textId="115DCDC0" w:rsidR="00FA7196" w:rsidDel="00FA7196" w:rsidRDefault="00FA7196">
      <w:pPr>
        <w:shd w:val="clear" w:color="auto" w:fill="FFFFFF"/>
        <w:spacing w:after="0" w:line="480" w:lineRule="auto"/>
        <w:ind w:firstLine="360"/>
        <w:rPr>
          <w:del w:id="132" w:author="Siyu Wang" w:date="2026-08-12T00:02:00Z" w16du:dateUtc="2026-08-12T04:02:00Z"/>
          <w:moveTo w:id="133" w:author="Siyu Wang" w:date="2026-08-12T00:02:00Z" w16du:dateUtc="2026-08-12T04:02:00Z"/>
          <w:rFonts w:ascii="Times New Roman" w:eastAsia="Times New Roman" w:hAnsi="Times New Roman" w:cs="Times New Roman"/>
          <w:color w:val="000000"/>
          <w:sz w:val="24"/>
          <w:szCs w:val="24"/>
        </w:rPr>
      </w:pPr>
      <w:moveTo w:id="134" w:author="Siyu Wang" w:date="2026-08-12T00:02:00Z" w16du:dateUtc="2026-08-12T04:02:00Z">
        <w:del w:id="135" w:author="Siyu Wang" w:date="2026-08-12T00:05:00Z" w16du:dateUtc="2026-08-12T04:05:00Z">
          <w:r w:rsidRPr="00BD2088" w:rsidDel="00FA7196">
            <w:rPr>
              <w:rFonts w:ascii="Times New Roman" w:eastAsia="Times New Roman" w:hAnsi="Times New Roman" w:cs="Times New Roman"/>
              <w:color w:val="000000"/>
              <w:sz w:val="24"/>
              <w:szCs w:val="24"/>
            </w:rPr>
            <w:delText xml:space="preserve">Interestingly, around the time of the go signal, population activity in Monkey T also rotated toward a dimension orthogonal to the value dimension in principal component space (Fig. S6). </w:delText>
          </w:r>
        </w:del>
        <w:del w:id="136" w:author="Siyu Wang" w:date="2026-08-12T00:06:00Z" w16du:dateUtc="2026-08-12T04:06:00Z">
          <w:r w:rsidRPr="00BD2088" w:rsidDel="00FA7196">
            <w:rPr>
              <w:rFonts w:ascii="Times New Roman" w:eastAsia="Times New Roman" w:hAnsi="Times New Roman" w:cs="Times New Roman"/>
              <w:color w:val="000000"/>
              <w:sz w:val="24"/>
              <w:szCs w:val="24"/>
            </w:rPr>
            <w:delText xml:space="preserve">This suggests that the go signal was initially represented in a neural subspace distinct from the value dimension. </w:delText>
          </w:r>
        </w:del>
        <w:del w:id="137" w:author="Siyu Wang" w:date="2026-08-12T00:12:00Z" w16du:dateUtc="2026-08-12T04:12:00Z">
          <w:r w:rsidRPr="00BD2088" w:rsidDel="008D71E0">
            <w:rPr>
              <w:rFonts w:ascii="Times New Roman" w:eastAsia="Times New Roman" w:hAnsi="Times New Roman" w:cs="Times New Roman"/>
              <w:color w:val="000000"/>
              <w:sz w:val="24"/>
              <w:szCs w:val="24"/>
            </w:rPr>
            <w:delText xml:space="preserve">Such a representation is consistent with the </w:delText>
          </w:r>
        </w:del>
        <w:del w:id="138" w:author="Siyu Wang" w:date="2026-08-12T00:11:00Z" w16du:dateUtc="2026-08-12T04:11:00Z">
          <w:r w:rsidRPr="00BD2088" w:rsidDel="008D71E0">
            <w:rPr>
              <w:rFonts w:ascii="Times New Roman" w:eastAsia="Times New Roman" w:hAnsi="Times New Roman" w:cs="Times New Roman"/>
              <w:color w:val="000000"/>
              <w:sz w:val="24"/>
              <w:szCs w:val="24"/>
            </w:rPr>
            <w:delText xml:space="preserve">behavioral strategy in which the go signal acts as an additional cue that </w:delText>
          </w:r>
        </w:del>
        <w:del w:id="139" w:author="Siyu Wang" w:date="2026-08-12T00:12:00Z" w16du:dateUtc="2026-08-12T04:12:00Z">
          <w:r w:rsidRPr="00BD2088" w:rsidDel="008D71E0">
            <w:rPr>
              <w:rFonts w:ascii="Times New Roman" w:eastAsia="Times New Roman" w:hAnsi="Times New Roman" w:cs="Times New Roman"/>
              <w:color w:val="000000"/>
              <w:sz w:val="24"/>
              <w:szCs w:val="24"/>
            </w:rPr>
            <w:delText>biases the decision, while leaving open the possibility that its temporal information may be incorporated into the value representation at a later stage.</w:delText>
          </w:r>
        </w:del>
      </w:moveTo>
    </w:p>
    <w:moveToRangeEnd w:id="129"/>
    <w:p w14:paraId="407474FE" w14:textId="09893533" w:rsidR="00FA7196" w:rsidDel="008D71E0" w:rsidRDefault="00FA7196" w:rsidP="00FA7196">
      <w:pPr>
        <w:shd w:val="clear" w:color="auto" w:fill="FFFFFF"/>
        <w:spacing w:after="0" w:line="480" w:lineRule="auto"/>
        <w:ind w:firstLine="360"/>
        <w:rPr>
          <w:del w:id="140" w:author="Siyu Wang" w:date="2026-08-12T00:12:00Z" w16du:dateUtc="2026-08-12T04:12:00Z"/>
          <w:rFonts w:ascii="Times New Roman" w:eastAsia="Times New Roman" w:hAnsi="Times New Roman" w:cs="Times New Roman"/>
          <w:color w:val="000000"/>
          <w:sz w:val="24"/>
          <w:szCs w:val="24"/>
        </w:rPr>
      </w:pPr>
    </w:p>
    <w:p w14:paraId="6CB6C0B7" w14:textId="73C75F32" w:rsidR="00707497" w:rsidRDefault="00142BED" w:rsidP="00B059B5">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analyses revealed that the neural differences between animals existed prior to the go signal</w:t>
      </w:r>
      <w:r w:rsidR="001D3E56">
        <w:rPr>
          <w:rFonts w:ascii="Times New Roman" w:eastAsia="Times New Roman" w:hAnsi="Times New Roman" w:cs="Times New Roman"/>
          <w:color w:val="000000"/>
          <w:sz w:val="24"/>
          <w:szCs w:val="24"/>
        </w:rPr>
        <w:t xml:space="preserve">, </w:t>
      </w:r>
      <w:r w:rsidR="00CA3666">
        <w:rPr>
          <w:rFonts w:ascii="Times New Roman" w:eastAsia="Times New Roman" w:hAnsi="Times New Roman" w:cs="Times New Roman"/>
          <w:color w:val="000000"/>
          <w:sz w:val="24"/>
          <w:szCs w:val="24"/>
        </w:rPr>
        <w:t>further supporting the</w:t>
      </w:r>
      <w:r w:rsidR="001D3E56">
        <w:rPr>
          <w:rFonts w:ascii="Times New Roman" w:eastAsia="Times New Roman" w:hAnsi="Times New Roman" w:cs="Times New Roman"/>
          <w:color w:val="000000"/>
          <w:sz w:val="24"/>
          <w:szCs w:val="24"/>
        </w:rPr>
        <w:t xml:space="preserve"> </w:t>
      </w:r>
      <w:del w:id="141" w:author="Siyu Wang" w:date="2026-08-12T05:33:00Z" w16du:dateUtc="2026-08-12T09:33:00Z">
        <w:r w:rsidR="001D3E56" w:rsidDel="00506F4C">
          <w:rPr>
            <w:rFonts w:ascii="Times New Roman" w:eastAsia="Times New Roman" w:hAnsi="Times New Roman" w:cs="Times New Roman"/>
            <w:color w:val="000000"/>
            <w:sz w:val="24"/>
            <w:szCs w:val="24"/>
          </w:rPr>
          <w:delText xml:space="preserve">strategy </w:delText>
        </w:r>
      </w:del>
      <w:ins w:id="142" w:author="Siyu Wang" w:date="2026-08-12T05:33:00Z" w16du:dateUtc="2026-08-12T09:33:00Z">
        <w:r w:rsidR="00506F4C">
          <w:rPr>
            <w:rFonts w:ascii="Times New Roman" w:eastAsia="Times New Roman" w:hAnsi="Times New Roman" w:cs="Times New Roman"/>
            <w:color w:val="000000"/>
            <w:sz w:val="24"/>
            <w:szCs w:val="24"/>
          </w:rPr>
          <w:t xml:space="preserve">behavioral </w:t>
        </w:r>
      </w:ins>
      <w:r w:rsidR="001D3E56">
        <w:rPr>
          <w:rFonts w:ascii="Times New Roman" w:eastAsia="Times New Roman" w:hAnsi="Times New Roman" w:cs="Times New Roman"/>
          <w:color w:val="000000"/>
          <w:sz w:val="24"/>
          <w:szCs w:val="24"/>
        </w:rPr>
        <w:t xml:space="preserve">differences between animals. </w:t>
      </w:r>
      <w:r w:rsidR="00EE3CBA">
        <w:rPr>
          <w:rFonts w:ascii="Times New Roman" w:eastAsia="Times New Roman" w:hAnsi="Times New Roman" w:cs="Times New Roman"/>
          <w:color w:val="000000"/>
          <w:sz w:val="24"/>
          <w:szCs w:val="24"/>
        </w:rPr>
        <w:t>In both animals, drop and delay are reliably encoded in dlPFC and can be decoded at high accuracy. The peak of the sliding-window decoding analysis suggested that both drop and delay are maximally separable at around 250ms after the offer onset</w:t>
      </w:r>
      <w:r w:rsidR="000C356C">
        <w:rPr>
          <w:rFonts w:ascii="Times New Roman" w:eastAsia="Times New Roman" w:hAnsi="Times New Roman" w:cs="Times New Roman"/>
          <w:color w:val="000000"/>
          <w:sz w:val="24"/>
          <w:szCs w:val="24"/>
        </w:rPr>
        <w:t xml:space="preserve"> (Fig. 5A-D)</w:t>
      </w:r>
      <w:r w:rsidR="00EE3CBA">
        <w:rPr>
          <w:rFonts w:ascii="Times New Roman" w:eastAsia="Times New Roman" w:hAnsi="Times New Roman" w:cs="Times New Roman"/>
          <w:color w:val="000000"/>
          <w:sz w:val="24"/>
          <w:szCs w:val="24"/>
        </w:rPr>
        <w:t>.</w:t>
      </w:r>
      <w:r w:rsidR="005436B2">
        <w:rPr>
          <w:rFonts w:ascii="Times New Roman" w:eastAsia="Times New Roman" w:hAnsi="Times New Roman" w:cs="Times New Roman"/>
          <w:color w:val="000000"/>
          <w:sz w:val="24"/>
          <w:szCs w:val="24"/>
        </w:rPr>
        <w:t xml:space="preserve"> </w:t>
      </w:r>
      <w:r w:rsidR="002A23CA">
        <w:rPr>
          <w:rFonts w:ascii="Times New Roman" w:eastAsia="Times New Roman" w:hAnsi="Times New Roman" w:cs="Times New Roman"/>
          <w:color w:val="000000"/>
          <w:sz w:val="24"/>
          <w:szCs w:val="24"/>
        </w:rPr>
        <w:t xml:space="preserve">Despite similar decoding accuracy, we observed a difference between animals in how individual neurons and the population encode value. </w:t>
      </w:r>
      <w:r w:rsidR="0025172A">
        <w:rPr>
          <w:rFonts w:ascii="Times New Roman" w:eastAsia="Times New Roman" w:hAnsi="Times New Roman" w:cs="Times New Roman"/>
          <w:color w:val="000000"/>
          <w:sz w:val="24"/>
          <w:szCs w:val="24"/>
        </w:rPr>
        <w:t xml:space="preserve">For individual neurons, </w:t>
      </w:r>
      <w:r w:rsidR="0025172A" w:rsidRPr="0025172A">
        <w:rPr>
          <w:rFonts w:ascii="Times New Roman" w:eastAsia="Times New Roman" w:hAnsi="Times New Roman" w:cs="Times New Roman"/>
          <w:color w:val="000000"/>
          <w:sz w:val="24"/>
          <w:szCs w:val="24"/>
        </w:rPr>
        <w:t xml:space="preserve">In Monkey S, only 10% of the neurons showed linear modulation by discounted value; </w:t>
      </w:r>
      <w:r w:rsidR="006425F2" w:rsidRPr="0025172A">
        <w:rPr>
          <w:rFonts w:ascii="Times New Roman" w:eastAsia="Times New Roman" w:hAnsi="Times New Roman" w:cs="Times New Roman"/>
          <w:color w:val="000000"/>
          <w:sz w:val="24"/>
          <w:szCs w:val="24"/>
        </w:rPr>
        <w:t>in Monkey T, a larger proportion of neurons (&gt; 30%) showed linear value coding.</w:t>
      </w:r>
      <w:r w:rsidR="00877822">
        <w:rPr>
          <w:rFonts w:ascii="Times New Roman" w:eastAsia="Times New Roman" w:hAnsi="Times New Roman" w:cs="Times New Roman"/>
          <w:color w:val="000000"/>
          <w:sz w:val="24"/>
          <w:szCs w:val="24"/>
        </w:rPr>
        <w:t xml:space="preserve"> On the population level, however, the negative alignment of the drop versus delay </w:t>
      </w:r>
      <w:r w:rsidR="00877822">
        <w:rPr>
          <w:rFonts w:ascii="Times New Roman" w:eastAsia="Times New Roman" w:hAnsi="Times New Roman" w:cs="Times New Roman"/>
          <w:color w:val="000000"/>
          <w:sz w:val="24"/>
          <w:szCs w:val="24"/>
        </w:rPr>
        <w:lastRenderedPageBreak/>
        <w:t>coding dimension emerges early in Monkey S (within 250ms, Fig. S3), but much later in Monkey T (~750ms).</w:t>
      </w:r>
      <w:r w:rsidR="00707497">
        <w:rPr>
          <w:rFonts w:ascii="Times New Roman" w:eastAsia="Times New Roman" w:hAnsi="Times New Roman" w:cs="Times New Roman"/>
          <w:color w:val="000000"/>
          <w:sz w:val="24"/>
          <w:szCs w:val="24"/>
        </w:rPr>
        <w:t xml:space="preserve"> </w:t>
      </w:r>
      <w:ins w:id="143" w:author="Siyu Wang" w:date="2026-08-11T23:16:00Z" w16du:dateUtc="2026-08-12T03:16:00Z">
        <w:r w:rsidR="008669A0">
          <w:rPr>
            <w:rFonts w:ascii="Times New Roman" w:eastAsia="Times New Roman" w:hAnsi="Times New Roman" w:cs="Times New Roman"/>
            <w:color w:val="000000"/>
            <w:sz w:val="24"/>
            <w:szCs w:val="24"/>
          </w:rPr>
          <w:t xml:space="preserve">The differences between animals suggest a </w:t>
        </w:r>
      </w:ins>
      <w:ins w:id="144" w:author="Siyu Wang" w:date="2026-08-11T23:45:00Z" w16du:dateUtc="2026-08-12T03:45:00Z">
        <w:r w:rsidR="00FE0151">
          <w:rPr>
            <w:rFonts w:ascii="Times New Roman" w:eastAsia="Times New Roman" w:hAnsi="Times New Roman" w:cs="Times New Roman"/>
            <w:color w:val="000000"/>
            <w:sz w:val="24"/>
            <w:szCs w:val="24"/>
          </w:rPr>
          <w:t>possible</w:t>
        </w:r>
      </w:ins>
      <w:ins w:id="145" w:author="Siyu Wang" w:date="2026-08-11T23:16:00Z" w16du:dateUtc="2026-08-12T03:16:00Z">
        <w:r w:rsidR="008669A0">
          <w:rPr>
            <w:rFonts w:ascii="Times New Roman" w:eastAsia="Times New Roman" w:hAnsi="Times New Roman" w:cs="Times New Roman"/>
            <w:color w:val="000000"/>
            <w:sz w:val="24"/>
            <w:szCs w:val="24"/>
          </w:rPr>
          <w:t xml:space="preserve"> tradeoff </w:t>
        </w:r>
      </w:ins>
      <w:ins w:id="146" w:author="Siyu Wang" w:date="2026-08-11T23:45:00Z" w16du:dateUtc="2026-08-12T03:45:00Z">
        <w:r w:rsidR="00FE0151">
          <w:rPr>
            <w:rFonts w:ascii="Times New Roman" w:eastAsia="Times New Roman" w:hAnsi="Times New Roman" w:cs="Times New Roman"/>
            <w:color w:val="000000"/>
            <w:sz w:val="24"/>
            <w:szCs w:val="24"/>
          </w:rPr>
          <w:t xml:space="preserve">between value coding in individual neurons </w:t>
        </w:r>
      </w:ins>
      <w:ins w:id="147" w:author="Siyu Wang" w:date="2026-08-11T23:46:00Z" w16du:dateUtc="2026-08-12T03:46:00Z">
        <w:r w:rsidR="009A7754">
          <w:rPr>
            <w:rFonts w:ascii="Times New Roman" w:eastAsia="Times New Roman" w:hAnsi="Times New Roman" w:cs="Times New Roman"/>
            <w:color w:val="000000"/>
            <w:sz w:val="24"/>
            <w:szCs w:val="24"/>
          </w:rPr>
          <w:t>versus</w:t>
        </w:r>
      </w:ins>
      <w:ins w:id="148" w:author="Siyu Wang" w:date="2026-08-11T23:45:00Z" w16du:dateUtc="2026-08-12T03:45:00Z">
        <w:r w:rsidR="00FE0151">
          <w:rPr>
            <w:rFonts w:ascii="Times New Roman" w:eastAsia="Times New Roman" w:hAnsi="Times New Roman" w:cs="Times New Roman"/>
            <w:color w:val="000000"/>
            <w:sz w:val="24"/>
            <w:szCs w:val="24"/>
          </w:rPr>
          <w:t xml:space="preserve"> population. </w:t>
        </w:r>
      </w:ins>
      <w:r w:rsidR="00453DC5">
        <w:rPr>
          <w:rFonts w:ascii="Times New Roman" w:eastAsia="Times New Roman" w:hAnsi="Times New Roman" w:cs="Times New Roman"/>
          <w:color w:val="000000"/>
          <w:sz w:val="24"/>
          <w:szCs w:val="24"/>
        </w:rPr>
        <w:t xml:space="preserve">Monkey S relied </w:t>
      </w:r>
      <w:r w:rsidR="00265247">
        <w:rPr>
          <w:rFonts w:ascii="Times New Roman" w:eastAsia="Times New Roman" w:hAnsi="Times New Roman" w:cs="Times New Roman"/>
          <w:color w:val="000000"/>
          <w:sz w:val="24"/>
          <w:szCs w:val="24"/>
        </w:rPr>
        <w:t xml:space="preserve">more </w:t>
      </w:r>
      <w:r w:rsidR="00453DC5">
        <w:rPr>
          <w:rFonts w:ascii="Times New Roman" w:eastAsia="Times New Roman" w:hAnsi="Times New Roman" w:cs="Times New Roman"/>
          <w:color w:val="000000"/>
          <w:sz w:val="24"/>
          <w:szCs w:val="24"/>
        </w:rPr>
        <w:t xml:space="preserve">on </w:t>
      </w:r>
      <w:r w:rsidR="00A72A17">
        <w:rPr>
          <w:rFonts w:ascii="Times New Roman" w:eastAsia="Times New Roman" w:hAnsi="Times New Roman" w:cs="Times New Roman"/>
          <w:color w:val="000000"/>
          <w:sz w:val="24"/>
          <w:szCs w:val="24"/>
        </w:rPr>
        <w:t>the coordinated activity in the population</w:t>
      </w:r>
      <w:r w:rsidR="00BE5AFB">
        <w:rPr>
          <w:rFonts w:ascii="Times New Roman" w:eastAsia="Times New Roman" w:hAnsi="Times New Roman" w:cs="Times New Roman"/>
          <w:color w:val="000000"/>
          <w:sz w:val="24"/>
          <w:szCs w:val="24"/>
        </w:rPr>
        <w:t xml:space="preserve"> to</w:t>
      </w:r>
      <w:r w:rsidR="00453DC5">
        <w:rPr>
          <w:rFonts w:ascii="Times New Roman" w:eastAsia="Times New Roman" w:hAnsi="Times New Roman" w:cs="Times New Roman"/>
          <w:color w:val="000000"/>
          <w:sz w:val="24"/>
          <w:szCs w:val="24"/>
        </w:rPr>
        <w:t xml:space="preserve"> </w:t>
      </w:r>
      <w:del w:id="149" w:author="Siyu Wang" w:date="2026-08-11T23:48:00Z" w16du:dateUtc="2026-08-12T03:48:00Z">
        <w:r w:rsidR="00EB7716" w:rsidDel="007D6F09">
          <w:rPr>
            <w:rFonts w:ascii="Times New Roman" w:eastAsia="Times New Roman" w:hAnsi="Times New Roman" w:cs="Times New Roman"/>
            <w:color w:val="000000"/>
            <w:sz w:val="24"/>
            <w:szCs w:val="24"/>
          </w:rPr>
          <w:delText>compute</w:delText>
        </w:r>
      </w:del>
      <w:ins w:id="150" w:author="Siyu Wang" w:date="2026-08-11T23:48:00Z" w16du:dateUtc="2026-08-12T03:48:00Z">
        <w:r w:rsidR="007D6F09">
          <w:rPr>
            <w:rFonts w:ascii="Times New Roman" w:eastAsia="Times New Roman" w:hAnsi="Times New Roman" w:cs="Times New Roman"/>
            <w:color w:val="000000"/>
            <w:sz w:val="24"/>
            <w:szCs w:val="24"/>
          </w:rPr>
          <w:t>represent</w:t>
        </w:r>
      </w:ins>
      <w:r w:rsidR="00453DC5">
        <w:rPr>
          <w:rFonts w:ascii="Times New Roman" w:eastAsia="Times New Roman" w:hAnsi="Times New Roman" w:cs="Times New Roman"/>
          <w:color w:val="000000"/>
          <w:sz w:val="24"/>
          <w:szCs w:val="24"/>
        </w:rPr>
        <w:t xml:space="preserve"> temporally discounted value</w:t>
      </w:r>
      <w:r w:rsidR="00BE5AFB">
        <w:rPr>
          <w:rFonts w:ascii="Times New Roman" w:eastAsia="Times New Roman" w:hAnsi="Times New Roman" w:cs="Times New Roman"/>
          <w:color w:val="000000"/>
          <w:sz w:val="24"/>
          <w:szCs w:val="24"/>
        </w:rPr>
        <w:t>, achieved</w:t>
      </w:r>
      <w:r w:rsidR="00453DC5">
        <w:rPr>
          <w:rFonts w:ascii="Times New Roman" w:eastAsia="Times New Roman" w:hAnsi="Times New Roman" w:cs="Times New Roman"/>
          <w:color w:val="000000"/>
          <w:sz w:val="24"/>
          <w:szCs w:val="24"/>
        </w:rPr>
        <w:t xml:space="preserve"> </w:t>
      </w:r>
      <w:r w:rsidR="00BE5AFB">
        <w:rPr>
          <w:rFonts w:ascii="Times New Roman" w:eastAsia="Times New Roman" w:hAnsi="Times New Roman" w:cs="Times New Roman"/>
          <w:color w:val="000000"/>
          <w:sz w:val="24"/>
          <w:szCs w:val="24"/>
        </w:rPr>
        <w:t>through</w:t>
      </w:r>
      <w:r w:rsidR="00453DC5">
        <w:rPr>
          <w:rFonts w:ascii="Times New Roman" w:eastAsia="Times New Roman" w:hAnsi="Times New Roman" w:cs="Times New Roman"/>
          <w:color w:val="000000"/>
          <w:sz w:val="24"/>
          <w:szCs w:val="24"/>
        </w:rPr>
        <w:t xml:space="preserve"> </w:t>
      </w:r>
      <w:ins w:id="151" w:author="Siyu Wang" w:date="2026-08-11T23:49:00Z" w16du:dateUtc="2026-08-12T03:49:00Z">
        <w:r w:rsidR="00D4293E">
          <w:rPr>
            <w:rFonts w:ascii="Times New Roman" w:eastAsia="Times New Roman" w:hAnsi="Times New Roman" w:cs="Times New Roman"/>
            <w:color w:val="000000"/>
            <w:sz w:val="24"/>
            <w:szCs w:val="24"/>
          </w:rPr>
          <w:t xml:space="preserve">the </w:t>
        </w:r>
      </w:ins>
      <w:r w:rsidR="00453DC5">
        <w:rPr>
          <w:rFonts w:ascii="Times New Roman" w:eastAsia="Times New Roman" w:hAnsi="Times New Roman" w:cs="Times New Roman"/>
          <w:color w:val="000000"/>
          <w:sz w:val="24"/>
          <w:szCs w:val="24"/>
        </w:rPr>
        <w:t>opposite alignment</w:t>
      </w:r>
      <w:del w:id="152" w:author="Siyu Wang" w:date="2026-08-11T23:48:00Z" w16du:dateUtc="2026-08-12T03:48:00Z">
        <w:r w:rsidR="00BE5AFB" w:rsidDel="00115EC8">
          <w:rPr>
            <w:rFonts w:ascii="Times New Roman" w:eastAsia="Times New Roman" w:hAnsi="Times New Roman" w:cs="Times New Roman"/>
            <w:color w:val="000000"/>
            <w:sz w:val="24"/>
            <w:szCs w:val="24"/>
          </w:rPr>
          <w:delText>s</w:delText>
        </w:r>
      </w:del>
      <w:r w:rsidR="00453DC5">
        <w:rPr>
          <w:rFonts w:ascii="Times New Roman" w:eastAsia="Times New Roman" w:hAnsi="Times New Roman" w:cs="Times New Roman"/>
          <w:color w:val="000000"/>
          <w:sz w:val="24"/>
          <w:szCs w:val="24"/>
        </w:rPr>
        <w:t xml:space="preserve"> of </w:t>
      </w:r>
      <w:r w:rsidR="00BE5AFB">
        <w:rPr>
          <w:rFonts w:ascii="Times New Roman" w:eastAsia="Times New Roman" w:hAnsi="Times New Roman" w:cs="Times New Roman"/>
          <w:color w:val="000000"/>
          <w:sz w:val="24"/>
          <w:szCs w:val="24"/>
        </w:rPr>
        <w:t xml:space="preserve">the </w:t>
      </w:r>
      <w:r w:rsidR="00453DC5">
        <w:rPr>
          <w:rFonts w:ascii="Times New Roman" w:eastAsia="Times New Roman" w:hAnsi="Times New Roman" w:cs="Times New Roman"/>
          <w:color w:val="000000"/>
          <w:sz w:val="24"/>
          <w:szCs w:val="24"/>
        </w:rPr>
        <w:t>drop</w:t>
      </w:r>
      <w:del w:id="153" w:author="Siyu Wang" w:date="2026-08-11T23:48:00Z" w16du:dateUtc="2026-08-12T03:48:00Z">
        <w:r w:rsidR="00BE5AFB" w:rsidDel="00115EC8">
          <w:rPr>
            <w:rFonts w:ascii="Times New Roman" w:eastAsia="Times New Roman" w:hAnsi="Times New Roman" w:cs="Times New Roman"/>
            <w:color w:val="000000"/>
            <w:sz w:val="24"/>
            <w:szCs w:val="24"/>
          </w:rPr>
          <w:delText>s</w:delText>
        </w:r>
      </w:del>
      <w:r w:rsidR="00453DC5">
        <w:rPr>
          <w:rFonts w:ascii="Times New Roman" w:eastAsia="Times New Roman" w:hAnsi="Times New Roman" w:cs="Times New Roman"/>
          <w:color w:val="000000"/>
          <w:sz w:val="24"/>
          <w:szCs w:val="24"/>
        </w:rPr>
        <w:t xml:space="preserve"> and delay</w:t>
      </w:r>
      <w:del w:id="154" w:author="Siyu Wang" w:date="2026-08-11T23:48:00Z" w16du:dateUtc="2026-08-12T03:48:00Z">
        <w:r w:rsidR="00BE5AFB" w:rsidDel="00115EC8">
          <w:rPr>
            <w:rFonts w:ascii="Times New Roman" w:eastAsia="Times New Roman" w:hAnsi="Times New Roman" w:cs="Times New Roman"/>
            <w:color w:val="000000"/>
            <w:sz w:val="24"/>
            <w:szCs w:val="24"/>
          </w:rPr>
          <w:delText>s</w:delText>
        </w:r>
      </w:del>
      <w:r w:rsidR="00BE5AFB">
        <w:rPr>
          <w:rFonts w:ascii="Times New Roman" w:eastAsia="Times New Roman" w:hAnsi="Times New Roman" w:cs="Times New Roman"/>
          <w:color w:val="000000"/>
          <w:sz w:val="24"/>
          <w:szCs w:val="24"/>
        </w:rPr>
        <w:t xml:space="preserve"> </w:t>
      </w:r>
      <w:r w:rsidR="00453DC5">
        <w:rPr>
          <w:rFonts w:ascii="Times New Roman" w:eastAsia="Times New Roman" w:hAnsi="Times New Roman" w:cs="Times New Roman"/>
          <w:color w:val="000000"/>
          <w:sz w:val="24"/>
          <w:szCs w:val="24"/>
        </w:rPr>
        <w:t xml:space="preserve">coding </w:t>
      </w:r>
      <w:del w:id="155" w:author="Rossella Falcone" w:date="2026-08-11T16:26:00Z" w16du:dateUtc="2026-08-11T20:26:00Z">
        <w:r w:rsidR="00453DC5">
          <w:rPr>
            <w:rFonts w:ascii="Times New Roman" w:eastAsia="Times New Roman" w:hAnsi="Times New Roman" w:cs="Times New Roman"/>
            <w:color w:val="000000"/>
            <w:sz w:val="24"/>
            <w:szCs w:val="24"/>
          </w:rPr>
          <w:delText xml:space="preserve">in the </w:delText>
        </w:r>
      </w:del>
      <w:del w:id="156" w:author="Siyu Wang" w:date="2026-08-11T23:49:00Z" w16du:dateUtc="2026-08-12T03:49:00Z">
        <w:r w:rsidR="00453DC5" w:rsidDel="00D4293E">
          <w:rPr>
            <w:rFonts w:ascii="Times New Roman" w:eastAsia="Times New Roman" w:hAnsi="Times New Roman" w:cs="Times New Roman"/>
            <w:color w:val="000000"/>
            <w:sz w:val="24"/>
            <w:szCs w:val="24"/>
          </w:rPr>
          <w:delText>population</w:delText>
        </w:r>
      </w:del>
      <w:ins w:id="157" w:author="Siyu Wang" w:date="2026-08-11T23:49:00Z" w16du:dateUtc="2026-08-12T03:49:00Z">
        <w:r w:rsidR="002051A0">
          <w:rPr>
            <w:rFonts w:ascii="Times New Roman" w:eastAsia="Times New Roman" w:hAnsi="Times New Roman" w:cs="Times New Roman"/>
            <w:color w:val="000000"/>
            <w:sz w:val="24"/>
            <w:szCs w:val="24"/>
          </w:rPr>
          <w:t>subspace</w:t>
        </w:r>
      </w:ins>
      <w:r w:rsidR="00BE5AFB">
        <w:rPr>
          <w:rFonts w:ascii="Times New Roman" w:eastAsia="Times New Roman" w:hAnsi="Times New Roman" w:cs="Times New Roman"/>
          <w:color w:val="000000"/>
          <w:sz w:val="24"/>
          <w:szCs w:val="24"/>
        </w:rPr>
        <w:t xml:space="preserve">. </w:t>
      </w:r>
      <w:r w:rsidR="0057455B">
        <w:rPr>
          <w:rFonts w:ascii="Times New Roman" w:eastAsia="Times New Roman" w:hAnsi="Times New Roman" w:cs="Times New Roman"/>
          <w:color w:val="000000"/>
          <w:sz w:val="24"/>
          <w:szCs w:val="24"/>
        </w:rPr>
        <w:t>By</w:t>
      </w:r>
      <w:r w:rsidR="00BE5AFB">
        <w:rPr>
          <w:rFonts w:ascii="Times New Roman" w:eastAsia="Times New Roman" w:hAnsi="Times New Roman" w:cs="Times New Roman"/>
          <w:color w:val="000000"/>
          <w:sz w:val="24"/>
          <w:szCs w:val="24"/>
        </w:rPr>
        <w:t xml:space="preserve"> contrast,</w:t>
      </w:r>
      <w:r w:rsidR="00AF6CB7">
        <w:rPr>
          <w:rFonts w:ascii="Times New Roman" w:eastAsia="Times New Roman" w:hAnsi="Times New Roman" w:cs="Times New Roman"/>
          <w:color w:val="000000"/>
          <w:sz w:val="24"/>
          <w:szCs w:val="24"/>
        </w:rPr>
        <w:t xml:space="preserve"> Monkey T </w:t>
      </w:r>
      <w:r w:rsidR="00E8142B">
        <w:rPr>
          <w:rFonts w:ascii="Times New Roman" w:eastAsia="Times New Roman" w:hAnsi="Times New Roman" w:cs="Times New Roman"/>
          <w:color w:val="000000"/>
          <w:sz w:val="24"/>
          <w:szCs w:val="24"/>
        </w:rPr>
        <w:t>relied</w:t>
      </w:r>
      <w:r w:rsidR="00AF6CB7">
        <w:rPr>
          <w:rFonts w:ascii="Times New Roman" w:eastAsia="Times New Roman" w:hAnsi="Times New Roman" w:cs="Times New Roman"/>
          <w:color w:val="000000"/>
          <w:sz w:val="24"/>
          <w:szCs w:val="24"/>
        </w:rPr>
        <w:t xml:space="preserve"> more on </w:t>
      </w:r>
      <w:del w:id="158" w:author="Rossella Falcone" w:date="2026-08-11T16:26:00Z" w16du:dateUtc="2026-08-11T20:26:00Z">
        <w:r w:rsidR="00AF6CB7">
          <w:rPr>
            <w:rFonts w:ascii="Times New Roman" w:eastAsia="Times New Roman" w:hAnsi="Times New Roman" w:cs="Times New Roman"/>
            <w:color w:val="000000"/>
            <w:sz w:val="24"/>
            <w:szCs w:val="24"/>
          </w:rPr>
          <w:delText xml:space="preserve">the individual neuron strategy, that encoded value within </w:delText>
        </w:r>
      </w:del>
      <w:ins w:id="159" w:author="Rossella Falcone" w:date="2026-08-11T16:26:00Z" w16du:dateUtc="2026-08-11T20:26:00Z">
        <w:del w:id="160" w:author="Siyu Wang" w:date="2026-08-11T23:50:00Z" w16du:dateUtc="2026-08-12T03:50:00Z">
          <w:r w:rsidR="0057455B" w:rsidDel="00D70460">
            <w:rPr>
              <w:rFonts w:ascii="Times New Roman" w:eastAsia="Times New Roman" w:hAnsi="Times New Roman" w:cs="Times New Roman"/>
              <w:color w:val="000000"/>
              <w:sz w:val="24"/>
              <w:szCs w:val="24"/>
            </w:rPr>
            <w:delText>an</w:delText>
          </w:r>
          <w:r w:rsidR="00AF6CB7" w:rsidDel="00D70460">
            <w:rPr>
              <w:rFonts w:ascii="Times New Roman" w:eastAsia="Times New Roman" w:hAnsi="Times New Roman" w:cs="Times New Roman"/>
              <w:color w:val="000000"/>
              <w:sz w:val="24"/>
              <w:szCs w:val="24"/>
            </w:rPr>
            <w:delText xml:space="preserve"> </w:delText>
          </w:r>
        </w:del>
      </w:ins>
      <w:r w:rsidR="00AF6CB7">
        <w:rPr>
          <w:rFonts w:ascii="Times New Roman" w:eastAsia="Times New Roman" w:hAnsi="Times New Roman" w:cs="Times New Roman"/>
          <w:color w:val="000000"/>
          <w:sz w:val="24"/>
          <w:szCs w:val="24"/>
        </w:rPr>
        <w:t>individual neuron</w:t>
      </w:r>
      <w:r w:rsidR="000511F3">
        <w:rPr>
          <w:rFonts w:ascii="Times New Roman" w:eastAsia="Times New Roman" w:hAnsi="Times New Roman" w:cs="Times New Roman"/>
          <w:color w:val="000000"/>
          <w:sz w:val="24"/>
          <w:szCs w:val="24"/>
        </w:rPr>
        <w:t>s to</w:t>
      </w:r>
      <w:r w:rsidR="00AF6CB7">
        <w:rPr>
          <w:rFonts w:ascii="Times New Roman" w:eastAsia="Times New Roman" w:hAnsi="Times New Roman" w:cs="Times New Roman"/>
          <w:color w:val="000000"/>
          <w:sz w:val="24"/>
          <w:szCs w:val="24"/>
        </w:rPr>
        <w:t xml:space="preserve"> encode value</w:t>
      </w:r>
      <w:r w:rsidR="00D70460">
        <w:rPr>
          <w:rFonts w:ascii="Times New Roman" w:eastAsia="Times New Roman" w:hAnsi="Times New Roman" w:cs="Times New Roman"/>
          <w:color w:val="000000"/>
          <w:sz w:val="24"/>
          <w:szCs w:val="24"/>
        </w:rPr>
        <w:t>.</w:t>
      </w:r>
      <w:r w:rsidR="00AF6CB7">
        <w:rPr>
          <w:rFonts w:ascii="Times New Roman" w:eastAsia="Times New Roman" w:hAnsi="Times New Roman" w:cs="Times New Roman"/>
          <w:color w:val="000000"/>
          <w:sz w:val="24"/>
          <w:szCs w:val="24"/>
        </w:rPr>
        <w:t xml:space="preserve"> </w:t>
      </w:r>
      <w:r w:rsidR="007D6F09">
        <w:rPr>
          <w:rFonts w:ascii="Times New Roman" w:eastAsia="Times New Roman" w:hAnsi="Times New Roman" w:cs="Times New Roman"/>
          <w:color w:val="000000"/>
          <w:sz w:val="24"/>
          <w:szCs w:val="24"/>
        </w:rPr>
        <w:t xml:space="preserve">These two modes of information coding strategies, population versus single </w:t>
      </w:r>
      <w:del w:id="161" w:author="Siyu Wang" w:date="2026-08-11T23:51:00Z" w16du:dateUtc="2026-08-12T03:51:00Z">
        <w:r w:rsidR="007D6F09" w:rsidDel="001C3061">
          <w:rPr>
            <w:rFonts w:ascii="Times New Roman" w:eastAsia="Times New Roman" w:hAnsi="Times New Roman" w:cs="Times New Roman"/>
            <w:color w:val="000000"/>
            <w:sz w:val="24"/>
            <w:szCs w:val="24"/>
          </w:rPr>
          <w:delText>neuron</w:delText>
        </w:r>
      </w:del>
      <w:r w:rsidR="001C3061">
        <w:rPr>
          <w:rFonts w:ascii="Times New Roman" w:eastAsia="Times New Roman" w:hAnsi="Times New Roman" w:cs="Times New Roman"/>
          <w:color w:val="000000"/>
          <w:sz w:val="24"/>
          <w:szCs w:val="24"/>
        </w:rPr>
        <w:t>neuron,</w:t>
      </w:r>
      <w:r w:rsidR="007D6F09">
        <w:rPr>
          <w:rFonts w:ascii="Times New Roman" w:eastAsia="Times New Roman" w:hAnsi="Times New Roman" w:cs="Times New Roman"/>
          <w:color w:val="000000"/>
          <w:sz w:val="24"/>
          <w:szCs w:val="24"/>
        </w:rPr>
        <w:t xml:space="preserve"> were previously reported</w:t>
      </w:r>
      <w:r w:rsidR="007D6F09" w:rsidDel="00BE5AFB">
        <w:rPr>
          <w:rFonts w:ascii="Times New Roman" w:eastAsia="Times New Roman" w:hAnsi="Times New Roman" w:cs="Times New Roman"/>
          <w:color w:val="000000"/>
          <w:sz w:val="24"/>
          <w:szCs w:val="24"/>
        </w:rPr>
        <w:t xml:space="preserve"> </w:t>
      </w:r>
      <w:r w:rsidR="007D6F09">
        <w:rPr>
          <w:rFonts w:ascii="Times New Roman" w:eastAsia="Times New Roman" w:hAnsi="Times New Roman" w:cs="Times New Roman"/>
          <w:color w:val="000000"/>
          <w:sz w:val="24"/>
          <w:szCs w:val="24"/>
        </w:rPr>
        <w:t>in prefrontal cortex during a working memory task (22).</w:t>
      </w:r>
    </w:p>
    <w:p w14:paraId="113C7558" w14:textId="12B01CDC" w:rsidR="00C9286D" w:rsidRDefault="00F810D5" w:rsidP="00C9286D">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decoding analysis </w:t>
      </w:r>
      <w:r w:rsidR="00254AA5">
        <w:rPr>
          <w:rFonts w:ascii="Times New Roman" w:eastAsia="Times New Roman" w:hAnsi="Times New Roman" w:cs="Times New Roman"/>
          <w:color w:val="000000"/>
          <w:sz w:val="24"/>
          <w:szCs w:val="24"/>
        </w:rPr>
        <w:t xml:space="preserve">further </w:t>
      </w:r>
      <w:r w:rsidR="00254AA5" w:rsidRPr="00254AA5">
        <w:rPr>
          <w:rFonts w:ascii="Times New Roman" w:eastAsia="Times New Roman" w:hAnsi="Times New Roman" w:cs="Times New Roman"/>
          <w:color w:val="000000"/>
          <w:sz w:val="24"/>
          <w:szCs w:val="24"/>
        </w:rPr>
        <w:t>corroborate</w:t>
      </w:r>
      <w:r w:rsidR="00254AA5">
        <w:rPr>
          <w:rFonts w:ascii="Times New Roman" w:eastAsia="Times New Roman" w:hAnsi="Times New Roman" w:cs="Times New Roman"/>
          <w:color w:val="000000"/>
          <w:sz w:val="24"/>
          <w:szCs w:val="24"/>
        </w:rPr>
        <w:t>d</w:t>
      </w:r>
      <w:r w:rsidR="00254AA5" w:rsidRPr="00254AA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this view</w:t>
      </w:r>
      <w:ins w:id="162" w:author="Rossella Falcone" w:date="2026-08-11T16:26:00Z" w16du:dateUtc="2026-08-11T20:26:00Z">
        <w:del w:id="163" w:author="Siyu Wang" w:date="2026-08-11T23:51:00Z" w16du:dateUtc="2026-08-12T03:51:00Z">
          <w:r w:rsidR="0057455B" w:rsidDel="00C45607">
            <w:rPr>
              <w:rFonts w:ascii="Times New Roman" w:eastAsia="Times New Roman" w:hAnsi="Times New Roman" w:cs="Times New Roman"/>
              <w:color w:val="000000"/>
              <w:sz w:val="24"/>
              <w:szCs w:val="24"/>
            </w:rPr>
            <w:delText xml:space="preserve"> further</w:delText>
          </w:r>
        </w:del>
      </w:ins>
      <w:r>
        <w:rPr>
          <w:rFonts w:ascii="Times New Roman" w:eastAsia="Times New Roman" w:hAnsi="Times New Roman" w:cs="Times New Roman"/>
          <w:color w:val="000000"/>
          <w:sz w:val="24"/>
          <w:szCs w:val="24"/>
        </w:rPr>
        <w:t>.</w:t>
      </w:r>
      <w:r w:rsidR="00CE5D18">
        <w:rPr>
          <w:rFonts w:ascii="Times New Roman" w:eastAsia="Times New Roman" w:hAnsi="Times New Roman" w:cs="Times New Roman"/>
          <w:color w:val="000000"/>
          <w:sz w:val="24"/>
          <w:szCs w:val="24"/>
        </w:rPr>
        <w:t xml:space="preserve"> We used </w:t>
      </w:r>
      <w:r w:rsidR="0057455B">
        <w:rPr>
          <w:rFonts w:ascii="Times New Roman" w:eastAsia="Times New Roman" w:hAnsi="Times New Roman" w:cs="Times New Roman"/>
          <w:color w:val="000000"/>
          <w:sz w:val="24"/>
          <w:szCs w:val="24"/>
        </w:rPr>
        <w:t>this</w:t>
      </w:r>
      <w:r w:rsidR="00CE5D18">
        <w:rPr>
          <w:rFonts w:ascii="Times New Roman" w:eastAsia="Times New Roman" w:hAnsi="Times New Roman" w:cs="Times New Roman"/>
          <w:color w:val="000000"/>
          <w:sz w:val="24"/>
          <w:szCs w:val="24"/>
        </w:rPr>
        <w:t xml:space="preserve"> analysis to evaluate whether </w:t>
      </w:r>
      <w:r w:rsidR="005436B2">
        <w:rPr>
          <w:rFonts w:ascii="Times New Roman" w:eastAsia="Times New Roman" w:hAnsi="Times New Roman" w:cs="Times New Roman"/>
          <w:color w:val="000000"/>
          <w:sz w:val="24"/>
          <w:szCs w:val="24"/>
        </w:rPr>
        <w:t xml:space="preserve">drop and delay </w:t>
      </w:r>
      <w:r w:rsidR="00394C23">
        <w:rPr>
          <w:rFonts w:ascii="Times New Roman" w:eastAsia="Times New Roman" w:hAnsi="Times New Roman" w:cs="Times New Roman"/>
          <w:color w:val="000000"/>
          <w:sz w:val="24"/>
          <w:szCs w:val="24"/>
        </w:rPr>
        <w:t>we</w:t>
      </w:r>
      <w:r w:rsidR="005436B2">
        <w:rPr>
          <w:rFonts w:ascii="Times New Roman" w:eastAsia="Times New Roman" w:hAnsi="Times New Roman" w:cs="Times New Roman"/>
          <w:color w:val="000000"/>
          <w:sz w:val="24"/>
          <w:szCs w:val="24"/>
        </w:rPr>
        <w:t xml:space="preserve">re </w:t>
      </w:r>
      <w:r w:rsidR="0057455B">
        <w:rPr>
          <w:rFonts w:ascii="Times New Roman" w:eastAsia="Times New Roman" w:hAnsi="Times New Roman" w:cs="Times New Roman"/>
          <w:color w:val="000000"/>
          <w:sz w:val="24"/>
          <w:szCs w:val="24"/>
        </w:rPr>
        <w:t xml:space="preserve">represented </w:t>
      </w:r>
      <w:r w:rsidR="005436B2">
        <w:rPr>
          <w:rFonts w:ascii="Times New Roman" w:eastAsia="Times New Roman" w:hAnsi="Times New Roman" w:cs="Times New Roman"/>
          <w:color w:val="000000"/>
          <w:sz w:val="24"/>
          <w:szCs w:val="24"/>
        </w:rPr>
        <w:t>independently</w:t>
      </w:r>
      <w:del w:id="164" w:author="Rossella Falcone" w:date="2026-08-11T16:26:00Z" w16du:dateUtc="2026-08-11T20:26:00Z">
        <w:r w:rsidR="005436B2">
          <w:rPr>
            <w:rFonts w:ascii="Times New Roman" w:eastAsia="Times New Roman" w:hAnsi="Times New Roman" w:cs="Times New Roman"/>
            <w:color w:val="000000"/>
            <w:sz w:val="24"/>
            <w:szCs w:val="24"/>
          </w:rPr>
          <w:delText xml:space="preserve"> represented</w:delText>
        </w:r>
      </w:del>
      <w:r w:rsidR="00CE5D18">
        <w:rPr>
          <w:rFonts w:ascii="Times New Roman" w:eastAsia="Times New Roman" w:hAnsi="Times New Roman" w:cs="Times New Roman"/>
          <w:color w:val="000000"/>
          <w:sz w:val="24"/>
          <w:szCs w:val="24"/>
        </w:rPr>
        <w:t xml:space="preserve">, or integrated </w:t>
      </w:r>
      <w:r w:rsidR="0059647B">
        <w:rPr>
          <w:rFonts w:ascii="Times New Roman" w:eastAsia="Times New Roman" w:hAnsi="Times New Roman" w:cs="Times New Roman"/>
          <w:color w:val="000000"/>
          <w:sz w:val="24"/>
          <w:szCs w:val="24"/>
        </w:rPr>
        <w:t>interactively</w:t>
      </w:r>
      <w:r w:rsidR="00CE5D18">
        <w:rPr>
          <w:rFonts w:ascii="Times New Roman" w:eastAsia="Times New Roman" w:hAnsi="Times New Roman" w:cs="Times New Roman"/>
          <w:color w:val="000000"/>
          <w:sz w:val="24"/>
          <w:szCs w:val="24"/>
        </w:rPr>
        <w:t xml:space="preserve">. </w:t>
      </w:r>
      <w:commentRangeStart w:id="165"/>
      <w:commentRangeStart w:id="166"/>
      <w:r w:rsidR="005436B2">
        <w:rPr>
          <w:rFonts w:ascii="Times New Roman" w:eastAsia="Times New Roman" w:hAnsi="Times New Roman" w:cs="Times New Roman"/>
          <w:color w:val="000000"/>
          <w:sz w:val="24"/>
          <w:szCs w:val="24"/>
        </w:rPr>
        <w:t>If reward and delay were encoded independently, we should be able to predict the offer identity (i.e., which of the nine reward offers was presented to the animal) by decoding reward and delay separately. On the other hand, if reward and delay information were integrated non-linearly, then we would expect to be able to decode offer identity more accurately than predicted by independence</w:t>
      </w:r>
      <w:commentRangeEnd w:id="165"/>
      <w:r w:rsidR="00F7489E">
        <w:rPr>
          <w:rStyle w:val="CommentReference"/>
          <w:rFonts w:ascii="Times New Roman" w:eastAsia="Times New Roman" w:hAnsi="Times New Roman" w:cs="Times New Roman"/>
          <w:color w:val="000000"/>
          <w:sz w:val="24"/>
          <w:szCs w:val="24"/>
        </w:rPr>
        <w:commentReference w:id="165"/>
      </w:r>
      <w:commentRangeEnd w:id="166"/>
      <w:r w:rsidR="002D638C">
        <w:rPr>
          <w:rStyle w:val="CommentReference"/>
          <w:rFonts w:ascii="Times New Roman" w:eastAsia="Times New Roman" w:hAnsi="Times New Roman" w:cs="Times New Roman"/>
          <w:color w:val="000000"/>
          <w:sz w:val="24"/>
          <w:szCs w:val="24"/>
        </w:rPr>
        <w:commentReference w:id="166"/>
      </w:r>
      <w:r w:rsidR="005436B2">
        <w:rPr>
          <w:rFonts w:ascii="Times New Roman" w:eastAsia="Times New Roman" w:hAnsi="Times New Roman" w:cs="Times New Roman"/>
          <w:color w:val="000000"/>
          <w:sz w:val="24"/>
          <w:szCs w:val="24"/>
        </w:rPr>
        <w:t>. We found statistical evidence that the decoding accuracy of offer identity exceeded the independence prediction for monkey S, but not for monkey T.</w:t>
      </w:r>
      <w:r w:rsidR="00D217BF">
        <w:rPr>
          <w:rFonts w:ascii="Times New Roman" w:eastAsia="Times New Roman" w:hAnsi="Times New Roman" w:cs="Times New Roman"/>
          <w:color w:val="000000"/>
          <w:sz w:val="24"/>
          <w:szCs w:val="24"/>
        </w:rPr>
        <w:t xml:space="preserve"> </w:t>
      </w:r>
      <w:ins w:id="167" w:author="Siyu Wang" w:date="2026-08-12T05:48:00Z" w16du:dateUtc="2026-08-12T09:48:00Z">
        <w:r w:rsidR="00023FA6">
          <w:rPr>
            <w:rFonts w:ascii="Times New Roman" w:eastAsia="Times New Roman" w:hAnsi="Times New Roman" w:cs="Times New Roman"/>
            <w:color w:val="000000"/>
            <w:sz w:val="24"/>
            <w:szCs w:val="24"/>
          </w:rPr>
          <w:t>In Monkey S, t</w:t>
        </w:r>
      </w:ins>
      <w:del w:id="168" w:author="Siyu Wang" w:date="2026-08-12T05:48:00Z" w16du:dateUtc="2026-08-12T09:48:00Z">
        <w:r w:rsidR="00D217BF" w:rsidDel="00023FA6">
          <w:rPr>
            <w:rFonts w:ascii="Times New Roman" w:eastAsia="Times New Roman" w:hAnsi="Times New Roman" w:cs="Times New Roman"/>
            <w:color w:val="000000"/>
            <w:sz w:val="24"/>
            <w:szCs w:val="24"/>
          </w:rPr>
          <w:delText>T</w:delText>
        </w:r>
      </w:del>
      <w:r w:rsidR="00D217BF">
        <w:rPr>
          <w:rFonts w:ascii="Times New Roman" w:eastAsia="Times New Roman" w:hAnsi="Times New Roman" w:cs="Times New Roman"/>
          <w:color w:val="000000"/>
          <w:sz w:val="24"/>
          <w:szCs w:val="24"/>
        </w:rPr>
        <w:t xml:space="preserve">he integrated coding of drop and delay emerges around </w:t>
      </w:r>
      <w:commentRangeStart w:id="169"/>
      <w:commentRangeStart w:id="170"/>
      <w:r w:rsidR="00D217BF">
        <w:rPr>
          <w:rFonts w:ascii="Times New Roman" w:eastAsia="Times New Roman" w:hAnsi="Times New Roman" w:cs="Times New Roman"/>
          <w:color w:val="000000"/>
          <w:sz w:val="24"/>
          <w:szCs w:val="24"/>
        </w:rPr>
        <w:t>2</w:t>
      </w:r>
      <w:ins w:id="171" w:author="Siyu Wang" w:date="2026-08-11T23:55:00Z" w16du:dateUtc="2026-08-12T03:55:00Z">
        <w:r w:rsidR="00DA0432">
          <w:rPr>
            <w:rFonts w:ascii="Times New Roman" w:eastAsia="Times New Roman" w:hAnsi="Times New Roman" w:cs="Times New Roman"/>
            <w:color w:val="000000"/>
            <w:sz w:val="24"/>
            <w:szCs w:val="24"/>
          </w:rPr>
          <w:t>0</w:t>
        </w:r>
      </w:ins>
      <w:del w:id="172" w:author="Siyu Wang" w:date="2026-08-11T23:55:00Z" w16du:dateUtc="2026-08-12T03:55:00Z">
        <w:r w:rsidR="00D217BF" w:rsidDel="00DA0432">
          <w:rPr>
            <w:rFonts w:ascii="Times New Roman" w:eastAsia="Times New Roman" w:hAnsi="Times New Roman" w:cs="Times New Roman"/>
            <w:color w:val="000000"/>
            <w:sz w:val="24"/>
            <w:szCs w:val="24"/>
          </w:rPr>
          <w:delText>5</w:delText>
        </w:r>
      </w:del>
      <w:r w:rsidR="00D217BF">
        <w:rPr>
          <w:rFonts w:ascii="Times New Roman" w:eastAsia="Times New Roman" w:hAnsi="Times New Roman" w:cs="Times New Roman"/>
          <w:color w:val="000000"/>
          <w:sz w:val="24"/>
          <w:szCs w:val="24"/>
        </w:rPr>
        <w:t>0ms</w:t>
      </w:r>
      <w:r w:rsidR="00315C79">
        <w:rPr>
          <w:rFonts w:ascii="Times New Roman" w:eastAsia="Times New Roman" w:hAnsi="Times New Roman" w:cs="Times New Roman"/>
          <w:color w:val="000000"/>
          <w:sz w:val="24"/>
          <w:szCs w:val="24"/>
        </w:rPr>
        <w:t xml:space="preserve"> after the offer is presented</w:t>
      </w:r>
      <w:r w:rsidR="00D217BF">
        <w:rPr>
          <w:rFonts w:ascii="Times New Roman" w:eastAsia="Times New Roman" w:hAnsi="Times New Roman" w:cs="Times New Roman"/>
          <w:color w:val="000000"/>
          <w:sz w:val="24"/>
          <w:szCs w:val="24"/>
        </w:rPr>
        <w:t xml:space="preserve"> </w:t>
      </w:r>
      <w:commentRangeEnd w:id="169"/>
      <w:r w:rsidR="00315C79">
        <w:rPr>
          <w:rStyle w:val="CommentReference"/>
          <w:rFonts w:ascii="Times New Roman" w:eastAsia="Times New Roman" w:hAnsi="Times New Roman" w:cs="Times New Roman"/>
          <w:color w:val="000000"/>
          <w:sz w:val="24"/>
          <w:szCs w:val="24"/>
        </w:rPr>
        <w:commentReference w:id="169"/>
      </w:r>
      <w:commentRangeEnd w:id="170"/>
      <w:r w:rsidR="00DA0432">
        <w:rPr>
          <w:rStyle w:val="CommentReference"/>
          <w:rFonts w:ascii="Times New Roman" w:eastAsia="Times New Roman" w:hAnsi="Times New Roman" w:cs="Times New Roman"/>
          <w:color w:val="000000"/>
          <w:sz w:val="24"/>
          <w:szCs w:val="24"/>
        </w:rPr>
        <w:commentReference w:id="170"/>
      </w:r>
      <w:del w:id="173" w:author="Siyu Wang" w:date="2026-08-12T05:49:00Z" w16du:dateUtc="2026-08-12T09:49:00Z">
        <w:r w:rsidR="00D217BF" w:rsidDel="00023FA6">
          <w:rPr>
            <w:rFonts w:ascii="Times New Roman" w:eastAsia="Times New Roman" w:hAnsi="Times New Roman" w:cs="Times New Roman"/>
            <w:color w:val="000000"/>
            <w:sz w:val="24"/>
            <w:szCs w:val="24"/>
          </w:rPr>
          <w:delText>in Monkey S</w:delText>
        </w:r>
      </w:del>
      <w:ins w:id="174" w:author="Siyu Wang" w:date="2026-08-12T05:34:00Z" w16du:dateUtc="2026-08-12T09:34:00Z">
        <w:r w:rsidR="00A30625">
          <w:rPr>
            <w:rFonts w:ascii="Times New Roman" w:eastAsia="Times New Roman" w:hAnsi="Times New Roman" w:cs="Times New Roman"/>
            <w:color w:val="000000"/>
            <w:sz w:val="24"/>
            <w:szCs w:val="24"/>
          </w:rPr>
          <w:t>(Fig. 5E)</w:t>
        </w:r>
      </w:ins>
      <w:ins w:id="175" w:author="Siyu Wang" w:date="2026-08-12T05:49:00Z" w16du:dateUtc="2026-08-12T09:49:00Z">
        <w:r w:rsidR="00023FA6">
          <w:rPr>
            <w:rFonts w:ascii="Times New Roman" w:eastAsia="Times New Roman" w:hAnsi="Times New Roman" w:cs="Times New Roman"/>
            <w:color w:val="000000"/>
            <w:sz w:val="24"/>
            <w:szCs w:val="24"/>
          </w:rPr>
          <w:t xml:space="preserve">. The </w:t>
        </w:r>
      </w:ins>
      <w:ins w:id="176" w:author="Siyu Wang" w:date="2026-08-12T05:53:00Z" w16du:dateUtc="2026-08-12T09:53:00Z">
        <w:r w:rsidR="00416806">
          <w:rPr>
            <w:rFonts w:ascii="Times New Roman" w:eastAsia="Times New Roman" w:hAnsi="Times New Roman" w:cs="Times New Roman"/>
            <w:color w:val="000000"/>
            <w:sz w:val="24"/>
            <w:szCs w:val="24"/>
          </w:rPr>
          <w:t xml:space="preserve">emergence of </w:t>
        </w:r>
      </w:ins>
      <w:ins w:id="177" w:author="Siyu Wang" w:date="2026-08-12T05:49:00Z" w16du:dateUtc="2026-08-12T09:49:00Z">
        <w:r w:rsidR="00023FA6">
          <w:rPr>
            <w:rFonts w:ascii="Times New Roman" w:eastAsia="Times New Roman" w:hAnsi="Times New Roman" w:cs="Times New Roman"/>
            <w:color w:val="000000"/>
            <w:sz w:val="24"/>
            <w:szCs w:val="24"/>
          </w:rPr>
          <w:t>non-linear integration is</w:t>
        </w:r>
      </w:ins>
      <w:del w:id="178" w:author="Siyu Wang" w:date="2026-08-12T05:49:00Z" w16du:dateUtc="2026-08-12T09:49:00Z">
        <w:r w:rsidR="00D217BF" w:rsidDel="00023FA6">
          <w:rPr>
            <w:rFonts w:ascii="Times New Roman" w:eastAsia="Times New Roman" w:hAnsi="Times New Roman" w:cs="Times New Roman"/>
            <w:color w:val="000000"/>
            <w:sz w:val="24"/>
            <w:szCs w:val="24"/>
          </w:rPr>
          <w:delText>,</w:delText>
        </w:r>
      </w:del>
      <w:r w:rsidR="00D217BF">
        <w:rPr>
          <w:rFonts w:ascii="Times New Roman" w:eastAsia="Times New Roman" w:hAnsi="Times New Roman" w:cs="Times New Roman"/>
          <w:color w:val="000000"/>
          <w:sz w:val="24"/>
          <w:szCs w:val="24"/>
        </w:rPr>
        <w:t xml:space="preserve"> possibly related to the early negative alignment of drop and delay in Monkey S</w:t>
      </w:r>
      <w:ins w:id="179" w:author="Siyu Wang" w:date="2026-08-12T05:35:00Z" w16du:dateUtc="2026-08-12T09:35:00Z">
        <w:r w:rsidR="00A30625">
          <w:rPr>
            <w:rFonts w:ascii="Times New Roman" w:eastAsia="Times New Roman" w:hAnsi="Times New Roman" w:cs="Times New Roman"/>
            <w:color w:val="000000"/>
            <w:sz w:val="24"/>
            <w:szCs w:val="24"/>
          </w:rPr>
          <w:t xml:space="preserve"> (Fig. S3B)</w:t>
        </w:r>
      </w:ins>
      <w:r w:rsidR="00D217BF">
        <w:rPr>
          <w:rFonts w:ascii="Times New Roman" w:eastAsia="Times New Roman" w:hAnsi="Times New Roman" w:cs="Times New Roman"/>
          <w:color w:val="000000"/>
          <w:sz w:val="24"/>
          <w:szCs w:val="24"/>
        </w:rPr>
        <w:t xml:space="preserve">. </w:t>
      </w:r>
      <w:r w:rsidR="00D9419A">
        <w:rPr>
          <w:rFonts w:ascii="Times New Roman" w:eastAsia="Times New Roman" w:hAnsi="Times New Roman" w:cs="Times New Roman"/>
          <w:color w:val="000000"/>
          <w:sz w:val="24"/>
          <w:szCs w:val="24"/>
        </w:rPr>
        <w:t>This non-linear way of drop/delay integration is consistent with</w:t>
      </w:r>
      <w:del w:id="180" w:author="Siyu Wang" w:date="2026-08-12T05:39:00Z" w16du:dateUtc="2026-08-12T09:39:00Z">
        <w:r w:rsidR="00D9419A" w:rsidDel="00EB2133">
          <w:rPr>
            <w:rFonts w:ascii="Times New Roman" w:eastAsia="Times New Roman" w:hAnsi="Times New Roman" w:cs="Times New Roman"/>
            <w:color w:val="000000"/>
            <w:sz w:val="24"/>
            <w:szCs w:val="24"/>
          </w:rPr>
          <w:delText xml:space="preserve"> </w:delText>
        </w:r>
      </w:del>
      <w:del w:id="181" w:author="Siyu Wang" w:date="2026-08-12T05:38:00Z" w16du:dateUtc="2026-08-12T09:38:00Z">
        <w:r w:rsidR="00D9419A" w:rsidDel="00EB2133">
          <w:rPr>
            <w:rFonts w:ascii="Times New Roman" w:eastAsia="Times New Roman" w:hAnsi="Times New Roman" w:cs="Times New Roman"/>
            <w:color w:val="000000"/>
            <w:sz w:val="24"/>
            <w:szCs w:val="24"/>
          </w:rPr>
          <w:delText xml:space="preserve">the </w:delText>
        </w:r>
      </w:del>
      <w:del w:id="182" w:author="Siyu Wang" w:date="2026-08-12T05:35:00Z" w16du:dateUtc="2026-08-12T09:35:00Z">
        <w:r w:rsidR="00D9419A" w:rsidDel="00A30625">
          <w:rPr>
            <w:rFonts w:ascii="Times New Roman" w:eastAsia="Times New Roman" w:hAnsi="Times New Roman" w:cs="Times New Roman"/>
            <w:color w:val="000000"/>
            <w:sz w:val="24"/>
            <w:szCs w:val="24"/>
          </w:rPr>
          <w:delText xml:space="preserve">fact </w:delText>
        </w:r>
      </w:del>
      <w:ins w:id="183" w:author="Siyu Wang" w:date="2026-08-12T05:35:00Z" w16du:dateUtc="2026-08-12T09:35:00Z">
        <w:r w:rsidR="00A30625">
          <w:rPr>
            <w:rFonts w:ascii="Times New Roman" w:eastAsia="Times New Roman" w:hAnsi="Times New Roman" w:cs="Times New Roman"/>
            <w:color w:val="000000"/>
            <w:sz w:val="24"/>
            <w:szCs w:val="24"/>
          </w:rPr>
          <w:t xml:space="preserve"> </w:t>
        </w:r>
      </w:ins>
      <w:ins w:id="184" w:author="Siyu Wang" w:date="2026-08-12T05:42:00Z" w16du:dateUtc="2026-08-12T09:42:00Z">
        <w:r w:rsidR="00EC3F42">
          <w:rPr>
            <w:rFonts w:ascii="Times New Roman" w:eastAsia="Times New Roman" w:hAnsi="Times New Roman" w:cs="Times New Roman"/>
            <w:color w:val="000000"/>
            <w:sz w:val="24"/>
            <w:szCs w:val="24"/>
          </w:rPr>
          <w:t xml:space="preserve">the </w:t>
        </w:r>
      </w:ins>
      <w:del w:id="185" w:author="Siyu Wang" w:date="2026-08-12T05:39:00Z" w16du:dateUtc="2026-08-12T09:39:00Z">
        <w:r w:rsidR="00D9419A" w:rsidDel="00EB2133">
          <w:rPr>
            <w:rFonts w:ascii="Times New Roman" w:eastAsia="Times New Roman" w:hAnsi="Times New Roman" w:cs="Times New Roman"/>
            <w:color w:val="000000"/>
            <w:sz w:val="24"/>
            <w:szCs w:val="24"/>
          </w:rPr>
          <w:delText>that</w:delText>
        </w:r>
      </w:del>
      <w:ins w:id="186" w:author="Siyu Wang" w:date="2026-08-12T05:39:00Z" w16du:dateUtc="2026-08-12T09:39:00Z">
        <w:r w:rsidR="00EB2133">
          <w:rPr>
            <w:rFonts w:ascii="Times New Roman" w:eastAsia="Times New Roman" w:hAnsi="Times New Roman" w:cs="Times New Roman"/>
            <w:color w:val="000000"/>
            <w:sz w:val="24"/>
            <w:szCs w:val="24"/>
          </w:rPr>
          <w:t>behavioral modeling result that Monkey S’ acceptance threshold was delay dependent (Fig. S1H)</w:t>
        </w:r>
      </w:ins>
      <w:ins w:id="187" w:author="Siyu Wang" w:date="2026-08-12T05:40:00Z" w16du:dateUtc="2026-08-12T09:40:00Z">
        <w:r w:rsidR="00EB2133">
          <w:rPr>
            <w:rFonts w:ascii="Times New Roman" w:eastAsia="Times New Roman" w:hAnsi="Times New Roman" w:cs="Times New Roman"/>
            <w:color w:val="000000"/>
            <w:sz w:val="24"/>
            <w:szCs w:val="24"/>
          </w:rPr>
          <w:t xml:space="preserve">. </w:t>
        </w:r>
      </w:ins>
      <w:ins w:id="188" w:author="Siyu Wang" w:date="2026-08-12T05:54:00Z" w16du:dateUtc="2026-08-12T09:54:00Z">
        <w:r w:rsidR="00416806">
          <w:rPr>
            <w:rFonts w:ascii="Times New Roman" w:eastAsia="Times New Roman" w:hAnsi="Times New Roman" w:cs="Times New Roman"/>
            <w:color w:val="000000"/>
            <w:sz w:val="24"/>
            <w:szCs w:val="24"/>
          </w:rPr>
          <w:t>It</w:t>
        </w:r>
      </w:ins>
      <w:ins w:id="189" w:author="Siyu Wang" w:date="2026-08-12T05:40:00Z" w16du:dateUtc="2026-08-12T09:40:00Z">
        <w:r w:rsidR="00EB2133">
          <w:rPr>
            <w:rFonts w:ascii="Times New Roman" w:eastAsia="Times New Roman" w:hAnsi="Times New Roman" w:cs="Times New Roman"/>
            <w:color w:val="000000"/>
            <w:sz w:val="24"/>
            <w:szCs w:val="24"/>
          </w:rPr>
          <w:t xml:space="preserve"> is also consistent with the fact that </w:t>
        </w:r>
      </w:ins>
      <w:del w:id="190" w:author="Siyu Wang" w:date="2026-08-12T05:39:00Z" w16du:dateUtc="2026-08-12T09:39:00Z">
        <w:r w:rsidR="00D9419A" w:rsidDel="00EB2133">
          <w:rPr>
            <w:rFonts w:ascii="Times New Roman" w:eastAsia="Times New Roman" w:hAnsi="Times New Roman" w:cs="Times New Roman"/>
            <w:color w:val="000000"/>
            <w:sz w:val="24"/>
            <w:szCs w:val="24"/>
          </w:rPr>
          <w:delText xml:space="preserve"> Monkey</w:delText>
        </w:r>
      </w:del>
      <w:del w:id="191" w:author="Siyu Wang" w:date="2026-08-12T05:41:00Z" w16du:dateUtc="2026-08-12T09:41:00Z">
        <w:r w:rsidR="00D9419A" w:rsidDel="00EB2133">
          <w:rPr>
            <w:rFonts w:ascii="Times New Roman" w:eastAsia="Times New Roman" w:hAnsi="Times New Roman" w:cs="Times New Roman"/>
            <w:color w:val="000000"/>
            <w:sz w:val="24"/>
            <w:szCs w:val="24"/>
          </w:rPr>
          <w:delText xml:space="preserve"> </w:delText>
        </w:r>
      </w:del>
      <w:del w:id="192" w:author="Siyu Wang" w:date="2026-08-12T05:38:00Z" w16du:dateUtc="2026-08-12T09:38:00Z">
        <w:r w:rsidR="00D9419A" w:rsidDel="00EB2133">
          <w:rPr>
            <w:rFonts w:ascii="Times New Roman" w:eastAsia="Times New Roman" w:hAnsi="Times New Roman" w:cs="Times New Roman"/>
            <w:color w:val="000000"/>
            <w:sz w:val="24"/>
            <w:szCs w:val="24"/>
          </w:rPr>
          <w:delText xml:space="preserve">S </w:delText>
        </w:r>
      </w:del>
      <w:del w:id="193" w:author="Siyu Wang" w:date="2026-08-12T05:41:00Z" w16du:dateUtc="2026-08-12T09:41:00Z">
        <w:r w:rsidR="00D9419A" w:rsidDel="00EB2133">
          <w:rPr>
            <w:rFonts w:ascii="Times New Roman" w:eastAsia="Times New Roman" w:hAnsi="Times New Roman" w:cs="Times New Roman"/>
            <w:color w:val="000000"/>
            <w:sz w:val="24"/>
            <w:szCs w:val="24"/>
          </w:rPr>
          <w:delText xml:space="preserve">was </w:delText>
        </w:r>
      </w:del>
      <w:ins w:id="194" w:author="Siyu Wang" w:date="2026-08-12T05:38:00Z" w16du:dateUtc="2026-08-12T09:38:00Z">
        <w:r w:rsidR="00EB2133">
          <w:rPr>
            <w:rFonts w:ascii="Times New Roman" w:eastAsia="Times New Roman" w:hAnsi="Times New Roman" w:cs="Times New Roman"/>
            <w:color w:val="000000"/>
            <w:sz w:val="24"/>
            <w:szCs w:val="24"/>
          </w:rPr>
          <w:t>Monkey S</w:t>
        </w:r>
      </w:ins>
      <w:ins w:id="195" w:author="Siyu Wang" w:date="2026-08-12T05:41:00Z" w16du:dateUtc="2026-08-12T09:41:00Z">
        <w:r w:rsidR="00EB2133">
          <w:rPr>
            <w:rFonts w:ascii="Times New Roman" w:eastAsia="Times New Roman" w:hAnsi="Times New Roman" w:cs="Times New Roman"/>
            <w:color w:val="000000"/>
            <w:sz w:val="24"/>
            <w:szCs w:val="24"/>
          </w:rPr>
          <w:t>, and not Monkey T,</w:t>
        </w:r>
      </w:ins>
      <w:ins w:id="196" w:author="Siyu Wang" w:date="2026-08-12T05:38:00Z" w16du:dateUtc="2026-08-12T09:38:00Z">
        <w:r w:rsidR="00EB2133">
          <w:rPr>
            <w:rFonts w:ascii="Times New Roman" w:eastAsia="Times New Roman" w:hAnsi="Times New Roman" w:cs="Times New Roman"/>
            <w:color w:val="000000"/>
            <w:sz w:val="24"/>
            <w:szCs w:val="24"/>
          </w:rPr>
          <w:t xml:space="preserve"> was </w:t>
        </w:r>
      </w:ins>
      <w:del w:id="197" w:author="Siyu Wang" w:date="2026-08-12T06:04:00Z" w16du:dateUtc="2026-08-12T10:04:00Z">
        <w:r w:rsidR="00F055BD" w:rsidDel="0013498D">
          <w:rPr>
            <w:rFonts w:ascii="Times New Roman" w:eastAsia="Times New Roman" w:hAnsi="Times New Roman" w:cs="Times New Roman"/>
            <w:color w:val="000000"/>
            <w:sz w:val="24"/>
            <w:szCs w:val="24"/>
          </w:rPr>
          <w:delText xml:space="preserve">the one </w:delText>
        </w:r>
      </w:del>
      <w:r w:rsidR="00D9419A">
        <w:rPr>
          <w:rFonts w:ascii="Times New Roman" w:eastAsia="Times New Roman" w:hAnsi="Times New Roman" w:cs="Times New Roman"/>
          <w:color w:val="000000"/>
          <w:sz w:val="24"/>
          <w:szCs w:val="24"/>
        </w:rPr>
        <w:t xml:space="preserve">able to </w:t>
      </w:r>
      <w:r w:rsidR="00F055BD">
        <w:rPr>
          <w:rFonts w:ascii="Times New Roman" w:eastAsia="Times New Roman" w:hAnsi="Times New Roman" w:cs="Times New Roman"/>
          <w:color w:val="000000"/>
          <w:sz w:val="24"/>
          <w:szCs w:val="24"/>
        </w:rPr>
        <w:t>re-</w:t>
      </w:r>
      <w:del w:id="198" w:author="Siyu Wang" w:date="2026-08-11T23:55:00Z" w16du:dateUtc="2026-08-12T03:55:00Z">
        <w:r w:rsidR="00F055BD" w:rsidDel="00C32C57">
          <w:rPr>
            <w:rFonts w:ascii="Times New Roman" w:eastAsia="Times New Roman" w:hAnsi="Times New Roman" w:cs="Times New Roman"/>
            <w:color w:val="000000"/>
            <w:sz w:val="24"/>
            <w:szCs w:val="24"/>
          </w:rPr>
          <w:delText>adjusts</w:delText>
        </w:r>
      </w:del>
      <w:ins w:id="199" w:author="Siyu Wang" w:date="2026-08-11T23:55:00Z" w16du:dateUtc="2026-08-12T03:55:00Z">
        <w:r w:rsidR="00C32C57">
          <w:rPr>
            <w:rFonts w:ascii="Times New Roman" w:eastAsia="Times New Roman" w:hAnsi="Times New Roman" w:cs="Times New Roman"/>
            <w:color w:val="000000"/>
            <w:sz w:val="24"/>
            <w:szCs w:val="24"/>
          </w:rPr>
          <w:t>adjust</w:t>
        </w:r>
      </w:ins>
      <w:r w:rsidR="00F055BD">
        <w:rPr>
          <w:rFonts w:ascii="Times New Roman" w:eastAsia="Times New Roman" w:hAnsi="Times New Roman" w:cs="Times New Roman"/>
          <w:color w:val="000000"/>
          <w:sz w:val="24"/>
          <w:szCs w:val="24"/>
        </w:rPr>
        <w:t xml:space="preserve"> discounted value </w:t>
      </w:r>
      <w:r w:rsidR="009F6F14">
        <w:rPr>
          <w:rFonts w:ascii="Times New Roman" w:eastAsia="Times New Roman" w:hAnsi="Times New Roman" w:cs="Times New Roman"/>
          <w:color w:val="000000"/>
          <w:sz w:val="24"/>
          <w:szCs w:val="24"/>
        </w:rPr>
        <w:t>incorporating</w:t>
      </w:r>
      <w:r w:rsidR="00F055BD">
        <w:rPr>
          <w:rFonts w:ascii="Times New Roman" w:eastAsia="Times New Roman" w:hAnsi="Times New Roman" w:cs="Times New Roman"/>
          <w:color w:val="000000"/>
          <w:sz w:val="24"/>
          <w:szCs w:val="24"/>
        </w:rPr>
        <w:t xml:space="preserve"> the </w:t>
      </w:r>
      <w:r w:rsidR="009F6F14">
        <w:rPr>
          <w:rFonts w:ascii="Times New Roman" w:eastAsia="Times New Roman" w:hAnsi="Times New Roman" w:cs="Times New Roman"/>
          <w:color w:val="000000"/>
          <w:sz w:val="24"/>
          <w:szCs w:val="24"/>
        </w:rPr>
        <w:t xml:space="preserve">additional </w:t>
      </w:r>
      <w:r w:rsidR="00F055BD">
        <w:rPr>
          <w:rFonts w:ascii="Times New Roman" w:eastAsia="Times New Roman" w:hAnsi="Times New Roman" w:cs="Times New Roman"/>
          <w:color w:val="000000"/>
          <w:sz w:val="24"/>
          <w:szCs w:val="24"/>
        </w:rPr>
        <w:t xml:space="preserve">delay </w:t>
      </w:r>
      <w:commentRangeStart w:id="200"/>
      <w:r w:rsidR="00F055BD">
        <w:rPr>
          <w:rFonts w:ascii="Times New Roman" w:eastAsia="Times New Roman" w:hAnsi="Times New Roman" w:cs="Times New Roman"/>
          <w:color w:val="000000"/>
          <w:sz w:val="24"/>
          <w:szCs w:val="24"/>
        </w:rPr>
        <w:t>predicted by</w:t>
      </w:r>
      <w:ins w:id="201" w:author="Rossella Falcone" w:date="2026-08-11T16:26:00Z" w16du:dateUtc="2026-08-11T20:26:00Z">
        <w:del w:id="202" w:author="Siyu Wang" w:date="2026-08-11T23:56:00Z" w16du:dateUtc="2026-08-12T03:56:00Z">
          <w:r w:rsidR="0034035B" w:rsidDel="00873A73">
            <w:rPr>
              <w:rFonts w:ascii="Times New Roman" w:eastAsia="Times New Roman" w:hAnsi="Times New Roman" w:cs="Times New Roman"/>
              <w:color w:val="000000"/>
              <w:sz w:val="24"/>
              <w:szCs w:val="24"/>
            </w:rPr>
            <w:delText>associated with</w:delText>
          </w:r>
        </w:del>
      </w:ins>
      <w:r w:rsidR="00F055BD">
        <w:rPr>
          <w:rFonts w:ascii="Times New Roman" w:eastAsia="Times New Roman" w:hAnsi="Times New Roman" w:cs="Times New Roman"/>
          <w:color w:val="000000"/>
          <w:sz w:val="24"/>
          <w:szCs w:val="24"/>
        </w:rPr>
        <w:t xml:space="preserve"> </w:t>
      </w:r>
      <w:commentRangeEnd w:id="200"/>
      <w:r w:rsidR="00873A73">
        <w:rPr>
          <w:rStyle w:val="CommentReference"/>
          <w:rFonts w:ascii="Times New Roman" w:eastAsia="Times New Roman" w:hAnsi="Times New Roman" w:cs="Times New Roman"/>
          <w:color w:val="000000"/>
          <w:sz w:val="24"/>
          <w:szCs w:val="24"/>
        </w:rPr>
        <w:commentReference w:id="200"/>
      </w:r>
      <w:r w:rsidR="00F055BD">
        <w:rPr>
          <w:rFonts w:ascii="Times New Roman" w:eastAsia="Times New Roman" w:hAnsi="Times New Roman" w:cs="Times New Roman"/>
          <w:color w:val="000000"/>
          <w:sz w:val="24"/>
          <w:szCs w:val="24"/>
        </w:rPr>
        <w:t xml:space="preserve">the go signal. </w:t>
      </w:r>
    </w:p>
    <w:p w14:paraId="4285084B" w14:textId="756E21D8" w:rsidR="00EE76DA" w:rsidRDefault="00BD2088" w:rsidP="00B968FF">
      <w:pPr>
        <w:shd w:val="clear" w:color="auto" w:fill="FFFFFF"/>
        <w:spacing w:after="0" w:line="480" w:lineRule="auto"/>
        <w:ind w:firstLine="360"/>
        <w:rPr>
          <w:rFonts w:ascii="Times New Roman" w:eastAsia="Times New Roman" w:hAnsi="Times New Roman" w:cs="Times New Roman"/>
          <w:color w:val="000000"/>
          <w:sz w:val="24"/>
          <w:szCs w:val="24"/>
        </w:rPr>
      </w:pPr>
      <w:moveFromRangeStart w:id="203" w:author="Siyu Wang" w:date="2026-08-12T00:02:00Z" w:name="move237385354"/>
      <w:moveFrom w:id="204" w:author="Siyu Wang" w:date="2026-08-12T00:02:00Z" w16du:dateUtc="2026-08-12T04:02:00Z">
        <w:ins w:id="205" w:author="Rossella Falcone" w:date="2026-08-11T16:26:00Z" w16du:dateUtc="2026-08-11T20:26:00Z">
          <w:r w:rsidRPr="00BD2088" w:rsidDel="00FA7196">
            <w:rPr>
              <w:rFonts w:ascii="Times New Roman" w:eastAsia="Times New Roman" w:hAnsi="Times New Roman" w:cs="Times New Roman"/>
              <w:color w:val="000000"/>
              <w:sz w:val="24"/>
              <w:szCs w:val="24"/>
            </w:rPr>
            <w:lastRenderedPageBreak/>
            <w:t>In Monkey T, the integration of drop and delay emerged only later. Although the inverse alignment was already present 250 ms before the go signal, we believe that, when the go signal appeared, the relationship between drop and delay was still emerging. Interestingly, around the time of the go signal, population activity in Monkey T also rotated toward a dimension orthogonal to the value dimension in principal component space (Fig. S6). This suggests that the go signal was initially represented in a neural subspace distinct from the value dimension. Such a representation is consistent with the behavioral strategy in which the go signal acts as an additional cue that biases the decision, while leaving open the possibility that its temporal information may be incorporated into the value representation at a later stage.</w:t>
          </w:r>
        </w:ins>
      </w:moveFrom>
      <w:moveFromRangeEnd w:id="203"/>
      <w:r w:rsidR="00C9286D">
        <w:rPr>
          <w:rFonts w:ascii="Times New Roman" w:eastAsia="Times New Roman" w:hAnsi="Times New Roman" w:cs="Times New Roman"/>
          <w:color w:val="000000"/>
          <w:sz w:val="24"/>
          <w:szCs w:val="24"/>
        </w:rPr>
        <w:t xml:space="preserve">One possible </w:t>
      </w:r>
      <w:commentRangeStart w:id="206"/>
      <w:r w:rsidR="00C9286D">
        <w:rPr>
          <w:rFonts w:ascii="Times New Roman" w:eastAsia="Times New Roman" w:hAnsi="Times New Roman" w:cs="Times New Roman"/>
          <w:color w:val="000000"/>
          <w:sz w:val="24"/>
          <w:szCs w:val="24"/>
        </w:rPr>
        <w:t xml:space="preserve">confound </w:t>
      </w:r>
      <w:commentRangeEnd w:id="206"/>
      <w:r w:rsidR="009D40BE">
        <w:rPr>
          <w:rStyle w:val="CommentReference"/>
          <w:rFonts w:ascii="Times New Roman" w:eastAsia="Times New Roman" w:hAnsi="Times New Roman" w:cs="Times New Roman"/>
          <w:color w:val="000000"/>
          <w:sz w:val="24"/>
          <w:szCs w:val="24"/>
        </w:rPr>
        <w:commentReference w:id="206"/>
      </w:r>
      <w:r w:rsidR="00C9286D">
        <w:rPr>
          <w:rFonts w:ascii="Times New Roman" w:eastAsia="Times New Roman" w:hAnsi="Times New Roman" w:cs="Times New Roman"/>
          <w:color w:val="000000"/>
          <w:sz w:val="24"/>
          <w:szCs w:val="24"/>
        </w:rPr>
        <w:t>for</w:t>
      </w:r>
      <w:r w:rsidR="00315C79">
        <w:rPr>
          <w:rFonts w:ascii="Times New Roman" w:eastAsia="Times New Roman" w:hAnsi="Times New Roman" w:cs="Times New Roman"/>
          <w:color w:val="000000"/>
          <w:sz w:val="24"/>
          <w:szCs w:val="24"/>
        </w:rPr>
        <w:t xml:space="preserve"> </w:t>
      </w:r>
      <w:r w:rsidR="00C9286D">
        <w:rPr>
          <w:rFonts w:ascii="Times New Roman" w:eastAsia="Times New Roman" w:hAnsi="Times New Roman" w:cs="Times New Roman"/>
          <w:color w:val="000000"/>
          <w:sz w:val="24"/>
          <w:szCs w:val="24"/>
        </w:rPr>
        <w:t>the neural differences</w:t>
      </w:r>
      <w:r w:rsidR="008E71F7">
        <w:rPr>
          <w:rFonts w:ascii="Times New Roman" w:eastAsia="Times New Roman" w:hAnsi="Times New Roman" w:cs="Times New Roman"/>
          <w:color w:val="000000"/>
          <w:sz w:val="24"/>
          <w:szCs w:val="24"/>
        </w:rPr>
        <w:t xml:space="preserve"> between animals</w:t>
      </w:r>
      <w:r w:rsidR="00C9286D">
        <w:rPr>
          <w:rFonts w:ascii="Times New Roman" w:eastAsia="Times New Roman" w:hAnsi="Times New Roman" w:cs="Times New Roman"/>
          <w:color w:val="000000"/>
          <w:sz w:val="24"/>
          <w:szCs w:val="24"/>
        </w:rPr>
        <w:t xml:space="preserve"> </w:t>
      </w:r>
      <w:r w:rsidR="00315C79">
        <w:rPr>
          <w:rFonts w:ascii="Times New Roman" w:eastAsia="Times New Roman" w:hAnsi="Times New Roman" w:cs="Times New Roman"/>
          <w:color w:val="000000"/>
          <w:sz w:val="24"/>
          <w:szCs w:val="24"/>
        </w:rPr>
        <w:t>concerns</w:t>
      </w:r>
      <w:r w:rsidR="00C9286D">
        <w:rPr>
          <w:rFonts w:ascii="Times New Roman" w:eastAsia="Times New Roman" w:hAnsi="Times New Roman" w:cs="Times New Roman"/>
          <w:color w:val="000000"/>
          <w:sz w:val="24"/>
          <w:szCs w:val="24"/>
        </w:rPr>
        <w:t xml:space="preserve"> the anatomical locations of </w:t>
      </w:r>
      <w:r w:rsidR="00315C79">
        <w:rPr>
          <w:rFonts w:ascii="Times New Roman" w:eastAsia="Times New Roman" w:hAnsi="Times New Roman" w:cs="Times New Roman"/>
          <w:color w:val="000000"/>
          <w:sz w:val="24"/>
          <w:szCs w:val="24"/>
        </w:rPr>
        <w:t xml:space="preserve">the </w:t>
      </w:r>
      <w:r w:rsidR="00C9286D">
        <w:rPr>
          <w:rFonts w:ascii="Times New Roman" w:eastAsia="Times New Roman" w:hAnsi="Times New Roman" w:cs="Times New Roman"/>
          <w:color w:val="000000"/>
          <w:sz w:val="24"/>
          <w:szCs w:val="24"/>
        </w:rPr>
        <w:t xml:space="preserve">electrodes placed </w:t>
      </w:r>
      <w:r w:rsidR="00315C79">
        <w:rPr>
          <w:rFonts w:ascii="Times New Roman" w:eastAsia="Times New Roman" w:hAnsi="Times New Roman" w:cs="Times New Roman"/>
          <w:color w:val="000000"/>
          <w:sz w:val="24"/>
          <w:szCs w:val="24"/>
        </w:rPr>
        <w:t>in the</w:t>
      </w:r>
      <w:r w:rsidR="00C9286D">
        <w:rPr>
          <w:rFonts w:ascii="Times New Roman" w:eastAsia="Times New Roman" w:hAnsi="Times New Roman" w:cs="Times New Roman"/>
          <w:color w:val="000000"/>
          <w:sz w:val="24"/>
          <w:szCs w:val="24"/>
        </w:rPr>
        <w:t xml:space="preserve"> dlPFC. </w:t>
      </w:r>
      <w:r w:rsidR="00315C79">
        <w:rPr>
          <w:rFonts w:ascii="Times New Roman" w:eastAsia="Times New Roman" w:hAnsi="Times New Roman" w:cs="Times New Roman"/>
          <w:color w:val="000000"/>
          <w:sz w:val="24"/>
          <w:szCs w:val="24"/>
        </w:rPr>
        <w:t>T</w:t>
      </w:r>
      <w:r w:rsidR="00C9286D">
        <w:rPr>
          <w:rFonts w:ascii="Times New Roman" w:eastAsia="Times New Roman" w:hAnsi="Times New Roman" w:cs="Times New Roman"/>
          <w:color w:val="000000"/>
          <w:sz w:val="24"/>
          <w:szCs w:val="24"/>
        </w:rPr>
        <w:t xml:space="preserve">wo Utah arrays </w:t>
      </w:r>
      <w:r w:rsidR="00315C79">
        <w:rPr>
          <w:rFonts w:ascii="Times New Roman" w:eastAsia="Times New Roman" w:hAnsi="Times New Roman" w:cs="Times New Roman"/>
          <w:color w:val="000000"/>
          <w:sz w:val="24"/>
          <w:szCs w:val="24"/>
        </w:rPr>
        <w:t xml:space="preserve">were </w:t>
      </w:r>
      <w:r w:rsidR="00C9286D">
        <w:rPr>
          <w:rFonts w:ascii="Times New Roman" w:eastAsia="Times New Roman" w:hAnsi="Times New Roman" w:cs="Times New Roman"/>
          <w:color w:val="000000"/>
          <w:sz w:val="24"/>
          <w:szCs w:val="24"/>
        </w:rPr>
        <w:t>implanted in Monkey S</w:t>
      </w:r>
      <w:r w:rsidR="00315C79">
        <w:rPr>
          <w:rFonts w:ascii="Times New Roman" w:eastAsia="Times New Roman" w:hAnsi="Times New Roman" w:cs="Times New Roman"/>
          <w:color w:val="000000"/>
          <w:sz w:val="24"/>
          <w:szCs w:val="24"/>
        </w:rPr>
        <w:t xml:space="preserve">: only </w:t>
      </w:r>
      <w:r w:rsidR="00C9286D">
        <w:rPr>
          <w:rFonts w:ascii="Times New Roman" w:eastAsia="Times New Roman" w:hAnsi="Times New Roman" w:cs="Times New Roman"/>
          <w:color w:val="000000"/>
          <w:sz w:val="24"/>
          <w:szCs w:val="24"/>
        </w:rPr>
        <w:t>the anterior array overlaps with the anatomical location in Monkey T</w:t>
      </w:r>
      <w:r w:rsidR="00D409F6">
        <w:rPr>
          <w:rFonts w:ascii="Times New Roman" w:eastAsia="Times New Roman" w:hAnsi="Times New Roman" w:cs="Times New Roman"/>
          <w:color w:val="000000"/>
          <w:sz w:val="24"/>
          <w:szCs w:val="24"/>
        </w:rPr>
        <w:t xml:space="preserve"> </w:t>
      </w:r>
      <w:r w:rsidR="00C9286D">
        <w:rPr>
          <w:rFonts w:ascii="Times New Roman" w:eastAsia="Times New Roman" w:hAnsi="Times New Roman" w:cs="Times New Roman"/>
          <w:color w:val="000000"/>
          <w:sz w:val="24"/>
          <w:szCs w:val="24"/>
        </w:rPr>
        <w:t xml:space="preserve">(Fig. S2A). To control for variations </w:t>
      </w:r>
      <w:r w:rsidR="00315C79">
        <w:rPr>
          <w:rFonts w:ascii="Times New Roman" w:eastAsia="Times New Roman" w:hAnsi="Times New Roman" w:cs="Times New Roman"/>
          <w:color w:val="000000"/>
          <w:sz w:val="24"/>
          <w:szCs w:val="24"/>
        </w:rPr>
        <w:t xml:space="preserve">in </w:t>
      </w:r>
      <w:r w:rsidR="00C9286D">
        <w:rPr>
          <w:rFonts w:ascii="Times New Roman" w:eastAsia="Times New Roman" w:hAnsi="Times New Roman" w:cs="Times New Roman"/>
          <w:color w:val="000000"/>
          <w:sz w:val="24"/>
          <w:szCs w:val="24"/>
        </w:rPr>
        <w:t xml:space="preserve">electrode location between animals, we performed </w:t>
      </w:r>
      <w:r w:rsidR="00315C79">
        <w:rPr>
          <w:rFonts w:ascii="Times New Roman" w:eastAsia="Times New Roman" w:hAnsi="Times New Roman" w:cs="Times New Roman"/>
          <w:color w:val="000000"/>
          <w:sz w:val="24"/>
          <w:szCs w:val="24"/>
        </w:rPr>
        <w:t xml:space="preserve">a </w:t>
      </w:r>
      <w:r w:rsidR="00C9286D">
        <w:rPr>
          <w:rFonts w:ascii="Times New Roman" w:eastAsia="Times New Roman" w:hAnsi="Times New Roman" w:cs="Times New Roman"/>
          <w:color w:val="000000"/>
          <w:sz w:val="24"/>
          <w:szCs w:val="24"/>
        </w:rPr>
        <w:t xml:space="preserve">separate analysis </w:t>
      </w:r>
      <w:r w:rsidR="00315C79">
        <w:rPr>
          <w:rFonts w:ascii="Times New Roman" w:eastAsia="Times New Roman" w:hAnsi="Times New Roman" w:cs="Times New Roman"/>
          <w:color w:val="000000"/>
          <w:sz w:val="24"/>
          <w:szCs w:val="24"/>
        </w:rPr>
        <w:t xml:space="preserve">of </w:t>
      </w:r>
      <w:r w:rsidR="00C9286D">
        <w:rPr>
          <w:rFonts w:ascii="Times New Roman" w:eastAsia="Times New Roman" w:hAnsi="Times New Roman" w:cs="Times New Roman"/>
          <w:color w:val="000000"/>
          <w:sz w:val="24"/>
          <w:szCs w:val="24"/>
        </w:rPr>
        <w:t xml:space="preserve">the anterior array in Monkey S that anatomically overlaps with Monkey T. Removing the non-overlapping array did not </w:t>
      </w:r>
      <w:r w:rsidR="00315C79">
        <w:rPr>
          <w:rFonts w:ascii="Times New Roman" w:eastAsia="Times New Roman" w:hAnsi="Times New Roman" w:cs="Times New Roman"/>
          <w:color w:val="000000"/>
          <w:sz w:val="24"/>
          <w:szCs w:val="24"/>
        </w:rPr>
        <w:t xml:space="preserve">alter </w:t>
      </w:r>
      <w:r w:rsidR="00C9286D">
        <w:rPr>
          <w:rFonts w:ascii="Times New Roman" w:eastAsia="Times New Roman" w:hAnsi="Times New Roman" w:cs="Times New Roman"/>
          <w:color w:val="000000"/>
          <w:sz w:val="24"/>
          <w:szCs w:val="24"/>
        </w:rPr>
        <w:t>the main results. In particular, the anterior array alone</w:t>
      </w:r>
      <w:r w:rsidR="00315C79">
        <w:rPr>
          <w:rFonts w:ascii="Times New Roman" w:eastAsia="Times New Roman" w:hAnsi="Times New Roman" w:cs="Times New Roman"/>
          <w:color w:val="000000"/>
          <w:sz w:val="24"/>
          <w:szCs w:val="24"/>
        </w:rPr>
        <w:t xml:space="preserve"> revealed that</w:t>
      </w:r>
      <w:r w:rsidR="00C9286D">
        <w:rPr>
          <w:rFonts w:ascii="Times New Roman" w:eastAsia="Times New Roman" w:hAnsi="Times New Roman" w:cs="Times New Roman"/>
          <w:color w:val="000000"/>
          <w:sz w:val="24"/>
          <w:szCs w:val="24"/>
        </w:rPr>
        <w:t xml:space="preserve"> Monkey S had </w:t>
      </w:r>
      <w:r w:rsidR="00C9286D" w:rsidRPr="00D1109B">
        <w:rPr>
          <w:rFonts w:ascii="Times New Roman" w:eastAsia="Times New Roman" w:hAnsi="Times New Roman" w:cs="Times New Roman"/>
          <w:color w:val="000000"/>
          <w:sz w:val="24"/>
          <w:szCs w:val="24"/>
        </w:rPr>
        <w:t>3 linearly coding neurons out of 44 recorded neurons (~7%), which was substantially lower than the proportion observed in Monkey T</w:t>
      </w:r>
      <w:r w:rsidR="00C9286D">
        <w:rPr>
          <w:rFonts w:ascii="Times New Roman" w:eastAsia="Times New Roman" w:hAnsi="Times New Roman" w:cs="Times New Roman"/>
          <w:color w:val="000000"/>
          <w:sz w:val="24"/>
          <w:szCs w:val="24"/>
        </w:rPr>
        <w:t xml:space="preserve"> (33%)</w:t>
      </w:r>
      <w:r w:rsidR="00C9286D" w:rsidRPr="00D1109B">
        <w:rPr>
          <w:rFonts w:ascii="Times New Roman" w:eastAsia="Times New Roman" w:hAnsi="Times New Roman" w:cs="Times New Roman"/>
          <w:color w:val="000000"/>
          <w:sz w:val="24"/>
          <w:szCs w:val="24"/>
        </w:rPr>
        <w:t>. Th</w:t>
      </w:r>
      <w:r w:rsidR="00315C79">
        <w:rPr>
          <w:rFonts w:ascii="Times New Roman" w:eastAsia="Times New Roman" w:hAnsi="Times New Roman" w:cs="Times New Roman"/>
          <w:color w:val="000000"/>
          <w:sz w:val="24"/>
          <w:szCs w:val="24"/>
        </w:rPr>
        <w:t>erefore</w:t>
      </w:r>
      <w:r w:rsidR="00C9286D" w:rsidRPr="00D1109B">
        <w:rPr>
          <w:rFonts w:ascii="Times New Roman" w:eastAsia="Times New Roman" w:hAnsi="Times New Roman" w:cs="Times New Roman"/>
          <w:color w:val="000000"/>
          <w:sz w:val="24"/>
          <w:szCs w:val="24"/>
        </w:rPr>
        <w:t xml:space="preserve">, differences in recording location alone are unlikely to account for the higher prevalence of linear value coding observed in Monkey T. Nevertheless, this comparison is limited </w:t>
      </w:r>
      <w:r w:rsidR="00B854F9" w:rsidRPr="00D1109B">
        <w:rPr>
          <w:rFonts w:ascii="Times New Roman" w:eastAsia="Times New Roman" w:hAnsi="Times New Roman" w:cs="Times New Roman"/>
          <w:color w:val="000000"/>
          <w:sz w:val="24"/>
          <w:szCs w:val="24"/>
        </w:rPr>
        <w:t xml:space="preserve">by the </w:t>
      </w:r>
      <w:r w:rsidR="00B854F9">
        <w:rPr>
          <w:rFonts w:ascii="Times New Roman" w:eastAsia="Times New Roman" w:hAnsi="Times New Roman" w:cs="Times New Roman"/>
          <w:color w:val="000000"/>
          <w:sz w:val="24"/>
          <w:szCs w:val="24"/>
        </w:rPr>
        <w:t xml:space="preserve">relatively small </w:t>
      </w:r>
      <w:r w:rsidR="00B854F9" w:rsidRPr="00D1109B">
        <w:rPr>
          <w:rFonts w:ascii="Times New Roman" w:eastAsia="Times New Roman" w:hAnsi="Times New Roman" w:cs="Times New Roman"/>
          <w:color w:val="000000"/>
          <w:sz w:val="24"/>
          <w:szCs w:val="24"/>
        </w:rPr>
        <w:t xml:space="preserve">number of </w:t>
      </w:r>
      <w:r w:rsidR="00B854F9">
        <w:rPr>
          <w:rFonts w:ascii="Times New Roman" w:eastAsia="Times New Roman" w:hAnsi="Times New Roman" w:cs="Times New Roman"/>
          <w:color w:val="000000"/>
          <w:sz w:val="24"/>
          <w:szCs w:val="24"/>
        </w:rPr>
        <w:t>neurons</w:t>
      </w:r>
      <w:r w:rsidR="00B854F9" w:rsidRPr="00D1109B">
        <w:rPr>
          <w:rFonts w:ascii="Times New Roman" w:eastAsia="Times New Roman" w:hAnsi="Times New Roman" w:cs="Times New Roman"/>
          <w:color w:val="000000"/>
          <w:sz w:val="24"/>
          <w:szCs w:val="24"/>
        </w:rPr>
        <w:t xml:space="preserve"> </w:t>
      </w:r>
      <w:r w:rsidR="00315C79">
        <w:rPr>
          <w:rFonts w:ascii="Times New Roman" w:eastAsia="Times New Roman" w:hAnsi="Times New Roman" w:cs="Times New Roman"/>
          <w:color w:val="000000"/>
          <w:sz w:val="24"/>
          <w:szCs w:val="24"/>
        </w:rPr>
        <w:t xml:space="preserve">recorded </w:t>
      </w:r>
      <w:r w:rsidR="00B854F9">
        <w:rPr>
          <w:rFonts w:ascii="Times New Roman" w:eastAsia="Times New Roman" w:hAnsi="Times New Roman" w:cs="Times New Roman"/>
          <w:color w:val="000000"/>
          <w:sz w:val="24"/>
          <w:szCs w:val="24"/>
        </w:rPr>
        <w:t>and</w:t>
      </w:r>
      <w:r w:rsidR="00C9286D" w:rsidRPr="00D1109B">
        <w:rPr>
          <w:rFonts w:ascii="Times New Roman" w:eastAsia="Times New Roman" w:hAnsi="Times New Roman" w:cs="Times New Roman"/>
          <w:color w:val="000000"/>
          <w:sz w:val="24"/>
          <w:szCs w:val="24"/>
        </w:rPr>
        <w:t xml:space="preserve"> the lack of precise anatomical correspondence between recording sites across animals.</w:t>
      </w:r>
    </w:p>
    <w:p w14:paraId="00000043" w14:textId="5D453275" w:rsidR="00585BFC" w:rsidRDefault="00000000">
      <w:pPr>
        <w:shd w:val="clear" w:color="auto" w:fill="FFFFFF"/>
        <w:spacing w:after="0" w:line="480" w:lineRule="auto"/>
        <w:ind w:firstLin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strategy-dependent coding that we observed is consistent with theories that dlPFC can operate in multiple computational modes (</w:t>
      </w:r>
      <w:r w:rsidR="008C7FFA">
        <w:rPr>
          <w:rFonts w:ascii="Times New Roman" w:eastAsia="Times New Roman" w:hAnsi="Times New Roman" w:cs="Times New Roman"/>
          <w:color w:val="000000"/>
          <w:sz w:val="24"/>
          <w:szCs w:val="24"/>
        </w:rPr>
        <w:t>22, 2</w:t>
      </w:r>
      <w:r w:rsidR="009D4796">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depending on the environmental demands and the cognitive strategy employed by the subject. This flexibility </w:t>
      </w:r>
      <w:r w:rsidR="008411B7">
        <w:rPr>
          <w:rFonts w:ascii="Times New Roman" w:eastAsia="Times New Roman" w:hAnsi="Times New Roman" w:cs="Times New Roman"/>
          <w:color w:val="000000"/>
          <w:sz w:val="24"/>
          <w:szCs w:val="24"/>
        </w:rPr>
        <w:t>is enabled by</w:t>
      </w:r>
      <w:r>
        <w:rPr>
          <w:rFonts w:ascii="Times New Roman" w:eastAsia="Times New Roman" w:hAnsi="Times New Roman" w:cs="Times New Roman"/>
          <w:color w:val="000000"/>
          <w:sz w:val="24"/>
          <w:szCs w:val="24"/>
        </w:rPr>
        <w:t xml:space="preserve"> mechanisms including mixed selectivity (2</w:t>
      </w:r>
      <w:r w:rsidR="009D4796">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which enables neurons to process multiple task-related information (e.g., reward and delay), and</w:t>
      </w:r>
      <w:r w:rsidR="008411B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working memory gating (2</w:t>
      </w:r>
      <w:r w:rsidR="009D4796">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which selectively maintains task-relevant information during deliberation. dlPFC </w:t>
      </w:r>
      <w:r w:rsidR="00663FF9">
        <w:rPr>
          <w:rFonts w:ascii="Times New Roman" w:eastAsia="Times New Roman" w:hAnsi="Times New Roman" w:cs="Times New Roman"/>
          <w:color w:val="000000"/>
          <w:sz w:val="24"/>
          <w:szCs w:val="24"/>
        </w:rPr>
        <w:t>is also thought to play</w:t>
      </w:r>
      <w:r>
        <w:rPr>
          <w:rFonts w:ascii="Times New Roman" w:eastAsia="Times New Roman" w:hAnsi="Times New Roman" w:cs="Times New Roman"/>
          <w:color w:val="000000"/>
          <w:sz w:val="24"/>
          <w:szCs w:val="24"/>
        </w:rPr>
        <w:t xml:space="preserve"> as a key node in the interaction between attention and motor planning (2</w:t>
      </w:r>
      <w:r w:rsidR="009D4796">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2</w:t>
      </w:r>
      <w:r w:rsidR="009D4796">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providing the neural substrate that supports </w:t>
      </w:r>
      <w:r w:rsidR="006F6B14">
        <w:rPr>
          <w:rFonts w:ascii="Times New Roman" w:eastAsia="Times New Roman" w:hAnsi="Times New Roman" w:cs="Times New Roman"/>
          <w:sz w:val="24"/>
          <w:szCs w:val="24"/>
        </w:rPr>
        <w:t xml:space="preserve">switching between </w:t>
      </w:r>
      <w:r>
        <w:rPr>
          <w:rFonts w:ascii="Times New Roman" w:eastAsia="Times New Roman" w:hAnsi="Times New Roman" w:cs="Times New Roman"/>
          <w:sz w:val="24"/>
          <w:szCs w:val="24"/>
        </w:rPr>
        <w:t>the distinct strategies</w:t>
      </w:r>
      <w:r>
        <w:rPr>
          <w:rFonts w:ascii="Times New Roman" w:eastAsia="Times New Roman" w:hAnsi="Times New Roman" w:cs="Times New Roman"/>
          <w:color w:val="000000"/>
          <w:sz w:val="24"/>
          <w:szCs w:val="24"/>
        </w:rPr>
        <w:t xml:space="preserve">. The neural differences observed between animals may </w:t>
      </w:r>
      <w:r w:rsidR="000C4BE8">
        <w:rPr>
          <w:rFonts w:ascii="Times New Roman" w:eastAsia="Times New Roman" w:hAnsi="Times New Roman" w:cs="Times New Roman"/>
          <w:color w:val="000000"/>
          <w:sz w:val="24"/>
          <w:szCs w:val="24"/>
        </w:rPr>
        <w:t xml:space="preserve">also </w:t>
      </w:r>
      <w:r>
        <w:rPr>
          <w:rFonts w:ascii="Times New Roman" w:eastAsia="Times New Roman" w:hAnsi="Times New Roman" w:cs="Times New Roman"/>
          <w:color w:val="000000"/>
          <w:sz w:val="24"/>
          <w:szCs w:val="24"/>
        </w:rPr>
        <w:t>arise from variations in prefrontal dopamine signaling and cognitive control (2</w:t>
      </w:r>
      <w:r w:rsidR="009D4796">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xml:space="preserve">). Our findings raise important questions about how prefrontal circuits may shift between different computational modes, and how these shifts may support adaptive or contribute </w:t>
      </w:r>
      <w:r>
        <w:rPr>
          <w:rFonts w:ascii="Times New Roman" w:eastAsia="Times New Roman" w:hAnsi="Times New Roman" w:cs="Times New Roman"/>
          <w:color w:val="000000"/>
          <w:sz w:val="24"/>
          <w:szCs w:val="24"/>
        </w:rPr>
        <w:lastRenderedPageBreak/>
        <w:t>to maladaptive behavior (</w:t>
      </w:r>
      <w:r w:rsidR="009D4796">
        <w:rPr>
          <w:rFonts w:ascii="Times New Roman" w:eastAsia="Times New Roman" w:hAnsi="Times New Roman" w:cs="Times New Roman"/>
          <w:color w:val="000000"/>
          <w:sz w:val="24"/>
          <w:szCs w:val="24"/>
        </w:rPr>
        <w:t>29</w:t>
      </w:r>
      <w:r>
        <w:rPr>
          <w:rFonts w:ascii="Times New Roman" w:eastAsia="Times New Roman" w:hAnsi="Times New Roman" w:cs="Times New Roman"/>
          <w:color w:val="000000"/>
          <w:sz w:val="24"/>
          <w:szCs w:val="24"/>
        </w:rPr>
        <w:t>-</w:t>
      </w:r>
      <w:r w:rsidR="009D4796">
        <w:rPr>
          <w:rFonts w:ascii="Times New Roman" w:eastAsia="Times New Roman" w:hAnsi="Times New Roman" w:cs="Times New Roman"/>
          <w:color w:val="000000"/>
          <w:sz w:val="24"/>
          <w:szCs w:val="24"/>
        </w:rPr>
        <w:t>31</w:t>
      </w:r>
      <w:r>
        <w:rPr>
          <w:rFonts w:ascii="Times New Roman" w:eastAsia="Times New Roman" w:hAnsi="Times New Roman" w:cs="Times New Roman"/>
          <w:color w:val="000000"/>
          <w:sz w:val="24"/>
          <w:szCs w:val="24"/>
        </w:rPr>
        <w:t>). Further research is needed to characterize the dynamical systems mechanisms underlying strategy shifts in temporal discounting (1</w:t>
      </w:r>
      <w:r w:rsidR="009D4796">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xml:space="preserve">). </w:t>
      </w:r>
    </w:p>
    <w:p w14:paraId="00000044" w14:textId="4D7ECCC0"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Our findings also contribute to the recent efforts to identify the neural underpinnings of individual differences in behavior. For example, Pagan et al., (2025; 3</w:t>
      </w:r>
      <w:r w:rsidR="009D4796">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showed that rats can use different combinations of dynamic solutions to make context-dependent decisions, despite uniformly good task performance, resulting in heterogeneous neural and behavioral signatures. Similarly, Fascianelli et al., (2024; 3</w:t>
      </w:r>
      <w:r w:rsidR="0059069A">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found that</w:t>
      </w:r>
      <w:r w:rsidR="002F10A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differences in the geometry of prefrontal neural representations reveal distinct strategies that can be linked to behavioral differences. </w:t>
      </w:r>
    </w:p>
    <w:p w14:paraId="1D7BA0F6" w14:textId="5473E9AD" w:rsidR="00FB08FA" w:rsidRDefault="00146227" w:rsidP="008D3556">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factor that </w:t>
      </w:r>
      <w:r w:rsidR="008D3556">
        <w:rPr>
          <w:rFonts w:ascii="Times New Roman" w:eastAsia="Times New Roman" w:hAnsi="Times New Roman" w:cs="Times New Roman"/>
          <w:color w:val="000000"/>
          <w:sz w:val="24"/>
          <w:szCs w:val="24"/>
        </w:rPr>
        <w:t xml:space="preserve">may </w:t>
      </w:r>
      <w:r>
        <w:rPr>
          <w:rFonts w:ascii="Times New Roman" w:eastAsia="Times New Roman" w:hAnsi="Times New Roman" w:cs="Times New Roman"/>
          <w:color w:val="000000"/>
          <w:sz w:val="24"/>
          <w:szCs w:val="24"/>
        </w:rPr>
        <w:t xml:space="preserve">have contributed to the behavioral differences in strategy </w:t>
      </w:r>
      <w:r w:rsidRPr="00B11B6D">
        <w:rPr>
          <w:rFonts w:ascii="Times New Roman" w:eastAsia="Times New Roman" w:hAnsi="Times New Roman" w:cs="Times New Roman"/>
          <w:color w:val="000000"/>
          <w:sz w:val="24"/>
          <w:szCs w:val="24"/>
        </w:rPr>
        <w:t xml:space="preserve">observed in this study </w:t>
      </w:r>
      <w:r>
        <w:rPr>
          <w:rFonts w:ascii="Times New Roman" w:eastAsia="Times New Roman" w:hAnsi="Times New Roman" w:cs="Times New Roman"/>
          <w:color w:val="000000"/>
          <w:sz w:val="24"/>
          <w:szCs w:val="24"/>
        </w:rPr>
        <w:t>is</w:t>
      </w:r>
      <w:r w:rsidRPr="00B11B6D">
        <w:rPr>
          <w:rFonts w:ascii="Times New Roman" w:eastAsia="Times New Roman" w:hAnsi="Times New Roman" w:cs="Times New Roman"/>
          <w:color w:val="000000"/>
          <w:sz w:val="24"/>
          <w:szCs w:val="24"/>
        </w:rPr>
        <w:t xml:space="preserve"> training history.</w:t>
      </w:r>
      <w:r>
        <w:rPr>
          <w:rFonts w:ascii="Times New Roman" w:eastAsia="Times New Roman" w:hAnsi="Times New Roman" w:cs="Times New Roman"/>
          <w:color w:val="000000"/>
          <w:sz w:val="24"/>
          <w:szCs w:val="24"/>
        </w:rPr>
        <w:t xml:space="preserve"> We examined early training data in Monkey S, looking for </w:t>
      </w:r>
      <w:r w:rsidR="008D3556">
        <w:rPr>
          <w:rFonts w:ascii="Times New Roman" w:eastAsia="Times New Roman" w:hAnsi="Times New Roman" w:cs="Times New Roman"/>
          <w:color w:val="000000"/>
          <w:sz w:val="24"/>
          <w:szCs w:val="24"/>
        </w:rPr>
        <w:t xml:space="preserve">evidence of </w:t>
      </w:r>
      <w:r w:rsidR="00836765">
        <w:rPr>
          <w:rFonts w:ascii="Times New Roman" w:eastAsia="Times New Roman" w:hAnsi="Times New Roman" w:cs="Times New Roman"/>
          <w:color w:val="000000"/>
          <w:sz w:val="24"/>
          <w:szCs w:val="24"/>
        </w:rPr>
        <w:t>early</w:t>
      </w:r>
      <w:r>
        <w:rPr>
          <w:rFonts w:ascii="Times New Roman" w:eastAsia="Times New Roman" w:hAnsi="Times New Roman" w:cs="Times New Roman"/>
          <w:color w:val="000000"/>
          <w:sz w:val="24"/>
          <w:szCs w:val="24"/>
        </w:rPr>
        <w:t xml:space="preserve"> adoption of </w:t>
      </w:r>
      <w:ins w:id="207" w:author="Siyu Wang" w:date="2026-08-12T01:04:00Z" w16du:dateUtc="2026-08-12T05:04:00Z">
        <w:r w:rsidR="006F0AD1">
          <w:rPr>
            <w:rFonts w:ascii="Times New Roman" w:eastAsia="Times New Roman" w:hAnsi="Times New Roman" w:cs="Times New Roman"/>
            <w:color w:val="000000"/>
            <w:sz w:val="24"/>
            <w:szCs w:val="24"/>
          </w:rPr>
          <w:t>a simpler strategy (</w:t>
        </w:r>
      </w:ins>
      <w:r>
        <w:rPr>
          <w:rFonts w:ascii="Times New Roman" w:eastAsia="Times New Roman" w:hAnsi="Times New Roman" w:cs="Times New Roman"/>
          <w:color w:val="000000"/>
          <w:sz w:val="24"/>
          <w:szCs w:val="24"/>
        </w:rPr>
        <w:t>Model 2</w:t>
      </w:r>
      <w:ins w:id="208" w:author="Siyu Wang" w:date="2026-08-12T01:04:00Z" w16du:dateUtc="2026-08-12T05:04:00Z">
        <w:r w:rsidR="006F0AD1">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before transitioning to </w:t>
      </w:r>
      <w:ins w:id="209" w:author="Siyu Wang" w:date="2026-08-12T01:05:00Z" w16du:dateUtc="2026-08-12T05:05:00Z">
        <w:r w:rsidR="006F0AD1">
          <w:rPr>
            <w:rFonts w:ascii="Times New Roman" w:eastAsia="Times New Roman" w:hAnsi="Times New Roman" w:cs="Times New Roman"/>
            <w:color w:val="000000"/>
            <w:sz w:val="24"/>
            <w:szCs w:val="24"/>
          </w:rPr>
          <w:t>the more complex strategy (</w:t>
        </w:r>
      </w:ins>
      <w:r>
        <w:rPr>
          <w:rFonts w:ascii="Times New Roman" w:eastAsia="Times New Roman" w:hAnsi="Times New Roman" w:cs="Times New Roman"/>
          <w:color w:val="000000"/>
          <w:sz w:val="24"/>
          <w:szCs w:val="24"/>
        </w:rPr>
        <w:t>Model 3</w:t>
      </w:r>
      <w:ins w:id="210" w:author="Siyu Wang" w:date="2026-08-12T01:05:00Z" w16du:dateUtc="2026-08-12T05:05:00Z">
        <w:r w:rsidR="006F0AD1">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but </w:t>
      </w:r>
      <w:r w:rsidR="008D3556">
        <w:rPr>
          <w:rFonts w:ascii="Times New Roman" w:eastAsia="Times New Roman" w:hAnsi="Times New Roman" w:cs="Times New Roman"/>
          <w:color w:val="000000"/>
          <w:sz w:val="24"/>
          <w:szCs w:val="24"/>
        </w:rPr>
        <w:t>found none</w:t>
      </w:r>
      <w:r>
        <w:rPr>
          <w:rFonts w:ascii="Times New Roman" w:eastAsia="Times New Roman" w:hAnsi="Times New Roman" w:cs="Times New Roman"/>
          <w:color w:val="000000"/>
          <w:sz w:val="24"/>
          <w:szCs w:val="24"/>
        </w:rPr>
        <w:t xml:space="preserve">. </w:t>
      </w:r>
      <w:r w:rsidR="008D3556">
        <w:rPr>
          <w:rFonts w:ascii="Times New Roman" w:eastAsia="Times New Roman" w:hAnsi="Times New Roman" w:cs="Times New Roman"/>
          <w:color w:val="000000"/>
          <w:sz w:val="24"/>
          <w:szCs w:val="24"/>
        </w:rPr>
        <w:t>Nevertheless</w:t>
      </w:r>
      <w:r>
        <w:rPr>
          <w:rFonts w:ascii="Times New Roman" w:eastAsia="Times New Roman" w:hAnsi="Times New Roman" w:cs="Times New Roman"/>
          <w:color w:val="000000"/>
          <w:sz w:val="24"/>
          <w:szCs w:val="24"/>
        </w:rPr>
        <w:t xml:space="preserve">, </w:t>
      </w:r>
      <w:r w:rsidR="008D3556">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question </w:t>
      </w:r>
      <w:r w:rsidR="00B343FF">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z w:val="24"/>
          <w:szCs w:val="24"/>
        </w:rPr>
        <w:t xml:space="preserve">whether </w:t>
      </w:r>
      <w:ins w:id="211" w:author="Siyu Wang" w:date="2026-08-12T01:05:00Z" w16du:dateUtc="2026-08-12T05:05:00Z">
        <w:r w:rsidR="008115F9">
          <w:rPr>
            <w:rFonts w:ascii="Times New Roman" w:eastAsia="Times New Roman" w:hAnsi="Times New Roman" w:cs="Times New Roman"/>
            <w:color w:val="000000"/>
            <w:sz w:val="24"/>
            <w:szCs w:val="24"/>
          </w:rPr>
          <w:t xml:space="preserve">prolonged </w:t>
        </w:r>
      </w:ins>
      <w:r>
        <w:rPr>
          <w:rFonts w:ascii="Times New Roman" w:eastAsia="Times New Roman" w:hAnsi="Times New Roman" w:cs="Times New Roman"/>
          <w:color w:val="000000"/>
          <w:sz w:val="24"/>
          <w:szCs w:val="24"/>
        </w:rPr>
        <w:t xml:space="preserve">training </w:t>
      </w:r>
      <w:del w:id="212" w:author="Siyu Wang" w:date="2026-08-12T01:06:00Z" w16du:dateUtc="2026-08-12T05:06:00Z">
        <w:r w:rsidDel="008115F9">
          <w:rPr>
            <w:rFonts w:ascii="Times New Roman" w:eastAsia="Times New Roman" w:hAnsi="Times New Roman" w:cs="Times New Roman"/>
            <w:color w:val="000000"/>
            <w:sz w:val="24"/>
            <w:szCs w:val="24"/>
          </w:rPr>
          <w:delText xml:space="preserve">could </w:delText>
        </w:r>
      </w:del>
      <w:ins w:id="213" w:author="Siyu Wang" w:date="2026-08-12T01:06:00Z" w16du:dateUtc="2026-08-12T05:06:00Z">
        <w:r w:rsidR="008115F9">
          <w:rPr>
            <w:rFonts w:ascii="Times New Roman" w:eastAsia="Times New Roman" w:hAnsi="Times New Roman" w:cs="Times New Roman"/>
            <w:color w:val="000000"/>
            <w:sz w:val="24"/>
            <w:szCs w:val="24"/>
          </w:rPr>
          <w:t xml:space="preserve">would </w:t>
        </w:r>
      </w:ins>
      <w:del w:id="214" w:author="Siyu Wang" w:date="2026-08-12T01:06:00Z" w16du:dateUtc="2026-08-12T05:06:00Z">
        <w:r w:rsidDel="008115F9">
          <w:rPr>
            <w:rFonts w:ascii="Times New Roman" w:eastAsia="Times New Roman" w:hAnsi="Times New Roman" w:cs="Times New Roman"/>
            <w:color w:val="000000"/>
            <w:sz w:val="24"/>
            <w:szCs w:val="24"/>
          </w:rPr>
          <w:delText xml:space="preserve">systematically </w:delText>
        </w:r>
      </w:del>
      <w:r>
        <w:rPr>
          <w:rFonts w:ascii="Times New Roman" w:eastAsia="Times New Roman" w:hAnsi="Times New Roman" w:cs="Times New Roman"/>
          <w:color w:val="000000"/>
          <w:sz w:val="24"/>
          <w:szCs w:val="24"/>
        </w:rPr>
        <w:t xml:space="preserve">induce </w:t>
      </w:r>
      <w:ins w:id="215" w:author="Siyu Wang" w:date="2026-08-12T01:06:00Z" w16du:dateUtc="2026-08-12T05:06:00Z">
        <w:r w:rsidR="008115F9">
          <w:rPr>
            <w:rFonts w:ascii="Times New Roman" w:eastAsia="Times New Roman" w:hAnsi="Times New Roman" w:cs="Times New Roman"/>
            <w:color w:val="000000"/>
            <w:sz w:val="24"/>
            <w:szCs w:val="24"/>
          </w:rPr>
          <w:t xml:space="preserve">systematic </w:t>
        </w:r>
      </w:ins>
      <w:del w:id="216" w:author="Siyu Wang" w:date="2026-08-12T01:06:00Z" w16du:dateUtc="2026-08-12T05:06:00Z">
        <w:r w:rsidDel="008115F9">
          <w:rPr>
            <w:rFonts w:ascii="Times New Roman" w:eastAsia="Times New Roman" w:hAnsi="Times New Roman" w:cs="Times New Roman"/>
            <w:color w:val="000000"/>
            <w:sz w:val="24"/>
            <w:szCs w:val="24"/>
          </w:rPr>
          <w:delText xml:space="preserve">strategy </w:delText>
        </w:r>
      </w:del>
      <w:r>
        <w:rPr>
          <w:rFonts w:ascii="Times New Roman" w:eastAsia="Times New Roman" w:hAnsi="Times New Roman" w:cs="Times New Roman"/>
          <w:color w:val="000000"/>
          <w:sz w:val="24"/>
          <w:szCs w:val="24"/>
        </w:rPr>
        <w:t xml:space="preserve">shifts in </w:t>
      </w:r>
      <w:ins w:id="217" w:author="Siyu Wang" w:date="2026-08-12T01:06:00Z" w16du:dateUtc="2026-08-12T05:06:00Z">
        <w:r w:rsidR="008115F9">
          <w:rPr>
            <w:rFonts w:ascii="Times New Roman" w:eastAsia="Times New Roman" w:hAnsi="Times New Roman" w:cs="Times New Roman"/>
            <w:color w:val="000000"/>
            <w:sz w:val="24"/>
            <w:szCs w:val="24"/>
          </w:rPr>
          <w:t>temporal discountin</w:t>
        </w:r>
      </w:ins>
      <w:ins w:id="218" w:author="Siyu Wang" w:date="2026-08-12T01:07:00Z" w16du:dateUtc="2026-08-12T05:07:00Z">
        <w:r w:rsidR="008115F9">
          <w:rPr>
            <w:rFonts w:ascii="Times New Roman" w:eastAsia="Times New Roman" w:hAnsi="Times New Roman" w:cs="Times New Roman"/>
            <w:color w:val="000000"/>
            <w:sz w:val="24"/>
            <w:szCs w:val="24"/>
          </w:rPr>
          <w:t xml:space="preserve">g strategies in </w:t>
        </w:r>
      </w:ins>
      <w:r>
        <w:rPr>
          <w:rFonts w:ascii="Times New Roman" w:eastAsia="Times New Roman" w:hAnsi="Times New Roman" w:cs="Times New Roman"/>
          <w:color w:val="000000"/>
          <w:sz w:val="24"/>
          <w:szCs w:val="24"/>
        </w:rPr>
        <w:t>animals</w:t>
      </w:r>
      <w:r w:rsidR="00B343FF">
        <w:rPr>
          <w:rFonts w:ascii="Times New Roman" w:eastAsia="Times New Roman" w:hAnsi="Times New Roman" w:cs="Times New Roman"/>
          <w:color w:val="000000"/>
          <w:sz w:val="24"/>
          <w:szCs w:val="24"/>
        </w:rPr>
        <w:t xml:space="preserve"> remains interesting</w:t>
      </w:r>
      <w:del w:id="219" w:author="Siyu Wang" w:date="2026-08-12T01:07:00Z" w16du:dateUtc="2026-08-12T05:07:00Z">
        <w:r w:rsidDel="008115F9">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 </w:t>
      </w:r>
      <w:r w:rsidRPr="00B11B6D">
        <w:rPr>
          <w:rFonts w:ascii="Times New Roman" w:eastAsia="Times New Roman" w:hAnsi="Times New Roman" w:cs="Times New Roman"/>
          <w:color w:val="000000"/>
          <w:sz w:val="24"/>
          <w:szCs w:val="24"/>
        </w:rPr>
        <w:t>Future longitudinal studies would help to clarify whether these strategies reflect innate individual traits or learned responses based on experience.</w:t>
      </w:r>
    </w:p>
    <w:p w14:paraId="00000046" w14:textId="1DD1D5F3" w:rsidR="00585BFC" w:rsidRDefault="008D3556" w:rsidP="00C33375">
      <w:pPr>
        <w:spacing w:after="0" w:line="480" w:lineRule="auto"/>
        <w:ind w:firstLine="360"/>
        <w:rPr>
          <w:rFonts w:ascii="Times New Roman" w:eastAsia="Times New Roman" w:hAnsi="Times New Roman" w:cs="Times New Roman"/>
          <w:color w:val="000000"/>
          <w:sz w:val="24"/>
          <w:szCs w:val="24"/>
        </w:rPr>
      </w:pPr>
      <w:del w:id="220" w:author="Siyu Wang" w:date="2026-08-12T01:08:00Z" w16du:dateUtc="2026-08-12T05:08:00Z">
        <w:r w:rsidDel="00C33375">
          <w:delText xml:space="preserve">     </w:delText>
        </w:r>
      </w:del>
      <w:r>
        <w:rPr>
          <w:rFonts w:ascii="Times New Roman" w:eastAsia="Times New Roman" w:hAnsi="Times New Roman" w:cs="Times New Roman"/>
          <w:color w:val="000000"/>
          <w:sz w:val="24"/>
          <w:szCs w:val="24"/>
        </w:rPr>
        <w:t>In summary, our results support strategy-dependent coding of reward and time in dlPFC during temporal discounting, and suggest that dlPFC activity reflects individual differences in temporal discounting strategies. These results also emphasize the importance of considering individual differences when studying the neural basis of behavior.</w:t>
      </w:r>
    </w:p>
    <w:p w14:paraId="00000047" w14:textId="64FF9873" w:rsidR="00C1709E" w:rsidRDefault="00C170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0000048"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Methods</w:t>
      </w:r>
    </w:p>
    <w:p w14:paraId="00000049" w14:textId="77777777" w:rsidR="00585BFC" w:rsidRDefault="00000000">
      <w:pPr>
        <w:spacing w:after="0" w:line="480" w:lineRule="auto"/>
        <w:ind w:left="-5"/>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Subjects</w:t>
      </w:r>
    </w:p>
    <w:p w14:paraId="0000004A"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iCs/>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4B" w14:textId="77777777" w:rsidR="00585BFC" w:rsidRDefault="00585BFC">
      <w:pPr>
        <w:spacing w:after="0" w:line="480" w:lineRule="auto"/>
        <w:rPr>
          <w:rFonts w:ascii="Times New Roman" w:eastAsia="Times New Roman" w:hAnsi="Times New Roman" w:cs="Times New Roman"/>
          <w:i/>
          <w:iCs/>
          <w:sz w:val="24"/>
          <w:szCs w:val="24"/>
        </w:rPr>
      </w:pPr>
    </w:p>
    <w:p w14:paraId="0000004C"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Surgical procedures</w:t>
      </w:r>
    </w:p>
    <w:p w14:paraId="0000004D"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surgical procedures were performed using sterile techniques and under general anaesthesia in a fully equipped operating room. The first surgery was performed to place a head fixation post. Monkey T received an eye coil, but eye movement was not monitored. A second surgery was performed to implant the Utah recording arrays. One Utah array was implanted in Monkey T, and two Utah arrays were implanted in Monkey S. MR scans were obtained 2-4 months after the Utah arrays were implanted to define the recording area (Fig. S1A). </w:t>
      </w:r>
    </w:p>
    <w:p w14:paraId="0000004E" w14:textId="77777777" w:rsidR="00585BFC" w:rsidRDefault="00585BFC">
      <w:pPr>
        <w:spacing w:after="0" w:line="480" w:lineRule="auto"/>
        <w:rPr>
          <w:rFonts w:ascii="Times New Roman" w:eastAsia="Times New Roman" w:hAnsi="Times New Roman" w:cs="Times New Roman"/>
          <w:sz w:val="24"/>
          <w:szCs w:val="24"/>
        </w:rPr>
      </w:pPr>
    </w:p>
    <w:p w14:paraId="0000004F"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collection</w:t>
      </w:r>
    </w:p>
    <w:p w14:paraId="00000050" w14:textId="42B05DE1"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non-commercial software package (REX, </w:t>
      </w:r>
      <w:hyperlink r:id="rId14">
        <w:r w:rsidR="00585BFC">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3</w:t>
      </w:r>
      <w:r w:rsidR="0059069A">
        <w:rPr>
          <w:rFonts w:ascii="Times New Roman" w:eastAsia="Times New Roman" w:hAnsi="Times New Roman" w:cs="Times New Roman"/>
          <w:color w:val="000000"/>
          <w:sz w:val="24"/>
          <w:szCs w:val="24"/>
        </w:rPr>
        <w:t>4</w:t>
      </w:r>
      <w:r>
        <w:rPr>
          <w:rFonts w:ascii="Times New Roman" w:eastAsia="Times New Roman" w:hAnsi="Times New Roman" w:cs="Times New Roman"/>
          <w:sz w:val="24"/>
          <w:szCs w:val="24"/>
        </w:rPr>
        <w:t>) was used to control stimuli presentation, reward delivery and bar touches  Eye position was monitored by using the Eye Position Measuring System (</w:t>
      </w:r>
      <w:hyperlink r:id="rId15">
        <w:r w:rsidR="00585BFC">
          <w:rPr>
            <w:rFonts w:ascii="Times New Roman" w:eastAsia="Times New Roman" w:hAnsi="Times New Roman" w:cs="Times New Roman"/>
            <w:color w:val="467886"/>
            <w:sz w:val="24"/>
            <w:szCs w:val="24"/>
            <w:u w:val="single"/>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Utah arrays (Blackrock Microsystems, Salt Lake City, USA; blackrockmicro.com). For Monkey T, electrical signals were captured, and single units were isolated online with a TDT (Tucker-Davis Technologies, TDT, Alachua, USA; tdt.com) system. For Monkey S, single units were </w:t>
      </w:r>
      <w:r>
        <w:rPr>
          <w:rFonts w:ascii="Times New Roman" w:eastAsia="Times New Roman" w:hAnsi="Times New Roman" w:cs="Times New Roman"/>
          <w:sz w:val="24"/>
          <w:szCs w:val="24"/>
        </w:rPr>
        <w:lastRenderedPageBreak/>
        <w:t xml:space="preserve">isolated online with Grapevine system (Ripple Neuro, Salt Lake City, USA; rippleneuro.com) and then revised offline with Plexon offline sorting system. Data analyses were performed in MATLAB </w:t>
      </w:r>
      <w:hyperlink r:id="rId16">
        <w:r w:rsidR="00585BFC">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version R2024b</w:t>
      </w:r>
      <w:hyperlink r:id="rId17">
        <w:r w:rsidR="00585BFC">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51" w14:textId="77777777" w:rsidR="00585BFC" w:rsidRDefault="00585BFC">
      <w:pPr>
        <w:spacing w:after="0" w:line="480" w:lineRule="auto"/>
        <w:rPr>
          <w:rFonts w:ascii="Times New Roman" w:eastAsia="Times New Roman" w:hAnsi="Times New Roman" w:cs="Times New Roman"/>
          <w:i/>
          <w:iCs/>
          <w:sz w:val="24"/>
          <w:szCs w:val="24"/>
        </w:rPr>
      </w:pPr>
    </w:p>
    <w:p w14:paraId="00000052"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Task</w:t>
      </w:r>
    </w:p>
    <w:p w14:paraId="00000053"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(47 x 30 cm; 1024 x 768 pixel; 120 Hz), that was placed in front of it. A touch-sensitive bar was mounted on the chair at the level of the monkeys’ hands. A metal tube was positioned in front of the monkey’s lips to allow the monkey to drink when a reward was delivered.</w:t>
      </w:r>
    </w:p>
    <w:p w14:paraId="00000054" w14:textId="6C2DB7F2"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w:t>
      </w:r>
      <w:ins w:id="221" w:author="Siyu Wang" w:date="2026-08-12T01:12:00Z" w16du:dateUtc="2026-08-12T05:12:00Z">
        <w:r w:rsidR="00380098">
          <w:rPr>
            <w:rFonts w:ascii="Times New Roman" w:eastAsia="Times New Roman" w:hAnsi="Times New Roman" w:cs="Times New Roman"/>
            <w:sz w:val="24"/>
            <w:szCs w:val="24"/>
          </w:rPr>
          <w:t xml:space="preserve"> temporal </w:t>
        </w:r>
      </w:ins>
      <w:del w:id="222" w:author="Siyu Wang" w:date="2026-08-12T01:12:00Z" w16du:dateUtc="2026-08-12T05:12:00Z">
        <w:r w:rsidDel="00380098">
          <w:rPr>
            <w:rFonts w:ascii="Times New Roman" w:eastAsia="Times New Roman" w:hAnsi="Times New Roman" w:cs="Times New Roman"/>
            <w:sz w:val="24"/>
            <w:szCs w:val="24"/>
          </w:rPr>
          <w:delText xml:space="preserve">n intertemporal </w:delText>
        </w:r>
      </w:del>
      <w:r>
        <w:rPr>
          <w:rFonts w:ascii="Times New Roman" w:eastAsia="Times New Roman" w:hAnsi="Times New Roman" w:cs="Times New Roman"/>
          <w:sz w:val="24"/>
          <w:szCs w:val="24"/>
        </w:rPr>
        <w:t>discounting task (Fig. 1A). To start a trial, the monkey had to touch and hold a lever for 1000</w:t>
      </w:r>
      <w:del w:id="223" w:author="Siyu Wang" w:date="2026-08-12T01:09:00Z" w16du:dateUtc="2026-08-12T05:09:00Z">
        <w:r w:rsidDel="00AC33E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appeared at the center of the screen. After a variable time of 250-500</w:t>
      </w:r>
      <w:del w:id="224" w:author="Siyu Wang" w:date="2026-08-12T01:09:00Z" w16du:dateUtc="2026-08-12T05:09:00Z">
        <w:r w:rsidDel="00AC33E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appeared at the center of the screen for one of five durations between 750 and 2000</w:t>
      </w:r>
      <w:del w:id="225" w:author="Siyu Wang" w:date="2026-08-12T01:09:00Z" w16du:dateUtc="2026-08-12T05:09:00Z">
        <w:r w:rsidDel="00AC33E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ms (step size 313</w:t>
      </w:r>
      <w:del w:id="226" w:author="Siyu Wang" w:date="2026-08-12T01:09:00Z" w16du:dateUtc="2026-08-12T05:09:00Z">
        <w:r w:rsidDel="00AC33E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ms). Each visual cue corresponded to a specific offer. These offers were made by combining one of three reward sizes (2, 4 or 6 drops of liquid reward) with one of three reward delivery delays (1, 5 or 10 seconds). The monkey was required to continue holding the lever and, if necessary, to maintain their gaze within the virtual window until the red square changed color to purple or yellow with equal probability (Fig. 1A). The purple or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indicated that the monkeys could release the lever. Releasing the </w:t>
      </w:r>
      <w:del w:id="227" w:author="Siyu Wang" w:date="2026-08-12T01:18:00Z" w16du:dateUtc="2026-08-12T05:18:00Z">
        <w:r w:rsidDel="00B7024E">
          <w:rPr>
            <w:rFonts w:ascii="Times New Roman" w:eastAsia="Times New Roman" w:hAnsi="Times New Roman" w:cs="Times New Roman"/>
            <w:sz w:val="24"/>
            <w:szCs w:val="24"/>
          </w:rPr>
          <w:delText xml:space="preserve">lever </w:delText>
        </w:r>
      </w:del>
      <w:ins w:id="228" w:author="Siyu Wang" w:date="2026-08-12T01:18:00Z" w16du:dateUtc="2026-08-12T05:18:00Z">
        <w:r w:rsidR="00B7024E">
          <w:rPr>
            <w:rFonts w:ascii="Times New Roman" w:eastAsia="Times New Roman" w:hAnsi="Times New Roman" w:cs="Times New Roman"/>
            <w:sz w:val="24"/>
            <w:szCs w:val="24"/>
          </w:rPr>
          <w:t xml:space="preserve">bar </w:t>
        </w:r>
      </w:ins>
      <w:r>
        <w:rPr>
          <w:rFonts w:ascii="Times New Roman" w:eastAsia="Times New Roman" w:hAnsi="Times New Roman" w:cs="Times New Roman"/>
          <w:sz w:val="24"/>
          <w:szCs w:val="24"/>
        </w:rPr>
        <w:t xml:space="preserve">while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present indicated that the monkey accepted the offer. Releasing the bar </w:t>
      </w:r>
      <w:del w:id="229" w:author="Siyu Wang" w:date="2026-08-12T01:18:00Z" w16du:dateUtc="2026-08-12T05:18:00Z">
        <w:r w:rsidDel="004651D7">
          <w:rPr>
            <w:rFonts w:ascii="Times New Roman" w:eastAsia="Times New Roman" w:hAnsi="Times New Roman" w:cs="Times New Roman"/>
            <w:sz w:val="24"/>
            <w:szCs w:val="24"/>
          </w:rPr>
          <w:delText>when</w:delText>
        </w:r>
      </w:del>
      <w:ins w:id="230" w:author="Siyu Wang" w:date="2026-08-12T01:13:00Z" w16du:dateUtc="2026-08-12T05:13:00Z">
        <w:r w:rsidR="00B73BDE">
          <w:rPr>
            <w:rFonts w:ascii="Times New Roman" w:eastAsia="Times New Roman" w:hAnsi="Times New Roman" w:cs="Times New Roman"/>
            <w:sz w:val="24"/>
            <w:szCs w:val="24"/>
          </w:rPr>
          <w:t>while</w:t>
        </w:r>
      </w:ins>
      <w:r>
        <w:rPr>
          <w:rFonts w:ascii="Times New Roman" w:eastAsia="Times New Roman" w:hAnsi="Times New Roman" w:cs="Times New Roman"/>
          <w:sz w:val="24"/>
          <w:szCs w:val="24"/>
        </w:rPr>
        <w:t xml:space="preserve">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present indicated that the monkey </w:t>
      </w:r>
      <w:r w:rsidR="00EC3E1F">
        <w:rPr>
          <w:rFonts w:ascii="Times New Roman" w:eastAsia="Times New Roman" w:hAnsi="Times New Roman" w:cs="Times New Roman"/>
          <w:sz w:val="24"/>
          <w:szCs w:val="24"/>
        </w:rPr>
        <w:t>rejected</w:t>
      </w:r>
      <w:r>
        <w:rPr>
          <w:rFonts w:ascii="Times New Roman" w:eastAsia="Times New Roman" w:hAnsi="Times New Roman" w:cs="Times New Roman"/>
          <w:sz w:val="24"/>
          <w:szCs w:val="24"/>
        </w:rPr>
        <w:t xml:space="preserve"> the offer. If the monkey held the bar for the entire 1100</w:t>
      </w:r>
      <w:del w:id="231" w:author="Siyu Wang" w:date="2026-08-12T01:10:00Z" w16du:dateUtc="2026-08-12T05:10:00Z">
        <w:r w:rsidDel="00AC33EC">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ms purple or yellow period, the color of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would change</w:t>
      </w:r>
      <w:ins w:id="232" w:author="Siyu Wang" w:date="2026-08-12T01:13:00Z" w16du:dateUtc="2026-08-12T05:13:00Z">
        <w:r w:rsidR="007A583C">
          <w:rPr>
            <w:rFonts w:ascii="Times New Roman" w:eastAsia="Times New Roman" w:hAnsi="Times New Roman" w:cs="Times New Roman"/>
            <w:sz w:val="24"/>
            <w:szCs w:val="24"/>
          </w:rPr>
          <w:t xml:space="preserve"> (from purple to yellow</w:t>
        </w:r>
      </w:ins>
      <w:ins w:id="233" w:author="Siyu Wang" w:date="2026-08-12T01:14:00Z" w16du:dateUtc="2026-08-12T05:14:00Z">
        <w:r w:rsidR="001717A4">
          <w:rPr>
            <w:rFonts w:ascii="Times New Roman" w:eastAsia="Times New Roman" w:hAnsi="Times New Roman" w:cs="Times New Roman"/>
            <w:sz w:val="24"/>
            <w:szCs w:val="24"/>
          </w:rPr>
          <w:t xml:space="preserve">, or </w:t>
        </w:r>
      </w:ins>
      <w:ins w:id="234" w:author="Siyu Wang" w:date="2026-08-12T01:18:00Z" w16du:dateUtc="2026-08-12T05:18:00Z">
        <w:r w:rsidR="007E7F30">
          <w:rPr>
            <w:rFonts w:ascii="Times New Roman" w:eastAsia="Times New Roman" w:hAnsi="Times New Roman" w:cs="Times New Roman"/>
            <w:sz w:val="24"/>
            <w:szCs w:val="24"/>
          </w:rPr>
          <w:t xml:space="preserve">from </w:t>
        </w:r>
      </w:ins>
      <w:ins w:id="235" w:author="Siyu Wang" w:date="2026-08-12T01:14:00Z" w16du:dateUtc="2026-08-12T05:14:00Z">
        <w:r w:rsidR="001717A4">
          <w:rPr>
            <w:rFonts w:ascii="Times New Roman" w:eastAsia="Times New Roman" w:hAnsi="Times New Roman" w:cs="Times New Roman"/>
            <w:sz w:val="24"/>
            <w:szCs w:val="24"/>
          </w:rPr>
          <w:t>yellow to purpl</w:t>
        </w:r>
      </w:ins>
      <w:ins w:id="236" w:author="Siyu Wang" w:date="2026-08-12T01:15:00Z" w16du:dateUtc="2026-08-12T05:15:00Z">
        <w:r w:rsidR="001717A4">
          <w:rPr>
            <w:rFonts w:ascii="Times New Roman" w:eastAsia="Times New Roman" w:hAnsi="Times New Roman" w:cs="Times New Roman"/>
            <w:sz w:val="24"/>
            <w:szCs w:val="24"/>
          </w:rPr>
          <w:t>e</w:t>
        </w:r>
      </w:ins>
      <w:ins w:id="237" w:author="Siyu Wang" w:date="2026-08-12T01:13:00Z" w16du:dateUtc="2026-08-12T05:13:00Z">
        <w:r w:rsidR="007A583C">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allowing the monkey to </w:t>
      </w:r>
      <w:del w:id="238" w:author="Siyu Wang" w:date="2026-08-12T01:16:00Z" w16du:dateUtc="2026-08-12T05:16:00Z">
        <w:r w:rsidDel="003A473B">
          <w:rPr>
            <w:rFonts w:ascii="Times New Roman" w:eastAsia="Times New Roman" w:hAnsi="Times New Roman" w:cs="Times New Roman"/>
            <w:sz w:val="24"/>
            <w:szCs w:val="24"/>
          </w:rPr>
          <w:delText xml:space="preserve">accept or </w:delText>
        </w:r>
        <w:r w:rsidR="00EC3E1F" w:rsidDel="003A473B">
          <w:rPr>
            <w:rFonts w:ascii="Times New Roman" w:eastAsia="Times New Roman" w:hAnsi="Times New Roman" w:cs="Times New Roman"/>
            <w:sz w:val="24"/>
            <w:szCs w:val="24"/>
          </w:rPr>
          <w:delText>reject</w:delText>
        </w:r>
        <w:r w:rsidDel="003A473B">
          <w:rPr>
            <w:rFonts w:ascii="Times New Roman" w:eastAsia="Times New Roman" w:hAnsi="Times New Roman" w:cs="Times New Roman"/>
            <w:sz w:val="24"/>
            <w:szCs w:val="24"/>
          </w:rPr>
          <w:delText xml:space="preserve"> later in the trial</w:delText>
        </w:r>
      </w:del>
      <w:ins w:id="239" w:author="Siyu Wang" w:date="2026-08-12T01:16:00Z" w16du:dateUtc="2026-08-12T05:16:00Z">
        <w:r w:rsidR="003A473B">
          <w:rPr>
            <w:rFonts w:ascii="Times New Roman" w:eastAsia="Times New Roman" w:hAnsi="Times New Roman" w:cs="Times New Roman"/>
            <w:sz w:val="24"/>
            <w:szCs w:val="24"/>
          </w:rPr>
          <w:t xml:space="preserve">make the </w:t>
        </w:r>
      </w:ins>
      <w:ins w:id="240" w:author="Siyu Wang" w:date="2026-08-12T01:17:00Z" w16du:dateUtc="2026-08-12T05:17:00Z">
        <w:r w:rsidR="00EE5550">
          <w:rPr>
            <w:rFonts w:ascii="Times New Roman" w:eastAsia="Times New Roman" w:hAnsi="Times New Roman" w:cs="Times New Roman"/>
            <w:sz w:val="24"/>
            <w:szCs w:val="24"/>
          </w:rPr>
          <w:t xml:space="preserve">other </w:t>
        </w:r>
      </w:ins>
      <w:ins w:id="241" w:author="Siyu Wang" w:date="2026-08-12T01:16:00Z" w16du:dateUtc="2026-08-12T05:16:00Z">
        <w:r w:rsidR="0086020D">
          <w:rPr>
            <w:rFonts w:ascii="Times New Roman" w:eastAsia="Times New Roman" w:hAnsi="Times New Roman" w:cs="Times New Roman"/>
            <w:sz w:val="24"/>
            <w:szCs w:val="24"/>
          </w:rPr>
          <w:t>choice</w:t>
        </w:r>
      </w:ins>
      <w:r>
        <w:rPr>
          <w:rFonts w:ascii="Times New Roman" w:eastAsia="Times New Roman" w:hAnsi="Times New Roman" w:cs="Times New Roman"/>
          <w:sz w:val="24"/>
          <w:szCs w:val="24"/>
        </w:rPr>
        <w:t xml:space="preserve">. </w:t>
      </w:r>
    </w:p>
    <w:p w14:paraId="00000055" w14:textId="2E7BCC2D" w:rsidR="00585BFC" w:rsidDel="00C50073" w:rsidRDefault="00000000">
      <w:pPr>
        <w:spacing w:after="0" w:line="480" w:lineRule="auto"/>
        <w:ind w:left="-5" w:firstLine="365"/>
        <w:rPr>
          <w:del w:id="242" w:author="Siyu Wang" w:date="2026-08-12T01:19:00Z" w16du:dateUtc="2026-08-12T05:19:00Z"/>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example, if the monkey did not release the </w:t>
      </w:r>
      <w:del w:id="243" w:author="Siyu Wang" w:date="2026-08-12T01:18:00Z" w16du:dateUtc="2026-08-12T05:18:00Z">
        <w:r w:rsidDel="00BB7EF5">
          <w:rPr>
            <w:rFonts w:ascii="Times New Roman" w:eastAsia="Times New Roman" w:hAnsi="Times New Roman" w:cs="Times New Roman"/>
            <w:sz w:val="24"/>
            <w:szCs w:val="24"/>
          </w:rPr>
          <w:delText xml:space="preserve">lever </w:delText>
        </w:r>
      </w:del>
      <w:ins w:id="244" w:author="Siyu Wang" w:date="2026-08-12T01:18:00Z" w16du:dateUtc="2026-08-12T05:18:00Z">
        <w:r w:rsidR="00BB7EF5">
          <w:rPr>
            <w:rFonts w:ascii="Times New Roman" w:eastAsia="Times New Roman" w:hAnsi="Times New Roman" w:cs="Times New Roman"/>
            <w:sz w:val="24"/>
            <w:szCs w:val="24"/>
          </w:rPr>
          <w:t xml:space="preserve">bar </w:t>
        </w:r>
      </w:ins>
      <w:r>
        <w:rPr>
          <w:rFonts w:ascii="Times New Roman" w:eastAsia="Times New Roman" w:hAnsi="Times New Roman" w:cs="Times New Roman"/>
          <w:sz w:val="24"/>
          <w:szCs w:val="24"/>
        </w:rPr>
        <w:t xml:space="preserve">during the initial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period, it could hold the bar until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replaced the purple one. </w:t>
      </w:r>
      <w:ins w:id="245" w:author="Siyu Wang" w:date="2026-08-12T01:19:00Z" w16du:dateUtc="2026-08-12T05:19:00Z">
        <w:r w:rsidR="00A30CC7">
          <w:rPr>
            <w:rFonts w:ascii="Times New Roman" w:eastAsia="Times New Roman" w:hAnsi="Times New Roman" w:cs="Times New Roman"/>
            <w:sz w:val="24"/>
            <w:szCs w:val="24"/>
          </w:rPr>
          <w:t xml:space="preserve">Alternatively, </w:t>
        </w:r>
      </w:ins>
      <w:del w:id="246" w:author="Siyu Wang" w:date="2026-08-12T01:19:00Z" w16du:dateUtc="2026-08-12T05:19:00Z">
        <w:r w:rsidDel="00A30CC7">
          <w:rPr>
            <w:rFonts w:ascii="Times New Roman" w:eastAsia="Times New Roman" w:hAnsi="Times New Roman" w:cs="Times New Roman"/>
            <w:sz w:val="24"/>
            <w:szCs w:val="24"/>
          </w:rPr>
          <w:delText xml:space="preserve">The same thing happened </w:delText>
        </w:r>
      </w:del>
      <w:r>
        <w:rPr>
          <w:rFonts w:ascii="Times New Roman" w:eastAsia="Times New Roman" w:hAnsi="Times New Roman" w:cs="Times New Roman"/>
          <w:sz w:val="24"/>
          <w:szCs w:val="24"/>
        </w:rPr>
        <w:t xml:space="preserve">if the monkey did not release the </w:t>
      </w:r>
      <w:del w:id="247" w:author="Siyu Wang" w:date="2026-08-12T01:19:00Z" w16du:dateUtc="2026-08-12T05:19:00Z">
        <w:r w:rsidDel="00A30CC7">
          <w:rPr>
            <w:rFonts w:ascii="Times New Roman" w:eastAsia="Times New Roman" w:hAnsi="Times New Roman" w:cs="Times New Roman"/>
            <w:sz w:val="24"/>
            <w:szCs w:val="24"/>
          </w:rPr>
          <w:delText xml:space="preserve">lever </w:delText>
        </w:r>
      </w:del>
      <w:ins w:id="248" w:author="Siyu Wang" w:date="2026-08-12T01:19:00Z" w16du:dateUtc="2026-08-12T05:19:00Z">
        <w:r w:rsidR="00A30CC7">
          <w:rPr>
            <w:rFonts w:ascii="Times New Roman" w:eastAsia="Times New Roman" w:hAnsi="Times New Roman" w:cs="Times New Roman"/>
            <w:sz w:val="24"/>
            <w:szCs w:val="24"/>
          </w:rPr>
          <w:t xml:space="preserve">bar </w:t>
        </w:r>
      </w:ins>
      <w:r>
        <w:rPr>
          <w:rFonts w:ascii="Times New Roman" w:eastAsia="Times New Roman" w:hAnsi="Times New Roman" w:cs="Times New Roman"/>
          <w:sz w:val="24"/>
          <w:szCs w:val="24"/>
        </w:rPr>
        <w:t xml:space="preserve">during the initial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period</w:t>
      </w:r>
      <w:del w:id="249" w:author="Siyu Wang" w:date="2026-08-12T01:19:00Z" w16du:dateUtc="2026-08-12T05:19:00Z">
        <w:r w:rsidDel="00C50073">
          <w:rPr>
            <w:rFonts w:ascii="Times New Roman" w:eastAsia="Times New Roman" w:hAnsi="Times New Roman" w:cs="Times New Roman"/>
            <w:sz w:val="24"/>
            <w:szCs w:val="24"/>
          </w:rPr>
          <w:delText>. I</w:delText>
        </w:r>
      </w:del>
      <w:ins w:id="250" w:author="Siyu Wang" w:date="2026-08-12T01:19:00Z" w16du:dateUtc="2026-08-12T05:19:00Z">
        <w:r w:rsidR="00C50073">
          <w:rPr>
            <w:rFonts w:ascii="Times New Roman" w:eastAsia="Times New Roman" w:hAnsi="Times New Roman" w:cs="Times New Roman"/>
            <w:sz w:val="24"/>
            <w:szCs w:val="24"/>
          </w:rPr>
          <w:t>,</w:t>
        </w:r>
      </w:ins>
      <w:ins w:id="251" w:author="Siyu Wang" w:date="2026-08-12T01:20:00Z" w16du:dateUtc="2026-08-12T05:20:00Z">
        <w:r w:rsidR="00253398">
          <w:rPr>
            <w:rFonts w:ascii="Times New Roman" w:eastAsia="Times New Roman" w:hAnsi="Times New Roman" w:cs="Times New Roman"/>
            <w:sz w:val="24"/>
            <w:szCs w:val="24"/>
          </w:rPr>
          <w:t xml:space="preserve"> </w:t>
        </w:r>
      </w:ins>
      <w:ins w:id="252" w:author="Siyu Wang" w:date="2026-08-12T01:21:00Z" w16du:dateUtc="2026-08-12T05:21:00Z">
        <w:r w:rsidR="00554A72">
          <w:rPr>
            <w:rFonts w:ascii="Times New Roman" w:eastAsia="Times New Roman" w:hAnsi="Times New Roman" w:cs="Times New Roman"/>
            <w:sz w:val="24"/>
            <w:szCs w:val="24"/>
          </w:rPr>
          <w:t>he</w:t>
        </w:r>
      </w:ins>
      <w:del w:id="253" w:author="Siyu Wang" w:date="2026-08-12T01:20:00Z" w16du:dateUtc="2026-08-12T05:20:00Z">
        <w:r w:rsidDel="00D81A82">
          <w:rPr>
            <w:rFonts w:ascii="Times New Roman" w:eastAsia="Times New Roman" w:hAnsi="Times New Roman" w:cs="Times New Roman"/>
            <w:sz w:val="24"/>
            <w:szCs w:val="24"/>
          </w:rPr>
          <w:delText>t</w:delText>
        </w:r>
      </w:del>
      <w:r>
        <w:rPr>
          <w:rFonts w:ascii="Times New Roman" w:eastAsia="Times New Roman" w:hAnsi="Times New Roman" w:cs="Times New Roman"/>
          <w:sz w:val="24"/>
          <w:szCs w:val="24"/>
        </w:rPr>
        <w:t xml:space="preserve"> could hold the bar until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replaced the yellow one and then release the bar. </w:t>
      </w:r>
    </w:p>
    <w:p w14:paraId="00000056" w14:textId="4BD60B02" w:rsidR="00585BFC" w:rsidRDefault="00000000">
      <w:pPr>
        <w:spacing w:after="0" w:line="480" w:lineRule="auto"/>
        <w:ind w:left="-5" w:firstLine="365"/>
        <w:rPr>
          <w:rFonts w:ascii="Times New Roman" w:eastAsia="Times New Roman" w:hAnsi="Times New Roman" w:cs="Times New Roman"/>
          <w:sz w:val="24"/>
          <w:szCs w:val="24"/>
        </w:rPr>
        <w:pPrChange w:id="254" w:author="Siyu Wang" w:date="2026-08-12T01:19:00Z" w16du:dateUtc="2026-08-12T05:19:00Z">
          <w:pPr>
            <w:spacing w:after="0" w:line="480" w:lineRule="auto"/>
          </w:pPr>
        </w:pPrChange>
      </w:pPr>
      <w:r>
        <w:rPr>
          <w:rFonts w:ascii="Times New Roman" w:eastAsia="Times New Roman" w:hAnsi="Times New Roman" w:cs="Times New Roman"/>
          <w:sz w:val="24"/>
          <w:szCs w:val="24"/>
        </w:rPr>
        <w:t xml:space="preserve">With this design, we prevented the monkey from anticipating </w:t>
      </w:r>
      <w:del w:id="255" w:author="Siyu Wang" w:date="2026-08-12T01:20:00Z" w16du:dateUtc="2026-08-12T05:20:00Z">
        <w:r w:rsidDel="006A0910">
          <w:rPr>
            <w:rFonts w:ascii="Times New Roman" w:eastAsia="Times New Roman" w:hAnsi="Times New Roman" w:cs="Times New Roman"/>
            <w:sz w:val="24"/>
            <w:szCs w:val="24"/>
          </w:rPr>
          <w:delText>whether the acceptance or refusal period would be the first interval</w:delText>
        </w:r>
      </w:del>
      <w:ins w:id="256" w:author="Siyu Wang" w:date="2026-08-12T01:20:00Z" w16du:dateUtc="2026-08-12T05:20:00Z">
        <w:r w:rsidR="006A0910">
          <w:rPr>
            <w:rFonts w:ascii="Times New Roman" w:eastAsia="Times New Roman" w:hAnsi="Times New Roman" w:cs="Times New Roman"/>
            <w:sz w:val="24"/>
            <w:szCs w:val="24"/>
          </w:rPr>
          <w:t>which go signal would appear first</w:t>
        </w:r>
      </w:ins>
      <w:del w:id="257" w:author="Siyu Wang" w:date="2026-08-12T01:21:00Z" w16du:dateUtc="2026-08-12T05:21:00Z">
        <w:r w:rsidDel="00DF6D38">
          <w:rPr>
            <w:rFonts w:ascii="Times New Roman" w:eastAsia="Times New Roman" w:hAnsi="Times New Roman" w:cs="Times New Roman"/>
            <w:sz w:val="24"/>
            <w:szCs w:val="24"/>
          </w:rPr>
          <w:delText>, so it could not</w:delText>
        </w:r>
      </w:del>
      <w:ins w:id="258" w:author="Siyu Wang" w:date="2026-08-12T01:21:00Z" w16du:dateUtc="2026-08-12T05:21:00Z">
        <w:r w:rsidR="00DF6D38">
          <w:rPr>
            <w:rFonts w:ascii="Times New Roman" w:eastAsia="Times New Roman" w:hAnsi="Times New Roman" w:cs="Times New Roman"/>
            <w:sz w:val="24"/>
            <w:szCs w:val="24"/>
          </w:rPr>
          <w:t xml:space="preserve"> and</w:t>
        </w:r>
      </w:ins>
      <w:r>
        <w:rPr>
          <w:rFonts w:ascii="Times New Roman" w:eastAsia="Times New Roman" w:hAnsi="Times New Roman" w:cs="Times New Roman"/>
          <w:sz w:val="24"/>
          <w:szCs w:val="24"/>
        </w:rPr>
        <w:t xml:space="preserve"> preprogram</w:t>
      </w:r>
      <w:ins w:id="259" w:author="Siyu Wang" w:date="2026-08-12T01:21:00Z" w16du:dateUtc="2026-08-12T05:21:00Z">
        <w:r w:rsidR="00DF6D38">
          <w:rPr>
            <w:rFonts w:ascii="Times New Roman" w:eastAsia="Times New Roman" w:hAnsi="Times New Roman" w:cs="Times New Roman"/>
            <w:sz w:val="24"/>
            <w:szCs w:val="24"/>
          </w:rPr>
          <w:t>ing</w:t>
        </w:r>
      </w:ins>
      <w:r>
        <w:rPr>
          <w:rFonts w:ascii="Times New Roman" w:eastAsia="Times New Roman" w:hAnsi="Times New Roman" w:cs="Times New Roman"/>
          <w:sz w:val="24"/>
          <w:szCs w:val="24"/>
        </w:rPr>
        <w:t xml:space="preserve"> the motor response in the cue period.</w:t>
      </w:r>
    </w:p>
    <w:p w14:paraId="00000057" w14:textId="70C466A9"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offer was accepted,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turned blue (the feedback signal), and the reward drops were delivered after the delay. If the offer was </w:t>
      </w:r>
      <w:r w:rsidR="00EC3E1F">
        <w:rPr>
          <w:rFonts w:ascii="Times New Roman" w:eastAsia="Times New Roman" w:hAnsi="Times New Roman" w:cs="Times New Roman"/>
          <w:sz w:val="24"/>
          <w:szCs w:val="24"/>
        </w:rPr>
        <w:t>rejected</w:t>
      </w:r>
      <w:r>
        <w:rPr>
          <w:rFonts w:ascii="Times New Roman" w:eastAsia="Times New Roman" w:hAnsi="Times New Roman" w:cs="Times New Roman"/>
          <w:sz w:val="24"/>
          <w:szCs w:val="24"/>
        </w:rPr>
        <w:t xml:space="preserve">, the cue and fixation target disappeared, and a new trial would begin immediately with a new offer.  </w:t>
      </w:r>
    </w:p>
    <w:p w14:paraId="00000058" w14:textId="39A34E44" w:rsidR="00585BFC" w:rsidRDefault="00000000">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within the virtual window until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appeared. </w:t>
      </w:r>
    </w:p>
    <w:p w14:paraId="00000059" w14:textId="7C1CE4BD"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error was registered if the monkey (a) released the </w:t>
      </w:r>
      <w:del w:id="260" w:author="Siyu Wang" w:date="2026-08-12T01:22:00Z" w16du:dateUtc="2026-08-12T05:22:00Z">
        <w:r w:rsidDel="00223D25">
          <w:rPr>
            <w:rFonts w:ascii="Times New Roman" w:eastAsia="Times New Roman" w:hAnsi="Times New Roman" w:cs="Times New Roman"/>
            <w:sz w:val="24"/>
            <w:szCs w:val="24"/>
          </w:rPr>
          <w:delText xml:space="preserve">lever </w:delText>
        </w:r>
      </w:del>
      <w:ins w:id="261" w:author="Siyu Wang" w:date="2026-08-12T01:22:00Z" w16du:dateUtc="2026-08-12T05:22:00Z">
        <w:r w:rsidR="00223D25">
          <w:rPr>
            <w:rFonts w:ascii="Times New Roman" w:eastAsia="Times New Roman" w:hAnsi="Times New Roman" w:cs="Times New Roman"/>
            <w:sz w:val="24"/>
            <w:szCs w:val="24"/>
          </w:rPr>
          <w:t xml:space="preserve">bar </w:t>
        </w:r>
      </w:ins>
      <w:r>
        <w:rPr>
          <w:rFonts w:ascii="Times New Roman" w:eastAsia="Times New Roman" w:hAnsi="Times New Roman" w:cs="Times New Roman"/>
          <w:sz w:val="24"/>
          <w:szCs w:val="24"/>
        </w:rPr>
        <w:t xml:space="preserve">during the cue period, (b) did not maintain gaze in the virtual window, or (c) failed to release the </w:t>
      </w:r>
      <w:ins w:id="262" w:author="Siyu Wang" w:date="2026-08-12T01:22:00Z" w16du:dateUtc="2026-08-12T05:22:00Z">
        <w:r w:rsidR="00223D25">
          <w:rPr>
            <w:rFonts w:ascii="Times New Roman" w:eastAsia="Times New Roman" w:hAnsi="Times New Roman" w:cs="Times New Roman"/>
            <w:sz w:val="24"/>
            <w:szCs w:val="24"/>
          </w:rPr>
          <w:t xml:space="preserve">bar </w:t>
        </w:r>
      </w:ins>
      <w:del w:id="263" w:author="Siyu Wang" w:date="2026-08-12T01:22:00Z" w16du:dateUtc="2026-08-12T05:22:00Z">
        <w:r w:rsidDel="00223D25">
          <w:rPr>
            <w:rFonts w:ascii="Times New Roman" w:eastAsia="Times New Roman" w:hAnsi="Times New Roman" w:cs="Times New Roman"/>
            <w:sz w:val="24"/>
            <w:szCs w:val="24"/>
          </w:rPr>
          <w:delText xml:space="preserve">lever </w:delText>
        </w:r>
      </w:del>
      <w:r>
        <w:rPr>
          <w:rFonts w:ascii="Times New Roman" w:eastAsia="Times New Roman" w:hAnsi="Times New Roman" w:cs="Times New Roman"/>
          <w:sz w:val="24"/>
          <w:szCs w:val="24"/>
        </w:rPr>
        <w:t>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appeared on the screen for 1000</w:t>
      </w:r>
      <w:del w:id="264" w:author="Siyu Wang" w:date="2026-08-12T01:23:00Z" w16du:dateUtc="2026-08-12T05:23:00Z">
        <w:r w:rsidDel="007A1B31">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ms. Following an error, the next trial was a correction trial, during which the offer was repeated. </w:t>
      </w:r>
    </w:p>
    <w:p w14:paraId="0000005A" w14:textId="77777777" w:rsidR="00585BFC" w:rsidRDefault="00585BFC">
      <w:pPr>
        <w:spacing w:after="0" w:line="480" w:lineRule="auto"/>
        <w:ind w:left="-5"/>
        <w:rPr>
          <w:rFonts w:ascii="Times New Roman" w:eastAsia="Times New Roman" w:hAnsi="Times New Roman" w:cs="Times New Roman"/>
          <w:sz w:val="24"/>
          <w:szCs w:val="24"/>
        </w:rPr>
      </w:pPr>
    </w:p>
    <w:p w14:paraId="0000005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494C5DD4" w14:textId="400CF3CD" w:rsidR="00E87444" w:rsidRDefault="00000000" w:rsidP="00FD612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behavioral analyses, we used data from all the neural recording days (7 for monkey T and 16 for monkey S).</w:t>
      </w:r>
      <w:r w:rsidR="00E87444">
        <w:rPr>
          <w:rFonts w:ascii="Times New Roman" w:eastAsia="Times New Roman" w:hAnsi="Times New Roman" w:cs="Times New Roman"/>
          <w:sz w:val="24"/>
          <w:szCs w:val="24"/>
        </w:rPr>
        <w:t xml:space="preserve"> All analyses were separately carried out in the two monkeys. </w:t>
      </w:r>
    </w:p>
    <w:p w14:paraId="758703AD" w14:textId="2CA2C8C9" w:rsidR="000B69A7" w:rsidRDefault="004324B5" w:rsidP="000B69A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Overview of behavioral models</w:t>
      </w:r>
    </w:p>
    <w:p w14:paraId="763653A9" w14:textId="07779B28" w:rsidR="000B69A7" w:rsidRDefault="000B69A7" w:rsidP="00496269">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fitted a total of six behavioral models to the data, consisting of three base models (Model 1, 2, 3) and three model variants (Model 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007B611C">
        <w:rPr>
          <w:rFonts w:ascii="Times New Roman" w:eastAsia="Times New Roman" w:hAnsi="Times New Roman" w:cs="Times New Roman"/>
          <w:sz w:val="24"/>
          <w:szCs w:val="24"/>
        </w:rPr>
        <w:t>2v</w:t>
      </w:r>
      <w:r>
        <w:rPr>
          <w:rFonts w:ascii="Times New Roman" w:eastAsia="Times New Roman" w:hAnsi="Times New Roman" w:cs="Times New Roman"/>
          <w:sz w:val="24"/>
          <w:szCs w:val="24"/>
        </w:rPr>
        <w:t>, 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The three sets of models (Model 1/1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2/2</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3/3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made different assumptions on </w:t>
      </w:r>
      <w:r w:rsidR="009F2914">
        <w:rPr>
          <w:rFonts w:ascii="Times New Roman" w:eastAsia="Times New Roman" w:hAnsi="Times New Roman" w:cs="Times New Roman"/>
          <w:sz w:val="24"/>
          <w:szCs w:val="24"/>
        </w:rPr>
        <w:t xml:space="preserve">the decision </w:t>
      </w:r>
      <w:r w:rsidR="009F2914" w:rsidRPr="003E4ED8">
        <w:rPr>
          <w:rFonts w:ascii="Times New Roman" w:eastAsia="Times New Roman" w:hAnsi="Times New Roman" w:cs="Times New Roman"/>
          <w:sz w:val="24"/>
          <w:szCs w:val="24"/>
        </w:rPr>
        <w:t>processes</w:t>
      </w:r>
      <w:r w:rsidR="0089687D" w:rsidRPr="003E4ED8">
        <w:rPr>
          <w:rFonts w:ascii="Times New Roman" w:eastAsia="Times New Roman" w:hAnsi="Times New Roman" w:cs="Times New Roman"/>
          <w:sz w:val="24"/>
          <w:szCs w:val="24"/>
        </w:rPr>
        <w:t xml:space="preserve"> </w:t>
      </w:r>
      <w:r w:rsidR="00E36E9D" w:rsidRPr="003E4ED8">
        <w:rPr>
          <w:rFonts w:ascii="Times New Roman" w:eastAsia="Times New Roman" w:hAnsi="Times New Roman" w:cs="Times New Roman"/>
          <w:sz w:val="24"/>
          <w:szCs w:val="24"/>
        </w:rPr>
        <w:t>(</w:t>
      </w:r>
      <w:del w:id="265" w:author="Siyu Wang" w:date="2026-08-12T01:24:00Z" w16du:dateUtc="2026-08-12T05:24:00Z">
        <w:r w:rsidR="00E36E9D" w:rsidRPr="003E4ED8" w:rsidDel="00BC0BCB">
          <w:rPr>
            <w:rFonts w:ascii="Times New Roman" w:eastAsia="Times New Roman" w:hAnsi="Times New Roman" w:cs="Times New Roman"/>
            <w:sz w:val="24"/>
            <w:szCs w:val="24"/>
          </w:rPr>
          <w:delText>e.g.</w:delText>
        </w:r>
      </w:del>
      <w:ins w:id="266" w:author="Siyu Wang" w:date="2026-08-12T01:24:00Z" w16du:dateUtc="2026-08-12T05:24:00Z">
        <w:r w:rsidR="00BC0BCB">
          <w:rPr>
            <w:rFonts w:ascii="Times New Roman" w:eastAsia="Times New Roman" w:hAnsi="Times New Roman" w:cs="Times New Roman"/>
            <w:sz w:val="24"/>
            <w:szCs w:val="24"/>
          </w:rPr>
          <w:t>i.e.</w:t>
        </w:r>
      </w:ins>
      <w:r w:rsidR="00E36E9D" w:rsidRPr="003E4ED8">
        <w:rPr>
          <w:rFonts w:ascii="Times New Roman" w:eastAsia="Times New Roman" w:hAnsi="Times New Roman" w:cs="Times New Roman"/>
          <w:sz w:val="24"/>
          <w:szCs w:val="24"/>
        </w:rPr>
        <w:t>, how the go signal modifies the temporally discounted value)</w:t>
      </w:r>
      <w:r w:rsidRPr="003E4ED8">
        <w:rPr>
          <w:rFonts w:ascii="Times New Roman" w:eastAsia="Times New Roman" w:hAnsi="Times New Roman" w:cs="Times New Roman"/>
          <w:sz w:val="24"/>
          <w:szCs w:val="24"/>
        </w:rPr>
        <w:t xml:space="preserve">. </w:t>
      </w:r>
      <w:r w:rsidR="00F62EDD" w:rsidRPr="003E4ED8">
        <w:rPr>
          <w:rFonts w:ascii="Times New Roman" w:eastAsia="Times New Roman" w:hAnsi="Times New Roman" w:cs="Times New Roman"/>
          <w:sz w:val="24"/>
          <w:szCs w:val="24"/>
        </w:rPr>
        <w:t>We will first describe the c</w:t>
      </w:r>
      <w:r w:rsidR="00F62EDD">
        <w:rPr>
          <w:rFonts w:ascii="Times New Roman" w:eastAsia="Times New Roman" w:hAnsi="Times New Roman" w:cs="Times New Roman"/>
          <w:sz w:val="24"/>
          <w:szCs w:val="24"/>
        </w:rPr>
        <w:t xml:space="preserve">ommon assumptions adopted by all models. </w:t>
      </w:r>
    </w:p>
    <w:p w14:paraId="14854EE3" w14:textId="0A929A63" w:rsidR="00E31425" w:rsidRDefault="00E31425" w:rsidP="000B69A7">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all models, it is assumed that animals compute the expected 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accept</m:t>
            </m:r>
          </m:sup>
        </m:sSup>
      </m:oMath>
      <w:r>
        <w:rPr>
          <w:rFonts w:ascii="Times New Roman" w:eastAsia="Times New Roman" w:hAnsi="Times New Roman" w:cs="Times New Roman"/>
          <w:sz w:val="24"/>
          <w:szCs w:val="24"/>
        </w:rPr>
        <w:t xml:space="preserve">, and the expected value for rejecting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reject</m:t>
            </m:r>
          </m:sup>
        </m:sSup>
      </m:oMath>
      <w:r>
        <w:rPr>
          <w:rFonts w:ascii="Times New Roman" w:eastAsia="Times New Roman" w:hAnsi="Times New Roman" w:cs="Times New Roman"/>
          <w:sz w:val="24"/>
          <w:szCs w:val="24"/>
        </w:rPr>
        <w:t xml:space="preserve">, and </w:t>
      </w:r>
      <w:r w:rsidR="00C83B6E">
        <w:rPr>
          <w:rFonts w:ascii="Times New Roman" w:eastAsia="Times New Roman" w:hAnsi="Times New Roman" w:cs="Times New Roman"/>
          <w:sz w:val="24"/>
          <w:szCs w:val="24"/>
        </w:rPr>
        <w:t xml:space="preserve">accept/reject </w:t>
      </w:r>
      <w:r>
        <w:rPr>
          <w:rFonts w:ascii="Times New Roman" w:eastAsia="Times New Roman" w:hAnsi="Times New Roman" w:cs="Times New Roman"/>
          <w:sz w:val="24"/>
          <w:szCs w:val="24"/>
        </w:rPr>
        <w:t xml:space="preserve">decisions are made by comparing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accept</m:t>
            </m:r>
          </m:sup>
        </m:sSup>
      </m:oMath>
      <w:r>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reject</m:t>
            </m:r>
          </m:sup>
        </m:sSup>
      </m:oMath>
      <w:r>
        <w:rPr>
          <w:rFonts w:ascii="Times New Roman" w:eastAsia="Times New Roman" w:hAnsi="Times New Roman" w:cs="Times New Roman"/>
          <w:sz w:val="24"/>
          <w:szCs w:val="24"/>
        </w:rPr>
        <w:t xml:space="preserve"> using the softmax </w:t>
      </w:r>
      <w:r w:rsidR="002B17EA">
        <w:rPr>
          <w:rFonts w:ascii="Times New Roman" w:eastAsia="Times New Roman" w:hAnsi="Times New Roman" w:cs="Times New Roman"/>
          <w:sz w:val="24"/>
          <w:szCs w:val="24"/>
        </w:rPr>
        <w:t xml:space="preserve">decision </w:t>
      </w:r>
      <w:r>
        <w:rPr>
          <w:rFonts w:ascii="Times New Roman" w:eastAsia="Times New Roman" w:hAnsi="Times New Roman" w:cs="Times New Roman"/>
          <w:sz w:val="24"/>
          <w:szCs w:val="24"/>
        </w:rPr>
        <w:t>rule:</w:t>
      </w:r>
    </w:p>
    <w:p w14:paraId="5930229F" w14:textId="77777777" w:rsidR="00E31425" w:rsidRPr="00326D44" w:rsidRDefault="00E31425" w:rsidP="00E31425">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accept</m:t>
                          </m:r>
                        </m:sup>
                      </m:sSup>
                      <m:r>
                        <m:rPr>
                          <m:sty m:val="p"/>
                        </m:rP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m:rPr>
                          <m:sty m:val="p"/>
                        </m:rPr>
                        <w:rPr>
                          <w:rFonts w:ascii="Cambria Math" w:eastAsia="Times New Roman" w:hAnsi="Cambria Math" w:cs="Times New Roman"/>
                          <w:sz w:val="24"/>
                          <w:szCs w:val="24"/>
                        </w:rPr>
                        <m:t xml:space="preserve">  </m:t>
                      </m:r>
                    </m:num>
                    <m:den>
                      <m:r>
                        <w:rPr>
                          <w:rFonts w:ascii="Cambria Math" w:eastAsia="Cambria Math" w:hAnsi="Cambria Math" w:cs="Cambria Math"/>
                        </w:rPr>
                        <m:t>σ</m:t>
                      </m:r>
                    </m:den>
                  </m:f>
                </m:sup>
              </m:sSup>
            </m:den>
          </m:f>
        </m:oMath>
      </m:oMathPara>
    </w:p>
    <w:p w14:paraId="26AD0488" w14:textId="40C635B9" w:rsidR="00E31425" w:rsidDel="00113F10" w:rsidRDefault="00E31425" w:rsidP="00E31425">
      <w:pPr>
        <w:rPr>
          <w:del w:id="267" w:author="Siyu Wang" w:date="2026-08-12T01:25:00Z" w16du:dateUtc="2026-08-12T05:25:00Z"/>
          <w:rFonts w:ascii="Times New Roman" w:eastAsia="Times New Roman" w:hAnsi="Times New Roman" w:cs="Times New Roman"/>
          <w:sz w:val="24"/>
          <w:szCs w:val="24"/>
        </w:rPr>
      </w:pPr>
      <w:r>
        <w:rPr>
          <w:rFonts w:ascii="Cambria Math" w:eastAsia="Cambria Math" w:hAnsi="Cambria Math" w:cs="Cambria Math"/>
        </w:rPr>
        <w:t xml:space="preserve">Here, </w:t>
      </w:r>
      <m:oMath>
        <m:r>
          <w:rPr>
            <w:rFonts w:ascii="Cambria Math" w:eastAsia="Cambria Math" w:hAnsi="Cambria Math" w:cs="Cambria Math"/>
          </w:rPr>
          <m:t>σ</m:t>
        </m:r>
      </m:oMath>
      <w:r>
        <w:rPr>
          <w:rFonts w:ascii="Times New Roman" w:eastAsia="Times New Roman" w:hAnsi="Times New Roman" w:cs="Times New Roman"/>
          <w:sz w:val="24"/>
          <w:szCs w:val="24"/>
        </w:rPr>
        <w:t xml:space="preserve"> is </w:t>
      </w:r>
      <w:r w:rsidR="00C83B6E">
        <w:rPr>
          <w:rFonts w:ascii="Times New Roman" w:eastAsia="Times New Roman" w:hAnsi="Times New Roman" w:cs="Times New Roman"/>
          <w:sz w:val="24"/>
          <w:szCs w:val="24"/>
        </w:rPr>
        <w:t>a</w:t>
      </w:r>
      <w:r w:rsidR="004A54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decision noise parameter that captures choice stochasticity. </w:t>
      </w:r>
    </w:p>
    <w:p w14:paraId="3C8F097A" w14:textId="61B0F728" w:rsidR="00D755D1" w:rsidDel="00113F10" w:rsidRDefault="00D755D1" w:rsidP="00D755D1">
      <w:pPr>
        <w:rPr>
          <w:del w:id="268" w:author="Siyu Wang" w:date="2026-08-12T01:25:00Z" w16du:dateUtc="2026-08-12T05:25:00Z"/>
          <w:rFonts w:ascii="Times New Roman" w:eastAsia="Times New Roman" w:hAnsi="Times New Roman" w:cs="Times New Roman"/>
          <w:sz w:val="24"/>
          <w:szCs w:val="24"/>
        </w:rPr>
      </w:pPr>
    </w:p>
    <w:p w14:paraId="5690DF1B" w14:textId="77777777" w:rsidR="00D755D1" w:rsidRDefault="00D755D1" w:rsidP="00D755D1">
      <w:pPr>
        <w:rPr>
          <w:rFonts w:ascii="Cambria Math" w:eastAsia="Cambria Math" w:hAnsi="Cambria Math" w:cs="Cambria Math"/>
        </w:rPr>
      </w:pPr>
    </w:p>
    <w:p w14:paraId="201BC494" w14:textId="23628BE8" w:rsidR="00E31425" w:rsidRDefault="0005228E" w:rsidP="00E31425">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all models, </w:t>
      </w:r>
      <w:r w:rsidR="00A97625">
        <w:rPr>
          <w:rFonts w:ascii="Times New Roman" w:eastAsia="Times New Roman" w:hAnsi="Times New Roman" w:cs="Times New Roman"/>
          <w:sz w:val="24"/>
          <w:szCs w:val="24"/>
        </w:rPr>
        <w:t xml:space="preserve">it is also assumed that </w:t>
      </w:r>
      <w:ins w:id="269" w:author="Siyu Wang" w:date="2026-08-12T01:25:00Z" w16du:dateUtc="2026-08-12T05:25:00Z">
        <w:r w:rsidR="00C1099B">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h</w:t>
      </w:r>
      <w:r w:rsidR="00E31425">
        <w:rPr>
          <w:rFonts w:ascii="Times New Roman" w:eastAsia="Times New Roman" w:hAnsi="Times New Roman" w:cs="Times New Roman"/>
          <w:sz w:val="24"/>
          <w:szCs w:val="24"/>
        </w:rPr>
        <w:t xml:space="preserve">yperbolic discounting </w:t>
      </w:r>
      <w:r w:rsidR="00A97625">
        <w:rPr>
          <w:rFonts w:ascii="Times New Roman" w:eastAsia="Times New Roman" w:hAnsi="Times New Roman" w:cs="Times New Roman"/>
          <w:sz w:val="24"/>
          <w:szCs w:val="24"/>
        </w:rPr>
        <w:t xml:space="preserve">function </w:t>
      </w:r>
      <m:oMath>
        <m:r>
          <w:rPr>
            <w:rFonts w:ascii="Cambria Math" w:eastAsia="Cambria Math" w:hAnsi="Cambria Math" w:cs="Cambria Math"/>
          </w:rPr>
          <m:t>h</m:t>
        </m:r>
        <m:r>
          <w:rPr>
            <w:rFonts w:ascii="Cambria Math" w:eastAsia="Times New Roman" w:hAnsi="Cambria Math" w:cs="Times New Roman"/>
          </w:rPr>
          <m:t>(R, D)</m:t>
        </m:r>
      </m:oMath>
      <w:r w:rsidR="000B5862">
        <w:rPr>
          <w:rFonts w:ascii="Times New Roman" w:eastAsia="Times New Roman" w:hAnsi="Times New Roman" w:cs="Times New Roman"/>
          <w:sz w:val="24"/>
          <w:szCs w:val="24"/>
        </w:rPr>
        <w:t xml:space="preserve"> </w:t>
      </w:r>
      <w:r w:rsidR="00E31425">
        <w:rPr>
          <w:rFonts w:ascii="Times New Roman" w:eastAsia="Times New Roman" w:hAnsi="Times New Roman" w:cs="Times New Roman"/>
          <w:sz w:val="24"/>
          <w:szCs w:val="24"/>
        </w:rPr>
        <w:t xml:space="preserve">is used to </w:t>
      </w:r>
      <w:r w:rsidR="00D903FF">
        <w:rPr>
          <w:rFonts w:ascii="Times New Roman" w:eastAsia="Times New Roman" w:hAnsi="Times New Roman" w:cs="Times New Roman"/>
          <w:sz w:val="24"/>
          <w:szCs w:val="24"/>
        </w:rPr>
        <w:t>calculate</w:t>
      </w:r>
      <w:r w:rsidR="00E31425">
        <w:rPr>
          <w:rFonts w:ascii="Times New Roman" w:eastAsia="Times New Roman" w:hAnsi="Times New Roman" w:cs="Times New Roman"/>
          <w:sz w:val="24"/>
          <w:szCs w:val="24"/>
        </w:rPr>
        <w:t xml:space="preserve"> temporally discounted values. A reward </w:t>
      </w:r>
      <m:oMath>
        <m:r>
          <w:rPr>
            <w:rFonts w:ascii="Cambria Math" w:eastAsia="Times New Roman" w:hAnsi="Cambria Math" w:cs="Times New Roman"/>
            <w:sz w:val="24"/>
            <w:szCs w:val="24"/>
          </w:rPr>
          <m:t>R</m:t>
        </m:r>
      </m:oMath>
      <w:r w:rsidR="00E31425">
        <w:rPr>
          <w:rFonts w:ascii="Times New Roman" w:eastAsia="Times New Roman" w:hAnsi="Times New Roman" w:cs="Times New Roman"/>
          <w:sz w:val="24"/>
          <w:szCs w:val="24"/>
        </w:rPr>
        <w:t xml:space="preserve"> at a delay </w:t>
      </w:r>
      <m:oMath>
        <m:r>
          <w:rPr>
            <w:rFonts w:ascii="Cambria Math" w:eastAsia="Times New Roman" w:hAnsi="Cambria Math" w:cs="Times New Roman"/>
            <w:sz w:val="24"/>
            <w:szCs w:val="24"/>
          </w:rPr>
          <m:t>D</m:t>
        </m:r>
      </m:oMath>
      <w:r w:rsidR="00E31425">
        <w:rPr>
          <w:rFonts w:ascii="Times New Roman" w:eastAsia="Times New Roman" w:hAnsi="Times New Roman" w:cs="Times New Roman"/>
          <w:sz w:val="24"/>
          <w:szCs w:val="24"/>
        </w:rPr>
        <w:t xml:space="preserve"> </w:t>
      </w:r>
      <w:r w:rsidR="00C43E8D">
        <w:rPr>
          <w:rFonts w:ascii="Times New Roman" w:eastAsia="Times New Roman" w:hAnsi="Times New Roman" w:cs="Times New Roman"/>
          <w:sz w:val="24"/>
          <w:szCs w:val="24"/>
        </w:rPr>
        <w:t xml:space="preserve">has </w:t>
      </w:r>
      <w:r w:rsidR="00E31425">
        <w:rPr>
          <w:rFonts w:ascii="Times New Roman" w:eastAsia="Times New Roman" w:hAnsi="Times New Roman" w:cs="Times New Roman"/>
          <w:sz w:val="24"/>
          <w:szCs w:val="24"/>
        </w:rPr>
        <w:t xml:space="preserve">temporally discounted value </w:t>
      </w:r>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R,D</m:t>
            </m:r>
          </m:e>
        </m:d>
      </m:oMath>
    </w:p>
    <w:p w14:paraId="64512F77" w14:textId="0ABADC3F" w:rsidR="00E31425" w:rsidRPr="00EF11E9" w:rsidRDefault="000B6C8C" w:rsidP="00E31425">
      <w:pPr>
        <w:spacing w:after="0" w:line="480" w:lineRule="auto"/>
        <w:rPr>
          <w:rFonts w:ascii="Times New Roman" w:eastAsia="Times New Roman" w:hAnsi="Times New Roman" w:cs="Times New Roman"/>
        </w:rPr>
      </w:pPr>
      <m:oMathPara>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R, D</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R</m:t>
              </m:r>
            </m:num>
            <m:den>
              <m:r>
                <w:rPr>
                  <w:rFonts w:ascii="Cambria Math" w:eastAsia="Cambria Math" w:hAnsi="Cambria Math" w:cs="Cambria Math"/>
                </w:rPr>
                <m:t>1+k⋅D</m:t>
              </m:r>
            </m:den>
          </m:f>
        </m:oMath>
      </m:oMathPara>
    </w:p>
    <w:p w14:paraId="1588EE9C" w14:textId="480583EF" w:rsidR="000B69A7" w:rsidRDefault="00E31425" w:rsidP="00D27F47">
      <w:pPr>
        <w:spacing w:after="0" w:line="480" w:lineRule="auto"/>
        <w:rPr>
          <w:ins w:id="270" w:author="Siyu Wang" w:date="2026-08-12T01:35:00Z" w16du:dateUtc="2026-08-12T05:35:00Z"/>
          <w:rFonts w:ascii="Times New Roman" w:eastAsia="Times New Roman" w:hAnsi="Times New Roman" w:cs="Times New Roman"/>
          <w:sz w:val="24"/>
          <w:szCs w:val="24"/>
        </w:rPr>
      </w:pPr>
      <w:r>
        <w:rPr>
          <w:rFonts w:ascii="Cambria Math" w:eastAsia="Times New Roman" w:hAnsi="Cambria Math" w:cs="Times New Roman"/>
        </w:rPr>
        <w:t>𝑤here</w:t>
      </w:r>
      <w:r>
        <w:rPr>
          <w:rFonts w:ascii="Times New Roman" w:eastAsia="Times New Roman" w:hAnsi="Times New Roman" w:cs="Times New Roman"/>
        </w:rPr>
        <w:t xml:space="preserve"> </w:t>
      </w:r>
      <m:oMath>
        <m:r>
          <w:rPr>
            <w:rFonts w:ascii="Cambria Math" w:eastAsia="Cambria Math" w:hAnsi="Cambria Math" w:cs="Cambria Math"/>
          </w:rPr>
          <m:t>k</m:t>
        </m:r>
      </m:oMath>
      <w:r>
        <w:rPr>
          <w:rFonts w:ascii="Times New Roman" w:eastAsia="Times New Roman" w:hAnsi="Times New Roman" w:cs="Times New Roman"/>
          <w:sz w:val="24"/>
          <w:szCs w:val="24"/>
        </w:rPr>
        <w:t xml:space="preserve"> is the hyperbolic discounting parameter.</w:t>
      </w:r>
    </w:p>
    <w:p w14:paraId="62B427E2" w14:textId="77777777" w:rsidR="000A1FAF" w:rsidRDefault="000A1FAF" w:rsidP="00D27F47">
      <w:pPr>
        <w:spacing w:after="0" w:line="480" w:lineRule="auto"/>
        <w:rPr>
          <w:rFonts w:ascii="Times New Roman" w:eastAsia="Times New Roman" w:hAnsi="Times New Roman" w:cs="Times New Roman"/>
          <w:sz w:val="24"/>
          <w:szCs w:val="24"/>
        </w:rPr>
      </w:pPr>
    </w:p>
    <w:p w14:paraId="070AEB74" w14:textId="77777777" w:rsidR="00E87444" w:rsidRPr="00470440" w:rsidRDefault="00E87444" w:rsidP="00B65E91">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470440">
        <w:rPr>
          <w:rFonts w:ascii="Times New Roman" w:eastAsia="Times New Roman" w:hAnsi="Times New Roman" w:cs="Times New Roman"/>
          <w:color w:val="000000"/>
          <w:sz w:val="24"/>
          <w:szCs w:val="24"/>
          <w:u w:val="single"/>
        </w:rPr>
        <w:t>Model 1</w:t>
      </w:r>
    </w:p>
    <w:p w14:paraId="36A886DF" w14:textId="630FE0A8" w:rsidR="00F155C0" w:rsidRDefault="005E160E" w:rsidP="00F155C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1 is a </w:t>
      </w:r>
      <w:r w:rsidR="00CE687F">
        <w:rPr>
          <w:rFonts w:ascii="Times New Roman" w:eastAsia="Times New Roman" w:hAnsi="Times New Roman" w:cs="Times New Roman"/>
          <w:sz w:val="24"/>
          <w:szCs w:val="24"/>
        </w:rPr>
        <w:t>baseline model</w:t>
      </w:r>
      <w:r w:rsidR="000B6C8C">
        <w:rPr>
          <w:rFonts w:ascii="Times New Roman" w:eastAsia="Times New Roman" w:hAnsi="Times New Roman" w:cs="Times New Roman"/>
          <w:sz w:val="24"/>
          <w:szCs w:val="24"/>
        </w:rPr>
        <w:t xml:space="preserve"> which </w:t>
      </w:r>
      <w:r w:rsidR="00CE687F">
        <w:rPr>
          <w:rFonts w:ascii="Times New Roman" w:eastAsia="Times New Roman" w:hAnsi="Times New Roman" w:cs="Times New Roman"/>
          <w:sz w:val="24"/>
          <w:szCs w:val="24"/>
        </w:rPr>
        <w:t xml:space="preserve">assumes </w:t>
      </w:r>
      <w:r w:rsidR="000B6C8C">
        <w:rPr>
          <w:rFonts w:ascii="Times New Roman" w:eastAsia="Times New Roman" w:hAnsi="Times New Roman" w:cs="Times New Roman"/>
          <w:sz w:val="24"/>
          <w:szCs w:val="24"/>
        </w:rPr>
        <w:t xml:space="preserve">that </w:t>
      </w:r>
      <w:r w:rsidR="00CE687F">
        <w:rPr>
          <w:rFonts w:ascii="Times New Roman" w:eastAsia="Times New Roman" w:hAnsi="Times New Roman" w:cs="Times New Roman"/>
          <w:sz w:val="24"/>
          <w:szCs w:val="24"/>
        </w:rPr>
        <w:t xml:space="preserve">temporal discounting decisions are made, independent of the go signal. </w:t>
      </w:r>
      <w:r w:rsidR="000B6C8C">
        <w:rPr>
          <w:rFonts w:ascii="Times New Roman" w:eastAsia="Times New Roman" w:hAnsi="Times New Roman" w:cs="Times New Roman"/>
          <w:sz w:val="24"/>
          <w:szCs w:val="24"/>
        </w:rPr>
        <w:t xml:space="preserve">The accept/reject decisions are made by comparing the temporally discounted value DV of the offers against a decision threshold </w:t>
      </w:r>
      <m:oMath>
        <m:r>
          <w:rPr>
            <w:rFonts w:ascii="Cambria Math" w:eastAsia="Cambria Math" w:hAnsi="Cambria Math" w:cs="Cambria Math"/>
          </w:rPr>
          <m:t>θ</m:t>
        </m:r>
      </m:oMath>
      <w:r w:rsidR="000B6C8C">
        <w:rPr>
          <w:rFonts w:ascii="Times New Roman" w:eastAsia="Times New Roman" w:hAnsi="Times New Roman" w:cs="Times New Roman"/>
        </w:rPr>
        <w:t>.</w:t>
      </w:r>
      <w:r w:rsidR="00F155C0" w:rsidRPr="00F155C0">
        <w:rPr>
          <w:rFonts w:ascii="Times New Roman" w:eastAsia="Times New Roman" w:hAnsi="Times New Roman" w:cs="Times New Roman"/>
          <w:sz w:val="24"/>
          <w:szCs w:val="24"/>
        </w:rPr>
        <w:t xml:space="preserve"> </w:t>
      </w:r>
      <w:r w:rsidR="00F155C0">
        <w:rPr>
          <w:rFonts w:ascii="Times New Roman" w:eastAsia="Times New Roman" w:hAnsi="Times New Roman" w:cs="Times New Roman"/>
          <w:sz w:val="24"/>
          <w:szCs w:val="24"/>
        </w:rPr>
        <w:t xml:space="preserve">Animals will be more likely to accept an offer when DV is above θ, and more likely to </w:t>
      </w:r>
      <w:del w:id="271" w:author="Siyu Wang" w:date="2026-08-12T01:26:00Z" w16du:dateUtc="2026-08-12T05:26:00Z">
        <w:r w:rsidR="00F155C0" w:rsidDel="006B5315">
          <w:rPr>
            <w:rFonts w:ascii="Times New Roman" w:eastAsia="Times New Roman" w:hAnsi="Times New Roman" w:cs="Times New Roman"/>
            <w:sz w:val="24"/>
            <w:szCs w:val="24"/>
          </w:rPr>
          <w:delText>reject</w:delText>
        </w:r>
      </w:del>
      <w:ins w:id="272" w:author="Siyu Wang" w:date="2026-08-12T01:26:00Z" w16du:dateUtc="2026-08-12T05:26:00Z">
        <w:r w:rsidR="006B5315">
          <w:rPr>
            <w:rFonts w:ascii="Times New Roman" w:eastAsia="Times New Roman" w:hAnsi="Times New Roman" w:cs="Times New Roman"/>
            <w:sz w:val="24"/>
            <w:szCs w:val="24"/>
          </w:rPr>
          <w:t>reject it</w:t>
        </w:r>
      </w:ins>
      <w:r w:rsidR="00F155C0">
        <w:rPr>
          <w:rFonts w:ascii="Times New Roman" w:eastAsia="Times New Roman" w:hAnsi="Times New Roman" w:cs="Times New Roman"/>
          <w:sz w:val="24"/>
          <w:szCs w:val="24"/>
        </w:rPr>
        <w:t xml:space="preserve"> otherwise. </w:t>
      </w:r>
    </w:p>
    <w:p w14:paraId="6EEFF7F7" w14:textId="56790A65" w:rsidR="00F6488C" w:rsidRDefault="008A745E" w:rsidP="008A745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temporally discounted </w:t>
      </w:r>
      <w:r w:rsidR="00914043">
        <w:rPr>
          <w:rFonts w:ascii="Times New Roman" w:eastAsia="Times New Roman" w:hAnsi="Times New Roman" w:cs="Times New Roman"/>
          <w:sz w:val="24"/>
          <w:szCs w:val="24"/>
        </w:rPr>
        <w:t xml:space="preserve">values are computed for each of the 9 </w:t>
      </w:r>
      <w:r w:rsidR="00FA13E5">
        <w:rPr>
          <w:rFonts w:ascii="Times New Roman" w:eastAsia="Times New Roman" w:hAnsi="Times New Roman" w:cs="Times New Roman"/>
          <w:sz w:val="24"/>
          <w:szCs w:val="24"/>
        </w:rPr>
        <w:t>offers. For the drop and delay associated with each offer, we have</w:t>
      </w:r>
      <w:r w:rsidR="00914043">
        <w:rPr>
          <w:rFonts w:ascii="Times New Roman" w:eastAsia="Times New Roman" w:hAnsi="Times New Roman" w:cs="Times New Roman"/>
          <w:sz w:val="24"/>
          <w:szCs w:val="24"/>
        </w:rPr>
        <w:t xml:space="preserve"> </w:t>
      </w:r>
    </w:p>
    <w:p w14:paraId="40916D55" w14:textId="5604EDD4" w:rsidR="00EF11E9" w:rsidRPr="00F6488C" w:rsidRDefault="000B6C8C" w:rsidP="00F6488C">
      <w:pPr>
        <w:spacing w:after="0" w:line="480" w:lineRule="auto"/>
        <w:rPr>
          <w:rFonts w:ascii="Times New Roman" w:eastAsia="Times New Roman" w:hAnsi="Times New Roman" w:cs="Times New Roman"/>
        </w:rPr>
      </w:pPr>
      <m:oMathPara>
        <m:oMath>
          <m:r>
            <w:rPr>
              <w:rFonts w:ascii="Cambria Math" w:eastAsia="Times New Roman" w:hAnsi="Cambria Math" w:cs="Times New Roman"/>
              <w:sz w:val="24"/>
              <w:szCs w:val="24"/>
            </w:rPr>
            <m:t>DV= h</m:t>
          </m:r>
          <m:d>
            <m:dPr>
              <m:ctrlPr>
                <w:rPr>
                  <w:rFonts w:ascii="Cambria Math" w:eastAsia="Times New Roman" w:hAnsi="Cambria Math" w:cs="Times New Roman"/>
                  <w:i/>
                  <w:sz w:val="24"/>
                  <w:szCs w:val="24"/>
                </w:rPr>
              </m:ctrlPr>
            </m:dPr>
            <m:e>
              <m:r>
                <m:rPr>
                  <m:nor/>
                </m:rPr>
                <w:rPr>
                  <w:rFonts w:ascii="Cambria Math" w:eastAsia="Times New Roman" w:hAnsi="Cambria Math" w:cs="Times New Roman"/>
                  <w:sz w:val="24"/>
                  <w:szCs w:val="24"/>
                </w:rPr>
                <m:t>drop</m:t>
              </m:r>
              <m:r>
                <w:rPr>
                  <w:rFonts w:ascii="Cambria Math" w:eastAsia="Times New Roman" w:hAnsi="Cambria Math" w:cs="Times New Roman"/>
                  <w:sz w:val="24"/>
                  <w:szCs w:val="24"/>
                </w:rPr>
                <m:t xml:space="preserve">, </m:t>
              </m:r>
              <m:r>
                <m:rPr>
                  <m:nor/>
                </m:rPr>
                <w:rPr>
                  <w:rFonts w:ascii="Cambria Math" w:eastAsia="Times New Roman" w:hAnsi="Cambria Math" w:cs="Times New Roman"/>
                  <w:sz w:val="24"/>
                  <w:szCs w:val="24"/>
                </w:rPr>
                <m:t>delay</m:t>
              </m:r>
            </m:e>
          </m:d>
          <m:r>
            <w:rPr>
              <w:rFonts w:ascii="Cambria Math" w:eastAsia="Times New Roman" w:hAnsi="Cambria Math" w:cs="Times New Roman"/>
            </w:rPr>
            <m:t>=</m:t>
          </m:r>
          <m:f>
            <m:fPr>
              <m:ctrlPr>
                <w:rPr>
                  <w:rFonts w:ascii="Cambria Math" w:eastAsia="Cambria Math" w:hAnsi="Cambria Math" w:cs="Cambria Math"/>
                </w:rPr>
              </m:ctrlPr>
            </m:fPr>
            <m:num>
              <m:r>
                <m:rPr>
                  <m:nor/>
                </m:rPr>
                <w:rPr>
                  <w:rFonts w:ascii="Cambria Math" w:eastAsia="Cambria Math" w:hAnsi="Cambria Math" w:cs="Cambria Math"/>
                </w:rPr>
                <m:t>drop</m:t>
              </m:r>
            </m:num>
            <m:den>
              <m:r>
                <w:rPr>
                  <w:rFonts w:ascii="Cambria Math" w:eastAsia="Cambria Math" w:hAnsi="Cambria Math" w:cs="Cambria Math"/>
                </w:rPr>
                <m:t>1+k⋅</m:t>
              </m:r>
              <m:r>
                <m:rPr>
                  <m:nor/>
                </m:rPr>
                <w:rPr>
                  <w:rFonts w:ascii="Cambria Math" w:eastAsia="Cambria Math" w:hAnsi="Cambria Math" w:cs="Cambria Math"/>
                </w:rPr>
                <m:t>delay</m:t>
              </m:r>
            </m:den>
          </m:f>
        </m:oMath>
      </m:oMathPara>
    </w:p>
    <w:p w14:paraId="575271AF" w14:textId="7B345ACF" w:rsidR="00E860A0" w:rsidRPr="00B343FF" w:rsidRDefault="00E860A0"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value for accepting the offer </w:t>
      </w:r>
      <w:r w:rsidR="00E05A11" w:rsidRPr="00B343FF">
        <w:rPr>
          <w:rFonts w:ascii="Times New Roman" w:eastAsia="Times New Roman" w:hAnsi="Times New Roman" w:cs="Times New Roman"/>
          <w:sz w:val="24"/>
          <w:szCs w:val="24"/>
        </w:rPr>
        <w:t xml:space="preserve">is simply the discounted value,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eastAsia="Times New Roman" w:hAnsi="Cambria Math" w:cs="Times New Roman"/>
            <w:sz w:val="24"/>
            <w:szCs w:val="24"/>
          </w:rPr>
          <m:t>=DV</m:t>
        </m:r>
      </m:oMath>
      <w:r w:rsidRPr="00B343FF">
        <w:rPr>
          <w:rFonts w:ascii="Times New Roman" w:eastAsia="Times New Roman" w:hAnsi="Times New Roman" w:cs="Times New Roman"/>
          <w:sz w:val="24"/>
          <w:szCs w:val="24"/>
        </w:rPr>
        <w:t xml:space="preserve">, and the value for rejecting the offer is the decision threshold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xml:space="preserve">. </w:t>
      </w:r>
    </w:p>
    <w:p w14:paraId="49BF7D13" w14:textId="714B7806" w:rsidR="00E05A11" w:rsidRPr="00B343FF" w:rsidRDefault="00E05A11"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Thus, via the softmax decision rule, we have </w:t>
      </w:r>
    </w:p>
    <w:p w14:paraId="5ECD75E4" w14:textId="2352FCDC" w:rsidR="00E05A11" w:rsidRPr="000A1FAF" w:rsidRDefault="005E5890" w:rsidP="00B343FF">
      <w:pPr>
        <w:pBdr>
          <w:top w:val="nil"/>
          <w:left w:val="nil"/>
          <w:bottom w:val="nil"/>
          <w:right w:val="nil"/>
          <w:between w:val="nil"/>
        </w:pBdr>
        <w:shd w:val="clear" w:color="auto" w:fill="FFFFFF"/>
        <w:tabs>
          <w:tab w:val="left" w:pos="270"/>
        </w:tabs>
        <w:spacing w:after="0" w:line="480" w:lineRule="auto"/>
        <w:rPr>
          <w:ins w:id="273" w:author="Siyu Wang" w:date="2026-08-12T01:35:00Z" w16du:dateUtc="2026-08-12T05:35:00Z"/>
          <w:rFonts w:ascii="Times New Roman" w:eastAsia="Times New Roman" w:hAnsi="Times New Roman" w:cs="Times New Roman"/>
          <w:sz w:val="24"/>
        </w:rPr>
      </w:pPr>
      <m:oMathPara>
        <m:oMath>
          <m:r>
            <w:rPr>
              <w:rFonts w:ascii="Cambria Math" w:hAnsi="Cambria Math"/>
              <w:sz w:val="24"/>
            </w:rPr>
            <m:t>p</m:t>
          </m:r>
          <m:d>
            <m:dPr>
              <m:ctrlPr>
                <w:rPr>
                  <w:rFonts w:ascii="Cambria Math" w:hAnsi="Cambria Math"/>
                  <w:sz w:val="24"/>
                </w:rPr>
              </m:ctrlPr>
            </m:dPr>
            <m:e>
              <m:r>
                <w:rPr>
                  <w:rFonts w:ascii="Cambria Math" w:hAnsi="Cambria Math"/>
                  <w:sz w:val="24"/>
                </w:rPr>
                <m:t>accept</m:t>
              </m:r>
            </m:e>
          </m:d>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1+</m:t>
              </m:r>
              <m:sSup>
                <m:sSupPr>
                  <m:ctrlPr>
                    <w:rPr>
                      <w:rFonts w:ascii="Cambria Math" w:hAnsi="Cambria Math"/>
                      <w:sz w:val="24"/>
                    </w:rPr>
                  </m:ctrlPr>
                </m:sSupPr>
                <m:e>
                  <m:r>
                    <w:rPr>
                      <w:rFonts w:ascii="Cambria Math" w:hAnsi="Cambria Math"/>
                      <w:sz w:val="24"/>
                    </w:rPr>
                    <m:t>e</m:t>
                  </m:r>
                </m:e>
                <m:sup>
                  <m:r>
                    <w:rPr>
                      <w:rFonts w:ascii="Cambria Math" w:hAnsi="Cambria Math"/>
                      <w:sz w:val="24"/>
                    </w:rPr>
                    <m:t>-</m:t>
                  </m:r>
                  <m:f>
                    <m:fPr>
                      <m:ctrlPr>
                        <w:rPr>
                          <w:rFonts w:ascii="Cambria Math" w:hAnsi="Cambria Math"/>
                          <w:sz w:val="24"/>
                        </w:rPr>
                      </m:ctrlPr>
                    </m:fPr>
                    <m:num>
                      <m:r>
                        <w:rPr>
                          <w:rFonts w:ascii="Cambria Math" w:hAnsi="Cambria Math"/>
                          <w:sz w:val="24"/>
                        </w:rPr>
                        <m:t>DV-θ</m:t>
                      </m:r>
                    </m:num>
                    <m:den>
                      <m:r>
                        <w:rPr>
                          <w:rFonts w:ascii="Cambria Math" w:hAnsi="Cambria Math"/>
                          <w:sz w:val="24"/>
                        </w:rPr>
                        <m:t>σ</m:t>
                      </m:r>
                    </m:den>
                  </m:f>
                </m:sup>
              </m:sSup>
            </m:den>
          </m:f>
        </m:oMath>
      </m:oMathPara>
    </w:p>
    <w:p w14:paraId="220182CC" w14:textId="77777777" w:rsidR="000A1FAF" w:rsidRPr="00B343FF" w:rsidRDefault="000A1FAF"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b/>
          <w:bCs/>
          <w:color w:val="000000"/>
          <w:sz w:val="24"/>
          <w:szCs w:val="24"/>
        </w:rPr>
      </w:pPr>
    </w:p>
    <w:p w14:paraId="0000006D" w14:textId="13E1F700" w:rsidR="00585BFC" w:rsidRPr="00B343FF" w:rsidRDefault="0000000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B343FF">
        <w:rPr>
          <w:rFonts w:ascii="Times New Roman" w:eastAsia="Times New Roman" w:hAnsi="Times New Roman" w:cs="Times New Roman"/>
          <w:color w:val="000000"/>
          <w:sz w:val="24"/>
          <w:szCs w:val="24"/>
          <w:u w:val="single"/>
        </w:rPr>
        <w:t>Model 2</w:t>
      </w:r>
    </w:p>
    <w:p w14:paraId="5C9449B6" w14:textId="1914AE48" w:rsidR="001335D0" w:rsidRPr="00B343FF" w:rsidRDefault="000F42C8"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w:t>
      </w:r>
      <w:r w:rsidR="006134B1" w:rsidRPr="00B343FF">
        <w:rPr>
          <w:rFonts w:ascii="Times New Roman" w:eastAsia="Times New Roman" w:hAnsi="Times New Roman" w:cs="Times New Roman"/>
          <w:sz w:val="24"/>
          <w:szCs w:val="24"/>
        </w:rPr>
        <w:t>n Model 2</w:t>
      </w:r>
      <w:r w:rsidRPr="00B343FF">
        <w:rPr>
          <w:rFonts w:ascii="Times New Roman" w:eastAsia="Times New Roman" w:hAnsi="Times New Roman" w:cs="Times New Roman"/>
          <w:sz w:val="24"/>
          <w:szCs w:val="24"/>
        </w:rPr>
        <w:t xml:space="preserve">, we assume that the </w:t>
      </w:r>
      <w:r w:rsidR="00674CD6" w:rsidRPr="00B343FF">
        <w:rPr>
          <w:rFonts w:ascii="Times New Roman" w:eastAsia="Times New Roman" w:hAnsi="Times New Roman" w:cs="Times New Roman"/>
          <w:sz w:val="24"/>
          <w:szCs w:val="24"/>
        </w:rPr>
        <w:t>go signal</w:t>
      </w:r>
      <w:r w:rsidRPr="00B343FF">
        <w:rPr>
          <w:rFonts w:ascii="Times New Roman" w:eastAsia="Times New Roman" w:hAnsi="Times New Roman" w:cs="Times New Roman"/>
          <w:sz w:val="24"/>
          <w:szCs w:val="24"/>
        </w:rPr>
        <w:t>s have additive values</w:t>
      </w:r>
      <w:r w:rsidR="00582F37" w:rsidRPr="00B343FF">
        <w:rPr>
          <w:rFonts w:ascii="Times New Roman" w:eastAsia="Times New Roman" w:hAnsi="Times New Roman" w:cs="Times New Roman"/>
          <w:sz w:val="24"/>
          <w:szCs w:val="24"/>
        </w:rPr>
        <w:t xml:space="preserve"> which can</w:t>
      </w:r>
      <w:r w:rsidR="00C5300D" w:rsidRPr="00B343FF">
        <w:rPr>
          <w:rFonts w:ascii="Times New Roman" w:eastAsia="Times New Roman" w:hAnsi="Times New Roman" w:cs="Times New Roman"/>
          <w:sz w:val="24"/>
          <w:szCs w:val="24"/>
        </w:rPr>
        <w:t xml:space="preserve"> bias decisions towards accepting or rejecting</w:t>
      </w:r>
      <w:r w:rsidR="000B2AC7" w:rsidRPr="00B343FF">
        <w:rPr>
          <w:rFonts w:ascii="Times New Roman" w:eastAsia="Times New Roman" w:hAnsi="Times New Roman" w:cs="Times New Roman"/>
          <w:sz w:val="24"/>
          <w:szCs w:val="24"/>
        </w:rPr>
        <w:t xml:space="preserve">. </w:t>
      </w:r>
      <w:r w:rsidRPr="00B343FF">
        <w:rPr>
          <w:rFonts w:ascii="Times New Roman" w:eastAsia="Times New Roman" w:hAnsi="Times New Roman" w:cs="Times New Roman"/>
          <w:sz w:val="24"/>
          <w:szCs w:val="24"/>
        </w:rPr>
        <w:t xml:space="preserve">In other words, the </w:t>
      </w:r>
      <w:r w:rsidR="00674CD6" w:rsidRPr="00B343FF">
        <w:rPr>
          <w:rFonts w:ascii="Times New Roman" w:eastAsia="Times New Roman" w:hAnsi="Times New Roman" w:cs="Times New Roman"/>
          <w:sz w:val="24"/>
          <w:szCs w:val="24"/>
        </w:rPr>
        <w:t>go signal</w:t>
      </w:r>
      <w:r w:rsidRPr="00B343FF">
        <w:rPr>
          <w:rFonts w:ascii="Times New Roman" w:eastAsia="Times New Roman" w:hAnsi="Times New Roman" w:cs="Times New Roman"/>
          <w:sz w:val="24"/>
          <w:szCs w:val="24"/>
        </w:rPr>
        <w:t xml:space="preserve"> may increase or decrease the value of the reward offer by a constant amount, independent of the</w:t>
      </w:r>
      <w:r w:rsidR="005F6027" w:rsidRPr="00B343FF">
        <w:rPr>
          <w:rFonts w:ascii="Times New Roman" w:eastAsia="Times New Roman" w:hAnsi="Times New Roman" w:cs="Times New Roman"/>
          <w:sz w:val="24"/>
          <w:szCs w:val="24"/>
        </w:rPr>
        <w:t xml:space="preserve"> original</w:t>
      </w:r>
      <w:r w:rsidRPr="00B343FF">
        <w:rPr>
          <w:rFonts w:ascii="Times New Roman" w:eastAsia="Times New Roman" w:hAnsi="Times New Roman" w:cs="Times New Roman"/>
          <w:sz w:val="24"/>
          <w:szCs w:val="24"/>
        </w:rPr>
        <w:t xml:space="preserve"> discounted value of the offer. </w:t>
      </w:r>
      <w:r w:rsidR="000B2AC7" w:rsidRPr="00B343FF">
        <w:rPr>
          <w:rFonts w:ascii="Times New Roman" w:eastAsia="Times New Roman" w:hAnsi="Times New Roman" w:cs="Times New Roman"/>
          <w:sz w:val="24"/>
          <w:szCs w:val="24"/>
        </w:rPr>
        <w:t xml:space="preserve">The additive value is parameterized symmetrically for the two </w:t>
      </w:r>
      <w:r w:rsidR="00674CD6" w:rsidRPr="00B343FF">
        <w:rPr>
          <w:rFonts w:ascii="Times New Roman" w:eastAsia="Times New Roman" w:hAnsi="Times New Roman" w:cs="Times New Roman"/>
          <w:sz w:val="24"/>
          <w:szCs w:val="24"/>
        </w:rPr>
        <w:t>go signal</w:t>
      </w:r>
      <w:r w:rsidR="000B2AC7" w:rsidRPr="00B343FF">
        <w:rPr>
          <w:rFonts w:ascii="Times New Roman" w:eastAsia="Times New Roman" w:hAnsi="Times New Roman" w:cs="Times New Roman"/>
          <w:sz w:val="24"/>
          <w:szCs w:val="24"/>
        </w:rPr>
        <w:t xml:space="preserve">s: </w:t>
      </w:r>
      <m:oMath>
        <m:r>
          <w:rPr>
            <w:rFonts w:ascii="Cambria Math" w:eastAsia="Times New Roman" w:hAnsi="Cambria Math" w:cs="Times New Roman"/>
            <w:sz w:val="24"/>
            <w:szCs w:val="24"/>
          </w:rPr>
          <m:t>β</m:t>
        </m:r>
      </m:oMath>
      <w:r w:rsidR="000B2AC7" w:rsidRPr="00B343FF">
        <w:rPr>
          <w:rFonts w:ascii="Times New Roman" w:eastAsia="Times New Roman" w:hAnsi="Times New Roman" w:cs="Times New Roman"/>
          <w:sz w:val="24"/>
          <w:szCs w:val="24"/>
        </w:rPr>
        <w:t xml:space="preserve"> for purple, and </w:t>
      </w:r>
      <m:oMath>
        <m:r>
          <w:rPr>
            <w:rFonts w:ascii="Cambria Math" w:eastAsia="Times New Roman" w:hAnsi="Cambria Math" w:cs="Times New Roman"/>
            <w:sz w:val="24"/>
            <w:szCs w:val="24"/>
          </w:rPr>
          <m:t>-β</m:t>
        </m:r>
      </m:oMath>
      <w:r w:rsidR="000B2AC7" w:rsidRPr="00B343FF">
        <w:rPr>
          <w:rFonts w:ascii="Times New Roman" w:eastAsia="Times New Roman" w:hAnsi="Times New Roman" w:cs="Times New Roman"/>
          <w:sz w:val="24"/>
          <w:szCs w:val="24"/>
        </w:rPr>
        <w:t xml:space="preserve"> for yellow.</w:t>
      </w:r>
      <w:r w:rsidR="00636C6B" w:rsidRPr="00B343FF">
        <w:rPr>
          <w:rFonts w:ascii="Times New Roman" w:eastAsia="Times New Roman" w:hAnsi="Times New Roman" w:cs="Times New Roman"/>
          <w:sz w:val="24"/>
          <w:szCs w:val="24"/>
        </w:rPr>
        <w:t xml:space="preserve"> The </w:t>
      </w:r>
      <w:r w:rsidR="00F61D89" w:rsidRPr="00B343FF">
        <w:rPr>
          <w:rFonts w:ascii="Times New Roman" w:eastAsia="Times New Roman" w:hAnsi="Times New Roman" w:cs="Times New Roman"/>
          <w:sz w:val="24"/>
          <w:szCs w:val="24"/>
        </w:rPr>
        <w:t xml:space="preserve">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00636C6B" w:rsidRPr="00B343FF">
        <w:rPr>
          <w:rFonts w:ascii="Times New Roman" w:eastAsia="Times New Roman" w:hAnsi="Times New Roman" w:cs="Times New Roman"/>
          <w:sz w:val="24"/>
          <w:szCs w:val="24"/>
        </w:rPr>
        <w:t xml:space="preserve"> is </w:t>
      </w:r>
      <w:r w:rsidR="00C22EDF" w:rsidRPr="00B343FF">
        <w:rPr>
          <w:rFonts w:ascii="Times New Roman" w:eastAsia="Times New Roman" w:hAnsi="Times New Roman" w:cs="Times New Roman"/>
          <w:sz w:val="24"/>
          <w:szCs w:val="24"/>
        </w:rPr>
        <w:t xml:space="preserve">the sum of the discounted value of the offer, and </w:t>
      </w:r>
      <w:r w:rsidR="002C7EB5" w:rsidRPr="00B343FF">
        <w:rPr>
          <w:rFonts w:ascii="Times New Roman" w:eastAsia="Times New Roman" w:hAnsi="Times New Roman" w:cs="Times New Roman"/>
          <w:sz w:val="24"/>
          <w:szCs w:val="24"/>
        </w:rPr>
        <w:t>the</w:t>
      </w:r>
      <w:r w:rsidR="00C22EDF" w:rsidRPr="00B343FF">
        <w:rPr>
          <w:rFonts w:ascii="Times New Roman" w:eastAsia="Times New Roman" w:hAnsi="Times New Roman" w:cs="Times New Roman"/>
          <w:sz w:val="24"/>
          <w:szCs w:val="24"/>
        </w:rPr>
        <w:t xml:space="preserve"> value of the </w:t>
      </w:r>
      <w:r w:rsidR="00674CD6" w:rsidRPr="00B343FF">
        <w:rPr>
          <w:rFonts w:ascii="Times New Roman" w:eastAsia="Times New Roman" w:hAnsi="Times New Roman" w:cs="Times New Roman"/>
          <w:sz w:val="24"/>
          <w:szCs w:val="24"/>
        </w:rPr>
        <w:t>go signal</w:t>
      </w:r>
      <w:r w:rsidR="00C22EDF" w:rsidRPr="00B343FF">
        <w:rPr>
          <w:rFonts w:ascii="Times New Roman" w:eastAsia="Times New Roman" w:hAnsi="Times New Roman" w:cs="Times New Roman"/>
          <w:sz w:val="24"/>
          <w:szCs w:val="24"/>
        </w:rPr>
        <w:t>:</w:t>
      </w:r>
    </w:p>
    <w:p w14:paraId="30733D99" w14:textId="62239356" w:rsidR="00636C6B" w:rsidRPr="004F08F2" w:rsidRDefault="00000000" w:rsidP="00D9747A">
      <w:pPr>
        <w:spacing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m:rPr>
                      <m:sty m:val="p"/>
                    </m:rPr>
                    <w:rPr>
                      <w:rFonts w:ascii="Cambria Math" w:hAnsi="Cambria Math"/>
                      <w:sz w:val="24"/>
                    </w:rPr>
                    <m:t>DV+β</m:t>
                  </m:r>
                  <m:r>
                    <w:rPr>
                      <w:rFonts w:ascii="Cambria Math" w:hAnsi="Cambria Math"/>
                      <w:sz w:val="24"/>
                    </w:rPr>
                    <m:t>,  &amp;</m:t>
                  </m:r>
                  <m:r>
                    <m:rPr>
                      <m:nor/>
                    </m:rPr>
                    <w:rPr>
                      <w:rFonts w:ascii="Times New Roman" w:hAnsi="Times New Roman"/>
                      <w:sz w:val="24"/>
                    </w:rPr>
                    <m:t>go=purple</m:t>
                  </m:r>
                </m:e>
                <m:e>
                  <m:r>
                    <m:rPr>
                      <m:sty m:val="p"/>
                    </m:rPr>
                    <w:rPr>
                      <w:rFonts w:ascii="Cambria Math" w:hAnsi="Cambria Math"/>
                      <w:sz w:val="24"/>
                    </w:rPr>
                    <m:t>DV-β</m:t>
                  </m:r>
                  <m:r>
                    <w:rPr>
                      <w:rFonts w:ascii="Cambria Math" w:hAnsi="Cambria Math"/>
                      <w:sz w:val="24"/>
                    </w:rPr>
                    <m:t>,  &amp;</m:t>
                  </m:r>
                  <m:r>
                    <m:rPr>
                      <m:nor/>
                    </m:rPr>
                    <w:rPr>
                      <w:rFonts w:ascii="Times New Roman" w:hAnsi="Times New Roman"/>
                      <w:sz w:val="24"/>
                    </w:rPr>
                    <m:t>go=yellow</m:t>
                  </m:r>
                </m:e>
              </m:eqArr>
            </m:e>
          </m:d>
        </m:oMath>
      </m:oMathPara>
    </w:p>
    <w:p w14:paraId="4F6C338E" w14:textId="310AB7ED" w:rsidR="00F61D89" w:rsidRPr="004F08F2" w:rsidRDefault="00971E35" w:rsidP="00D9747A">
      <w:pPr>
        <w:spacing w:line="480" w:lineRule="auto"/>
        <w:rPr>
          <w:rFonts w:ascii="Times New Roman" w:hAnsi="Times New Roman"/>
          <w:sz w:val="24"/>
        </w:rPr>
      </w:pPr>
      <w:r w:rsidRPr="00B343FF">
        <w:rPr>
          <w:rFonts w:ascii="Times New Roman" w:eastAsia="Times New Roman" w:hAnsi="Times New Roman" w:cs="Times New Roman"/>
          <w:sz w:val="24"/>
          <w:szCs w:val="24"/>
        </w:rPr>
        <w:t>T</w:t>
      </w:r>
      <w:r w:rsidR="00F61D89" w:rsidRPr="00B343FF">
        <w:rPr>
          <w:rFonts w:ascii="Times New Roman" w:eastAsia="Times New Roman" w:hAnsi="Times New Roman" w:cs="Times New Roman"/>
          <w:sz w:val="24"/>
          <w:szCs w:val="24"/>
        </w:rPr>
        <w:t xml:space="preserve">he value for rejecting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reject</m:t>
            </m:r>
          </m:sup>
        </m:sSup>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as in Model 1</w:t>
      </w:r>
      <m:oMath>
        <m:r>
          <w:rPr>
            <w:rFonts w:ascii="Cambria Math" w:eastAsia="Times New Roman" w:hAnsi="Cambria Math" w:cs="Times New Roman"/>
            <w:sz w:val="24"/>
            <w:szCs w:val="24"/>
          </w:rPr>
          <m:t>.</m:t>
        </m:r>
      </m:oMath>
    </w:p>
    <w:p w14:paraId="765ACDBD" w14:textId="028BDD55" w:rsidR="000B2AC7" w:rsidRPr="00B343FF" w:rsidRDefault="00636C6B"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The acceptance probability is then:</w:t>
      </w:r>
      <w:r w:rsidR="002D29B0" w:rsidRPr="00B343FF">
        <w:rPr>
          <w:rFonts w:ascii="Times New Roman" w:eastAsia="Times New Roman" w:hAnsi="Times New Roman" w:cs="Times New Roman"/>
          <w:sz w:val="24"/>
          <w:szCs w:val="24"/>
        </w:rPr>
        <w:t xml:space="preserve"> </w:t>
      </w:r>
    </w:p>
    <w:p w14:paraId="00000071" w14:textId="02E1AE57" w:rsidR="00585BFC" w:rsidRPr="004F08F2" w:rsidRDefault="00000000" w:rsidP="004F08F2">
      <w:pPr>
        <w:spacing w:line="480" w:lineRule="auto"/>
        <w:jc w:val="center"/>
        <w:rPr>
          <w:rFonts w:ascii="Times New Roman" w:hAnsi="Times New Roman"/>
          <w:sz w:val="24"/>
          <w:lang w:val="fr-FR"/>
        </w:rPr>
      </w:pPr>
      <m:oMathPara>
        <m:oMath>
          <m:r>
            <w:rPr>
              <w:rFonts w:ascii="Cambria Math" w:hAnsi="Cambria Math"/>
              <w:sz w:val="24"/>
            </w:rPr>
            <m:t>p</m:t>
          </m:r>
          <m:d>
            <m:dPr>
              <m:ctrlPr>
                <w:rPr>
                  <w:rFonts w:ascii="Cambria Math" w:hAnsi="Cambria Math"/>
                  <w:sz w:val="24"/>
                </w:rPr>
              </m:ctrlPr>
            </m:dPr>
            <m:e>
              <m:r>
                <w:rPr>
                  <w:rFonts w:ascii="Cambria Math" w:hAnsi="Cambria Math"/>
                  <w:sz w:val="24"/>
                </w:rPr>
                <m:t>accept</m:t>
              </m:r>
            </m:e>
          </m:d>
          <m:r>
            <w:rPr>
              <w:rFonts w:ascii="Cambria Math" w:hAnsi="Cambria Math"/>
              <w:sz w:val="24"/>
              <w:lang w:val="fr-FR"/>
            </w:rPr>
            <m:t>=</m:t>
          </m:r>
          <m:f>
            <m:fPr>
              <m:ctrlPr>
                <w:rPr>
                  <w:rFonts w:ascii="Cambria Math" w:hAnsi="Cambria Math"/>
                  <w:sz w:val="24"/>
                </w:rPr>
              </m:ctrlPr>
            </m:fPr>
            <m:num>
              <m:r>
                <w:rPr>
                  <w:rFonts w:ascii="Cambria Math" w:hAnsi="Cambria Math"/>
                  <w:sz w:val="24"/>
                  <w:lang w:val="fr-FR"/>
                </w:rPr>
                <m:t>1</m:t>
              </m:r>
            </m:num>
            <m:den>
              <m:r>
                <w:rPr>
                  <w:rFonts w:ascii="Cambria Math" w:hAnsi="Cambria Math"/>
                  <w:sz w:val="24"/>
                  <w:lang w:val="fr-FR"/>
                </w:rPr>
                <m:t>1+</m:t>
              </m:r>
              <m:sSup>
                <m:sSupPr>
                  <m:ctrlPr>
                    <w:rPr>
                      <w:rFonts w:ascii="Cambria Math" w:hAnsi="Cambria Math"/>
                      <w:sz w:val="24"/>
                    </w:rPr>
                  </m:ctrlPr>
                </m:sSupPr>
                <m:e>
                  <m:r>
                    <w:rPr>
                      <w:rFonts w:ascii="Cambria Math" w:hAnsi="Cambria Math"/>
                      <w:sz w:val="24"/>
                    </w:rPr>
                    <m:t>e</m:t>
                  </m:r>
                </m:e>
                <m:sup>
                  <m:r>
                    <w:rPr>
                      <w:rFonts w:ascii="Cambria Math" w:hAnsi="Cambria Math"/>
                      <w:sz w:val="24"/>
                      <w:lang w:val="fr-FR"/>
                    </w:rPr>
                    <m:t>-</m:t>
                  </m:r>
                  <m:f>
                    <m:fPr>
                      <m:ctrlPr>
                        <w:rPr>
                          <w:rFonts w:ascii="Cambria Math" w:hAnsi="Cambria Math"/>
                          <w:sz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lang w:val="fr-FR"/>
                            </w:rPr>
                            <m:t>accept</m:t>
                          </m:r>
                        </m:sup>
                      </m:sSup>
                      <m:r>
                        <w:rPr>
                          <w:rFonts w:ascii="Cambria Math" w:hAnsi="Cambria Math"/>
                          <w:sz w:val="24"/>
                          <w:lang w:val="fr-FR"/>
                        </w:rPr>
                        <m:t>-</m:t>
                      </m:r>
                      <m:r>
                        <w:rPr>
                          <w:rFonts w:ascii="Cambria Math" w:hAnsi="Cambria Math"/>
                          <w:sz w:val="24"/>
                        </w:rPr>
                        <m:t>θ</m:t>
                      </m:r>
                    </m:num>
                    <m:den>
                      <m:r>
                        <w:rPr>
                          <w:rFonts w:ascii="Cambria Math" w:hAnsi="Cambria Math"/>
                          <w:sz w:val="24"/>
                        </w:rPr>
                        <m:t>σ</m:t>
                      </m:r>
                    </m:den>
                  </m:f>
                </m:sup>
              </m:sSup>
            </m:den>
          </m:f>
        </m:oMath>
      </m:oMathPara>
    </w:p>
    <w:p w14:paraId="7D5EA5ED" w14:textId="59A26719" w:rsidR="00F45A9F" w:rsidRPr="00B343FF" w:rsidRDefault="0000000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B343FF">
        <w:rPr>
          <w:rFonts w:ascii="Times New Roman" w:eastAsia="Times New Roman" w:hAnsi="Times New Roman" w:cs="Times New Roman"/>
          <w:color w:val="000000"/>
          <w:sz w:val="24"/>
          <w:szCs w:val="24"/>
          <w:u w:val="single"/>
        </w:rPr>
        <w:lastRenderedPageBreak/>
        <w:t>Model 3</w:t>
      </w:r>
      <w:r w:rsidR="00F45A9F" w:rsidRPr="00B343FF">
        <w:rPr>
          <w:rFonts w:ascii="Times New Roman" w:eastAsia="Times New Roman" w:hAnsi="Times New Roman" w:cs="Times New Roman"/>
          <w:color w:val="000000"/>
          <w:sz w:val="24"/>
          <w:szCs w:val="24"/>
          <w:u w:val="single"/>
        </w:rPr>
        <w:t xml:space="preserve"> </w:t>
      </w:r>
    </w:p>
    <w:p w14:paraId="1D043153" w14:textId="46D5C7CF" w:rsidR="00AB643E" w:rsidRPr="00B343FF" w:rsidRDefault="00000000"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In </w:t>
      </w:r>
      <w:r w:rsidR="00DC0A5C" w:rsidRPr="00B343FF">
        <w:rPr>
          <w:rFonts w:ascii="Times New Roman" w:eastAsia="Times New Roman" w:hAnsi="Times New Roman" w:cs="Times New Roman"/>
          <w:sz w:val="24"/>
          <w:szCs w:val="24"/>
        </w:rPr>
        <w:t>M</w:t>
      </w:r>
      <w:r w:rsidRPr="00B343FF">
        <w:rPr>
          <w:rFonts w:ascii="Times New Roman" w:eastAsia="Times New Roman" w:hAnsi="Times New Roman" w:cs="Times New Roman"/>
          <w:sz w:val="24"/>
          <w:szCs w:val="24"/>
        </w:rPr>
        <w:t xml:space="preserve">odel 3, </w:t>
      </w:r>
      <w:r w:rsidR="00DA4E00" w:rsidRPr="00B343FF">
        <w:rPr>
          <w:rFonts w:ascii="Times New Roman" w:eastAsia="Times New Roman" w:hAnsi="Times New Roman" w:cs="Times New Roman"/>
          <w:sz w:val="24"/>
          <w:szCs w:val="24"/>
        </w:rPr>
        <w:t xml:space="preserve">we assume that </w:t>
      </w:r>
      <w:r w:rsidRPr="00B343FF">
        <w:rPr>
          <w:rFonts w:ascii="Times New Roman" w:eastAsia="Times New Roman" w:hAnsi="Times New Roman" w:cs="Times New Roman"/>
          <w:sz w:val="24"/>
          <w:szCs w:val="24"/>
        </w:rPr>
        <w:t>animals</w:t>
      </w:r>
      <w:r w:rsidR="002E357D" w:rsidRPr="00B343FF">
        <w:rPr>
          <w:rFonts w:ascii="Times New Roman" w:eastAsia="Times New Roman" w:hAnsi="Times New Roman" w:cs="Times New Roman"/>
          <w:sz w:val="24"/>
          <w:szCs w:val="24"/>
        </w:rPr>
        <w:t xml:space="preserve"> r</w:t>
      </w:r>
      <w:r w:rsidR="002130AC" w:rsidRPr="00B343FF">
        <w:rPr>
          <w:rFonts w:ascii="Times New Roman" w:eastAsia="Times New Roman" w:hAnsi="Times New Roman" w:cs="Times New Roman"/>
          <w:sz w:val="24"/>
          <w:szCs w:val="24"/>
        </w:rPr>
        <w:t>e-calculate</w:t>
      </w:r>
      <w:r w:rsidR="002E357D" w:rsidRPr="00B343FF">
        <w:rPr>
          <w:rFonts w:ascii="Times New Roman" w:eastAsia="Times New Roman" w:hAnsi="Times New Roman" w:cs="Times New Roman"/>
          <w:sz w:val="24"/>
          <w:szCs w:val="24"/>
        </w:rPr>
        <w:t xml:space="preserve"> the discounted value of offers, </w:t>
      </w:r>
      <w:r w:rsidR="00DA4E00" w:rsidRPr="00B343FF">
        <w:rPr>
          <w:rFonts w:ascii="Times New Roman" w:eastAsia="Times New Roman" w:hAnsi="Times New Roman" w:cs="Times New Roman"/>
          <w:sz w:val="24"/>
          <w:szCs w:val="24"/>
        </w:rPr>
        <w:t xml:space="preserve">in anticipation of an additional delay predicted by 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w:t>
      </w:r>
    </w:p>
    <w:p w14:paraId="0B0362E8" w14:textId="125F3967" w:rsidR="00C4190A" w:rsidRPr="00B343FF" w:rsidRDefault="00C4190A"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If the go signal is purple, animals can accept the offer right away. However, i</w:t>
      </w:r>
      <w:r w:rsidR="00DA4E00" w:rsidRPr="00B343FF">
        <w:rPr>
          <w:rFonts w:ascii="Times New Roman" w:eastAsia="Times New Roman" w:hAnsi="Times New Roman" w:cs="Times New Roman"/>
          <w:sz w:val="24"/>
          <w:szCs w:val="24"/>
        </w:rPr>
        <w:t xml:space="preserve">f 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is yellow, </w:t>
      </w:r>
      <w:r w:rsidR="007B55F8" w:rsidRPr="00B343FF">
        <w:rPr>
          <w:rFonts w:ascii="Times New Roman" w:eastAsia="Times New Roman" w:hAnsi="Times New Roman" w:cs="Times New Roman"/>
          <w:sz w:val="24"/>
          <w:szCs w:val="24"/>
        </w:rPr>
        <w:t>animals</w:t>
      </w:r>
      <w:r w:rsidR="00DA4E00" w:rsidRPr="00B343FF">
        <w:rPr>
          <w:rFonts w:ascii="Times New Roman" w:eastAsia="Times New Roman" w:hAnsi="Times New Roman" w:cs="Times New Roman"/>
          <w:sz w:val="24"/>
          <w:szCs w:val="24"/>
        </w:rPr>
        <w:t xml:space="preserve"> </w:t>
      </w:r>
      <w:r w:rsidR="006975FF" w:rsidRPr="00B343FF">
        <w:rPr>
          <w:rFonts w:ascii="Times New Roman" w:eastAsia="Times New Roman" w:hAnsi="Times New Roman" w:cs="Times New Roman"/>
          <w:sz w:val="24"/>
          <w:szCs w:val="24"/>
        </w:rPr>
        <w:t>must</w:t>
      </w:r>
      <w:r w:rsidR="00DA4E00" w:rsidRPr="00B343FF">
        <w:rPr>
          <w:rFonts w:ascii="Times New Roman" w:eastAsia="Times New Roman" w:hAnsi="Times New Roman" w:cs="Times New Roman"/>
          <w:sz w:val="24"/>
          <w:szCs w:val="24"/>
        </w:rPr>
        <w:t xml:space="preserve"> </w:t>
      </w:r>
      <w:r w:rsidR="00D7355B" w:rsidRPr="00B343FF">
        <w:rPr>
          <w:rFonts w:ascii="Times New Roman" w:eastAsia="Times New Roman" w:hAnsi="Times New Roman" w:cs="Times New Roman"/>
          <w:sz w:val="24"/>
          <w:szCs w:val="24"/>
        </w:rPr>
        <w:t>wait for</w:t>
      </w:r>
      <w:r w:rsidR="00DA4E00" w:rsidRPr="00B343FF">
        <w:rPr>
          <w:rFonts w:ascii="Times New Roman" w:eastAsia="Times New Roman" w:hAnsi="Times New Roman" w:cs="Times New Roman"/>
          <w:sz w:val="24"/>
          <w:szCs w:val="24"/>
        </w:rPr>
        <w:t xml:space="preserve"> an additional delay Δt</w:t>
      </w:r>
      <w:r w:rsidRPr="00B343FF">
        <w:rPr>
          <w:rFonts w:ascii="Times New Roman" w:eastAsia="Times New Roman" w:hAnsi="Times New Roman" w:cs="Times New Roman"/>
          <w:sz w:val="24"/>
          <w:szCs w:val="24"/>
        </w:rPr>
        <w:t xml:space="preserve">, for </w:t>
      </w:r>
      <w:r w:rsidR="00DA4E00" w:rsidRPr="00B343FF">
        <w:rPr>
          <w:rFonts w:ascii="Times New Roman" w:eastAsia="Times New Roman" w:hAnsi="Times New Roman" w:cs="Times New Roman"/>
          <w:sz w:val="24"/>
          <w:szCs w:val="24"/>
        </w:rPr>
        <w:t xml:space="preserve">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w:t>
      </w:r>
      <w:r w:rsidRPr="00B343FF">
        <w:rPr>
          <w:rFonts w:ascii="Times New Roman" w:eastAsia="Times New Roman" w:hAnsi="Times New Roman" w:cs="Times New Roman"/>
          <w:sz w:val="24"/>
          <w:szCs w:val="24"/>
        </w:rPr>
        <w:t xml:space="preserve">to </w:t>
      </w:r>
      <w:r w:rsidR="00DA4E00" w:rsidRPr="00B343FF">
        <w:rPr>
          <w:rFonts w:ascii="Times New Roman" w:eastAsia="Times New Roman" w:hAnsi="Times New Roman" w:cs="Times New Roman"/>
          <w:sz w:val="24"/>
          <w:szCs w:val="24"/>
        </w:rPr>
        <w:t>turn purple</w:t>
      </w:r>
      <w:r w:rsidRPr="00B343FF">
        <w:rPr>
          <w:rFonts w:ascii="Times New Roman" w:eastAsia="Times New Roman" w:hAnsi="Times New Roman" w:cs="Times New Roman"/>
          <w:sz w:val="24"/>
          <w:szCs w:val="24"/>
        </w:rPr>
        <w:t>,</w:t>
      </w:r>
      <w:r w:rsidR="00DA4E00" w:rsidRPr="00B343FF">
        <w:rPr>
          <w:rFonts w:ascii="Times New Roman" w:eastAsia="Times New Roman" w:hAnsi="Times New Roman" w:cs="Times New Roman"/>
          <w:sz w:val="24"/>
          <w:szCs w:val="24"/>
        </w:rPr>
        <w:t xml:space="preserve"> </w:t>
      </w:r>
      <w:r w:rsidR="00A46693" w:rsidRPr="00B343FF">
        <w:rPr>
          <w:rFonts w:ascii="Times New Roman" w:eastAsia="Times New Roman" w:hAnsi="Times New Roman" w:cs="Times New Roman"/>
          <w:sz w:val="24"/>
          <w:szCs w:val="24"/>
        </w:rPr>
        <w:t>in order to</w:t>
      </w:r>
      <w:r w:rsidR="00DA4E00" w:rsidRPr="00B343FF">
        <w:rPr>
          <w:rFonts w:ascii="Times New Roman" w:eastAsia="Times New Roman" w:hAnsi="Times New Roman" w:cs="Times New Roman"/>
          <w:sz w:val="24"/>
          <w:szCs w:val="24"/>
        </w:rPr>
        <w:t xml:space="preserve"> accept the offer</w:t>
      </w:r>
      <w:r w:rsidR="00B137F9" w:rsidRPr="00B343FF">
        <w:rPr>
          <w:rFonts w:ascii="Times New Roman" w:eastAsia="Times New Roman" w:hAnsi="Times New Roman" w:cs="Times New Roman"/>
          <w:sz w:val="24"/>
          <w:szCs w:val="24"/>
        </w:rPr>
        <w:t xml:space="preserve">. </w:t>
      </w:r>
      <w:r w:rsidR="00AF3D86" w:rsidRPr="00B343FF">
        <w:rPr>
          <w:rFonts w:ascii="Times New Roman" w:eastAsia="Times New Roman" w:hAnsi="Times New Roman" w:cs="Times New Roman"/>
          <w:sz w:val="24"/>
          <w:szCs w:val="24"/>
        </w:rPr>
        <w:t xml:space="preserve">This effectively decreases the value </w:t>
      </w:r>
      <w:r w:rsidR="00B167F8" w:rsidRPr="00B343FF">
        <w:rPr>
          <w:rFonts w:ascii="Times New Roman" w:eastAsia="Times New Roman" w:hAnsi="Times New Roman" w:cs="Times New Roman"/>
          <w:sz w:val="24"/>
          <w:szCs w:val="24"/>
        </w:rPr>
        <w:t>for accepting</w:t>
      </w:r>
      <w:r w:rsidR="00AF3D86" w:rsidRPr="00B343FF">
        <w:rPr>
          <w:rFonts w:ascii="Times New Roman" w:eastAsia="Times New Roman" w:hAnsi="Times New Roman" w:cs="Times New Roman"/>
          <w:sz w:val="24"/>
          <w:szCs w:val="24"/>
        </w:rPr>
        <w:t xml:space="preserve"> the offe</w:t>
      </w:r>
      <w:r w:rsidRPr="00B343FF">
        <w:rPr>
          <w:rFonts w:ascii="Times New Roman" w:eastAsia="Times New Roman" w:hAnsi="Times New Roman" w:cs="Times New Roman"/>
          <w:sz w:val="24"/>
          <w:szCs w:val="24"/>
        </w:rPr>
        <w:t>r</w:t>
      </w:r>
      <w:r w:rsidR="00B167F8" w:rsidRPr="00B343FF">
        <w:rPr>
          <w:rFonts w:ascii="Times New Roman" w:eastAsia="Times New Roman" w:hAnsi="Times New Roman" w:cs="Times New Roman"/>
          <w:sz w:val="24"/>
          <w:szCs w:val="24"/>
        </w:rPr>
        <w:t xml:space="preserve"> following the yellow go </w:t>
      </w:r>
      <w:r w:rsidR="00F1752F" w:rsidRPr="00B343FF">
        <w:rPr>
          <w:rFonts w:ascii="Times New Roman" w:eastAsia="Times New Roman" w:hAnsi="Times New Roman" w:cs="Times New Roman"/>
          <w:sz w:val="24"/>
          <w:szCs w:val="24"/>
        </w:rPr>
        <w:t>signal</w:t>
      </w:r>
      <w:r w:rsidR="00886A57" w:rsidRPr="00B343FF">
        <w:rPr>
          <w:rFonts w:ascii="Times New Roman" w:eastAsia="Times New Roman" w:hAnsi="Times New Roman" w:cs="Times New Roman"/>
          <w:sz w:val="24"/>
          <w:szCs w:val="24"/>
        </w:rPr>
        <w:t>.</w:t>
      </w:r>
      <w:r w:rsidR="007229E6" w:rsidRPr="00B343FF">
        <w:rPr>
          <w:rFonts w:ascii="Times New Roman" w:eastAsia="Times New Roman" w:hAnsi="Times New Roman" w:cs="Times New Roman"/>
          <w:sz w:val="24"/>
          <w:szCs w:val="24"/>
        </w:rPr>
        <w:t xml:space="preserve"> </w:t>
      </w:r>
    </w:p>
    <w:p w14:paraId="192D71F1" w14:textId="3CE84567" w:rsidR="00B167F8" w:rsidRPr="00B343FF" w:rsidRDefault="00F1752F"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On the other hand, </w:t>
      </w:r>
      <w:r w:rsidR="00946A28" w:rsidRPr="00B343FF">
        <w:rPr>
          <w:rFonts w:ascii="Times New Roman" w:eastAsia="Times New Roman" w:hAnsi="Times New Roman" w:cs="Times New Roman"/>
          <w:sz w:val="24"/>
          <w:szCs w:val="24"/>
        </w:rPr>
        <w:t xml:space="preserve">if the go signal is yellow, </w:t>
      </w:r>
      <w:r w:rsidRPr="00B343FF">
        <w:rPr>
          <w:rFonts w:ascii="Times New Roman" w:eastAsia="Times New Roman" w:hAnsi="Times New Roman" w:cs="Times New Roman"/>
          <w:sz w:val="24"/>
          <w:szCs w:val="24"/>
        </w:rPr>
        <w:t>animals can reject right away. However,</w:t>
      </w:r>
      <w:r w:rsidR="00946A28" w:rsidRPr="00B343FF">
        <w:rPr>
          <w:rFonts w:ascii="Times New Roman" w:eastAsia="Times New Roman" w:hAnsi="Times New Roman" w:cs="Times New Roman"/>
          <w:sz w:val="24"/>
          <w:szCs w:val="24"/>
        </w:rPr>
        <w:t xml:space="preserve"> if the go signal is purple,</w:t>
      </w:r>
      <w:r w:rsidRPr="00B343FF">
        <w:rPr>
          <w:rFonts w:ascii="Times New Roman" w:eastAsia="Times New Roman" w:hAnsi="Times New Roman" w:cs="Times New Roman"/>
          <w:sz w:val="24"/>
          <w:szCs w:val="24"/>
        </w:rPr>
        <w:t xml:space="preserve"> they </w:t>
      </w:r>
      <w:r w:rsidR="006975FF" w:rsidRPr="00B343FF">
        <w:rPr>
          <w:rFonts w:ascii="Times New Roman" w:eastAsia="Times New Roman" w:hAnsi="Times New Roman" w:cs="Times New Roman"/>
          <w:sz w:val="24"/>
          <w:szCs w:val="24"/>
        </w:rPr>
        <w:t>must</w:t>
      </w:r>
      <w:r w:rsidRPr="00B343FF">
        <w:rPr>
          <w:rFonts w:ascii="Times New Roman" w:eastAsia="Times New Roman" w:hAnsi="Times New Roman" w:cs="Times New Roman"/>
          <w:sz w:val="24"/>
          <w:szCs w:val="24"/>
        </w:rPr>
        <w:t xml:space="preserve"> </w:t>
      </w:r>
      <w:r w:rsidR="00D7355B" w:rsidRPr="00B343FF">
        <w:rPr>
          <w:rFonts w:ascii="Times New Roman" w:eastAsia="Times New Roman" w:hAnsi="Times New Roman" w:cs="Times New Roman"/>
          <w:sz w:val="24"/>
          <w:szCs w:val="24"/>
        </w:rPr>
        <w:t>wait for</w:t>
      </w:r>
      <w:r w:rsidRPr="00B343FF">
        <w:rPr>
          <w:rFonts w:ascii="Times New Roman" w:eastAsia="Times New Roman" w:hAnsi="Times New Roman" w:cs="Times New Roman"/>
          <w:sz w:val="24"/>
          <w:szCs w:val="24"/>
        </w:rPr>
        <w:t xml:space="preserve"> an addition delay, for the go signal to turn yellow, in order to reject the offer. This effectively decreases the value for rejecting the offer following the purple go signal. </w:t>
      </w:r>
    </w:p>
    <w:p w14:paraId="36BFD764" w14:textId="77777777" w:rsidR="005252DB" w:rsidRPr="00B343FF" w:rsidRDefault="00611953"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Formally, f</w:t>
      </w:r>
      <w:r w:rsidR="00EA256E" w:rsidRPr="00B343FF">
        <w:rPr>
          <w:rFonts w:ascii="Times New Roman" w:eastAsia="Times New Roman" w:hAnsi="Times New Roman" w:cs="Times New Roman"/>
          <w:sz w:val="24"/>
          <w:szCs w:val="24"/>
        </w:rPr>
        <w:t xml:space="preserve">ollowing </w:t>
      </w:r>
      <w:r w:rsidR="00C204AC" w:rsidRPr="00B343FF">
        <w:rPr>
          <w:rFonts w:ascii="Times New Roman" w:eastAsia="Times New Roman" w:hAnsi="Times New Roman" w:cs="Times New Roman"/>
          <w:sz w:val="24"/>
          <w:szCs w:val="24"/>
        </w:rPr>
        <w:t xml:space="preserve">yellow </w:t>
      </w:r>
      <w:r w:rsidR="00674CD6" w:rsidRPr="00B343FF">
        <w:rPr>
          <w:rFonts w:ascii="Times New Roman" w:eastAsia="Times New Roman" w:hAnsi="Times New Roman" w:cs="Times New Roman"/>
          <w:sz w:val="24"/>
          <w:szCs w:val="24"/>
        </w:rPr>
        <w:t>go signal</w:t>
      </w:r>
      <w:r w:rsidR="00C204AC" w:rsidRPr="00B343FF">
        <w:rPr>
          <w:rFonts w:ascii="Times New Roman" w:eastAsia="Times New Roman" w:hAnsi="Times New Roman" w:cs="Times New Roman"/>
          <w:sz w:val="24"/>
          <w:szCs w:val="24"/>
        </w:rPr>
        <w:t xml:space="preserve">s, </w:t>
      </w:r>
      <w:r w:rsidR="00AD7C50" w:rsidRPr="00B343FF">
        <w:rPr>
          <w:rFonts w:ascii="Times New Roman" w:eastAsia="Times New Roman" w:hAnsi="Times New Roman" w:cs="Times New Roman"/>
          <w:sz w:val="24"/>
          <w:szCs w:val="24"/>
        </w:rPr>
        <w:t xml:space="preserve">the </w:t>
      </w:r>
      <w:r w:rsidR="00BE7FDD" w:rsidRPr="00B343FF">
        <w:rPr>
          <w:rFonts w:ascii="Times New Roman" w:eastAsia="Times New Roman" w:hAnsi="Times New Roman" w:cs="Times New Roman"/>
          <w:sz w:val="24"/>
          <w:szCs w:val="24"/>
        </w:rPr>
        <w:t xml:space="preserve">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00BE7FDD" w:rsidRPr="00B343FF">
        <w:rPr>
          <w:rFonts w:ascii="Times New Roman" w:eastAsia="Times New Roman" w:hAnsi="Times New Roman" w:cs="Times New Roman"/>
          <w:sz w:val="24"/>
          <w:szCs w:val="24"/>
        </w:rPr>
        <w:t xml:space="preserve"> equals the </w:t>
      </w:r>
      <w:r w:rsidR="00AD7C50" w:rsidRPr="00B343FF">
        <w:rPr>
          <w:rFonts w:ascii="Times New Roman" w:eastAsia="Times New Roman" w:hAnsi="Times New Roman" w:cs="Times New Roman"/>
          <w:sz w:val="24"/>
          <w:szCs w:val="24"/>
        </w:rPr>
        <w:t>re</w:t>
      </w:r>
      <w:r w:rsidR="00875E7E" w:rsidRPr="00B343FF">
        <w:rPr>
          <w:rFonts w:ascii="Times New Roman" w:eastAsia="Times New Roman" w:hAnsi="Times New Roman" w:cs="Times New Roman"/>
          <w:sz w:val="24"/>
          <w:szCs w:val="24"/>
        </w:rPr>
        <w:t>-</w:t>
      </w:r>
      <w:r w:rsidR="00AD7C50" w:rsidRPr="00B343FF">
        <w:rPr>
          <w:rFonts w:ascii="Times New Roman" w:eastAsia="Times New Roman" w:hAnsi="Times New Roman" w:cs="Times New Roman"/>
          <w:sz w:val="24"/>
          <w:szCs w:val="24"/>
        </w:rPr>
        <w:t xml:space="preserve">computed discounted value </w:t>
      </w:r>
    </w:p>
    <w:p w14:paraId="43B4D153" w14:textId="77777777" w:rsidR="005252DB" w:rsidRPr="00D9747A" w:rsidRDefault="00000000" w:rsidP="00B343FF">
      <w:pPr>
        <w:shd w:val="clear" w:color="auto" w:fill="FFFFFF"/>
        <w:spacing w:after="0" w:line="480" w:lineRule="auto"/>
        <w:rPr>
          <w:rFonts w:ascii="Times New Roman" w:hAnsi="Times New Roman"/>
          <w:sz w:val="24"/>
          <w:lang w:val="fr-FR"/>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lang w:val="fr-FR"/>
                </w:rPr>
                <m:t>accept</m:t>
              </m:r>
            </m:sup>
          </m:sSup>
          <m:r>
            <w:rPr>
              <w:rFonts w:ascii="Cambria Math" w:hAnsi="Cambria Math"/>
              <w:sz w:val="24"/>
              <w:lang w:val="fr-FR"/>
            </w:rPr>
            <m:t>=h</m:t>
          </m:r>
          <m:d>
            <m:dPr>
              <m:ctrlPr>
                <w:rPr>
                  <w:rFonts w:ascii="Cambria Math" w:hAnsi="Cambria Math"/>
                  <w:sz w:val="24"/>
                </w:rPr>
              </m:ctrlPr>
            </m:dPr>
            <m:e>
              <m:r>
                <w:rPr>
                  <w:rFonts w:ascii="Cambria Math" w:hAnsi="Cambria Math"/>
                  <w:sz w:val="24"/>
                </w:rPr>
                <m:t>drop</m:t>
              </m:r>
              <m:r>
                <w:rPr>
                  <w:rFonts w:ascii="Cambria Math" w:hAnsi="Cambria Math"/>
                  <w:sz w:val="24"/>
                  <w:lang w:val="fr-FR"/>
                </w:rPr>
                <m:t>,</m:t>
              </m:r>
              <m:r>
                <w:rPr>
                  <w:rFonts w:ascii="Cambria Math" w:hAnsi="Cambria Math"/>
                  <w:sz w:val="24"/>
                </w:rPr>
                <m:t>delay</m:t>
              </m:r>
              <m:r>
                <w:rPr>
                  <w:rFonts w:ascii="Cambria Math" w:hAnsi="Cambria Math"/>
                  <w:sz w:val="24"/>
                  <w:lang w:val="fr-FR"/>
                </w:rPr>
                <m:t>+</m:t>
              </m:r>
              <m:r>
                <m:rPr>
                  <m:sty m:val="p"/>
                </m:rPr>
                <w:rPr>
                  <w:rFonts w:ascii="Cambria Math" w:hAnsi="Cambria Math"/>
                  <w:sz w:val="24"/>
                </w:rPr>
                <m:t>Δ</m:t>
              </m:r>
              <m:r>
                <w:rPr>
                  <w:rFonts w:ascii="Cambria Math" w:hAnsi="Cambria Math"/>
                  <w:sz w:val="24"/>
                </w:rPr>
                <m:t>t</m:t>
              </m:r>
            </m:e>
          </m:d>
          <m:r>
            <w:rPr>
              <w:rFonts w:ascii="Cambria Math" w:hAnsi="Cambria Math"/>
              <w:sz w:val="24"/>
              <w:lang w:val="fr-FR"/>
            </w:rPr>
            <m:t>=</m:t>
          </m:r>
          <m:f>
            <m:fPr>
              <m:ctrlPr>
                <w:rPr>
                  <w:rFonts w:ascii="Cambria Math" w:hAnsi="Cambria Math"/>
                  <w:sz w:val="24"/>
                </w:rPr>
              </m:ctrlPr>
            </m:fPr>
            <m:num>
              <m:r>
                <w:rPr>
                  <w:rFonts w:ascii="Cambria Math" w:hAnsi="Cambria Math"/>
                  <w:sz w:val="24"/>
                </w:rPr>
                <m:t>drop</m:t>
              </m:r>
            </m:num>
            <m:den>
              <m:r>
                <w:rPr>
                  <w:rFonts w:ascii="Cambria Math" w:hAnsi="Cambria Math"/>
                  <w:sz w:val="24"/>
                  <w:lang w:val="fr-FR"/>
                </w:rPr>
                <m:t>1+</m:t>
              </m:r>
              <m:r>
                <w:rPr>
                  <w:rFonts w:ascii="Cambria Math" w:hAnsi="Cambria Math"/>
                  <w:sz w:val="24"/>
                </w:rPr>
                <m:t>k</m:t>
              </m:r>
              <m:r>
                <w:rPr>
                  <w:rFonts w:ascii="Cambria Math" w:hAnsi="Cambria Math"/>
                  <w:sz w:val="24"/>
                  <w:lang w:val="fr-FR"/>
                </w:rPr>
                <m:t>⋅(</m:t>
              </m:r>
              <m:r>
                <w:rPr>
                  <w:rFonts w:ascii="Cambria Math" w:hAnsi="Cambria Math"/>
                  <w:sz w:val="24"/>
                </w:rPr>
                <m:t>delay</m:t>
              </m:r>
              <m:r>
                <w:rPr>
                  <w:rFonts w:ascii="Cambria Math" w:hAnsi="Cambria Math"/>
                  <w:sz w:val="24"/>
                  <w:lang w:val="fr-FR"/>
                </w:rPr>
                <m:t>+</m:t>
              </m:r>
              <m:r>
                <m:rPr>
                  <m:sty m:val="p"/>
                </m:rPr>
                <w:rPr>
                  <w:rFonts w:ascii="Cambria Math" w:hAnsi="Cambria Math"/>
                  <w:sz w:val="24"/>
                </w:rPr>
                <m:t>Δ</m:t>
              </m:r>
              <m:r>
                <w:rPr>
                  <w:rFonts w:ascii="Cambria Math" w:hAnsi="Cambria Math"/>
                  <w:sz w:val="24"/>
                </w:rPr>
                <m:t>t</m:t>
              </m:r>
              <m:r>
                <w:rPr>
                  <w:rFonts w:ascii="Cambria Math" w:hAnsi="Cambria Math"/>
                  <w:sz w:val="24"/>
                  <w:lang w:val="fr-FR"/>
                </w:rPr>
                <m:t>)</m:t>
              </m:r>
            </m:den>
          </m:f>
        </m:oMath>
      </m:oMathPara>
    </w:p>
    <w:p w14:paraId="00B29AE1" w14:textId="77777777" w:rsidR="00636289" w:rsidRPr="00B343FF" w:rsidRDefault="00BE7FDD"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the value for rejecting the offer</w:t>
      </w:r>
    </w:p>
    <w:p w14:paraId="0D360E8D" w14:textId="08A480F5" w:rsidR="00636289" w:rsidRPr="00AB32CC" w:rsidRDefault="00000000" w:rsidP="00B343FF">
      <w:pPr>
        <w:shd w:val="clear" w:color="auto" w:fill="FFFFFF"/>
        <w:spacing w:after="0"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V</m:t>
              </m:r>
            </m:e>
            <m:sup>
              <m:r>
                <m:rPr>
                  <m:nor/>
                </m:rPr>
                <w:rPr>
                  <w:rFonts w:ascii="Times New Roman" w:hAnsi="Times New Roman"/>
                  <w:sz w:val="24"/>
                </w:rPr>
                <m:t>reject</m:t>
              </m:r>
            </m:sup>
          </m:sSup>
          <m:r>
            <w:rPr>
              <w:rFonts w:ascii="Cambria Math" w:hAnsi="Cambria Math"/>
              <w:sz w:val="24"/>
            </w:rPr>
            <m:t>=θ</m:t>
          </m:r>
        </m:oMath>
      </m:oMathPara>
    </w:p>
    <w:p w14:paraId="5FAEB49F" w14:textId="60DE0F3C" w:rsidR="00044FED" w:rsidRPr="00B343FF" w:rsidRDefault="00636289"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where</w:t>
      </w:r>
      <w:r w:rsidRPr="00AB32CC">
        <w:rPr>
          <w:rFonts w:ascii="Times New Roman" w:hAnsi="Times New Roman"/>
          <w:sz w:val="24"/>
        </w:rPr>
        <w:t xml:space="preserve"> </w:t>
      </w:r>
      <m:oMath>
        <m:r>
          <w:rPr>
            <w:rFonts w:ascii="Cambria Math" w:hAnsi="Cambria Math"/>
            <w:sz w:val="24"/>
          </w:rPr>
          <m:t>θ</m:t>
        </m:r>
      </m:oMath>
      <w:r w:rsidR="00BE7FDD" w:rsidRPr="00AB32CC">
        <w:rPr>
          <w:rFonts w:ascii="Times New Roman" w:hAnsi="Times New Roman"/>
          <w:sz w:val="24"/>
        </w:rPr>
        <w:t xml:space="preserve"> </w:t>
      </w:r>
      <w:r w:rsidR="00BE7FDD" w:rsidRPr="00B343FF">
        <w:rPr>
          <w:rFonts w:ascii="Times New Roman" w:eastAsia="Times New Roman" w:hAnsi="Times New Roman" w:cs="Times New Roman"/>
          <w:sz w:val="24"/>
          <w:szCs w:val="24"/>
        </w:rPr>
        <w:t>is the decision threshold.</w:t>
      </w:r>
      <w:r w:rsidR="00BE7FDD" w:rsidRPr="00AB32CC">
        <w:rPr>
          <w:rFonts w:ascii="Times New Roman" w:hAnsi="Times New Roman"/>
          <w:sz w:val="24"/>
        </w:rPr>
        <w:t xml:space="preserve"> </w:t>
      </w:r>
    </w:p>
    <w:p w14:paraId="18177B88" w14:textId="6A29D8CA" w:rsidR="00226D4C" w:rsidRPr="00B343FF" w:rsidRDefault="00BE7FDD"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Following purple go signals</w:t>
      </w:r>
      <w:r w:rsidR="00AD7C50" w:rsidRPr="00B343FF">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Pr="00B343FF">
        <w:rPr>
          <w:rFonts w:ascii="Times New Roman" w:eastAsia="Times New Roman" w:hAnsi="Times New Roman" w:cs="Times New Roman"/>
          <w:sz w:val="24"/>
          <w:szCs w:val="24"/>
        </w:rPr>
        <w:t xml:space="preserve"> is the original discounted value </w:t>
      </w:r>
    </w:p>
    <w:p w14:paraId="6177C490" w14:textId="4727A8F5" w:rsidR="00226D4C" w:rsidRPr="00B343FF" w:rsidRDefault="00000000" w:rsidP="00B343FF">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eastAsia="Times New Roman" w:hAnsi="Cambria Math" w:cs="Times New Roman"/>
              <w:sz w:val="24"/>
              <w:szCs w:val="24"/>
            </w:rPr>
            <m:t>=DV</m:t>
          </m:r>
        </m:oMath>
      </m:oMathPara>
    </w:p>
    <w:p w14:paraId="2F080DE3" w14:textId="41688309" w:rsidR="005252DB" w:rsidRPr="00B343FF" w:rsidRDefault="00AB643E"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the value for rejecting the offer</w:t>
      </w:r>
      <w:r w:rsidR="00AA603C" w:rsidRPr="00B343FF">
        <w:rPr>
          <w:rFonts w:ascii="Times New Roman" w:eastAsia="Times New Roman" w:hAnsi="Times New Roman" w:cs="Times New Roman"/>
          <w:sz w:val="24"/>
          <w:szCs w:val="24"/>
        </w:rPr>
        <w:t xml:space="preserve"> is discounted</w:t>
      </w:r>
    </w:p>
    <w:p w14:paraId="6D5913E9" w14:textId="7519D16F" w:rsidR="006B4EDC" w:rsidRPr="00B343FF" w:rsidRDefault="00000000" w:rsidP="00B343FF">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V</m:t>
              </m:r>
            </m:e>
            <m:sup>
              <m:r>
                <m:rPr>
                  <m:nor/>
                </m:rPr>
                <w:rPr>
                  <w:rFonts w:ascii="Times New Roman" w:hAnsi="Times New Roman"/>
                  <w:sz w:val="24"/>
                </w:rPr>
                <m:t>reject</m:t>
              </m:r>
            </m:sup>
          </m:sSup>
          <m:r>
            <w:rPr>
              <w:rFonts w:ascii="Cambria Math" w:hAnsi="Cambria Math"/>
              <w:sz w:val="24"/>
            </w:rPr>
            <m:t>=h</m:t>
          </m:r>
          <m:d>
            <m:dPr>
              <m:ctrlPr>
                <w:rPr>
                  <w:rFonts w:ascii="Cambria Math" w:hAnsi="Cambria Math"/>
                  <w:i/>
                  <w:sz w:val="24"/>
                </w:rPr>
              </m:ctrlPr>
            </m:dPr>
            <m:e>
              <m:r>
                <w:rPr>
                  <w:rFonts w:ascii="Cambria Math" w:hAnsi="Cambria Math"/>
                  <w:sz w:val="24"/>
                </w:rPr>
                <m:t xml:space="preserve">θ, </m:t>
              </m:r>
              <m:r>
                <m:rPr>
                  <m:sty m:val="p"/>
                </m:rPr>
                <w:rPr>
                  <w:rFonts w:ascii="Cambria Math" w:hAnsi="Cambria Math"/>
                  <w:sz w:val="24"/>
                </w:rPr>
                <m:t>Δ</m:t>
              </m:r>
              <m:r>
                <w:rPr>
                  <w:rFonts w:ascii="Cambria Math" w:hAnsi="Cambria Math"/>
                  <w:sz w:val="24"/>
                </w:rPr>
                <m:t>t</m:t>
              </m:r>
            </m:e>
          </m:d>
          <m:r>
            <w:rPr>
              <w:rFonts w:ascii="Cambria Math" w:hAnsi="Cambria Math"/>
              <w:sz w:val="24"/>
            </w:rPr>
            <m:t>=</m:t>
          </m:r>
          <m:f>
            <m:fPr>
              <m:ctrlPr>
                <w:rPr>
                  <w:rFonts w:ascii="Cambria Math" w:hAnsi="Cambria Math"/>
                  <w:sz w:val="24"/>
                </w:rPr>
              </m:ctrlPr>
            </m:fPr>
            <m:num>
              <m:r>
                <w:rPr>
                  <w:rFonts w:ascii="Cambria Math" w:hAnsi="Cambria Math"/>
                  <w:sz w:val="24"/>
                </w:rPr>
                <m:t>θ</m:t>
              </m:r>
            </m:num>
            <m:den>
              <m:r>
                <w:rPr>
                  <w:rFonts w:ascii="Cambria Math" w:hAnsi="Cambria Math"/>
                  <w:sz w:val="24"/>
                </w:rPr>
                <m:t>1+k⋅</m:t>
              </m:r>
              <m:r>
                <m:rPr>
                  <m:sty m:val="p"/>
                </m:rPr>
                <w:rPr>
                  <w:rFonts w:ascii="Cambria Math" w:hAnsi="Cambria Math"/>
                  <w:sz w:val="24"/>
                </w:rPr>
                <m:t>Δ</m:t>
              </m:r>
              <m:r>
                <w:rPr>
                  <w:rFonts w:ascii="Cambria Math" w:hAnsi="Cambria Math"/>
                  <w:sz w:val="24"/>
                </w:rPr>
                <m:t>t</m:t>
              </m:r>
            </m:den>
          </m:f>
        </m:oMath>
      </m:oMathPara>
    </w:p>
    <w:p w14:paraId="53361772" w14:textId="5B8A9A8D" w:rsidR="0092731C" w:rsidRDefault="0087034C" w:rsidP="00B343FF">
      <w:pPr>
        <w:shd w:val="clear" w:color="auto" w:fill="FFFFFF"/>
        <w:spacing w:after="0" w:line="480" w:lineRule="auto"/>
        <w:rPr>
          <w:ins w:id="274" w:author="Siyu Wang" w:date="2026-08-12T01:35:00Z" w16du:dateUtc="2026-08-12T05:35:00Z"/>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As in previous models, decisions are made via the softmax rule, by comparing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Pr="00B343FF">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reject</m:t>
            </m:r>
          </m:sup>
        </m:sSup>
      </m:oMath>
      <w:r w:rsidRPr="00B343FF">
        <w:rPr>
          <w:rFonts w:ascii="Times New Roman" w:eastAsia="Times New Roman" w:hAnsi="Times New Roman" w:cs="Times New Roman"/>
          <w:sz w:val="24"/>
          <w:szCs w:val="24"/>
        </w:rPr>
        <w:t xml:space="preserve">. </w:t>
      </w:r>
    </w:p>
    <w:p w14:paraId="2501EC83" w14:textId="534EDE54" w:rsidR="000A1FAF" w:rsidRPr="00B343FF" w:rsidDel="000A1FAF" w:rsidRDefault="000A1FAF" w:rsidP="00B343FF">
      <w:pPr>
        <w:shd w:val="clear" w:color="auto" w:fill="FFFFFF"/>
        <w:spacing w:after="0" w:line="480" w:lineRule="auto"/>
        <w:rPr>
          <w:del w:id="275" w:author="Siyu Wang" w:date="2026-08-12T01:35:00Z" w16du:dateUtc="2026-08-12T05:35:00Z"/>
          <w:rFonts w:ascii="Times New Roman" w:eastAsia="Times New Roman" w:hAnsi="Times New Roman" w:cs="Times New Roman"/>
          <w:sz w:val="24"/>
          <w:szCs w:val="24"/>
        </w:rPr>
      </w:pPr>
    </w:p>
    <w:p w14:paraId="01D048C2" w14:textId="27A35CEE" w:rsidR="006B4EDC" w:rsidRPr="00B343FF" w:rsidRDefault="004B2EFC" w:rsidP="00AB32CC">
      <w:pPr>
        <w:spacing w:line="480" w:lineRule="auto"/>
        <w:rPr>
          <w:rFonts w:ascii="Times New Roman" w:eastAsia="Times New Roman" w:hAnsi="Times New Roman" w:cs="Times New Roman"/>
          <w:sz w:val="24"/>
          <w:szCs w:val="24"/>
          <w:u w:val="single"/>
        </w:rPr>
      </w:pPr>
      <w:r w:rsidRPr="00B343FF">
        <w:rPr>
          <w:rFonts w:ascii="Times New Roman" w:eastAsia="Times New Roman" w:hAnsi="Times New Roman" w:cs="Times New Roman"/>
          <w:sz w:val="24"/>
          <w:szCs w:val="24"/>
          <w:u w:val="single"/>
        </w:rPr>
        <w:t>Extended Models</w:t>
      </w:r>
    </w:p>
    <w:p w14:paraId="206A190B" w14:textId="11D1563C" w:rsidR="00224673" w:rsidRPr="00B343FF" w:rsidRDefault="00E24B7D"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In the base models, the value for accepting the offer is assumed to be the adjusted discounted value of the current offer, without considering discounted values from future trials. Since accepting an offer</w:t>
      </w:r>
      <w:r w:rsidR="00CE7130" w:rsidRPr="00B343FF">
        <w:rPr>
          <w:rFonts w:ascii="Times New Roman" w:eastAsia="Times New Roman" w:hAnsi="Times New Roman" w:cs="Times New Roman"/>
          <w:sz w:val="24"/>
          <w:szCs w:val="24"/>
        </w:rPr>
        <w:t xml:space="preserve"> with longer delay </w:t>
      </w:r>
      <w:r w:rsidRPr="00B343FF">
        <w:rPr>
          <w:rFonts w:ascii="Times New Roman" w:eastAsia="Times New Roman" w:hAnsi="Times New Roman" w:cs="Times New Roman"/>
          <w:sz w:val="24"/>
          <w:szCs w:val="24"/>
        </w:rPr>
        <w:t xml:space="preserve">would </w:t>
      </w:r>
      <w:r w:rsidR="00CE7130" w:rsidRPr="00B343FF">
        <w:rPr>
          <w:rFonts w:ascii="Times New Roman" w:eastAsia="Times New Roman" w:hAnsi="Times New Roman" w:cs="Times New Roman"/>
          <w:sz w:val="24"/>
          <w:szCs w:val="24"/>
        </w:rPr>
        <w:t>postpone</w:t>
      </w:r>
      <w:r w:rsidRPr="00B343FF">
        <w:rPr>
          <w:rFonts w:ascii="Times New Roman" w:eastAsia="Times New Roman" w:hAnsi="Times New Roman" w:cs="Times New Roman"/>
          <w:sz w:val="24"/>
          <w:szCs w:val="24"/>
        </w:rPr>
        <w:t xml:space="preserve"> the start of the next trial, </w:t>
      </w:r>
      <w:r w:rsidR="00CE7130" w:rsidRPr="00B343FF">
        <w:rPr>
          <w:rFonts w:ascii="Times New Roman" w:eastAsia="Times New Roman" w:hAnsi="Times New Roman" w:cs="Times New Roman"/>
          <w:sz w:val="24"/>
          <w:szCs w:val="24"/>
        </w:rPr>
        <w:t xml:space="preserve">the discounted future reward should be </w:t>
      </w:r>
      <w:r w:rsidR="0012705D" w:rsidRPr="00B343FF">
        <w:rPr>
          <w:rFonts w:ascii="Times New Roman" w:eastAsia="Times New Roman" w:hAnsi="Times New Roman" w:cs="Times New Roman"/>
          <w:sz w:val="24"/>
          <w:szCs w:val="24"/>
        </w:rPr>
        <w:t>less</w:t>
      </w:r>
      <w:r w:rsidR="00BF5D1A" w:rsidRPr="00B343FF">
        <w:rPr>
          <w:rFonts w:ascii="Times New Roman" w:eastAsia="Times New Roman" w:hAnsi="Times New Roman" w:cs="Times New Roman"/>
          <w:sz w:val="24"/>
          <w:szCs w:val="24"/>
        </w:rPr>
        <w:t xml:space="preserve"> when accepting offers with longer delays. </w:t>
      </w:r>
    </w:p>
    <w:p w14:paraId="1166727C" w14:textId="2009CDA1" w:rsidR="000B5F34" w:rsidRPr="00B343FF" w:rsidRDefault="000B5F34"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decision threshold </w:t>
      </w:r>
      <m:oMath>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xml:space="preserve"> (or the value for immediately rejecting the offer) can be viewed as the discounted value of all future trials in a continuous task.</w:t>
      </w:r>
      <w:r w:rsidR="00CC7B4C" w:rsidRPr="00B343FF">
        <w:rPr>
          <w:rFonts w:ascii="Times New Roman" w:eastAsia="Times New Roman" w:hAnsi="Times New Roman" w:cs="Times New Roman"/>
          <w:sz w:val="24"/>
          <w:szCs w:val="24"/>
        </w:rPr>
        <w:t xml:space="preserve"> When accepting an offer, the value for future trials should be discounted as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m:t>
        </m:r>
      </m:oMath>
      <w:r w:rsidR="00CC7B4C" w:rsidRPr="00B343FF">
        <w:rPr>
          <w:rFonts w:ascii="Times New Roman" w:eastAsia="Times New Roman" w:hAnsi="Times New Roman" w:cs="Times New Roman"/>
          <w:sz w:val="24"/>
          <w:szCs w:val="24"/>
        </w:rPr>
        <w:t xml:space="preserve"> As a result, the value for accepting the offer, should be the sum of the value of the current offer, and the expected discounted value of all future trials.</w:t>
      </w:r>
    </w:p>
    <w:p w14:paraId="6A1D68A9" w14:textId="5F90FBCF" w:rsidR="00CC7B4C" w:rsidRPr="009969C5" w:rsidRDefault="00000000" w:rsidP="00AB32CC">
      <w:pPr>
        <w:spacing w:line="480" w:lineRule="auto"/>
        <w:rPr>
          <w:rFonts w:ascii="Times New Roman" w:hAnsi="Times New Roman"/>
          <w:sz w:val="24"/>
          <w:lang w:val="fr-FR"/>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lang w:val="fr-FR"/>
                </w:rPr>
                <m:t>accept</m:t>
              </m:r>
            </m:sup>
          </m:sSup>
          <m:r>
            <w:rPr>
              <w:rFonts w:ascii="Cambria Math" w:hAnsi="Cambria Math"/>
              <w:sz w:val="24"/>
              <w:lang w:val="fr-FR"/>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DV</m:t>
              </m:r>
            </m:e>
            <m:sup>
              <m:r>
                <w:rPr>
                  <w:rFonts w:ascii="Cambria Math" w:eastAsia="Times New Roman" w:hAnsi="Cambria Math" w:cs="Times New Roman"/>
                  <w:sz w:val="24"/>
                  <w:szCs w:val="24"/>
                </w:rPr>
                <m:t>current</m:t>
              </m:r>
            </m:sup>
          </m:sSup>
          <m:r>
            <w:rPr>
              <w:rFonts w:ascii="Cambria Math" w:hAnsi="Cambria Math"/>
              <w:sz w:val="24"/>
              <w:lang w:val="fr-FR"/>
            </w:rPr>
            <m:t>+ 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m:t>
              </m:r>
              <m:r>
                <w:rPr>
                  <w:rFonts w:ascii="Cambria Math" w:hAnsi="Cambria Math"/>
                  <w:sz w:val="24"/>
                  <w:lang w:val="fr-FR"/>
                </w:rPr>
                <m:t xml:space="preserve">, </m:t>
              </m:r>
              <m:r>
                <w:rPr>
                  <w:rFonts w:ascii="Cambria Math" w:eastAsia="Times New Roman" w:hAnsi="Cambria Math" w:cs="Times New Roman"/>
                  <w:sz w:val="24"/>
                  <w:szCs w:val="24"/>
                </w:rPr>
                <m:t>delay</m:t>
              </m:r>
            </m:e>
          </m:d>
        </m:oMath>
      </m:oMathPara>
    </w:p>
    <w:p w14:paraId="2414AD28" w14:textId="5F8EE04E" w:rsidR="0012705D" w:rsidRPr="00B343FF" w:rsidRDefault="0012705D"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models Model </w:t>
      </w:r>
      <w:r w:rsidR="00465FB6" w:rsidRPr="00B343FF">
        <w:rPr>
          <w:rFonts w:ascii="Times New Roman" w:eastAsia="Times New Roman" w:hAnsi="Times New Roman" w:cs="Times New Roman"/>
          <w:sz w:val="24"/>
          <w:szCs w:val="24"/>
        </w:rPr>
        <w:t>1v</w:t>
      </w:r>
      <w:r w:rsidRPr="00B343FF">
        <w:rPr>
          <w:rFonts w:ascii="Times New Roman" w:eastAsia="Times New Roman" w:hAnsi="Times New Roman" w:cs="Times New Roman"/>
          <w:sz w:val="24"/>
          <w:szCs w:val="24"/>
        </w:rPr>
        <w:t xml:space="preserve">, Model </w:t>
      </w:r>
      <w:r w:rsidR="00465FB6" w:rsidRPr="00B343FF">
        <w:rPr>
          <w:rFonts w:ascii="Times New Roman" w:eastAsia="Times New Roman" w:hAnsi="Times New Roman" w:cs="Times New Roman"/>
          <w:sz w:val="24"/>
          <w:szCs w:val="24"/>
        </w:rPr>
        <w:t>2v</w:t>
      </w:r>
      <w:r w:rsidRPr="00B343FF">
        <w:rPr>
          <w:rFonts w:ascii="Times New Roman" w:eastAsia="Times New Roman" w:hAnsi="Times New Roman" w:cs="Times New Roman"/>
          <w:sz w:val="24"/>
          <w:szCs w:val="24"/>
        </w:rPr>
        <w:t xml:space="preserve">, Model </w:t>
      </w:r>
      <w:r w:rsidR="00465FB6" w:rsidRPr="00B343FF">
        <w:rPr>
          <w:rFonts w:ascii="Times New Roman" w:eastAsia="Times New Roman" w:hAnsi="Times New Roman" w:cs="Times New Roman"/>
          <w:sz w:val="24"/>
          <w:szCs w:val="24"/>
        </w:rPr>
        <w:t>3v</w:t>
      </w:r>
      <w:r w:rsidRPr="00B343FF">
        <w:rPr>
          <w:rFonts w:ascii="Times New Roman" w:eastAsia="Times New Roman" w:hAnsi="Times New Roman" w:cs="Times New Roman"/>
          <w:sz w:val="24"/>
          <w:szCs w:val="24"/>
        </w:rPr>
        <w:t xml:space="preserve"> are variants of Model 1, Model 2, Model 3, respectively, </w:t>
      </w:r>
      <w:r w:rsidR="005B2DBA" w:rsidRPr="00B343FF">
        <w:rPr>
          <w:rFonts w:ascii="Times New Roman" w:eastAsia="Times New Roman" w:hAnsi="Times New Roman" w:cs="Times New Roman"/>
          <w:sz w:val="24"/>
          <w:szCs w:val="24"/>
        </w:rPr>
        <w:t xml:space="preserve">and they </w:t>
      </w:r>
      <w:r w:rsidRPr="00B343FF">
        <w:rPr>
          <w:rFonts w:ascii="Times New Roman" w:eastAsia="Times New Roman" w:hAnsi="Times New Roman" w:cs="Times New Roman"/>
          <w:sz w:val="24"/>
          <w:szCs w:val="24"/>
        </w:rPr>
        <w:t xml:space="preserve">explicitly account for the discounted value for future trials. </w:t>
      </w:r>
    </w:p>
    <w:p w14:paraId="3355187B" w14:textId="32E3F536" w:rsidR="0012705D" w:rsidRPr="00B343FF" w:rsidRDefault="00B35533"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For Model </w:t>
      </w:r>
      <w:r w:rsidR="00465FB6" w:rsidRPr="00B343FF">
        <w:rPr>
          <w:rFonts w:ascii="Times New Roman" w:eastAsia="Times New Roman" w:hAnsi="Times New Roman" w:cs="Times New Roman"/>
          <w:sz w:val="24"/>
          <w:szCs w:val="24"/>
        </w:rPr>
        <w:t>1v</w:t>
      </w:r>
      <w:r w:rsidRPr="00B343FF">
        <w:rPr>
          <w:rFonts w:ascii="Times New Roman" w:eastAsia="Times New Roman" w:hAnsi="Times New Roman" w:cs="Times New Roman"/>
          <w:sz w:val="24"/>
          <w:szCs w:val="24"/>
        </w:rPr>
        <w:t xml:space="preserve">, </w:t>
      </w:r>
    </w:p>
    <w:p w14:paraId="018D1A40" w14:textId="77777777" w:rsidR="005A3F5A" w:rsidRPr="00B343FF" w:rsidRDefault="00000000" w:rsidP="00AB32CC">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drop, delay</m:t>
              </m:r>
            </m:e>
          </m:d>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=DV+h(θ, delay)</m:t>
          </m:r>
        </m:oMath>
      </m:oMathPara>
    </w:p>
    <w:p w14:paraId="0BBCC974" w14:textId="77777777" w:rsidR="005A3F5A" w:rsidRPr="00B343FF" w:rsidRDefault="00000000" w:rsidP="00AB32CC">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m:oMathPara>
    </w:p>
    <w:p w14:paraId="2821D5BF" w14:textId="79FA5979" w:rsidR="005A3F5A" w:rsidRPr="00B343FF" w:rsidRDefault="005A3F5A"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For Model </w:t>
      </w:r>
      <w:r w:rsidR="00465FB6" w:rsidRPr="00B343FF">
        <w:rPr>
          <w:rFonts w:ascii="Times New Roman" w:eastAsia="Times New Roman" w:hAnsi="Times New Roman" w:cs="Times New Roman"/>
          <w:sz w:val="24"/>
          <w:szCs w:val="24"/>
        </w:rPr>
        <w:t>2v</w:t>
      </w:r>
      <w:r w:rsidRPr="00B343FF">
        <w:rPr>
          <w:rFonts w:ascii="Times New Roman" w:eastAsia="Times New Roman" w:hAnsi="Times New Roman" w:cs="Times New Roman"/>
          <w:sz w:val="24"/>
          <w:szCs w:val="24"/>
        </w:rPr>
        <w:t xml:space="preserve">, </w:t>
      </w:r>
    </w:p>
    <w:p w14:paraId="2F23D24E" w14:textId="35552963" w:rsidR="00916343" w:rsidRPr="009969C5" w:rsidRDefault="00000000" w:rsidP="00AB32CC">
      <w:pPr>
        <w:spacing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m:rPr>
                      <m:sty m:val="p"/>
                    </m:rPr>
                    <w:rPr>
                      <w:rFonts w:ascii="Cambria Math" w:hAnsi="Cambria Math"/>
                      <w:sz w:val="24"/>
                    </w:rPr>
                    <m:t>DV+β+h(θ, delay)</m:t>
                  </m:r>
                  <m:r>
                    <w:rPr>
                      <w:rFonts w:ascii="Cambria Math" w:hAnsi="Cambria Math"/>
                      <w:sz w:val="24"/>
                    </w:rPr>
                    <m:t>,  &amp;</m:t>
                  </m:r>
                  <m:r>
                    <m:rPr>
                      <m:nor/>
                    </m:rPr>
                    <w:rPr>
                      <w:rFonts w:ascii="Times New Roman" w:hAnsi="Times New Roman"/>
                      <w:sz w:val="24"/>
                    </w:rPr>
                    <m:t>go=purple</m:t>
                  </m:r>
                </m:e>
                <m:e>
                  <m:r>
                    <m:rPr>
                      <m:sty m:val="p"/>
                    </m:rPr>
                    <w:rPr>
                      <w:rFonts w:ascii="Cambria Math" w:hAnsi="Cambria Math"/>
                      <w:sz w:val="24"/>
                    </w:rPr>
                    <m:t>DV-β+h(θ, delay)</m:t>
                  </m:r>
                  <m:r>
                    <w:rPr>
                      <w:rFonts w:ascii="Cambria Math" w:hAnsi="Cambria Math"/>
                      <w:sz w:val="24"/>
                    </w:rPr>
                    <m:t>,  &amp;</m:t>
                  </m:r>
                  <m:r>
                    <m:rPr>
                      <m:nor/>
                    </m:rPr>
                    <w:rPr>
                      <w:rFonts w:ascii="Times New Roman" w:hAnsi="Times New Roman"/>
                      <w:sz w:val="24"/>
                    </w:rPr>
                    <m:t>go=yellow</m:t>
                  </m:r>
                </m:e>
              </m:eqArr>
            </m:e>
          </m:d>
        </m:oMath>
      </m:oMathPara>
    </w:p>
    <w:p w14:paraId="1E5BED54" w14:textId="56C1389E" w:rsidR="00916343" w:rsidRPr="00B343FF" w:rsidRDefault="00000000" w:rsidP="00AB32CC">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m:oMathPara>
    </w:p>
    <w:p w14:paraId="4A7B885D" w14:textId="5AADCA08" w:rsidR="00C33501" w:rsidRPr="00B343FF" w:rsidRDefault="00C33501"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 xml:space="preserve">For Model </w:t>
      </w:r>
      <w:r w:rsidR="00465FB6" w:rsidRPr="00B343FF">
        <w:rPr>
          <w:rFonts w:ascii="Times New Roman" w:eastAsia="Times New Roman" w:hAnsi="Times New Roman" w:cs="Times New Roman"/>
          <w:sz w:val="24"/>
          <w:szCs w:val="24"/>
        </w:rPr>
        <w:t>3v</w:t>
      </w:r>
      <w:r w:rsidRPr="00B343FF">
        <w:rPr>
          <w:rFonts w:ascii="Times New Roman" w:eastAsia="Times New Roman" w:hAnsi="Times New Roman" w:cs="Times New Roman"/>
          <w:sz w:val="24"/>
          <w:szCs w:val="24"/>
        </w:rPr>
        <w:t>,</w:t>
      </w:r>
    </w:p>
    <w:p w14:paraId="6789B265" w14:textId="1569DD16" w:rsidR="007B7FB1" w:rsidRPr="009969C5" w:rsidRDefault="00000000" w:rsidP="00AB32CC">
      <w:pPr>
        <w:spacing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w:rPr>
                      <w:rFonts w:ascii="Cambria Math" w:hAnsi="Cambria Math"/>
                      <w:sz w:val="24"/>
                    </w:rPr>
                    <m:t>h</m:t>
                  </m:r>
                  <m:d>
                    <m:dPr>
                      <m:ctrlPr>
                        <w:rPr>
                          <w:rFonts w:ascii="Cambria Math" w:hAnsi="Cambria Math"/>
                          <w:sz w:val="24"/>
                        </w:rPr>
                      </m:ctrlPr>
                    </m:dPr>
                    <m:e>
                      <m:r>
                        <w:rPr>
                          <w:rFonts w:ascii="Cambria Math" w:hAnsi="Cambria Math"/>
                          <w:sz w:val="24"/>
                        </w:rPr>
                        <m:t>drop,delay</m:t>
                      </m:r>
                    </m:e>
                  </m:d>
                  <m:r>
                    <m:rPr>
                      <m:sty m:val="p"/>
                    </m:rPr>
                    <w:rPr>
                      <w:rFonts w:ascii="Cambria Math" w:hAnsi="Cambria Math"/>
                      <w:sz w:val="24"/>
                    </w:rPr>
                    <m:t>+h(θ, delay)</m:t>
                  </m:r>
                  <m:r>
                    <w:rPr>
                      <w:rFonts w:ascii="Cambria Math" w:hAnsi="Cambria Math"/>
                      <w:sz w:val="24"/>
                    </w:rPr>
                    <m:t>,  &amp;</m:t>
                  </m:r>
                  <m:r>
                    <m:rPr>
                      <m:nor/>
                    </m:rPr>
                    <w:rPr>
                      <w:rFonts w:ascii="Times New Roman" w:hAnsi="Times New Roman"/>
                      <w:sz w:val="24"/>
                    </w:rPr>
                    <m:t>go=purple</m:t>
                  </m:r>
                </m:e>
                <m:e>
                  <m:r>
                    <w:rPr>
                      <w:rFonts w:ascii="Cambria Math" w:hAnsi="Cambria Math"/>
                      <w:sz w:val="24"/>
                    </w:rPr>
                    <m:t>h</m:t>
                  </m:r>
                  <m:d>
                    <m:dPr>
                      <m:ctrlPr>
                        <w:rPr>
                          <w:rFonts w:ascii="Cambria Math" w:hAnsi="Cambria Math"/>
                          <w:sz w:val="24"/>
                        </w:rPr>
                      </m:ctrlPr>
                    </m:dPr>
                    <m:e>
                      <m:r>
                        <w:rPr>
                          <w:rFonts w:ascii="Cambria Math" w:hAnsi="Cambria Math"/>
                          <w:sz w:val="24"/>
                        </w:rPr>
                        <m:t>drop,delay+</m:t>
                      </m:r>
                      <m:r>
                        <m:rPr>
                          <m:sty m:val="p"/>
                        </m:rPr>
                        <w:rPr>
                          <w:rFonts w:ascii="Cambria Math" w:hAnsi="Cambria Math"/>
                          <w:sz w:val="24"/>
                        </w:rPr>
                        <m:t>Δ</m:t>
                      </m:r>
                      <m:r>
                        <w:rPr>
                          <w:rFonts w:ascii="Cambria Math" w:hAnsi="Cambria Math"/>
                          <w:sz w:val="24"/>
                        </w:rPr>
                        <m:t>t</m:t>
                      </m:r>
                    </m:e>
                  </m:d>
                  <m:r>
                    <m:rPr>
                      <m:sty m:val="p"/>
                    </m:rPr>
                    <w:rPr>
                      <w:rFonts w:ascii="Cambria Math" w:hAnsi="Cambria Math"/>
                      <w:sz w:val="24"/>
                    </w:rPr>
                    <m:t>+h(θ, delay</m:t>
                  </m:r>
                  <m:r>
                    <w:rPr>
                      <w:rFonts w:ascii="Cambria Math" w:hAnsi="Cambria Math"/>
                      <w:sz w:val="24"/>
                    </w:rPr>
                    <m:t>+</m:t>
                  </m:r>
                  <m:r>
                    <m:rPr>
                      <m:sty m:val="p"/>
                    </m:rPr>
                    <w:rPr>
                      <w:rFonts w:ascii="Cambria Math" w:hAnsi="Cambria Math"/>
                      <w:sz w:val="24"/>
                    </w:rPr>
                    <m:t>Δ</m:t>
                  </m:r>
                  <m:r>
                    <w:rPr>
                      <w:rFonts w:ascii="Cambria Math" w:hAnsi="Cambria Math"/>
                      <w:sz w:val="24"/>
                    </w:rPr>
                    <m:t>t</m:t>
                  </m:r>
                  <m:r>
                    <m:rPr>
                      <m:sty m:val="p"/>
                    </m:rPr>
                    <w:rPr>
                      <w:rFonts w:ascii="Cambria Math" w:hAnsi="Cambria Math"/>
                      <w:sz w:val="24"/>
                    </w:rPr>
                    <m:t>)</m:t>
                  </m:r>
                  <m:r>
                    <w:rPr>
                      <w:rFonts w:ascii="Cambria Math" w:hAnsi="Cambria Math"/>
                      <w:sz w:val="24"/>
                    </w:rPr>
                    <m:t>,  &amp;</m:t>
                  </m:r>
                  <m:r>
                    <m:rPr>
                      <m:nor/>
                    </m:rPr>
                    <w:rPr>
                      <w:rFonts w:ascii="Times New Roman" w:hAnsi="Times New Roman"/>
                      <w:sz w:val="24"/>
                    </w:rPr>
                    <m:t>go=yellow</m:t>
                  </m:r>
                </m:e>
              </m:eqArr>
            </m:e>
          </m:d>
        </m:oMath>
      </m:oMathPara>
    </w:p>
    <w:p w14:paraId="1FA147A4" w14:textId="25818E7C" w:rsidR="007B7FB1" w:rsidRPr="009969C5" w:rsidRDefault="00000000" w:rsidP="00AB32CC">
      <w:pPr>
        <w:spacing w:line="480" w:lineRule="auto"/>
        <w:jc w:val="center"/>
        <w:rPr>
          <w:rFonts w:ascii="Times New Roman" w:hAnsi="Times New Roman"/>
          <w:sz w:val="24"/>
        </w:rPr>
      </w:pPr>
      <m:oMathPara>
        <m:oMathParaPr>
          <m:jc m:val="center"/>
        </m:oMathParaP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m:rPr>
                      <m:sty m:val="p"/>
                    </m:rPr>
                    <w:rPr>
                      <w:rFonts w:ascii="Cambria Math" w:hAnsi="Cambria Math"/>
                      <w:sz w:val="24"/>
                    </w:rPr>
                    <m:t>h(θ, Δt)</m:t>
                  </m:r>
                  <m:r>
                    <w:rPr>
                      <w:rFonts w:ascii="Cambria Math" w:hAnsi="Cambria Math"/>
                      <w:sz w:val="24"/>
                    </w:rPr>
                    <m:t>,  &amp;</m:t>
                  </m:r>
                  <m:r>
                    <m:rPr>
                      <m:nor/>
                    </m:rPr>
                    <w:rPr>
                      <w:rFonts w:ascii="Times New Roman" w:hAnsi="Times New Roman"/>
                      <w:sz w:val="24"/>
                    </w:rPr>
                    <m:t>go=purple</m:t>
                  </m:r>
                </m:e>
                <m:e>
                  <m:r>
                    <w:rPr>
                      <w:rFonts w:ascii="Cambria Math" w:hAnsi="Cambria Math"/>
                      <w:sz w:val="24"/>
                    </w:rPr>
                    <m:t>θ,  &amp;</m:t>
                  </m:r>
                  <m:r>
                    <m:rPr>
                      <m:nor/>
                    </m:rPr>
                    <w:rPr>
                      <w:rFonts w:ascii="Times New Roman" w:hAnsi="Times New Roman"/>
                      <w:sz w:val="24"/>
                    </w:rPr>
                    <m:t>go=yellow</m:t>
                  </m:r>
                </m:e>
              </m:eqArr>
            </m:e>
          </m:d>
        </m:oMath>
      </m:oMathPara>
    </w:p>
    <w:p w14:paraId="73292744" w14:textId="370E9CD0" w:rsidR="007B7FB1" w:rsidRPr="008842F5" w:rsidDel="009D1371" w:rsidRDefault="007B7FB1" w:rsidP="00AB32CC">
      <w:pPr>
        <w:spacing w:line="480" w:lineRule="auto"/>
        <w:jc w:val="center"/>
        <w:rPr>
          <w:del w:id="276" w:author="Siyu Wang" w:date="2026-08-12T01:38:00Z" w16du:dateUtc="2026-08-12T05:38:00Z"/>
          <w:rFonts w:ascii="Times New Roman" w:hAnsi="Times New Roman"/>
          <w:sz w:val="24"/>
        </w:rPr>
      </w:pPr>
    </w:p>
    <w:p w14:paraId="00000082" w14:textId="4AD1F877" w:rsidR="00585BFC" w:rsidRPr="00B343FF" w:rsidRDefault="007E6A19"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Maximum likelihood estimation was used to estimate the parameters in all models.  </w:t>
      </w:r>
    </w:p>
    <w:p w14:paraId="00000083" w14:textId="77777777" w:rsidR="00585BFC" w:rsidRDefault="00585BFC">
      <w:pPr>
        <w:spacing w:after="0" w:line="480" w:lineRule="auto"/>
        <w:rPr>
          <w:rFonts w:ascii="Times New Roman" w:eastAsia="Times New Roman" w:hAnsi="Times New Roman" w:cs="Times New Roman"/>
          <w:i/>
          <w:iCs/>
          <w:sz w:val="24"/>
          <w:szCs w:val="24"/>
        </w:rPr>
      </w:pPr>
    </w:p>
    <w:p w14:paraId="00000084" w14:textId="77777777" w:rsidR="00585BFC" w:rsidRPr="00B343FF" w:rsidRDefault="00000000"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ANOVA-sliding window Analysis</w:t>
      </w:r>
    </w:p>
    <w:p w14:paraId="145540CC" w14:textId="6BC64952" w:rsidR="00FC61C7" w:rsidRPr="00B343FF" w:rsidDel="008B42A2" w:rsidRDefault="00000000" w:rsidP="00B343FF">
      <w:pPr>
        <w:spacing w:after="0" w:line="480" w:lineRule="auto"/>
        <w:rPr>
          <w:del w:id="277" w:author="Siyu Wang" w:date="2026-08-12T01:43:00Z" w16du:dateUtc="2026-08-12T05:43:00Z"/>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 sliding window analysis was performed using the neural activity from all 170 recorded cells</w:t>
      </w:r>
      <w:del w:id="278" w:author="Siyu Wang" w:date="2026-08-12T01:38:00Z" w16du:dateUtc="2026-08-12T05:38:00Z">
        <w:r w:rsidRPr="00B343FF" w:rsidDel="0013303D">
          <w:rPr>
            <w:rFonts w:ascii="Times New Roman" w:eastAsia="Times New Roman" w:hAnsi="Times New Roman" w:cs="Times New Roman"/>
            <w:sz w:val="24"/>
            <w:szCs w:val="24"/>
          </w:rPr>
          <w:delText>, expressed as total spike count</w:delText>
        </w:r>
      </w:del>
      <w:r w:rsidRPr="00B343FF">
        <w:rPr>
          <w:rFonts w:ascii="Times New Roman" w:eastAsia="Times New Roman" w:hAnsi="Times New Roman" w:cs="Times New Roman"/>
          <w:sz w:val="24"/>
          <w:szCs w:val="24"/>
        </w:rPr>
        <w:t>. Starting 500</w:t>
      </w:r>
      <w:del w:id="279" w:author="Siyu Wang" w:date="2026-08-12T01:39:00Z" w16du:dateUtc="2026-08-12T05:39:00Z">
        <w:r w:rsidRPr="00B343FF" w:rsidDel="00273CFA">
          <w:rPr>
            <w:rFonts w:ascii="Times New Roman" w:eastAsia="Times New Roman" w:hAnsi="Times New Roman" w:cs="Times New Roman"/>
            <w:sz w:val="24"/>
            <w:szCs w:val="24"/>
          </w:rPr>
          <w:delText xml:space="preserve"> </w:delText>
        </w:r>
      </w:del>
      <w:r w:rsidRPr="00B343FF">
        <w:rPr>
          <w:rFonts w:ascii="Times New Roman" w:eastAsia="Times New Roman" w:hAnsi="Times New Roman" w:cs="Times New Roman"/>
          <w:sz w:val="24"/>
          <w:szCs w:val="24"/>
        </w:rPr>
        <w:t>ms before and ending 1000</w:t>
      </w:r>
      <w:del w:id="280" w:author="Siyu Wang" w:date="2026-08-12T01:39:00Z" w16du:dateUtc="2026-08-12T05:39:00Z">
        <w:r w:rsidRPr="00B343FF" w:rsidDel="00273CFA">
          <w:rPr>
            <w:rFonts w:ascii="Times New Roman" w:eastAsia="Times New Roman" w:hAnsi="Times New Roman" w:cs="Times New Roman"/>
            <w:sz w:val="24"/>
            <w:szCs w:val="24"/>
          </w:rPr>
          <w:delText xml:space="preserve"> </w:delText>
        </w:r>
      </w:del>
      <w:r w:rsidRPr="00B343FF">
        <w:rPr>
          <w:rFonts w:ascii="Times New Roman" w:eastAsia="Times New Roman" w:hAnsi="Times New Roman" w:cs="Times New Roman"/>
          <w:sz w:val="24"/>
          <w:szCs w:val="24"/>
        </w:rPr>
        <w:t>ms after visual cue onset, 100</w:t>
      </w:r>
      <w:del w:id="281" w:author="Siyu Wang" w:date="2026-08-12T01:39:00Z" w16du:dateUtc="2026-08-12T05:39:00Z">
        <w:r w:rsidRPr="00B343FF" w:rsidDel="00273CFA">
          <w:rPr>
            <w:rFonts w:ascii="Times New Roman" w:eastAsia="Times New Roman" w:hAnsi="Times New Roman" w:cs="Times New Roman"/>
            <w:sz w:val="24"/>
            <w:szCs w:val="24"/>
          </w:rPr>
          <w:delText xml:space="preserve"> </w:delText>
        </w:r>
      </w:del>
      <w:r w:rsidRPr="00B343FF">
        <w:rPr>
          <w:rFonts w:ascii="Times New Roman" w:eastAsia="Times New Roman" w:hAnsi="Times New Roman" w:cs="Times New Roman"/>
          <w:sz w:val="24"/>
          <w:szCs w:val="24"/>
        </w:rPr>
        <w:t xml:space="preserve">ms bins were created with a </w:t>
      </w:r>
      <w:ins w:id="282" w:author="Siyu Wang" w:date="2026-08-12T01:40:00Z" w16du:dateUtc="2026-08-12T05:40:00Z">
        <w:r w:rsidR="00273CFA">
          <w:rPr>
            <w:rFonts w:ascii="Times New Roman" w:eastAsia="Times New Roman" w:hAnsi="Times New Roman" w:cs="Times New Roman"/>
            <w:sz w:val="24"/>
            <w:szCs w:val="24"/>
          </w:rPr>
          <w:t xml:space="preserve">step size of </w:t>
        </w:r>
      </w:ins>
      <w:r w:rsidRPr="00B343FF">
        <w:rPr>
          <w:rFonts w:ascii="Times New Roman" w:eastAsia="Times New Roman" w:hAnsi="Times New Roman" w:cs="Times New Roman"/>
          <w:sz w:val="24"/>
          <w:szCs w:val="24"/>
        </w:rPr>
        <w:t>10</w:t>
      </w:r>
      <w:del w:id="283" w:author="Siyu Wang" w:date="2026-08-12T01:40:00Z" w16du:dateUtc="2026-08-12T05:40:00Z">
        <w:r w:rsidRPr="00B343FF" w:rsidDel="00273CFA">
          <w:rPr>
            <w:rFonts w:ascii="Times New Roman" w:eastAsia="Times New Roman" w:hAnsi="Times New Roman" w:cs="Times New Roman"/>
            <w:sz w:val="24"/>
            <w:szCs w:val="24"/>
          </w:rPr>
          <w:delText xml:space="preserve"> </w:delText>
        </w:r>
      </w:del>
      <w:r w:rsidRPr="00B343FF">
        <w:rPr>
          <w:rFonts w:ascii="Times New Roman" w:eastAsia="Times New Roman" w:hAnsi="Times New Roman" w:cs="Times New Roman"/>
          <w:sz w:val="24"/>
          <w:szCs w:val="24"/>
        </w:rPr>
        <w:t>ms</w:t>
      </w:r>
      <w:del w:id="284" w:author="Siyu Wang" w:date="2026-08-12T01:40:00Z" w16du:dateUtc="2026-08-12T05:40:00Z">
        <w:r w:rsidRPr="00B343FF" w:rsidDel="00273CFA">
          <w:rPr>
            <w:rFonts w:ascii="Times New Roman" w:eastAsia="Times New Roman" w:hAnsi="Times New Roman" w:cs="Times New Roman"/>
            <w:sz w:val="24"/>
            <w:szCs w:val="24"/>
          </w:rPr>
          <w:delText xml:space="preserve"> interleave period</w:delText>
        </w:r>
      </w:del>
      <w:r w:rsidRPr="00B343FF">
        <w:rPr>
          <w:rFonts w:ascii="Times New Roman" w:eastAsia="Times New Roman" w:hAnsi="Times New Roman" w:cs="Times New Roman"/>
          <w:sz w:val="24"/>
          <w:szCs w:val="24"/>
        </w:rPr>
        <w:t xml:space="preserve">. The spike count within each bin was used in the </w:t>
      </w:r>
      <w:del w:id="285" w:author="Siyu Wang" w:date="2026-08-12T01:40:00Z" w16du:dateUtc="2026-08-12T05:40:00Z">
        <w:r w:rsidRPr="00B343FF" w:rsidDel="00273CFA">
          <w:rPr>
            <w:rFonts w:ascii="Times New Roman" w:eastAsia="Times New Roman" w:hAnsi="Times New Roman" w:cs="Times New Roman"/>
            <w:sz w:val="24"/>
            <w:szCs w:val="24"/>
          </w:rPr>
          <w:delText xml:space="preserve">two-way </w:delText>
        </w:r>
      </w:del>
      <w:r w:rsidRPr="00B343FF">
        <w:rPr>
          <w:rFonts w:ascii="Times New Roman" w:eastAsia="Times New Roman" w:hAnsi="Times New Roman" w:cs="Times New Roman"/>
          <w:sz w:val="24"/>
          <w:szCs w:val="24"/>
        </w:rPr>
        <w:t>ANOVA sliding window analysis, with drops</w:t>
      </w:r>
      <w:del w:id="286" w:author="Siyu Wang" w:date="2026-08-12T01:41:00Z" w16du:dateUtc="2026-08-12T05:41:00Z">
        <w:r w:rsidRPr="00B343FF" w:rsidDel="00273CFA">
          <w:rPr>
            <w:rFonts w:ascii="Times New Roman" w:eastAsia="Times New Roman" w:hAnsi="Times New Roman" w:cs="Times New Roman"/>
            <w:sz w:val="24"/>
            <w:szCs w:val="24"/>
          </w:rPr>
          <w:delText xml:space="preserve"> and</w:delText>
        </w:r>
      </w:del>
      <w:ins w:id="287" w:author="Siyu Wang" w:date="2026-08-12T01:41:00Z" w16du:dateUtc="2026-08-12T05:41:00Z">
        <w:r w:rsidR="00273CFA">
          <w:rPr>
            <w:rFonts w:ascii="Times New Roman" w:eastAsia="Times New Roman" w:hAnsi="Times New Roman" w:cs="Times New Roman"/>
            <w:sz w:val="24"/>
            <w:szCs w:val="24"/>
          </w:rPr>
          <w:t>,</w:t>
        </w:r>
      </w:ins>
      <w:r w:rsidRPr="00B343FF">
        <w:rPr>
          <w:rFonts w:ascii="Times New Roman" w:eastAsia="Times New Roman" w:hAnsi="Times New Roman" w:cs="Times New Roman"/>
          <w:sz w:val="24"/>
          <w:szCs w:val="24"/>
        </w:rPr>
        <w:t xml:space="preserve"> delay</w:t>
      </w:r>
      <w:ins w:id="288" w:author="Siyu Wang" w:date="2026-08-12T01:42:00Z" w16du:dateUtc="2026-08-12T05:42:00Z">
        <w:r w:rsidR="00273CFA">
          <w:rPr>
            <w:rFonts w:ascii="Times New Roman" w:eastAsia="Times New Roman" w:hAnsi="Times New Roman" w:cs="Times New Roman"/>
            <w:sz w:val="24"/>
            <w:szCs w:val="24"/>
          </w:rPr>
          <w:t xml:space="preserve">, their interaction </w:t>
        </w:r>
      </w:ins>
      <w:ins w:id="289" w:author="Siyu Wang" w:date="2026-08-12T01:41:00Z" w16du:dateUtc="2026-08-12T05:41:00Z">
        <w:r w:rsidR="00273CFA">
          <w:rPr>
            <w:rFonts w:ascii="Times New Roman" w:eastAsia="Times New Roman" w:hAnsi="Times New Roman" w:cs="Times New Roman"/>
            <w:sz w:val="24"/>
            <w:szCs w:val="24"/>
          </w:rPr>
          <w:t>and choice</w:t>
        </w:r>
      </w:ins>
      <w:r w:rsidRPr="00B343FF">
        <w:rPr>
          <w:rFonts w:ascii="Times New Roman" w:eastAsia="Times New Roman" w:hAnsi="Times New Roman" w:cs="Times New Roman"/>
          <w:sz w:val="24"/>
          <w:szCs w:val="24"/>
        </w:rPr>
        <w:t xml:space="preserve"> as </w:t>
      </w:r>
      <w:ins w:id="290" w:author="Siyu Wang" w:date="2026-08-12T01:42:00Z" w16du:dateUtc="2026-08-12T05:42:00Z">
        <w:r w:rsidR="00273CFA">
          <w:rPr>
            <w:rFonts w:ascii="Times New Roman" w:eastAsia="Times New Roman" w:hAnsi="Times New Roman" w:cs="Times New Roman"/>
            <w:sz w:val="24"/>
            <w:szCs w:val="24"/>
          </w:rPr>
          <w:t xml:space="preserve">predictors. </w:t>
        </w:r>
      </w:ins>
      <w:del w:id="291" w:author="Siyu Wang" w:date="2026-08-12T01:42:00Z" w16du:dateUtc="2026-08-12T05:42:00Z">
        <w:r w:rsidRPr="00B343FF" w:rsidDel="00273CFA">
          <w:rPr>
            <w:rFonts w:ascii="Times New Roman" w:eastAsia="Times New Roman" w:hAnsi="Times New Roman" w:cs="Times New Roman"/>
            <w:sz w:val="24"/>
            <w:szCs w:val="24"/>
          </w:rPr>
          <w:delText xml:space="preserve">the independent variables. </w:delText>
        </w:r>
      </w:del>
      <w:del w:id="292" w:author="Siyu Wang" w:date="2026-08-12T01:41:00Z" w16du:dateUtc="2026-08-12T05:41:00Z">
        <w:r w:rsidRPr="00B343FF" w:rsidDel="00273CFA">
          <w:rPr>
            <w:rFonts w:ascii="Times New Roman" w:eastAsia="Times New Roman" w:hAnsi="Times New Roman" w:cs="Times New Roman"/>
            <w:sz w:val="24"/>
            <w:szCs w:val="24"/>
          </w:rPr>
          <w:delText>An additional effect was included for the choice factor to test whether choice explains additional variance in firing rate, independently of drop and delay.</w:delText>
        </w:r>
      </w:del>
    </w:p>
    <w:p w14:paraId="00000086" w14:textId="5484F307" w:rsidR="00585BFC" w:rsidRPr="00B343FF" w:rsidRDefault="00000000"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For each bin, we estimated the proportion of cells that were significantly modulated by each factor (</w:t>
      </w:r>
      <w:del w:id="293" w:author="Siyu Wang" w:date="2026-08-12T01:42:00Z" w16du:dateUtc="2026-08-12T05:42:00Z">
        <w:r w:rsidRPr="00B343FF" w:rsidDel="008B42A2">
          <w:rPr>
            <w:rFonts w:ascii="Times New Roman" w:eastAsia="Times New Roman" w:hAnsi="Times New Roman" w:cs="Times New Roman"/>
            <w:sz w:val="24"/>
            <w:szCs w:val="24"/>
          </w:rPr>
          <w:delText xml:space="preserve">two-way ANOVA, </w:delText>
        </w:r>
      </w:del>
      <w:r w:rsidRPr="00B343FF">
        <w:rPr>
          <w:rFonts w:ascii="Times New Roman" w:eastAsia="Times New Roman" w:hAnsi="Times New Roman" w:cs="Times New Roman"/>
          <w:sz w:val="24"/>
          <w:szCs w:val="24"/>
        </w:rPr>
        <w:t>p &lt; 0.05).</w:t>
      </w:r>
    </w:p>
    <w:p w14:paraId="00000087" w14:textId="7E8206CF" w:rsidR="00585BFC" w:rsidRPr="00B343FF" w:rsidRDefault="00000000" w:rsidP="00B343FF">
      <w:pPr>
        <w:spacing w:after="0" w:line="480" w:lineRule="auto"/>
        <w:rPr>
          <w:rFonts w:ascii="Times New Roman" w:eastAsia="Times New Roman" w:hAnsi="Times New Roman" w:cs="Times New Roman"/>
          <w:color w:val="242424"/>
          <w:sz w:val="24"/>
          <w:szCs w:val="24"/>
          <w:highlight w:val="white"/>
        </w:rPr>
      </w:pPr>
      <w:r w:rsidRPr="00B343FF">
        <w:rPr>
          <w:rFonts w:ascii="Times New Roman" w:eastAsia="Times New Roman" w:hAnsi="Times New Roman" w:cs="Times New Roman"/>
          <w:sz w:val="24"/>
          <w:szCs w:val="24"/>
        </w:rPr>
        <w:t xml:space="preserve">Additionally, we extracted the variance explained by each factor, </w:t>
      </w:r>
      <w:del w:id="294" w:author="Siyu Wang" w:date="2026-08-12T01:43:00Z" w16du:dateUtc="2026-08-12T05:43:00Z">
        <w:r w:rsidRPr="00B343FF" w:rsidDel="000000AC">
          <w:rPr>
            <w:rFonts w:ascii="Times New Roman" w:eastAsia="Times New Roman" w:hAnsi="Times New Roman" w:cs="Times New Roman"/>
            <w:sz w:val="24"/>
            <w:szCs w:val="24"/>
          </w:rPr>
          <w:delText>and by</w:delText>
        </w:r>
      </w:del>
      <w:ins w:id="295" w:author="Siyu Wang" w:date="2026-08-12T01:43:00Z" w16du:dateUtc="2026-08-12T05:43:00Z">
        <w:r w:rsidR="000000AC">
          <w:rPr>
            <w:rFonts w:ascii="Times New Roman" w:eastAsia="Times New Roman" w:hAnsi="Times New Roman" w:cs="Times New Roman"/>
            <w:sz w:val="24"/>
            <w:szCs w:val="24"/>
          </w:rPr>
          <w:t>including</w:t>
        </w:r>
      </w:ins>
      <w:r w:rsidRPr="00B343FF">
        <w:rPr>
          <w:rFonts w:ascii="Times New Roman" w:eastAsia="Times New Roman" w:hAnsi="Times New Roman" w:cs="Times New Roman"/>
          <w:sz w:val="24"/>
          <w:szCs w:val="24"/>
        </w:rPr>
        <w:t xml:space="preserve"> the interaction between drops and delay, expressed as </w:t>
      </w:r>
      <w:r w:rsidRPr="00B343FF">
        <w:rPr>
          <w:rFonts w:ascii="Times New Roman" w:eastAsia="Times New Roman" w:hAnsi="Times New Roman" w:cs="Times New Roman"/>
          <w:color w:val="242424"/>
          <w:sz w:val="24"/>
          <w:szCs w:val="24"/>
          <w:highlight w:val="white"/>
        </w:rPr>
        <w:t xml:space="preserve">omega </w:t>
      </w:r>
      <w:r w:rsidRPr="00B343FF">
        <w:rPr>
          <w:rFonts w:ascii="Times New Roman" w:eastAsia="Times New Roman" w:hAnsi="Times New Roman" w:cs="Times New Roman"/>
          <w:sz w:val="24"/>
          <w:szCs w:val="24"/>
          <w:highlight w:val="white"/>
        </w:rPr>
        <w:t>squared (</w:t>
      </w:r>
      <w:ins w:id="296" w:author="Rossella Falcone" w:date="2026-08-11T16:26:00Z" w16du:dateUtc="2026-08-11T20:26:00Z">
        <w:r w:rsidRPr="00B343FF">
          <w:rPr>
            <w:rFonts w:ascii="Times New Roman" w:eastAsia="Times New Roman" w:hAnsi="Times New Roman" w:cs="Times New Roman"/>
            <w:color w:val="000000"/>
            <w:sz w:val="24"/>
            <w:szCs w:val="24"/>
            <w:highlight w:val="white"/>
          </w:rPr>
          <w:t>3</w:t>
        </w:r>
        <w:r w:rsidR="005E256C">
          <w:rPr>
            <w:rFonts w:ascii="Times New Roman" w:eastAsia="Times New Roman" w:hAnsi="Times New Roman" w:cs="Times New Roman"/>
            <w:color w:val="000000"/>
            <w:sz w:val="24"/>
            <w:szCs w:val="24"/>
            <w:highlight w:val="white"/>
          </w:rPr>
          <w:t>5</w:t>
        </w:r>
      </w:ins>
      <w:r w:rsidRPr="00B343FF">
        <w:rPr>
          <w:rFonts w:ascii="Times New Roman" w:eastAsia="Times New Roman" w:hAnsi="Times New Roman" w:cs="Times New Roman"/>
          <w:sz w:val="24"/>
          <w:szCs w:val="24"/>
          <w:highlight w:val="white"/>
        </w:rPr>
        <w:t>):</w:t>
      </w:r>
    </w:p>
    <w:p w14:paraId="00000088" w14:textId="77777777" w:rsidR="00585BFC" w:rsidRPr="00B343FF" w:rsidRDefault="00000000" w:rsidP="00B343FF">
      <w:pPr>
        <w:spacing w:after="0" w:line="480" w:lineRule="auto"/>
        <w:jc w:val="center"/>
        <w:rPr>
          <w:rFonts w:ascii="Times New Roman" w:eastAsia="Times New Roman" w:hAnsi="Times New Roman" w:cs="Times New Roman"/>
          <w:sz w:val="24"/>
          <w:szCs w:val="24"/>
          <w:highlight w:val="white"/>
          <w:vertAlign w:val="subscript"/>
        </w:rPr>
      </w:pPr>
      <w:r w:rsidRPr="00B343FF">
        <w:rPr>
          <w:rFonts w:ascii="Times New Roman" w:eastAsia="Times New Roman" w:hAnsi="Times New Roman" w:cs="Times New Roman"/>
          <w:sz w:val="24"/>
          <w:szCs w:val="24"/>
          <w:highlight w:val="white"/>
        </w:rPr>
        <w:t>ω</w:t>
      </w:r>
      <w:r w:rsidRPr="00B343FF">
        <w:rPr>
          <w:rFonts w:ascii="Times New Roman" w:eastAsia="Times New Roman" w:hAnsi="Times New Roman" w:cs="Times New Roman"/>
          <w:sz w:val="24"/>
          <w:szCs w:val="24"/>
          <w:highlight w:val="white"/>
          <w:vertAlign w:val="superscript"/>
        </w:rPr>
        <w:t>2</w:t>
      </w:r>
      <w:r w:rsidRPr="00B343FF">
        <w:rPr>
          <w:rFonts w:ascii="Times New Roman" w:eastAsia="Times New Roman" w:hAnsi="Times New Roman" w:cs="Times New Roman"/>
          <w:sz w:val="24"/>
          <w:szCs w:val="24"/>
          <w:highlight w:val="white"/>
        </w:rPr>
        <w:t xml:space="preserve"> = (SS</w:t>
      </w:r>
      <w:r w:rsidRPr="00B343FF">
        <w:rPr>
          <w:rFonts w:ascii="Times New Roman" w:eastAsia="Times New Roman" w:hAnsi="Times New Roman" w:cs="Times New Roman"/>
          <w:sz w:val="24"/>
          <w:szCs w:val="24"/>
          <w:highlight w:val="white"/>
          <w:vertAlign w:val="subscript"/>
        </w:rPr>
        <w:t xml:space="preserve">effect </w:t>
      </w:r>
      <w:r w:rsidRPr="00B343FF">
        <w:rPr>
          <w:rFonts w:ascii="Times New Roman" w:eastAsia="Times New Roman" w:hAnsi="Times New Roman" w:cs="Times New Roman"/>
          <w:sz w:val="24"/>
          <w:szCs w:val="24"/>
          <w:highlight w:val="white"/>
        </w:rPr>
        <w:t>– (df</w:t>
      </w:r>
      <w:r w:rsidRPr="00B343FF">
        <w:rPr>
          <w:rFonts w:ascii="Times New Roman" w:eastAsia="Times New Roman" w:hAnsi="Times New Roman" w:cs="Times New Roman"/>
          <w:sz w:val="24"/>
          <w:szCs w:val="24"/>
          <w:highlight w:val="white"/>
          <w:vertAlign w:val="subscript"/>
        </w:rPr>
        <w:t>effect</w:t>
      </w:r>
      <w:r w:rsidRPr="00B343FF">
        <w:rPr>
          <w:rFonts w:ascii="Times New Roman" w:eastAsia="Times New Roman" w:hAnsi="Times New Roman" w:cs="Times New Roman"/>
          <w:sz w:val="24"/>
          <w:szCs w:val="24"/>
          <w:highlight w:val="white"/>
        </w:rPr>
        <w:t>)(MS</w:t>
      </w:r>
      <w:r w:rsidRPr="00B343FF">
        <w:rPr>
          <w:rFonts w:ascii="Times New Roman" w:eastAsia="Times New Roman" w:hAnsi="Times New Roman" w:cs="Times New Roman"/>
          <w:sz w:val="24"/>
          <w:szCs w:val="24"/>
          <w:highlight w:val="white"/>
          <w:vertAlign w:val="subscript"/>
        </w:rPr>
        <w:t>error</w:t>
      </w:r>
      <w:r w:rsidRPr="00B343FF">
        <w:rPr>
          <w:rFonts w:ascii="Times New Roman" w:eastAsia="Times New Roman" w:hAnsi="Times New Roman" w:cs="Times New Roman"/>
          <w:sz w:val="24"/>
          <w:szCs w:val="24"/>
          <w:highlight w:val="white"/>
        </w:rPr>
        <w:t>))/ MS</w:t>
      </w:r>
      <w:r w:rsidRPr="00B343FF">
        <w:rPr>
          <w:rFonts w:ascii="Times New Roman" w:eastAsia="Times New Roman" w:hAnsi="Times New Roman" w:cs="Times New Roman"/>
          <w:sz w:val="24"/>
          <w:szCs w:val="24"/>
          <w:highlight w:val="white"/>
          <w:vertAlign w:val="subscript"/>
        </w:rPr>
        <w:t>error</w:t>
      </w:r>
      <w:r w:rsidRPr="00B343FF">
        <w:rPr>
          <w:rFonts w:ascii="Times New Roman" w:eastAsia="Times New Roman" w:hAnsi="Times New Roman" w:cs="Times New Roman"/>
          <w:sz w:val="24"/>
          <w:szCs w:val="24"/>
          <w:highlight w:val="white"/>
        </w:rPr>
        <w:t xml:space="preserve"> + SS</w:t>
      </w:r>
      <w:r w:rsidRPr="00B343FF">
        <w:rPr>
          <w:rFonts w:ascii="Times New Roman" w:eastAsia="Times New Roman" w:hAnsi="Times New Roman" w:cs="Times New Roman"/>
          <w:sz w:val="24"/>
          <w:szCs w:val="24"/>
          <w:highlight w:val="white"/>
          <w:vertAlign w:val="subscript"/>
        </w:rPr>
        <w:t>total</w:t>
      </w:r>
    </w:p>
    <w:p w14:paraId="00000089" w14:textId="77777777" w:rsidR="00585BFC" w:rsidRPr="00B343FF" w:rsidRDefault="00585BFC" w:rsidP="00B343FF">
      <w:pPr>
        <w:spacing w:after="0" w:line="480" w:lineRule="auto"/>
        <w:rPr>
          <w:rFonts w:ascii="Times New Roman" w:eastAsia="Times New Roman" w:hAnsi="Times New Roman" w:cs="Times New Roman"/>
          <w:sz w:val="24"/>
          <w:szCs w:val="24"/>
        </w:rPr>
      </w:pPr>
    </w:p>
    <w:p w14:paraId="0000008A" w14:textId="4590C7B6" w:rsidR="00585BFC" w:rsidRPr="00B343FF" w:rsidRDefault="003F2BA9"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Population coding dimensions</w:t>
      </w:r>
    </w:p>
    <w:p w14:paraId="07E7937E" w14:textId="189C8D34" w:rsidR="00D00DD1" w:rsidRPr="00B343FF" w:rsidRDefault="00D00DD1"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In this analysis, </w:t>
      </w:r>
      <w:r w:rsidR="00C10DAE" w:rsidRPr="00B343FF">
        <w:rPr>
          <w:rFonts w:ascii="Times New Roman" w:eastAsia="Times New Roman" w:hAnsi="Times New Roman" w:cs="Times New Roman"/>
          <w:sz w:val="24"/>
          <w:szCs w:val="24"/>
        </w:rPr>
        <w:t>we calculate the population coding dimensions for drop, delay</w:t>
      </w:r>
      <w:ins w:id="297" w:author="Siyu Wang" w:date="2026-08-12T01:43:00Z" w16du:dateUtc="2026-08-12T05:43:00Z">
        <w:r w:rsidR="00FC24A7">
          <w:rPr>
            <w:rFonts w:ascii="Times New Roman" w:eastAsia="Times New Roman" w:hAnsi="Times New Roman" w:cs="Times New Roman"/>
            <w:sz w:val="24"/>
            <w:szCs w:val="24"/>
          </w:rPr>
          <w:t xml:space="preserve">, </w:t>
        </w:r>
      </w:ins>
      <w:del w:id="298" w:author="Siyu Wang" w:date="2026-08-12T01:43:00Z" w16du:dateUtc="2026-08-12T05:43:00Z">
        <w:r w:rsidR="00C10DAE" w:rsidRPr="00B343FF" w:rsidDel="00FC24A7">
          <w:rPr>
            <w:rFonts w:ascii="Times New Roman" w:eastAsia="Times New Roman" w:hAnsi="Times New Roman" w:cs="Times New Roman"/>
            <w:sz w:val="24"/>
            <w:szCs w:val="24"/>
          </w:rPr>
          <w:delText xml:space="preserve"> and </w:delText>
        </w:r>
      </w:del>
      <w:r w:rsidR="00C10DAE" w:rsidRPr="00B343FF">
        <w:rPr>
          <w:rFonts w:ascii="Times New Roman" w:eastAsia="Times New Roman" w:hAnsi="Times New Roman" w:cs="Times New Roman"/>
          <w:sz w:val="24"/>
          <w:szCs w:val="24"/>
        </w:rPr>
        <w:t>value</w:t>
      </w:r>
      <w:ins w:id="299" w:author="Siyu Wang" w:date="2026-08-12T01:43:00Z" w16du:dateUtc="2026-08-12T05:43:00Z">
        <w:r w:rsidR="00FC24A7">
          <w:rPr>
            <w:rFonts w:ascii="Times New Roman" w:eastAsia="Times New Roman" w:hAnsi="Times New Roman" w:cs="Times New Roman"/>
            <w:sz w:val="24"/>
            <w:szCs w:val="24"/>
          </w:rPr>
          <w:t xml:space="preserve"> </w:t>
        </w:r>
      </w:ins>
      <w:ins w:id="300" w:author="Siyu Wang" w:date="2026-08-12T01:55:00Z" w16du:dateUtc="2026-08-12T05:55:00Z">
        <w:r w:rsidR="00731E92">
          <w:rPr>
            <w:rFonts w:ascii="Times New Roman" w:eastAsia="Times New Roman" w:hAnsi="Times New Roman" w:cs="Times New Roman"/>
            <w:sz w:val="24"/>
            <w:szCs w:val="24"/>
          </w:rPr>
          <w:t>and</w:t>
        </w:r>
      </w:ins>
      <w:ins w:id="301" w:author="Siyu Wang" w:date="2026-08-12T01:43:00Z" w16du:dateUtc="2026-08-12T05:43:00Z">
        <w:r w:rsidR="00FC24A7">
          <w:rPr>
            <w:rFonts w:ascii="Times New Roman" w:eastAsia="Times New Roman" w:hAnsi="Times New Roman" w:cs="Times New Roman"/>
            <w:sz w:val="24"/>
            <w:szCs w:val="24"/>
          </w:rPr>
          <w:t xml:space="preserve"> the go signal</w:t>
        </w:r>
      </w:ins>
      <w:r w:rsidR="00C10DAE" w:rsidRPr="00B343FF">
        <w:rPr>
          <w:rFonts w:ascii="Times New Roman" w:eastAsia="Times New Roman" w:hAnsi="Times New Roman" w:cs="Times New Roman"/>
          <w:sz w:val="24"/>
          <w:szCs w:val="24"/>
        </w:rPr>
        <w:t>. The population coding dimension is a direction, represented by a vector of weights of neurons, in the population activity space that tracks a variable of interest (</w:t>
      </w:r>
      <w:ins w:id="302" w:author="Siyu Wang" w:date="2026-08-12T01:44:00Z" w16du:dateUtc="2026-08-12T05:44:00Z">
        <w:r w:rsidR="00DE59A8">
          <w:rPr>
            <w:rFonts w:ascii="Times New Roman" w:eastAsia="Times New Roman" w:hAnsi="Times New Roman" w:cs="Times New Roman"/>
            <w:sz w:val="24"/>
            <w:szCs w:val="24"/>
          </w:rPr>
          <w:t xml:space="preserve">e.g., </w:t>
        </w:r>
      </w:ins>
      <w:r w:rsidR="00C10DAE" w:rsidRPr="00B343FF">
        <w:rPr>
          <w:rFonts w:ascii="Times New Roman" w:eastAsia="Times New Roman" w:hAnsi="Times New Roman" w:cs="Times New Roman"/>
          <w:sz w:val="24"/>
          <w:szCs w:val="24"/>
        </w:rPr>
        <w:t>drop</w:t>
      </w:r>
      <w:del w:id="303" w:author="Siyu Wang" w:date="2026-08-12T01:44:00Z" w16du:dateUtc="2026-08-12T05:44:00Z">
        <w:r w:rsidR="00C10DAE" w:rsidRPr="00B343FF" w:rsidDel="00DE59A8">
          <w:rPr>
            <w:rFonts w:ascii="Times New Roman" w:eastAsia="Times New Roman" w:hAnsi="Times New Roman" w:cs="Times New Roman"/>
            <w:sz w:val="24"/>
            <w:szCs w:val="24"/>
          </w:rPr>
          <w:delText>,</w:delText>
        </w:r>
        <w:r w:rsidR="00C10DAE" w:rsidRPr="00B343FF" w:rsidDel="00CE6B2E">
          <w:rPr>
            <w:rFonts w:ascii="Times New Roman" w:eastAsia="Times New Roman" w:hAnsi="Times New Roman" w:cs="Times New Roman"/>
            <w:sz w:val="24"/>
            <w:szCs w:val="24"/>
          </w:rPr>
          <w:delText xml:space="preserve"> delay</w:delText>
        </w:r>
        <w:r w:rsidR="00C10DAE" w:rsidRPr="00B343FF" w:rsidDel="00DE59A8">
          <w:rPr>
            <w:rFonts w:ascii="Times New Roman" w:eastAsia="Times New Roman" w:hAnsi="Times New Roman" w:cs="Times New Roman"/>
            <w:sz w:val="24"/>
            <w:szCs w:val="24"/>
          </w:rPr>
          <w:delText xml:space="preserve"> and value</w:delText>
        </w:r>
      </w:del>
      <w:r w:rsidR="00C10DAE" w:rsidRPr="00B343FF">
        <w:rPr>
          <w:rFonts w:ascii="Times New Roman" w:eastAsia="Times New Roman" w:hAnsi="Times New Roman" w:cs="Times New Roman"/>
          <w:sz w:val="24"/>
          <w:szCs w:val="24"/>
        </w:rPr>
        <w:t xml:space="preserve">).  </w:t>
      </w:r>
    </w:p>
    <w:p w14:paraId="71A9AF24" w14:textId="01ED0997" w:rsidR="00131B97" w:rsidRPr="00B343FF" w:rsidRDefault="00131B97"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 xml:space="preserve">To obtain the population coding dimension for delay and drop, for each neuron and time window of interest, we fitted a general linear model in which firing </w:t>
      </w:r>
      <w:r w:rsidR="00D24A82" w:rsidRPr="00B343FF">
        <w:rPr>
          <w:rFonts w:ascii="Times New Roman" w:eastAsia="Times New Roman" w:hAnsi="Times New Roman" w:cs="Times New Roman"/>
          <w:sz w:val="24"/>
          <w:szCs w:val="24"/>
        </w:rPr>
        <w:t xml:space="preserve">rate of the neuron </w:t>
      </w:r>
      <m:oMath>
        <m:r>
          <w:rPr>
            <w:rFonts w:ascii="Cambria Math" w:eastAsia="Times New Roman" w:hAnsi="Cambria Math" w:cs="Times New Roman"/>
            <w:sz w:val="24"/>
            <w:szCs w:val="24"/>
          </w:rPr>
          <m:t>i</m:t>
        </m:r>
      </m:oMath>
      <w:r w:rsidR="00D24A82" w:rsidRPr="00B343FF">
        <w:rPr>
          <w:rFonts w:ascii="Times New Roman" w:eastAsia="Times New Roman" w:hAnsi="Times New Roman" w:cs="Times New Roman"/>
          <w:sz w:val="24"/>
          <w:szCs w:val="24"/>
        </w:rPr>
        <w:t xml:space="preserve"> in time window </w:t>
      </w:r>
      <m:oMath>
        <m:r>
          <w:rPr>
            <w:rFonts w:ascii="Cambria Math" w:eastAsia="Times New Roman" w:hAnsi="Cambria Math" w:cs="Times New Roman"/>
            <w:sz w:val="24"/>
            <w:szCs w:val="24"/>
          </w:rPr>
          <m:t>t</m:t>
        </m:r>
      </m:oMath>
      <w:r w:rsidR="00D24A82" w:rsidRPr="00B343FF">
        <w:rPr>
          <w:rFonts w:ascii="Times New Roman" w:eastAsia="Times New Roman" w:hAnsi="Times New Roman" w:cs="Times New Roman"/>
          <w:sz w:val="24"/>
          <w:szCs w:val="24"/>
        </w:rPr>
        <w:t xml:space="preserve"> was predicted by drop and delay. Here, both drop and delay are continuous variables. </w:t>
      </w:r>
    </w:p>
    <w:p w14:paraId="005435B5" w14:textId="528B0A06" w:rsidR="00D24A82" w:rsidRPr="008842F5" w:rsidRDefault="00000000" w:rsidP="008842F5">
      <w:pPr>
        <w:spacing w:after="160" w:line="480" w:lineRule="auto"/>
        <w:rPr>
          <w:rFonts w:ascii="Times New Roman" w:hAnsi="Times New Roman"/>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w:rPr>
                  <w:rFonts w:ascii="Cambria Math" w:hAnsi="Cambria Math"/>
                  <w:sz w:val="24"/>
                </w:rPr>
                <m:t>0</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drop</m:t>
              </m:r>
            </m:sup>
          </m:sSubSup>
          <m:r>
            <w:rPr>
              <w:rFonts w:ascii="Cambria Math" w:hAnsi="Cambria Math"/>
              <w:sz w:val="24"/>
            </w:rPr>
            <m:t>⋅drop+</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delay</m:t>
              </m:r>
            </m:sup>
          </m:sSubSup>
          <m:r>
            <w:rPr>
              <w:rFonts w:ascii="Cambria Math" w:hAnsi="Cambria Math"/>
              <w:sz w:val="24"/>
            </w:rPr>
            <m:t>⋅delay+</m:t>
          </m:r>
          <m:sSub>
            <m:sSubPr>
              <m:ctrlPr>
                <w:rPr>
                  <w:rFonts w:ascii="Cambria Math" w:hAnsi="Cambria Math"/>
                  <w:sz w:val="24"/>
                </w:rPr>
              </m:ctrlPr>
            </m:sSubPr>
            <m:e>
              <m:r>
                <w:rPr>
                  <w:rFonts w:ascii="Cambria Math" w:hAnsi="Cambria Math"/>
                  <w:sz w:val="24"/>
                </w:rPr>
                <m:t>ε</m:t>
              </m:r>
            </m:e>
            <m:sub>
              <m:r>
                <w:rPr>
                  <w:rFonts w:ascii="Cambria Math" w:hAnsi="Cambria Math"/>
                  <w:sz w:val="24"/>
                </w:rPr>
                <m:t>i</m:t>
              </m:r>
            </m:sub>
          </m:sSub>
        </m:oMath>
      </m:oMathPara>
    </w:p>
    <w:p w14:paraId="77BD8C35" w14:textId="77DFBA06" w:rsidR="00D24A82" w:rsidRPr="00B343FF" w:rsidRDefault="00D24A82"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Here, </w:t>
      </w:r>
      <m:oMath>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drop</m:t>
            </m:r>
          </m:sup>
        </m:sSubSup>
      </m:oMath>
      <w:r w:rsidRPr="00B343FF">
        <w:rPr>
          <w:rFonts w:ascii="Times New Roman" w:eastAsia="Times New Roman" w:hAnsi="Times New Roman" w:cs="Times New Roman"/>
          <w:sz w:val="24"/>
          <w:szCs w:val="24"/>
        </w:rPr>
        <w:t xml:space="preserve"> </w:t>
      </w:r>
      <w:r w:rsidR="00482B30" w:rsidRPr="00B343FF">
        <w:rPr>
          <w:rFonts w:ascii="Times New Roman" w:eastAsia="Times New Roman" w:hAnsi="Times New Roman" w:cs="Times New Roman"/>
          <w:sz w:val="24"/>
          <w:szCs w:val="24"/>
        </w:rPr>
        <w:t>represent</w:t>
      </w:r>
      <w:ins w:id="304" w:author="Siyu Wang" w:date="2026-08-12T01:45:00Z" w16du:dateUtc="2026-08-12T05:45:00Z">
        <w:r w:rsidR="003D03D3">
          <w:rPr>
            <w:rFonts w:ascii="Times New Roman" w:eastAsia="Times New Roman" w:hAnsi="Times New Roman" w:cs="Times New Roman"/>
            <w:sz w:val="24"/>
            <w:szCs w:val="24"/>
          </w:rPr>
          <w:t>s</w:t>
        </w:r>
      </w:ins>
      <w:r w:rsidRPr="00B343FF">
        <w:rPr>
          <w:rFonts w:ascii="Times New Roman" w:eastAsia="Times New Roman" w:hAnsi="Times New Roman" w:cs="Times New Roman"/>
          <w:sz w:val="24"/>
          <w:szCs w:val="24"/>
        </w:rPr>
        <w:t xml:space="preserve"> the expected change in neuron </w:t>
      </w:r>
      <m:oMath>
        <m:r>
          <w:rPr>
            <w:rFonts w:ascii="Cambria Math" w:eastAsia="Times New Roman" w:hAnsi="Cambria Math" w:cs="Times New Roman"/>
            <w:sz w:val="24"/>
            <w:szCs w:val="24"/>
          </w:rPr>
          <m:t>i</m:t>
        </m:r>
      </m:oMath>
      <w:r w:rsidRPr="00B343FF">
        <w:rPr>
          <w:rFonts w:ascii="Times New Roman" w:eastAsia="Times New Roman" w:hAnsi="Times New Roman" w:cs="Times New Roman"/>
          <w:sz w:val="24"/>
          <w:szCs w:val="24"/>
        </w:rPr>
        <w:t xml:space="preserve">’s firing rate associated with a one-unit increase in </w:t>
      </w:r>
      <w:r w:rsidR="007536BC" w:rsidRPr="00B343FF">
        <w:rPr>
          <w:rFonts w:ascii="Times New Roman" w:eastAsia="Times New Roman" w:hAnsi="Times New Roman" w:cs="Times New Roman"/>
          <w:sz w:val="24"/>
          <w:szCs w:val="24"/>
        </w:rPr>
        <w:t>drop</w:t>
      </w:r>
      <w:r w:rsidRPr="00B343FF">
        <w:rPr>
          <w:rFonts w:ascii="Times New Roman" w:eastAsia="Times New Roman" w:hAnsi="Times New Roman" w:cs="Times New Roman"/>
          <w:sz w:val="24"/>
          <w:szCs w:val="24"/>
        </w:rPr>
        <w:t>, holding delay constant</w:t>
      </w:r>
      <w:ins w:id="305" w:author="Siyu Wang" w:date="2026-08-12T01:45:00Z" w16du:dateUtc="2026-08-12T05:45:00Z">
        <w:r w:rsidR="003C5BEB">
          <w:rPr>
            <w:rFonts w:ascii="Times New Roman" w:eastAsia="Times New Roman" w:hAnsi="Times New Roman" w:cs="Times New Roman"/>
            <w:sz w:val="24"/>
            <w:szCs w:val="24"/>
          </w:rPr>
          <w:t>.</w:t>
        </w:r>
      </w:ins>
      <w:del w:id="306" w:author="Siyu Wang" w:date="2026-08-12T01:45:00Z" w16du:dateUtc="2026-08-12T05:45:00Z">
        <w:r w:rsidR="007536BC" w:rsidRPr="00B343FF" w:rsidDel="003C5BEB">
          <w:rPr>
            <w:rFonts w:ascii="Times New Roman" w:eastAsia="Times New Roman" w:hAnsi="Times New Roman" w:cs="Times New Roman"/>
            <w:sz w:val="24"/>
            <w:szCs w:val="24"/>
          </w:rPr>
          <w:delText>,</w:delText>
        </w:r>
      </w:del>
      <w:r w:rsidR="007536BC" w:rsidRPr="00B343FF">
        <w:rPr>
          <w:rFonts w:ascii="Times New Roman" w:eastAsia="Times New Roman" w:hAnsi="Times New Roman" w:cs="Times New Roman"/>
          <w:sz w:val="24"/>
          <w:szCs w:val="24"/>
        </w:rPr>
        <w:t xml:space="preserve"> </w:t>
      </w:r>
      <w:del w:id="307" w:author="Siyu Wang" w:date="2026-08-12T01:45:00Z" w16du:dateUtc="2026-08-12T05:45:00Z">
        <w:r w:rsidR="007536BC" w:rsidRPr="00B343FF" w:rsidDel="003C5BEB">
          <w:rPr>
            <w:rFonts w:ascii="Times New Roman" w:eastAsia="Times New Roman" w:hAnsi="Times New Roman" w:cs="Times New Roman"/>
            <w:sz w:val="24"/>
            <w:szCs w:val="24"/>
          </w:rPr>
          <w:delText xml:space="preserve">whereas </w:delText>
        </w:r>
      </w:del>
      <m:oMath>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delay</m:t>
            </m:r>
          </m:sup>
        </m:sSubSup>
      </m:oMath>
      <w:r w:rsidR="007536BC" w:rsidRPr="008842F5">
        <w:rPr>
          <w:rFonts w:ascii="Times New Roman" w:hAnsi="Times New Roman"/>
          <w:sz w:val="24"/>
        </w:rPr>
        <w:t xml:space="preserve"> </w:t>
      </w:r>
      <w:r w:rsidR="007536BC" w:rsidRPr="00B343FF">
        <w:rPr>
          <w:rFonts w:ascii="Times New Roman" w:eastAsia="Times New Roman" w:hAnsi="Times New Roman" w:cs="Times New Roman"/>
          <w:sz w:val="24"/>
          <w:szCs w:val="24"/>
        </w:rPr>
        <w:t>represent</w:t>
      </w:r>
      <w:r w:rsidR="003C5BEB">
        <w:rPr>
          <w:rFonts w:ascii="Times New Roman" w:eastAsia="Times New Roman" w:hAnsi="Times New Roman" w:cs="Times New Roman"/>
          <w:sz w:val="24"/>
          <w:szCs w:val="24"/>
        </w:rPr>
        <w:t>s</w:t>
      </w:r>
      <w:r w:rsidR="007536BC" w:rsidRPr="00B343FF">
        <w:rPr>
          <w:rFonts w:ascii="Times New Roman" w:eastAsia="Times New Roman" w:hAnsi="Times New Roman" w:cs="Times New Roman"/>
          <w:sz w:val="24"/>
          <w:szCs w:val="24"/>
        </w:rPr>
        <w:t xml:space="preserve"> the expected change in neuron </w:t>
      </w:r>
      <m:oMath>
        <m:r>
          <w:rPr>
            <w:rFonts w:ascii="Cambria Math" w:eastAsia="Times New Roman" w:hAnsi="Cambria Math" w:cs="Times New Roman"/>
            <w:sz w:val="24"/>
            <w:szCs w:val="24"/>
          </w:rPr>
          <m:t>i</m:t>
        </m:r>
      </m:oMath>
      <w:r w:rsidR="007536BC" w:rsidRPr="00B343FF">
        <w:rPr>
          <w:rFonts w:ascii="Times New Roman" w:eastAsia="Times New Roman" w:hAnsi="Times New Roman" w:cs="Times New Roman"/>
          <w:sz w:val="24"/>
          <w:szCs w:val="24"/>
        </w:rPr>
        <w:t>’s firing rate associated with a one-unit increase in delay, holding drop constant.</w:t>
      </w:r>
    </w:p>
    <w:p w14:paraId="3DB8B94D" w14:textId="1AA6B656" w:rsidR="00D24A82" w:rsidRPr="00B343FF" w:rsidRDefault="00482B30"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To construct population </w:t>
      </w:r>
      <w:r w:rsidR="00331514" w:rsidRPr="00B343FF">
        <w:rPr>
          <w:rFonts w:ascii="Times New Roman" w:eastAsia="Times New Roman" w:hAnsi="Times New Roman" w:cs="Times New Roman"/>
          <w:sz w:val="24"/>
          <w:szCs w:val="24"/>
        </w:rPr>
        <w:t>coding</w:t>
      </w:r>
      <w:r w:rsidRPr="00B343FF">
        <w:rPr>
          <w:rFonts w:ascii="Times New Roman" w:eastAsia="Times New Roman" w:hAnsi="Times New Roman" w:cs="Times New Roman"/>
          <w:sz w:val="24"/>
          <w:szCs w:val="24"/>
        </w:rPr>
        <w:t xml:space="preserve"> </w:t>
      </w:r>
      <w:r w:rsidR="00331514" w:rsidRPr="00B343FF">
        <w:rPr>
          <w:rFonts w:ascii="Times New Roman" w:eastAsia="Times New Roman" w:hAnsi="Times New Roman" w:cs="Times New Roman"/>
          <w:sz w:val="24"/>
          <w:szCs w:val="24"/>
        </w:rPr>
        <w:t>axes</w:t>
      </w:r>
      <w:r w:rsidRPr="00B343FF">
        <w:rPr>
          <w:rFonts w:ascii="Times New Roman" w:eastAsia="Times New Roman" w:hAnsi="Times New Roman" w:cs="Times New Roman"/>
          <w:sz w:val="24"/>
          <w:szCs w:val="24"/>
        </w:rPr>
        <w:t xml:space="preserve">, we concatenate </w:t>
      </w:r>
      <w:r w:rsidR="00D24A82" w:rsidRPr="00B343FF">
        <w:rPr>
          <w:rFonts w:ascii="Times New Roman" w:eastAsia="Times New Roman" w:hAnsi="Times New Roman" w:cs="Times New Roman"/>
          <w:sz w:val="24"/>
          <w:szCs w:val="24"/>
        </w:rPr>
        <w:t>the coefficients</w:t>
      </w:r>
      <w:r w:rsidR="00331514" w:rsidRPr="00B343FF">
        <w:rPr>
          <w:rFonts w:ascii="Times New Roman" w:eastAsia="Times New Roman" w:hAnsi="Times New Roman" w:cs="Times New Roman"/>
          <w:sz w:val="24"/>
          <w:szCs w:val="24"/>
        </w:rPr>
        <w:t xml:space="preserve"> for a given predictor, e.g.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up>
            <m:r>
              <m:rPr>
                <m:nor/>
              </m:rPr>
              <w:rPr>
                <w:rFonts w:ascii="Times New Roman" w:hAnsi="Times New Roman"/>
                <w:sz w:val="24"/>
              </w:rPr>
              <m:t>drop</m:t>
            </m:r>
          </m:sup>
        </m:sSubSup>
      </m:oMath>
      <w:r w:rsidR="00331514" w:rsidRPr="00B343FF">
        <w:rPr>
          <w:rFonts w:ascii="Times New Roman" w:eastAsia="Times New Roman" w:hAnsi="Times New Roman" w:cs="Times New Roman"/>
          <w:sz w:val="24"/>
          <w:szCs w:val="24"/>
        </w:rPr>
        <w:t>,</w:t>
      </w:r>
      <w:r w:rsidRPr="00B343FF">
        <w:rPr>
          <w:rFonts w:ascii="Times New Roman" w:eastAsia="Times New Roman" w:hAnsi="Times New Roman" w:cs="Times New Roman"/>
          <w:sz w:val="24"/>
          <w:szCs w:val="24"/>
        </w:rPr>
        <w:t xml:space="preserve"> </w:t>
      </w:r>
      <w:r w:rsidR="00D24A82" w:rsidRPr="00B343FF">
        <w:rPr>
          <w:rFonts w:ascii="Times New Roman" w:eastAsia="Times New Roman" w:hAnsi="Times New Roman" w:cs="Times New Roman"/>
          <w:sz w:val="24"/>
          <w:szCs w:val="24"/>
        </w:rPr>
        <w:t>across neurons into a population vector,</w:t>
      </w:r>
    </w:p>
    <w:p w14:paraId="502B3DEE" w14:textId="60F37F1B" w:rsidR="00482B30" w:rsidRPr="00B343FF" w:rsidRDefault="00000000" w:rsidP="008842F5">
      <w:pPr>
        <w:spacing w:after="16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1</m:t>
                      </m:r>
                    </m:sub>
                    <m:sup>
                      <m:r>
                        <m:rPr>
                          <m:nor/>
                        </m:rPr>
                        <w:rPr>
                          <w:rFonts w:ascii="Times New Roman" w:hAnsi="Times New Roman"/>
                          <w:sz w:val="24"/>
                        </w:rPr>
                        <m:t>drop</m:t>
                      </m:r>
                    </m:sup>
                  </m:sSubSup>
                  <m:r>
                    <w:rPr>
                      <w:rFonts w:ascii="Cambria Math" w:eastAsia="Times New Roman" w:hAnsi="Cambria Math" w:cs="Times New Roman"/>
                      <w:sz w:val="24"/>
                      <w:szCs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N</m:t>
                      </m:r>
                    </m:sub>
                    <m:sup>
                      <m:r>
                        <m:rPr>
                          <m:nor/>
                        </m:rPr>
                        <w:rPr>
                          <w:rFonts w:ascii="Times New Roman" w:hAnsi="Times New Roman"/>
                          <w:sz w:val="24"/>
                        </w:rPr>
                        <m:t>drop</m:t>
                      </m:r>
                    </m:sup>
                  </m:sSubSup>
                </m:e>
              </m:d>
            </m:e>
            <m:sup>
              <m:r>
                <w:rPr>
                  <w:rFonts w:ascii="Cambria Math" w:eastAsia="Times New Roman" w:hAnsi="Cambria Math" w:cs="Times New Roman"/>
                  <w:sz w:val="24"/>
                  <w:szCs w:val="24"/>
                </w:rPr>
                <m:t>T</m:t>
              </m:r>
            </m:sup>
          </m:sSup>
        </m:oMath>
      </m:oMathPara>
    </w:p>
    <w:p w14:paraId="1D557310" w14:textId="65570566" w:rsidR="00482B30" w:rsidRPr="00B343FF" w:rsidRDefault="00D24A82"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constructed an analogous vector for delay</w:t>
      </w:r>
      <w:r w:rsidR="00482B30" w:rsidRPr="00B343FF">
        <w:rPr>
          <w:rFonts w:ascii="Times New Roman" w:eastAsia="Times New Roman" w:hAnsi="Times New Roman" w:cs="Times New Roman"/>
          <w:sz w:val="24"/>
          <w:szCs w:val="24"/>
        </w:rPr>
        <w:t xml:space="preserve"> </w:t>
      </w:r>
      <w:r w:rsidR="00482B30" w:rsidRPr="008842F5">
        <w:rPr>
          <w:rFonts w:ascii="Times New Roman" w:hAnsi="Times New Roman"/>
          <w:i/>
          <w:sz w:val="24"/>
        </w:rPr>
        <w:br/>
      </w: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1</m:t>
                      </m:r>
                    </m:sub>
                    <m:sup>
                      <m:r>
                        <m:rPr>
                          <m:nor/>
                        </m:rPr>
                        <w:rPr>
                          <w:rFonts w:ascii="Times New Roman" w:hAnsi="Times New Roman"/>
                          <w:sz w:val="24"/>
                        </w:rPr>
                        <m:t>delay</m:t>
                      </m:r>
                    </m:sup>
                  </m:sSubSup>
                  <m:r>
                    <w:rPr>
                      <w:rFonts w:ascii="Cambria Math" w:eastAsia="Times New Roman" w:hAnsi="Cambria Math" w:cs="Times New Roman"/>
                      <w:sz w:val="24"/>
                      <w:szCs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N</m:t>
                      </m:r>
                    </m:sub>
                    <m:sup>
                      <m:r>
                        <m:rPr>
                          <m:nor/>
                        </m:rPr>
                        <w:rPr>
                          <w:rFonts w:ascii="Times New Roman" w:hAnsi="Times New Roman"/>
                          <w:sz w:val="24"/>
                        </w:rPr>
                        <m:t>delay</m:t>
                      </m:r>
                    </m:sup>
                  </m:sSubSup>
                </m:e>
              </m:d>
            </m:e>
            <m:sup>
              <m:r>
                <w:rPr>
                  <w:rFonts w:ascii="Cambria Math" w:eastAsia="Times New Roman" w:hAnsi="Cambria Math" w:cs="Times New Roman"/>
                  <w:sz w:val="24"/>
                  <w:szCs w:val="24"/>
                </w:rPr>
                <m:t>T</m:t>
              </m:r>
            </m:sup>
          </m:sSup>
        </m:oMath>
      </m:oMathPara>
    </w:p>
    <w:p w14:paraId="2BD2096D" w14:textId="5CA2B1D2" w:rsidR="00D24A82" w:rsidRPr="00B343FF" w:rsidRDefault="00D24A82"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These vectors define one-dimensional encoding </w:t>
      </w:r>
      <w:r w:rsidR="00482B30" w:rsidRPr="00B343FF">
        <w:rPr>
          <w:rFonts w:ascii="Times New Roman" w:eastAsia="Times New Roman" w:hAnsi="Times New Roman" w:cs="Times New Roman"/>
          <w:sz w:val="24"/>
          <w:szCs w:val="24"/>
        </w:rPr>
        <w:t>axes</w:t>
      </w:r>
      <w:r w:rsidRPr="00B343FF">
        <w:rPr>
          <w:rFonts w:ascii="Times New Roman" w:eastAsia="Times New Roman" w:hAnsi="Times New Roman" w:cs="Times New Roman"/>
          <w:sz w:val="24"/>
          <w:szCs w:val="24"/>
        </w:rPr>
        <w:t xml:space="preserve"> in the N-dimensional neural activity space. Their elements are the contributions, or tuning weights, of individual neurons</w:t>
      </w:r>
      <w:r w:rsidR="00482B30" w:rsidRPr="00B343FF">
        <w:rPr>
          <w:rFonts w:ascii="Times New Roman" w:eastAsia="Times New Roman" w:hAnsi="Times New Roman" w:cs="Times New Roman"/>
          <w:sz w:val="24"/>
          <w:szCs w:val="24"/>
        </w:rPr>
        <w:t>. Because neurons were pooled across recording sessions, these axes were constructed in pseudo-population space.</w:t>
      </w:r>
    </w:p>
    <w:p w14:paraId="0EAEAF2A" w14:textId="1449D370" w:rsidR="00107175" w:rsidRPr="00B343FF" w:rsidRDefault="00107175" w:rsidP="008842F5">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To compare the similarity of coding dimensions, we computed the cosine similarity</w:t>
      </w:r>
      <w:r w:rsidR="00744159" w:rsidRPr="00B343FF">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m:t>
        </m:r>
      </m:oMath>
      <w:r w:rsidRPr="00B343FF">
        <w:rPr>
          <w:rFonts w:ascii="Times New Roman" w:eastAsia="Times New Roman" w:hAnsi="Times New Roman" w:cs="Times New Roman"/>
          <w:sz w:val="24"/>
          <w:szCs w:val="24"/>
        </w:rPr>
        <w:t xml:space="preserve"> between the population vectors. </w:t>
      </w:r>
    </w:p>
    <w:p w14:paraId="71A35F90" w14:textId="43580DF3" w:rsidR="00744159" w:rsidRPr="00B343FF" w:rsidRDefault="00024F66" w:rsidP="008842F5">
      <w:pPr>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delay</m:t>
              </m:r>
            </m:sup>
          </m:sSup>
          <m:r>
            <w:rPr>
              <w:rFonts w:ascii="Cambria Math" w:eastAsia="Times New Roman" w:hAnsi="Cambria Math" w:cs="Times New Roman"/>
              <w:sz w:val="24"/>
              <w:szCs w:val="24"/>
            </w:rPr>
            <m:t xml:space="preserve">) </m:t>
          </m:r>
          <m:r>
            <m:rPr>
              <m:nor/>
            </m:rPr>
            <w:rPr>
              <w:rFonts w:ascii="Times New Roman" w:hAnsi="Times New Roman"/>
              <w:sz w:val="24"/>
            </w:rPr>
            <m:t xml:space="preserve">= </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num>
            <m:den>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m:t>
              </m:r>
            </m:den>
          </m:f>
        </m:oMath>
      </m:oMathPara>
    </w:p>
    <w:p w14:paraId="20E19410" w14:textId="0DCD5590" w:rsidR="00257B04" w:rsidRPr="00B343FF" w:rsidRDefault="00257B04" w:rsidP="008842F5">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This measure reflects the geometric angle between the regression-derived axes in neural population space</w:t>
      </w:r>
      <w:r w:rsidR="00450F64" w:rsidRPr="00B343FF">
        <w:rPr>
          <w:rFonts w:ascii="Times New Roman" w:eastAsia="Times New Roman" w:hAnsi="Times New Roman" w:cs="Times New Roman"/>
          <w:sz w:val="24"/>
          <w:szCs w:val="24"/>
        </w:rPr>
        <w:t>.</w:t>
      </w:r>
    </w:p>
    <w:p w14:paraId="18CCF86E" w14:textId="0BF6CA52" w:rsidR="00450F64" w:rsidRPr="00B343FF" w:rsidDel="00C33BBE" w:rsidRDefault="00450F64" w:rsidP="008842F5">
      <w:pPr>
        <w:spacing w:after="0" w:line="480" w:lineRule="auto"/>
        <w:rPr>
          <w:del w:id="308" w:author="Siyu Wang" w:date="2026-08-12T01:47:00Z" w16du:dateUtc="2026-08-12T05:47:00Z"/>
          <w:rFonts w:ascii="Times New Roman" w:eastAsia="Times New Roman" w:hAnsi="Times New Roman" w:cs="Times New Roman"/>
          <w:sz w:val="24"/>
          <w:szCs w:val="24"/>
        </w:rPr>
      </w:pPr>
    </w:p>
    <w:p w14:paraId="5A1EB8D0" w14:textId="73BFC7D8" w:rsidR="00107175" w:rsidRPr="00B343FF" w:rsidRDefault="00053A0A"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Since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oMath>
      <w:r w:rsidRPr="00B343FF">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 xml:space="preserve"> </m:t>
        </m:r>
      </m:oMath>
      <w:r w:rsidRPr="00B343FF">
        <w:rPr>
          <w:rFonts w:ascii="Times New Roman" w:eastAsia="Times New Roman" w:hAnsi="Times New Roman" w:cs="Times New Roman"/>
          <w:sz w:val="24"/>
          <w:szCs w:val="24"/>
        </w:rPr>
        <w:t>are obtained from the same regression, to exclude the possibility that the coding dimension similarity</w:t>
      </w:r>
      <w:r w:rsidR="00B101F7" w:rsidRPr="00B343FF">
        <w:rPr>
          <w:rFonts w:ascii="Times New Roman" w:eastAsia="Times New Roman" w:hAnsi="Times New Roman" w:cs="Times New Roman"/>
          <w:sz w:val="24"/>
          <w:szCs w:val="24"/>
        </w:rPr>
        <w:t xml:space="preserve"> between them</w:t>
      </w:r>
      <w:r w:rsidRPr="00B343FF">
        <w:rPr>
          <w:rFonts w:ascii="Times New Roman" w:eastAsia="Times New Roman" w:hAnsi="Times New Roman" w:cs="Times New Roman"/>
          <w:sz w:val="24"/>
          <w:szCs w:val="24"/>
        </w:rPr>
        <w:t xml:space="preserve"> is an artifact of the fitting process, we adopted a cross-validat</w:t>
      </w:r>
      <w:r w:rsidR="00071E87" w:rsidRPr="00B343FF">
        <w:rPr>
          <w:rFonts w:ascii="Times New Roman" w:eastAsia="Times New Roman" w:hAnsi="Times New Roman" w:cs="Times New Roman"/>
          <w:sz w:val="24"/>
          <w:szCs w:val="24"/>
        </w:rPr>
        <w:t>ed</w:t>
      </w:r>
      <w:r w:rsidRPr="00B343FF">
        <w:rPr>
          <w:rFonts w:ascii="Times New Roman" w:eastAsia="Times New Roman" w:hAnsi="Times New Roman" w:cs="Times New Roman"/>
          <w:sz w:val="24"/>
          <w:szCs w:val="24"/>
        </w:rPr>
        <w:t xml:space="preserve"> cosine similarity </w:t>
      </w:r>
      <w:r w:rsidR="00071E87" w:rsidRPr="00B343FF">
        <w:rPr>
          <w:rFonts w:ascii="Times New Roman" w:eastAsia="Times New Roman" w:hAnsi="Times New Roman" w:cs="Times New Roman"/>
          <w:sz w:val="24"/>
          <w:szCs w:val="24"/>
        </w:rPr>
        <w:t xml:space="preserve">metric </w:t>
      </w:r>
      <w:r w:rsidRPr="00B343FF">
        <w:rPr>
          <w:rFonts w:ascii="Times New Roman" w:eastAsia="Times New Roman" w:hAnsi="Times New Roman" w:cs="Times New Roman"/>
          <w:sz w:val="24"/>
          <w:szCs w:val="24"/>
        </w:rPr>
        <w:t>instead.</w:t>
      </w:r>
      <w:r w:rsidR="00071E87" w:rsidRPr="00B343FF">
        <w:rPr>
          <w:rFonts w:ascii="Times New Roman" w:eastAsia="Times New Roman" w:hAnsi="Times New Roman" w:cs="Times New Roman"/>
          <w:sz w:val="24"/>
          <w:szCs w:val="24"/>
        </w:rPr>
        <w:t xml:space="preserve"> To do this, we split the data into two halves, and </w:t>
      </w:r>
      <w:r w:rsidR="002C2693" w:rsidRPr="00B343FF">
        <w:rPr>
          <w:rFonts w:ascii="Times New Roman" w:eastAsia="Times New Roman" w:hAnsi="Times New Roman" w:cs="Times New Roman"/>
          <w:sz w:val="24"/>
          <w:szCs w:val="24"/>
        </w:rPr>
        <w:t>repeated the regression separately on the two halves, and then computed</w:t>
      </w:r>
      <w:r w:rsidR="00071E87" w:rsidRPr="00B343FF">
        <w:rPr>
          <w:rFonts w:ascii="Times New Roman" w:eastAsia="Times New Roman" w:hAnsi="Times New Roman" w:cs="Times New Roman"/>
          <w:sz w:val="24"/>
          <w:szCs w:val="24"/>
        </w:rPr>
        <w:t xml:space="preserve"> the similarity between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hAnsi="Times New Roman"/>
                <w:sz w:val="24"/>
              </w:rPr>
              <m:t>drop</m:t>
            </m:r>
            <m:ctrlPr>
              <w:rPr>
                <w:rFonts w:ascii="Cambria Math" w:eastAsia="Times New Roman" w:hAnsi="Cambria Math" w:cs="Times New Roman"/>
                <w:sz w:val="24"/>
                <w:szCs w:val="24"/>
              </w:rPr>
            </m:ctrlPr>
          </m:sup>
        </m:sSubSup>
      </m:oMath>
      <w:r w:rsidRPr="00B343FF">
        <w:rPr>
          <w:rFonts w:ascii="Times New Roman" w:eastAsia="Times New Roman" w:hAnsi="Times New Roman" w:cs="Times New Roman"/>
          <w:sz w:val="24"/>
          <w:szCs w:val="24"/>
        </w:rPr>
        <w:t xml:space="preserve"> </w:t>
      </w:r>
      <w:r w:rsidR="002C2693" w:rsidRPr="00B343FF">
        <w:rPr>
          <w:rFonts w:ascii="Times New Roman" w:eastAsia="Times New Roman" w:hAnsi="Times New Roman" w:cs="Times New Roman"/>
          <w:sz w:val="24"/>
          <w:szCs w:val="24"/>
        </w:rPr>
        <w:t xml:space="preserve">from regression 1, and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hAnsi="Times New Roman"/>
                <w:sz w:val="24"/>
              </w:rPr>
              <m:t>delay</m:t>
            </m:r>
            <m:ctrlPr>
              <w:rPr>
                <w:rFonts w:ascii="Cambria Math" w:eastAsia="Times New Roman" w:hAnsi="Cambria Math" w:cs="Times New Roman"/>
                <w:sz w:val="24"/>
                <w:szCs w:val="24"/>
              </w:rPr>
            </m:ctrlPr>
          </m:sup>
        </m:sSubSup>
      </m:oMath>
      <w:r w:rsidR="002C2693" w:rsidRPr="00B343FF">
        <w:rPr>
          <w:rFonts w:ascii="Times New Roman" w:eastAsia="Times New Roman" w:hAnsi="Times New Roman" w:cs="Times New Roman"/>
          <w:sz w:val="24"/>
          <w:szCs w:val="24"/>
        </w:rPr>
        <w:t xml:space="preserve"> from regression 2, and vice versa. </w:t>
      </w:r>
    </w:p>
    <w:p w14:paraId="065C594E" w14:textId="5907DEFE" w:rsidR="00744159" w:rsidRPr="008842F5" w:rsidRDefault="00024F66" w:rsidP="008842F5">
      <w:pPr>
        <w:spacing w:after="160" w:line="480" w:lineRule="auto"/>
        <w:rPr>
          <w:rFonts w:ascii="Times New Roman" w:hAnsi="Times New Roman"/>
          <w:b/>
          <w:sz w:val="24"/>
        </w:rPr>
      </w:pPr>
      <m:oMathPara>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hAnsi="Times New Roman"/>
                  <w:sz w:val="24"/>
                </w:rPr>
                <m:t>cross-validated</m:t>
              </m:r>
            </m:sub>
          </m:sSub>
          <m:r>
            <w:rPr>
              <w:rFonts w:ascii="Cambria Math" w:eastAsia="Times New Roman" w:hAnsi="Cambria Math" w:cs="Times New Roman"/>
              <w:sz w:val="24"/>
              <w:szCs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den>
          </m:f>
          <m:d>
            <m:dPr>
              <m:begChr m:val="["/>
              <m:endChr m:val="]"/>
              <m:ctrlPr>
                <w:rPr>
                  <w:rFonts w:ascii="Cambria Math" w:hAnsi="Cambria Math"/>
                  <w:sz w:val="24"/>
                </w:rPr>
              </m:ctrlPr>
            </m:dPr>
            <m:e>
              <m:r>
                <w:rPr>
                  <w:rFonts w:ascii="Cambria Math" w:eastAsia="Times New Roman" w:hAnsi="Cambria Math" w:cs="Times New Roman"/>
                  <w:sz w:val="24"/>
                  <w:szCs w:val="24"/>
                </w:rPr>
                <m:t>CS</m:t>
              </m:r>
              <m:d>
                <m:dPr>
                  <m:ctrlPr>
                    <w:rPr>
                      <w:rFonts w:ascii="Cambria Math" w:hAnsi="Cambria Math"/>
                      <w:sz w:val="24"/>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hAnsi="Times New Roman"/>
                          <w:sz w:val="24"/>
                        </w:rPr>
                        <m:t>drop</m:t>
                      </m:r>
                      <m:ctrlPr>
                        <w:rPr>
                          <w:rFonts w:ascii="Cambria Math" w:eastAsia="Times New Roman" w:hAnsi="Cambria Math" w:cs="Times New Roman"/>
                          <w:sz w:val="24"/>
                          <w:szCs w:val="24"/>
                        </w:rPr>
                      </m:ctrlPr>
                    </m:sup>
                  </m:sSubSup>
                  <m:r>
                    <w:rPr>
                      <w:rFonts w:ascii="Cambria Math" w:hAnsi="Cambria Math"/>
                      <w:sz w:val="24"/>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hAnsi="Times New Roman"/>
                          <w:sz w:val="24"/>
                        </w:rPr>
                        <m:t>delay</m:t>
                      </m:r>
                      <m:ctrlPr>
                        <w:rPr>
                          <w:rFonts w:ascii="Cambria Math" w:eastAsia="Times New Roman" w:hAnsi="Cambria Math" w:cs="Times New Roman"/>
                          <w:sz w:val="24"/>
                          <w:szCs w:val="24"/>
                        </w:rPr>
                      </m:ctrlPr>
                    </m:sup>
                  </m:sSubSup>
                </m:e>
              </m:d>
              <m:r>
                <w:rPr>
                  <w:rFonts w:ascii="Cambria Math" w:hAnsi="Cambria Math"/>
                  <w:sz w:val="24"/>
                </w:rPr>
                <m:t>+</m:t>
              </m:r>
              <m:r>
                <w:rPr>
                  <w:rFonts w:ascii="Cambria Math" w:eastAsia="Times New Roman" w:hAnsi="Cambria Math" w:cs="Times New Roman"/>
                  <w:sz w:val="24"/>
                  <w:szCs w:val="24"/>
                </w:rPr>
                <m:t>CS</m:t>
              </m:r>
              <m:d>
                <m:dPr>
                  <m:ctrlPr>
                    <w:rPr>
                      <w:rFonts w:ascii="Cambria Math" w:hAnsi="Cambria Math"/>
                      <w:sz w:val="24"/>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hAnsi="Times New Roman"/>
                          <w:sz w:val="24"/>
                        </w:rPr>
                        <m:t>delay</m:t>
                      </m:r>
                      <m:ctrlPr>
                        <w:rPr>
                          <w:rFonts w:ascii="Cambria Math" w:eastAsia="Times New Roman" w:hAnsi="Cambria Math" w:cs="Times New Roman"/>
                          <w:sz w:val="24"/>
                          <w:szCs w:val="24"/>
                        </w:rPr>
                      </m:ctrlPr>
                    </m:sup>
                  </m:sSubSup>
                  <m:r>
                    <w:rPr>
                      <w:rFonts w:ascii="Cambria Math" w:hAnsi="Cambria Math"/>
                      <w:sz w:val="24"/>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hAnsi="Times New Roman"/>
                          <w:sz w:val="24"/>
                        </w:rPr>
                        <m:t>drop</m:t>
                      </m:r>
                      <m:ctrlPr>
                        <w:rPr>
                          <w:rFonts w:ascii="Cambria Math" w:eastAsia="Times New Roman" w:hAnsi="Cambria Math" w:cs="Times New Roman"/>
                          <w:sz w:val="24"/>
                          <w:szCs w:val="24"/>
                        </w:rPr>
                      </m:ctrlPr>
                    </m:sup>
                  </m:sSubSup>
                </m:e>
              </m:d>
            </m:e>
          </m:d>
        </m:oMath>
      </m:oMathPara>
    </w:p>
    <w:p w14:paraId="541E5236" w14:textId="36A67640" w:rsidR="00107175" w:rsidDel="00804555" w:rsidRDefault="00FA11BD" w:rsidP="00492C65">
      <w:pPr>
        <w:spacing w:after="160" w:line="480" w:lineRule="auto"/>
        <w:rPr>
          <w:del w:id="309" w:author="Siyu Wang" w:date="2026-08-12T01:48:00Z" w16du:dateUtc="2026-08-12T05:48:00Z"/>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hAnsi="Times New Roman"/>
                <w:sz w:val="24"/>
              </w:rPr>
              <m:t>cross-validated</m:t>
            </m:r>
          </m:sub>
        </m:sSub>
      </m:oMath>
      <w:r w:rsidRPr="00B343FF">
        <w:rPr>
          <w:rFonts w:ascii="Times New Roman" w:eastAsia="Times New Roman" w:hAnsi="Times New Roman" w:cs="Times New Roman"/>
          <w:sz w:val="24"/>
          <w:szCs w:val="24"/>
        </w:rPr>
        <w:t xml:space="preserve"> by repeating the shuffling 10000 times and computing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hAnsi="Times New Roman"/>
                <w:sz w:val="24"/>
              </w:rPr>
              <m:t>cross-validated</m:t>
            </m:r>
          </m:sub>
        </m:sSub>
      </m:oMath>
      <w:r w:rsidRPr="00B343FF">
        <w:rPr>
          <w:rFonts w:ascii="Times New Roman" w:eastAsia="Times New Roman" w:hAnsi="Times New Roman" w:cs="Times New Roman"/>
          <w:sz w:val="24"/>
          <w:szCs w:val="24"/>
        </w:rPr>
        <w:t xml:space="preserve"> for the shuffled data. </w:t>
      </w:r>
      <w:ins w:id="310" w:author="Siyu Wang" w:date="2026-08-12T01:55:00Z" w16du:dateUtc="2026-08-12T05:55:00Z">
        <w:r w:rsidR="00804555" w:rsidRPr="00B343FF">
          <w:rPr>
            <w:rFonts w:ascii="Times New Roman" w:eastAsia="Times New Roman" w:hAnsi="Times New Roman" w:cs="Times New Roman"/>
            <w:sz w:val="24"/>
            <w:szCs w:val="24"/>
          </w:rPr>
          <w:t>Population coding dimension</w:t>
        </w:r>
        <w:r w:rsidR="00804555">
          <w:rPr>
            <w:rFonts w:ascii="Times New Roman" w:eastAsia="Times New Roman" w:hAnsi="Times New Roman" w:cs="Times New Roman"/>
            <w:sz w:val="24"/>
            <w:szCs w:val="24"/>
          </w:rPr>
          <w:t xml:space="preserve"> alignments</w:t>
        </w:r>
        <w:r w:rsidR="00804555" w:rsidRPr="00B343FF">
          <w:rPr>
            <w:rFonts w:ascii="Times New Roman" w:eastAsia="Times New Roman" w:hAnsi="Times New Roman" w:cs="Times New Roman"/>
            <w:sz w:val="24"/>
            <w:szCs w:val="24"/>
          </w:rPr>
          <w:t xml:space="preserve"> for drop and delay </w:t>
        </w:r>
        <w:r w:rsidR="00804555">
          <w:rPr>
            <w:rFonts w:ascii="Times New Roman" w:eastAsia="Times New Roman" w:hAnsi="Times New Roman" w:cs="Times New Roman"/>
            <w:sz w:val="24"/>
            <w:szCs w:val="24"/>
          </w:rPr>
          <w:t>were calculated</w:t>
        </w:r>
        <w:r w:rsidR="00804555" w:rsidRPr="00B343FF" w:rsidDel="0019578F">
          <w:rPr>
            <w:rFonts w:ascii="Times New Roman" w:eastAsia="Times New Roman" w:hAnsi="Times New Roman" w:cs="Times New Roman"/>
            <w:sz w:val="24"/>
            <w:szCs w:val="24"/>
          </w:rPr>
          <w:t xml:space="preserve"> </w:t>
        </w:r>
        <w:r w:rsidR="00804555">
          <w:rPr>
            <w:rFonts w:ascii="Times New Roman" w:eastAsia="Times New Roman" w:hAnsi="Times New Roman" w:cs="Times New Roman"/>
            <w:sz w:val="24"/>
            <w:szCs w:val="24"/>
          </w:rPr>
          <w:t xml:space="preserve">for five 250ms windows: </w:t>
        </w:r>
        <w:r w:rsidR="00804555" w:rsidRPr="00B343FF">
          <w:rPr>
            <w:rFonts w:ascii="Times New Roman" w:eastAsia="Times New Roman" w:hAnsi="Times New Roman" w:cs="Times New Roman"/>
            <w:sz w:val="24"/>
            <w:szCs w:val="24"/>
          </w:rPr>
          <w:t>[-250 0], [0 250], [250 500], [500 750], [750 1000]</w:t>
        </w:r>
        <w:r w:rsidR="00804555">
          <w:rPr>
            <w:rFonts w:ascii="Times New Roman" w:eastAsia="Times New Roman" w:hAnsi="Times New Roman" w:cs="Times New Roman"/>
            <w:sz w:val="24"/>
            <w:szCs w:val="24"/>
          </w:rPr>
          <w:t xml:space="preserve">, </w:t>
        </w:r>
        <w:r w:rsidR="00804555" w:rsidRPr="00B343FF">
          <w:rPr>
            <w:rFonts w:ascii="Times New Roman" w:eastAsia="Times New Roman" w:hAnsi="Times New Roman" w:cs="Times New Roman"/>
            <w:sz w:val="24"/>
            <w:szCs w:val="24"/>
          </w:rPr>
          <w:t xml:space="preserve">relative to the offer onset. We also computed it for </w:t>
        </w:r>
        <w:r w:rsidR="00804555">
          <w:rPr>
            <w:rFonts w:ascii="Times New Roman" w:eastAsia="Times New Roman" w:hAnsi="Times New Roman" w:cs="Times New Roman"/>
            <w:sz w:val="24"/>
            <w:szCs w:val="24"/>
          </w:rPr>
          <w:t>-250</w:t>
        </w:r>
        <w:r w:rsidR="00804555" w:rsidRPr="00B343FF">
          <w:rPr>
            <w:rFonts w:ascii="Times New Roman" w:eastAsia="Times New Roman" w:hAnsi="Times New Roman" w:cs="Times New Roman"/>
            <w:sz w:val="24"/>
            <w:szCs w:val="24"/>
          </w:rPr>
          <w:t>ms</w:t>
        </w:r>
        <w:r w:rsidR="00804555">
          <w:rPr>
            <w:rFonts w:ascii="Times New Roman" w:eastAsia="Times New Roman" w:hAnsi="Times New Roman" w:cs="Times New Roman"/>
            <w:sz w:val="24"/>
            <w:szCs w:val="24"/>
          </w:rPr>
          <w:t xml:space="preserve"> to 0ms</w:t>
        </w:r>
        <w:r w:rsidR="00804555" w:rsidRPr="00B343FF">
          <w:rPr>
            <w:rFonts w:ascii="Times New Roman" w:eastAsia="Times New Roman" w:hAnsi="Times New Roman" w:cs="Times New Roman"/>
            <w:sz w:val="24"/>
            <w:szCs w:val="24"/>
          </w:rPr>
          <w:t xml:space="preserve"> before the go signal</w:t>
        </w:r>
        <w:r w:rsidR="00804555">
          <w:rPr>
            <w:rFonts w:ascii="Times New Roman" w:eastAsia="Times New Roman" w:hAnsi="Times New Roman" w:cs="Times New Roman"/>
            <w:sz w:val="24"/>
            <w:szCs w:val="24"/>
          </w:rPr>
          <w:t xml:space="preserve"> and 0ms to 250ms after the go signal</w:t>
        </w:r>
        <w:r w:rsidR="00804555" w:rsidRPr="00B343FF">
          <w:rPr>
            <w:rFonts w:ascii="Times New Roman" w:eastAsia="Times New Roman" w:hAnsi="Times New Roman" w:cs="Times New Roman"/>
            <w:sz w:val="24"/>
            <w:szCs w:val="24"/>
          </w:rPr>
          <w:t>.</w:t>
        </w:r>
      </w:ins>
    </w:p>
    <w:p w14:paraId="0D9D3C34" w14:textId="77777777" w:rsidR="00492C65" w:rsidRPr="00B343FF" w:rsidRDefault="00492C65" w:rsidP="00492C65">
      <w:pPr>
        <w:spacing w:after="160" w:line="480" w:lineRule="auto"/>
        <w:rPr>
          <w:moveTo w:id="311" w:author="Siyu Wang" w:date="2026-08-12T01:54:00Z" w16du:dateUtc="2026-08-12T05:54:00Z"/>
          <w:rFonts w:ascii="Times New Roman" w:eastAsia="Times New Roman" w:hAnsi="Times New Roman" w:cs="Times New Roman"/>
          <w:sz w:val="24"/>
          <w:szCs w:val="24"/>
        </w:rPr>
      </w:pPr>
      <w:moveToRangeStart w:id="312" w:author="Siyu Wang" w:date="2026-08-12T01:54:00Z" w:name="move237391765"/>
    </w:p>
    <w:p w14:paraId="6151D129" w14:textId="77777777" w:rsidR="006D0889" w:rsidRDefault="00492C65" w:rsidP="006D0889">
      <w:pPr>
        <w:spacing w:after="160" w:line="480" w:lineRule="auto"/>
        <w:rPr>
          <w:ins w:id="313" w:author="Siyu Wang" w:date="2026-08-12T01:58:00Z" w16du:dateUtc="2026-08-12T05:58:00Z"/>
          <w:rFonts w:ascii="Times New Roman" w:eastAsia="Times New Roman" w:hAnsi="Times New Roman" w:cs="Times New Roman"/>
          <w:sz w:val="24"/>
          <w:szCs w:val="24"/>
        </w:rPr>
      </w:pPr>
      <w:moveTo w:id="314" w:author="Siyu Wang" w:date="2026-08-12T01:54:00Z" w16du:dateUtc="2026-08-12T05:54:00Z">
        <w:r w:rsidRPr="00B343FF">
          <w:rPr>
            <w:rFonts w:ascii="Times New Roman" w:eastAsia="Times New Roman" w:hAnsi="Times New Roman" w:cs="Times New Roman"/>
            <w:sz w:val="24"/>
            <w:szCs w:val="24"/>
          </w:rPr>
          <w:t>We used a similar approach for defining the population coding dimension for discounted value</w:t>
        </w:r>
      </w:moveTo>
      <w:ins w:id="315" w:author="Siyu Wang" w:date="2026-08-12T01:58:00Z" w16du:dateUtc="2026-08-12T05:58:00Z">
        <w:r w:rsidR="006D0889">
          <w:rPr>
            <w:rFonts w:ascii="Times New Roman" w:eastAsia="Times New Roman" w:hAnsi="Times New Roman" w:cs="Times New Roman"/>
            <w:sz w:val="24"/>
            <w:szCs w:val="24"/>
          </w:rPr>
          <w:t xml:space="preserve"> and the population coding dimension for the go siganl</w:t>
        </w:r>
      </w:ins>
      <w:moveTo w:id="316" w:author="Siyu Wang" w:date="2026-08-12T01:54:00Z" w16du:dateUtc="2026-08-12T05:54:00Z">
        <w:r w:rsidRPr="00B343FF">
          <w:rPr>
            <w:rFonts w:ascii="Times New Roman" w:eastAsia="Times New Roman" w:hAnsi="Times New Roman" w:cs="Times New Roman"/>
            <w:sz w:val="24"/>
            <w:szCs w:val="24"/>
          </w:rPr>
          <w:t xml:space="preserve">. </w:t>
        </w:r>
      </w:moveTo>
    </w:p>
    <w:p w14:paraId="641B541B" w14:textId="34CAF961" w:rsidR="00492C65" w:rsidRPr="006D0889" w:rsidRDefault="006D0889" w:rsidP="00492C65">
      <w:pPr>
        <w:spacing w:after="160" w:line="480" w:lineRule="auto"/>
        <w:rPr>
          <w:moveTo w:id="317" w:author="Siyu Wang" w:date="2026-08-12T01:54:00Z" w16du:dateUtc="2026-08-12T05:54:00Z"/>
          <w:rFonts w:ascii="Times New Roman" w:eastAsia="Times New Roman" w:hAnsi="Times New Roman" w:cs="Times New Roman"/>
          <w:sz w:val="24"/>
          <w:szCs w:val="24"/>
          <w:rPrChange w:id="318" w:author="Siyu Wang" w:date="2026-08-12T01:59:00Z" w16du:dateUtc="2026-08-12T05:59:00Z">
            <w:rPr>
              <w:moveTo w:id="319" w:author="Siyu Wang" w:date="2026-08-12T01:54:00Z" w16du:dateUtc="2026-08-12T05:54:00Z"/>
              <w:rFonts w:ascii="Times New Roman" w:eastAsia="Times New Roman" w:hAnsi="Times New Roman" w:cs="Times New Roman"/>
              <w:sz w:val="24"/>
              <w:szCs w:val="24"/>
              <w:lang w:val="en-US"/>
            </w:rPr>
          </w:rPrChange>
        </w:rPr>
      </w:pPr>
      <w:ins w:id="320" w:author="Siyu Wang" w:date="2026-08-12T01:58:00Z" w16du:dateUtc="2026-08-12T05:58:00Z">
        <w:r w:rsidRPr="00B343FF">
          <w:rPr>
            <w:rFonts w:ascii="Times New Roman" w:eastAsia="Times New Roman" w:hAnsi="Times New Roman" w:cs="Times New Roman"/>
            <w:sz w:val="24"/>
            <w:szCs w:val="24"/>
          </w:rPr>
          <w:t xml:space="preserve">Population coding dimension for value was computed </w:t>
        </w:r>
        <w:r>
          <w:rPr>
            <w:rFonts w:ascii="Times New Roman" w:eastAsia="Times New Roman" w:hAnsi="Times New Roman" w:cs="Times New Roman"/>
            <w:sz w:val="24"/>
            <w:szCs w:val="24"/>
          </w:rPr>
          <w:t>from -250ms to 0ms</w:t>
        </w:r>
        <w:r w:rsidRPr="00B343FF">
          <w:rPr>
            <w:rFonts w:ascii="Times New Roman" w:eastAsia="Times New Roman" w:hAnsi="Times New Roman" w:cs="Times New Roman"/>
            <w:sz w:val="24"/>
            <w:szCs w:val="24"/>
          </w:rPr>
          <w:t xml:space="preserve"> before the go signal.</w:t>
        </w:r>
      </w:ins>
      <w:ins w:id="321" w:author="Siyu Wang" w:date="2026-08-12T01:59:00Z" w16du:dateUtc="2026-08-12T05:59:00Z">
        <w:r>
          <w:rPr>
            <w:rFonts w:ascii="Times New Roman" w:eastAsia="Times New Roman" w:hAnsi="Times New Roman" w:cs="Times New Roman"/>
            <w:sz w:val="24"/>
            <w:szCs w:val="24"/>
          </w:rPr>
          <w:t xml:space="preserve"> </w:t>
        </w:r>
      </w:ins>
      <w:moveTo w:id="322" w:author="Siyu Wang" w:date="2026-08-12T01:54:00Z" w16du:dateUtc="2026-08-12T05:54:00Z">
        <w:r w:rsidR="00492C65" w:rsidRPr="00B343FF">
          <w:rPr>
            <w:rFonts w:ascii="Times New Roman" w:eastAsia="Times New Roman" w:hAnsi="Times New Roman" w:cs="Times New Roman"/>
            <w:sz w:val="24"/>
            <w:szCs w:val="24"/>
            <w:lang w:val="en-US"/>
          </w:rPr>
          <w:t>A separate regression was carried out with DV as the predictor</w:t>
        </w:r>
      </w:moveTo>
      <w:ins w:id="323" w:author="Siyu Wang" w:date="2026-08-12T02:00:00Z" w16du:dateUtc="2026-08-12T06:00:00Z">
        <w:r>
          <w:rPr>
            <w:rFonts w:ascii="Times New Roman" w:eastAsia="Times New Roman" w:hAnsi="Times New Roman" w:cs="Times New Roman"/>
            <w:sz w:val="24"/>
            <w:szCs w:val="24"/>
            <w:lang w:val="en-US"/>
          </w:rPr>
          <w:t xml:space="preserve"> </w:t>
        </w:r>
      </w:ins>
      <w:moveTo w:id="324" w:author="Siyu Wang" w:date="2026-08-12T01:54:00Z" w16du:dateUtc="2026-08-12T05:54:00Z">
        <w:del w:id="325" w:author="Siyu Wang" w:date="2026-08-12T02:00:00Z" w16du:dateUtc="2026-08-12T06:00:00Z">
          <w:r w:rsidR="00492C65" w:rsidRPr="00B343FF" w:rsidDel="006D0889">
            <w:rPr>
              <w:rFonts w:ascii="Times New Roman" w:eastAsia="Times New Roman" w:hAnsi="Times New Roman" w:cs="Times New Roman"/>
              <w:sz w:val="24"/>
              <w:szCs w:val="24"/>
              <w:lang w:val="en-US"/>
            </w:rPr>
            <w:delText xml:space="preserve">. </w:delText>
          </w:r>
        </w:del>
      </w:moveTo>
    </w:p>
    <w:p w14:paraId="07767903" w14:textId="77777777" w:rsidR="00492C65" w:rsidRPr="00E94E8D" w:rsidDel="00E94E8D" w:rsidRDefault="00000000" w:rsidP="00C013ED">
      <w:pPr>
        <w:spacing w:after="160" w:line="480" w:lineRule="auto"/>
        <w:jc w:val="center"/>
        <w:rPr>
          <w:del w:id="326" w:author="Siyu Wang" w:date="2026-08-12T01:56:00Z" w16du:dateUtc="2026-08-12T05:56:00Z"/>
          <w:rFonts w:ascii="Times New Roman" w:eastAsia="Times New Roman" w:hAnsi="Times New Roman" w:cs="Times New Roman"/>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w:rPr>
                  <w:rFonts w:ascii="Cambria Math" w:hAnsi="Cambria Math"/>
                  <w:sz w:val="24"/>
                </w:rPr>
                <m:t>0</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value</m:t>
              </m:r>
            </m:sup>
          </m:sSubSup>
          <m:r>
            <w:rPr>
              <w:rFonts w:ascii="Cambria Math" w:hAnsi="Cambria Math"/>
              <w:sz w:val="24"/>
            </w:rPr>
            <m:t>⋅DV+</m:t>
          </m:r>
          <m:sSub>
            <m:sSubPr>
              <m:ctrlPr>
                <w:rPr>
                  <w:rFonts w:ascii="Cambria Math" w:hAnsi="Cambria Math"/>
                  <w:sz w:val="24"/>
                </w:rPr>
              </m:ctrlPr>
            </m:sSubPr>
            <m:e>
              <m:r>
                <w:rPr>
                  <w:rFonts w:ascii="Cambria Math" w:hAnsi="Cambria Math"/>
                  <w:sz w:val="24"/>
                </w:rPr>
                <m:t>ε</m:t>
              </m:r>
            </m:e>
            <m:sub>
              <m:r>
                <w:rPr>
                  <w:rFonts w:ascii="Cambria Math" w:hAnsi="Cambria Math"/>
                  <w:sz w:val="24"/>
                </w:rPr>
                <m:t>i</m:t>
              </m:r>
            </m:sub>
          </m:sSub>
        </m:oMath>
      </m:oMathPara>
    </w:p>
    <w:p w14:paraId="5555E371" w14:textId="77777777" w:rsidR="00E94E8D" w:rsidRDefault="00E94E8D" w:rsidP="00492C65">
      <w:pPr>
        <w:spacing w:after="160" w:line="480" w:lineRule="auto"/>
        <w:jc w:val="center"/>
        <w:rPr>
          <w:ins w:id="327" w:author="Siyu Wang" w:date="2026-08-12T02:00:00Z" w16du:dateUtc="2026-08-12T06:00:00Z"/>
          <w:rFonts w:ascii="Times New Roman" w:eastAsia="Times New Roman" w:hAnsi="Times New Roman" w:cs="Times New Roman"/>
          <w:sz w:val="24"/>
          <w:szCs w:val="24"/>
        </w:rPr>
      </w:pPr>
    </w:p>
    <w:p w14:paraId="0F0E41A9" w14:textId="551513C1" w:rsidR="00E94E8D" w:rsidRPr="00C74D9C" w:rsidRDefault="00E94E8D" w:rsidP="00E94E8D">
      <w:pPr>
        <w:spacing w:after="160" w:line="480" w:lineRule="auto"/>
        <w:rPr>
          <w:ins w:id="328" w:author="Siyu Wang" w:date="2026-08-12T02:00:00Z" w16du:dateUtc="2026-08-12T06:00:00Z"/>
          <w:rFonts w:ascii="Times New Roman" w:eastAsia="Times New Roman" w:hAnsi="Times New Roman" w:cs="Times New Roman"/>
          <w:sz w:val="24"/>
          <w:szCs w:val="24"/>
        </w:rPr>
      </w:pPr>
      <w:ins w:id="329" w:author="Siyu Wang" w:date="2026-08-12T02:00:00Z" w16du:dateUtc="2026-08-12T06:00:00Z">
        <w:r>
          <w:rPr>
            <w:rFonts w:ascii="Times New Roman" w:eastAsia="Times New Roman" w:hAnsi="Times New Roman" w:cs="Times New Roman"/>
            <w:sz w:val="24"/>
            <w:szCs w:val="24"/>
            <w:lang w:val="en-US"/>
          </w:rPr>
          <w:t>and</w:t>
        </w:r>
      </w:ins>
      <m:oMath>
        <m:r>
          <w:ins w:id="330" w:author="Siyu Wang" w:date="2026-08-12T02:00:00Z" w16du:dateUtc="2026-08-12T06:00:00Z">
            <w:rPr>
              <w:rFonts w:ascii="Cambria Math" w:eastAsia="Times New Roman" w:hAnsi="Cambria Math" w:cs="Times New Roman"/>
              <w:sz w:val="24"/>
              <w:szCs w:val="24"/>
              <w:lang w:val="en-US"/>
            </w:rPr>
            <m:t xml:space="preserve"> </m:t>
          </w:ins>
        </m:r>
        <m:sSup>
          <m:sSupPr>
            <m:ctrlPr>
              <w:ins w:id="331" w:author="Siyu Wang" w:date="2026-08-12T02:00:00Z" w16du:dateUtc="2026-08-12T06:00:00Z">
                <w:rPr>
                  <w:rFonts w:ascii="Cambria Math" w:eastAsia="Times New Roman" w:hAnsi="Cambria Math" w:cs="Times New Roman"/>
                  <w:i/>
                  <w:sz w:val="24"/>
                  <w:szCs w:val="24"/>
                </w:rPr>
              </w:ins>
            </m:ctrlPr>
          </m:sSupPr>
          <m:e>
            <m:r>
              <w:ins w:id="332" w:author="Siyu Wang" w:date="2026-08-12T02:00:00Z" w16du:dateUtc="2026-08-12T06:00:00Z">
                <m:rPr>
                  <m:sty m:val="bi"/>
                </m:rPr>
                <w:rPr>
                  <w:rFonts w:ascii="Cambria Math" w:eastAsia="Times New Roman" w:hAnsi="Cambria Math" w:cs="Times New Roman"/>
                  <w:sz w:val="24"/>
                  <w:szCs w:val="24"/>
                </w:rPr>
                <m:t>w</m:t>
              </w:ins>
            </m:r>
            <m:ctrlPr>
              <w:ins w:id="333" w:author="Siyu Wang" w:date="2026-08-12T02:00:00Z" w16du:dateUtc="2026-08-12T06:00:00Z">
                <w:rPr>
                  <w:rFonts w:ascii="Cambria Math" w:eastAsia="Times New Roman" w:hAnsi="Cambria Math" w:cs="Times New Roman"/>
                  <w:b/>
                  <w:bCs/>
                  <w:i/>
                  <w:sz w:val="24"/>
                  <w:szCs w:val="24"/>
                </w:rPr>
              </w:ins>
            </m:ctrlPr>
          </m:e>
          <m:sup>
            <m:r>
              <w:ins w:id="334" w:author="Siyu Wang" w:date="2026-08-12T02:00:00Z" w16du:dateUtc="2026-08-12T06:00:00Z">
                <m:rPr>
                  <m:nor/>
                </m:rPr>
                <w:rPr>
                  <w:rFonts w:ascii="Times New Roman" w:hAnsi="Times New Roman"/>
                  <w:sz w:val="24"/>
                </w:rPr>
                <m:t>value</m:t>
              </w:ins>
            </m:r>
          </m:sup>
        </m:sSup>
        <m:r>
          <w:ins w:id="335" w:author="Siyu Wang" w:date="2026-08-12T02:00:00Z" w16du:dateUtc="2026-08-12T06:00:00Z">
            <w:rPr>
              <w:rFonts w:ascii="Cambria Math" w:eastAsia="Times New Roman" w:hAnsi="Cambria Math" w:cs="Times New Roman"/>
              <w:sz w:val="24"/>
              <w:szCs w:val="24"/>
            </w:rPr>
            <m:t>=</m:t>
          </w:ins>
        </m:r>
        <m:sSup>
          <m:sSupPr>
            <m:ctrlPr>
              <w:ins w:id="336" w:author="Siyu Wang" w:date="2026-08-12T02:00:00Z" w16du:dateUtc="2026-08-12T06:00:00Z">
                <w:rPr>
                  <w:rFonts w:ascii="Cambria Math" w:eastAsia="Times New Roman" w:hAnsi="Cambria Math" w:cs="Times New Roman"/>
                  <w:i/>
                  <w:sz w:val="24"/>
                  <w:szCs w:val="24"/>
                </w:rPr>
              </w:ins>
            </m:ctrlPr>
          </m:sSupPr>
          <m:e>
            <m:d>
              <m:dPr>
                <m:begChr m:val="["/>
                <m:endChr m:val="]"/>
                <m:ctrlPr>
                  <w:ins w:id="337" w:author="Siyu Wang" w:date="2026-08-12T02:00:00Z" w16du:dateUtc="2026-08-12T06:00:00Z">
                    <w:rPr>
                      <w:rFonts w:ascii="Cambria Math" w:eastAsia="Times New Roman" w:hAnsi="Cambria Math" w:cs="Times New Roman"/>
                      <w:i/>
                      <w:sz w:val="24"/>
                      <w:szCs w:val="24"/>
                    </w:rPr>
                  </w:ins>
                </m:ctrlPr>
              </m:dPr>
              <m:e>
                <m:sSubSup>
                  <m:sSubSupPr>
                    <m:ctrlPr>
                      <w:ins w:id="338" w:author="Siyu Wang" w:date="2026-08-12T02:00:00Z" w16du:dateUtc="2026-08-12T06:00:00Z">
                        <w:rPr>
                          <w:rFonts w:ascii="Cambria Math" w:hAnsi="Cambria Math"/>
                          <w:i/>
                          <w:sz w:val="24"/>
                        </w:rPr>
                      </w:ins>
                    </m:ctrlPr>
                  </m:sSubSupPr>
                  <m:e>
                    <m:r>
                      <w:ins w:id="339" w:author="Siyu Wang" w:date="2026-08-12T02:00:00Z" w16du:dateUtc="2026-08-12T06:00:00Z">
                        <w:rPr>
                          <w:rFonts w:ascii="Cambria Math" w:hAnsi="Cambria Math"/>
                          <w:sz w:val="24"/>
                        </w:rPr>
                        <m:t>β</m:t>
                      </w:ins>
                    </m:r>
                  </m:e>
                  <m:sub>
                    <m:r>
                      <w:ins w:id="340" w:author="Siyu Wang" w:date="2026-08-12T02:00:00Z" w16du:dateUtc="2026-08-12T06:00:00Z">
                        <w:rPr>
                          <w:rFonts w:ascii="Cambria Math" w:hAnsi="Cambria Math"/>
                          <w:sz w:val="24"/>
                        </w:rPr>
                        <m:t>1</m:t>
                      </w:ins>
                    </m:r>
                  </m:sub>
                  <m:sup>
                    <m:r>
                      <w:ins w:id="341" w:author="Siyu Wang" w:date="2026-08-12T02:00:00Z" w16du:dateUtc="2026-08-12T06:00:00Z">
                        <m:rPr>
                          <m:nor/>
                        </m:rPr>
                        <w:rPr>
                          <w:rFonts w:ascii="Times New Roman" w:hAnsi="Times New Roman"/>
                          <w:sz w:val="24"/>
                        </w:rPr>
                        <m:t>value</m:t>
                      </w:ins>
                    </m:r>
                  </m:sup>
                </m:sSubSup>
                <m:r>
                  <w:ins w:id="342" w:author="Siyu Wang" w:date="2026-08-12T02:00:00Z" w16du:dateUtc="2026-08-12T06:00:00Z">
                    <w:rPr>
                      <w:rFonts w:ascii="Cambria Math" w:eastAsia="Times New Roman" w:hAnsi="Cambria Math" w:cs="Times New Roman"/>
                      <w:sz w:val="24"/>
                      <w:szCs w:val="24"/>
                    </w:rPr>
                    <m:t>,…,</m:t>
                  </w:ins>
                </m:r>
                <m:sSubSup>
                  <m:sSubSupPr>
                    <m:ctrlPr>
                      <w:ins w:id="343" w:author="Siyu Wang" w:date="2026-08-12T02:00:00Z" w16du:dateUtc="2026-08-12T06:00:00Z">
                        <w:rPr>
                          <w:rFonts w:ascii="Cambria Math" w:hAnsi="Cambria Math"/>
                          <w:i/>
                          <w:sz w:val="24"/>
                        </w:rPr>
                      </w:ins>
                    </m:ctrlPr>
                  </m:sSubSupPr>
                  <m:e>
                    <m:r>
                      <w:ins w:id="344" w:author="Siyu Wang" w:date="2026-08-12T02:00:00Z" w16du:dateUtc="2026-08-12T06:00:00Z">
                        <w:rPr>
                          <w:rFonts w:ascii="Cambria Math" w:hAnsi="Cambria Math"/>
                          <w:sz w:val="24"/>
                        </w:rPr>
                        <m:t>β</m:t>
                      </w:ins>
                    </m:r>
                  </m:e>
                  <m:sub>
                    <m:r>
                      <w:ins w:id="345" w:author="Siyu Wang" w:date="2026-08-12T02:00:00Z" w16du:dateUtc="2026-08-12T06:00:00Z">
                        <w:rPr>
                          <w:rFonts w:ascii="Cambria Math" w:hAnsi="Cambria Math"/>
                          <w:sz w:val="24"/>
                        </w:rPr>
                        <m:t>N</m:t>
                      </w:ins>
                    </m:r>
                  </m:sub>
                  <m:sup>
                    <m:r>
                      <w:ins w:id="346" w:author="Siyu Wang" w:date="2026-08-12T02:00:00Z" w16du:dateUtc="2026-08-12T06:00:00Z">
                        <m:rPr>
                          <m:nor/>
                        </m:rPr>
                        <w:rPr>
                          <w:rFonts w:ascii="Times New Roman" w:hAnsi="Times New Roman"/>
                          <w:sz w:val="24"/>
                        </w:rPr>
                        <m:t>value</m:t>
                      </w:ins>
                    </m:r>
                  </m:sup>
                </m:sSubSup>
              </m:e>
            </m:d>
          </m:e>
          <m:sup>
            <m:r>
              <w:ins w:id="347" w:author="Siyu Wang" w:date="2026-08-12T02:00:00Z" w16du:dateUtc="2026-08-12T06:00:00Z">
                <w:rPr>
                  <w:rFonts w:ascii="Cambria Math" w:eastAsia="Times New Roman" w:hAnsi="Cambria Math" w:cs="Times New Roman"/>
                  <w:sz w:val="24"/>
                  <w:szCs w:val="24"/>
                </w:rPr>
                <m:t>T</m:t>
              </w:ins>
            </m:r>
          </m:sup>
        </m:sSup>
      </m:oMath>
      <w:ins w:id="348" w:author="Siyu Wang" w:date="2026-08-12T02:00:00Z" w16du:dateUtc="2026-08-12T06:00:00Z">
        <w:r w:rsidR="0092185E">
          <w:rPr>
            <w:rFonts w:ascii="Times New Roman" w:eastAsia="Times New Roman" w:hAnsi="Times New Roman" w:cs="Times New Roman"/>
            <w:sz w:val="24"/>
            <w:szCs w:val="24"/>
          </w:rPr>
          <w:t>.</w:t>
        </w:r>
      </w:ins>
    </w:p>
    <w:p w14:paraId="06962DB6" w14:textId="76070D0F" w:rsidR="00107175" w:rsidRPr="00B343FF" w:rsidDel="00C222AC" w:rsidRDefault="00107175">
      <w:pPr>
        <w:spacing w:after="160" w:line="480" w:lineRule="auto"/>
        <w:rPr>
          <w:moveFrom w:id="349" w:author="Siyu Wang" w:date="2026-08-12T01:54:00Z" w16du:dateUtc="2026-08-12T05:54:00Z"/>
          <w:rFonts w:ascii="Times New Roman" w:eastAsia="Times New Roman" w:hAnsi="Times New Roman" w:cs="Times New Roman"/>
          <w:sz w:val="24"/>
          <w:szCs w:val="24"/>
        </w:rPr>
        <w:pPrChange w:id="350" w:author="Siyu Wang" w:date="2026-08-12T01:49:00Z" w16du:dateUtc="2026-08-12T05:49:00Z">
          <w:pPr>
            <w:spacing w:after="160"/>
          </w:pPr>
        </w:pPrChange>
      </w:pPr>
      <w:moveFromRangeStart w:id="351" w:author="Siyu Wang" w:date="2026-08-12T01:54:00Z" w:name="move237391765"/>
      <w:moveToRangeEnd w:id="312"/>
    </w:p>
    <w:p w14:paraId="7FA39D6D" w14:textId="28C0D32C" w:rsidR="0097111E" w:rsidRPr="00B343FF" w:rsidDel="00C222AC" w:rsidRDefault="009A37F7">
      <w:pPr>
        <w:spacing w:after="160" w:line="480" w:lineRule="auto"/>
        <w:rPr>
          <w:moveFrom w:id="352" w:author="Siyu Wang" w:date="2026-08-12T01:54:00Z" w16du:dateUtc="2026-08-12T05:54:00Z"/>
          <w:rFonts w:ascii="Times New Roman" w:eastAsia="Times New Roman" w:hAnsi="Times New Roman" w:cs="Times New Roman"/>
          <w:sz w:val="24"/>
          <w:szCs w:val="24"/>
          <w:lang w:val="en-US"/>
        </w:rPr>
        <w:pPrChange w:id="353" w:author="Siyu Wang" w:date="2026-08-12T01:49:00Z" w16du:dateUtc="2026-08-12T05:49:00Z">
          <w:pPr>
            <w:spacing w:after="160"/>
          </w:pPr>
        </w:pPrChange>
      </w:pPr>
      <w:moveFrom w:id="354" w:author="Siyu Wang" w:date="2026-08-12T01:54:00Z" w16du:dateUtc="2026-08-12T05:54:00Z">
        <w:r w:rsidRPr="00B343FF" w:rsidDel="00C222AC">
          <w:rPr>
            <w:rFonts w:ascii="Times New Roman" w:eastAsia="Times New Roman" w:hAnsi="Times New Roman" w:cs="Times New Roman"/>
            <w:sz w:val="24"/>
            <w:szCs w:val="24"/>
          </w:rPr>
          <w:t xml:space="preserve">We used a similar approach for defining the population coding dimension for discounted value. </w:t>
        </w:r>
        <w:r w:rsidR="00331514" w:rsidRPr="00B343FF" w:rsidDel="00C222AC">
          <w:rPr>
            <w:rFonts w:ascii="Times New Roman" w:eastAsia="Times New Roman" w:hAnsi="Times New Roman" w:cs="Times New Roman"/>
            <w:sz w:val="24"/>
            <w:szCs w:val="24"/>
            <w:lang w:val="en-US"/>
          </w:rPr>
          <w:t xml:space="preserve">A separate regression was carried out </w:t>
        </w:r>
        <w:r w:rsidRPr="00B343FF" w:rsidDel="00C222AC">
          <w:rPr>
            <w:rFonts w:ascii="Times New Roman" w:eastAsia="Times New Roman" w:hAnsi="Times New Roman" w:cs="Times New Roman"/>
            <w:sz w:val="24"/>
            <w:szCs w:val="24"/>
            <w:lang w:val="en-US"/>
          </w:rPr>
          <w:t>with DV as the predictor</w:t>
        </w:r>
        <w:r w:rsidR="00331514" w:rsidRPr="00B343FF" w:rsidDel="00C222AC">
          <w:rPr>
            <w:rFonts w:ascii="Times New Roman" w:eastAsia="Times New Roman" w:hAnsi="Times New Roman" w:cs="Times New Roman"/>
            <w:sz w:val="24"/>
            <w:szCs w:val="24"/>
            <w:lang w:val="en-US"/>
          </w:rPr>
          <w:t xml:space="preserve">. </w:t>
        </w:r>
      </w:moveFrom>
    </w:p>
    <w:p w14:paraId="3301292E" w14:textId="42D7B073" w:rsidR="00331514" w:rsidRPr="00B343FF" w:rsidDel="00C222AC" w:rsidRDefault="00000000">
      <w:pPr>
        <w:spacing w:after="160" w:line="480" w:lineRule="auto"/>
        <w:rPr>
          <w:moveFrom w:id="355" w:author="Siyu Wang" w:date="2026-08-12T01:54:00Z" w16du:dateUtc="2026-08-12T05:54:00Z"/>
          <w:rFonts w:ascii="Times New Roman" w:eastAsia="Times New Roman" w:hAnsi="Times New Roman" w:cs="Times New Roman"/>
          <w:sz w:val="24"/>
          <w:szCs w:val="24"/>
        </w:rPr>
        <w:pPrChange w:id="356" w:author="Siyu Wang" w:date="2026-08-12T01:49:00Z" w16du:dateUtc="2026-08-12T05:49:00Z">
          <w:pPr>
            <w:spacing w:after="160"/>
            <w:jc w:val="center"/>
          </w:pPr>
        </w:pPrChange>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w:rPr>
                  <w:rFonts w:ascii="Cambria Math" w:hAnsi="Cambria Math"/>
                  <w:sz w:val="24"/>
                </w:rPr>
                <m:t>0</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value</m:t>
              </m:r>
            </m:sup>
          </m:sSubSup>
          <m:r>
            <w:rPr>
              <w:rFonts w:ascii="Cambria Math" w:hAnsi="Cambria Math"/>
              <w:sz w:val="24"/>
            </w:rPr>
            <m:t>⋅DV+</m:t>
          </m:r>
          <m:sSub>
            <m:sSubPr>
              <m:ctrlPr>
                <w:rPr>
                  <w:rFonts w:ascii="Cambria Math" w:hAnsi="Cambria Math"/>
                  <w:sz w:val="24"/>
                </w:rPr>
              </m:ctrlPr>
            </m:sSubPr>
            <m:e>
              <m:r>
                <w:rPr>
                  <w:rFonts w:ascii="Cambria Math" w:hAnsi="Cambria Math"/>
                  <w:sz w:val="24"/>
                </w:rPr>
                <m:t>ε</m:t>
              </m:r>
            </m:e>
            <m:sub>
              <m:r>
                <w:rPr>
                  <w:rFonts w:ascii="Cambria Math" w:hAnsi="Cambria Math"/>
                  <w:sz w:val="24"/>
                </w:rPr>
                <m:t>i</m:t>
              </m:r>
            </m:sub>
          </m:sSub>
        </m:oMath>
      </m:oMathPara>
    </w:p>
    <w:moveFromRangeEnd w:id="351"/>
    <w:p w14:paraId="11C29D6B" w14:textId="792B5451" w:rsidR="00C013ED" w:rsidRDefault="00E67072" w:rsidP="0082559F">
      <w:pPr>
        <w:spacing w:after="160" w:line="480" w:lineRule="auto"/>
        <w:rPr>
          <w:ins w:id="357" w:author="Siyu Wang" w:date="2026-08-12T01:56:00Z" w16du:dateUtc="2026-08-12T05:56:00Z"/>
          <w:rFonts w:ascii="Times New Roman" w:eastAsia="Times New Roman" w:hAnsi="Times New Roman" w:cs="Times New Roman"/>
          <w:sz w:val="24"/>
          <w:szCs w:val="24"/>
        </w:rPr>
      </w:pPr>
      <w:del w:id="358" w:author="Siyu Wang" w:date="2026-08-12T01:55:00Z" w16du:dateUtc="2026-08-12T05:55:00Z">
        <w:r w:rsidRPr="00B343FF" w:rsidDel="00804555">
          <w:rPr>
            <w:rFonts w:ascii="Times New Roman" w:eastAsia="Times New Roman" w:hAnsi="Times New Roman" w:cs="Times New Roman"/>
            <w:sz w:val="24"/>
            <w:szCs w:val="24"/>
          </w:rPr>
          <w:delText xml:space="preserve">Population coding </w:delText>
        </w:r>
      </w:del>
      <w:del w:id="359" w:author="Siyu Wang" w:date="2026-08-12T01:52:00Z" w16du:dateUtc="2026-08-12T05:52:00Z">
        <w:r w:rsidRPr="00B343FF" w:rsidDel="0019578F">
          <w:rPr>
            <w:rFonts w:ascii="Times New Roman" w:eastAsia="Times New Roman" w:hAnsi="Times New Roman" w:cs="Times New Roman"/>
            <w:sz w:val="24"/>
            <w:szCs w:val="24"/>
          </w:rPr>
          <w:delText xml:space="preserve">dimensions </w:delText>
        </w:r>
      </w:del>
      <w:del w:id="360" w:author="Siyu Wang" w:date="2026-08-12T01:55:00Z" w16du:dateUtc="2026-08-12T05:55:00Z">
        <w:r w:rsidRPr="00B343FF" w:rsidDel="00804555">
          <w:rPr>
            <w:rFonts w:ascii="Times New Roman" w:eastAsia="Times New Roman" w:hAnsi="Times New Roman" w:cs="Times New Roman"/>
            <w:sz w:val="24"/>
            <w:szCs w:val="24"/>
          </w:rPr>
          <w:delText xml:space="preserve">for drop and delay </w:delText>
        </w:r>
      </w:del>
      <w:del w:id="361" w:author="Siyu Wang" w:date="2026-08-12T01:53:00Z" w16du:dateUtc="2026-08-12T05:53:00Z">
        <w:r w:rsidRPr="00B343FF" w:rsidDel="0019578F">
          <w:rPr>
            <w:rFonts w:ascii="Times New Roman" w:eastAsia="Times New Roman" w:hAnsi="Times New Roman" w:cs="Times New Roman"/>
            <w:sz w:val="24"/>
            <w:szCs w:val="24"/>
          </w:rPr>
          <w:delText xml:space="preserve">were computed for </w:delText>
        </w:r>
      </w:del>
      <w:del w:id="362" w:author="Siyu Wang" w:date="2026-08-12T01:55:00Z" w16du:dateUtc="2026-08-12T05:55:00Z">
        <w:r w:rsidRPr="00B343FF" w:rsidDel="00804555">
          <w:rPr>
            <w:rFonts w:ascii="Times New Roman" w:eastAsia="Times New Roman" w:hAnsi="Times New Roman" w:cs="Times New Roman"/>
            <w:sz w:val="24"/>
            <w:szCs w:val="24"/>
          </w:rPr>
          <w:delText>[-250 0], [0 250], [250 500], [500 750], [750 1000]</w:delText>
        </w:r>
      </w:del>
      <w:del w:id="363" w:author="Siyu Wang" w:date="2026-08-12T01:49:00Z" w16du:dateUtc="2026-08-12T05:49:00Z">
        <w:r w:rsidRPr="00B343FF" w:rsidDel="00C222AC">
          <w:rPr>
            <w:rFonts w:ascii="Times New Roman" w:eastAsia="Times New Roman" w:hAnsi="Times New Roman" w:cs="Times New Roman"/>
            <w:sz w:val="24"/>
            <w:szCs w:val="24"/>
          </w:rPr>
          <w:delText xml:space="preserve"> </w:delText>
        </w:r>
      </w:del>
      <w:del w:id="364" w:author="Siyu Wang" w:date="2026-08-12T01:53:00Z" w16du:dateUtc="2026-08-12T05:53:00Z">
        <w:r w:rsidRPr="00B343FF" w:rsidDel="0019578F">
          <w:rPr>
            <w:rFonts w:ascii="Times New Roman" w:eastAsia="Times New Roman" w:hAnsi="Times New Roman" w:cs="Times New Roman"/>
            <w:sz w:val="24"/>
            <w:szCs w:val="24"/>
          </w:rPr>
          <w:delText xml:space="preserve">ms time windows, </w:delText>
        </w:r>
      </w:del>
      <w:del w:id="365" w:author="Siyu Wang" w:date="2026-08-12T01:55:00Z" w16du:dateUtc="2026-08-12T05:55:00Z">
        <w:r w:rsidRPr="00B343FF" w:rsidDel="00804555">
          <w:rPr>
            <w:rFonts w:ascii="Times New Roman" w:eastAsia="Times New Roman" w:hAnsi="Times New Roman" w:cs="Times New Roman"/>
            <w:sz w:val="24"/>
            <w:szCs w:val="24"/>
          </w:rPr>
          <w:delText>relative to the offer onset.</w:delText>
        </w:r>
        <w:r w:rsidR="00AD7A53" w:rsidRPr="00B343FF" w:rsidDel="00804555">
          <w:rPr>
            <w:rFonts w:ascii="Times New Roman" w:eastAsia="Times New Roman" w:hAnsi="Times New Roman" w:cs="Times New Roman"/>
            <w:sz w:val="24"/>
            <w:szCs w:val="24"/>
          </w:rPr>
          <w:delText xml:space="preserve"> We also computed it for </w:delText>
        </w:r>
      </w:del>
      <w:del w:id="366" w:author="Siyu Wang" w:date="2026-08-12T01:53:00Z" w16du:dateUtc="2026-08-12T05:53:00Z">
        <w:r w:rsidR="00AD7A53" w:rsidRPr="00B343FF" w:rsidDel="0019578F">
          <w:rPr>
            <w:rFonts w:ascii="Times New Roman" w:eastAsia="Times New Roman" w:hAnsi="Times New Roman" w:cs="Times New Roman"/>
            <w:sz w:val="24"/>
            <w:szCs w:val="24"/>
          </w:rPr>
          <w:delText xml:space="preserve">[-250 0] </w:delText>
        </w:r>
      </w:del>
      <w:del w:id="367" w:author="Siyu Wang" w:date="2026-08-12T01:55:00Z" w16du:dateUtc="2026-08-12T05:55:00Z">
        <w:r w:rsidR="00AD7A53" w:rsidRPr="00B343FF" w:rsidDel="00804555">
          <w:rPr>
            <w:rFonts w:ascii="Times New Roman" w:eastAsia="Times New Roman" w:hAnsi="Times New Roman" w:cs="Times New Roman"/>
            <w:sz w:val="24"/>
            <w:szCs w:val="24"/>
          </w:rPr>
          <w:delText xml:space="preserve">ms before the go signal. </w:delText>
        </w:r>
      </w:del>
      <w:del w:id="368" w:author="Siyu Wang" w:date="2026-08-12T01:58:00Z" w16du:dateUtc="2026-08-12T05:58:00Z">
        <w:r w:rsidR="00231EFF" w:rsidRPr="00B343FF" w:rsidDel="006D0889">
          <w:rPr>
            <w:rFonts w:ascii="Times New Roman" w:eastAsia="Times New Roman" w:hAnsi="Times New Roman" w:cs="Times New Roman"/>
            <w:sz w:val="24"/>
            <w:szCs w:val="24"/>
          </w:rPr>
          <w:delText xml:space="preserve">Population coding dimension for value was computed </w:delText>
        </w:r>
      </w:del>
      <w:del w:id="369" w:author="Siyu Wang" w:date="2026-08-12T01:54:00Z" w16du:dateUtc="2026-08-12T05:54:00Z">
        <w:r w:rsidR="00231EFF" w:rsidRPr="00B343FF" w:rsidDel="005312F7">
          <w:rPr>
            <w:rFonts w:ascii="Times New Roman" w:eastAsia="Times New Roman" w:hAnsi="Times New Roman" w:cs="Times New Roman"/>
            <w:sz w:val="24"/>
            <w:szCs w:val="24"/>
          </w:rPr>
          <w:delText>at [-250 0] ms</w:delText>
        </w:r>
      </w:del>
      <w:del w:id="370" w:author="Siyu Wang" w:date="2026-08-12T01:58:00Z" w16du:dateUtc="2026-08-12T05:58:00Z">
        <w:r w:rsidR="00231EFF" w:rsidRPr="00B343FF" w:rsidDel="006D0889">
          <w:rPr>
            <w:rFonts w:ascii="Times New Roman" w:eastAsia="Times New Roman" w:hAnsi="Times New Roman" w:cs="Times New Roman"/>
            <w:sz w:val="24"/>
            <w:szCs w:val="24"/>
          </w:rPr>
          <w:delText xml:space="preserve"> before the go signal. </w:delText>
        </w:r>
      </w:del>
      <w:ins w:id="371" w:author="Siyu Wang" w:date="2026-08-12T01:56:00Z" w16du:dateUtc="2026-08-12T05:56:00Z">
        <w:r w:rsidR="00C013ED">
          <w:rPr>
            <w:rFonts w:ascii="Times New Roman" w:eastAsia="Times New Roman" w:hAnsi="Times New Roman" w:cs="Times New Roman"/>
            <w:sz w:val="24"/>
            <w:szCs w:val="24"/>
          </w:rPr>
          <w:t xml:space="preserve">Similarly, we computed the population coding dimension for the go signal. </w:t>
        </w:r>
      </w:ins>
      <w:ins w:id="372" w:author="Siyu Wang" w:date="2026-08-12T02:01:00Z" w16du:dateUtc="2026-08-12T06:01:00Z">
        <w:r w:rsidR="00CE79A6">
          <w:rPr>
            <w:rFonts w:ascii="Times New Roman" w:eastAsia="Times New Roman" w:hAnsi="Times New Roman" w:cs="Times New Roman"/>
            <w:sz w:val="24"/>
            <w:szCs w:val="24"/>
          </w:rPr>
          <w:t xml:space="preserve">Population coding dimension for the go signal was computed from 0ms to 250ms after the presentation of the go signal. </w:t>
        </w:r>
        <w:r w:rsidR="00CB19CC">
          <w:rPr>
            <w:rFonts w:ascii="Times New Roman" w:eastAsia="Times New Roman" w:hAnsi="Times New Roman" w:cs="Times New Roman"/>
            <w:sz w:val="24"/>
            <w:szCs w:val="24"/>
          </w:rPr>
          <w:t xml:space="preserve">Since after </w:t>
        </w:r>
      </w:ins>
      <w:ins w:id="373" w:author="Siyu Wang" w:date="2026-08-12T02:03:00Z" w16du:dateUtc="2026-08-12T06:03:00Z">
        <w:r w:rsidR="00476707">
          <w:rPr>
            <w:rFonts w:ascii="Times New Roman" w:eastAsia="Times New Roman" w:hAnsi="Times New Roman" w:cs="Times New Roman"/>
            <w:sz w:val="24"/>
            <w:szCs w:val="24"/>
          </w:rPr>
          <w:t xml:space="preserve">the </w:t>
        </w:r>
      </w:ins>
      <w:ins w:id="374" w:author="Siyu Wang" w:date="2026-08-12T02:01:00Z" w16du:dateUtc="2026-08-12T06:01:00Z">
        <w:r w:rsidR="00CB19CC">
          <w:rPr>
            <w:rFonts w:ascii="Times New Roman" w:eastAsia="Times New Roman" w:hAnsi="Times New Roman" w:cs="Times New Roman"/>
            <w:sz w:val="24"/>
            <w:szCs w:val="24"/>
          </w:rPr>
          <w:t>go signal was presented, animal</w:t>
        </w:r>
      </w:ins>
      <w:ins w:id="375" w:author="Siyu Wang" w:date="2026-08-12T02:02:00Z" w16du:dateUtc="2026-08-12T06:02:00Z">
        <w:r w:rsidR="00CB19CC">
          <w:rPr>
            <w:rFonts w:ascii="Times New Roman" w:eastAsia="Times New Roman" w:hAnsi="Times New Roman" w:cs="Times New Roman"/>
            <w:sz w:val="24"/>
            <w:szCs w:val="24"/>
          </w:rPr>
          <w:t xml:space="preserve">s </w:t>
        </w:r>
      </w:ins>
      <w:ins w:id="376" w:author="Siyu Wang" w:date="2026-08-12T02:03:00Z" w16du:dateUtc="2026-08-12T06:03:00Z">
        <w:r w:rsidR="00476707">
          <w:rPr>
            <w:rFonts w:ascii="Times New Roman" w:eastAsia="Times New Roman" w:hAnsi="Times New Roman" w:cs="Times New Roman"/>
            <w:sz w:val="24"/>
            <w:szCs w:val="24"/>
          </w:rPr>
          <w:t>could</w:t>
        </w:r>
      </w:ins>
      <w:ins w:id="377" w:author="Siyu Wang" w:date="2026-08-12T02:02:00Z" w16du:dateUtc="2026-08-12T06:02:00Z">
        <w:r w:rsidR="00CB19CC">
          <w:rPr>
            <w:rFonts w:ascii="Times New Roman" w:eastAsia="Times New Roman" w:hAnsi="Times New Roman" w:cs="Times New Roman"/>
            <w:sz w:val="24"/>
            <w:szCs w:val="24"/>
          </w:rPr>
          <w:t xml:space="preserve"> plan a motor movement (release/hold the bar), we also included </w:t>
        </w:r>
        <w:r w:rsidR="00147A23">
          <w:rPr>
            <w:rFonts w:ascii="Times New Roman" w:eastAsia="Times New Roman" w:hAnsi="Times New Roman" w:cs="Times New Roman"/>
            <w:sz w:val="24"/>
            <w:szCs w:val="24"/>
          </w:rPr>
          <w:t xml:space="preserve">the </w:t>
        </w:r>
        <w:r w:rsidR="00CB19CC">
          <w:rPr>
            <w:rFonts w:ascii="Times New Roman" w:eastAsia="Times New Roman" w:hAnsi="Times New Roman" w:cs="Times New Roman"/>
            <w:sz w:val="24"/>
            <w:szCs w:val="24"/>
          </w:rPr>
          <w:t xml:space="preserve">upcoming motor response </w:t>
        </w:r>
        <w:r w:rsidR="00A42870">
          <w:rPr>
            <w:rFonts w:ascii="Times New Roman" w:eastAsia="Times New Roman" w:hAnsi="Times New Roman" w:cs="Times New Roman"/>
            <w:sz w:val="24"/>
            <w:szCs w:val="24"/>
          </w:rPr>
          <w:t xml:space="preserve">and its interaction with the go signal </w:t>
        </w:r>
        <w:r w:rsidR="00CB19CC">
          <w:rPr>
            <w:rFonts w:ascii="Times New Roman" w:eastAsia="Times New Roman" w:hAnsi="Times New Roman" w:cs="Times New Roman"/>
            <w:sz w:val="24"/>
            <w:szCs w:val="24"/>
          </w:rPr>
          <w:t>as covariate</w:t>
        </w:r>
        <w:r w:rsidR="000B5663">
          <w:rPr>
            <w:rFonts w:ascii="Times New Roman" w:eastAsia="Times New Roman" w:hAnsi="Times New Roman" w:cs="Times New Roman"/>
            <w:sz w:val="24"/>
            <w:szCs w:val="24"/>
          </w:rPr>
          <w:t>s</w:t>
        </w:r>
      </w:ins>
      <w:ins w:id="378" w:author="Siyu Wang" w:date="2026-08-12T02:03:00Z" w16du:dateUtc="2026-08-12T06:03:00Z">
        <w:r w:rsidR="00604B41">
          <w:rPr>
            <w:rFonts w:ascii="Times New Roman" w:eastAsia="Times New Roman" w:hAnsi="Times New Roman" w:cs="Times New Roman"/>
            <w:sz w:val="24"/>
            <w:szCs w:val="24"/>
          </w:rPr>
          <w:t xml:space="preserve"> in the regression</w:t>
        </w:r>
      </w:ins>
      <w:ins w:id="379" w:author="Siyu Wang" w:date="2026-08-12T02:02:00Z" w16du:dateUtc="2026-08-12T06:02:00Z">
        <w:r w:rsidR="00CB19CC">
          <w:rPr>
            <w:rFonts w:ascii="Times New Roman" w:eastAsia="Times New Roman" w:hAnsi="Times New Roman" w:cs="Times New Roman"/>
            <w:sz w:val="24"/>
            <w:szCs w:val="24"/>
          </w:rPr>
          <w:t>.</w:t>
        </w:r>
      </w:ins>
      <w:ins w:id="380" w:author="Siyu Wang" w:date="2026-08-12T02:05:00Z" w16du:dateUtc="2026-08-12T06:05:00Z">
        <w:r w:rsidR="00D260E8">
          <w:rPr>
            <w:rFonts w:ascii="Times New Roman" w:eastAsia="Times New Roman" w:hAnsi="Times New Roman" w:cs="Times New Roman"/>
            <w:sz w:val="24"/>
            <w:szCs w:val="24"/>
          </w:rPr>
          <w:t xml:space="preserve"> Here </w:t>
        </w:r>
      </w:ins>
      <m:oMath>
        <m:r>
          <w:ins w:id="381" w:author="Siyu Wang" w:date="2026-08-12T02:05:00Z" w16du:dateUtc="2026-08-12T06:05:00Z">
            <m:rPr>
              <m:nor/>
            </m:rPr>
            <w:rPr>
              <w:rFonts w:ascii="Cambria Math" w:hAnsi="Cambria Math"/>
              <w:sz w:val="24"/>
            </w:rPr>
            <m:t>GO</m:t>
          </w:ins>
        </m:r>
        <m:r>
          <w:ins w:id="382" w:author="Siyu Wang" w:date="2026-08-12T02:05:00Z" w16du:dateUtc="2026-08-12T06:05:00Z">
            <w:rPr>
              <w:rFonts w:ascii="Cambria Math" w:eastAsia="Times New Roman" w:hAnsi="Cambria Math" w:cs="Times New Roman"/>
              <w:sz w:val="24"/>
            </w:rPr>
            <m:t>=</m:t>
          </w:ins>
        </m:r>
        <m:d>
          <m:dPr>
            <m:begChr m:val="{"/>
            <m:endChr m:val=""/>
            <m:ctrlPr>
              <w:ins w:id="383" w:author="Siyu Wang" w:date="2026-08-12T02:05:00Z" w16du:dateUtc="2026-08-12T06:05:00Z">
                <w:rPr>
                  <w:rFonts w:ascii="Cambria Math" w:eastAsia="Times New Roman" w:hAnsi="Cambria Math" w:cs="Times New Roman"/>
                  <w:i/>
                  <w:sz w:val="24"/>
                </w:rPr>
              </w:ins>
            </m:ctrlPr>
          </m:dPr>
          <m:e>
            <m:eqArr>
              <m:eqArrPr>
                <m:ctrlPr>
                  <w:ins w:id="384" w:author="Siyu Wang" w:date="2026-08-12T02:05:00Z" w16du:dateUtc="2026-08-12T06:05:00Z">
                    <w:rPr>
                      <w:rFonts w:ascii="Cambria Math" w:eastAsia="Times New Roman" w:hAnsi="Cambria Math" w:cs="Times New Roman"/>
                      <w:i/>
                      <w:sz w:val="24"/>
                    </w:rPr>
                  </w:ins>
                </m:ctrlPr>
              </m:eqArrPr>
              <m:e>
                <m:r>
                  <w:ins w:id="385" w:author="Siyu Wang" w:date="2026-08-12T02:06:00Z" w16du:dateUtc="2026-08-12T06:06:00Z">
                    <w:rPr>
                      <w:rFonts w:ascii="Cambria Math" w:eastAsia="Times New Roman" w:hAnsi="Cambria Math" w:cs="Times New Roman"/>
                      <w:sz w:val="24"/>
                    </w:rPr>
                    <m:t xml:space="preserve">-1 </m:t>
                  </w:ins>
                </m:r>
                <m:r>
                  <w:ins w:id="386" w:author="Siyu Wang" w:date="2026-08-12T02:06:00Z" w16du:dateUtc="2026-08-12T06:06:00Z">
                    <m:rPr>
                      <m:nor/>
                    </m:rPr>
                    <w:rPr>
                      <w:rFonts w:ascii="Cambria Math" w:eastAsia="Times New Roman" w:hAnsi="Cambria Math" w:cs="Times New Roman"/>
                      <w:sz w:val="24"/>
                      <w:rPrChange w:id="387" w:author="Siyu Wang" w:date="2026-08-12T02:06:00Z" w16du:dateUtc="2026-08-12T06:06:00Z">
                        <w:rPr>
                          <w:rFonts w:ascii="Cambria Math" w:eastAsia="Times New Roman" w:hAnsi="Cambria Math" w:cs="Times New Roman"/>
                          <w:i/>
                          <w:sz w:val="24"/>
                        </w:rPr>
                      </w:rPrChange>
                    </w:rPr>
                    <m:t>(</m:t>
                  </w:ins>
                </m:r>
                <m:r>
                  <w:ins w:id="388" w:author="Siyu Wang" w:date="2026-08-12T02:06:00Z" w16du:dateUtc="2026-08-12T06:06:00Z">
                    <m:rPr>
                      <m:nor/>
                    </m:rPr>
                    <w:rPr>
                      <w:rFonts w:ascii="Cambria Math" w:eastAsia="Times New Roman" w:hAnsi="Cambria Math" w:cs="Times New Roman"/>
                      <w:sz w:val="24"/>
                    </w:rPr>
                    <m:t>yellow</m:t>
                  </w:ins>
                </m:r>
                <m:r>
                  <w:ins w:id="389" w:author="Siyu Wang" w:date="2026-08-12T02:06:00Z" w16du:dateUtc="2026-08-12T06:06:00Z">
                    <m:rPr>
                      <m:nor/>
                    </m:rPr>
                    <w:rPr>
                      <w:rFonts w:ascii="Cambria Math" w:eastAsia="Times New Roman" w:hAnsi="Cambria Math" w:cs="Times New Roman"/>
                      <w:sz w:val="24"/>
                      <w:rPrChange w:id="390" w:author="Siyu Wang" w:date="2026-08-12T02:06:00Z" w16du:dateUtc="2026-08-12T06:06:00Z">
                        <w:rPr>
                          <w:rFonts w:ascii="Cambria Math" w:eastAsia="Times New Roman" w:hAnsi="Cambria Math" w:cs="Times New Roman"/>
                          <w:i/>
                          <w:sz w:val="24"/>
                        </w:rPr>
                      </w:rPrChange>
                    </w:rPr>
                    <m:t>)</m:t>
                  </w:ins>
                </m:r>
              </m:e>
              <m:e>
                <m:r>
                  <w:ins w:id="391" w:author="Siyu Wang" w:date="2026-08-12T02:06:00Z" w16du:dateUtc="2026-08-12T06:06:00Z">
                    <w:rPr>
                      <w:rFonts w:ascii="Cambria Math" w:eastAsia="Times New Roman" w:hAnsi="Cambria Math" w:cs="Times New Roman"/>
                      <w:sz w:val="24"/>
                    </w:rPr>
                    <m:t xml:space="preserve">1 </m:t>
                  </w:ins>
                </m:r>
                <m:r>
                  <w:ins w:id="392" w:author="Siyu Wang" w:date="2026-08-12T02:06:00Z" w16du:dateUtc="2026-08-12T06:06:00Z">
                    <m:rPr>
                      <m:nor/>
                    </m:rPr>
                    <w:rPr>
                      <w:rFonts w:ascii="Cambria Math" w:eastAsia="Times New Roman" w:hAnsi="Cambria Math" w:cs="Times New Roman"/>
                      <w:sz w:val="24"/>
                      <w:rPrChange w:id="393" w:author="Siyu Wang" w:date="2026-08-12T02:06:00Z" w16du:dateUtc="2026-08-12T06:06:00Z">
                        <w:rPr>
                          <w:rFonts w:ascii="Cambria Math" w:eastAsia="Times New Roman" w:hAnsi="Cambria Math" w:cs="Times New Roman"/>
                          <w:i/>
                          <w:sz w:val="24"/>
                        </w:rPr>
                      </w:rPrChange>
                    </w:rPr>
                    <m:t>(</m:t>
                  </w:ins>
                </m:r>
                <m:r>
                  <w:ins w:id="394" w:author="Siyu Wang" w:date="2026-08-12T02:06:00Z" w16du:dateUtc="2026-08-12T06:06:00Z">
                    <m:rPr>
                      <m:nor/>
                    </m:rPr>
                    <w:rPr>
                      <w:rFonts w:ascii="Cambria Math" w:eastAsia="Times New Roman" w:hAnsi="Cambria Math" w:cs="Times New Roman"/>
                      <w:sz w:val="24"/>
                    </w:rPr>
                    <m:t>purple</m:t>
                  </w:ins>
                </m:r>
                <m:r>
                  <w:ins w:id="395" w:author="Siyu Wang" w:date="2026-08-12T02:06:00Z" w16du:dateUtc="2026-08-12T06:06:00Z">
                    <m:rPr>
                      <m:nor/>
                    </m:rPr>
                    <w:rPr>
                      <w:rFonts w:ascii="Cambria Math" w:eastAsia="Times New Roman" w:hAnsi="Cambria Math" w:cs="Times New Roman"/>
                      <w:sz w:val="24"/>
                      <w:rPrChange w:id="396" w:author="Siyu Wang" w:date="2026-08-12T02:06:00Z" w16du:dateUtc="2026-08-12T06:06:00Z">
                        <w:rPr>
                          <w:rFonts w:ascii="Cambria Math" w:eastAsia="Times New Roman" w:hAnsi="Cambria Math" w:cs="Times New Roman"/>
                          <w:i/>
                          <w:sz w:val="24"/>
                        </w:rPr>
                      </w:rPrChange>
                    </w:rPr>
                    <m:t>)</m:t>
                  </w:ins>
                </m:r>
              </m:e>
            </m:eqArr>
          </m:e>
        </m:d>
      </m:oMath>
      <w:ins w:id="397" w:author="Siyu Wang" w:date="2026-08-12T02:06:00Z" w16du:dateUtc="2026-08-12T06:06:00Z">
        <w:r w:rsidR="00D260E8">
          <w:rPr>
            <w:rFonts w:ascii="Times New Roman" w:eastAsia="Times New Roman" w:hAnsi="Times New Roman" w:cs="Times New Roman"/>
            <w:sz w:val="24"/>
          </w:rPr>
          <w:t xml:space="preserve">, </w:t>
        </w:r>
      </w:ins>
      <m:oMath>
        <m:r>
          <w:ins w:id="398" w:author="Siyu Wang" w:date="2026-08-12T02:06:00Z" w16du:dateUtc="2026-08-12T06:06:00Z">
            <m:rPr>
              <m:nor/>
            </m:rPr>
            <w:rPr>
              <w:rFonts w:ascii="Cambria Math" w:hAnsi="Cambria Math"/>
              <w:sz w:val="24"/>
            </w:rPr>
            <m:t>Motor</m:t>
          </w:ins>
        </m:r>
        <m:r>
          <w:ins w:id="399" w:author="Siyu Wang" w:date="2026-08-12T02:06:00Z" w16du:dateUtc="2026-08-12T06:06:00Z">
            <w:rPr>
              <w:rFonts w:ascii="Cambria Math" w:eastAsia="Times New Roman" w:hAnsi="Cambria Math" w:cs="Times New Roman"/>
              <w:sz w:val="24"/>
            </w:rPr>
            <m:t>=</m:t>
          </w:ins>
        </m:r>
        <m:d>
          <m:dPr>
            <m:begChr m:val="{"/>
            <m:endChr m:val=""/>
            <m:ctrlPr>
              <w:ins w:id="400" w:author="Siyu Wang" w:date="2026-08-12T02:06:00Z" w16du:dateUtc="2026-08-12T06:06:00Z">
                <w:rPr>
                  <w:rFonts w:ascii="Cambria Math" w:eastAsia="Times New Roman" w:hAnsi="Cambria Math" w:cs="Times New Roman"/>
                  <w:i/>
                  <w:sz w:val="24"/>
                </w:rPr>
              </w:ins>
            </m:ctrlPr>
          </m:dPr>
          <m:e>
            <m:eqArr>
              <m:eqArrPr>
                <m:ctrlPr>
                  <w:ins w:id="401" w:author="Siyu Wang" w:date="2026-08-12T02:06:00Z" w16du:dateUtc="2026-08-12T06:06:00Z">
                    <w:rPr>
                      <w:rFonts w:ascii="Cambria Math" w:eastAsia="Times New Roman" w:hAnsi="Cambria Math" w:cs="Times New Roman"/>
                      <w:i/>
                      <w:sz w:val="24"/>
                    </w:rPr>
                  </w:ins>
                </m:ctrlPr>
              </m:eqArrPr>
              <m:e>
                <m:r>
                  <w:ins w:id="402" w:author="Siyu Wang" w:date="2026-08-12T02:06:00Z" w16du:dateUtc="2026-08-12T06:06:00Z">
                    <w:rPr>
                      <w:rFonts w:ascii="Cambria Math" w:eastAsia="Times New Roman" w:hAnsi="Cambria Math" w:cs="Times New Roman"/>
                      <w:sz w:val="24"/>
                    </w:rPr>
                    <m:t xml:space="preserve">-1 </m:t>
                  </w:ins>
                </m:r>
                <m:r>
                  <w:ins w:id="403" w:author="Siyu Wang" w:date="2026-08-12T02:06:00Z" w16du:dateUtc="2026-08-12T06:06:00Z">
                    <m:rPr>
                      <m:nor/>
                    </m:rPr>
                    <w:rPr>
                      <w:rFonts w:ascii="Cambria Math" w:eastAsia="Times New Roman" w:hAnsi="Cambria Math" w:cs="Times New Roman"/>
                      <w:sz w:val="24"/>
                    </w:rPr>
                    <m:t>(hold)</m:t>
                  </w:ins>
                </m:r>
              </m:e>
              <m:e>
                <m:r>
                  <w:ins w:id="404" w:author="Siyu Wang" w:date="2026-08-12T02:06:00Z" w16du:dateUtc="2026-08-12T06:06:00Z">
                    <w:rPr>
                      <w:rFonts w:ascii="Cambria Math" w:eastAsia="Times New Roman" w:hAnsi="Cambria Math" w:cs="Times New Roman"/>
                      <w:sz w:val="24"/>
                    </w:rPr>
                    <m:t xml:space="preserve">1 </m:t>
                  </w:ins>
                </m:r>
                <m:r>
                  <w:ins w:id="405" w:author="Siyu Wang" w:date="2026-08-12T02:06:00Z" w16du:dateUtc="2026-08-12T06:06:00Z">
                    <m:rPr>
                      <m:nor/>
                    </m:rPr>
                    <w:rPr>
                      <w:rFonts w:ascii="Cambria Math" w:eastAsia="Times New Roman" w:hAnsi="Cambria Math" w:cs="Times New Roman"/>
                      <w:sz w:val="24"/>
                    </w:rPr>
                    <m:t>(release)</m:t>
                  </w:ins>
                </m:r>
              </m:e>
            </m:eqArr>
          </m:e>
        </m:d>
      </m:oMath>
    </w:p>
    <w:p w14:paraId="43511411" w14:textId="57B369E5" w:rsidR="00AD6B68" w:rsidRDefault="00000000" w:rsidP="0082559F">
      <w:pPr>
        <w:spacing w:after="160" w:line="480" w:lineRule="auto"/>
        <w:rPr>
          <w:ins w:id="406" w:author="Siyu Wang" w:date="2026-08-12T01:56:00Z" w16du:dateUtc="2026-08-12T05:56:00Z"/>
          <w:rFonts w:ascii="Times New Roman" w:eastAsia="Times New Roman" w:hAnsi="Times New Roman" w:cs="Times New Roman"/>
          <w:sz w:val="24"/>
          <w:szCs w:val="24"/>
        </w:rPr>
      </w:pPr>
      <m:oMathPara>
        <m:oMath>
          <m:sSub>
            <m:sSubPr>
              <m:ctrlPr>
                <w:ins w:id="407" w:author="Siyu Wang" w:date="2026-08-12T01:57:00Z" w16du:dateUtc="2026-08-12T05:57:00Z">
                  <w:rPr>
                    <w:rFonts w:ascii="Cambria Math" w:hAnsi="Cambria Math"/>
                    <w:sz w:val="24"/>
                  </w:rPr>
                </w:ins>
              </m:ctrlPr>
            </m:sSubPr>
            <m:e>
              <m:r>
                <w:ins w:id="408" w:author="Siyu Wang" w:date="2026-08-12T01:57:00Z" w16du:dateUtc="2026-08-12T05:57:00Z">
                  <w:rPr>
                    <w:rFonts w:ascii="Cambria Math" w:hAnsi="Cambria Math"/>
                    <w:sz w:val="24"/>
                  </w:rPr>
                  <m:t>r</m:t>
                </w:ins>
              </m:r>
            </m:e>
            <m:sub>
              <m:r>
                <w:ins w:id="409" w:author="Siyu Wang" w:date="2026-08-12T01:57:00Z" w16du:dateUtc="2026-08-12T05:57:00Z">
                  <w:rPr>
                    <w:rFonts w:ascii="Cambria Math" w:hAnsi="Cambria Math"/>
                    <w:sz w:val="24"/>
                  </w:rPr>
                  <m:t>i</m:t>
                </w:ins>
              </m:r>
            </m:sub>
          </m:sSub>
          <m:r>
            <w:ins w:id="410" w:author="Siyu Wang" w:date="2026-08-12T01:57:00Z" w16du:dateUtc="2026-08-12T05:57:00Z">
              <w:rPr>
                <w:rFonts w:ascii="Cambria Math" w:hAnsi="Cambria Math"/>
                <w:sz w:val="24"/>
              </w:rPr>
              <m:t>=</m:t>
            </w:ins>
          </m:r>
          <m:sSubSup>
            <m:sSubSupPr>
              <m:ctrlPr>
                <w:ins w:id="411" w:author="Siyu Wang" w:date="2026-08-12T01:57:00Z" w16du:dateUtc="2026-08-12T05:57:00Z">
                  <w:rPr>
                    <w:rFonts w:ascii="Cambria Math" w:hAnsi="Cambria Math"/>
                    <w:i/>
                    <w:sz w:val="24"/>
                  </w:rPr>
                </w:ins>
              </m:ctrlPr>
            </m:sSubSupPr>
            <m:e>
              <m:r>
                <w:ins w:id="412" w:author="Siyu Wang" w:date="2026-08-12T01:57:00Z" w16du:dateUtc="2026-08-12T05:57:00Z">
                  <w:rPr>
                    <w:rFonts w:ascii="Cambria Math" w:hAnsi="Cambria Math"/>
                    <w:sz w:val="24"/>
                  </w:rPr>
                  <m:t>β</m:t>
                </w:ins>
              </m:r>
            </m:e>
            <m:sub>
              <m:r>
                <w:ins w:id="413" w:author="Siyu Wang" w:date="2026-08-12T01:57:00Z" w16du:dateUtc="2026-08-12T05:57:00Z">
                  <w:rPr>
                    <w:rFonts w:ascii="Cambria Math" w:hAnsi="Cambria Math"/>
                    <w:sz w:val="24"/>
                  </w:rPr>
                  <m:t>i</m:t>
                </w:ins>
              </m:r>
            </m:sub>
            <m:sup>
              <m:r>
                <w:ins w:id="414" w:author="Siyu Wang" w:date="2026-08-12T01:57:00Z" w16du:dateUtc="2026-08-12T05:57:00Z">
                  <w:rPr>
                    <w:rFonts w:ascii="Cambria Math" w:hAnsi="Cambria Math"/>
                    <w:sz w:val="24"/>
                  </w:rPr>
                  <m:t>0</m:t>
                </w:ins>
              </m:r>
            </m:sup>
          </m:sSubSup>
          <m:r>
            <w:ins w:id="415" w:author="Siyu Wang" w:date="2026-08-12T01:57:00Z" w16du:dateUtc="2026-08-12T05:57:00Z">
              <w:rPr>
                <w:rFonts w:ascii="Cambria Math" w:hAnsi="Cambria Math"/>
                <w:sz w:val="24"/>
              </w:rPr>
              <m:t>+</m:t>
            </w:ins>
          </m:r>
          <m:sSubSup>
            <m:sSubSupPr>
              <m:ctrlPr>
                <w:ins w:id="416" w:author="Siyu Wang" w:date="2026-08-12T01:57:00Z" w16du:dateUtc="2026-08-12T05:57:00Z">
                  <w:rPr>
                    <w:rFonts w:ascii="Cambria Math" w:hAnsi="Cambria Math"/>
                    <w:i/>
                    <w:sz w:val="24"/>
                  </w:rPr>
                </w:ins>
              </m:ctrlPr>
            </m:sSubSupPr>
            <m:e>
              <m:r>
                <w:ins w:id="417" w:author="Siyu Wang" w:date="2026-08-12T01:57:00Z" w16du:dateUtc="2026-08-12T05:57:00Z">
                  <w:rPr>
                    <w:rFonts w:ascii="Cambria Math" w:hAnsi="Cambria Math"/>
                    <w:sz w:val="24"/>
                  </w:rPr>
                  <m:t>β</m:t>
                </w:ins>
              </m:r>
            </m:e>
            <m:sub>
              <m:r>
                <w:ins w:id="418" w:author="Siyu Wang" w:date="2026-08-12T01:57:00Z" w16du:dateUtc="2026-08-12T05:57:00Z">
                  <w:rPr>
                    <w:rFonts w:ascii="Cambria Math" w:hAnsi="Cambria Math"/>
                    <w:sz w:val="24"/>
                  </w:rPr>
                  <m:t>i</m:t>
                </w:ins>
              </m:r>
            </m:sub>
            <m:sup>
              <m:r>
                <w:ins w:id="419" w:author="Siyu Wang" w:date="2026-08-12T01:57:00Z" w16du:dateUtc="2026-08-12T05:57:00Z">
                  <m:rPr>
                    <m:nor/>
                  </m:rPr>
                  <w:rPr>
                    <w:rFonts w:ascii="Times New Roman" w:hAnsi="Times New Roman"/>
                    <w:sz w:val="24"/>
                  </w:rPr>
                  <m:t>value</m:t>
                </w:ins>
              </m:r>
            </m:sup>
          </m:sSubSup>
          <m:r>
            <w:ins w:id="420" w:author="Siyu Wang" w:date="2026-08-12T01:57:00Z" w16du:dateUtc="2026-08-12T05:57:00Z">
              <w:rPr>
                <w:rFonts w:ascii="Cambria Math" w:hAnsi="Cambria Math"/>
                <w:sz w:val="24"/>
              </w:rPr>
              <m:t>⋅DV+</m:t>
            </w:ins>
          </m:r>
          <m:sSubSup>
            <m:sSubSupPr>
              <m:ctrlPr>
                <w:ins w:id="421" w:author="Siyu Wang" w:date="2026-08-12T01:57:00Z" w16du:dateUtc="2026-08-12T05:57:00Z">
                  <w:rPr>
                    <w:rFonts w:ascii="Cambria Math" w:hAnsi="Cambria Math"/>
                    <w:i/>
                    <w:sz w:val="24"/>
                  </w:rPr>
                </w:ins>
              </m:ctrlPr>
            </m:sSubSupPr>
            <m:e>
              <m:r>
                <w:ins w:id="422" w:author="Siyu Wang" w:date="2026-08-12T01:57:00Z" w16du:dateUtc="2026-08-12T05:57:00Z">
                  <w:rPr>
                    <w:rFonts w:ascii="Cambria Math" w:hAnsi="Cambria Math"/>
                    <w:sz w:val="24"/>
                  </w:rPr>
                  <m:t>β</m:t>
                </w:ins>
              </m:r>
            </m:e>
            <m:sub>
              <m:r>
                <w:ins w:id="423" w:author="Siyu Wang" w:date="2026-08-12T01:57:00Z" w16du:dateUtc="2026-08-12T05:57:00Z">
                  <w:rPr>
                    <w:rFonts w:ascii="Cambria Math" w:hAnsi="Cambria Math"/>
                    <w:sz w:val="24"/>
                  </w:rPr>
                  <m:t>i</m:t>
                </w:ins>
              </m:r>
            </m:sub>
            <m:sup>
              <m:r>
                <w:ins w:id="424" w:author="Siyu Wang" w:date="2026-08-12T01:57:00Z" w16du:dateUtc="2026-08-12T05:57:00Z">
                  <m:rPr>
                    <m:nor/>
                  </m:rPr>
                  <w:rPr>
                    <w:rFonts w:ascii="Times New Roman" w:hAnsi="Times New Roman"/>
                    <w:sz w:val="24"/>
                  </w:rPr>
                  <m:t>GO</m:t>
                </w:ins>
              </m:r>
            </m:sup>
          </m:sSubSup>
          <m:r>
            <w:ins w:id="425" w:author="Siyu Wang" w:date="2026-08-12T01:57:00Z" w16du:dateUtc="2026-08-12T05:57:00Z">
              <w:rPr>
                <w:rFonts w:ascii="Cambria Math" w:hAnsi="Cambria Math"/>
                <w:sz w:val="24"/>
              </w:rPr>
              <m:t>⋅</m:t>
            </w:ins>
          </m:r>
          <m:r>
            <w:ins w:id="426" w:author="Siyu Wang" w:date="2026-08-12T01:57:00Z" w16du:dateUtc="2026-08-12T05:57:00Z">
              <m:rPr>
                <m:nor/>
              </m:rPr>
              <w:rPr>
                <w:rFonts w:ascii="Cambria Math" w:hAnsi="Cambria Math"/>
                <w:sz w:val="24"/>
                <w:rPrChange w:id="427" w:author="Siyu Wang" w:date="2026-08-12T01:57:00Z" w16du:dateUtc="2026-08-12T05:57:00Z">
                  <w:rPr>
                    <w:rFonts w:ascii="Cambria Math" w:hAnsi="Cambria Math"/>
                    <w:i/>
                    <w:sz w:val="24"/>
                  </w:rPr>
                </w:rPrChange>
              </w:rPr>
              <m:t>GO</m:t>
            </w:ins>
          </m:r>
          <m:r>
            <w:ins w:id="428" w:author="Siyu Wang" w:date="2026-08-12T01:58:00Z" w16du:dateUtc="2026-08-12T05:58:00Z">
              <w:rPr>
                <w:rFonts w:ascii="Cambria Math" w:hAnsi="Cambria Math"/>
                <w:sz w:val="24"/>
              </w:rPr>
              <m:t>+</m:t>
            </w:ins>
          </m:r>
          <m:sSubSup>
            <m:sSubSupPr>
              <m:ctrlPr>
                <w:ins w:id="429" w:author="Siyu Wang" w:date="2026-08-12T01:58:00Z" w16du:dateUtc="2026-08-12T05:58:00Z">
                  <w:rPr>
                    <w:rFonts w:ascii="Cambria Math" w:hAnsi="Cambria Math"/>
                    <w:i/>
                    <w:sz w:val="24"/>
                  </w:rPr>
                </w:ins>
              </m:ctrlPr>
            </m:sSubSupPr>
            <m:e>
              <m:r>
                <w:ins w:id="430" w:author="Siyu Wang" w:date="2026-08-12T01:58:00Z" w16du:dateUtc="2026-08-12T05:58:00Z">
                  <w:rPr>
                    <w:rFonts w:ascii="Cambria Math" w:hAnsi="Cambria Math"/>
                    <w:sz w:val="24"/>
                  </w:rPr>
                  <m:t>β</m:t>
                </w:ins>
              </m:r>
            </m:e>
            <m:sub>
              <m:r>
                <w:ins w:id="431" w:author="Siyu Wang" w:date="2026-08-12T01:58:00Z" w16du:dateUtc="2026-08-12T05:58:00Z">
                  <w:rPr>
                    <w:rFonts w:ascii="Cambria Math" w:hAnsi="Cambria Math"/>
                    <w:sz w:val="24"/>
                  </w:rPr>
                  <m:t>i</m:t>
                </w:ins>
              </m:r>
            </m:sub>
            <m:sup>
              <m:r>
                <w:ins w:id="432" w:author="Siyu Wang" w:date="2026-08-12T02:04:00Z" w16du:dateUtc="2026-08-12T06:04:00Z">
                  <m:rPr>
                    <m:nor/>
                  </m:rPr>
                  <w:rPr>
                    <w:rFonts w:ascii="Times New Roman" w:hAnsi="Times New Roman"/>
                    <w:sz w:val="24"/>
                  </w:rPr>
                  <m:t>Motor</m:t>
                </w:ins>
              </m:r>
            </m:sup>
          </m:sSubSup>
          <m:r>
            <w:ins w:id="433" w:author="Siyu Wang" w:date="2026-08-12T01:58:00Z" w16du:dateUtc="2026-08-12T05:58:00Z">
              <w:rPr>
                <w:rFonts w:ascii="Cambria Math" w:hAnsi="Cambria Math"/>
                <w:sz w:val="24"/>
              </w:rPr>
              <m:t>⋅</m:t>
            </w:ins>
          </m:r>
          <m:r>
            <w:ins w:id="434" w:author="Siyu Wang" w:date="2026-08-12T02:03:00Z" w16du:dateUtc="2026-08-12T06:03:00Z">
              <m:rPr>
                <m:nor/>
              </m:rPr>
              <w:rPr>
                <w:rFonts w:ascii="Cambria Math" w:hAnsi="Cambria Math"/>
                <w:sz w:val="24"/>
                <w:rPrChange w:id="435" w:author="Siyu Wang" w:date="2026-08-12T02:03:00Z" w16du:dateUtc="2026-08-12T06:03:00Z">
                  <w:rPr>
                    <w:rFonts w:ascii="Cambria Math" w:hAnsi="Cambria Math"/>
                    <w:i/>
                    <w:sz w:val="24"/>
                  </w:rPr>
                </w:rPrChange>
              </w:rPr>
              <m:t>Motor</m:t>
            </w:ins>
          </m:r>
          <m:r>
            <w:ins w:id="436" w:author="Siyu Wang" w:date="2026-08-12T01:58:00Z" w16du:dateUtc="2026-08-12T05:58:00Z">
              <w:rPr>
                <w:rFonts w:ascii="Cambria Math" w:hAnsi="Cambria Math"/>
                <w:sz w:val="24"/>
              </w:rPr>
              <m:t>+</m:t>
            </w:ins>
          </m:r>
          <m:sSubSup>
            <m:sSubSupPr>
              <m:ctrlPr>
                <w:ins w:id="437" w:author="Siyu Wang" w:date="2026-08-12T01:58:00Z" w16du:dateUtc="2026-08-12T05:58:00Z">
                  <w:rPr>
                    <w:rFonts w:ascii="Cambria Math" w:hAnsi="Cambria Math"/>
                    <w:i/>
                    <w:sz w:val="24"/>
                  </w:rPr>
                </w:ins>
              </m:ctrlPr>
            </m:sSubSupPr>
            <m:e>
              <m:r>
                <w:ins w:id="438" w:author="Siyu Wang" w:date="2026-08-12T01:58:00Z" w16du:dateUtc="2026-08-12T05:58:00Z">
                  <w:rPr>
                    <w:rFonts w:ascii="Cambria Math" w:hAnsi="Cambria Math"/>
                    <w:sz w:val="24"/>
                  </w:rPr>
                  <m:t>β</m:t>
                </w:ins>
              </m:r>
            </m:e>
            <m:sub>
              <m:r>
                <w:ins w:id="439" w:author="Siyu Wang" w:date="2026-08-12T01:58:00Z" w16du:dateUtc="2026-08-12T05:58:00Z">
                  <w:rPr>
                    <w:rFonts w:ascii="Cambria Math" w:hAnsi="Cambria Math"/>
                    <w:sz w:val="24"/>
                  </w:rPr>
                  <m:t>i</m:t>
                </w:ins>
              </m:r>
            </m:sub>
            <m:sup>
              <m:r>
                <w:ins w:id="440" w:author="Siyu Wang" w:date="2026-08-12T02:04:00Z" w16du:dateUtc="2026-08-12T06:04:00Z">
                  <m:rPr>
                    <m:nor/>
                  </m:rPr>
                  <w:rPr>
                    <w:rFonts w:ascii="Times New Roman" w:hAnsi="Times New Roman"/>
                    <w:sz w:val="24"/>
                  </w:rPr>
                  <m:t>GO x Motor</m:t>
                </w:ins>
              </m:r>
            </m:sup>
          </m:sSubSup>
          <m:r>
            <w:ins w:id="441" w:author="Siyu Wang" w:date="2026-08-12T01:58:00Z" w16du:dateUtc="2026-08-12T05:58:00Z">
              <w:rPr>
                <w:rFonts w:ascii="Cambria Math" w:hAnsi="Cambria Math"/>
                <w:sz w:val="24"/>
              </w:rPr>
              <m:t>⋅</m:t>
            </w:ins>
          </m:r>
          <m:r>
            <w:ins w:id="442" w:author="Siyu Wang" w:date="2026-08-12T02:04:00Z" w16du:dateUtc="2026-08-12T06:04:00Z">
              <m:rPr>
                <m:nor/>
              </m:rPr>
              <w:rPr>
                <w:rFonts w:ascii="Cambria Math" w:hAnsi="Cambria Math"/>
                <w:sz w:val="24"/>
              </w:rPr>
              <m:t>GO ⋅ Motor</m:t>
            </w:ins>
          </m:r>
          <m:r>
            <w:ins w:id="443" w:author="Siyu Wang" w:date="2026-08-12T01:58:00Z" w16du:dateUtc="2026-08-12T05:58:00Z">
              <w:rPr>
                <w:rFonts w:ascii="Cambria Math" w:hAnsi="Cambria Math"/>
                <w:sz w:val="24"/>
              </w:rPr>
              <m:t>+</m:t>
            </w:ins>
          </m:r>
          <m:sSub>
            <m:sSubPr>
              <m:ctrlPr>
                <w:ins w:id="444" w:author="Siyu Wang" w:date="2026-08-12T01:57:00Z" w16du:dateUtc="2026-08-12T05:57:00Z">
                  <w:rPr>
                    <w:rFonts w:ascii="Cambria Math" w:hAnsi="Cambria Math"/>
                    <w:sz w:val="24"/>
                  </w:rPr>
                </w:ins>
              </m:ctrlPr>
            </m:sSubPr>
            <m:e>
              <m:r>
                <w:ins w:id="445" w:author="Siyu Wang" w:date="2026-08-12T01:57:00Z" w16du:dateUtc="2026-08-12T05:57:00Z">
                  <w:rPr>
                    <w:rFonts w:ascii="Cambria Math" w:hAnsi="Cambria Math"/>
                    <w:sz w:val="24"/>
                  </w:rPr>
                  <m:t>ε</m:t>
                </w:ins>
              </m:r>
            </m:e>
            <m:sub>
              <m:r>
                <w:ins w:id="446" w:author="Siyu Wang" w:date="2026-08-12T01:57:00Z" w16du:dateUtc="2026-08-12T05:57:00Z">
                  <w:rPr>
                    <w:rFonts w:ascii="Cambria Math" w:hAnsi="Cambria Math"/>
                    <w:sz w:val="24"/>
                  </w:rPr>
                  <m:t>i</m:t>
                </w:ins>
              </m:r>
            </m:sub>
          </m:sSub>
        </m:oMath>
      </m:oMathPara>
    </w:p>
    <w:p w14:paraId="15E0FEBF" w14:textId="59A627D4" w:rsidR="00C222AC" w:rsidDel="002E7070" w:rsidRDefault="009604E4" w:rsidP="0082559F">
      <w:pPr>
        <w:spacing w:after="160" w:line="480" w:lineRule="auto"/>
        <w:rPr>
          <w:del w:id="447" w:author="Siyu Wang" w:date="2026-08-12T01:54:00Z" w16du:dateUtc="2026-08-12T05:54:00Z"/>
          <w:rFonts w:ascii="Times New Roman" w:eastAsia="Times New Roman" w:hAnsi="Times New Roman" w:cs="Times New Roman"/>
          <w:sz w:val="24"/>
          <w:szCs w:val="24"/>
        </w:rPr>
      </w:pPr>
      <w:ins w:id="448" w:author="Siyu Wang" w:date="2026-08-12T02:03:00Z" w16du:dateUtc="2026-08-12T06:03:00Z">
        <w:r>
          <w:rPr>
            <w:rFonts w:ascii="Times New Roman" w:eastAsia="Times New Roman" w:hAnsi="Times New Roman" w:cs="Times New Roman"/>
            <w:sz w:val="24"/>
            <w:szCs w:val="24"/>
          </w:rPr>
          <w:lastRenderedPageBreak/>
          <w:t xml:space="preserve">and </w:t>
        </w:r>
      </w:ins>
      <m:oMath>
        <m:sSup>
          <m:sSupPr>
            <m:ctrlPr>
              <w:ins w:id="449" w:author="Siyu Wang" w:date="2026-08-12T02:04:00Z" w16du:dateUtc="2026-08-12T06:04:00Z">
                <w:rPr>
                  <w:rFonts w:ascii="Cambria Math" w:eastAsia="Times New Roman" w:hAnsi="Cambria Math" w:cs="Times New Roman"/>
                  <w:i/>
                  <w:sz w:val="24"/>
                  <w:szCs w:val="24"/>
                </w:rPr>
              </w:ins>
            </m:ctrlPr>
          </m:sSupPr>
          <m:e>
            <m:r>
              <w:ins w:id="450" w:author="Siyu Wang" w:date="2026-08-12T02:04:00Z" w16du:dateUtc="2026-08-12T06:04:00Z">
                <m:rPr>
                  <m:sty m:val="bi"/>
                </m:rPr>
                <w:rPr>
                  <w:rFonts w:ascii="Cambria Math" w:eastAsia="Times New Roman" w:hAnsi="Cambria Math" w:cs="Times New Roman"/>
                  <w:sz w:val="24"/>
                  <w:szCs w:val="24"/>
                </w:rPr>
                <m:t>w</m:t>
              </w:ins>
            </m:r>
            <m:ctrlPr>
              <w:ins w:id="451" w:author="Siyu Wang" w:date="2026-08-12T02:04:00Z" w16du:dateUtc="2026-08-12T06:04:00Z">
                <w:rPr>
                  <w:rFonts w:ascii="Cambria Math" w:eastAsia="Times New Roman" w:hAnsi="Cambria Math" w:cs="Times New Roman"/>
                  <w:b/>
                  <w:bCs/>
                  <w:i/>
                  <w:sz w:val="24"/>
                  <w:szCs w:val="24"/>
                </w:rPr>
              </w:ins>
            </m:ctrlPr>
          </m:e>
          <m:sup>
            <m:r>
              <w:ins w:id="452" w:author="Siyu Wang" w:date="2026-08-12T02:05:00Z" w16du:dateUtc="2026-08-12T06:05:00Z">
                <m:rPr>
                  <m:nor/>
                </m:rPr>
                <w:rPr>
                  <w:rFonts w:ascii="Times New Roman" w:hAnsi="Times New Roman"/>
                  <w:sz w:val="24"/>
                </w:rPr>
                <m:t>GO</m:t>
              </w:ins>
            </m:r>
          </m:sup>
        </m:sSup>
        <m:r>
          <w:ins w:id="453" w:author="Siyu Wang" w:date="2026-08-12T02:04:00Z" w16du:dateUtc="2026-08-12T06:04:00Z">
            <w:rPr>
              <w:rFonts w:ascii="Cambria Math" w:eastAsia="Times New Roman" w:hAnsi="Cambria Math" w:cs="Times New Roman"/>
              <w:sz w:val="24"/>
              <w:szCs w:val="24"/>
            </w:rPr>
            <m:t>=</m:t>
          </w:ins>
        </m:r>
        <m:sSup>
          <m:sSupPr>
            <m:ctrlPr>
              <w:ins w:id="454" w:author="Siyu Wang" w:date="2026-08-12T02:04:00Z" w16du:dateUtc="2026-08-12T06:04:00Z">
                <w:rPr>
                  <w:rFonts w:ascii="Cambria Math" w:eastAsia="Times New Roman" w:hAnsi="Cambria Math" w:cs="Times New Roman"/>
                  <w:i/>
                  <w:sz w:val="24"/>
                  <w:szCs w:val="24"/>
                </w:rPr>
              </w:ins>
            </m:ctrlPr>
          </m:sSupPr>
          <m:e>
            <m:d>
              <m:dPr>
                <m:begChr m:val="["/>
                <m:endChr m:val="]"/>
                <m:ctrlPr>
                  <w:ins w:id="455" w:author="Siyu Wang" w:date="2026-08-12T02:04:00Z" w16du:dateUtc="2026-08-12T06:04:00Z">
                    <w:rPr>
                      <w:rFonts w:ascii="Cambria Math" w:eastAsia="Times New Roman" w:hAnsi="Cambria Math" w:cs="Times New Roman"/>
                      <w:i/>
                      <w:sz w:val="24"/>
                      <w:szCs w:val="24"/>
                    </w:rPr>
                  </w:ins>
                </m:ctrlPr>
              </m:dPr>
              <m:e>
                <m:sSubSup>
                  <m:sSubSupPr>
                    <m:ctrlPr>
                      <w:ins w:id="456" w:author="Siyu Wang" w:date="2026-08-12T02:04:00Z" w16du:dateUtc="2026-08-12T06:04:00Z">
                        <w:rPr>
                          <w:rFonts w:ascii="Cambria Math" w:hAnsi="Cambria Math"/>
                          <w:i/>
                          <w:sz w:val="24"/>
                        </w:rPr>
                      </w:ins>
                    </m:ctrlPr>
                  </m:sSubSupPr>
                  <m:e>
                    <m:r>
                      <w:ins w:id="457" w:author="Siyu Wang" w:date="2026-08-12T02:04:00Z" w16du:dateUtc="2026-08-12T06:04:00Z">
                        <w:rPr>
                          <w:rFonts w:ascii="Cambria Math" w:hAnsi="Cambria Math"/>
                          <w:sz w:val="24"/>
                        </w:rPr>
                        <m:t>β</m:t>
                      </w:ins>
                    </m:r>
                  </m:e>
                  <m:sub>
                    <m:r>
                      <w:ins w:id="458" w:author="Siyu Wang" w:date="2026-08-12T02:04:00Z" w16du:dateUtc="2026-08-12T06:04:00Z">
                        <w:rPr>
                          <w:rFonts w:ascii="Cambria Math" w:hAnsi="Cambria Math"/>
                          <w:sz w:val="24"/>
                        </w:rPr>
                        <m:t>1</m:t>
                      </w:ins>
                    </m:r>
                  </m:sub>
                  <m:sup>
                    <m:r>
                      <w:ins w:id="459" w:author="Siyu Wang" w:date="2026-08-12T02:05:00Z" w16du:dateUtc="2026-08-12T06:05:00Z">
                        <m:rPr>
                          <m:nor/>
                        </m:rPr>
                        <w:rPr>
                          <w:rFonts w:ascii="Times New Roman" w:hAnsi="Times New Roman"/>
                          <w:sz w:val="24"/>
                        </w:rPr>
                        <m:t>GO</m:t>
                      </w:ins>
                    </m:r>
                  </m:sup>
                </m:sSubSup>
                <m:r>
                  <w:ins w:id="460" w:author="Siyu Wang" w:date="2026-08-12T02:04:00Z" w16du:dateUtc="2026-08-12T06:04:00Z">
                    <w:rPr>
                      <w:rFonts w:ascii="Cambria Math" w:eastAsia="Times New Roman" w:hAnsi="Cambria Math" w:cs="Times New Roman"/>
                      <w:sz w:val="24"/>
                      <w:szCs w:val="24"/>
                    </w:rPr>
                    <m:t>,…,</m:t>
                  </w:ins>
                </m:r>
                <m:sSubSup>
                  <m:sSubSupPr>
                    <m:ctrlPr>
                      <w:ins w:id="461" w:author="Siyu Wang" w:date="2026-08-12T02:04:00Z" w16du:dateUtc="2026-08-12T06:04:00Z">
                        <w:rPr>
                          <w:rFonts w:ascii="Cambria Math" w:hAnsi="Cambria Math"/>
                          <w:i/>
                          <w:sz w:val="24"/>
                        </w:rPr>
                      </w:ins>
                    </m:ctrlPr>
                  </m:sSubSupPr>
                  <m:e>
                    <m:r>
                      <w:ins w:id="462" w:author="Siyu Wang" w:date="2026-08-12T02:04:00Z" w16du:dateUtc="2026-08-12T06:04:00Z">
                        <w:rPr>
                          <w:rFonts w:ascii="Cambria Math" w:hAnsi="Cambria Math"/>
                          <w:sz w:val="24"/>
                        </w:rPr>
                        <m:t>β</m:t>
                      </w:ins>
                    </m:r>
                  </m:e>
                  <m:sub>
                    <m:r>
                      <w:ins w:id="463" w:author="Siyu Wang" w:date="2026-08-12T02:04:00Z" w16du:dateUtc="2026-08-12T06:04:00Z">
                        <w:rPr>
                          <w:rFonts w:ascii="Cambria Math" w:hAnsi="Cambria Math"/>
                          <w:sz w:val="24"/>
                        </w:rPr>
                        <m:t>N</m:t>
                      </w:ins>
                    </m:r>
                  </m:sub>
                  <m:sup>
                    <m:r>
                      <w:ins w:id="464" w:author="Siyu Wang" w:date="2026-08-12T02:05:00Z" w16du:dateUtc="2026-08-12T06:05:00Z">
                        <m:rPr>
                          <m:nor/>
                        </m:rPr>
                        <w:rPr>
                          <w:rFonts w:ascii="Times New Roman" w:hAnsi="Times New Roman"/>
                          <w:sz w:val="24"/>
                        </w:rPr>
                        <m:t>GO</m:t>
                      </w:ins>
                    </m:r>
                  </m:sup>
                </m:sSubSup>
              </m:e>
            </m:d>
          </m:e>
          <m:sup>
            <m:r>
              <w:ins w:id="465" w:author="Siyu Wang" w:date="2026-08-12T02:04:00Z" w16du:dateUtc="2026-08-12T06:04:00Z">
                <w:rPr>
                  <w:rFonts w:ascii="Cambria Math" w:eastAsia="Times New Roman" w:hAnsi="Cambria Math" w:cs="Times New Roman"/>
                  <w:sz w:val="24"/>
                  <w:szCs w:val="24"/>
                </w:rPr>
                <m:t>T</m:t>
              </w:ins>
            </m:r>
          </m:sup>
        </m:sSup>
      </m:oMath>
      <w:ins w:id="466" w:author="Siyu Wang" w:date="2026-08-12T02:04:00Z" w16du:dateUtc="2026-08-12T06:04:00Z">
        <w:r w:rsidR="00C82751">
          <w:rPr>
            <w:rFonts w:ascii="Times New Roman" w:eastAsia="Times New Roman" w:hAnsi="Times New Roman" w:cs="Times New Roman"/>
            <w:sz w:val="24"/>
            <w:szCs w:val="24"/>
          </w:rPr>
          <w:t>.</w:t>
        </w:r>
      </w:ins>
    </w:p>
    <w:p w14:paraId="7DE774A1" w14:textId="77777777" w:rsidR="002E7070" w:rsidRPr="00B343FF" w:rsidRDefault="002E7070">
      <w:pPr>
        <w:spacing w:after="160" w:line="480" w:lineRule="auto"/>
        <w:rPr>
          <w:ins w:id="467" w:author="Siyu Wang" w:date="2026-08-12T02:07:00Z" w16du:dateUtc="2026-08-12T06:07:00Z"/>
          <w:rFonts w:ascii="Times New Roman" w:eastAsia="Times New Roman" w:hAnsi="Times New Roman" w:cs="Times New Roman"/>
          <w:sz w:val="24"/>
          <w:szCs w:val="24"/>
        </w:rPr>
        <w:pPrChange w:id="468" w:author="Siyu Wang" w:date="2026-08-12T01:49:00Z" w16du:dateUtc="2026-08-12T05:49:00Z">
          <w:pPr>
            <w:spacing w:after="160"/>
          </w:pPr>
        </w:pPrChange>
      </w:pPr>
    </w:p>
    <w:p w14:paraId="51B1B0B7" w14:textId="752073C4" w:rsidR="00623E41" w:rsidRDefault="00EA5798" w:rsidP="0082559F">
      <w:pPr>
        <w:spacing w:after="160" w:line="480" w:lineRule="auto"/>
        <w:rPr>
          <w:ins w:id="469" w:author="Siyu Wang" w:date="2026-08-12T02:08:00Z" w16du:dateUtc="2026-08-12T06:08:00Z"/>
          <w:rFonts w:ascii="Times New Roman" w:eastAsia="Times New Roman" w:hAnsi="Times New Roman" w:cs="Times New Roman"/>
          <w:sz w:val="24"/>
          <w:szCs w:val="24"/>
        </w:rPr>
      </w:pPr>
      <w:ins w:id="470" w:author="Siyu Wang" w:date="2026-08-12T02:07:00Z" w16du:dateUtc="2026-08-12T06:07:00Z">
        <w:r>
          <w:rPr>
            <w:rFonts w:ascii="Times New Roman" w:eastAsia="Times New Roman" w:hAnsi="Times New Roman" w:cs="Times New Roman"/>
            <w:sz w:val="24"/>
            <w:szCs w:val="24"/>
          </w:rPr>
          <w:t xml:space="preserve">The cosine similarity </w:t>
        </w:r>
      </w:ins>
      <w:ins w:id="471" w:author="Siyu Wang" w:date="2026-08-12T02:08:00Z" w16du:dateUtc="2026-08-12T06:08:00Z">
        <w:r>
          <w:rPr>
            <w:rFonts w:ascii="Times New Roman" w:eastAsia="Times New Roman" w:hAnsi="Times New Roman" w:cs="Times New Roman"/>
            <w:sz w:val="24"/>
            <w:szCs w:val="24"/>
          </w:rPr>
          <w:t xml:space="preserve">between </w:t>
        </w:r>
      </w:ins>
      <m:oMath>
        <m:sSup>
          <m:sSupPr>
            <m:ctrlPr>
              <w:ins w:id="472" w:author="Siyu Wang" w:date="2026-08-12T02:08:00Z" w16du:dateUtc="2026-08-12T06:08:00Z">
                <w:rPr>
                  <w:rFonts w:ascii="Cambria Math" w:eastAsia="Times New Roman" w:hAnsi="Cambria Math" w:cs="Times New Roman"/>
                  <w:i/>
                  <w:sz w:val="24"/>
                  <w:szCs w:val="24"/>
                </w:rPr>
              </w:ins>
            </m:ctrlPr>
          </m:sSupPr>
          <m:e>
            <m:r>
              <w:ins w:id="473" w:author="Siyu Wang" w:date="2026-08-12T02:08:00Z" w16du:dateUtc="2026-08-12T06:08:00Z">
                <m:rPr>
                  <m:sty m:val="bi"/>
                </m:rPr>
                <w:rPr>
                  <w:rFonts w:ascii="Cambria Math" w:eastAsia="Times New Roman" w:hAnsi="Cambria Math" w:cs="Times New Roman"/>
                  <w:sz w:val="24"/>
                  <w:szCs w:val="24"/>
                </w:rPr>
                <m:t>w</m:t>
              </w:ins>
            </m:r>
            <m:ctrlPr>
              <w:ins w:id="474" w:author="Siyu Wang" w:date="2026-08-12T02:08:00Z" w16du:dateUtc="2026-08-12T06:08:00Z">
                <w:rPr>
                  <w:rFonts w:ascii="Cambria Math" w:eastAsia="Times New Roman" w:hAnsi="Cambria Math" w:cs="Times New Roman"/>
                  <w:b/>
                  <w:bCs/>
                  <w:i/>
                  <w:sz w:val="24"/>
                  <w:szCs w:val="24"/>
                </w:rPr>
              </w:ins>
            </m:ctrlPr>
          </m:e>
          <m:sup>
            <m:r>
              <w:ins w:id="475" w:author="Siyu Wang" w:date="2026-08-12T02:08:00Z" w16du:dateUtc="2026-08-12T06:08:00Z">
                <m:rPr>
                  <m:nor/>
                </m:rPr>
                <w:rPr>
                  <w:rFonts w:ascii="Times New Roman" w:hAnsi="Times New Roman"/>
                  <w:sz w:val="24"/>
                </w:rPr>
                <m:t>value</m:t>
              </w:ins>
            </m:r>
          </m:sup>
        </m:sSup>
      </m:oMath>
      <w:ins w:id="476" w:author="Siyu Wang" w:date="2026-08-12T02:08:00Z" w16du:dateUtc="2026-08-12T06:08:00Z">
        <w:r>
          <w:rPr>
            <w:rFonts w:ascii="Times New Roman" w:eastAsia="Times New Roman" w:hAnsi="Times New Roman" w:cs="Times New Roman"/>
            <w:sz w:val="24"/>
            <w:szCs w:val="24"/>
          </w:rPr>
          <w:t xml:space="preserve"> and </w:t>
        </w:r>
      </w:ins>
      <m:oMath>
        <m:sSup>
          <m:sSupPr>
            <m:ctrlPr>
              <w:ins w:id="477" w:author="Siyu Wang" w:date="2026-08-12T02:08:00Z" w16du:dateUtc="2026-08-12T06:08:00Z">
                <w:rPr>
                  <w:rFonts w:ascii="Cambria Math" w:eastAsia="Times New Roman" w:hAnsi="Cambria Math" w:cs="Times New Roman"/>
                  <w:i/>
                  <w:sz w:val="24"/>
                  <w:szCs w:val="24"/>
                </w:rPr>
              </w:ins>
            </m:ctrlPr>
          </m:sSupPr>
          <m:e>
            <m:r>
              <w:ins w:id="478" w:author="Siyu Wang" w:date="2026-08-12T02:08:00Z" w16du:dateUtc="2026-08-12T06:08:00Z">
                <m:rPr>
                  <m:sty m:val="bi"/>
                </m:rPr>
                <w:rPr>
                  <w:rFonts w:ascii="Cambria Math" w:eastAsia="Times New Roman" w:hAnsi="Cambria Math" w:cs="Times New Roman"/>
                  <w:sz w:val="24"/>
                  <w:szCs w:val="24"/>
                </w:rPr>
                <m:t>w</m:t>
              </w:ins>
            </m:r>
            <m:ctrlPr>
              <w:ins w:id="479" w:author="Siyu Wang" w:date="2026-08-12T02:08:00Z" w16du:dateUtc="2026-08-12T06:08:00Z">
                <w:rPr>
                  <w:rFonts w:ascii="Cambria Math" w:eastAsia="Times New Roman" w:hAnsi="Cambria Math" w:cs="Times New Roman"/>
                  <w:b/>
                  <w:bCs/>
                  <w:i/>
                  <w:sz w:val="24"/>
                  <w:szCs w:val="24"/>
                </w:rPr>
              </w:ins>
            </m:ctrlPr>
          </m:e>
          <m:sup>
            <m:r>
              <w:ins w:id="480" w:author="Siyu Wang" w:date="2026-08-12T02:08:00Z" w16du:dateUtc="2026-08-12T06:08:00Z">
                <m:rPr>
                  <m:nor/>
                </m:rPr>
                <w:rPr>
                  <w:rFonts w:ascii="Times New Roman" w:hAnsi="Times New Roman"/>
                  <w:sz w:val="24"/>
                </w:rPr>
                <m:t>GO</m:t>
              </w:ins>
            </m:r>
          </m:sup>
        </m:sSup>
      </m:oMath>
      <w:ins w:id="481" w:author="Siyu Wang" w:date="2026-08-12T02:08:00Z" w16du:dateUtc="2026-08-12T06:08:00Z">
        <w:r>
          <w:rPr>
            <w:rFonts w:ascii="Times New Roman" w:eastAsia="Times New Roman" w:hAnsi="Times New Roman" w:cs="Times New Roman"/>
            <w:sz w:val="24"/>
            <w:szCs w:val="24"/>
          </w:rPr>
          <w:t xml:space="preserve"> was computed</w:t>
        </w:r>
        <w:r w:rsidR="00B264B9">
          <w:rPr>
            <w:rFonts w:ascii="Times New Roman" w:eastAsia="Times New Roman" w:hAnsi="Times New Roman" w:cs="Times New Roman"/>
            <w:sz w:val="24"/>
            <w:szCs w:val="24"/>
          </w:rPr>
          <w:t>, and a similar permutation test was used for assessing statistical significance</w:t>
        </w:r>
        <w:r>
          <w:rPr>
            <w:rFonts w:ascii="Times New Roman" w:eastAsia="Times New Roman" w:hAnsi="Times New Roman" w:cs="Times New Roman"/>
            <w:sz w:val="24"/>
            <w:szCs w:val="24"/>
          </w:rPr>
          <w:t xml:space="preserve">. </w:t>
        </w:r>
      </w:ins>
    </w:p>
    <w:p w14:paraId="507A4341" w14:textId="77777777" w:rsidR="002C2978" w:rsidRPr="00B343FF" w:rsidRDefault="002C2978" w:rsidP="0082559F">
      <w:pPr>
        <w:spacing w:after="160" w:line="480" w:lineRule="auto"/>
        <w:rPr>
          <w:rFonts w:ascii="Times New Roman" w:eastAsia="Times New Roman" w:hAnsi="Times New Roman" w:cs="Times New Roman"/>
          <w:sz w:val="24"/>
          <w:szCs w:val="24"/>
        </w:rPr>
      </w:pPr>
    </w:p>
    <w:p w14:paraId="00000090" w14:textId="77777777" w:rsidR="00585BFC" w:rsidRPr="00B343FF" w:rsidRDefault="00000000"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Decoding analysis</w:t>
      </w:r>
    </w:p>
    <w:p w14:paraId="00000091" w14:textId="637EA7E5" w:rsidR="00585BFC" w:rsidRPr="0082559F" w:rsidRDefault="00000000" w:rsidP="00B343FF">
      <w:pPr>
        <w:spacing w:after="0" w:line="480" w:lineRule="auto"/>
        <w:rPr>
          <w:rFonts w:ascii="Times New Roman" w:hAnsi="Times New Roman"/>
          <w:sz w:val="24"/>
        </w:rPr>
      </w:pPr>
      <w:r w:rsidRPr="00B343FF">
        <w:rPr>
          <w:rFonts w:ascii="Times New Roman" w:eastAsia="Times New Roman" w:hAnsi="Times New Roman" w:cs="Times New Roman"/>
          <w:sz w:val="24"/>
          <w:szCs w:val="24"/>
        </w:rPr>
        <w:t>A support vector machine was used as the classifier. Training and testing comprised of non-overlapping trials (75% of trials for training</w:t>
      </w:r>
      <w:del w:id="482" w:author="Siyu Wang" w:date="2026-08-12T01:51:00Z" w16du:dateUtc="2026-08-12T05:51:00Z">
        <w:r w:rsidRPr="00B343FF" w:rsidDel="00977D01">
          <w:rPr>
            <w:rFonts w:ascii="Times New Roman" w:eastAsia="Times New Roman" w:hAnsi="Times New Roman" w:cs="Times New Roman"/>
            <w:sz w:val="24"/>
            <w:szCs w:val="24"/>
          </w:rPr>
          <w:delText>,</w:delText>
        </w:r>
      </w:del>
      <w:r w:rsidRPr="00B343FF">
        <w:rPr>
          <w:rFonts w:ascii="Times New Roman" w:eastAsia="Times New Roman" w:hAnsi="Times New Roman" w:cs="Times New Roman"/>
          <w:sz w:val="24"/>
          <w:szCs w:val="24"/>
        </w:rPr>
        <w:t xml:space="preserve"> and 25% for testing). This procedure was repeated 10 times, and the average decoding accuracy was recorded. Decoding of drops, delays and offer identity were carried out separately. For each factor, decoding was performed using a sliding window (step size: 20</w:t>
      </w:r>
      <w:del w:id="483" w:author="Siyu Wang" w:date="2026-08-12T01:52:00Z" w16du:dateUtc="2026-08-12T05:52:00Z">
        <w:r w:rsidRPr="00B343FF" w:rsidDel="00BB06CA">
          <w:rPr>
            <w:rFonts w:ascii="Times New Roman" w:eastAsia="Times New Roman" w:hAnsi="Times New Roman" w:cs="Times New Roman"/>
            <w:sz w:val="24"/>
            <w:szCs w:val="24"/>
          </w:rPr>
          <w:delText xml:space="preserve"> </w:delText>
        </w:r>
      </w:del>
      <w:r w:rsidRPr="00B343FF">
        <w:rPr>
          <w:rFonts w:ascii="Times New Roman" w:eastAsia="Times New Roman" w:hAnsi="Times New Roman" w:cs="Times New Roman"/>
          <w:sz w:val="24"/>
          <w:szCs w:val="24"/>
        </w:rPr>
        <w:t xml:space="preserve">ms, </w:t>
      </w:r>
      <w:del w:id="484" w:author="Siyu Wang" w:date="2026-08-12T01:52:00Z" w16du:dateUtc="2026-08-12T05:52:00Z">
        <w:r w:rsidRPr="00B343FF" w:rsidDel="00576B12">
          <w:rPr>
            <w:rFonts w:ascii="Times New Roman" w:eastAsia="Times New Roman" w:hAnsi="Times New Roman" w:cs="Times New Roman"/>
            <w:sz w:val="24"/>
            <w:szCs w:val="24"/>
          </w:rPr>
          <w:delText>width</w:delText>
        </w:r>
      </w:del>
      <w:ins w:id="485" w:author="Siyu Wang" w:date="2026-08-12T01:52:00Z" w16du:dateUtc="2026-08-12T05:52:00Z">
        <w:r w:rsidR="00576B12">
          <w:rPr>
            <w:rFonts w:ascii="Times New Roman" w:eastAsia="Times New Roman" w:hAnsi="Times New Roman" w:cs="Times New Roman"/>
            <w:sz w:val="24"/>
            <w:szCs w:val="24"/>
          </w:rPr>
          <w:t>window size</w:t>
        </w:r>
      </w:ins>
      <w:r w:rsidRPr="00B343FF">
        <w:rPr>
          <w:rFonts w:ascii="Times New Roman" w:eastAsia="Times New Roman" w:hAnsi="Times New Roman" w:cs="Times New Roman"/>
          <w:sz w:val="24"/>
          <w:szCs w:val="24"/>
        </w:rPr>
        <w:t>: 100</w:t>
      </w:r>
      <w:del w:id="486" w:author="Siyu Wang" w:date="2026-08-12T01:52:00Z" w16du:dateUtc="2026-08-12T05:52:00Z">
        <w:r w:rsidRPr="00B343FF" w:rsidDel="00BB06CA">
          <w:rPr>
            <w:rFonts w:ascii="Times New Roman" w:eastAsia="Times New Roman" w:hAnsi="Times New Roman" w:cs="Times New Roman"/>
            <w:sz w:val="24"/>
            <w:szCs w:val="24"/>
          </w:rPr>
          <w:delText xml:space="preserve"> </w:delText>
        </w:r>
      </w:del>
      <w:r w:rsidRPr="00B343FF">
        <w:rPr>
          <w:rFonts w:ascii="Times New Roman" w:eastAsia="Times New Roman" w:hAnsi="Times New Roman" w:cs="Times New Roman"/>
          <w:sz w:val="24"/>
          <w:szCs w:val="24"/>
        </w:rPr>
        <w:t>ms).</w:t>
      </w:r>
    </w:p>
    <w:p w14:paraId="2EFFAD78" w14:textId="77777777" w:rsidR="00E30832" w:rsidRPr="00B343FF" w:rsidRDefault="00E30832" w:rsidP="00B343FF">
      <w:pPr>
        <w:spacing w:after="0" w:line="480" w:lineRule="auto"/>
        <w:rPr>
          <w:ins w:id="487" w:author="Rossella Falcone" w:date="2026-08-11T16:26:00Z" w16du:dateUtc="2026-08-11T20:26:00Z"/>
          <w:rFonts w:ascii="Times New Roman" w:eastAsia="Times New Roman" w:hAnsi="Times New Roman" w:cs="Times New Roman"/>
          <w:b/>
          <w:bCs/>
          <w:sz w:val="24"/>
          <w:szCs w:val="24"/>
        </w:rPr>
      </w:pPr>
    </w:p>
    <w:p w14:paraId="00000092"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0000093"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 Ainslie. Specious reward: A behavioral theory of impulsiveness and impulse control. </w:t>
      </w:r>
      <w:r>
        <w:rPr>
          <w:rFonts w:ascii="Times New Roman" w:eastAsia="Times New Roman" w:hAnsi="Times New Roman" w:cs="Times New Roman"/>
          <w:i/>
          <w:iCs/>
          <w:color w:val="000000"/>
          <w:sz w:val="24"/>
          <w:szCs w:val="24"/>
        </w:rPr>
        <w:t xml:space="preserve">Psychol. Bull. </w:t>
      </w:r>
      <w:r>
        <w:rPr>
          <w:rFonts w:ascii="Times New Roman" w:eastAsia="Times New Roman" w:hAnsi="Times New Roman" w:cs="Times New Roman"/>
          <w:b/>
          <w:bCs/>
          <w:color w:val="000000"/>
          <w:sz w:val="24"/>
          <w:szCs w:val="24"/>
        </w:rPr>
        <w:t>82</w:t>
      </w:r>
      <w:r>
        <w:rPr>
          <w:rFonts w:ascii="Times New Roman" w:eastAsia="Times New Roman" w:hAnsi="Times New Roman" w:cs="Times New Roman"/>
          <w:color w:val="000000"/>
          <w:sz w:val="24"/>
          <w:szCs w:val="24"/>
        </w:rPr>
        <w:t>, 463-496 (1975). </w:t>
      </w:r>
    </w:p>
    <w:p w14:paraId="00000094"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 E. Mazur. An adjusting procedure for studying delayed reinforcement. In M. L. Commons, J. E. Mazur, J. A. Nevin, &amp; H. Rachlin (Eds.),</w:t>
      </w:r>
      <w:r>
        <w:rPr>
          <w:rFonts w:ascii="Times New Roman" w:eastAsia="Times New Roman" w:hAnsi="Times New Roman" w:cs="Times New Roman"/>
          <w:i/>
          <w:iCs/>
          <w:color w:val="000000"/>
          <w:sz w:val="24"/>
          <w:szCs w:val="24"/>
        </w:rPr>
        <w:t xml:space="preserve"> The effect of delay and of intervening events on reinforcement value</w:t>
      </w:r>
      <w:r>
        <w:rPr>
          <w:rFonts w:ascii="Times New Roman" w:eastAsia="Times New Roman" w:hAnsi="Times New Roman" w:cs="Times New Roman"/>
          <w:color w:val="000000"/>
          <w:sz w:val="24"/>
          <w:szCs w:val="24"/>
        </w:rPr>
        <w:t xml:space="preserve"> (pp. 55–73).  Lawrence Erlbaum Associates, Inc. (1987). </w:t>
      </w:r>
    </w:p>
    <w:p w14:paraId="0000009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 Mischel, E. B. Ebbesen. Attention in Delay of Gratification. </w:t>
      </w:r>
      <w:r>
        <w:rPr>
          <w:rFonts w:ascii="Times New Roman" w:eastAsia="Times New Roman" w:hAnsi="Times New Roman" w:cs="Times New Roman"/>
          <w:i/>
          <w:iCs/>
          <w:color w:val="000000"/>
          <w:sz w:val="24"/>
          <w:szCs w:val="24"/>
        </w:rPr>
        <w:t>J. Pers. Soc.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329-337 (1970).</w:t>
      </w:r>
    </w:p>
    <w:p w14:paraId="00000096" w14:textId="77777777" w:rsidR="00585BFC" w:rsidRDefault="00585BFC">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hyperlink r:id="rId18">
        <w:r>
          <w:rPr>
            <w:rFonts w:ascii="Times New Roman" w:eastAsia="Times New Roman" w:hAnsi="Times New Roman" w:cs="Times New Roman"/>
            <w:color w:val="000000"/>
            <w:sz w:val="24"/>
            <w:szCs w:val="24"/>
          </w:rPr>
          <w:t>A. M. Trevail</w:t>
        </w:r>
      </w:hyperlink>
      <w:r>
        <w:rPr>
          <w:rFonts w:ascii="Times New Roman" w:eastAsia="Times New Roman" w:hAnsi="Times New Roman" w:cs="Times New Roman"/>
          <w:color w:val="000000"/>
          <w:sz w:val="24"/>
          <w:szCs w:val="24"/>
        </w:rPr>
        <w:t xml:space="preserve"> et al., Environmental heterogeneity decreases reproductive success via effects on foraging behaviour, </w:t>
      </w:r>
      <w:r>
        <w:rPr>
          <w:rFonts w:ascii="Times New Roman" w:eastAsia="Times New Roman" w:hAnsi="Times New Roman" w:cs="Times New Roman"/>
          <w:i/>
          <w:iCs/>
          <w:color w:val="000000"/>
          <w:sz w:val="24"/>
          <w:szCs w:val="24"/>
        </w:rPr>
        <w:t>Proc. Biol. 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286</w:t>
      </w:r>
      <w:r>
        <w:rPr>
          <w:rFonts w:ascii="Times New Roman" w:eastAsia="Times New Roman" w:hAnsi="Times New Roman" w:cs="Times New Roman"/>
          <w:color w:val="000000"/>
          <w:sz w:val="24"/>
          <w:szCs w:val="24"/>
        </w:rPr>
        <w:t xml:space="preserve">, 20190795 (2019). </w:t>
      </w:r>
    </w:p>
    <w:p w14:paraId="00000097"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19">
        <w:r>
          <w:rPr>
            <w:rFonts w:ascii="Times New Roman" w:eastAsia="Times New Roman" w:hAnsi="Times New Roman" w:cs="Times New Roman"/>
            <w:color w:val="000000"/>
            <w:sz w:val="24"/>
            <w:szCs w:val="24"/>
          </w:rPr>
          <w:t>J. A. Eccard</w:t>
        </w:r>
      </w:hyperlink>
      <w:r>
        <w:rPr>
          <w:rFonts w:ascii="Times New Roman" w:eastAsia="Times New Roman" w:hAnsi="Times New Roman" w:cs="Times New Roman"/>
          <w:color w:val="000000"/>
          <w:sz w:val="24"/>
          <w:szCs w:val="24"/>
        </w:rPr>
        <w:t>, </w:t>
      </w:r>
      <w:hyperlink r:id="rId20">
        <w:r>
          <w:rPr>
            <w:rFonts w:ascii="Times New Roman" w:eastAsia="Times New Roman" w:hAnsi="Times New Roman" w:cs="Times New Roman"/>
            <w:color w:val="000000"/>
            <w:sz w:val="24"/>
            <w:szCs w:val="24"/>
          </w:rPr>
          <w:t>T. Liesenjohann</w:t>
        </w:r>
      </w:hyperlink>
      <w:r>
        <w:rPr>
          <w:rFonts w:ascii="Times New Roman" w:eastAsia="Times New Roman" w:hAnsi="Times New Roman" w:cs="Times New Roman"/>
          <w:color w:val="000000"/>
          <w:sz w:val="24"/>
          <w:szCs w:val="24"/>
        </w:rPr>
        <w:t>, </w:t>
      </w:r>
      <w:hyperlink r:id="rId21">
        <w:r>
          <w:rPr>
            <w:rFonts w:ascii="Times New Roman" w:eastAsia="Times New Roman" w:hAnsi="Times New Roman" w:cs="Times New Roman"/>
            <w:color w:val="000000"/>
            <w:sz w:val="24"/>
            <w:szCs w:val="24"/>
          </w:rPr>
          <w:t>M. Dammhahn</w:t>
        </w:r>
      </w:hyperlink>
      <w:r>
        <w:rPr>
          <w:rFonts w:ascii="Aptos" w:eastAsia="Aptos" w:hAnsi="Aptos" w:cs="Aptos"/>
          <w:color w:val="000000"/>
          <w:sz w:val="24"/>
          <w:szCs w:val="24"/>
        </w:rPr>
        <w:t>.</w:t>
      </w:r>
      <w:r>
        <w:rPr>
          <w:rFonts w:ascii="Times New Roman" w:eastAsia="Times New Roman" w:hAnsi="Times New Roman" w:cs="Times New Roman"/>
          <w:color w:val="000000"/>
          <w:sz w:val="24"/>
          <w:szCs w:val="24"/>
        </w:rPr>
        <w:t xml:space="preserve"> Among-individual differences in foraging modulate resource exploitation under perceived predation risk. </w:t>
      </w:r>
      <w:r>
        <w:rPr>
          <w:rFonts w:ascii="Times New Roman" w:eastAsia="Times New Roman" w:hAnsi="Times New Roman" w:cs="Times New Roman"/>
          <w:i/>
          <w:iCs/>
          <w:color w:val="000000"/>
          <w:sz w:val="24"/>
          <w:szCs w:val="24"/>
        </w:rPr>
        <w:t>Oecologia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194</w:t>
      </w:r>
      <w:r>
        <w:rPr>
          <w:rFonts w:ascii="Times New Roman" w:eastAsia="Times New Roman" w:hAnsi="Times New Roman" w:cs="Times New Roman"/>
          <w:color w:val="000000"/>
          <w:sz w:val="24"/>
          <w:szCs w:val="24"/>
        </w:rPr>
        <w:t>, 621-634 (2020).</w:t>
      </w:r>
    </w:p>
    <w:p w14:paraId="00000098"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 H. Walker, M. C. Hutchinson, A. B. Potter, J. A. Becker, R. A. Long, R. M. Pringle. Mechanisms of individual variation in large herbivore diets: Roles of spatial heterogeneity and state-dependent foraging. </w:t>
      </w:r>
      <w:r>
        <w:rPr>
          <w:rFonts w:ascii="Times New Roman" w:eastAsia="Times New Roman" w:hAnsi="Times New Roman" w:cs="Times New Roman"/>
          <w:i/>
          <w:iCs/>
          <w:color w:val="000000"/>
          <w:sz w:val="24"/>
          <w:szCs w:val="24"/>
        </w:rPr>
        <w:t>Ecology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104</w:t>
      </w:r>
      <w:r>
        <w:rPr>
          <w:rFonts w:ascii="Times New Roman" w:eastAsia="Times New Roman" w:hAnsi="Times New Roman" w:cs="Times New Roman"/>
          <w:color w:val="000000"/>
          <w:sz w:val="24"/>
          <w:szCs w:val="24"/>
        </w:rPr>
        <w:t>, e3921 (2023).</w:t>
      </w:r>
    </w:p>
    <w:p w14:paraId="00000099"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Keidel K, Rramani Q, Weber B, Murawski C, Ettinger U. Individual Differences in Intertemporal Choice</w:t>
      </w:r>
      <w:r>
        <w:rPr>
          <w:rFonts w:ascii="Times New Roman" w:eastAsia="Times New Roman" w:hAnsi="Times New Roman" w:cs="Times New Roman"/>
          <w:i/>
          <w:iCs/>
          <w:color w:val="000000"/>
          <w:sz w:val="24"/>
          <w:szCs w:val="24"/>
        </w:rPr>
        <w:t>. Front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xml:space="preserve">, 643670 (2021). </w:t>
      </w:r>
    </w:p>
    <w:p w14:paraId="0000009A"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Shamosh NA, Deyoung CG, Green AE, Reis DL, Johnson MR, Conway AR, Engle RW, Braver TS, Gray JR. Individual differences in delay discounting: relation to intelligence, working memory, and anterior prefrontal cortex. Psychol Sci </w:t>
      </w:r>
      <w:r>
        <w:rPr>
          <w:rFonts w:ascii="Times New Roman" w:eastAsia="Times New Roman" w:hAnsi="Times New Roman" w:cs="Times New Roman"/>
          <w:b/>
          <w:bCs/>
          <w:color w:val="000000"/>
          <w:sz w:val="24"/>
          <w:szCs w:val="24"/>
        </w:rPr>
        <w:t>19,</w:t>
      </w:r>
      <w:r>
        <w:rPr>
          <w:rFonts w:ascii="Times New Roman" w:eastAsia="Times New Roman" w:hAnsi="Times New Roman" w:cs="Times New Roman"/>
          <w:color w:val="000000"/>
          <w:sz w:val="24"/>
          <w:szCs w:val="24"/>
        </w:rPr>
        <w:t xml:space="preserve"> 904-911 (2008).</w:t>
      </w:r>
    </w:p>
    <w:p w14:paraId="0000009B"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Lempert KM, Mechanic-Hamilton DJ, Xie L, Wisse LEM, de Flores R, Wang J, Das SR, Yushkevich PA, Wolk DA, Kable JW. Neural and behavioral correlates of episodic memory are associated with temporal discounting in older adults.</w:t>
      </w:r>
      <w:r>
        <w:rPr>
          <w:rFonts w:ascii="Times New Roman" w:eastAsia="Times New Roman" w:hAnsi="Times New Roman" w:cs="Times New Roman"/>
          <w:i/>
          <w:iCs/>
          <w:color w:val="000000"/>
          <w:sz w:val="24"/>
          <w:szCs w:val="24"/>
        </w:rPr>
        <w:t xml:space="preserve"> Neuropsychologia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146</w:t>
      </w:r>
      <w:r>
        <w:rPr>
          <w:rFonts w:ascii="Times New Roman" w:eastAsia="Times New Roman" w:hAnsi="Times New Roman" w:cs="Times New Roman"/>
          <w:color w:val="000000"/>
          <w:sz w:val="24"/>
          <w:szCs w:val="24"/>
        </w:rPr>
        <w:t>, 107549 (2020).</w:t>
      </w:r>
    </w:p>
    <w:p w14:paraId="6F3BC4CA" w14:textId="2AD06C81" w:rsidR="00CF4C65" w:rsidRDefault="00CF4C65">
      <w:pPr>
        <w:numPr>
          <w:ilvl w:val="0"/>
          <w:numId w:val="1"/>
        </w:numPr>
        <w:pBdr>
          <w:top w:val="nil"/>
          <w:left w:val="nil"/>
          <w:bottom w:val="nil"/>
          <w:right w:val="nil"/>
          <w:between w:val="nil"/>
        </w:pBdr>
        <w:tabs>
          <w:tab w:val="left" w:pos="3043"/>
        </w:tabs>
        <w:spacing w:after="0" w:line="480" w:lineRule="auto"/>
        <w:rPr>
          <w:ins w:id="488" w:author="Rossella Falcone" w:date="2026-08-11T16:26:00Z" w16du:dateUtc="2026-08-11T20:26:00Z"/>
          <w:rFonts w:ascii="Times New Roman" w:eastAsia="Times New Roman" w:hAnsi="Times New Roman" w:cs="Times New Roman"/>
          <w:color w:val="000000"/>
          <w:sz w:val="24"/>
          <w:szCs w:val="24"/>
        </w:rPr>
      </w:pPr>
      <w:ins w:id="489" w:author="Rossella Falcone" w:date="2026-08-11T16:26:00Z" w16du:dateUtc="2026-08-11T20:26:00Z">
        <w:r w:rsidRPr="00CF4C65">
          <w:rPr>
            <w:rFonts w:ascii="Times New Roman" w:eastAsia="Times New Roman" w:hAnsi="Times New Roman" w:cs="Times New Roman"/>
            <w:color w:val="000000"/>
            <w:sz w:val="24"/>
            <w:szCs w:val="24"/>
          </w:rPr>
          <w:t>Sadeghiyeh H, Wang S, Alberhasky</w:t>
        </w:r>
        <w:r>
          <w:rPr>
            <w:rFonts w:ascii="Times New Roman" w:eastAsia="Times New Roman" w:hAnsi="Times New Roman" w:cs="Times New Roman"/>
            <w:color w:val="000000"/>
            <w:sz w:val="24"/>
            <w:szCs w:val="24"/>
          </w:rPr>
          <w:t xml:space="preserve"> </w:t>
        </w:r>
        <w:r w:rsidRPr="00CF4C65">
          <w:rPr>
            <w:rFonts w:ascii="Times New Roman" w:eastAsia="Times New Roman" w:hAnsi="Times New Roman" w:cs="Times New Roman"/>
            <w:color w:val="000000"/>
            <w:sz w:val="24"/>
            <w:szCs w:val="24"/>
          </w:rPr>
          <w:t>MR. </w:t>
        </w:r>
        <w:r w:rsidRPr="00CF4C65">
          <w:rPr>
            <w:rFonts w:ascii="Times New Roman" w:eastAsia="Times New Roman" w:hAnsi="Times New Roman" w:cs="Times New Roman"/>
            <w:i/>
            <w:iCs/>
            <w:color w:val="000000"/>
            <w:sz w:val="24"/>
            <w:szCs w:val="24"/>
          </w:rPr>
          <w:t>et al.</w:t>
        </w:r>
        <w:r w:rsidRPr="00CF4C65">
          <w:rPr>
            <w:rFonts w:ascii="Times New Roman" w:eastAsia="Times New Roman" w:hAnsi="Times New Roman" w:cs="Times New Roman"/>
            <w:color w:val="000000"/>
            <w:sz w:val="24"/>
            <w:szCs w:val="24"/>
          </w:rPr>
          <w:t> Temporal discounting correlates with directed exploration but not with random exploration. </w:t>
        </w:r>
        <w:r w:rsidRPr="00CF4C65">
          <w:rPr>
            <w:rFonts w:ascii="Times New Roman" w:eastAsia="Times New Roman" w:hAnsi="Times New Roman" w:cs="Times New Roman"/>
            <w:i/>
            <w:iCs/>
            <w:color w:val="000000"/>
            <w:sz w:val="24"/>
            <w:szCs w:val="24"/>
          </w:rPr>
          <w:t>Sci Rep</w:t>
        </w:r>
        <w:r w:rsidRPr="00CF4C65">
          <w:rPr>
            <w:rFonts w:ascii="Times New Roman" w:eastAsia="Times New Roman" w:hAnsi="Times New Roman" w:cs="Times New Roman"/>
            <w:color w:val="000000"/>
            <w:sz w:val="24"/>
            <w:szCs w:val="24"/>
          </w:rPr>
          <w:t> </w:t>
        </w:r>
        <w:r w:rsidRPr="00CF4C65">
          <w:rPr>
            <w:rFonts w:ascii="Times New Roman" w:eastAsia="Times New Roman" w:hAnsi="Times New Roman" w:cs="Times New Roman"/>
            <w:b/>
            <w:bCs/>
            <w:color w:val="000000"/>
            <w:sz w:val="24"/>
            <w:szCs w:val="24"/>
          </w:rPr>
          <w:t>10</w:t>
        </w:r>
        <w:r w:rsidRPr="00CF4C65">
          <w:rPr>
            <w:rFonts w:ascii="Times New Roman" w:eastAsia="Times New Roman" w:hAnsi="Times New Roman" w:cs="Times New Roman"/>
            <w:color w:val="000000"/>
            <w:sz w:val="24"/>
            <w:szCs w:val="24"/>
          </w:rPr>
          <w:t>, 4020 (2020).</w:t>
        </w:r>
      </w:ins>
    </w:p>
    <w:p w14:paraId="0000009C"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Felton JW, Kahn G, Johnson J, Ali H, Saleh S, Habib N, Maher B, Strickland JC, Cheong J, Yi R, Rabinowitz JA. A systematic review and meta-analysis of the impact of environmental disadvantage on youth delayed reward discounting. </w:t>
      </w:r>
      <w:r>
        <w:rPr>
          <w:rFonts w:ascii="Times New Roman" w:eastAsia="Times New Roman" w:hAnsi="Times New Roman" w:cs="Times New Roman"/>
          <w:i/>
          <w:iCs/>
          <w:color w:val="000000"/>
          <w:sz w:val="24"/>
          <w:szCs w:val="24"/>
        </w:rPr>
        <w:t xml:space="preserve">Dev Psychopathol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1-16. (2025).</w:t>
      </w:r>
    </w:p>
    <w:p w14:paraId="0000009D"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Downey H, Haynes JM, Johnson HM, Odum AL. Deprivation Has Inconsistent Effects on Delay Discounting: A Review. </w:t>
      </w:r>
      <w:r>
        <w:rPr>
          <w:rFonts w:ascii="Times New Roman" w:eastAsia="Times New Roman" w:hAnsi="Times New Roman" w:cs="Times New Roman"/>
          <w:i/>
          <w:iCs/>
          <w:color w:val="000000"/>
          <w:sz w:val="24"/>
          <w:szCs w:val="24"/>
        </w:rPr>
        <w:t>Front Behav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787322 (2022). </w:t>
      </w:r>
    </w:p>
    <w:p w14:paraId="0000009E"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Han X, Wang Y, Mu Y. The impact of pandemic threats on intertemporal choices in Chinese and Americans. Sci Rep </w:t>
      </w:r>
      <w:r>
        <w:rPr>
          <w:rFonts w:ascii="Times New Roman" w:eastAsia="Times New Roman" w:hAnsi="Times New Roman" w:cs="Times New Roman"/>
          <w:b/>
          <w:bCs/>
          <w:color w:val="000000"/>
          <w:sz w:val="24"/>
          <w:szCs w:val="24"/>
        </w:rPr>
        <w:t>14</w:t>
      </w:r>
      <w:r>
        <w:rPr>
          <w:rFonts w:ascii="Times New Roman" w:eastAsia="Times New Roman" w:hAnsi="Times New Roman" w:cs="Times New Roman"/>
          <w:color w:val="000000"/>
          <w:sz w:val="24"/>
          <w:szCs w:val="24"/>
        </w:rPr>
        <w:t>, 25672 (2024). </w:t>
      </w:r>
    </w:p>
    <w:p w14:paraId="0000009F"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Bickel WK, Yi R, Kowal BP, Gatchalian KM. Cigarette smokers discount past and future rewards symmetrically and more than controls: is discounting a measure of impulsivity? </w:t>
      </w:r>
      <w:r>
        <w:rPr>
          <w:rFonts w:ascii="Times New Roman" w:eastAsia="Times New Roman" w:hAnsi="Times New Roman" w:cs="Times New Roman"/>
          <w:i/>
          <w:iCs/>
          <w:color w:val="000000"/>
          <w:sz w:val="24"/>
          <w:szCs w:val="24"/>
        </w:rPr>
        <w:t>Drug Alcohol Depend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96</w:t>
      </w:r>
      <w:r>
        <w:rPr>
          <w:rFonts w:ascii="Times New Roman" w:eastAsia="Times New Roman" w:hAnsi="Times New Roman" w:cs="Times New Roman"/>
          <w:color w:val="000000"/>
          <w:sz w:val="24"/>
          <w:szCs w:val="24"/>
        </w:rPr>
        <w:t>, 256-262 (2008).</w:t>
      </w:r>
    </w:p>
    <w:p w14:paraId="000000A0"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Vuchinich RE, Simpson CA. Hyperbolic temporal discounting in social drinkers and problem drinkers. </w:t>
      </w:r>
      <w:r>
        <w:rPr>
          <w:rFonts w:ascii="Times New Roman" w:eastAsia="Times New Roman" w:hAnsi="Times New Roman" w:cs="Times New Roman"/>
          <w:i/>
          <w:iCs/>
          <w:color w:val="000000"/>
          <w:sz w:val="24"/>
          <w:szCs w:val="24"/>
        </w:rPr>
        <w:t>Exp Clin Psychopharmacol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w:t>
      </w:r>
      <w:r>
        <w:rPr>
          <w:rFonts w:ascii="Times New Roman" w:eastAsia="Times New Roman" w:hAnsi="Times New Roman" w:cs="Times New Roman"/>
          <w:color w:val="000000"/>
          <w:sz w:val="24"/>
          <w:szCs w:val="24"/>
        </w:rPr>
        <w:t>, 292-305 (1998). </w:t>
      </w:r>
    </w:p>
    <w:p w14:paraId="000000A1"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Reynolds B. A review of delay-discounting research with humans: relations to drug use and gambling. </w:t>
      </w:r>
      <w:r>
        <w:rPr>
          <w:rFonts w:ascii="Times New Roman" w:eastAsia="Times New Roman" w:hAnsi="Times New Roman" w:cs="Times New Roman"/>
          <w:i/>
          <w:iCs/>
          <w:color w:val="000000"/>
          <w:sz w:val="24"/>
          <w:szCs w:val="24"/>
        </w:rPr>
        <w:t>Behav 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17</w:t>
      </w:r>
      <w:r>
        <w:rPr>
          <w:rFonts w:ascii="Times New Roman" w:eastAsia="Times New Roman" w:hAnsi="Times New Roman" w:cs="Times New Roman"/>
          <w:color w:val="000000"/>
          <w:sz w:val="24"/>
          <w:szCs w:val="24"/>
        </w:rPr>
        <w:t>, 651-667 (2006).</w:t>
      </w:r>
    </w:p>
    <w:p w14:paraId="000000A2"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MacKillop J, Amlung MT, Few LR, Ray LA, Sweet LH, Munafò MR. Delayed reward discounting and addictive behavior: a meta-analysis. </w:t>
      </w:r>
      <w:r>
        <w:rPr>
          <w:rFonts w:ascii="Times New Roman" w:eastAsia="Times New Roman" w:hAnsi="Times New Roman" w:cs="Times New Roman"/>
          <w:i/>
          <w:iCs/>
          <w:color w:val="000000"/>
          <w:sz w:val="24"/>
          <w:szCs w:val="24"/>
        </w:rPr>
        <w:t>Psychopharmacology (Berl)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216</w:t>
      </w:r>
      <w:r>
        <w:rPr>
          <w:rFonts w:ascii="Times New Roman" w:eastAsia="Times New Roman" w:hAnsi="Times New Roman" w:cs="Times New Roman"/>
          <w:color w:val="000000"/>
          <w:sz w:val="24"/>
          <w:szCs w:val="24"/>
        </w:rPr>
        <w:t>, 305-321 (2011). </w:t>
      </w:r>
    </w:p>
    <w:p w14:paraId="000000A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Kim, J. Hwang, D. Lee, Prefrontal coding of temporally discounted values during intertemporal choice. </w:t>
      </w:r>
      <w:r>
        <w:rPr>
          <w:rFonts w:ascii="Times New Roman" w:eastAsia="Times New Roman" w:hAnsi="Times New Roman" w:cs="Times New Roman"/>
          <w:i/>
          <w:iCs/>
          <w:color w:val="000000"/>
          <w:sz w:val="24"/>
          <w:szCs w:val="24"/>
        </w:rPr>
        <w:t>Neuron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59</w:t>
      </w:r>
      <w:r>
        <w:rPr>
          <w:rFonts w:ascii="Times New Roman" w:eastAsia="Times New Roman" w:hAnsi="Times New Roman" w:cs="Times New Roman"/>
          <w:color w:val="000000"/>
          <w:sz w:val="24"/>
          <w:szCs w:val="24"/>
        </w:rPr>
        <w:t xml:space="preserve">, 161-172 (2008). </w:t>
      </w:r>
    </w:p>
    <w:p w14:paraId="000000A4"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22">
        <w:r>
          <w:rPr>
            <w:rFonts w:ascii="Times New Roman" w:eastAsia="Times New Roman" w:hAnsi="Times New Roman" w:cs="Times New Roman"/>
            <w:color w:val="000000"/>
            <w:sz w:val="24"/>
            <w:szCs w:val="24"/>
          </w:rPr>
          <w:t>S. Wang</w:t>
        </w:r>
      </w:hyperlink>
      <w:r>
        <w:rPr>
          <w:rFonts w:ascii="Times New Roman" w:eastAsia="Times New Roman" w:hAnsi="Times New Roman" w:cs="Times New Roman"/>
          <w:color w:val="000000"/>
          <w:sz w:val="24"/>
          <w:szCs w:val="24"/>
          <w:vertAlign w:val="superscript"/>
        </w:rPr>
        <w:t> </w:t>
      </w:r>
      <w:hyperlink r:id="rId23"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 </w:t>
      </w:r>
      <w:hyperlink r:id="rId24">
        <w:r>
          <w:rPr>
            <w:rFonts w:ascii="Times New Roman" w:eastAsia="Times New Roman" w:hAnsi="Times New Roman" w:cs="Times New Roman"/>
            <w:color w:val="000000"/>
            <w:sz w:val="24"/>
            <w:szCs w:val="24"/>
          </w:rPr>
          <w:t>R. Falcone</w:t>
        </w:r>
      </w:hyperlink>
      <w:r>
        <w:rPr>
          <w:rFonts w:ascii="Times New Roman" w:eastAsia="Times New Roman" w:hAnsi="Times New Roman" w:cs="Times New Roman"/>
          <w:color w:val="000000"/>
          <w:sz w:val="24"/>
          <w:szCs w:val="24"/>
          <w:vertAlign w:val="superscript"/>
        </w:rPr>
        <w:t> </w:t>
      </w:r>
      <w:hyperlink r:id="rId25"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6">
        <w:r>
          <w:rPr>
            <w:rFonts w:ascii="Times New Roman" w:eastAsia="Times New Roman" w:hAnsi="Times New Roman" w:cs="Times New Roman"/>
            <w:color w:val="000000"/>
            <w:sz w:val="24"/>
            <w:szCs w:val="24"/>
          </w:rPr>
          <w:t>B. Richmond</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7">
        <w:r>
          <w:rPr>
            <w:rFonts w:ascii="Times New Roman" w:eastAsia="Times New Roman" w:hAnsi="Times New Roman" w:cs="Times New Roman"/>
            <w:color w:val="000000"/>
            <w:sz w:val="24"/>
            <w:szCs w:val="24"/>
          </w:rPr>
          <w:t>B. B. Averbeck</w:t>
        </w:r>
      </w:hyperlink>
      <w:r>
        <w:rPr>
          <w:rFonts w:ascii="Times New Roman" w:eastAsia="Times New Roman" w:hAnsi="Times New Roman" w:cs="Times New Roman"/>
          <w:color w:val="000000"/>
          <w:sz w:val="24"/>
          <w:szCs w:val="24"/>
        </w:rPr>
        <w:t xml:space="preserve">, Attractor dynamics reflect decision confidence in macaque prefrontal cortex. </w:t>
      </w:r>
      <w:r>
        <w:rPr>
          <w:rFonts w:ascii="Times New Roman" w:eastAsia="Times New Roman" w:hAnsi="Times New Roman" w:cs="Times New Roman"/>
          <w:i/>
          <w:iCs/>
          <w:color w:val="000000"/>
          <w:sz w:val="24"/>
          <w:szCs w:val="24"/>
        </w:rPr>
        <w:t>Nat.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26</w:t>
      </w:r>
      <w:r>
        <w:rPr>
          <w:rFonts w:ascii="Times New Roman" w:eastAsia="Times New Roman" w:hAnsi="Times New Roman" w:cs="Times New Roman"/>
          <w:color w:val="000000"/>
          <w:sz w:val="24"/>
          <w:szCs w:val="24"/>
        </w:rPr>
        <w:t xml:space="preserve">, 1970-1980 (2023). </w:t>
      </w:r>
      <w:hyperlink r:id="rId28"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Equal contribution.</w:t>
      </w:r>
    </w:p>
    <w:p w14:paraId="000000A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M. McClure, D. I. Laibson, G. Loewenstein, J. D. Cohen, Separate neural systems value immediate and delayed monetary rewards. </w:t>
      </w:r>
      <w:r>
        <w:rPr>
          <w:rFonts w:ascii="Times New Roman" w:eastAsia="Times New Roman" w:hAnsi="Times New Roman" w:cs="Times New Roman"/>
          <w:i/>
          <w:iCs/>
          <w:color w:val="000000"/>
          <w:sz w:val="24"/>
          <w:szCs w:val="24"/>
        </w:rPr>
        <w:t>Science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306</w:t>
      </w:r>
      <w:r>
        <w:rPr>
          <w:rFonts w:ascii="Times New Roman" w:eastAsia="Times New Roman" w:hAnsi="Times New Roman" w:cs="Times New Roman"/>
          <w:color w:val="000000"/>
          <w:sz w:val="24"/>
          <w:szCs w:val="24"/>
        </w:rPr>
        <w:t>, 503-507 (2004).</w:t>
      </w:r>
    </w:p>
    <w:p w14:paraId="0686391F" w14:textId="54F3270A" w:rsidR="00D66FA8" w:rsidRPr="0006487B" w:rsidRDefault="00000000" w:rsidP="00D66FA8">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 Tanaka, K. Doya, G. Okada, K. Ueda, Y. Okamoto, S. Yamawaki, Prediction of </w:t>
      </w:r>
      <w:r w:rsidRPr="0006487B">
        <w:rPr>
          <w:rFonts w:ascii="Times New Roman" w:eastAsia="Times New Roman" w:hAnsi="Times New Roman" w:cs="Times New Roman"/>
          <w:color w:val="000000"/>
          <w:sz w:val="24"/>
          <w:szCs w:val="24"/>
        </w:rPr>
        <w:t xml:space="preserve">immediate and future rewards differentially recruits cortico-basal ganglia loops. </w:t>
      </w:r>
      <w:r w:rsidRPr="0006487B">
        <w:rPr>
          <w:rFonts w:ascii="Times New Roman" w:eastAsia="Times New Roman" w:hAnsi="Times New Roman" w:cs="Times New Roman"/>
          <w:i/>
          <w:iCs/>
          <w:color w:val="000000"/>
          <w:sz w:val="24"/>
          <w:szCs w:val="24"/>
        </w:rPr>
        <w:t>Nat. Neurosci.</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7</w:t>
      </w:r>
      <w:r w:rsidRPr="0006487B">
        <w:rPr>
          <w:rFonts w:ascii="Times New Roman" w:eastAsia="Times New Roman" w:hAnsi="Times New Roman" w:cs="Times New Roman"/>
          <w:color w:val="000000"/>
          <w:sz w:val="24"/>
          <w:szCs w:val="24"/>
        </w:rPr>
        <w:t>, 887- 893 (2004).</w:t>
      </w:r>
    </w:p>
    <w:p w14:paraId="7B86030F" w14:textId="2CA9A0E4" w:rsidR="0006487B" w:rsidRPr="0006487B" w:rsidRDefault="0006487B" w:rsidP="0006487B">
      <w:pPr>
        <w:numPr>
          <w:ilvl w:val="0"/>
          <w:numId w:val="1"/>
        </w:numPr>
        <w:pBdr>
          <w:top w:val="nil"/>
          <w:left w:val="nil"/>
          <w:bottom w:val="nil"/>
          <w:right w:val="nil"/>
          <w:between w:val="nil"/>
        </w:pBdr>
        <w:spacing w:after="0" w:line="480" w:lineRule="auto"/>
        <w:rPr>
          <w:ins w:id="490" w:author="Rossella Falcone" w:date="2026-08-11T16:26:00Z" w16du:dateUtc="2026-08-11T20:26:00Z"/>
          <w:rFonts w:ascii="Times New Roman" w:eastAsia="Times New Roman" w:hAnsi="Times New Roman" w:cs="Times New Roman"/>
          <w:color w:val="000000"/>
          <w:sz w:val="24"/>
          <w:szCs w:val="24"/>
        </w:rPr>
      </w:pPr>
      <w:ins w:id="491" w:author="Rossella Falcone" w:date="2026-08-11T16:26:00Z" w16du:dateUtc="2026-08-11T20:26:00Z">
        <w:r w:rsidRPr="0006487B">
          <w:rPr>
            <w:rFonts w:ascii="Times New Roman" w:eastAsia="Times New Roman" w:hAnsi="Times New Roman" w:cs="Times New Roman"/>
            <w:color w:val="000000"/>
            <w:sz w:val="24"/>
            <w:szCs w:val="24"/>
          </w:rPr>
          <w:lastRenderedPageBreak/>
          <w:t>Chiang FK, Wallis JD, Rich</w:t>
        </w:r>
        <w:r>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color w:val="000000"/>
            <w:sz w:val="24"/>
            <w:szCs w:val="24"/>
          </w:rPr>
          <w:t>EL. Cognitive strategies shift information from single neurons to populations in prefrontal cortex. </w:t>
        </w:r>
        <w:r w:rsidRPr="0006487B">
          <w:rPr>
            <w:rFonts w:ascii="Times New Roman" w:eastAsia="Times New Roman" w:hAnsi="Times New Roman" w:cs="Times New Roman"/>
            <w:i/>
            <w:iCs/>
            <w:color w:val="000000"/>
            <w:sz w:val="24"/>
            <w:szCs w:val="24"/>
          </w:rPr>
          <w:t>Neuron</w:t>
        </w:r>
        <w:r w:rsidRPr="0006487B">
          <w:rPr>
            <w:rFonts w:ascii="Times New Roman" w:eastAsia="Times New Roman" w:hAnsi="Times New Roman" w:cs="Times New Roman"/>
            <w:color w:val="000000"/>
            <w:sz w:val="24"/>
            <w:szCs w:val="24"/>
          </w:rPr>
          <w:t> 2022 Feb 16;110(4):709-721.e4</w:t>
        </w:r>
      </w:ins>
    </w:p>
    <w:p w14:paraId="000000A7"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E. Koechlin, C. Ody, F. Kouneiher, The architecture of cognitive control in the human prefrontal cortex. </w:t>
      </w:r>
      <w:r w:rsidRPr="0006487B">
        <w:rPr>
          <w:rFonts w:ascii="Times New Roman" w:eastAsia="Times New Roman" w:hAnsi="Times New Roman" w:cs="Times New Roman"/>
          <w:i/>
          <w:iCs/>
          <w:color w:val="000000"/>
          <w:sz w:val="24"/>
          <w:szCs w:val="24"/>
        </w:rPr>
        <w:t>Science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302</w:t>
      </w:r>
      <w:r w:rsidRPr="0006487B">
        <w:rPr>
          <w:rFonts w:ascii="Times New Roman" w:eastAsia="Times New Roman" w:hAnsi="Times New Roman" w:cs="Times New Roman"/>
          <w:color w:val="000000"/>
          <w:sz w:val="24"/>
          <w:szCs w:val="24"/>
        </w:rPr>
        <w:t>, 1181-1185 (2003).</w:t>
      </w:r>
    </w:p>
    <w:p w14:paraId="000000A8" w14:textId="77777777" w:rsidR="00585BFC" w:rsidRPr="0006487B" w:rsidRDefault="00000000" w:rsidP="004342BE">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M. Rigotti, O. Barak, M. R. Warden, X.-J. Wang, N. D. Daw, E. K. Miller, S. Fusi, The importance of mixed selectivity in complex cognitive tasks. </w:t>
      </w:r>
      <w:r w:rsidRPr="0006487B">
        <w:rPr>
          <w:rFonts w:ascii="Times New Roman" w:eastAsia="Times New Roman" w:hAnsi="Times New Roman" w:cs="Times New Roman"/>
          <w:i/>
          <w:iCs/>
          <w:color w:val="000000"/>
          <w:sz w:val="24"/>
          <w:szCs w:val="24"/>
        </w:rPr>
        <w:t>Nature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497</w:t>
      </w:r>
      <w:r w:rsidRPr="0006487B">
        <w:rPr>
          <w:rFonts w:ascii="Times New Roman" w:eastAsia="Times New Roman" w:hAnsi="Times New Roman" w:cs="Times New Roman"/>
          <w:color w:val="000000"/>
          <w:sz w:val="24"/>
          <w:szCs w:val="24"/>
        </w:rPr>
        <w:t xml:space="preserve">, 585-590 (2013). </w:t>
      </w:r>
    </w:p>
    <w:p w14:paraId="000000A9"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E. K. Miller, J. D. Cohen, An integrative theory of prefrontal cortex function. </w:t>
      </w:r>
      <w:r w:rsidRPr="0006487B">
        <w:rPr>
          <w:rFonts w:ascii="Times New Roman" w:eastAsia="Times New Roman" w:hAnsi="Times New Roman" w:cs="Times New Roman"/>
          <w:i/>
          <w:iCs/>
          <w:color w:val="000000"/>
          <w:sz w:val="24"/>
          <w:szCs w:val="24"/>
        </w:rPr>
        <w:t>Annu. Rev. Neurosci.</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24</w:t>
      </w:r>
      <w:r w:rsidRPr="0006487B">
        <w:rPr>
          <w:rFonts w:ascii="Times New Roman" w:eastAsia="Times New Roman" w:hAnsi="Times New Roman" w:cs="Times New Roman"/>
          <w:color w:val="000000"/>
          <w:sz w:val="24"/>
          <w:szCs w:val="24"/>
        </w:rPr>
        <w:t>, 167-202 (2001).</w:t>
      </w:r>
    </w:p>
    <w:p w14:paraId="000000AA"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Tremblay S, Doucet G, Pieper F, Sachs A, Martinez-Trujillo J. Single-Trial Decoding of Visual Attention from Local Field Potentials in the Primate Lateral Prefrontal Cortex Is Frequency-Dependent</w:t>
      </w:r>
      <w:r w:rsidRPr="0006487B">
        <w:rPr>
          <w:rFonts w:ascii="Times New Roman" w:eastAsia="Times New Roman" w:hAnsi="Times New Roman" w:cs="Times New Roman"/>
          <w:i/>
          <w:iCs/>
          <w:color w:val="000000"/>
          <w:sz w:val="24"/>
          <w:szCs w:val="24"/>
        </w:rPr>
        <w:t>. J Neurosci</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35</w:t>
      </w:r>
      <w:r w:rsidRPr="0006487B">
        <w:rPr>
          <w:rFonts w:ascii="Times New Roman" w:eastAsia="Times New Roman" w:hAnsi="Times New Roman" w:cs="Times New Roman"/>
          <w:color w:val="000000"/>
          <w:sz w:val="24"/>
          <w:szCs w:val="24"/>
        </w:rPr>
        <w:t>, 9038-9049 (2015).</w:t>
      </w:r>
    </w:p>
    <w:p w14:paraId="000000AB"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Di Bello F, Ceccarelli F, Messinger A, Genovesio A. Endogenous and exogenous attentional interplay through mixed prefrontal cortex resources. </w:t>
      </w:r>
      <w:r w:rsidRPr="0006487B">
        <w:rPr>
          <w:rFonts w:ascii="Times New Roman" w:eastAsia="Times New Roman" w:hAnsi="Times New Roman" w:cs="Times New Roman"/>
          <w:i/>
          <w:iCs/>
          <w:color w:val="000000"/>
          <w:sz w:val="24"/>
          <w:szCs w:val="24"/>
        </w:rPr>
        <w:t>Curr Biol</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35</w:t>
      </w:r>
      <w:r w:rsidRPr="0006487B">
        <w:rPr>
          <w:rFonts w:ascii="Times New Roman" w:eastAsia="Times New Roman" w:hAnsi="Times New Roman" w:cs="Times New Roman"/>
          <w:color w:val="000000"/>
          <w:sz w:val="24"/>
          <w:szCs w:val="24"/>
        </w:rPr>
        <w:t>, 3825-3838.e3 (2025).</w:t>
      </w:r>
    </w:p>
    <w:p w14:paraId="000000AC"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R. Cools, M. D' Esposito, Inverted-U–shaped dopamine actions on human working memory and cognitive control. </w:t>
      </w:r>
      <w:r w:rsidRPr="0006487B">
        <w:rPr>
          <w:rFonts w:ascii="Times New Roman" w:eastAsia="Times New Roman" w:hAnsi="Times New Roman" w:cs="Times New Roman"/>
          <w:i/>
          <w:iCs/>
          <w:color w:val="000000"/>
          <w:sz w:val="24"/>
          <w:szCs w:val="24"/>
        </w:rPr>
        <w:t>Biol. Psychiatry</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69</w:t>
      </w:r>
      <w:r w:rsidRPr="0006487B">
        <w:rPr>
          <w:rFonts w:ascii="Times New Roman" w:eastAsia="Times New Roman" w:hAnsi="Times New Roman" w:cs="Times New Roman"/>
          <w:color w:val="000000"/>
          <w:sz w:val="24"/>
          <w:szCs w:val="24"/>
        </w:rPr>
        <w:t>, e113-e125 (2011).</w:t>
      </w:r>
    </w:p>
    <w:p w14:paraId="000000AD"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N. D. Daw, S. J. Gershman, B. Seymour, P. Dayan, R. J. Dolan, Model-based influences on humans’ choices and striatal prediction errors. </w:t>
      </w:r>
      <w:r w:rsidRPr="0006487B">
        <w:rPr>
          <w:rFonts w:ascii="Times New Roman" w:eastAsia="Times New Roman" w:hAnsi="Times New Roman" w:cs="Times New Roman"/>
          <w:i/>
          <w:iCs/>
          <w:color w:val="000000"/>
          <w:sz w:val="24"/>
          <w:szCs w:val="24"/>
        </w:rPr>
        <w:t>Neuron</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69</w:t>
      </w:r>
      <w:r w:rsidRPr="0006487B">
        <w:rPr>
          <w:rFonts w:ascii="Times New Roman" w:eastAsia="Times New Roman" w:hAnsi="Times New Roman" w:cs="Times New Roman"/>
          <w:color w:val="000000"/>
          <w:sz w:val="24"/>
          <w:szCs w:val="24"/>
        </w:rPr>
        <w:t>, 1204-1215 (2011).</w:t>
      </w:r>
    </w:p>
    <w:p w14:paraId="000000AE"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V. Voon, et al., Disorders of compulsivity: A common bias towards learning habits. </w:t>
      </w:r>
      <w:r w:rsidRPr="0006487B">
        <w:rPr>
          <w:rFonts w:ascii="Times New Roman" w:eastAsia="Times New Roman" w:hAnsi="Times New Roman" w:cs="Times New Roman"/>
          <w:i/>
          <w:iCs/>
          <w:color w:val="000000"/>
          <w:sz w:val="24"/>
          <w:szCs w:val="24"/>
        </w:rPr>
        <w:t>Mol. Psychiatry</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20</w:t>
      </w:r>
      <w:r w:rsidRPr="0006487B">
        <w:rPr>
          <w:rFonts w:ascii="Times New Roman" w:eastAsia="Times New Roman" w:hAnsi="Times New Roman" w:cs="Times New Roman"/>
          <w:color w:val="000000"/>
          <w:sz w:val="24"/>
          <w:szCs w:val="24"/>
        </w:rPr>
        <w:t>, 345-352 (2015).</w:t>
      </w:r>
    </w:p>
    <w:p w14:paraId="000000AF"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C. M. Gillan, M. Kosinski, R. Whelan, E. A. Phelps, N. D. Daw, Characterizing a psychiatric symptom dimension related to deficits in goal-directed control. </w:t>
      </w:r>
      <w:r w:rsidRPr="0006487B">
        <w:rPr>
          <w:rFonts w:ascii="Times New Roman" w:eastAsia="Times New Roman" w:hAnsi="Times New Roman" w:cs="Times New Roman"/>
          <w:i/>
          <w:iCs/>
          <w:color w:val="000000"/>
          <w:sz w:val="24"/>
          <w:szCs w:val="24"/>
        </w:rPr>
        <w:t>eLife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5</w:t>
      </w:r>
      <w:r w:rsidRPr="0006487B">
        <w:rPr>
          <w:rFonts w:ascii="Times New Roman" w:eastAsia="Times New Roman" w:hAnsi="Times New Roman" w:cs="Times New Roman"/>
          <w:color w:val="000000"/>
          <w:sz w:val="24"/>
          <w:szCs w:val="24"/>
        </w:rPr>
        <w:t>, e11305 (2016).</w:t>
      </w:r>
    </w:p>
    <w:p w14:paraId="000000B0"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lastRenderedPageBreak/>
        <w:t xml:space="preserve">Pagan M, Tang VD, Aoi MC, Pillow JW, Mante V, Sussillo D, Brody CD. Individual variability of neural computations underlying flexible decisions. Nature </w:t>
      </w:r>
      <w:r w:rsidRPr="0006487B">
        <w:rPr>
          <w:rFonts w:ascii="Times New Roman" w:eastAsia="Times New Roman" w:hAnsi="Times New Roman" w:cs="Times New Roman"/>
          <w:b/>
          <w:bCs/>
          <w:color w:val="000000"/>
          <w:sz w:val="24"/>
          <w:szCs w:val="24"/>
        </w:rPr>
        <w:t>639</w:t>
      </w:r>
      <w:r w:rsidRPr="0006487B">
        <w:rPr>
          <w:rFonts w:ascii="Times New Roman" w:eastAsia="Times New Roman" w:hAnsi="Times New Roman" w:cs="Times New Roman"/>
          <w:color w:val="000000"/>
          <w:sz w:val="24"/>
          <w:szCs w:val="24"/>
        </w:rPr>
        <w:t>, 421-429 (2025). </w:t>
      </w:r>
    </w:p>
    <w:p w14:paraId="000000B1"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Fascianelli V, Battista A, Stefanini F, Tsujimoto S, Genovesio A, Fusi S. Neural representational geometries reflect behavioral differences in monkeys and recurrent neural networks. </w:t>
      </w:r>
      <w:r w:rsidRPr="0006487B">
        <w:rPr>
          <w:rFonts w:ascii="Times New Roman" w:eastAsia="Times New Roman" w:hAnsi="Times New Roman" w:cs="Times New Roman"/>
          <w:i/>
          <w:iCs/>
          <w:color w:val="000000"/>
          <w:sz w:val="24"/>
          <w:szCs w:val="24"/>
        </w:rPr>
        <w:t>Nat Commun</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15</w:t>
      </w:r>
      <w:r w:rsidRPr="0006487B">
        <w:rPr>
          <w:rFonts w:ascii="Times New Roman" w:eastAsia="Times New Roman" w:hAnsi="Times New Roman" w:cs="Times New Roman"/>
          <w:color w:val="000000"/>
          <w:sz w:val="24"/>
          <w:szCs w:val="24"/>
        </w:rPr>
        <w:t>, 6479 (2024). </w:t>
      </w:r>
    </w:p>
    <w:p w14:paraId="000000B2"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A. V. Jr. Hays, B. J. Richmond, L. M. Optican, A UNIX-based multiple process system for real-time data acquisition and control. WESCON Conference Proceeding, pp 2/1–1 to 2/1–10. OSTI ID: 5213621 (1982).</w:t>
      </w:r>
    </w:p>
    <w:p w14:paraId="000000B3"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S. Olejnik, J. Algina, Generalized Eta and Omega Squared Statistics: Measures of Effect Size for Some Common Research Designs. </w:t>
      </w:r>
      <w:r w:rsidRPr="0006487B">
        <w:rPr>
          <w:rFonts w:ascii="Times New Roman" w:eastAsia="Times New Roman" w:hAnsi="Times New Roman" w:cs="Times New Roman"/>
          <w:i/>
          <w:iCs/>
          <w:color w:val="000000"/>
          <w:sz w:val="24"/>
          <w:szCs w:val="24"/>
        </w:rPr>
        <w:t xml:space="preserve">Psychol. Methods </w:t>
      </w:r>
      <w:r w:rsidRPr="0006487B">
        <w:rPr>
          <w:rFonts w:ascii="Times New Roman" w:eastAsia="Times New Roman" w:hAnsi="Times New Roman" w:cs="Times New Roman"/>
          <w:b/>
          <w:bCs/>
          <w:color w:val="000000"/>
          <w:sz w:val="24"/>
          <w:szCs w:val="24"/>
        </w:rPr>
        <w:t>8</w:t>
      </w:r>
      <w:r w:rsidRPr="0006487B">
        <w:rPr>
          <w:rFonts w:ascii="Times New Roman" w:eastAsia="Times New Roman" w:hAnsi="Times New Roman" w:cs="Times New Roman"/>
          <w:color w:val="000000"/>
          <w:sz w:val="24"/>
          <w:szCs w:val="24"/>
        </w:rPr>
        <w:t>, 434-447 (2003).</w:t>
      </w:r>
    </w:p>
    <w:p w14:paraId="000000B4" w14:textId="77777777" w:rsidR="00585BFC" w:rsidRDefault="00585BFC">
      <w:pPr>
        <w:spacing w:after="0" w:line="480" w:lineRule="auto"/>
        <w:rPr>
          <w:rFonts w:ascii="Times New Roman" w:eastAsia="Times New Roman" w:hAnsi="Times New Roman" w:cs="Times New Roman"/>
          <w:sz w:val="24"/>
          <w:szCs w:val="24"/>
        </w:rPr>
      </w:pPr>
    </w:p>
    <w:p w14:paraId="000000B5" w14:textId="77777777" w:rsidR="00585BFC" w:rsidRDefault="00585BFC">
      <w:pPr>
        <w:spacing w:after="0" w:line="480" w:lineRule="auto"/>
        <w:rPr>
          <w:del w:id="492" w:author="Rossella Falcone" w:date="2026-08-11T16:26:00Z" w16du:dateUtc="2026-08-11T20:26:00Z"/>
          <w:rFonts w:ascii="Times New Roman" w:eastAsia="Times New Roman" w:hAnsi="Times New Roman" w:cs="Times New Roman"/>
          <w:b/>
          <w:bCs/>
          <w:sz w:val="24"/>
          <w:szCs w:val="24"/>
        </w:rPr>
      </w:pPr>
    </w:p>
    <w:p w14:paraId="000000B6" w14:textId="77777777" w:rsidR="00585BFC" w:rsidRDefault="00585BFC">
      <w:pPr>
        <w:spacing w:after="0" w:line="480" w:lineRule="auto"/>
        <w:rPr>
          <w:del w:id="493" w:author="Rossella Falcone" w:date="2026-08-11T16:26:00Z" w16du:dateUtc="2026-08-11T20:26:00Z"/>
          <w:rFonts w:ascii="Times New Roman" w:eastAsia="Times New Roman" w:hAnsi="Times New Roman" w:cs="Times New Roman"/>
          <w:b/>
          <w:bCs/>
          <w:sz w:val="24"/>
          <w:szCs w:val="24"/>
        </w:rPr>
      </w:pPr>
    </w:p>
    <w:p w14:paraId="000000B7"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Additional information </w:t>
      </w:r>
    </w:p>
    <w:p w14:paraId="000000B8"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availability</w:t>
      </w:r>
    </w:p>
    <w:p w14:paraId="000000B9" w14:textId="3362E004" w:rsidR="00585BFC" w:rsidDel="00FF1EF3" w:rsidRDefault="00502647">
      <w:pPr>
        <w:spacing w:after="0" w:line="480" w:lineRule="auto"/>
        <w:rPr>
          <w:del w:id="494" w:author="Siyu Wang" w:date="2026-08-11T21:58:00Z" w16du:dateUtc="2026-08-12T01:58:00Z"/>
          <w:rFonts w:ascii="Times New Roman" w:eastAsia="Times New Roman" w:hAnsi="Times New Roman" w:cs="Times New Roman"/>
          <w:sz w:val="24"/>
          <w:szCs w:val="24"/>
        </w:rPr>
      </w:pPr>
      <w:ins w:id="495" w:author="Siyu Wang" w:date="2026-08-12T02:10:00Z" w16du:dateUtc="2026-08-12T06:10:00Z">
        <w:r>
          <w:rPr>
            <w:rFonts w:ascii="Times New Roman" w:eastAsia="Times New Roman" w:hAnsi="Times New Roman" w:cs="Times New Roman"/>
            <w:sz w:val="24"/>
            <w:szCs w:val="24"/>
          </w:rPr>
          <w:t>Code</w:t>
        </w:r>
        <w:r w:rsidR="009F516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d</w:t>
        </w:r>
      </w:ins>
      <w:del w:id="496" w:author="Siyu Wang" w:date="2026-08-12T02:10:00Z" w16du:dateUtc="2026-08-12T06:10:00Z">
        <w:r w:rsidDel="00502647">
          <w:rPr>
            <w:rFonts w:ascii="Times New Roman" w:eastAsia="Times New Roman" w:hAnsi="Times New Roman" w:cs="Times New Roman"/>
            <w:sz w:val="24"/>
            <w:szCs w:val="24"/>
          </w:rPr>
          <w:delText>D</w:delText>
        </w:r>
      </w:del>
      <w:r>
        <w:rPr>
          <w:rFonts w:ascii="Times New Roman" w:eastAsia="Times New Roman" w:hAnsi="Times New Roman" w:cs="Times New Roman"/>
          <w:sz w:val="24"/>
          <w:szCs w:val="24"/>
        </w:rPr>
        <w:t xml:space="preserve">ata will be available once the manuscript has been accepted. </w:t>
      </w:r>
    </w:p>
    <w:p w14:paraId="552B4961" w14:textId="77777777" w:rsidR="00FF1EF3" w:rsidRDefault="00FF1EF3">
      <w:pPr>
        <w:spacing w:after="0" w:line="480" w:lineRule="auto"/>
        <w:rPr>
          <w:ins w:id="497" w:author="Siyu Wang" w:date="2026-08-12T02:09:00Z" w16du:dateUtc="2026-08-12T06:09:00Z"/>
          <w:rFonts w:ascii="Times New Roman" w:eastAsia="Times New Roman" w:hAnsi="Times New Roman" w:cs="Times New Roman"/>
          <w:sz w:val="24"/>
          <w:szCs w:val="24"/>
        </w:rPr>
      </w:pPr>
    </w:p>
    <w:p w14:paraId="000000BA" w14:textId="77777777" w:rsidR="00585BFC" w:rsidRDefault="00585BFC">
      <w:pPr>
        <w:spacing w:after="0" w:line="480" w:lineRule="auto"/>
        <w:rPr>
          <w:rFonts w:ascii="Times New Roman" w:eastAsia="Times New Roman" w:hAnsi="Times New Roman" w:cs="Times New Roman"/>
          <w:sz w:val="24"/>
          <w:szCs w:val="24"/>
        </w:rPr>
      </w:pPr>
    </w:p>
    <w:p w14:paraId="000000BB" w14:textId="1E4DA5A4"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Conflicts of interest</w:t>
      </w:r>
    </w:p>
    <w:p w14:paraId="000000BC" w14:textId="1E9D1055" w:rsidR="00585BFC" w:rsidDel="00FF1EF3" w:rsidRDefault="00000000">
      <w:pPr>
        <w:spacing w:after="0" w:line="480" w:lineRule="auto"/>
        <w:rPr>
          <w:del w:id="498" w:author="Siyu Wang" w:date="2026-08-12T02:09:00Z" w16du:dateUtc="2026-08-12T06:09:00Z"/>
          <w:rFonts w:ascii="Times New Roman" w:eastAsia="Times New Roman" w:hAnsi="Times New Roman" w:cs="Times New Roman"/>
          <w:sz w:val="24"/>
          <w:szCs w:val="24"/>
        </w:rPr>
      </w:pPr>
      <w:del w:id="499" w:author="Siyu Wang" w:date="2026-08-12T02:09:00Z" w16du:dateUtc="2026-08-12T06:09:00Z">
        <w:r w:rsidDel="00FF1EF3">
          <w:rPr>
            <w:rFonts w:ascii="Times New Roman" w:eastAsia="Times New Roman" w:hAnsi="Times New Roman" w:cs="Times New Roman"/>
            <w:sz w:val="24"/>
            <w:szCs w:val="24"/>
          </w:rPr>
          <w:delText xml:space="preserve">All </w:delText>
        </w:r>
      </w:del>
      <w:ins w:id="500" w:author="Siyu Wang" w:date="2026-08-12T02:09:00Z" w16du:dateUtc="2026-08-12T06:09:00Z">
        <w:r w:rsidR="00FF1EF3">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authors </w:t>
      </w:r>
      <w:ins w:id="501" w:author="Siyu Wang" w:date="2026-08-12T02:09:00Z" w16du:dateUtc="2026-08-12T06:09:00Z">
        <w:r w:rsidR="00FF1EF3">
          <w:rPr>
            <w:rFonts w:ascii="Times New Roman" w:eastAsia="Times New Roman" w:hAnsi="Times New Roman" w:cs="Times New Roman"/>
            <w:sz w:val="24"/>
            <w:szCs w:val="24"/>
          </w:rPr>
          <w:t xml:space="preserve">declare no </w:t>
        </w:r>
      </w:ins>
      <w:del w:id="502" w:author="Siyu Wang" w:date="2026-08-12T02:09:00Z" w16du:dateUtc="2026-08-12T06:09:00Z">
        <w:r w:rsidDel="00FF1EF3">
          <w:rPr>
            <w:rFonts w:ascii="Times New Roman" w:eastAsia="Times New Roman" w:hAnsi="Times New Roman" w:cs="Times New Roman"/>
            <w:sz w:val="24"/>
            <w:szCs w:val="24"/>
          </w:rPr>
          <w:delText>should disclose any competing interests/</w:delText>
        </w:r>
      </w:del>
      <w:r>
        <w:rPr>
          <w:rFonts w:ascii="Times New Roman" w:eastAsia="Times New Roman" w:hAnsi="Times New Roman" w:cs="Times New Roman"/>
          <w:sz w:val="24"/>
          <w:szCs w:val="24"/>
        </w:rPr>
        <w:t>conflicts of interest</w:t>
      </w:r>
      <w:del w:id="503" w:author="Siyu Wang" w:date="2026-08-12T02:09:00Z" w16du:dateUtc="2026-08-12T06:09:00Z">
        <w:r w:rsidDel="00FF1EF3">
          <w:rPr>
            <w:rFonts w:ascii="Times New Roman" w:eastAsia="Times New Roman" w:hAnsi="Times New Roman" w:cs="Times New Roman"/>
            <w:sz w:val="24"/>
            <w:szCs w:val="24"/>
          </w:rPr>
          <w:delText xml:space="preserve"> in accordance with journal’s policy</w:delText>
        </w:r>
      </w:del>
      <w:r>
        <w:rPr>
          <w:rFonts w:ascii="Times New Roman" w:eastAsia="Times New Roman" w:hAnsi="Times New Roman" w:cs="Times New Roman"/>
          <w:sz w:val="24"/>
          <w:szCs w:val="24"/>
        </w:rPr>
        <w:t>.</w:t>
      </w:r>
    </w:p>
    <w:p w14:paraId="000000BD" w14:textId="77777777" w:rsidR="00585BFC" w:rsidRDefault="00585BFC">
      <w:pPr>
        <w:spacing w:after="0" w:line="480" w:lineRule="auto"/>
        <w:rPr>
          <w:rFonts w:ascii="Times New Roman" w:eastAsia="Times New Roman" w:hAnsi="Times New Roman" w:cs="Times New Roman"/>
          <w:sz w:val="24"/>
          <w:szCs w:val="24"/>
        </w:rPr>
      </w:pPr>
    </w:p>
    <w:p w14:paraId="000000BE"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Author contributions</w:t>
      </w:r>
    </w:p>
    <w:p w14:paraId="000000BF" w14:textId="245EC0C1"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DW, BR and RF conceived and designed the task. RF and DW collected the data. SW, RF, ME, and BR analyzed the data. MMc was involved in the initial analysis of the data. RF, DW and ME performed the surgeries and MRIs. SW, </w:t>
      </w:r>
      <w:r w:rsidR="009500AC">
        <w:rPr>
          <w:rFonts w:ascii="Times New Roman" w:eastAsia="Times New Roman" w:hAnsi="Times New Roman" w:cs="Times New Roman"/>
          <w:sz w:val="24"/>
          <w:szCs w:val="24"/>
        </w:rPr>
        <w:t xml:space="preserve">RF, </w:t>
      </w:r>
      <w:r>
        <w:rPr>
          <w:rFonts w:ascii="Times New Roman" w:eastAsia="Times New Roman" w:hAnsi="Times New Roman" w:cs="Times New Roman"/>
          <w:sz w:val="24"/>
          <w:szCs w:val="24"/>
        </w:rPr>
        <w:t xml:space="preserve">ME and BR wrote the paper. </w:t>
      </w:r>
    </w:p>
    <w:p w14:paraId="000000C0" w14:textId="77777777" w:rsidR="00585BFC" w:rsidRDefault="00585BFC">
      <w:pPr>
        <w:spacing w:after="0" w:line="480" w:lineRule="auto"/>
        <w:rPr>
          <w:rFonts w:ascii="Times New Roman" w:eastAsia="Times New Roman" w:hAnsi="Times New Roman" w:cs="Times New Roman"/>
          <w:b/>
          <w:bCs/>
          <w:sz w:val="24"/>
          <w:szCs w:val="24"/>
        </w:rPr>
      </w:pPr>
    </w:p>
    <w:p w14:paraId="000000C1"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Acknowledgements</w:t>
      </w:r>
    </w:p>
    <w:p w14:paraId="000000C2" w14:textId="0EF8E91A" w:rsidR="00585BFC" w:rsidRDefault="000E3008">
      <w:pPr>
        <w:spacing w:after="0" w:line="480" w:lineRule="auto"/>
        <w:rPr>
          <w:rFonts w:ascii="Times New Roman" w:eastAsia="Times New Roman" w:hAnsi="Times New Roman" w:cs="Times New Roman"/>
          <w:sz w:val="24"/>
          <w:szCs w:val="24"/>
        </w:rPr>
      </w:pPr>
      <w:commentRangeStart w:id="504"/>
      <w:ins w:id="505" w:author="Siyu Wang" w:date="2026-08-11T21:59:00Z" w16du:dateUtc="2026-08-12T01:59:00Z">
        <w:r w:rsidRPr="000E3008">
          <w:rPr>
            <w:rFonts w:ascii="Times New Roman" w:eastAsia="Times New Roman" w:hAnsi="Times New Roman" w:cs="Times New Roman"/>
            <w:sz w:val="24"/>
            <w:szCs w:val="24"/>
          </w:rPr>
          <w:t xml:space="preserve">This </w:t>
        </w:r>
      </w:ins>
      <w:commentRangeEnd w:id="504"/>
      <w:r w:rsidR="006B09CF" w:rsidRPr="000E3008">
        <w:rPr>
          <w:rStyle w:val="CommentReference"/>
          <w:rFonts w:ascii="Times New Roman" w:eastAsia="Times New Roman" w:hAnsi="Times New Roman" w:cs="Times New Roman"/>
          <w:sz w:val="24"/>
          <w:szCs w:val="24"/>
        </w:rPr>
        <w:commentReference w:id="504"/>
      </w:r>
      <w:ins w:id="506" w:author="Siyu Wang" w:date="2026-08-11T21:59:00Z" w16du:dateUtc="2026-08-12T01:59:00Z">
        <w:r w:rsidRPr="000E3008">
          <w:rPr>
            <w:rFonts w:ascii="Times New Roman" w:eastAsia="Times New Roman" w:hAnsi="Times New Roman" w:cs="Times New Roman"/>
            <w:sz w:val="24"/>
            <w:szCs w:val="24"/>
          </w:rPr>
          <w:t>research was supported in part by the Intramural Research Program of the National Institutes of Health (NIH). The contributions of the NIH author(s) are considered Works of the United States Government. The findings and conclusions presented in this paper are those of the author(s) and do not necessarily reflect the views of the NIH or the U.S. Department of Health and Human Services.</w:t>
        </w:r>
        <w:r>
          <w:rPr>
            <w:rFonts w:ascii="Times New Roman" w:eastAsia="Times New Roman" w:hAnsi="Times New Roman" w:cs="Times New Roman"/>
            <w:sz w:val="24"/>
            <w:szCs w:val="24"/>
          </w:rPr>
          <w:t xml:space="preserve"> </w:t>
        </w:r>
      </w:ins>
      <w:del w:id="507" w:author="Siyu Wang" w:date="2026-08-11T21:59:00Z" w16du:dateUtc="2026-08-12T01:59:00Z">
        <w:r w:rsidDel="000E3008">
          <w:rPr>
            <w:rFonts w:ascii="Times New Roman" w:eastAsia="Times New Roman" w:hAnsi="Times New Roman" w:cs="Times New Roman"/>
            <w:sz w:val="24"/>
            <w:szCs w:val="24"/>
          </w:rPr>
          <w:delText xml:space="preserve">This research was supported in part by the Intramural Research Program of the National Institutes of Health (NIH).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 </w:delText>
        </w:r>
      </w:del>
      <w:r>
        <w:rPr>
          <w:rFonts w:ascii="Times New Roman" w:eastAsia="Times New Roman" w:hAnsi="Times New Roman" w:cs="Times New Roman"/>
          <w:sz w:val="24"/>
          <w:szCs w:val="24"/>
        </w:rPr>
        <w:t xml:space="preserve">The authors thank Dr. Andrew Mitz for his help in setting up the recording system, and Dr. Richard Saunders for his assistance with the surgeries. </w:t>
      </w:r>
    </w:p>
    <w:p w14:paraId="000000C3" w14:textId="77777777" w:rsidR="00585BFC" w:rsidRDefault="00000000">
      <w:pPr>
        <w:spacing w:after="0" w:line="240" w:lineRule="auto"/>
        <w:rPr>
          <w:rFonts w:ascii="Times New Roman" w:eastAsia="Times New Roman" w:hAnsi="Times New Roman" w:cs="Times New Roman"/>
          <w:b/>
          <w:bCs/>
          <w:sz w:val="24"/>
          <w:szCs w:val="24"/>
        </w:rPr>
      </w:pPr>
      <w:r>
        <w:br w:type="page"/>
      </w:r>
    </w:p>
    <w:p w14:paraId="000000C4"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Figures</w:t>
      </w:r>
    </w:p>
    <w:p w14:paraId="652FA606" w14:textId="345AF954" w:rsidR="009500AC" w:rsidRPr="009500AC" w:rsidRDefault="009500AC" w:rsidP="009500AC">
      <w:pPr>
        <w:spacing w:after="0" w:line="480" w:lineRule="auto"/>
        <w:rPr>
          <w:rFonts w:ascii="Times New Roman" w:eastAsia="Times New Roman" w:hAnsi="Times New Roman" w:cs="Times New Roman"/>
          <w:b/>
          <w:bCs/>
          <w:sz w:val="24"/>
          <w:szCs w:val="24"/>
          <w:lang w:val="en-US"/>
        </w:rPr>
      </w:pPr>
      <w:r w:rsidRPr="009500AC">
        <w:rPr>
          <w:rFonts w:ascii="Times New Roman" w:eastAsia="Times New Roman" w:hAnsi="Times New Roman" w:cs="Times New Roman"/>
          <w:b/>
          <w:bCs/>
          <w:noProof/>
          <w:sz w:val="24"/>
          <w:szCs w:val="24"/>
          <w:lang w:val="en-US"/>
        </w:rPr>
        <w:drawing>
          <wp:inline distT="0" distB="0" distL="0" distR="0" wp14:anchorId="53D9CA38" wp14:editId="1DF3E2E1">
            <wp:extent cx="5943600" cy="2689860"/>
            <wp:effectExtent l="0" t="0" r="0" b="0"/>
            <wp:docPr id="374715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p>
    <w:p w14:paraId="6CF11F13" w14:textId="69B918D9" w:rsidR="009500AC" w:rsidDel="00512CBC" w:rsidRDefault="009500AC">
      <w:pPr>
        <w:spacing w:after="0" w:line="480" w:lineRule="auto"/>
        <w:rPr>
          <w:del w:id="508" w:author="Siyu Wang" w:date="2026-08-11T16:31:00Z" w16du:dateUtc="2026-08-11T20:31:00Z"/>
          <w:rFonts w:ascii="Times New Roman" w:eastAsia="Times New Roman" w:hAnsi="Times New Roman" w:cs="Times New Roman"/>
          <w:b/>
          <w:bCs/>
          <w:sz w:val="24"/>
          <w:szCs w:val="24"/>
        </w:rPr>
      </w:pPr>
    </w:p>
    <w:p w14:paraId="000000C5" w14:textId="0762B9B7" w:rsidR="00585BFC" w:rsidRDefault="00585BFC" w:rsidP="00D8061F">
      <w:pPr>
        <w:spacing w:after="0" w:line="480" w:lineRule="auto"/>
        <w:jc w:val="center"/>
        <w:rPr>
          <w:rFonts w:ascii="Times New Roman" w:eastAsia="Times New Roman" w:hAnsi="Times New Roman" w:cs="Times New Roman"/>
          <w:b/>
          <w:bCs/>
          <w:sz w:val="24"/>
          <w:szCs w:val="24"/>
        </w:rPr>
      </w:pPr>
    </w:p>
    <w:p w14:paraId="000000C8" w14:textId="78A05CC9" w:rsidR="006346A3" w:rsidRDefault="00000000">
      <w:pPr>
        <w:spacing w:after="0" w:line="360" w:lineRule="auto"/>
        <w:rPr>
          <w:rFonts w:ascii="Times New Roman" w:eastAsia="Times New Roman" w:hAnsi="Times New Roman" w:cs="Times New Roman"/>
          <w:sz w:val="24"/>
          <w:szCs w:val="24"/>
        </w:rPr>
        <w:pPrChange w:id="509" w:author="Siyu Wang" w:date="2026-08-11T16:30:00Z" w16du:dateUtc="2026-08-11T20:30:00Z">
          <w:pPr>
            <w:spacing w:after="0" w:line="480" w:lineRule="auto"/>
          </w:pPr>
        </w:pPrChange>
      </w:pPr>
      <w:r>
        <w:rPr>
          <w:rFonts w:ascii="Times New Roman" w:eastAsia="Times New Roman" w:hAnsi="Times New Roman" w:cs="Times New Roman"/>
          <w:b/>
          <w:bCs/>
          <w:sz w:val="24"/>
          <w:szCs w:val="24"/>
        </w:rPr>
        <w:t>Figure 1. Task description.</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r w:rsidR="009143DF">
        <w:rPr>
          <w:rFonts w:ascii="Times New Roman" w:eastAsia="Times New Roman" w:hAnsi="Times New Roman" w:cs="Times New Roman"/>
          <w:sz w:val="24"/>
          <w:szCs w:val="24"/>
        </w:rPr>
        <w:t xml:space="preserve">Releasing the bar </w:t>
      </w:r>
      <w:r w:rsidR="00A133BE">
        <w:rPr>
          <w:rFonts w:ascii="Times New Roman" w:eastAsia="Times New Roman" w:hAnsi="Times New Roman" w:cs="Times New Roman"/>
          <w:sz w:val="24"/>
          <w:szCs w:val="24"/>
        </w:rPr>
        <w:t>following</w:t>
      </w:r>
      <w:r w:rsidR="009143DF">
        <w:rPr>
          <w:rFonts w:ascii="Times New Roman" w:eastAsia="Times New Roman" w:hAnsi="Times New Roman" w:cs="Times New Roman"/>
          <w:sz w:val="24"/>
          <w:szCs w:val="24"/>
        </w:rPr>
        <w:t xml:space="preserve"> a purple </w:t>
      </w:r>
      <w:r w:rsidR="00A133BE">
        <w:rPr>
          <w:rFonts w:ascii="Times New Roman" w:eastAsia="Times New Roman" w:hAnsi="Times New Roman" w:cs="Times New Roman"/>
          <w:sz w:val="24"/>
          <w:szCs w:val="24"/>
        </w:rPr>
        <w:t>go signal</w:t>
      </w:r>
      <w:r w:rsidR="009143DF">
        <w:rPr>
          <w:rFonts w:ascii="Times New Roman" w:eastAsia="Times New Roman" w:hAnsi="Times New Roman" w:cs="Times New Roman"/>
          <w:sz w:val="24"/>
          <w:szCs w:val="24"/>
        </w:rPr>
        <w:t xml:space="preserve"> accepts the </w:t>
      </w:r>
      <w:r w:rsidR="00560244">
        <w:rPr>
          <w:rFonts w:ascii="Times New Roman" w:eastAsia="Times New Roman" w:hAnsi="Times New Roman" w:cs="Times New Roman"/>
          <w:sz w:val="24"/>
          <w:szCs w:val="24"/>
        </w:rPr>
        <w:t>offer and</w:t>
      </w:r>
      <w:r w:rsidR="009143DF">
        <w:rPr>
          <w:rFonts w:ascii="Times New Roman" w:eastAsia="Times New Roman" w:hAnsi="Times New Roman" w:cs="Times New Roman"/>
          <w:sz w:val="24"/>
          <w:szCs w:val="24"/>
        </w:rPr>
        <w:t xml:space="preserve"> releasing the bar </w:t>
      </w:r>
      <w:r w:rsidR="00A133BE">
        <w:rPr>
          <w:rFonts w:ascii="Times New Roman" w:eastAsia="Times New Roman" w:hAnsi="Times New Roman" w:cs="Times New Roman"/>
          <w:sz w:val="24"/>
          <w:szCs w:val="24"/>
        </w:rPr>
        <w:t>following</w:t>
      </w:r>
      <w:r w:rsidR="009143DF">
        <w:rPr>
          <w:rFonts w:ascii="Times New Roman" w:eastAsia="Times New Roman" w:hAnsi="Times New Roman" w:cs="Times New Roman"/>
          <w:sz w:val="24"/>
          <w:szCs w:val="24"/>
        </w:rPr>
        <w:t xml:space="preserve"> a yellow </w:t>
      </w:r>
      <w:r w:rsidR="00A133BE">
        <w:rPr>
          <w:rFonts w:ascii="Times New Roman" w:eastAsia="Times New Roman" w:hAnsi="Times New Roman" w:cs="Times New Roman"/>
          <w:sz w:val="24"/>
          <w:szCs w:val="24"/>
        </w:rPr>
        <w:t xml:space="preserve">go signal </w:t>
      </w:r>
      <w:r w:rsidR="009143DF">
        <w:rPr>
          <w:rFonts w:ascii="Times New Roman" w:eastAsia="Times New Roman" w:hAnsi="Times New Roman" w:cs="Times New Roman"/>
          <w:sz w:val="24"/>
          <w:szCs w:val="24"/>
        </w:rPr>
        <w:t xml:space="preserve">rejects the offer. </w:t>
      </w:r>
      <w:r w:rsidR="00560244">
        <w:rPr>
          <w:rFonts w:ascii="Times New Roman" w:eastAsia="Times New Roman" w:hAnsi="Times New Roman" w:cs="Times New Roman"/>
          <w:sz w:val="24"/>
          <w:szCs w:val="24"/>
        </w:rPr>
        <w:t>Specifically, i</w:t>
      </w:r>
      <w:r w:rsidR="00BF1F3F">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the </w:t>
      </w:r>
      <w:r w:rsidR="000C7A5E">
        <w:rPr>
          <w:rFonts w:ascii="Times New Roman" w:eastAsia="Times New Roman" w:hAnsi="Times New Roman" w:cs="Times New Roman"/>
          <w:sz w:val="24"/>
          <w:szCs w:val="24"/>
        </w:rPr>
        <w:t xml:space="preserve">go signal is </w:t>
      </w:r>
      <w:r>
        <w:rPr>
          <w:rFonts w:ascii="Times New Roman" w:eastAsia="Times New Roman" w:hAnsi="Times New Roman" w:cs="Times New Roman"/>
          <w:sz w:val="24"/>
          <w:szCs w:val="24"/>
        </w:rPr>
        <w:t xml:space="preserve">purple, the monkey can release the bar to accept the </w:t>
      </w:r>
      <w:r w:rsidR="00230EA8">
        <w:rPr>
          <w:rFonts w:ascii="Times New Roman" w:eastAsia="Times New Roman" w:hAnsi="Times New Roman" w:cs="Times New Roman"/>
          <w:sz w:val="24"/>
          <w:szCs w:val="24"/>
        </w:rPr>
        <w:t>offer or continue holding the bar until the purple square turns yellow to reject the offer</w:t>
      </w:r>
      <w:r>
        <w:rPr>
          <w:rFonts w:ascii="Times New Roman" w:eastAsia="Times New Roman" w:hAnsi="Times New Roman" w:cs="Times New Roman"/>
          <w:sz w:val="24"/>
          <w:szCs w:val="24"/>
        </w:rPr>
        <w:t xml:space="preserve">. </w:t>
      </w:r>
      <w:r w:rsidR="00BF1F3F">
        <w:rPr>
          <w:rFonts w:ascii="Times New Roman" w:eastAsia="Times New Roman" w:hAnsi="Times New Roman" w:cs="Times New Roman"/>
          <w:sz w:val="24"/>
          <w:szCs w:val="24"/>
        </w:rPr>
        <w:t>If the go signal is yellow, the monkey can release the bar to reject the offer or continue holding the bar until the yellow square turns purple to accept the offer. If an offer is accepted, t</w:t>
      </w:r>
      <w:r>
        <w:rPr>
          <w:rFonts w:ascii="Times New Roman" w:eastAsia="Times New Roman" w:hAnsi="Times New Roman" w:cs="Times New Roman"/>
          <w:sz w:val="24"/>
          <w:szCs w:val="24"/>
        </w:rPr>
        <w:t>he</w:t>
      </w:r>
      <w:r w:rsidR="00D03A4D">
        <w:rPr>
          <w:rFonts w:ascii="Times New Roman" w:eastAsia="Times New Roman" w:hAnsi="Times New Roman" w:cs="Times New Roman"/>
          <w:sz w:val="24"/>
          <w:szCs w:val="24"/>
        </w:rPr>
        <w:t xml:space="preserve"> offer-indicated</w:t>
      </w:r>
      <w:r>
        <w:rPr>
          <w:rFonts w:ascii="Times New Roman" w:eastAsia="Times New Roman" w:hAnsi="Times New Roman" w:cs="Times New Roman"/>
          <w:sz w:val="24"/>
          <w:szCs w:val="24"/>
        </w:rPr>
        <w:t xml:space="preserve"> reward is then delivered after the indicated delay. </w:t>
      </w:r>
      <w:r w:rsidR="00BF1F3F">
        <w:rPr>
          <w:rFonts w:ascii="Times New Roman" w:eastAsia="Times New Roman" w:hAnsi="Times New Roman" w:cs="Times New Roman"/>
          <w:sz w:val="24"/>
          <w:szCs w:val="24"/>
        </w:rPr>
        <w:t>If an offer is rejected,</w:t>
      </w:r>
      <w:r>
        <w:rPr>
          <w:rFonts w:ascii="Times New Roman" w:eastAsia="Times New Roman" w:hAnsi="Times New Roman" w:cs="Times New Roman"/>
          <w:sz w:val="24"/>
          <w:szCs w:val="24"/>
        </w:rPr>
        <w:t xml:space="preserve"> a new trial </w:t>
      </w:r>
      <w:r w:rsidR="00CF574F">
        <w:rPr>
          <w:rFonts w:ascii="Times New Roman" w:eastAsia="Times New Roman" w:hAnsi="Times New Roman" w:cs="Times New Roman"/>
          <w:sz w:val="24"/>
          <w:szCs w:val="24"/>
        </w:rPr>
        <w:t xml:space="preserve">will start </w:t>
      </w:r>
      <w:r>
        <w:rPr>
          <w:rFonts w:ascii="Times New Roman" w:eastAsia="Times New Roman" w:hAnsi="Times New Roman" w:cs="Times New Roman"/>
          <w:sz w:val="24"/>
          <w:szCs w:val="24"/>
        </w:rPr>
        <w:t xml:space="preserve">immediately.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set of nine visual cues used in the task are labeled from “a” to “i”.</w:t>
      </w:r>
    </w:p>
    <w:p w14:paraId="34BF75B1" w14:textId="77777777" w:rsidR="006346A3" w:rsidRDefault="006346A3" w:rsidP="00512CB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0000CA" w14:textId="1651EA91" w:rsidR="00585BFC" w:rsidRDefault="00367DE1">
      <w:pPr>
        <w:spacing w:after="0" w:line="480" w:lineRule="auto"/>
        <w:rPr>
          <w:rFonts w:ascii="Times New Roman" w:eastAsia="Times New Roman" w:hAnsi="Times New Roman" w:cs="Times New Roman"/>
          <w:sz w:val="24"/>
          <w:szCs w:val="24"/>
        </w:rPr>
      </w:pPr>
      <w:r>
        <w:rPr>
          <w:noProof/>
        </w:rPr>
        <w:lastRenderedPageBreak/>
        <w:drawing>
          <wp:inline distT="0" distB="0" distL="0" distR="0" wp14:anchorId="41403CE2" wp14:editId="1793A5F2">
            <wp:extent cx="5930900" cy="3187700"/>
            <wp:effectExtent l="0" t="0" r="0" b="0"/>
            <wp:docPr id="21018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0900" cy="3187700"/>
                    </a:xfrm>
                    <a:prstGeom prst="rect">
                      <a:avLst/>
                    </a:prstGeom>
                    <a:noFill/>
                    <a:ln>
                      <a:noFill/>
                    </a:ln>
                  </pic:spPr>
                </pic:pic>
              </a:graphicData>
            </a:graphic>
          </wp:inline>
        </w:drawing>
      </w:r>
    </w:p>
    <w:p w14:paraId="000000CB" w14:textId="74C28322" w:rsidR="00D00855" w:rsidRDefault="00000000">
      <w:pPr>
        <w:shd w:val="clear" w:color="auto" w:fill="FFFFFF"/>
        <w:spacing w:after="0" w:line="360" w:lineRule="auto"/>
        <w:rPr>
          <w:rFonts w:ascii="Times New Roman" w:eastAsia="Times New Roman" w:hAnsi="Times New Roman" w:cs="Times New Roman"/>
          <w:sz w:val="24"/>
          <w:szCs w:val="24"/>
        </w:rPr>
        <w:pPrChange w:id="510" w:author="Siyu Wang" w:date="2026-08-11T16:30:00Z" w16du:dateUtc="2026-08-11T20:30:00Z">
          <w:pPr>
            <w:shd w:val="clear" w:color="auto" w:fill="FFFFFF"/>
            <w:spacing w:after="0" w:line="480" w:lineRule="auto"/>
          </w:pPr>
        </w:pPrChange>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xml:space="preserve"> </w:t>
      </w:r>
      <w:r w:rsidR="00BB12B0">
        <w:rPr>
          <w:rFonts w:ascii="Times New Roman" w:eastAsia="Times New Roman" w:hAnsi="Times New Roman" w:cs="Times New Roman"/>
          <w:b/>
          <w:bCs/>
          <w:sz w:val="24"/>
          <w:szCs w:val="24"/>
        </w:rPr>
        <w:t>Temporal discounting behavior</w:t>
      </w:r>
      <w:r w:rsidR="00DC4482">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Acceptance rate as a function of the discounted value inferred by the model (data: colored points; model: black line)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r w:rsidR="00E103BA">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etters from “a” to “i” indicate the nine possible offers. </w:t>
      </w:r>
      <w:r w:rsidR="00A97416">
        <w:rPr>
          <w:rFonts w:ascii="Times New Roman" w:eastAsia="Times New Roman" w:hAnsi="Times New Roman" w:cs="Times New Roman"/>
          <w:sz w:val="24"/>
          <w:szCs w:val="24"/>
        </w:rPr>
        <w:t>The three colors represent the different</w:t>
      </w:r>
      <w:r>
        <w:rPr>
          <w:rFonts w:ascii="Times New Roman" w:eastAsia="Times New Roman" w:hAnsi="Times New Roman" w:cs="Times New Roman"/>
          <w:sz w:val="24"/>
          <w:szCs w:val="24"/>
        </w:rPr>
        <w:t xml:space="preserve"> delay</w:t>
      </w:r>
      <w:r w:rsidR="00A9741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(1 s, 5 s or 10 s) and the </w:t>
      </w:r>
      <w:r w:rsidR="00A97416">
        <w:rPr>
          <w:rFonts w:ascii="Times New Roman" w:eastAsia="Times New Roman" w:hAnsi="Times New Roman" w:cs="Times New Roman"/>
          <w:sz w:val="24"/>
          <w:szCs w:val="24"/>
        </w:rPr>
        <w:t xml:space="preserve">three shapes represent the </w:t>
      </w:r>
      <w:r>
        <w:rPr>
          <w:rFonts w:ascii="Times New Roman" w:eastAsia="Times New Roman" w:hAnsi="Times New Roman" w:cs="Times New Roman"/>
          <w:sz w:val="24"/>
          <w:szCs w:val="24"/>
        </w:rPr>
        <w:t>reward magnitude (2, 4 or 6</w:t>
      </w:r>
      <w:r w:rsidR="00A97416">
        <w:rPr>
          <w:rFonts w:ascii="Times New Roman" w:eastAsia="Times New Roman" w:hAnsi="Times New Roman" w:cs="Times New Roman"/>
          <w:sz w:val="24"/>
          <w:szCs w:val="24"/>
        </w:rPr>
        <w:t xml:space="preserve"> drops</w:t>
      </w:r>
      <w:r>
        <w:rPr>
          <w:rFonts w:ascii="Times New Roman" w:eastAsia="Times New Roman" w:hAnsi="Times New Roman" w:cs="Times New Roman"/>
          <w:sz w:val="24"/>
          <w:szCs w:val="24"/>
        </w:rPr>
        <w:t xml:space="preserve">). </w:t>
      </w:r>
    </w:p>
    <w:p w14:paraId="50C7C7C8" w14:textId="77777777" w:rsidR="00D00855" w:rsidRDefault="00D00855" w:rsidP="00512CB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0000CD" w14:textId="6D1513B3" w:rsidR="00585BFC" w:rsidRDefault="00B22A50">
      <w:pPr>
        <w:spacing w:after="0" w:line="360" w:lineRule="auto"/>
        <w:rPr>
          <w:rFonts w:ascii="Times New Roman" w:eastAsia="Times New Roman" w:hAnsi="Times New Roman" w:cs="Times New Roman"/>
          <w:sz w:val="24"/>
          <w:szCs w:val="24"/>
        </w:rPr>
        <w:pPrChange w:id="511" w:author="Siyu Wang" w:date="2026-08-11T16:30:00Z" w16du:dateUtc="2026-08-11T20:30:00Z">
          <w:pPr>
            <w:spacing w:after="0" w:line="480" w:lineRule="auto"/>
          </w:pPr>
        </w:pPrChange>
      </w:pPr>
      <w:r>
        <w:rPr>
          <w:rFonts w:ascii="Times New Roman" w:eastAsia="Times New Roman" w:hAnsi="Times New Roman" w:cs="Times New Roman"/>
          <w:noProof/>
          <w:sz w:val="24"/>
          <w:szCs w:val="24"/>
        </w:rPr>
        <w:lastRenderedPageBreak/>
        <w:drawing>
          <wp:inline distT="0" distB="0" distL="0" distR="0" wp14:anchorId="1F5132CD" wp14:editId="07E177B8">
            <wp:extent cx="5937250" cy="2863850"/>
            <wp:effectExtent l="0" t="0" r="6350" b="0"/>
            <wp:docPr id="205424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7250" cy="2863850"/>
                    </a:xfrm>
                    <a:prstGeom prst="rect">
                      <a:avLst/>
                    </a:prstGeom>
                    <a:noFill/>
                    <a:ln>
                      <a:noFill/>
                    </a:ln>
                  </pic:spPr>
                </pic:pic>
              </a:graphicData>
            </a:graphic>
          </wp:inline>
        </w:drawing>
      </w:r>
      <w:r>
        <w:rPr>
          <w:rFonts w:ascii="Times New Roman" w:eastAsia="Times New Roman" w:hAnsi="Times New Roman" w:cs="Times New Roman"/>
          <w:b/>
          <w:bCs/>
          <w:sz w:val="24"/>
          <w:szCs w:val="24"/>
        </w:rPr>
        <w:t>Figure 3.</w:t>
      </w:r>
      <w:r>
        <w:rPr>
          <w:rFonts w:ascii="Times New Roman" w:eastAsia="Times New Roman" w:hAnsi="Times New Roman" w:cs="Times New Roman"/>
          <w:sz w:val="24"/>
          <w:szCs w:val="24"/>
        </w:rPr>
        <w:t xml:space="preserve"> </w:t>
      </w:r>
      <w:r w:rsidR="003813FA" w:rsidRPr="00E709C7">
        <w:rPr>
          <w:rFonts w:ascii="Times New Roman" w:eastAsia="Times New Roman" w:hAnsi="Times New Roman" w:cs="Times New Roman"/>
          <w:b/>
          <w:bCs/>
          <w:sz w:val="24"/>
          <w:szCs w:val="24"/>
        </w:rPr>
        <w:t>Temporal discounting behavior is modulated by the go signal.</w:t>
      </w:r>
      <w:r w:rsidR="003813F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Acceptance rate for each offer</w:t>
      </w:r>
      <w:r w:rsidR="002904EE">
        <w:rPr>
          <w:rFonts w:ascii="Times New Roman" w:eastAsia="Times New Roman" w:hAnsi="Times New Roman" w:cs="Times New Roman"/>
          <w:sz w:val="24"/>
          <w:szCs w:val="24"/>
        </w:rPr>
        <w:t>, separated by</w:t>
      </w:r>
      <w:r>
        <w:rPr>
          <w:rFonts w:ascii="Times New Roman" w:eastAsia="Times New Roman" w:hAnsi="Times New Roman" w:cs="Times New Roman"/>
          <w:sz w:val="24"/>
          <w:szCs w:val="24"/>
        </w:rPr>
        <w:t xml:space="preserve"> </w:t>
      </w:r>
      <w:r w:rsidR="002904EE">
        <w:rPr>
          <w:rFonts w:ascii="Times New Roman" w:eastAsia="Times New Roman" w:hAnsi="Times New Roman" w:cs="Times New Roman"/>
          <w:sz w:val="24"/>
          <w:szCs w:val="24"/>
        </w:rPr>
        <w:t xml:space="preserve">whether </w:t>
      </w:r>
      <w:r>
        <w:rPr>
          <w:rFonts w:ascii="Times New Roman" w:eastAsia="Times New Roman" w:hAnsi="Times New Roman" w:cs="Times New Roman"/>
          <w:sz w:val="24"/>
          <w:szCs w:val="24"/>
        </w:rPr>
        <w:t xml:space="preserve">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or purple, for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offers are sorted by their </w:t>
      </w:r>
      <w:r w:rsidR="00F33E96">
        <w:rPr>
          <w:rFonts w:ascii="Times New Roman" w:eastAsia="Times New Roman" w:hAnsi="Times New Roman" w:cs="Times New Roman"/>
          <w:sz w:val="24"/>
          <w:szCs w:val="24"/>
        </w:rPr>
        <w:t xml:space="preserve">overall </w:t>
      </w:r>
      <w:r>
        <w:rPr>
          <w:rFonts w:ascii="Times New Roman" w:eastAsia="Times New Roman" w:hAnsi="Times New Roman" w:cs="Times New Roman"/>
          <w:sz w:val="24"/>
          <w:szCs w:val="24"/>
        </w:rPr>
        <w:t xml:space="preserve">acceptance rate across the nine </w:t>
      </w:r>
      <w:r w:rsidR="002116E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w:t>
      </w:r>
    </w:p>
    <w:p w14:paraId="000000CE"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CF" w14:textId="5E20E6FF" w:rsidR="00585BFC" w:rsidRDefault="004625AB">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350D526" wp14:editId="766D4A65">
            <wp:extent cx="4396046" cy="4560780"/>
            <wp:effectExtent l="0" t="0" r="5080" b="0"/>
            <wp:docPr id="816214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03402" cy="4568412"/>
                    </a:xfrm>
                    <a:prstGeom prst="rect">
                      <a:avLst/>
                    </a:prstGeom>
                    <a:noFill/>
                    <a:ln>
                      <a:noFill/>
                    </a:ln>
                  </pic:spPr>
                </pic:pic>
              </a:graphicData>
            </a:graphic>
          </wp:inline>
        </w:drawing>
      </w:r>
    </w:p>
    <w:p w14:paraId="000000D0" w14:textId="55827B2F" w:rsidR="00BC3DEB" w:rsidRDefault="00000000">
      <w:pPr>
        <w:shd w:val="clear" w:color="auto" w:fill="FFFFFF"/>
        <w:spacing w:after="0" w:line="360" w:lineRule="auto"/>
        <w:rPr>
          <w:rFonts w:ascii="Times New Roman" w:eastAsia="Times New Roman" w:hAnsi="Times New Roman" w:cs="Times New Roman"/>
          <w:sz w:val="24"/>
          <w:szCs w:val="24"/>
        </w:rPr>
        <w:pPrChange w:id="512" w:author="Siyu Wang" w:date="2026-08-11T16:30:00Z" w16du:dateUtc="2026-08-11T20:30:00Z">
          <w:pPr>
            <w:shd w:val="clear" w:color="auto" w:fill="FFFFFF"/>
            <w:spacing w:after="0" w:line="480" w:lineRule="auto"/>
          </w:pPr>
        </w:pPrChange>
      </w:pPr>
      <w:r>
        <w:rPr>
          <w:rFonts w:ascii="Times New Roman" w:eastAsia="Times New Roman" w:hAnsi="Times New Roman" w:cs="Times New Roman"/>
          <w:b/>
          <w:bCs/>
          <w:sz w:val="24"/>
          <w:szCs w:val="24"/>
        </w:rPr>
        <w:t xml:space="preserve">Figure 4. Behavioral Models. </w:t>
      </w:r>
      <w:r>
        <w:rPr>
          <w:rFonts w:ascii="Times New Roman" w:eastAsia="Times New Roman" w:hAnsi="Times New Roman" w:cs="Times New Roman"/>
          <w:sz w:val="24"/>
          <w:szCs w:val="24"/>
        </w:rPr>
        <w:t xml:space="preserve">Model comparison of AIC values (A and B) and </w:t>
      </w:r>
      <w:r w:rsidR="009F7B7E">
        <w:rPr>
          <w:rFonts w:ascii="Times New Roman" w:eastAsia="Times New Roman" w:hAnsi="Times New Roman" w:cs="Times New Roman"/>
          <w:sz w:val="24"/>
          <w:szCs w:val="24"/>
        </w:rPr>
        <w:t xml:space="preserve">the </w:t>
      </w:r>
      <w:r w:rsidR="00665F5B">
        <w:rPr>
          <w:rFonts w:ascii="Times New Roman" w:eastAsia="Times New Roman" w:hAnsi="Times New Roman" w:cs="Times New Roman"/>
          <w:sz w:val="24"/>
          <w:szCs w:val="24"/>
        </w:rPr>
        <w:t>proportion</w:t>
      </w:r>
      <w:r>
        <w:rPr>
          <w:rFonts w:ascii="Times New Roman" w:eastAsia="Times New Roman" w:hAnsi="Times New Roman" w:cs="Times New Roman"/>
          <w:sz w:val="24"/>
          <w:szCs w:val="24"/>
        </w:rPr>
        <w:t xml:space="preserve"> of best fit</w:t>
      </w:r>
      <w:r w:rsidR="00665F5B">
        <w:rPr>
          <w:rFonts w:ascii="Times New Roman" w:eastAsia="Times New Roman" w:hAnsi="Times New Roman" w:cs="Times New Roman"/>
          <w:sz w:val="24"/>
          <w:szCs w:val="24"/>
        </w:rPr>
        <w:t xml:space="preserve"> </w:t>
      </w:r>
      <w:r w:rsidR="00E93497">
        <w:rPr>
          <w:rFonts w:ascii="Times New Roman" w:eastAsia="Times New Roman" w:hAnsi="Times New Roman" w:cs="Times New Roman"/>
          <w:sz w:val="24"/>
          <w:szCs w:val="24"/>
        </w:rPr>
        <w:t xml:space="preserve">models </w:t>
      </w:r>
      <w:r w:rsidR="00665F5B">
        <w:rPr>
          <w:rFonts w:ascii="Times New Roman" w:eastAsia="Times New Roman" w:hAnsi="Times New Roman" w:cs="Times New Roman"/>
          <w:sz w:val="24"/>
          <w:szCs w:val="24"/>
        </w:rPr>
        <w:t>across sessions</w:t>
      </w:r>
      <w:r>
        <w:rPr>
          <w:rFonts w:ascii="Times New Roman" w:eastAsia="Times New Roman" w:hAnsi="Times New Roman" w:cs="Times New Roman"/>
          <w:sz w:val="24"/>
          <w:szCs w:val="24"/>
        </w:rPr>
        <w:t xml:space="preserve"> (C and D) for the </w:t>
      </w:r>
      <w:r w:rsidR="00665F5B">
        <w:rPr>
          <w:rFonts w:ascii="Times New Roman" w:eastAsia="Times New Roman" w:hAnsi="Times New Roman" w:cs="Times New Roman"/>
          <w:sz w:val="24"/>
          <w:szCs w:val="24"/>
        </w:rPr>
        <w:t>six</w:t>
      </w:r>
      <w:r>
        <w:rPr>
          <w:rFonts w:ascii="Times New Roman" w:eastAsia="Times New Roman" w:hAnsi="Times New Roman" w:cs="Times New Roman"/>
          <w:sz w:val="24"/>
          <w:szCs w:val="24"/>
        </w:rPr>
        <w:t xml:space="preserve"> behavioral models in Monkey S (A and C) and Monkey T (B and D).</w:t>
      </w:r>
    </w:p>
    <w:p w14:paraId="09BC93EB" w14:textId="77777777" w:rsidR="00BC3DEB" w:rsidRDefault="00BC3DE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ED54C5A" w14:textId="1E62482D" w:rsidR="00B82930" w:rsidRDefault="001B0E48" w:rsidP="00B82930">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03746E0" wp14:editId="291F6941">
            <wp:extent cx="4221481" cy="6546655"/>
            <wp:effectExtent l="0" t="0" r="7620" b="6985"/>
            <wp:docPr id="10084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30332" cy="6560381"/>
                    </a:xfrm>
                    <a:prstGeom prst="rect">
                      <a:avLst/>
                    </a:prstGeom>
                    <a:noFill/>
                    <a:ln>
                      <a:noFill/>
                    </a:ln>
                  </pic:spPr>
                </pic:pic>
              </a:graphicData>
            </a:graphic>
          </wp:inline>
        </w:drawing>
      </w:r>
    </w:p>
    <w:p w14:paraId="47DEF023" w14:textId="49BF07DA" w:rsidR="00B82930" w:rsidRDefault="00B82930">
      <w:pPr>
        <w:tabs>
          <w:tab w:val="left" w:pos="1890"/>
        </w:tabs>
        <w:spacing w:after="0" w:line="360" w:lineRule="auto"/>
        <w:rPr>
          <w:rFonts w:ascii="Times New Roman" w:eastAsia="Times New Roman" w:hAnsi="Times New Roman" w:cs="Times New Roman"/>
          <w:sz w:val="24"/>
          <w:szCs w:val="24"/>
        </w:rPr>
        <w:pPrChange w:id="513" w:author="Siyu Wang" w:date="2026-08-11T16:30:00Z" w16du:dateUtc="2026-08-11T20:30:00Z">
          <w:pPr>
            <w:tabs>
              <w:tab w:val="left" w:pos="1890"/>
            </w:tabs>
            <w:spacing w:after="0" w:line="480" w:lineRule="auto"/>
          </w:pPr>
        </w:pPrChange>
      </w:pPr>
      <w:r>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Decoding Analysis</w:t>
      </w:r>
      <w:r w:rsidR="00BA66DE">
        <w:rPr>
          <w:rFonts w:ascii="Times New Roman" w:eastAsia="Times New Roman" w:hAnsi="Times New Roman" w:cs="Times New Roman"/>
          <w:b/>
          <w:bCs/>
          <w:sz w:val="24"/>
          <w:szCs w:val="24"/>
        </w:rPr>
        <w:t xml:space="preserve"> and </w:t>
      </w:r>
      <w:r w:rsidR="00F97883">
        <w:rPr>
          <w:rFonts w:ascii="Times New Roman" w:eastAsia="Times New Roman" w:hAnsi="Times New Roman" w:cs="Times New Roman"/>
          <w:b/>
          <w:bCs/>
          <w:sz w:val="24"/>
          <w:szCs w:val="24"/>
        </w:rPr>
        <w:t xml:space="preserve">the </w:t>
      </w:r>
      <w:r w:rsidR="00F83A20">
        <w:rPr>
          <w:rFonts w:ascii="Times New Roman" w:eastAsia="Times New Roman" w:hAnsi="Times New Roman" w:cs="Times New Roman"/>
          <w:b/>
          <w:bCs/>
          <w:sz w:val="24"/>
          <w:szCs w:val="24"/>
        </w:rPr>
        <w:t xml:space="preserve">assessment of </w:t>
      </w:r>
      <w:r w:rsidR="00BA66DE">
        <w:rPr>
          <w:rFonts w:ascii="Times New Roman" w:eastAsia="Times New Roman" w:hAnsi="Times New Roman" w:cs="Times New Roman"/>
          <w:b/>
          <w:bCs/>
          <w:sz w:val="24"/>
          <w:szCs w:val="24"/>
        </w:rPr>
        <w:t>the independenc</w:t>
      </w:r>
      <w:r w:rsidR="00E5402B">
        <w:rPr>
          <w:rFonts w:ascii="Times New Roman" w:eastAsia="Times New Roman" w:hAnsi="Times New Roman" w:cs="Times New Roman"/>
          <w:b/>
          <w:bCs/>
          <w:sz w:val="24"/>
          <w:szCs w:val="24"/>
        </w:rPr>
        <w:t>e</w:t>
      </w:r>
      <w:r w:rsidR="00BA66DE">
        <w:rPr>
          <w:rFonts w:ascii="Times New Roman" w:eastAsia="Times New Roman" w:hAnsi="Times New Roman" w:cs="Times New Roman"/>
          <w:b/>
          <w:bCs/>
          <w:sz w:val="24"/>
          <w:szCs w:val="24"/>
        </w:rPr>
        <w:t xml:space="preserve"> of coding for drop vs delay</w:t>
      </w:r>
      <w:r>
        <w:rPr>
          <w:rFonts w:ascii="Times New Roman" w:eastAsia="Times New Roman" w:hAnsi="Times New Roman" w:cs="Times New Roman"/>
          <w:b/>
          <w:bCs/>
          <w:sz w:val="24"/>
          <w:szCs w:val="24"/>
        </w:rPr>
        <w:t>.</w:t>
      </w:r>
      <w:r w:rsidR="00011E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Decoding accuracy </w:t>
      </w:r>
      <w:r w:rsidR="0085700D">
        <w:rPr>
          <w:rFonts w:ascii="Times New Roman" w:eastAsia="Times New Roman" w:hAnsi="Times New Roman" w:cs="Times New Roman"/>
          <w:sz w:val="24"/>
          <w:szCs w:val="24"/>
        </w:rPr>
        <w:t>(</w:t>
      </w:r>
      <w:r w:rsidR="00AE2E65">
        <w:rPr>
          <w:rFonts w:ascii="Times New Roman" w:eastAsia="Times New Roman" w:hAnsi="Times New Roman" w:cs="Times New Roman"/>
          <w:sz w:val="24"/>
          <w:szCs w:val="24"/>
        </w:rPr>
        <w:t>left</w:t>
      </w:r>
      <w:r w:rsidR="0085700D">
        <w:rPr>
          <w:rFonts w:ascii="Times New Roman" w:eastAsia="Times New Roman" w:hAnsi="Times New Roman" w:cs="Times New Roman"/>
          <w:sz w:val="24"/>
          <w:szCs w:val="24"/>
        </w:rPr>
        <w:t xml:space="preserve"> for Monkey S; </w:t>
      </w:r>
      <w:r w:rsidR="00AE2E65">
        <w:rPr>
          <w:rFonts w:ascii="Times New Roman" w:eastAsia="Times New Roman" w:hAnsi="Times New Roman" w:cs="Times New Roman"/>
          <w:sz w:val="24"/>
          <w:szCs w:val="24"/>
        </w:rPr>
        <w:t>right</w:t>
      </w:r>
      <w:r w:rsidR="0085700D">
        <w:rPr>
          <w:rFonts w:ascii="Times New Roman" w:eastAsia="Times New Roman" w:hAnsi="Times New Roman" w:cs="Times New Roman"/>
          <w:sz w:val="24"/>
          <w:szCs w:val="24"/>
        </w:rPr>
        <w:t xml:space="preserve"> for Monkey T) </w:t>
      </w:r>
      <w:r>
        <w:rPr>
          <w:rFonts w:ascii="Times New Roman" w:eastAsia="Times New Roman" w:hAnsi="Times New Roman" w:cs="Times New Roman"/>
          <w:sz w:val="24"/>
          <w:szCs w:val="24"/>
        </w:rPr>
        <w:t>was calculated for each task factor: drops (</w:t>
      </w:r>
      <w:r w:rsidR="00B94DBB">
        <w:rPr>
          <w:rFonts w:ascii="Times New Roman" w:eastAsia="Times New Roman" w:hAnsi="Times New Roman" w:cs="Times New Roman"/>
          <w:sz w:val="24"/>
          <w:szCs w:val="24"/>
        </w:rPr>
        <w:t>A, B</w:t>
      </w:r>
      <w:r>
        <w:rPr>
          <w:rFonts w:ascii="Times New Roman" w:eastAsia="Times New Roman" w:hAnsi="Times New Roman" w:cs="Times New Roman"/>
          <w:sz w:val="24"/>
          <w:szCs w:val="24"/>
        </w:rPr>
        <w:t>), delay (</w:t>
      </w:r>
      <w:r w:rsidR="00B94DBB">
        <w:rPr>
          <w:rFonts w:ascii="Times New Roman" w:eastAsia="Times New Roman" w:hAnsi="Times New Roman" w:cs="Times New Roman"/>
          <w:sz w:val="24"/>
          <w:szCs w:val="24"/>
        </w:rPr>
        <w:t>C, D</w:t>
      </w:r>
      <w:r>
        <w:rPr>
          <w:rFonts w:ascii="Times New Roman" w:eastAsia="Times New Roman" w:hAnsi="Times New Roman" w:cs="Times New Roman"/>
          <w:sz w:val="24"/>
          <w:szCs w:val="24"/>
        </w:rPr>
        <w:t xml:space="preserve">), and </w:t>
      </w:r>
      <w:r w:rsidR="00B94DBB">
        <w:rPr>
          <w:rFonts w:ascii="Times New Roman" w:eastAsia="Times New Roman" w:hAnsi="Times New Roman" w:cs="Times New Roman"/>
          <w:sz w:val="24"/>
          <w:szCs w:val="24"/>
        </w:rPr>
        <w:t xml:space="preserve">offer identity </w:t>
      </w:r>
      <w:r>
        <w:rPr>
          <w:rFonts w:ascii="Times New Roman" w:eastAsia="Times New Roman" w:hAnsi="Times New Roman" w:cs="Times New Roman"/>
          <w:sz w:val="24"/>
          <w:szCs w:val="24"/>
        </w:rPr>
        <w:t>(</w:t>
      </w:r>
      <w:r w:rsidR="00B94DBB">
        <w:rPr>
          <w:rFonts w:ascii="Times New Roman" w:eastAsia="Times New Roman" w:hAnsi="Times New Roman" w:cs="Times New Roman"/>
          <w:sz w:val="24"/>
          <w:szCs w:val="24"/>
        </w:rPr>
        <w:t>E, F</w:t>
      </w:r>
      <w:r>
        <w:rPr>
          <w:rFonts w:ascii="Times New Roman" w:eastAsia="Times New Roman" w:hAnsi="Times New Roman" w:cs="Times New Roman"/>
          <w:sz w:val="24"/>
          <w:szCs w:val="24"/>
        </w:rPr>
        <w:t xml:space="preserve">). </w:t>
      </w:r>
      <w:r w:rsidR="00815C9E">
        <w:rPr>
          <w:rFonts w:ascii="Times New Roman" w:eastAsia="Times New Roman" w:hAnsi="Times New Roman" w:cs="Times New Roman"/>
          <w:sz w:val="24"/>
          <w:szCs w:val="24"/>
        </w:rPr>
        <w:t>In E and F, the black line represents predicted decoding accuracy, assuming independent neural representation of drop and delay, and the colored (green) line represents actual decoding accuracy from data.</w:t>
      </w:r>
      <w:r w:rsidR="00E36FA9">
        <w:rPr>
          <w:rFonts w:ascii="Times New Roman" w:eastAsia="Times New Roman" w:hAnsi="Times New Roman" w:cs="Times New Roman"/>
          <w:sz w:val="24"/>
          <w:szCs w:val="24"/>
        </w:rPr>
        <w:t xml:space="preserve"> </w:t>
      </w:r>
    </w:p>
    <w:p w14:paraId="5332CD9E" w14:textId="77777777" w:rsidR="00E709C7" w:rsidRDefault="00E709C7" w:rsidP="00E709C7">
      <w:pPr>
        <w:tabs>
          <w:tab w:val="left" w:pos="1890"/>
        </w:tabs>
        <w:spacing w:after="0" w:line="480" w:lineRule="auto"/>
        <w:rPr>
          <w:ins w:id="514" w:author="Rossella Falcone" w:date="2026-08-11T16:26:00Z" w16du:dateUtc="2026-08-11T20:26:00Z"/>
          <w:rFonts w:ascii="Times New Roman" w:eastAsia="Times New Roman" w:hAnsi="Times New Roman" w:cs="Times New Roman"/>
          <w:sz w:val="24"/>
          <w:szCs w:val="24"/>
        </w:rPr>
      </w:pPr>
    </w:p>
    <w:p w14:paraId="000000D7" w14:textId="3A8F2989" w:rsidR="00585BFC" w:rsidRDefault="00B672EF">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B111859" wp14:editId="69EB6A34">
            <wp:extent cx="5943600" cy="3486150"/>
            <wp:effectExtent l="0" t="0" r="0" b="0"/>
            <wp:docPr id="1558033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000000D9" w14:textId="00048FC0" w:rsidR="00585BFC" w:rsidRDefault="00000000">
      <w:pPr>
        <w:spacing w:after="0" w:line="360" w:lineRule="auto"/>
        <w:rPr>
          <w:rFonts w:ascii="Times New Roman" w:eastAsia="Times New Roman" w:hAnsi="Times New Roman" w:cs="Times New Roman"/>
          <w:sz w:val="24"/>
          <w:szCs w:val="24"/>
        </w:rPr>
        <w:pPrChange w:id="515" w:author="Siyu Wang" w:date="2026-08-11T16:30:00Z" w16du:dateUtc="2026-08-11T20:30:00Z">
          <w:pPr>
            <w:spacing w:after="0" w:line="480" w:lineRule="auto"/>
          </w:pPr>
        </w:pPrChange>
      </w:pPr>
      <w:r>
        <w:rPr>
          <w:rFonts w:ascii="Times New Roman" w:eastAsia="Times New Roman" w:hAnsi="Times New Roman" w:cs="Times New Roman"/>
          <w:b/>
          <w:bCs/>
          <w:sz w:val="24"/>
          <w:szCs w:val="24"/>
        </w:rPr>
        <w:t xml:space="preserve">Figure </w:t>
      </w:r>
      <w:r w:rsidR="006E05D6">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FC489C" w:rsidRPr="00E709C7">
        <w:rPr>
          <w:rFonts w:ascii="Times New Roman" w:eastAsia="Times New Roman" w:hAnsi="Times New Roman" w:cs="Times New Roman"/>
          <w:b/>
          <w:bCs/>
          <w:sz w:val="24"/>
          <w:szCs w:val="24"/>
        </w:rPr>
        <w:t>The population coding dimension for drop and delay are anti-aligned.</w:t>
      </w:r>
      <w:r w:rsidR="00FC48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population encoding dimensions </w:t>
      </w:r>
      <w:r w:rsidR="0033540C">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 xml:space="preserve">drop and delay are negatively </w:t>
      </w:r>
      <w:r w:rsidR="00FC489C">
        <w:rPr>
          <w:rFonts w:ascii="Times New Roman" w:eastAsia="Times New Roman" w:hAnsi="Times New Roman" w:cs="Times New Roman"/>
          <w:sz w:val="24"/>
          <w:szCs w:val="24"/>
        </w:rPr>
        <w:t xml:space="preserve">aligned, measured </w:t>
      </w:r>
      <w:r w:rsidR="004319ED">
        <w:rPr>
          <w:rFonts w:ascii="Times New Roman" w:eastAsia="Times New Roman" w:hAnsi="Times New Roman" w:cs="Times New Roman"/>
          <w:sz w:val="24"/>
          <w:szCs w:val="24"/>
        </w:rPr>
        <w:t>by</w:t>
      </w:r>
      <w:r w:rsidR="00FC489C">
        <w:rPr>
          <w:rFonts w:ascii="Times New Roman" w:eastAsia="Times New Roman" w:hAnsi="Times New Roman" w:cs="Times New Roman"/>
          <w:sz w:val="24"/>
          <w:szCs w:val="24"/>
        </w:rPr>
        <w:t xml:space="preserve"> cosine similarity, </w:t>
      </w:r>
      <w:r>
        <w:rPr>
          <w:rFonts w:ascii="Times New Roman" w:eastAsia="Times New Roman" w:hAnsi="Times New Roman" w:cs="Times New Roman"/>
          <w:sz w:val="24"/>
          <w:szCs w:val="24"/>
        </w:rPr>
        <w:t>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population encoding dimensions were estimated </w:t>
      </w:r>
      <w:r w:rsidR="0033540C">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a time window from </w:t>
      </w:r>
      <w:r w:rsidR="0033540C">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50ms to 0ms </w:t>
      </w:r>
      <w:r w:rsidR="0033540C">
        <w:rPr>
          <w:rFonts w:ascii="Times New Roman" w:eastAsia="Times New Roman" w:hAnsi="Times New Roman" w:cs="Times New Roman"/>
          <w:sz w:val="24"/>
          <w:szCs w:val="24"/>
        </w:rPr>
        <w:t>before the go signal.</w:t>
      </w:r>
    </w:p>
    <w:p w14:paraId="000000DA"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142BA512" w14:textId="1EA9A909" w:rsidR="006A67E5" w:rsidRDefault="00F04B7F" w:rsidP="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BC2DA49" wp14:editId="01CF738A">
            <wp:extent cx="4015390" cy="5985674"/>
            <wp:effectExtent l="0" t="0" r="4445" b="0"/>
            <wp:docPr id="1339610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22083" cy="5995652"/>
                    </a:xfrm>
                    <a:prstGeom prst="rect">
                      <a:avLst/>
                    </a:prstGeom>
                    <a:noFill/>
                    <a:ln>
                      <a:noFill/>
                    </a:ln>
                  </pic:spPr>
                </pic:pic>
              </a:graphicData>
            </a:graphic>
          </wp:inline>
        </w:drawing>
      </w:r>
    </w:p>
    <w:p w14:paraId="2001E61C" w14:textId="1F798D17" w:rsidR="00C55D85" w:rsidRDefault="006A67E5">
      <w:pPr>
        <w:spacing w:after="0" w:line="360" w:lineRule="auto"/>
        <w:rPr>
          <w:rFonts w:ascii="Times New Roman" w:eastAsia="Times New Roman" w:hAnsi="Times New Roman" w:cs="Times New Roman"/>
          <w:sz w:val="24"/>
          <w:szCs w:val="24"/>
        </w:rPr>
        <w:pPrChange w:id="516" w:author="Siyu Wang" w:date="2026-08-11T16:29:00Z" w16du:dateUtc="2026-08-11T20:29:00Z">
          <w:pPr>
            <w:spacing w:after="0" w:line="480" w:lineRule="auto"/>
          </w:pPr>
        </w:pPrChange>
      </w:pPr>
      <w:r>
        <w:rPr>
          <w:rFonts w:ascii="Times New Roman" w:eastAsia="Times New Roman" w:hAnsi="Times New Roman" w:cs="Times New Roman"/>
          <w:b/>
          <w:bCs/>
          <w:sz w:val="24"/>
          <w:szCs w:val="24"/>
        </w:rPr>
        <w:t>Figure 7.</w:t>
      </w:r>
      <w:r w:rsidR="00C55D85" w:rsidRPr="00C55D85">
        <w:rPr>
          <w:rFonts w:ascii="Times New Roman" w:eastAsia="Times New Roman" w:hAnsi="Times New Roman" w:cs="Times New Roman"/>
          <w:b/>
          <w:bCs/>
          <w:sz w:val="24"/>
          <w:szCs w:val="24"/>
        </w:rPr>
        <w:t xml:space="preserve"> </w:t>
      </w:r>
      <w:r w:rsidR="00C55D85" w:rsidRPr="00356B01">
        <w:rPr>
          <w:rFonts w:ascii="Times New Roman" w:eastAsia="Times New Roman" w:hAnsi="Times New Roman" w:cs="Times New Roman"/>
          <w:b/>
          <w:bCs/>
          <w:sz w:val="24"/>
          <w:szCs w:val="24"/>
        </w:rPr>
        <w:t xml:space="preserve">The </w:t>
      </w:r>
      <w:r w:rsidR="0019120B">
        <w:rPr>
          <w:rFonts w:ascii="Times New Roman" w:eastAsia="Times New Roman" w:hAnsi="Times New Roman" w:cs="Times New Roman"/>
          <w:b/>
          <w:bCs/>
          <w:sz w:val="24"/>
          <w:szCs w:val="24"/>
        </w:rPr>
        <w:t>value coding dimension</w:t>
      </w:r>
      <w:r w:rsidR="0088025E">
        <w:rPr>
          <w:rFonts w:ascii="Times New Roman" w:eastAsia="Times New Roman" w:hAnsi="Times New Roman" w:cs="Times New Roman"/>
          <w:b/>
          <w:bCs/>
          <w:sz w:val="24"/>
          <w:szCs w:val="24"/>
        </w:rPr>
        <w:t xml:space="preserve"> </w:t>
      </w:r>
      <w:r w:rsidR="0088025E">
        <w:rPr>
          <w:rFonts w:ascii="Times New Roman" w:eastAsia="Times New Roman" w:hAnsi="Times New Roman" w:cs="Times New Roman"/>
          <w:sz w:val="24"/>
          <w:szCs w:val="24"/>
        </w:rPr>
        <w:t>(left for Monkey S; right for Monkey T)</w:t>
      </w:r>
      <w:r w:rsidR="00C55D85" w:rsidRPr="00356B01">
        <w:rPr>
          <w:rFonts w:ascii="Times New Roman" w:eastAsia="Times New Roman" w:hAnsi="Times New Roman" w:cs="Times New Roman"/>
          <w:b/>
          <w:bCs/>
          <w:sz w:val="24"/>
          <w:szCs w:val="24"/>
        </w:rPr>
        <w:t>.</w:t>
      </w:r>
      <w:r w:rsidR="006319DC">
        <w:rPr>
          <w:rFonts w:ascii="Times New Roman" w:eastAsia="Times New Roman" w:hAnsi="Times New Roman" w:cs="Times New Roman"/>
          <w:sz w:val="24"/>
          <w:szCs w:val="24"/>
        </w:rPr>
        <w:t xml:space="preserve"> We estimated the population coding dimension for value, this dimension positively aligns with the drop dimension (A, B) and negatively aligns with the delay dimension (C, D). </w:t>
      </w:r>
      <w:r w:rsidR="00386B87">
        <w:rPr>
          <w:rFonts w:ascii="Times New Roman" w:eastAsia="Times New Roman" w:hAnsi="Times New Roman" w:cs="Times New Roman"/>
          <w:sz w:val="24"/>
          <w:szCs w:val="24"/>
        </w:rPr>
        <w:t xml:space="preserve">The </w:t>
      </w:r>
      <w:r w:rsidR="00FE386B">
        <w:rPr>
          <w:rFonts w:ascii="Times New Roman" w:eastAsia="Times New Roman" w:hAnsi="Times New Roman" w:cs="Times New Roman"/>
          <w:sz w:val="24"/>
          <w:szCs w:val="24"/>
        </w:rPr>
        <w:t xml:space="preserve">projected </w:t>
      </w:r>
      <w:r w:rsidR="00386B87">
        <w:rPr>
          <w:rFonts w:ascii="Times New Roman" w:eastAsia="Times New Roman" w:hAnsi="Times New Roman" w:cs="Times New Roman"/>
          <w:sz w:val="24"/>
          <w:szCs w:val="24"/>
        </w:rPr>
        <w:t>value-axis activity for the nine offers at -250ms to 0ms before the go signal</w:t>
      </w:r>
      <w:r w:rsidR="00A304CC">
        <w:rPr>
          <w:rFonts w:ascii="Times New Roman" w:eastAsia="Times New Roman" w:hAnsi="Times New Roman" w:cs="Times New Roman"/>
          <w:sz w:val="24"/>
          <w:szCs w:val="24"/>
        </w:rPr>
        <w:t xml:space="preserve"> are shown in E and F. </w:t>
      </w:r>
      <w:r w:rsidR="00997F94">
        <w:rPr>
          <w:rFonts w:ascii="Times New Roman" w:eastAsia="Times New Roman" w:hAnsi="Times New Roman" w:cs="Times New Roman"/>
          <w:sz w:val="24"/>
          <w:szCs w:val="24"/>
        </w:rPr>
        <w:t xml:space="preserve">The </w:t>
      </w:r>
      <w:r w:rsidR="00A304CC">
        <w:rPr>
          <w:rFonts w:ascii="Times New Roman" w:eastAsia="Times New Roman" w:hAnsi="Times New Roman" w:cs="Times New Roman"/>
          <w:sz w:val="24"/>
          <w:szCs w:val="24"/>
        </w:rPr>
        <w:t xml:space="preserve">overlayed gray line is a logistic fit to the data. </w:t>
      </w:r>
    </w:p>
    <w:p w14:paraId="7DAC6EDC" w14:textId="03E58F00" w:rsidR="006A67E5" w:rsidRDefault="006A67E5">
      <w:pPr>
        <w:shd w:val="clear" w:color="auto" w:fill="FFFFFF"/>
        <w:spacing w:after="0" w:line="480" w:lineRule="auto"/>
        <w:rPr>
          <w:rFonts w:ascii="Times New Roman" w:eastAsia="Times New Roman" w:hAnsi="Times New Roman" w:cs="Times New Roman"/>
          <w:sz w:val="24"/>
          <w:szCs w:val="24"/>
        </w:rPr>
      </w:pPr>
    </w:p>
    <w:p w14:paraId="000000DB" w14:textId="6F9195B2" w:rsidR="00585BFC" w:rsidRDefault="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E9A07DF" wp14:editId="076A8017">
            <wp:extent cx="3724458" cy="5307815"/>
            <wp:effectExtent l="0" t="0" r="0" b="7620"/>
            <wp:docPr id="1713860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42198" cy="5333097"/>
                    </a:xfrm>
                    <a:prstGeom prst="rect">
                      <a:avLst/>
                    </a:prstGeom>
                    <a:noFill/>
                    <a:ln>
                      <a:noFill/>
                    </a:ln>
                  </pic:spPr>
                </pic:pic>
              </a:graphicData>
            </a:graphic>
          </wp:inline>
        </w:drawing>
      </w:r>
    </w:p>
    <w:p w14:paraId="74CCE2DB" w14:textId="730038A3" w:rsidR="00B802E8" w:rsidRDefault="00000000">
      <w:pPr>
        <w:spacing w:after="0" w:line="360" w:lineRule="auto"/>
        <w:rPr>
          <w:rFonts w:ascii="Times New Roman" w:eastAsia="Times New Roman" w:hAnsi="Times New Roman" w:cs="Times New Roman"/>
          <w:b/>
          <w:bCs/>
          <w:sz w:val="24"/>
          <w:szCs w:val="24"/>
        </w:rPr>
        <w:pPrChange w:id="517" w:author="Siyu Wang" w:date="2026-08-11T16:29:00Z" w16du:dateUtc="2026-08-11T20:29:00Z">
          <w:pPr>
            <w:spacing w:after="0" w:line="480" w:lineRule="auto"/>
          </w:pPr>
        </w:pPrChange>
      </w:pPr>
      <w:r>
        <w:rPr>
          <w:rFonts w:ascii="Times New Roman" w:eastAsia="Times New Roman" w:hAnsi="Times New Roman" w:cs="Times New Roman"/>
          <w:b/>
          <w:bCs/>
          <w:sz w:val="24"/>
          <w:szCs w:val="24"/>
        </w:rPr>
        <w:t xml:space="preserve">Figure </w:t>
      </w:r>
      <w:r w:rsidR="00D93CBD">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D365E9">
        <w:rPr>
          <w:rFonts w:ascii="Times New Roman" w:eastAsia="Times New Roman" w:hAnsi="Times New Roman" w:cs="Times New Roman"/>
          <w:b/>
          <w:bCs/>
          <w:sz w:val="24"/>
          <w:szCs w:val="24"/>
        </w:rPr>
        <w:t>Go signal modulate</w:t>
      </w:r>
      <w:r w:rsidR="00007177">
        <w:rPr>
          <w:rFonts w:ascii="Times New Roman" w:eastAsia="Times New Roman" w:hAnsi="Times New Roman" w:cs="Times New Roman"/>
          <w:b/>
          <w:bCs/>
          <w:sz w:val="24"/>
          <w:szCs w:val="24"/>
        </w:rPr>
        <w:t>s</w:t>
      </w:r>
      <w:r w:rsidR="00D365E9">
        <w:rPr>
          <w:rFonts w:ascii="Times New Roman" w:eastAsia="Times New Roman" w:hAnsi="Times New Roman" w:cs="Times New Roman"/>
          <w:b/>
          <w:bCs/>
          <w:sz w:val="24"/>
          <w:szCs w:val="24"/>
        </w:rPr>
        <w:t xml:space="preserve"> population activity</w:t>
      </w:r>
      <w:r w:rsidR="00681D8B">
        <w:rPr>
          <w:rFonts w:ascii="Times New Roman" w:eastAsia="Times New Roman" w:hAnsi="Times New Roman" w:cs="Times New Roman"/>
          <w:b/>
          <w:bCs/>
          <w:sz w:val="24"/>
          <w:szCs w:val="24"/>
        </w:rPr>
        <w:t xml:space="preserve"> </w:t>
      </w:r>
      <w:r w:rsidR="00681D8B">
        <w:rPr>
          <w:rFonts w:ascii="Times New Roman" w:eastAsia="Times New Roman" w:hAnsi="Times New Roman" w:cs="Times New Roman"/>
          <w:sz w:val="24"/>
          <w:szCs w:val="24"/>
        </w:rPr>
        <w:t>(left for Monkey S, right for Monkey T)</w:t>
      </w:r>
      <w:r w:rsidRPr="00E709C7">
        <w:rPr>
          <w:rFonts w:ascii="Times New Roman" w:eastAsia="Times New Roman" w:hAnsi="Times New Roman" w:cs="Times New Roman"/>
          <w:sz w:val="24"/>
          <w:szCs w:val="24"/>
        </w:rPr>
        <w:t>.</w:t>
      </w:r>
      <w:r w:rsidR="00542B7D" w:rsidRPr="00E709C7">
        <w:rPr>
          <w:rFonts w:ascii="Times New Roman" w:eastAsia="Times New Roman" w:hAnsi="Times New Roman" w:cs="Times New Roman"/>
          <w:sz w:val="24"/>
          <w:szCs w:val="24"/>
        </w:rPr>
        <w:t xml:space="preserve"> </w:t>
      </w:r>
      <w:r w:rsidR="006C612A">
        <w:rPr>
          <w:rFonts w:ascii="Times New Roman" w:eastAsia="Times New Roman" w:hAnsi="Times New Roman" w:cs="Times New Roman"/>
          <w:sz w:val="24"/>
          <w:szCs w:val="24"/>
        </w:rPr>
        <w:t xml:space="preserve">The projected value-axis </w:t>
      </w:r>
      <w:r w:rsidR="006248F5">
        <w:rPr>
          <w:rFonts w:ascii="Times New Roman" w:eastAsia="Times New Roman" w:hAnsi="Times New Roman" w:cs="Times New Roman"/>
          <w:sz w:val="24"/>
          <w:szCs w:val="24"/>
        </w:rPr>
        <w:t xml:space="preserve">population </w:t>
      </w:r>
      <w:r w:rsidR="006C612A">
        <w:rPr>
          <w:rFonts w:ascii="Times New Roman" w:eastAsia="Times New Roman" w:hAnsi="Times New Roman" w:cs="Times New Roman"/>
          <w:sz w:val="24"/>
          <w:szCs w:val="24"/>
        </w:rPr>
        <w:t xml:space="preserve">activity diverges following </w:t>
      </w:r>
      <w:r w:rsidR="001B6BD2">
        <w:rPr>
          <w:rFonts w:ascii="Times New Roman" w:eastAsia="Times New Roman" w:hAnsi="Times New Roman" w:cs="Times New Roman"/>
          <w:sz w:val="24"/>
          <w:szCs w:val="24"/>
        </w:rPr>
        <w:t>the</w:t>
      </w:r>
      <w:r w:rsidR="006C612A">
        <w:rPr>
          <w:rFonts w:ascii="Times New Roman" w:eastAsia="Times New Roman" w:hAnsi="Times New Roman" w:cs="Times New Roman"/>
          <w:sz w:val="24"/>
          <w:szCs w:val="24"/>
        </w:rPr>
        <w:t xml:space="preserve"> purple vs yellow go signal</w:t>
      </w:r>
      <w:r w:rsidR="00E00168">
        <w:rPr>
          <w:rFonts w:ascii="Times New Roman" w:eastAsia="Times New Roman" w:hAnsi="Times New Roman" w:cs="Times New Roman"/>
          <w:sz w:val="24"/>
          <w:szCs w:val="24"/>
        </w:rPr>
        <w:t xml:space="preserve"> (A and B)</w:t>
      </w:r>
      <w:r w:rsidR="006C612A">
        <w:rPr>
          <w:rFonts w:ascii="Times New Roman" w:eastAsia="Times New Roman" w:hAnsi="Times New Roman" w:cs="Times New Roman"/>
          <w:sz w:val="24"/>
          <w:szCs w:val="24"/>
        </w:rPr>
        <w:t>.</w:t>
      </w:r>
      <w:r w:rsidR="00405C90">
        <w:rPr>
          <w:rFonts w:ascii="Times New Roman" w:eastAsia="Times New Roman" w:hAnsi="Times New Roman" w:cs="Times New Roman"/>
          <w:sz w:val="24"/>
          <w:szCs w:val="24"/>
        </w:rPr>
        <w:t xml:space="preserve"> </w:t>
      </w:r>
      <w:r w:rsidR="00724F2D">
        <w:rPr>
          <w:rFonts w:ascii="Times New Roman" w:eastAsia="Times New Roman" w:hAnsi="Times New Roman" w:cs="Times New Roman"/>
          <w:sz w:val="24"/>
          <w:szCs w:val="24"/>
        </w:rPr>
        <w:t xml:space="preserve">The trajectories </w:t>
      </w:r>
      <w:del w:id="518" w:author="Siyu Wang" w:date="2026-08-12T02:15:00Z" w16du:dateUtc="2026-08-12T06:15:00Z">
        <w:r w:rsidR="00724F2D" w:rsidDel="005B00FD">
          <w:rPr>
            <w:rFonts w:ascii="Times New Roman" w:eastAsia="Times New Roman" w:hAnsi="Times New Roman" w:cs="Times New Roman"/>
            <w:sz w:val="24"/>
            <w:szCs w:val="24"/>
          </w:rPr>
          <w:delText xml:space="preserve">were </w:delText>
        </w:r>
      </w:del>
      <w:ins w:id="519" w:author="Siyu Wang" w:date="2026-08-12T02:15:00Z" w16du:dateUtc="2026-08-12T06:15:00Z">
        <w:r w:rsidR="005B00FD">
          <w:rPr>
            <w:rFonts w:ascii="Times New Roman" w:eastAsia="Times New Roman" w:hAnsi="Times New Roman" w:cs="Times New Roman"/>
            <w:sz w:val="24"/>
            <w:szCs w:val="24"/>
          </w:rPr>
          <w:t xml:space="preserve">are </w:t>
        </w:r>
      </w:ins>
      <w:r w:rsidR="00724F2D">
        <w:rPr>
          <w:rFonts w:ascii="Times New Roman" w:eastAsia="Times New Roman" w:hAnsi="Times New Roman" w:cs="Times New Roman"/>
          <w:sz w:val="24"/>
          <w:szCs w:val="24"/>
        </w:rPr>
        <w:t xml:space="preserve">calculated for each offer and then averaged across offers. </w:t>
      </w:r>
      <w:r w:rsidR="00405C90">
        <w:rPr>
          <w:rFonts w:ascii="Times New Roman" w:eastAsia="Times New Roman" w:hAnsi="Times New Roman" w:cs="Times New Roman"/>
          <w:sz w:val="24"/>
          <w:szCs w:val="24"/>
        </w:rPr>
        <w:t>Baseline activity from -250ms to 0ms before the go signal is subtracted</w:t>
      </w:r>
      <w:r w:rsidR="00724F2D">
        <w:rPr>
          <w:rFonts w:ascii="Times New Roman" w:eastAsia="Times New Roman" w:hAnsi="Times New Roman" w:cs="Times New Roman"/>
          <w:sz w:val="24"/>
          <w:szCs w:val="24"/>
        </w:rPr>
        <w:t xml:space="preserve"> to show the changes of neural activity relative to before the go signal. </w:t>
      </w:r>
      <w:r w:rsidR="00E5543F">
        <w:rPr>
          <w:rFonts w:ascii="Times New Roman" w:eastAsia="Times New Roman" w:hAnsi="Times New Roman" w:cs="Times New Roman"/>
          <w:sz w:val="24"/>
          <w:szCs w:val="24"/>
        </w:rPr>
        <w:t xml:space="preserve">In Monkey S, </w:t>
      </w:r>
      <w:r w:rsidR="007B37F5">
        <w:rPr>
          <w:rFonts w:ascii="Times New Roman" w:eastAsia="Times New Roman" w:hAnsi="Times New Roman" w:cs="Times New Roman"/>
          <w:sz w:val="24"/>
          <w:szCs w:val="24"/>
        </w:rPr>
        <w:t xml:space="preserve">within 250ms after the go signal, </w:t>
      </w:r>
      <w:ins w:id="520" w:author="Siyu Wang" w:date="2026-08-12T02:15:00Z" w16du:dateUtc="2026-08-12T06:15:00Z">
        <w:r w:rsidR="00A03E70">
          <w:rPr>
            <w:rFonts w:ascii="Times New Roman" w:eastAsia="Times New Roman" w:hAnsi="Times New Roman" w:cs="Times New Roman"/>
            <w:sz w:val="24"/>
            <w:szCs w:val="24"/>
          </w:rPr>
          <w:t xml:space="preserve">the </w:t>
        </w:r>
      </w:ins>
      <w:r w:rsidR="00E5543F">
        <w:rPr>
          <w:rFonts w:ascii="Times New Roman" w:eastAsia="Times New Roman" w:hAnsi="Times New Roman" w:cs="Times New Roman"/>
          <w:sz w:val="24"/>
          <w:szCs w:val="24"/>
        </w:rPr>
        <w:t xml:space="preserve">purple go signal increases value-axis activity and </w:t>
      </w:r>
      <w:ins w:id="521" w:author="Siyu Wang" w:date="2026-08-12T02:16:00Z" w16du:dateUtc="2026-08-12T06:16:00Z">
        <w:r w:rsidR="00D55A78">
          <w:rPr>
            <w:rFonts w:ascii="Times New Roman" w:eastAsia="Times New Roman" w:hAnsi="Times New Roman" w:cs="Times New Roman"/>
            <w:sz w:val="24"/>
            <w:szCs w:val="24"/>
          </w:rPr>
          <w:t xml:space="preserve">the </w:t>
        </w:r>
      </w:ins>
      <w:r w:rsidR="00E5543F">
        <w:rPr>
          <w:rFonts w:ascii="Times New Roman" w:eastAsia="Times New Roman" w:hAnsi="Times New Roman" w:cs="Times New Roman"/>
          <w:sz w:val="24"/>
          <w:szCs w:val="24"/>
        </w:rPr>
        <w:t xml:space="preserve">yellow go signal decreases value-axis activity (C). </w:t>
      </w:r>
      <w:r w:rsidR="007B37F5">
        <w:rPr>
          <w:rFonts w:ascii="Times New Roman" w:eastAsia="Times New Roman" w:hAnsi="Times New Roman" w:cs="Times New Roman"/>
          <w:sz w:val="24"/>
          <w:szCs w:val="24"/>
        </w:rPr>
        <w:t xml:space="preserve">The population coding dimension for the go signal positively aligns with the value axis (E). In Monkey T, </w:t>
      </w:r>
      <w:r w:rsidR="006100B7">
        <w:rPr>
          <w:rFonts w:ascii="Times New Roman" w:eastAsia="Times New Roman" w:hAnsi="Times New Roman" w:cs="Times New Roman"/>
          <w:sz w:val="24"/>
          <w:szCs w:val="24"/>
        </w:rPr>
        <w:t>however,</w:t>
      </w:r>
      <w:r w:rsidR="007B37F5">
        <w:rPr>
          <w:rFonts w:ascii="Times New Roman" w:eastAsia="Times New Roman" w:hAnsi="Times New Roman" w:cs="Times New Roman"/>
          <w:sz w:val="24"/>
          <w:szCs w:val="24"/>
        </w:rPr>
        <w:t xml:space="preserve"> no differences were observed within 250ms after the go signal (D). The coding dimension for the go signal is orthogonal to the value axis (F), suggesting </w:t>
      </w:r>
      <w:r w:rsidR="00B958FB">
        <w:rPr>
          <w:rFonts w:ascii="Times New Roman" w:eastAsia="Times New Roman" w:hAnsi="Times New Roman" w:cs="Times New Roman"/>
          <w:sz w:val="24"/>
          <w:szCs w:val="24"/>
        </w:rPr>
        <w:t xml:space="preserve">that the processing of the </w:t>
      </w:r>
      <w:r w:rsidR="007B37F5">
        <w:rPr>
          <w:rFonts w:ascii="Times New Roman" w:eastAsia="Times New Roman" w:hAnsi="Times New Roman" w:cs="Times New Roman"/>
          <w:sz w:val="24"/>
          <w:szCs w:val="24"/>
        </w:rPr>
        <w:t>go signal</w:t>
      </w:r>
      <w:r w:rsidR="00B958FB">
        <w:rPr>
          <w:rFonts w:ascii="Times New Roman" w:eastAsia="Times New Roman" w:hAnsi="Times New Roman" w:cs="Times New Roman"/>
          <w:sz w:val="24"/>
          <w:szCs w:val="24"/>
        </w:rPr>
        <w:t xml:space="preserve"> operates in a different subspace than the value-axis.</w:t>
      </w:r>
      <w:r w:rsidR="007B37F5">
        <w:rPr>
          <w:rFonts w:ascii="Times New Roman" w:eastAsia="Times New Roman" w:hAnsi="Times New Roman" w:cs="Times New Roman"/>
          <w:sz w:val="24"/>
          <w:szCs w:val="24"/>
        </w:rPr>
        <w:t xml:space="preserve"> </w:t>
      </w:r>
      <w:r w:rsidR="00B802E8">
        <w:rPr>
          <w:rFonts w:ascii="Times New Roman" w:eastAsia="Times New Roman" w:hAnsi="Times New Roman" w:cs="Times New Roman"/>
          <w:b/>
          <w:bCs/>
          <w:sz w:val="24"/>
          <w:szCs w:val="24"/>
        </w:rPr>
        <w:br w:type="page"/>
      </w:r>
    </w:p>
    <w:p w14:paraId="1795CAD1" w14:textId="77777777" w:rsidR="003D0A78" w:rsidRPr="00E709C7" w:rsidRDefault="00000000" w:rsidP="00E709C7">
      <w:pPr>
        <w:spacing w:after="0" w:line="480" w:lineRule="auto"/>
        <w:rPr>
          <w:rFonts w:ascii="Times New Roman" w:eastAsia="Times New Roman" w:hAnsi="Times New Roman" w:cs="Times New Roman"/>
          <w:b/>
          <w:bCs/>
          <w:sz w:val="24"/>
          <w:szCs w:val="24"/>
        </w:rPr>
      </w:pPr>
      <w:r w:rsidRPr="00E709C7">
        <w:rPr>
          <w:rFonts w:ascii="Times New Roman" w:eastAsia="Times New Roman" w:hAnsi="Times New Roman" w:cs="Times New Roman"/>
          <w:b/>
          <w:bCs/>
          <w:sz w:val="24"/>
          <w:szCs w:val="24"/>
        </w:rPr>
        <w:lastRenderedPageBreak/>
        <w:t>Supplementary Informati</w:t>
      </w:r>
      <w:r w:rsidR="003746BF" w:rsidRPr="00E709C7">
        <w:rPr>
          <w:rFonts w:ascii="Times New Roman" w:eastAsia="Times New Roman" w:hAnsi="Times New Roman" w:cs="Times New Roman"/>
          <w:b/>
          <w:bCs/>
          <w:sz w:val="24"/>
          <w:szCs w:val="24"/>
        </w:rPr>
        <w:t>on</w:t>
      </w:r>
    </w:p>
    <w:p w14:paraId="4120F485" w14:textId="77777777" w:rsidR="003D0A78" w:rsidRPr="00E709C7" w:rsidRDefault="005A5113" w:rsidP="00E709C7">
      <w:pPr>
        <w:spacing w:after="0" w:line="480" w:lineRule="auto"/>
        <w:rPr>
          <w:rFonts w:ascii="Times New Roman" w:eastAsia="Times New Roman" w:hAnsi="Times New Roman" w:cs="Times New Roman"/>
          <w:b/>
          <w:bCs/>
          <w:sz w:val="24"/>
          <w:szCs w:val="24"/>
        </w:rPr>
      </w:pPr>
      <w:r w:rsidRPr="00E709C7">
        <w:rPr>
          <w:rFonts w:ascii="Times New Roman" w:eastAsia="Times New Roman" w:hAnsi="Times New Roman" w:cs="Times New Roman"/>
          <w:b/>
          <w:bCs/>
          <w:noProof/>
          <w:sz w:val="24"/>
          <w:szCs w:val="24"/>
        </w:rPr>
        <w:drawing>
          <wp:inline distT="0" distB="0" distL="0" distR="0" wp14:anchorId="6858C1FC" wp14:editId="78725819">
            <wp:extent cx="5909244" cy="5777165"/>
            <wp:effectExtent l="0" t="0" r="0" b="0"/>
            <wp:docPr id="21321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830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919733" cy="5787420"/>
                    </a:xfrm>
                    <a:prstGeom prst="rect">
                      <a:avLst/>
                    </a:prstGeom>
                    <a:noFill/>
                    <a:ln>
                      <a:noFill/>
                    </a:ln>
                  </pic:spPr>
                </pic:pic>
              </a:graphicData>
            </a:graphic>
          </wp:inline>
        </w:drawing>
      </w:r>
    </w:p>
    <w:p w14:paraId="2C67D9BD" w14:textId="6F1A13F4" w:rsidR="003746BF" w:rsidRPr="00512CBC" w:rsidRDefault="005A5113">
      <w:pPr>
        <w:spacing w:after="0" w:line="360" w:lineRule="auto"/>
        <w:rPr>
          <w:rFonts w:ascii="Times New Roman" w:hAnsi="Times New Roman"/>
          <w:sz w:val="24"/>
        </w:rPr>
        <w:pPrChange w:id="522" w:author="Siyu Wang" w:date="2026-08-11T16:29:00Z" w16du:dateUtc="2026-08-11T20:29:00Z">
          <w:pPr>
            <w:spacing w:after="0" w:line="480" w:lineRule="auto"/>
          </w:pPr>
        </w:pPrChange>
      </w:pPr>
      <w:r w:rsidRPr="00512CBC">
        <w:rPr>
          <w:rFonts w:ascii="Times New Roman" w:hAnsi="Times New Roman"/>
          <w:b/>
          <w:sz w:val="24"/>
        </w:rPr>
        <w:t>Figure S1.</w:t>
      </w:r>
      <w:r w:rsidR="0052580A" w:rsidRPr="00512CBC">
        <w:rPr>
          <w:rFonts w:ascii="Times New Roman" w:hAnsi="Times New Roman"/>
          <w:b/>
          <w:sz w:val="24"/>
        </w:rPr>
        <w:t xml:space="preserve"> Model parameters </w:t>
      </w:r>
      <w:r w:rsidR="003D0A78" w:rsidRPr="00512CBC">
        <w:rPr>
          <w:rFonts w:ascii="Times New Roman" w:hAnsi="Times New Roman"/>
          <w:b/>
          <w:sz w:val="24"/>
        </w:rPr>
        <w:t xml:space="preserve">and predictions. </w:t>
      </w:r>
      <w:r w:rsidR="001202EC" w:rsidRPr="00512CBC">
        <w:rPr>
          <w:rFonts w:ascii="Times New Roman" w:hAnsi="Times New Roman"/>
          <w:b/>
          <w:sz w:val="24"/>
        </w:rPr>
        <w:t>(</w:t>
      </w:r>
      <w:r w:rsidR="003D0A78" w:rsidRPr="00512CBC">
        <w:rPr>
          <w:rFonts w:ascii="Times New Roman" w:hAnsi="Times New Roman"/>
          <w:b/>
          <w:sz w:val="24"/>
        </w:rPr>
        <w:t>A-B</w:t>
      </w:r>
      <w:r w:rsidR="001202EC" w:rsidRPr="00512CBC">
        <w:rPr>
          <w:rFonts w:ascii="Times New Roman" w:hAnsi="Times New Roman"/>
          <w:b/>
          <w:sz w:val="24"/>
        </w:rPr>
        <w:t>)</w:t>
      </w:r>
      <w:r w:rsidR="003D0A78" w:rsidRPr="00512CBC">
        <w:rPr>
          <w:rFonts w:ascii="Times New Roman" w:hAnsi="Times New Roman"/>
          <w:b/>
          <w:sz w:val="24"/>
        </w:rPr>
        <w:t xml:space="preserve">. </w:t>
      </w:r>
      <w:r w:rsidR="004C2C83" w:rsidRPr="00512CBC">
        <w:rPr>
          <w:rFonts w:ascii="Times New Roman" w:hAnsi="Times New Roman"/>
          <w:sz w:val="24"/>
        </w:rPr>
        <w:t>Parameter values from the best-fit models for Monkey S and Monkey T.</w:t>
      </w:r>
      <w:r w:rsidR="003746BF" w:rsidRPr="00512CBC">
        <w:rPr>
          <w:rFonts w:ascii="Times New Roman" w:hAnsi="Times New Roman"/>
          <w:b/>
          <w:sz w:val="24"/>
        </w:rPr>
        <w:t xml:space="preserve"> </w:t>
      </w:r>
      <w:r w:rsidR="001202EC" w:rsidRPr="00512CBC">
        <w:rPr>
          <w:rFonts w:ascii="Times New Roman" w:hAnsi="Times New Roman"/>
          <w:b/>
          <w:sz w:val="24"/>
        </w:rPr>
        <w:t>(</w:t>
      </w:r>
      <w:r w:rsidR="003D0A78" w:rsidRPr="00512CBC">
        <w:rPr>
          <w:rFonts w:ascii="Times New Roman" w:hAnsi="Times New Roman"/>
          <w:b/>
          <w:sz w:val="24"/>
        </w:rPr>
        <w:t>C-N</w:t>
      </w:r>
      <w:r w:rsidR="001202EC" w:rsidRPr="00512CBC">
        <w:rPr>
          <w:rFonts w:ascii="Times New Roman" w:hAnsi="Times New Roman"/>
          <w:b/>
          <w:sz w:val="24"/>
        </w:rPr>
        <w:t>)</w:t>
      </w:r>
      <w:r w:rsidR="003D0A78" w:rsidRPr="00512CBC">
        <w:rPr>
          <w:rFonts w:ascii="Times New Roman" w:hAnsi="Times New Roman"/>
          <w:b/>
          <w:sz w:val="24"/>
        </w:rPr>
        <w:t xml:space="preserve">. </w:t>
      </w:r>
      <w:r w:rsidR="004C2C83" w:rsidRPr="00512CBC">
        <w:rPr>
          <w:rFonts w:ascii="Times New Roman" w:hAnsi="Times New Roman"/>
          <w:sz w:val="24"/>
        </w:rPr>
        <w:t>Model-predicted acceptance probability versus data</w:t>
      </w:r>
      <w:r w:rsidR="003D0A78" w:rsidRPr="00512CBC">
        <w:rPr>
          <w:rFonts w:ascii="Times New Roman" w:hAnsi="Times New Roman"/>
          <w:sz w:val="24"/>
        </w:rPr>
        <w:t>.</w:t>
      </w:r>
      <w:r w:rsidR="00AC13A6" w:rsidRPr="00512CBC">
        <w:rPr>
          <w:rFonts w:ascii="Times New Roman" w:hAnsi="Times New Roman"/>
          <w:sz w:val="24"/>
        </w:rPr>
        <w:t xml:space="preserve"> </w:t>
      </w:r>
      <w:r w:rsidR="005D225D" w:rsidRPr="00512CBC">
        <w:rPr>
          <w:rFonts w:ascii="Times New Roman" w:hAnsi="Times New Roman"/>
          <w:b/>
          <w:sz w:val="24"/>
        </w:rPr>
        <w:t xml:space="preserve">C-H </w:t>
      </w:r>
      <w:r w:rsidR="005D225D" w:rsidRPr="00512CBC">
        <w:rPr>
          <w:rFonts w:ascii="Times New Roman" w:hAnsi="Times New Roman"/>
          <w:sz w:val="24"/>
        </w:rPr>
        <w:t>represent</w:t>
      </w:r>
      <w:del w:id="523" w:author="Siyu Wang" w:date="2026-08-12T02:17:00Z" w16du:dateUtc="2026-08-12T06:17:00Z">
        <w:r w:rsidR="005D225D" w:rsidRPr="00512CBC" w:rsidDel="00F12B85">
          <w:rPr>
            <w:rFonts w:ascii="Times New Roman" w:hAnsi="Times New Roman"/>
            <w:sz w:val="24"/>
          </w:rPr>
          <w:delText>s</w:delText>
        </w:r>
      </w:del>
      <w:r w:rsidR="005D225D" w:rsidRPr="00512CBC">
        <w:rPr>
          <w:rFonts w:ascii="Times New Roman" w:hAnsi="Times New Roman"/>
          <w:sz w:val="24"/>
        </w:rPr>
        <w:t xml:space="preserve"> Model 1/1v, 2/2v, 3/3v for Monkey S, and </w:t>
      </w:r>
      <w:r w:rsidR="005D225D" w:rsidRPr="00512CBC">
        <w:rPr>
          <w:rFonts w:ascii="Times New Roman" w:hAnsi="Times New Roman"/>
          <w:b/>
          <w:sz w:val="24"/>
        </w:rPr>
        <w:t>I-N</w:t>
      </w:r>
      <w:r w:rsidR="005D225D" w:rsidRPr="00512CBC">
        <w:rPr>
          <w:rFonts w:ascii="Times New Roman" w:hAnsi="Times New Roman"/>
          <w:sz w:val="24"/>
        </w:rPr>
        <w:t xml:space="preserve"> are for Monkey T. </w:t>
      </w:r>
      <w:r w:rsidR="00391D93" w:rsidRPr="00512CBC">
        <w:rPr>
          <w:rFonts w:ascii="Times New Roman" w:hAnsi="Times New Roman"/>
          <w:sz w:val="24"/>
        </w:rPr>
        <w:t xml:space="preserve">Discounted values (using best-fit discounting factor from each model) are plotted </w:t>
      </w:r>
      <w:r w:rsidR="00AC13A6" w:rsidRPr="00512CBC">
        <w:rPr>
          <w:rFonts w:ascii="Times New Roman" w:hAnsi="Times New Roman"/>
          <w:sz w:val="24"/>
        </w:rPr>
        <w:t>o</w:t>
      </w:r>
      <w:r w:rsidR="00391D93" w:rsidRPr="00512CBC">
        <w:rPr>
          <w:rFonts w:ascii="Times New Roman" w:hAnsi="Times New Roman"/>
          <w:sz w:val="24"/>
        </w:rPr>
        <w:t>n the x-axis.</w:t>
      </w:r>
      <w:r w:rsidR="00AC13A6" w:rsidRPr="00512CBC">
        <w:rPr>
          <w:rFonts w:ascii="Times New Roman" w:hAnsi="Times New Roman"/>
          <w:sz w:val="24"/>
        </w:rPr>
        <w:t xml:space="preserve"> For extended Models 1v/2v/3v,</w:t>
      </w:r>
      <w:r w:rsidR="00391D93" w:rsidRPr="00512CBC">
        <w:rPr>
          <w:rFonts w:ascii="Times New Roman" w:hAnsi="Times New Roman"/>
          <w:sz w:val="24"/>
        </w:rPr>
        <w:t xml:space="preserve"> </w:t>
      </w:r>
      <w:r w:rsidR="005054E0" w:rsidRPr="00512CBC">
        <w:rPr>
          <w:rFonts w:ascii="Times New Roman" w:hAnsi="Times New Roman"/>
          <w:sz w:val="24"/>
        </w:rPr>
        <w:t>the model</w:t>
      </w:r>
      <w:r w:rsidR="006608D9" w:rsidRPr="00512CBC">
        <w:rPr>
          <w:rFonts w:ascii="Times New Roman" w:hAnsi="Times New Roman"/>
          <w:sz w:val="24"/>
        </w:rPr>
        <w:t>s</w:t>
      </w:r>
      <w:r w:rsidR="005054E0" w:rsidRPr="00512CBC">
        <w:rPr>
          <w:rFonts w:ascii="Times New Roman" w:hAnsi="Times New Roman"/>
          <w:sz w:val="24"/>
        </w:rPr>
        <w:t xml:space="preserve"> predict different p(accept) for different delays</w:t>
      </w:r>
      <w:r w:rsidR="00237589" w:rsidRPr="00512CBC">
        <w:rPr>
          <w:rFonts w:ascii="Times New Roman" w:hAnsi="Times New Roman"/>
          <w:sz w:val="24"/>
        </w:rPr>
        <w:t xml:space="preserve"> for Monkey S, and predict similar p(accept) </w:t>
      </w:r>
      <w:r w:rsidR="0061565A" w:rsidRPr="00512CBC">
        <w:rPr>
          <w:rFonts w:ascii="Times New Roman" w:hAnsi="Times New Roman"/>
          <w:sz w:val="24"/>
        </w:rPr>
        <w:t xml:space="preserve">for different delays </w:t>
      </w:r>
      <w:r w:rsidR="00237589" w:rsidRPr="00512CBC">
        <w:rPr>
          <w:rFonts w:ascii="Times New Roman" w:hAnsi="Times New Roman"/>
          <w:sz w:val="24"/>
        </w:rPr>
        <w:t>for Monkey T</w:t>
      </w:r>
      <w:r w:rsidR="005054E0" w:rsidRPr="00512CBC">
        <w:rPr>
          <w:rFonts w:ascii="Times New Roman" w:hAnsi="Times New Roman"/>
          <w:sz w:val="24"/>
        </w:rPr>
        <w:t>.</w:t>
      </w:r>
      <w:r w:rsidR="00A321C2" w:rsidRPr="00512CBC">
        <w:rPr>
          <w:rFonts w:ascii="Times New Roman" w:hAnsi="Times New Roman"/>
          <w:b/>
          <w:sz w:val="24"/>
        </w:rPr>
        <w:t xml:space="preserve"> </w:t>
      </w:r>
    </w:p>
    <w:p w14:paraId="000000E1" w14:textId="3A803E41" w:rsidR="00585BFC" w:rsidRDefault="005A5113" w:rsidP="00512CBC">
      <w:pPr>
        <w:spacing w:line="480" w:lineRule="auto"/>
        <w:jc w:val="center"/>
        <w:rPr>
          <w:rFonts w:ascii="Times New Roman" w:eastAsia="Times New Roman" w:hAnsi="Times New Roman" w:cs="Times New Roman"/>
          <w:b/>
          <w:bCs/>
          <w:sz w:val="24"/>
          <w:szCs w:val="24"/>
        </w:rPr>
      </w:pPr>
      <w:r w:rsidRPr="00E709C7">
        <w:rPr>
          <w:rFonts w:ascii="Times New Roman" w:eastAsia="Times New Roman" w:hAnsi="Times New Roman" w:cs="Times New Roman"/>
          <w:b/>
          <w:bCs/>
          <w:sz w:val="24"/>
          <w:szCs w:val="24"/>
        </w:rPr>
        <w:br w:type="page"/>
      </w:r>
      <w:r w:rsidR="00581AEB">
        <w:rPr>
          <w:noProof/>
        </w:rPr>
        <w:lastRenderedPageBreak/>
        <w:drawing>
          <wp:inline distT="0" distB="0" distL="0" distR="0" wp14:anchorId="74D8FF0B" wp14:editId="6DF6969F">
            <wp:extent cx="3758376" cy="5930900"/>
            <wp:effectExtent l="0" t="0" r="0" b="0"/>
            <wp:docPr id="1652296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70794" cy="5950497"/>
                    </a:xfrm>
                    <a:prstGeom prst="rect">
                      <a:avLst/>
                    </a:prstGeom>
                    <a:noFill/>
                    <a:ln>
                      <a:noFill/>
                    </a:ln>
                  </pic:spPr>
                </pic:pic>
              </a:graphicData>
            </a:graphic>
          </wp:inline>
        </w:drawing>
      </w:r>
    </w:p>
    <w:p w14:paraId="000000E5" w14:textId="6967B89B" w:rsidR="00585BFC" w:rsidRPr="00512CBC" w:rsidRDefault="00000000">
      <w:pPr>
        <w:spacing w:after="0" w:line="360" w:lineRule="auto"/>
        <w:rPr>
          <w:rFonts w:ascii="Times New Roman" w:hAnsi="Times New Roman"/>
          <w:sz w:val="24"/>
        </w:rPr>
        <w:pPrChange w:id="524" w:author="Siyu Wang" w:date="2026-08-11T16:29:00Z" w16du:dateUtc="2026-08-11T20:29:00Z">
          <w:pPr>
            <w:spacing w:after="0" w:line="480" w:lineRule="auto"/>
          </w:pPr>
        </w:pPrChange>
      </w:pPr>
      <w:r w:rsidRPr="00512CBC">
        <w:rPr>
          <w:rFonts w:ascii="Times New Roman" w:hAnsi="Times New Roman"/>
          <w:b/>
          <w:sz w:val="24"/>
        </w:rPr>
        <w:t>Figure S</w:t>
      </w:r>
      <w:r w:rsidR="00F250BD" w:rsidRPr="00512CBC">
        <w:rPr>
          <w:rFonts w:ascii="Times New Roman" w:hAnsi="Times New Roman"/>
          <w:b/>
          <w:sz w:val="24"/>
        </w:rPr>
        <w:t>2</w:t>
      </w:r>
      <w:r w:rsidRPr="00512CBC">
        <w:rPr>
          <w:rFonts w:ascii="Times New Roman" w:hAnsi="Times New Roman"/>
          <w:b/>
          <w:sz w:val="24"/>
        </w:rPr>
        <w:t xml:space="preserve">. Recording sites and neural modulation by task factors. </w:t>
      </w:r>
      <w:r w:rsidR="0069324C" w:rsidRPr="00512CBC">
        <w:rPr>
          <w:rFonts w:ascii="Times New Roman" w:hAnsi="Times New Roman"/>
          <w:b/>
          <w:sz w:val="24"/>
        </w:rPr>
        <w:t>(</w:t>
      </w:r>
      <w:r w:rsidRPr="00512CBC">
        <w:rPr>
          <w:rFonts w:ascii="Times New Roman" w:hAnsi="Times New Roman"/>
          <w:b/>
          <w:sz w:val="24"/>
        </w:rPr>
        <w:t>A</w:t>
      </w:r>
      <w:r w:rsidR="0069324C" w:rsidRPr="00512CBC">
        <w:rPr>
          <w:rFonts w:ascii="Times New Roman" w:hAnsi="Times New Roman"/>
          <w:b/>
          <w:sz w:val="24"/>
        </w:rPr>
        <w:t>)</w:t>
      </w:r>
      <w:r w:rsidRPr="00512CBC">
        <w:rPr>
          <w:rFonts w:ascii="Times New Roman" w:hAnsi="Times New Roman"/>
          <w:sz w:val="24"/>
        </w:rPr>
        <w:t xml:space="preserve"> Schematic representation of the Utah array positions in the dlPFC, reconstructed from MRI scans of Monkeys S and T. Bottom panel: the most anterior and posterior MRI slices of Monkey S, with the Utah arrays highlighted by yellow dashed circles.</w:t>
      </w:r>
      <w:r w:rsidRPr="00512CBC">
        <w:rPr>
          <w:rFonts w:ascii="Times New Roman" w:hAnsi="Times New Roman"/>
          <w:b/>
          <w:sz w:val="24"/>
        </w:rPr>
        <w:t xml:space="preserve"> (B)</w:t>
      </w:r>
      <w:r w:rsidRPr="00512CBC">
        <w:rPr>
          <w:rFonts w:ascii="Times New Roman" w:hAnsi="Times New Roman"/>
          <w:sz w:val="24"/>
        </w:rPr>
        <w:t xml:space="preserve"> Percentage of neurons that were significantly modulated by reward drops, delay, their interaction, and upcoming choice.</w:t>
      </w:r>
      <w:r w:rsidRPr="00512CBC">
        <w:rPr>
          <w:rFonts w:ascii="Times New Roman" w:hAnsi="Times New Roman"/>
          <w:b/>
          <w:sz w:val="24"/>
        </w:rPr>
        <w:t xml:space="preserve"> </w:t>
      </w:r>
      <w:r w:rsidR="00EB5378" w:rsidRPr="00512CBC">
        <w:rPr>
          <w:rFonts w:ascii="Times New Roman" w:hAnsi="Times New Roman"/>
          <w:b/>
          <w:sz w:val="24"/>
        </w:rPr>
        <w:t>(</w:t>
      </w:r>
      <w:r w:rsidRPr="00512CBC">
        <w:rPr>
          <w:rFonts w:ascii="Times New Roman" w:hAnsi="Times New Roman"/>
          <w:b/>
          <w:sz w:val="24"/>
        </w:rPr>
        <w:t>C–D</w:t>
      </w:r>
      <w:r w:rsidR="00EB5378" w:rsidRPr="00512CBC">
        <w:rPr>
          <w:rFonts w:ascii="Times New Roman" w:hAnsi="Times New Roman"/>
          <w:b/>
          <w:sz w:val="24"/>
        </w:rPr>
        <w:t>)</w:t>
      </w:r>
      <w:r w:rsidRPr="00512CBC">
        <w:rPr>
          <w:rFonts w:ascii="Times New Roman" w:hAnsi="Times New Roman"/>
          <w:sz w:val="24"/>
        </w:rPr>
        <w:t xml:space="preserve"> The time course of the percentage of neurons modulated significantly by each factor.</w:t>
      </w:r>
      <w:r w:rsidR="001202EC" w:rsidRPr="00512CBC">
        <w:rPr>
          <w:rFonts w:ascii="Times New Roman" w:hAnsi="Times New Roman"/>
          <w:b/>
          <w:sz w:val="24"/>
        </w:rPr>
        <w:t xml:space="preserve"> </w:t>
      </w:r>
      <w:r w:rsidR="00EB5378" w:rsidRPr="00512CBC">
        <w:rPr>
          <w:rFonts w:ascii="Times New Roman" w:hAnsi="Times New Roman"/>
          <w:b/>
          <w:sz w:val="24"/>
        </w:rPr>
        <w:t>(</w:t>
      </w:r>
      <w:r w:rsidR="001202EC" w:rsidRPr="00512CBC">
        <w:rPr>
          <w:rFonts w:ascii="Times New Roman" w:hAnsi="Times New Roman"/>
          <w:b/>
          <w:sz w:val="24"/>
        </w:rPr>
        <w:t>E–F</w:t>
      </w:r>
      <w:r w:rsidR="00EB5378" w:rsidRPr="00512CBC">
        <w:rPr>
          <w:rFonts w:ascii="Times New Roman" w:hAnsi="Times New Roman"/>
          <w:b/>
          <w:sz w:val="24"/>
        </w:rPr>
        <w:t>)</w:t>
      </w:r>
      <w:r w:rsidR="00EB5378" w:rsidRPr="00512CBC">
        <w:rPr>
          <w:rFonts w:ascii="Times New Roman" w:hAnsi="Times New Roman"/>
          <w:sz w:val="24"/>
        </w:rPr>
        <w:t xml:space="preserve"> </w:t>
      </w:r>
      <w:r w:rsidRPr="00512CBC">
        <w:rPr>
          <w:rFonts w:ascii="Times New Roman" w:hAnsi="Times New Roman"/>
          <w:sz w:val="24"/>
        </w:rPr>
        <w:t>The variance explained for each task factor over time</w:t>
      </w:r>
      <w:r w:rsidR="00EB5378" w:rsidRPr="00512CBC">
        <w:rPr>
          <w:rFonts w:ascii="Times New Roman" w:hAnsi="Times New Roman"/>
          <w:sz w:val="24"/>
        </w:rPr>
        <w:t>.</w:t>
      </w:r>
      <w:r w:rsidRPr="00512CBC">
        <w:rPr>
          <w:rFonts w:ascii="Times New Roman" w:hAnsi="Times New Roman"/>
          <w:sz w:val="24"/>
        </w:rPr>
        <w:t xml:space="preserve"> </w:t>
      </w:r>
    </w:p>
    <w:p w14:paraId="55C611A0" w14:textId="7C462188" w:rsidR="00585BFC" w:rsidDel="00512CBC" w:rsidRDefault="00585BFC">
      <w:pPr>
        <w:spacing w:after="0" w:line="480" w:lineRule="auto"/>
        <w:rPr>
          <w:del w:id="525" w:author="Siyu Wang" w:date="2026-08-11T16:29:00Z" w16du:dateUtc="2026-08-11T20:29:00Z"/>
          <w:rFonts w:ascii="Times New Roman" w:eastAsia="Times New Roman" w:hAnsi="Times New Roman" w:cs="Times New Roman"/>
          <w:sz w:val="24"/>
          <w:szCs w:val="24"/>
        </w:rPr>
      </w:pPr>
    </w:p>
    <w:p w14:paraId="000000E7" w14:textId="690E77F0" w:rsidR="00585BFC" w:rsidRDefault="00581AEB">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FBC22B" wp14:editId="3DC29C65">
            <wp:extent cx="5930900" cy="2533650"/>
            <wp:effectExtent l="0" t="0" r="0" b="0"/>
            <wp:docPr id="101606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0900" cy="2533650"/>
                    </a:xfrm>
                    <a:prstGeom prst="rect">
                      <a:avLst/>
                    </a:prstGeom>
                    <a:noFill/>
                    <a:ln>
                      <a:noFill/>
                    </a:ln>
                  </pic:spPr>
                </pic:pic>
              </a:graphicData>
            </a:graphic>
          </wp:inline>
        </w:drawing>
      </w:r>
    </w:p>
    <w:p w14:paraId="000000E8" w14:textId="69523E70" w:rsidR="00585BFC" w:rsidRDefault="00000000">
      <w:pPr>
        <w:spacing w:after="0" w:line="360" w:lineRule="auto"/>
        <w:rPr>
          <w:rFonts w:ascii="Times New Roman" w:eastAsia="Times New Roman" w:hAnsi="Times New Roman" w:cs="Times New Roman"/>
          <w:sz w:val="24"/>
          <w:szCs w:val="24"/>
        </w:rPr>
        <w:pPrChange w:id="526" w:author="Siyu Wang" w:date="2026-08-11T16:28:00Z" w16du:dateUtc="2026-08-11T20:28:00Z">
          <w:pPr>
            <w:spacing w:after="0" w:line="480" w:lineRule="auto"/>
          </w:pPr>
        </w:pPrChange>
      </w:pPr>
      <w:r>
        <w:rPr>
          <w:rFonts w:ascii="Times New Roman" w:eastAsia="Times New Roman" w:hAnsi="Times New Roman" w:cs="Times New Roman"/>
          <w:b/>
          <w:bCs/>
          <w:sz w:val="24"/>
          <w:szCs w:val="24"/>
        </w:rPr>
        <w:t>Figure S3.</w:t>
      </w:r>
      <w:r>
        <w:rPr>
          <w:rFonts w:ascii="Times New Roman" w:eastAsia="Times New Roman" w:hAnsi="Times New Roman" w:cs="Times New Roman"/>
          <w:sz w:val="24"/>
          <w:szCs w:val="24"/>
        </w:rPr>
        <w:t xml:space="preserve"> </w:t>
      </w:r>
      <w:r w:rsidR="00EC4ED3">
        <w:rPr>
          <w:rFonts w:ascii="Times New Roman" w:eastAsia="Times New Roman" w:hAnsi="Times New Roman" w:cs="Times New Roman"/>
          <w:b/>
          <w:bCs/>
          <w:sz w:val="24"/>
          <w:szCs w:val="24"/>
        </w:rPr>
        <w:t>The negative alignment between</w:t>
      </w:r>
      <w:r>
        <w:rPr>
          <w:rFonts w:ascii="Times New Roman" w:eastAsia="Times New Roman" w:hAnsi="Times New Roman" w:cs="Times New Roman"/>
          <w:b/>
          <w:bCs/>
          <w:sz w:val="24"/>
          <w:szCs w:val="24"/>
        </w:rPr>
        <w:t xml:space="preserve"> drop and delay neural encoding dimensions.</w:t>
      </w:r>
      <w:r>
        <w:rPr>
          <w:rFonts w:ascii="Times New Roman" w:eastAsia="Times New Roman" w:hAnsi="Times New Roman" w:cs="Times New Roman"/>
          <w:sz w:val="24"/>
          <w:szCs w:val="24"/>
        </w:rPr>
        <w:t xml:space="preserve"> The population encoding dimensions for drops and delays were calculated in 250ms time bins, before and after the visual</w:t>
      </w:r>
      <w:r w:rsidR="001710AF">
        <w:rPr>
          <w:rFonts w:ascii="Times New Roman" w:eastAsia="Times New Roman" w:hAnsi="Times New Roman" w:cs="Times New Roman"/>
          <w:sz w:val="24"/>
          <w:szCs w:val="24"/>
        </w:rPr>
        <w:t xml:space="preserve"> offe</w:t>
      </w:r>
      <w:r w:rsidR="008B3EDC">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cue onset for Monkey S (A–</w:t>
      </w:r>
      <w:r w:rsidR="00C95CBA">
        <w:rPr>
          <w:rFonts w:ascii="Times New Roman" w:eastAsia="Times New Roman" w:hAnsi="Times New Roman" w:cs="Times New Roman"/>
          <w:sz w:val="24"/>
          <w:szCs w:val="24"/>
        </w:rPr>
        <w:t>E</w:t>
      </w:r>
      <w:r>
        <w:rPr>
          <w:rFonts w:ascii="Times New Roman" w:eastAsia="Times New Roman" w:hAnsi="Times New Roman" w:cs="Times New Roman"/>
          <w:sz w:val="24"/>
          <w:szCs w:val="24"/>
        </w:rPr>
        <w:t>) and Monkey T (</w:t>
      </w:r>
      <w:r w:rsidR="00C95CBA">
        <w:rPr>
          <w:rFonts w:ascii="Times New Roman" w:eastAsia="Times New Roman" w:hAnsi="Times New Roman" w:cs="Times New Roman"/>
          <w:sz w:val="24"/>
          <w:szCs w:val="24"/>
        </w:rPr>
        <w:t>F</w:t>
      </w:r>
      <w:r>
        <w:rPr>
          <w:rFonts w:ascii="Times New Roman" w:eastAsia="Times New Roman" w:hAnsi="Times New Roman" w:cs="Times New Roman"/>
          <w:sz w:val="24"/>
          <w:szCs w:val="24"/>
        </w:rPr>
        <w:t>–</w:t>
      </w:r>
      <w:r w:rsidR="00C95CBA">
        <w:rPr>
          <w:rFonts w:ascii="Times New Roman" w:eastAsia="Times New Roman" w:hAnsi="Times New Roman" w:cs="Times New Roman"/>
          <w:sz w:val="24"/>
          <w:szCs w:val="24"/>
        </w:rPr>
        <w:t>J</w:t>
      </w:r>
      <w:r>
        <w:rPr>
          <w:rFonts w:ascii="Times New Roman" w:eastAsia="Times New Roman" w:hAnsi="Times New Roman" w:cs="Times New Roman"/>
          <w:sz w:val="24"/>
          <w:szCs w:val="24"/>
        </w:rPr>
        <w:t>).</w:t>
      </w:r>
    </w:p>
    <w:p w14:paraId="6082CF06" w14:textId="77777777" w:rsidR="002E678E" w:rsidRDefault="002E678E">
      <w:pPr>
        <w:spacing w:after="0" w:line="480" w:lineRule="auto"/>
        <w:rPr>
          <w:rFonts w:ascii="Times New Roman" w:eastAsia="Times New Roman" w:hAnsi="Times New Roman" w:cs="Times New Roman"/>
          <w:sz w:val="24"/>
          <w:szCs w:val="24"/>
        </w:rPr>
      </w:pPr>
    </w:p>
    <w:p w14:paraId="43B10E86" w14:textId="2E5AE81D" w:rsidR="002E678E" w:rsidRDefault="002E678E" w:rsidP="00F572C6">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7832241" wp14:editId="69DCA239">
            <wp:extent cx="4485736" cy="4577409"/>
            <wp:effectExtent l="0" t="0" r="0" b="0"/>
            <wp:docPr id="1938583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88802" cy="4580537"/>
                    </a:xfrm>
                    <a:prstGeom prst="rect">
                      <a:avLst/>
                    </a:prstGeom>
                    <a:noFill/>
                    <a:ln>
                      <a:noFill/>
                    </a:ln>
                  </pic:spPr>
                </pic:pic>
              </a:graphicData>
            </a:graphic>
          </wp:inline>
        </w:drawing>
      </w:r>
    </w:p>
    <w:p w14:paraId="1A197848" w14:textId="4403E5BA" w:rsidR="002E678E" w:rsidRDefault="002E678E">
      <w:pPr>
        <w:spacing w:after="0" w:line="360" w:lineRule="auto"/>
        <w:rPr>
          <w:rFonts w:ascii="Times New Roman" w:eastAsia="Times New Roman" w:hAnsi="Times New Roman" w:cs="Times New Roman"/>
          <w:sz w:val="24"/>
          <w:szCs w:val="24"/>
        </w:rPr>
        <w:pPrChange w:id="527" w:author="Siyu Wang" w:date="2026-08-11T16:28:00Z" w16du:dateUtc="2026-08-11T20:28:00Z">
          <w:pPr>
            <w:spacing w:after="0" w:line="480" w:lineRule="auto"/>
          </w:pPr>
        </w:pPrChange>
      </w:pPr>
      <w:r>
        <w:rPr>
          <w:rFonts w:ascii="Times New Roman" w:eastAsia="Times New Roman" w:hAnsi="Times New Roman" w:cs="Times New Roman"/>
          <w:b/>
          <w:bCs/>
          <w:sz w:val="24"/>
          <w:szCs w:val="24"/>
        </w:rPr>
        <w:t>Figure S4.</w:t>
      </w:r>
      <w:r>
        <w:rPr>
          <w:rFonts w:ascii="Times New Roman" w:eastAsia="Times New Roman" w:hAnsi="Times New Roman" w:cs="Times New Roman"/>
          <w:sz w:val="24"/>
          <w:szCs w:val="24"/>
        </w:rPr>
        <w:t xml:space="preserve"> </w:t>
      </w:r>
      <w:r w:rsidR="006567E2">
        <w:rPr>
          <w:rFonts w:ascii="Times New Roman" w:eastAsia="Times New Roman" w:hAnsi="Times New Roman" w:cs="Times New Roman"/>
          <w:b/>
          <w:bCs/>
          <w:sz w:val="24"/>
          <w:szCs w:val="24"/>
        </w:rPr>
        <w:t>The negative alignment between drop and delay neural encoding dimensions persists after the go signal</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population encoding dimensions for drops and delays were calculated in 250ms time bins, before and after the </w:t>
      </w:r>
      <w:r w:rsidR="00A24BBE">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for Monkey S (A–</w:t>
      </w:r>
      <w:r w:rsidR="0077419E">
        <w:rPr>
          <w:rFonts w:ascii="Times New Roman" w:eastAsia="Times New Roman" w:hAnsi="Times New Roman" w:cs="Times New Roman"/>
          <w:sz w:val="24"/>
          <w:szCs w:val="24"/>
        </w:rPr>
        <w:t>B</w:t>
      </w:r>
      <w:r>
        <w:rPr>
          <w:rFonts w:ascii="Times New Roman" w:eastAsia="Times New Roman" w:hAnsi="Times New Roman" w:cs="Times New Roman"/>
          <w:sz w:val="24"/>
          <w:szCs w:val="24"/>
        </w:rPr>
        <w:t>) and Monkey T (</w:t>
      </w:r>
      <w:r w:rsidR="0077419E">
        <w:rPr>
          <w:rFonts w:ascii="Times New Roman" w:eastAsia="Times New Roman" w:hAnsi="Times New Roman" w:cs="Times New Roman"/>
          <w:sz w:val="24"/>
          <w:szCs w:val="24"/>
        </w:rPr>
        <w:t>C</w:t>
      </w:r>
      <w:r>
        <w:rPr>
          <w:rFonts w:ascii="Times New Roman" w:eastAsia="Times New Roman" w:hAnsi="Times New Roman" w:cs="Times New Roman"/>
          <w:sz w:val="24"/>
          <w:szCs w:val="24"/>
        </w:rPr>
        <w:t>–</w:t>
      </w:r>
      <w:r w:rsidR="0077419E">
        <w:rPr>
          <w:rFonts w:ascii="Times New Roman" w:eastAsia="Times New Roman" w:hAnsi="Times New Roman" w:cs="Times New Roman"/>
          <w:sz w:val="24"/>
          <w:szCs w:val="24"/>
        </w:rPr>
        <w:t>D</w:t>
      </w:r>
      <w:r>
        <w:rPr>
          <w:rFonts w:ascii="Times New Roman" w:eastAsia="Times New Roman" w:hAnsi="Times New Roman" w:cs="Times New Roman"/>
          <w:sz w:val="24"/>
          <w:szCs w:val="24"/>
        </w:rPr>
        <w:t>).</w:t>
      </w:r>
    </w:p>
    <w:p w14:paraId="000000E9" w14:textId="77777777" w:rsidR="00585BFC" w:rsidRDefault="00585BFC">
      <w:pPr>
        <w:spacing w:after="0" w:line="480" w:lineRule="auto"/>
        <w:jc w:val="center"/>
        <w:rPr>
          <w:rFonts w:ascii="Times New Roman" w:eastAsia="Times New Roman" w:hAnsi="Times New Roman" w:cs="Times New Roman"/>
          <w:sz w:val="24"/>
          <w:szCs w:val="24"/>
        </w:rPr>
      </w:pPr>
    </w:p>
    <w:p w14:paraId="000000EA" w14:textId="3DC95FE7" w:rsidR="00585BFC" w:rsidRDefault="00030DF5">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27ABCA6D" wp14:editId="1D315EBA">
            <wp:extent cx="5396908" cy="6191792"/>
            <wp:effectExtent l="0" t="0" r="0" b="0"/>
            <wp:docPr id="238380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4470" cy="6200468"/>
                    </a:xfrm>
                    <a:prstGeom prst="rect">
                      <a:avLst/>
                    </a:prstGeom>
                    <a:noFill/>
                    <a:ln>
                      <a:noFill/>
                    </a:ln>
                  </pic:spPr>
                </pic:pic>
              </a:graphicData>
            </a:graphic>
          </wp:inline>
        </w:drawing>
      </w:r>
    </w:p>
    <w:p w14:paraId="44E7896D" w14:textId="77777777" w:rsidR="00512CBC" w:rsidRDefault="00000000" w:rsidP="00512CBC">
      <w:pPr>
        <w:spacing w:after="0" w:line="360" w:lineRule="auto"/>
        <w:rPr>
          <w:ins w:id="528" w:author="Siyu Wang" w:date="2026-08-11T16:28:00Z" w16du:dateUtc="2026-08-11T20:28:00Z"/>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w:t>
      </w:r>
      <w:r w:rsidR="00051F5E">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Raster plots and correlation between mean spike count and discounted value.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Left panels:</w:t>
      </w:r>
      <w:r>
        <w:rPr>
          <w:rFonts w:ascii="Times New Roman" w:eastAsia="Times New Roman" w:hAnsi="Times New Roman" w:cs="Times New Roman"/>
          <w:sz w:val="24"/>
          <w:szCs w:val="24"/>
        </w:rPr>
        <w:t xml:space="preserve"> example neurons from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Spike density functions are shown above each raster. The neural activity is aligned to the </w:t>
      </w:r>
      <w:r w:rsidR="00996961">
        <w:rPr>
          <w:rFonts w:ascii="Times New Roman" w:eastAsia="Times New Roman" w:hAnsi="Times New Roman" w:cs="Times New Roman"/>
          <w:sz w:val="24"/>
          <w:szCs w:val="24"/>
        </w:rPr>
        <w:t xml:space="preserve">offer </w:t>
      </w:r>
      <w:r>
        <w:rPr>
          <w:rFonts w:ascii="Times New Roman" w:eastAsia="Times New Roman" w:hAnsi="Times New Roman" w:cs="Times New Roman"/>
          <w:sz w:val="24"/>
          <w:szCs w:val="24"/>
        </w:rPr>
        <w:t xml:space="preserve">onset and divided into nine offers, which are ordered from the highest to the lowest mean firing rate. The mean firing rate is calculated from 75 to 750ms after the </w:t>
      </w:r>
      <w:r w:rsidR="007F7002">
        <w:rPr>
          <w:rFonts w:ascii="Times New Roman" w:eastAsia="Times New Roman" w:hAnsi="Times New Roman" w:cs="Times New Roman"/>
          <w:sz w:val="24"/>
          <w:szCs w:val="24"/>
        </w:rPr>
        <w:t xml:space="preserve">offer </w:t>
      </w:r>
      <w:r>
        <w:rPr>
          <w:rFonts w:ascii="Times New Roman" w:eastAsia="Times New Roman" w:hAnsi="Times New Roman" w:cs="Times New Roman"/>
          <w:sz w:val="24"/>
          <w:szCs w:val="24"/>
        </w:rPr>
        <w:t xml:space="preserve">onset (shown by the grey </w:t>
      </w:r>
      <w:r w:rsidR="007F7002">
        <w:rPr>
          <w:rFonts w:ascii="Times New Roman" w:eastAsia="Times New Roman" w:hAnsi="Times New Roman" w:cs="Times New Roman"/>
          <w:sz w:val="24"/>
          <w:szCs w:val="24"/>
        </w:rPr>
        <w:t>shade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Right panels:</w:t>
      </w:r>
      <w:r>
        <w:rPr>
          <w:rFonts w:ascii="Times New Roman" w:eastAsia="Times New Roman" w:hAnsi="Times New Roman" w:cs="Times New Roman"/>
          <w:sz w:val="24"/>
          <w:szCs w:val="24"/>
        </w:rPr>
        <w:t xml:space="preserve"> the linear correlation between the mean spike count for each offer and the </w:t>
      </w:r>
      <w:r w:rsidR="003E630A">
        <w:rPr>
          <w:rFonts w:ascii="Times New Roman" w:eastAsia="Times New Roman" w:hAnsi="Times New Roman" w:cs="Times New Roman"/>
          <w:sz w:val="24"/>
          <w:szCs w:val="24"/>
        </w:rPr>
        <w:t xml:space="preserve">model inferred </w:t>
      </w:r>
      <w:r>
        <w:rPr>
          <w:rFonts w:ascii="Times New Roman" w:eastAsia="Times New Roman" w:hAnsi="Times New Roman" w:cs="Times New Roman"/>
          <w:sz w:val="24"/>
          <w:szCs w:val="24"/>
        </w:rPr>
        <w:t>discounted value, corresponding to the neurons shown in the left panels.</w:t>
      </w:r>
    </w:p>
    <w:p w14:paraId="000000EC" w14:textId="103118DB" w:rsidR="00585BFC" w:rsidRDefault="00000000">
      <w:pPr>
        <w:spacing w:after="0" w:line="360" w:lineRule="auto"/>
        <w:rPr>
          <w:rFonts w:ascii="Times New Roman" w:eastAsia="Times New Roman" w:hAnsi="Times New Roman" w:cs="Times New Roman"/>
          <w:sz w:val="24"/>
          <w:szCs w:val="24"/>
        </w:rPr>
        <w:pPrChange w:id="529" w:author="Siyu Wang" w:date="2026-08-11T16:28:00Z" w16du:dateUtc="2026-08-11T20:28:00Z">
          <w:pPr>
            <w:spacing w:after="0" w:line="480" w:lineRule="auto"/>
          </w:pPr>
        </w:pPrChange>
      </w:pPr>
      <w:del w:id="530" w:author="Siyu Wang" w:date="2026-08-11T16:28:00Z" w16du:dateUtc="2026-08-11T20:28:00Z">
        <w:r w:rsidDel="00512CBC">
          <w:lastRenderedPageBreak/>
          <w:br w:type="page"/>
        </w:r>
      </w:del>
    </w:p>
    <w:p w14:paraId="000000ED" w14:textId="5AE09287" w:rsidR="00585BFC" w:rsidRDefault="003F7AB1" w:rsidP="00E709C7">
      <w:pPr>
        <w:spacing w:after="0" w:line="480" w:lineRule="auto"/>
        <w:jc w:val="center"/>
        <w:rPr>
          <w:rFonts w:ascii="Times New Roman" w:eastAsia="Times New Roman" w:hAnsi="Times New Roman" w:cs="Times New Roman"/>
          <w:b/>
          <w:bCs/>
          <w:sz w:val="24"/>
          <w:szCs w:val="24"/>
        </w:rPr>
      </w:pPr>
      <w:r>
        <w:rPr>
          <w:noProof/>
        </w:rPr>
        <w:drawing>
          <wp:inline distT="0" distB="0" distL="0" distR="0" wp14:anchorId="39D201FD" wp14:editId="6907521E">
            <wp:extent cx="5934710" cy="2527300"/>
            <wp:effectExtent l="0" t="0" r="8890" b="6350"/>
            <wp:docPr id="18864097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4710" cy="2527300"/>
                    </a:xfrm>
                    <a:prstGeom prst="rect">
                      <a:avLst/>
                    </a:prstGeom>
                    <a:noFill/>
                    <a:ln>
                      <a:noFill/>
                    </a:ln>
                  </pic:spPr>
                </pic:pic>
              </a:graphicData>
            </a:graphic>
          </wp:inline>
        </w:drawing>
      </w:r>
    </w:p>
    <w:sdt>
      <w:sdtPr>
        <w:tag w:val="goog_rdk_65"/>
        <w:id w:val="-730945966"/>
      </w:sdtPr>
      <w:sdtContent>
        <w:p w14:paraId="000000EE" w14:textId="0CB601D2" w:rsidR="00585BFC" w:rsidRPr="00FB20E7" w:rsidRDefault="00000000">
          <w:pPr>
            <w:spacing w:after="0" w:line="360" w:lineRule="auto"/>
            <w:rPr>
              <w:rFonts w:ascii="Times New Roman" w:hAnsi="Times New Roman"/>
              <w:sz w:val="24"/>
              <w:rPrChange w:id="531" w:author="Rossella Falcone" w:date="2026-08-11T16:26:00Z" w16du:dateUtc="2026-08-11T20:26:00Z">
                <w:rPr>
                  <w:rFonts w:ascii="Times New Roman" w:hAnsi="Times New Roman"/>
                  <w:color w:val="EE0000"/>
                  <w:sz w:val="24"/>
                </w:rPr>
              </w:rPrChange>
            </w:rPr>
            <w:pPrChange w:id="532" w:author="Siyu Wang" w:date="2026-08-11T16:27:00Z" w16du:dateUtc="2026-08-11T20:27:00Z">
              <w:pPr>
                <w:spacing w:after="0" w:line="480" w:lineRule="auto"/>
              </w:pPr>
            </w:pPrChange>
          </w:pPr>
          <w:sdt>
            <w:sdtPr>
              <w:tag w:val="goog_rdk_62"/>
              <w:id w:val="-43123703"/>
            </w:sdtPr>
            <w:sdtContent>
              <w:r w:rsidRPr="00FB20E7">
                <w:rPr>
                  <w:rFonts w:ascii="Times New Roman" w:hAnsi="Times New Roman"/>
                  <w:b/>
                  <w:sz w:val="24"/>
                  <w:rPrChange w:id="533" w:author="Rossella Falcone" w:date="2026-08-11T16:26:00Z" w16du:dateUtc="2026-08-11T20:26:00Z">
                    <w:rPr>
                      <w:rFonts w:ascii="Times New Roman" w:hAnsi="Times New Roman"/>
                      <w:b/>
                      <w:color w:val="EE0000"/>
                      <w:sz w:val="24"/>
                    </w:rPr>
                  </w:rPrChange>
                </w:rPr>
                <w:t>Figure S</w:t>
              </w:r>
              <w:r w:rsidR="00051F5E" w:rsidRPr="00FB20E7">
                <w:rPr>
                  <w:rFonts w:ascii="Times New Roman" w:hAnsi="Times New Roman"/>
                  <w:b/>
                  <w:sz w:val="24"/>
                  <w:rPrChange w:id="534" w:author="Rossella Falcone" w:date="2026-08-11T16:26:00Z" w16du:dateUtc="2026-08-11T20:26:00Z">
                    <w:rPr>
                      <w:rFonts w:ascii="Times New Roman" w:hAnsi="Times New Roman"/>
                      <w:b/>
                      <w:color w:val="EE0000"/>
                      <w:sz w:val="24"/>
                    </w:rPr>
                  </w:rPrChange>
                </w:rPr>
                <w:t>6</w:t>
              </w:r>
              <w:r w:rsidR="00BF158B" w:rsidRPr="00FB20E7">
                <w:rPr>
                  <w:rFonts w:ascii="Times New Roman" w:hAnsi="Times New Roman"/>
                  <w:b/>
                  <w:sz w:val="24"/>
                  <w:rPrChange w:id="535" w:author="Rossella Falcone" w:date="2026-08-11T16:26:00Z" w16du:dateUtc="2026-08-11T20:26:00Z">
                    <w:rPr>
                      <w:rFonts w:ascii="Times New Roman" w:hAnsi="Times New Roman"/>
                      <w:b/>
                      <w:color w:val="EE0000"/>
                      <w:sz w:val="24"/>
                    </w:rPr>
                  </w:rPrChange>
                </w:rPr>
                <w:t xml:space="preserve">. </w:t>
              </w:r>
              <w:r w:rsidR="00AA49CC" w:rsidRPr="00FB20E7">
                <w:rPr>
                  <w:rFonts w:ascii="Times New Roman" w:hAnsi="Times New Roman"/>
                  <w:b/>
                  <w:sz w:val="24"/>
                  <w:rPrChange w:id="536" w:author="Rossella Falcone" w:date="2026-08-11T16:26:00Z" w16du:dateUtc="2026-08-11T20:26:00Z">
                    <w:rPr>
                      <w:rFonts w:ascii="Times New Roman" w:hAnsi="Times New Roman"/>
                      <w:b/>
                      <w:color w:val="EE0000"/>
                      <w:sz w:val="24"/>
                    </w:rPr>
                  </w:rPrChange>
                </w:rPr>
                <w:t>Population trajectories around the go signal</w:t>
              </w:r>
              <w:r w:rsidRPr="00FB20E7">
                <w:rPr>
                  <w:rFonts w:ascii="Times New Roman" w:hAnsi="Times New Roman"/>
                  <w:b/>
                  <w:sz w:val="24"/>
                  <w:rPrChange w:id="537" w:author="Rossella Falcone" w:date="2026-08-11T16:26:00Z" w16du:dateUtc="2026-08-11T20:26:00Z">
                    <w:rPr>
                      <w:rFonts w:ascii="Times New Roman" w:hAnsi="Times New Roman"/>
                      <w:b/>
                      <w:color w:val="EE0000"/>
                      <w:sz w:val="24"/>
                    </w:rPr>
                  </w:rPrChange>
                </w:rPr>
                <w:t xml:space="preserve">. </w:t>
              </w:r>
            </w:sdtContent>
          </w:sdt>
          <w:sdt>
            <w:sdtPr>
              <w:tag w:val="goog_rdk_63"/>
              <w:id w:val="2020495766"/>
            </w:sdtPr>
            <w:sdtContent>
              <w:r w:rsidRPr="00512CBC">
                <w:rPr>
                  <w:rFonts w:ascii="Times New Roman" w:hAnsi="Times New Roman"/>
                  <w:sz w:val="24"/>
                </w:rPr>
                <w:t>Population trajectories for each offer</w:t>
              </w:r>
              <w:r w:rsidR="0014172A" w:rsidRPr="00512CBC">
                <w:rPr>
                  <w:rFonts w:ascii="Times New Roman" w:hAnsi="Times New Roman"/>
                  <w:sz w:val="24"/>
                </w:rPr>
                <w:t xml:space="preserve"> were plotted in the principal component space,</w:t>
              </w:r>
              <w:r w:rsidRPr="00512CBC">
                <w:rPr>
                  <w:rFonts w:ascii="Times New Roman" w:hAnsi="Times New Roman"/>
                  <w:sz w:val="24"/>
                </w:rPr>
                <w:t xml:space="preserve"> </w:t>
              </w:r>
              <w:r w:rsidR="007D3A95" w:rsidRPr="00512CBC">
                <w:rPr>
                  <w:rFonts w:ascii="Times New Roman" w:hAnsi="Times New Roman"/>
                  <w:sz w:val="24"/>
                </w:rPr>
                <w:t xml:space="preserve">from -250ms before the go signal, to 500ms after the go signal, </w:t>
              </w:r>
              <w:r w:rsidR="0014172A" w:rsidRPr="00512CBC">
                <w:rPr>
                  <w:rFonts w:ascii="Times New Roman" w:hAnsi="Times New Roman"/>
                  <w:sz w:val="24"/>
                </w:rPr>
                <w:t xml:space="preserve">for </w:t>
              </w:r>
              <w:r w:rsidRPr="00512CBC">
                <w:rPr>
                  <w:rFonts w:ascii="Times New Roman" w:hAnsi="Times New Roman"/>
                  <w:sz w:val="24"/>
                </w:rPr>
                <w:t>Monkey S (A) and Monkey T (B).</w:t>
              </w:r>
              <w:r w:rsidR="005B758C" w:rsidRPr="00512CBC">
                <w:rPr>
                  <w:rFonts w:ascii="Times New Roman" w:hAnsi="Times New Roman"/>
                  <w:sz w:val="24"/>
                </w:rPr>
                <w:t xml:space="preserve"> Qualitatively, the trajectories show more rotations in Monkey T (B) compared to Monkey S</w:t>
              </w:r>
              <w:ins w:id="538" w:author="Rossella Falcone" w:date="2026-08-11T16:26:00Z" w16du:dateUtc="2026-08-11T20:26:00Z">
                <w:r w:rsidR="00E709C7" w:rsidRPr="00FB20E7">
                  <w:rPr>
                    <w:rFonts w:ascii="Times New Roman" w:eastAsia="Times New Roman" w:hAnsi="Times New Roman" w:cs="Times New Roman"/>
                    <w:sz w:val="24"/>
                    <w:szCs w:val="24"/>
                  </w:rPr>
                  <w:t xml:space="preserve"> </w:t>
                </w:r>
              </w:ins>
              <w:r w:rsidR="005B758C" w:rsidRPr="00FB20E7">
                <w:rPr>
                  <w:rFonts w:ascii="Times New Roman" w:hAnsi="Times New Roman"/>
                  <w:sz w:val="24"/>
                  <w:rPrChange w:id="539" w:author="Rossella Falcone" w:date="2026-08-11T16:26:00Z" w16du:dateUtc="2026-08-11T20:26:00Z">
                    <w:rPr>
                      <w:rFonts w:ascii="Times New Roman" w:hAnsi="Times New Roman"/>
                      <w:color w:val="EE0000"/>
                      <w:sz w:val="24"/>
                    </w:rPr>
                  </w:rPrChange>
                </w:rPr>
                <w:t xml:space="preserve">(A). </w:t>
              </w:r>
              <w:r w:rsidRPr="00FB20E7">
                <w:rPr>
                  <w:rFonts w:ascii="Times New Roman" w:hAnsi="Times New Roman"/>
                  <w:sz w:val="24"/>
                  <w:rPrChange w:id="540" w:author="Rossella Falcone" w:date="2026-08-11T16:26:00Z" w16du:dateUtc="2026-08-11T20:26:00Z">
                    <w:rPr>
                      <w:rFonts w:ascii="Times New Roman" w:hAnsi="Times New Roman"/>
                      <w:color w:val="EE0000"/>
                      <w:sz w:val="24"/>
                    </w:rPr>
                  </w:rPrChange>
                </w:rPr>
                <w:t xml:space="preserve"> </w:t>
              </w:r>
            </w:sdtContent>
          </w:sdt>
        </w:p>
      </w:sdtContent>
    </w:sdt>
    <w:sectPr w:rsidR="00585BFC" w:rsidRPr="00FB20E7">
      <w:headerReference w:type="default" r:id="rId43"/>
      <w:footerReference w:type="default" r:id="rId44"/>
      <w:pgSz w:w="12240" w:h="15840"/>
      <w:pgMar w:top="1440" w:right="1440" w:bottom="1440" w:left="1440" w:header="0" w:footer="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ssella Falcone" w:date="2026-08-10T10:28:00Z" w:initials="RF">
    <w:p w14:paraId="6109E832" w14:textId="77777777" w:rsidR="007F307D" w:rsidRDefault="007F307D" w:rsidP="007F307D">
      <w:pPr>
        <w:pStyle w:val="CommentText"/>
      </w:pPr>
      <w:r>
        <w:rPr>
          <w:rStyle w:val="CommentReference"/>
        </w:rPr>
        <w:annotationRef/>
      </w:r>
      <w:r>
        <w:t xml:space="preserve">Let’s see after B replies. </w:t>
      </w:r>
    </w:p>
  </w:comment>
  <w:comment w:id="28" w:author="Siyu Wang" w:date="2026-08-11T22:40:00Z" w:initials="SW">
    <w:p w14:paraId="06A18BA4" w14:textId="77777777" w:rsidR="002E3018" w:rsidRDefault="003F02EA" w:rsidP="002E3018">
      <w:pPr>
        <w:pStyle w:val="CommentText"/>
      </w:pPr>
      <w:r>
        <w:rPr>
          <w:rStyle w:val="CommentReference"/>
        </w:rPr>
        <w:annotationRef/>
      </w:r>
      <w:r w:rsidR="002E3018">
        <w:t xml:space="preserve">I understand that you deleted this because it is more “discussion” material. </w:t>
      </w:r>
    </w:p>
    <w:p w14:paraId="7E76C7A0" w14:textId="77777777" w:rsidR="002E3018" w:rsidRDefault="002E3018" w:rsidP="002E3018">
      <w:pPr>
        <w:pStyle w:val="CommentText"/>
      </w:pPr>
    </w:p>
    <w:p w14:paraId="2DD5360B" w14:textId="77777777" w:rsidR="002E3018" w:rsidRDefault="002E3018" w:rsidP="002E3018">
      <w:pPr>
        <w:pStyle w:val="CommentText"/>
      </w:pPr>
      <w:r>
        <w:t xml:space="preserve">I still want to include it here, because otherwise it disrupts the logic flow. We need this sentence to explain why we measure individual-neuron value coding, and how it relates to the inverse alignment/integration described above. </w:t>
      </w:r>
    </w:p>
    <w:p w14:paraId="678713A5" w14:textId="77777777" w:rsidR="002E3018" w:rsidRDefault="002E3018" w:rsidP="002E3018">
      <w:pPr>
        <w:pStyle w:val="CommentText"/>
      </w:pPr>
    </w:p>
    <w:p w14:paraId="3F6A374F" w14:textId="77777777" w:rsidR="002E3018" w:rsidRDefault="002E3018" w:rsidP="002E3018">
      <w:pPr>
        <w:pStyle w:val="CommentText"/>
      </w:pPr>
      <w:r>
        <w:t xml:space="preserve">I modified this sentence and made it more “results” like. See tracked-changes in text. </w:t>
      </w:r>
    </w:p>
  </w:comment>
  <w:comment w:id="68" w:author="Rossella Falcone" w:date="2026-08-10T18:41:00Z" w:initials="RF">
    <w:p w14:paraId="29A509B8" w14:textId="7674C777" w:rsidR="00430381" w:rsidRDefault="00430381" w:rsidP="00430381">
      <w:pPr>
        <w:pStyle w:val="CommentText"/>
      </w:pPr>
      <w:r>
        <w:rPr>
          <w:rStyle w:val="CommentReference"/>
        </w:rPr>
        <w:annotationRef/>
      </w:r>
      <w:r>
        <w:t xml:space="preserve">Maybe discussion, </w:t>
      </w:r>
    </w:p>
  </w:comment>
  <w:comment w:id="69" w:author="Siyu Wang" w:date="2026-08-11T23:02:00Z" w:initials="SW">
    <w:p w14:paraId="3AEAB4F4" w14:textId="77777777" w:rsidR="004416D2" w:rsidRDefault="004416D2" w:rsidP="004416D2">
      <w:pPr>
        <w:pStyle w:val="CommentText"/>
      </w:pPr>
      <w:r>
        <w:rPr>
          <w:rStyle w:val="CommentReference"/>
        </w:rPr>
        <w:annotationRef/>
      </w:r>
      <w:r>
        <w:t>I would prefer to keep it here, so “Results” section has the full story, and “Discussion” just expands on the interpretation.</w:t>
      </w:r>
    </w:p>
  </w:comment>
  <w:comment w:id="126" w:author="Siyu Wang" w:date="2026-08-12T00:13:00Z" w:initials="SW">
    <w:p w14:paraId="6DD88D97" w14:textId="77777777" w:rsidR="007A7125" w:rsidRDefault="00BF6BAA" w:rsidP="007A7125">
      <w:pPr>
        <w:pStyle w:val="CommentText"/>
      </w:pPr>
      <w:r>
        <w:rPr>
          <w:rStyle w:val="CommentReference"/>
        </w:rPr>
        <w:annotationRef/>
      </w:r>
      <w:r w:rsidR="007A7125">
        <w:t xml:space="preserve">The paragraph you added was redundant. This existing paragraph covered what you wrote. I removed your paragraph, but I am replacing some of the sentences with your language. I modified the existing paragraph by incorporating your language. I think now the paragraph is improved, see if you like it. </w:t>
      </w:r>
    </w:p>
    <w:p w14:paraId="27BCBFAF" w14:textId="77777777" w:rsidR="007A7125" w:rsidRDefault="007A7125" w:rsidP="007A7125">
      <w:pPr>
        <w:pStyle w:val="CommentText"/>
      </w:pPr>
    </w:p>
    <w:p w14:paraId="0F1270B9" w14:textId="77777777" w:rsidR="007A7125" w:rsidRDefault="007A7125" w:rsidP="007A7125">
      <w:pPr>
        <w:pStyle w:val="CommentText"/>
      </w:pPr>
      <w:r>
        <w:t>The overall flow of the discussion:</w:t>
      </w:r>
    </w:p>
    <w:p w14:paraId="517B1C02" w14:textId="77777777" w:rsidR="007A7125" w:rsidRDefault="007A7125" w:rsidP="007A7125">
      <w:pPr>
        <w:pStyle w:val="CommentText"/>
        <w:numPr>
          <w:ilvl w:val="0"/>
          <w:numId w:val="6"/>
        </w:numPr>
      </w:pPr>
      <w:r>
        <w:t>Discuss the behavioral difference</w:t>
      </w:r>
    </w:p>
    <w:p w14:paraId="7AEE5868" w14:textId="77777777" w:rsidR="007A7125" w:rsidRDefault="007A7125" w:rsidP="007A7125">
      <w:pPr>
        <w:pStyle w:val="CommentText"/>
        <w:numPr>
          <w:ilvl w:val="0"/>
          <w:numId w:val="6"/>
        </w:numPr>
      </w:pPr>
      <w:r>
        <w:t>Discuss the go signal modulation, which agrees with behavioral strategy</w:t>
      </w:r>
    </w:p>
    <w:p w14:paraId="24C28C43" w14:textId="77777777" w:rsidR="007A7125" w:rsidRDefault="007A7125" w:rsidP="007A7125">
      <w:pPr>
        <w:pStyle w:val="CommentText"/>
        <w:numPr>
          <w:ilvl w:val="0"/>
          <w:numId w:val="6"/>
        </w:numPr>
      </w:pPr>
      <w:r>
        <w:t xml:space="preserve">Discuss neural differences at the cue phase before the go signal (the difference in timing of the negative alignment between delay and drop, the integration decoding analysis, and linearity analysis). </w:t>
      </w:r>
    </w:p>
    <w:p w14:paraId="568BB131" w14:textId="77777777" w:rsidR="007A7125" w:rsidRDefault="007A7125" w:rsidP="007A7125">
      <w:pPr>
        <w:pStyle w:val="CommentText"/>
      </w:pPr>
    </w:p>
    <w:p w14:paraId="4200BD52" w14:textId="77777777" w:rsidR="007A7125" w:rsidRDefault="007A7125" w:rsidP="007A7125">
      <w:pPr>
        <w:pStyle w:val="CommentText"/>
      </w:pPr>
      <w:r>
        <w:t xml:space="preserve">Note: I added some references to Figures here. I didn’t want to just reference to Fig. S6. Fig. S6 was purely qualitative, so I don’t want to emphasize Fig. S6 in the discussion. As a result, I added references to the other figures.  (mostly panels from Fig. 8). </w:t>
      </w:r>
    </w:p>
  </w:comment>
  <w:comment w:id="165" w:author="Rossella Falcone" w:date="2026-08-10T19:00:00Z" w:initials="RF">
    <w:p w14:paraId="2BAF02E1" w14:textId="17BFACDC" w:rsidR="00F7489E" w:rsidRDefault="00F7489E" w:rsidP="00F7489E">
      <w:pPr>
        <w:pStyle w:val="CommentText"/>
      </w:pPr>
      <w:r>
        <w:rPr>
          <w:rStyle w:val="CommentReference"/>
        </w:rPr>
        <w:annotationRef/>
      </w:r>
      <w:r>
        <w:t xml:space="preserve">I got confused. </w:t>
      </w:r>
    </w:p>
    <w:p w14:paraId="678C31E6" w14:textId="77777777" w:rsidR="00F7489E" w:rsidRDefault="00F7489E" w:rsidP="00F7489E">
      <w:pPr>
        <w:pStyle w:val="CommentText"/>
      </w:pPr>
      <w:r>
        <w:t xml:space="preserve">Because I understood that offer identity is the integration not the nine cues individually. Am I wrong? </w:t>
      </w:r>
    </w:p>
  </w:comment>
  <w:comment w:id="166" w:author="Siyu Wang" w:date="2026-08-11T23:54:00Z" w:initials="SW">
    <w:p w14:paraId="243010D3" w14:textId="77777777" w:rsidR="002D638C" w:rsidRDefault="002D638C" w:rsidP="002D638C">
      <w:pPr>
        <w:pStyle w:val="CommentText"/>
      </w:pPr>
      <w:r>
        <w:rPr>
          <w:rStyle w:val="CommentReference"/>
        </w:rPr>
        <w:annotationRef/>
      </w:r>
      <w:r>
        <w:t>Offer identity is just which one of the nine cues, the fact that the actual decoding accuracy is higher than predicted by independence, shows integration.</w:t>
      </w:r>
    </w:p>
  </w:comment>
  <w:comment w:id="169" w:author="Rossella Falcone" w:date="2026-08-07T16:41:00Z" w:initials="RF">
    <w:p w14:paraId="14A4D2B1" w14:textId="77777777" w:rsidR="00315C79" w:rsidRDefault="00315C79" w:rsidP="00315C79">
      <w:pPr>
        <w:pStyle w:val="CommentText"/>
      </w:pPr>
      <w:r>
        <w:rPr>
          <w:rStyle w:val="CommentReference"/>
        </w:rPr>
        <w:annotationRef/>
      </w:r>
      <w:r>
        <w:t xml:space="preserve">Is this correct? </w:t>
      </w:r>
    </w:p>
  </w:comment>
  <w:comment w:id="170" w:author="Siyu Wang" w:date="2026-08-11T23:55:00Z" w:initials="SW">
    <w:p w14:paraId="771049CB" w14:textId="77777777" w:rsidR="00DA0432" w:rsidRDefault="00DA0432" w:rsidP="00DA0432">
      <w:pPr>
        <w:pStyle w:val="CommentText"/>
      </w:pPr>
      <w:r>
        <w:rPr>
          <w:rStyle w:val="CommentReference"/>
        </w:rPr>
        <w:annotationRef/>
      </w:r>
      <w:r>
        <w:t xml:space="preserve">200 might be more accurate, this is based on Figure 5. </w:t>
      </w:r>
    </w:p>
  </w:comment>
  <w:comment w:id="200" w:author="Siyu Wang" w:date="2026-08-11T23:56:00Z" w:initials="SW">
    <w:p w14:paraId="25ACDB56" w14:textId="77777777" w:rsidR="00873A73" w:rsidRDefault="00873A73" w:rsidP="00873A73">
      <w:pPr>
        <w:pStyle w:val="CommentText"/>
      </w:pPr>
      <w:r>
        <w:rPr>
          <w:rStyle w:val="CommentReference"/>
        </w:rPr>
        <w:annotationRef/>
      </w:r>
      <w:r>
        <w:t xml:space="preserve">This is language by the reviewer, which I like. </w:t>
      </w:r>
      <w:r>
        <w:br/>
      </w:r>
      <w:r>
        <w:br/>
        <w:t xml:space="preserve">delay “predicted by” go signal shows anticipation/expectation of the delay. </w:t>
      </w:r>
    </w:p>
    <w:p w14:paraId="73673227" w14:textId="77777777" w:rsidR="00873A73" w:rsidRDefault="00873A73" w:rsidP="00873A73">
      <w:pPr>
        <w:pStyle w:val="CommentText"/>
      </w:pPr>
    </w:p>
    <w:p w14:paraId="199CFDB6" w14:textId="77777777" w:rsidR="00873A73" w:rsidRDefault="00873A73" w:rsidP="00873A73">
      <w:pPr>
        <w:pStyle w:val="CommentText"/>
      </w:pPr>
      <w:r>
        <w:t>In my view, it is better than “associated with”</w:t>
      </w:r>
    </w:p>
  </w:comment>
  <w:comment w:id="206" w:author="Siyu Wang" w:date="2026-08-12T00:55:00Z" w:initials="SW">
    <w:p w14:paraId="633B03F5" w14:textId="77777777" w:rsidR="009D40BE" w:rsidRDefault="009D40BE" w:rsidP="009D40BE">
      <w:pPr>
        <w:pStyle w:val="CommentText"/>
      </w:pPr>
      <w:r>
        <w:rPr>
          <w:rStyle w:val="CommentReference"/>
        </w:rPr>
        <w:annotationRef/>
      </w:r>
      <w:r>
        <w:t xml:space="preserve">I think “confound” is used more often in research than “source of confounding”. </w:t>
      </w:r>
    </w:p>
  </w:comment>
  <w:comment w:id="504" w:author="Siyu Wang" w:date="2026-08-11T22:03:00Z" w:initials="SW">
    <w:p w14:paraId="5EF739D0" w14:textId="77777777" w:rsidR="006B09CF" w:rsidRDefault="006B09CF" w:rsidP="006B09CF">
      <w:pPr>
        <w:pStyle w:val="CommentText"/>
      </w:pPr>
      <w:r>
        <w:rPr>
          <w:rStyle w:val="CommentReference"/>
        </w:rPr>
        <w:annotationRef/>
      </w:r>
      <w:r>
        <w:t>Found this on the NIH website:</w:t>
      </w:r>
    </w:p>
    <w:p w14:paraId="4D71C63D" w14:textId="77777777" w:rsidR="006B09CF" w:rsidRDefault="006B09CF" w:rsidP="006B09CF">
      <w:pPr>
        <w:pStyle w:val="CommentText"/>
      </w:pPr>
      <w:hyperlink r:id="rId1" w:history="1">
        <w:r w:rsidRPr="0075160F">
          <w:rPr>
            <w:rStyle w:val="Hyperlink"/>
          </w:rPr>
          <w:t>https://oir.nih.gov/sourcebook/submitting-research-publications/nih-publishing-procedures-forms/procedures-peer-reviewed-publications</w:t>
        </w:r>
      </w:hyperlink>
    </w:p>
    <w:p w14:paraId="20CEFEA9" w14:textId="77777777" w:rsidR="006B09CF" w:rsidRDefault="006B09CF" w:rsidP="006B09CF">
      <w:pPr>
        <w:pStyle w:val="CommentText"/>
      </w:pPr>
    </w:p>
    <w:p w14:paraId="41230010" w14:textId="77777777" w:rsidR="006B09CF" w:rsidRDefault="006B09CF" w:rsidP="006B09CF">
      <w:pPr>
        <w:pStyle w:val="CommentText"/>
      </w:pPr>
      <w:r>
        <w:t xml:space="preserve">Barry has submitted the clearance for this publication at NIH right? Let me know if he didn’t, I can submit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09E832" w15:done="0"/>
  <w15:commentEx w15:paraId="3F6A374F" w15:done="0"/>
  <w15:commentEx w15:paraId="29A509B8" w15:done="0"/>
  <w15:commentEx w15:paraId="3AEAB4F4" w15:paraIdParent="29A509B8" w15:done="0"/>
  <w15:commentEx w15:paraId="4200BD52" w15:done="0"/>
  <w15:commentEx w15:paraId="678C31E6" w15:done="0"/>
  <w15:commentEx w15:paraId="243010D3" w15:paraIdParent="678C31E6" w15:done="0"/>
  <w15:commentEx w15:paraId="14A4D2B1" w15:done="0"/>
  <w15:commentEx w15:paraId="771049CB" w15:paraIdParent="14A4D2B1" w15:done="0"/>
  <w15:commentEx w15:paraId="199CFDB6" w15:done="0"/>
  <w15:commentEx w15:paraId="633B03F5" w15:done="0"/>
  <w15:commentEx w15:paraId="412300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7CB05" w16cex:dateUtc="2026-08-10T14:28:00Z"/>
  <w16cex:commentExtensible w16cex:durableId="6D416B26" w16cex:dateUtc="2026-08-12T02:40:00Z"/>
  <w16cex:commentExtensible w16cex:durableId="39A5882E" w16cex:dateUtc="2026-08-10T22:41:00Z"/>
  <w16cex:commentExtensible w16cex:durableId="79425CCD" w16cex:dateUtc="2026-08-12T03:02:00Z"/>
  <w16cex:commentExtensible w16cex:durableId="57281F85" w16cex:dateUtc="2026-08-12T04:13:00Z"/>
  <w16cex:commentExtensible w16cex:durableId="26AA0A8C" w16cex:dateUtc="2026-08-10T23:00:00Z"/>
  <w16cex:commentExtensible w16cex:durableId="020B836F" w16cex:dateUtc="2026-08-12T03:54:00Z"/>
  <w16cex:commentExtensible w16cex:durableId="1F7CA034" w16cex:dateUtc="2026-08-07T20:41:00Z"/>
  <w16cex:commentExtensible w16cex:durableId="3C93332D" w16cex:dateUtc="2026-08-12T03:55:00Z"/>
  <w16cex:commentExtensible w16cex:durableId="4EBA2161" w16cex:dateUtc="2026-08-12T03:56:00Z"/>
  <w16cex:commentExtensible w16cex:durableId="44977771" w16cex:dateUtc="2026-08-12T04:55:00Z"/>
  <w16cex:commentExtensible w16cex:durableId="53F3A7B8" w16cex:dateUtc="2026-08-12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09E832" w16cid:durableId="2237CB05"/>
  <w16cid:commentId w16cid:paraId="3F6A374F" w16cid:durableId="6D416B26"/>
  <w16cid:commentId w16cid:paraId="29A509B8" w16cid:durableId="39A5882E"/>
  <w16cid:commentId w16cid:paraId="3AEAB4F4" w16cid:durableId="79425CCD"/>
  <w16cid:commentId w16cid:paraId="4200BD52" w16cid:durableId="57281F85"/>
  <w16cid:commentId w16cid:paraId="678C31E6" w16cid:durableId="26AA0A8C"/>
  <w16cid:commentId w16cid:paraId="243010D3" w16cid:durableId="020B836F"/>
  <w16cid:commentId w16cid:paraId="14A4D2B1" w16cid:durableId="1F7CA034"/>
  <w16cid:commentId w16cid:paraId="771049CB" w16cid:durableId="3C93332D"/>
  <w16cid:commentId w16cid:paraId="199CFDB6" w16cid:durableId="4EBA2161"/>
  <w16cid:commentId w16cid:paraId="633B03F5" w16cid:durableId="44977771"/>
  <w16cid:commentId w16cid:paraId="41230010" w16cid:durableId="53F3A7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5631C" w14:textId="77777777" w:rsidR="00A97137" w:rsidRDefault="00A97137">
      <w:pPr>
        <w:spacing w:after="0" w:line="240" w:lineRule="auto"/>
      </w:pPr>
      <w:r>
        <w:separator/>
      </w:r>
    </w:p>
  </w:endnote>
  <w:endnote w:type="continuationSeparator" w:id="0">
    <w:p w14:paraId="303225CB" w14:textId="77777777" w:rsidR="00A97137" w:rsidRDefault="00A9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1BB269-2DC5-446C-8907-2D0B6AB67E3A}"/>
    <w:embedBold r:id="rId2" w:fontKey="{B9A87405-3CD6-49AC-A476-194B84B2F2B9}"/>
  </w:font>
  <w:font w:name="SimSun">
    <w:altName w:val="宋体"/>
    <w:panose1 w:val="02010600030101010101"/>
    <w:charset w:val="86"/>
    <w:family w:val="auto"/>
    <w:pitch w:val="variable"/>
    <w:sig w:usb0="00000203" w:usb1="288F0000" w:usb2="00000016" w:usb3="00000000" w:csb0="00040001" w:csb1="00000000"/>
  </w:font>
  <w:font w:name="Play">
    <w:altName w:val="Calibri"/>
    <w:charset w:val="00"/>
    <w:family w:val="auto"/>
    <w:pitch w:val="default"/>
    <w:embedRegular r:id="rId3" w:fontKey="{4590433F-F26A-4D9F-A06F-F43ABDFFA742}"/>
  </w:font>
  <w:font w:name="Aptos">
    <w:charset w:val="00"/>
    <w:family w:val="swiss"/>
    <w:pitch w:val="variable"/>
    <w:sig w:usb0="20000287" w:usb1="00000003" w:usb2="00000000" w:usb3="00000000" w:csb0="0000019F" w:csb1="00000000"/>
    <w:embedRegular r:id="rId4" w:fontKey="{8257F974-CE37-4613-BB03-F887EF2804F1}"/>
    <w:embedItalic r:id="rId5" w:fontKey="{A355785E-6C70-42E2-869A-3573C978C80B}"/>
  </w:font>
  <w:font w:name="Cambria Math">
    <w:panose1 w:val="02040503050406030204"/>
    <w:charset w:val="00"/>
    <w:family w:val="roman"/>
    <w:pitch w:val="variable"/>
    <w:sig w:usb0="E00006FF" w:usb1="420024FF" w:usb2="02000000" w:usb3="00000000" w:csb0="0000019F" w:csb1="00000000"/>
    <w:embedRegular r:id="rId6" w:fontKey="{BE640423-A16A-41F9-A4D5-72660BEB72A3}"/>
    <w:embedItalic r:id="rId7" w:fontKey="{37A98978-0394-4FC7-94EE-F4780F053FDE}"/>
    <w:embedBoldItalic r:id="rId8" w:fontKey="{316C17D8-9A4A-476F-AA46-3D89DD861F1E}"/>
  </w:font>
  <w:font w:name="Cambria">
    <w:panose1 w:val="02040503050406030204"/>
    <w:charset w:val="00"/>
    <w:family w:val="roman"/>
    <w:pitch w:val="variable"/>
    <w:sig w:usb0="E00006FF" w:usb1="420024FF" w:usb2="02000000" w:usb3="00000000" w:csb0="0000019F" w:csb1="00000000"/>
    <w:embedRegular r:id="rId9" w:fontKey="{CA2B3478-FA05-4BCB-BD17-026030D9D4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0"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01804" w14:textId="77777777" w:rsidR="00A97137" w:rsidRDefault="00A97137">
      <w:pPr>
        <w:spacing w:after="0" w:line="240" w:lineRule="auto"/>
      </w:pPr>
      <w:r>
        <w:separator/>
      </w:r>
    </w:p>
  </w:footnote>
  <w:footnote w:type="continuationSeparator" w:id="0">
    <w:p w14:paraId="7FE6B0E8" w14:textId="77777777" w:rsidR="00A97137" w:rsidRDefault="00A97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F"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F62B4"/>
    <w:multiLevelType w:val="hybridMultilevel"/>
    <w:tmpl w:val="D6AAE49C"/>
    <w:lvl w:ilvl="0" w:tplc="E78A598C">
      <w:start w:val="1"/>
      <w:numFmt w:val="decimal"/>
      <w:lvlText w:val="%1."/>
      <w:lvlJc w:val="left"/>
      <w:pPr>
        <w:ind w:left="1020" w:hanging="360"/>
      </w:pPr>
    </w:lvl>
    <w:lvl w:ilvl="1" w:tplc="A14ED4BC">
      <w:start w:val="1"/>
      <w:numFmt w:val="decimal"/>
      <w:lvlText w:val="%2."/>
      <w:lvlJc w:val="left"/>
      <w:pPr>
        <w:ind w:left="1020" w:hanging="360"/>
      </w:pPr>
    </w:lvl>
    <w:lvl w:ilvl="2" w:tplc="B94ACDDC">
      <w:start w:val="1"/>
      <w:numFmt w:val="decimal"/>
      <w:lvlText w:val="%3."/>
      <w:lvlJc w:val="left"/>
      <w:pPr>
        <w:ind w:left="1020" w:hanging="360"/>
      </w:pPr>
    </w:lvl>
    <w:lvl w:ilvl="3" w:tplc="E7E4CB6E">
      <w:start w:val="1"/>
      <w:numFmt w:val="decimal"/>
      <w:lvlText w:val="%4."/>
      <w:lvlJc w:val="left"/>
      <w:pPr>
        <w:ind w:left="1020" w:hanging="360"/>
      </w:pPr>
    </w:lvl>
    <w:lvl w:ilvl="4" w:tplc="D5360DFE">
      <w:start w:val="1"/>
      <w:numFmt w:val="decimal"/>
      <w:lvlText w:val="%5."/>
      <w:lvlJc w:val="left"/>
      <w:pPr>
        <w:ind w:left="1020" w:hanging="360"/>
      </w:pPr>
    </w:lvl>
    <w:lvl w:ilvl="5" w:tplc="47260816">
      <w:start w:val="1"/>
      <w:numFmt w:val="decimal"/>
      <w:lvlText w:val="%6."/>
      <w:lvlJc w:val="left"/>
      <w:pPr>
        <w:ind w:left="1020" w:hanging="360"/>
      </w:pPr>
    </w:lvl>
    <w:lvl w:ilvl="6" w:tplc="A1EA2090">
      <w:start w:val="1"/>
      <w:numFmt w:val="decimal"/>
      <w:lvlText w:val="%7."/>
      <w:lvlJc w:val="left"/>
      <w:pPr>
        <w:ind w:left="1020" w:hanging="360"/>
      </w:pPr>
    </w:lvl>
    <w:lvl w:ilvl="7" w:tplc="A784F0C2">
      <w:start w:val="1"/>
      <w:numFmt w:val="decimal"/>
      <w:lvlText w:val="%8."/>
      <w:lvlJc w:val="left"/>
      <w:pPr>
        <w:ind w:left="1020" w:hanging="360"/>
      </w:pPr>
    </w:lvl>
    <w:lvl w:ilvl="8" w:tplc="D7BCD68E">
      <w:start w:val="1"/>
      <w:numFmt w:val="decimal"/>
      <w:lvlText w:val="%9."/>
      <w:lvlJc w:val="left"/>
      <w:pPr>
        <w:ind w:left="1020" w:hanging="360"/>
      </w:pPr>
    </w:lvl>
  </w:abstractNum>
  <w:abstractNum w:abstractNumId="1" w15:restartNumberingAfterBreak="0">
    <w:nsid w:val="39930C85"/>
    <w:multiLevelType w:val="multilevel"/>
    <w:tmpl w:val="0E180E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683A69"/>
    <w:multiLevelType w:val="multilevel"/>
    <w:tmpl w:val="05804DDA"/>
    <w:lvl w:ilvl="0">
      <w:start w:val="1"/>
      <w:numFmt w:val="decimal"/>
      <w:lvlText w:val="%1."/>
      <w:lvlJc w:val="left"/>
      <w:pPr>
        <w:ind w:left="720"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7C725F"/>
    <w:multiLevelType w:val="hybridMultilevel"/>
    <w:tmpl w:val="CAF47E52"/>
    <w:lvl w:ilvl="0" w:tplc="89F04142">
      <w:start w:val="1"/>
      <w:numFmt w:val="decimal"/>
      <w:lvlText w:val="%1."/>
      <w:lvlJc w:val="left"/>
      <w:pPr>
        <w:ind w:left="1020" w:hanging="360"/>
      </w:pPr>
    </w:lvl>
    <w:lvl w:ilvl="1" w:tplc="E0AA880A">
      <w:start w:val="1"/>
      <w:numFmt w:val="decimal"/>
      <w:lvlText w:val="%2."/>
      <w:lvlJc w:val="left"/>
      <w:pPr>
        <w:ind w:left="1020" w:hanging="360"/>
      </w:pPr>
    </w:lvl>
    <w:lvl w:ilvl="2" w:tplc="82522290">
      <w:start w:val="1"/>
      <w:numFmt w:val="decimal"/>
      <w:lvlText w:val="%3."/>
      <w:lvlJc w:val="left"/>
      <w:pPr>
        <w:ind w:left="1020" w:hanging="360"/>
      </w:pPr>
    </w:lvl>
    <w:lvl w:ilvl="3" w:tplc="50066F24">
      <w:start w:val="1"/>
      <w:numFmt w:val="decimal"/>
      <w:lvlText w:val="%4."/>
      <w:lvlJc w:val="left"/>
      <w:pPr>
        <w:ind w:left="1020" w:hanging="360"/>
      </w:pPr>
    </w:lvl>
    <w:lvl w:ilvl="4" w:tplc="2F9CF27E">
      <w:start w:val="1"/>
      <w:numFmt w:val="decimal"/>
      <w:lvlText w:val="%5."/>
      <w:lvlJc w:val="left"/>
      <w:pPr>
        <w:ind w:left="1020" w:hanging="360"/>
      </w:pPr>
    </w:lvl>
    <w:lvl w:ilvl="5" w:tplc="895E413C">
      <w:start w:val="1"/>
      <w:numFmt w:val="decimal"/>
      <w:lvlText w:val="%6."/>
      <w:lvlJc w:val="left"/>
      <w:pPr>
        <w:ind w:left="1020" w:hanging="360"/>
      </w:pPr>
    </w:lvl>
    <w:lvl w:ilvl="6" w:tplc="EB826C76">
      <w:start w:val="1"/>
      <w:numFmt w:val="decimal"/>
      <w:lvlText w:val="%7."/>
      <w:lvlJc w:val="left"/>
      <w:pPr>
        <w:ind w:left="1020" w:hanging="360"/>
      </w:pPr>
    </w:lvl>
    <w:lvl w:ilvl="7" w:tplc="54C4558A">
      <w:start w:val="1"/>
      <w:numFmt w:val="decimal"/>
      <w:lvlText w:val="%8."/>
      <w:lvlJc w:val="left"/>
      <w:pPr>
        <w:ind w:left="1020" w:hanging="360"/>
      </w:pPr>
    </w:lvl>
    <w:lvl w:ilvl="8" w:tplc="E4984CB6">
      <w:start w:val="1"/>
      <w:numFmt w:val="decimal"/>
      <w:lvlText w:val="%9."/>
      <w:lvlJc w:val="left"/>
      <w:pPr>
        <w:ind w:left="1020" w:hanging="360"/>
      </w:pPr>
    </w:lvl>
  </w:abstractNum>
  <w:abstractNum w:abstractNumId="5" w15:restartNumberingAfterBreak="0">
    <w:nsid w:val="7EA4229D"/>
    <w:multiLevelType w:val="hybridMultilevel"/>
    <w:tmpl w:val="275C480A"/>
    <w:lvl w:ilvl="0" w:tplc="12722198">
      <w:start w:val="1"/>
      <w:numFmt w:val="decimal"/>
      <w:lvlText w:val="%1."/>
      <w:lvlJc w:val="left"/>
      <w:pPr>
        <w:ind w:left="1020" w:hanging="360"/>
      </w:pPr>
    </w:lvl>
    <w:lvl w:ilvl="1" w:tplc="4F8C36AC">
      <w:start w:val="1"/>
      <w:numFmt w:val="decimal"/>
      <w:lvlText w:val="%2."/>
      <w:lvlJc w:val="left"/>
      <w:pPr>
        <w:ind w:left="1020" w:hanging="360"/>
      </w:pPr>
    </w:lvl>
    <w:lvl w:ilvl="2" w:tplc="F072EA48">
      <w:start w:val="1"/>
      <w:numFmt w:val="decimal"/>
      <w:lvlText w:val="%3."/>
      <w:lvlJc w:val="left"/>
      <w:pPr>
        <w:ind w:left="1020" w:hanging="360"/>
      </w:pPr>
    </w:lvl>
    <w:lvl w:ilvl="3" w:tplc="70281304">
      <w:start w:val="1"/>
      <w:numFmt w:val="decimal"/>
      <w:lvlText w:val="%4."/>
      <w:lvlJc w:val="left"/>
      <w:pPr>
        <w:ind w:left="1020" w:hanging="360"/>
      </w:pPr>
    </w:lvl>
    <w:lvl w:ilvl="4" w:tplc="DC6A79BE">
      <w:start w:val="1"/>
      <w:numFmt w:val="decimal"/>
      <w:lvlText w:val="%5."/>
      <w:lvlJc w:val="left"/>
      <w:pPr>
        <w:ind w:left="1020" w:hanging="360"/>
      </w:pPr>
    </w:lvl>
    <w:lvl w:ilvl="5" w:tplc="11CAF8E8">
      <w:start w:val="1"/>
      <w:numFmt w:val="decimal"/>
      <w:lvlText w:val="%6."/>
      <w:lvlJc w:val="left"/>
      <w:pPr>
        <w:ind w:left="1020" w:hanging="360"/>
      </w:pPr>
    </w:lvl>
    <w:lvl w:ilvl="6" w:tplc="72D8454E">
      <w:start w:val="1"/>
      <w:numFmt w:val="decimal"/>
      <w:lvlText w:val="%7."/>
      <w:lvlJc w:val="left"/>
      <w:pPr>
        <w:ind w:left="1020" w:hanging="360"/>
      </w:pPr>
    </w:lvl>
    <w:lvl w:ilvl="7" w:tplc="5040267C">
      <w:start w:val="1"/>
      <w:numFmt w:val="decimal"/>
      <w:lvlText w:val="%8."/>
      <w:lvlJc w:val="left"/>
      <w:pPr>
        <w:ind w:left="1020" w:hanging="360"/>
      </w:pPr>
    </w:lvl>
    <w:lvl w:ilvl="8" w:tplc="E42AAC48">
      <w:start w:val="1"/>
      <w:numFmt w:val="decimal"/>
      <w:lvlText w:val="%9."/>
      <w:lvlJc w:val="left"/>
      <w:pPr>
        <w:ind w:left="1020" w:hanging="360"/>
      </w:pPr>
    </w:lvl>
  </w:abstractNum>
  <w:num w:numId="1" w16cid:durableId="1016343432">
    <w:abstractNumId w:val="1"/>
  </w:num>
  <w:num w:numId="2" w16cid:durableId="1973514940">
    <w:abstractNumId w:val="2"/>
  </w:num>
  <w:num w:numId="3" w16cid:durableId="561872751">
    <w:abstractNumId w:val="3"/>
  </w:num>
  <w:num w:numId="4" w16cid:durableId="809320984">
    <w:abstractNumId w:val="4"/>
  </w:num>
  <w:num w:numId="5" w16cid:durableId="2023971835">
    <w:abstractNumId w:val="5"/>
  </w:num>
  <w:num w:numId="6" w16cid:durableId="11342562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Siyu Wang">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BFC"/>
    <w:rsid w:val="000000AC"/>
    <w:rsid w:val="00002072"/>
    <w:rsid w:val="00002F2F"/>
    <w:rsid w:val="000030FF"/>
    <w:rsid w:val="00003505"/>
    <w:rsid w:val="00004A0B"/>
    <w:rsid w:val="000059BC"/>
    <w:rsid w:val="00006EB8"/>
    <w:rsid w:val="00007177"/>
    <w:rsid w:val="000108DF"/>
    <w:rsid w:val="00011E6E"/>
    <w:rsid w:val="00014FCA"/>
    <w:rsid w:val="00015327"/>
    <w:rsid w:val="00023FA6"/>
    <w:rsid w:val="00024F66"/>
    <w:rsid w:val="00030DF5"/>
    <w:rsid w:val="00031411"/>
    <w:rsid w:val="00035919"/>
    <w:rsid w:val="00035DBF"/>
    <w:rsid w:val="00037787"/>
    <w:rsid w:val="00040767"/>
    <w:rsid w:val="00044FED"/>
    <w:rsid w:val="00045CB4"/>
    <w:rsid w:val="000511F3"/>
    <w:rsid w:val="00051F5E"/>
    <w:rsid w:val="0005228E"/>
    <w:rsid w:val="00053330"/>
    <w:rsid w:val="00053A0A"/>
    <w:rsid w:val="00054633"/>
    <w:rsid w:val="00064325"/>
    <w:rsid w:val="0006487B"/>
    <w:rsid w:val="000656EB"/>
    <w:rsid w:val="0006758D"/>
    <w:rsid w:val="00067D13"/>
    <w:rsid w:val="000709B8"/>
    <w:rsid w:val="00071E87"/>
    <w:rsid w:val="00074D18"/>
    <w:rsid w:val="000761DC"/>
    <w:rsid w:val="00077818"/>
    <w:rsid w:val="00083057"/>
    <w:rsid w:val="00091955"/>
    <w:rsid w:val="0009513F"/>
    <w:rsid w:val="00096B8E"/>
    <w:rsid w:val="000973E5"/>
    <w:rsid w:val="00097CA3"/>
    <w:rsid w:val="000A091A"/>
    <w:rsid w:val="000A1FAF"/>
    <w:rsid w:val="000A5481"/>
    <w:rsid w:val="000A7FE4"/>
    <w:rsid w:val="000B2AC7"/>
    <w:rsid w:val="000B2FEF"/>
    <w:rsid w:val="000B5663"/>
    <w:rsid w:val="000B5862"/>
    <w:rsid w:val="000B5F34"/>
    <w:rsid w:val="000B69A7"/>
    <w:rsid w:val="000B6C8C"/>
    <w:rsid w:val="000B7340"/>
    <w:rsid w:val="000B7A97"/>
    <w:rsid w:val="000C356C"/>
    <w:rsid w:val="000C4BE8"/>
    <w:rsid w:val="000C7A5E"/>
    <w:rsid w:val="000D2F0F"/>
    <w:rsid w:val="000D395A"/>
    <w:rsid w:val="000D69C7"/>
    <w:rsid w:val="000E043E"/>
    <w:rsid w:val="000E108C"/>
    <w:rsid w:val="000E28DF"/>
    <w:rsid w:val="000E3008"/>
    <w:rsid w:val="000F09E9"/>
    <w:rsid w:val="000F2C06"/>
    <w:rsid w:val="000F2C6F"/>
    <w:rsid w:val="000F4247"/>
    <w:rsid w:val="000F42C8"/>
    <w:rsid w:val="000F6D7B"/>
    <w:rsid w:val="000F6F83"/>
    <w:rsid w:val="00102EB9"/>
    <w:rsid w:val="00107175"/>
    <w:rsid w:val="00111B4A"/>
    <w:rsid w:val="00112ED7"/>
    <w:rsid w:val="00113A32"/>
    <w:rsid w:val="00113DAD"/>
    <w:rsid w:val="00113F10"/>
    <w:rsid w:val="001153E3"/>
    <w:rsid w:val="00115EC8"/>
    <w:rsid w:val="001202EC"/>
    <w:rsid w:val="0012059D"/>
    <w:rsid w:val="001210CA"/>
    <w:rsid w:val="00123845"/>
    <w:rsid w:val="0012705D"/>
    <w:rsid w:val="00131B97"/>
    <w:rsid w:val="0013303D"/>
    <w:rsid w:val="001335D0"/>
    <w:rsid w:val="0013453B"/>
    <w:rsid w:val="001345F4"/>
    <w:rsid w:val="0013498D"/>
    <w:rsid w:val="001350E9"/>
    <w:rsid w:val="00136679"/>
    <w:rsid w:val="0014172A"/>
    <w:rsid w:val="00142BED"/>
    <w:rsid w:val="00145676"/>
    <w:rsid w:val="00146135"/>
    <w:rsid w:val="00146227"/>
    <w:rsid w:val="00147A23"/>
    <w:rsid w:val="00156C23"/>
    <w:rsid w:val="00157F40"/>
    <w:rsid w:val="00162749"/>
    <w:rsid w:val="001646E7"/>
    <w:rsid w:val="00164C23"/>
    <w:rsid w:val="00170432"/>
    <w:rsid w:val="00170C6D"/>
    <w:rsid w:val="001710AF"/>
    <w:rsid w:val="0017141E"/>
    <w:rsid w:val="001717A4"/>
    <w:rsid w:val="00174902"/>
    <w:rsid w:val="00175A07"/>
    <w:rsid w:val="001762C5"/>
    <w:rsid w:val="00176C70"/>
    <w:rsid w:val="0018238C"/>
    <w:rsid w:val="00187B65"/>
    <w:rsid w:val="0019120B"/>
    <w:rsid w:val="001926BC"/>
    <w:rsid w:val="001950DC"/>
    <w:rsid w:val="0019578F"/>
    <w:rsid w:val="001A024D"/>
    <w:rsid w:val="001B0E48"/>
    <w:rsid w:val="001B20E7"/>
    <w:rsid w:val="001B31E5"/>
    <w:rsid w:val="001B3D10"/>
    <w:rsid w:val="001B6327"/>
    <w:rsid w:val="001B6BD2"/>
    <w:rsid w:val="001C2E2B"/>
    <w:rsid w:val="001C3061"/>
    <w:rsid w:val="001C363E"/>
    <w:rsid w:val="001C3A31"/>
    <w:rsid w:val="001C58D7"/>
    <w:rsid w:val="001D2071"/>
    <w:rsid w:val="001D3E56"/>
    <w:rsid w:val="001D54C1"/>
    <w:rsid w:val="001D61AA"/>
    <w:rsid w:val="001D66FD"/>
    <w:rsid w:val="001E0572"/>
    <w:rsid w:val="001E08F1"/>
    <w:rsid w:val="001E09AF"/>
    <w:rsid w:val="001E77A4"/>
    <w:rsid w:val="001F0998"/>
    <w:rsid w:val="001F4CC0"/>
    <w:rsid w:val="0020099B"/>
    <w:rsid w:val="00200D93"/>
    <w:rsid w:val="00201CD0"/>
    <w:rsid w:val="002028F7"/>
    <w:rsid w:val="002051A0"/>
    <w:rsid w:val="0020729A"/>
    <w:rsid w:val="002116E0"/>
    <w:rsid w:val="00211874"/>
    <w:rsid w:val="002123DE"/>
    <w:rsid w:val="002130AC"/>
    <w:rsid w:val="002209E8"/>
    <w:rsid w:val="00221AAC"/>
    <w:rsid w:val="00222E43"/>
    <w:rsid w:val="00223D25"/>
    <w:rsid w:val="00224673"/>
    <w:rsid w:val="0022645D"/>
    <w:rsid w:val="00226D4C"/>
    <w:rsid w:val="002303DD"/>
    <w:rsid w:val="00230EA8"/>
    <w:rsid w:val="00231EFF"/>
    <w:rsid w:val="00235F51"/>
    <w:rsid w:val="00236125"/>
    <w:rsid w:val="00236A86"/>
    <w:rsid w:val="00237589"/>
    <w:rsid w:val="00242D7A"/>
    <w:rsid w:val="0024313B"/>
    <w:rsid w:val="002464F5"/>
    <w:rsid w:val="00246BD8"/>
    <w:rsid w:val="00250F29"/>
    <w:rsid w:val="0025172A"/>
    <w:rsid w:val="00253398"/>
    <w:rsid w:val="00253730"/>
    <w:rsid w:val="00254AA5"/>
    <w:rsid w:val="0025667E"/>
    <w:rsid w:val="00257B04"/>
    <w:rsid w:val="00260ADD"/>
    <w:rsid w:val="00265247"/>
    <w:rsid w:val="002677D8"/>
    <w:rsid w:val="00267B93"/>
    <w:rsid w:val="00272E91"/>
    <w:rsid w:val="00273CFA"/>
    <w:rsid w:val="002743B3"/>
    <w:rsid w:val="00276E25"/>
    <w:rsid w:val="00277668"/>
    <w:rsid w:val="002826DC"/>
    <w:rsid w:val="0028419D"/>
    <w:rsid w:val="00284289"/>
    <w:rsid w:val="00284BF6"/>
    <w:rsid w:val="00285F07"/>
    <w:rsid w:val="002904EE"/>
    <w:rsid w:val="00291DD1"/>
    <w:rsid w:val="002927F8"/>
    <w:rsid w:val="00292B9C"/>
    <w:rsid w:val="00293FE3"/>
    <w:rsid w:val="0029631A"/>
    <w:rsid w:val="002A1B18"/>
    <w:rsid w:val="002A23CA"/>
    <w:rsid w:val="002A2B45"/>
    <w:rsid w:val="002A4D88"/>
    <w:rsid w:val="002A55DD"/>
    <w:rsid w:val="002B17EA"/>
    <w:rsid w:val="002B6F6C"/>
    <w:rsid w:val="002C2693"/>
    <w:rsid w:val="002C2978"/>
    <w:rsid w:val="002C299E"/>
    <w:rsid w:val="002C2D23"/>
    <w:rsid w:val="002C3620"/>
    <w:rsid w:val="002C78BB"/>
    <w:rsid w:val="002C7AD9"/>
    <w:rsid w:val="002C7EB5"/>
    <w:rsid w:val="002D29B0"/>
    <w:rsid w:val="002D3C80"/>
    <w:rsid w:val="002D638C"/>
    <w:rsid w:val="002E22B7"/>
    <w:rsid w:val="002E3018"/>
    <w:rsid w:val="002E357D"/>
    <w:rsid w:val="002E678E"/>
    <w:rsid w:val="002E7070"/>
    <w:rsid w:val="002F04EA"/>
    <w:rsid w:val="002F10AA"/>
    <w:rsid w:val="002F6921"/>
    <w:rsid w:val="00300952"/>
    <w:rsid w:val="00301C82"/>
    <w:rsid w:val="00302D6E"/>
    <w:rsid w:val="003045E8"/>
    <w:rsid w:val="00315C79"/>
    <w:rsid w:val="0031710A"/>
    <w:rsid w:val="00317680"/>
    <w:rsid w:val="00321B78"/>
    <w:rsid w:val="00325D23"/>
    <w:rsid w:val="00326D44"/>
    <w:rsid w:val="00331514"/>
    <w:rsid w:val="00332222"/>
    <w:rsid w:val="00332290"/>
    <w:rsid w:val="00334BFA"/>
    <w:rsid w:val="0033540C"/>
    <w:rsid w:val="003354E2"/>
    <w:rsid w:val="003357A7"/>
    <w:rsid w:val="003364A4"/>
    <w:rsid w:val="0034035B"/>
    <w:rsid w:val="00340540"/>
    <w:rsid w:val="00341E40"/>
    <w:rsid w:val="003453A9"/>
    <w:rsid w:val="003509EA"/>
    <w:rsid w:val="0035323D"/>
    <w:rsid w:val="00355973"/>
    <w:rsid w:val="0035685F"/>
    <w:rsid w:val="00361463"/>
    <w:rsid w:val="00362D31"/>
    <w:rsid w:val="00365F05"/>
    <w:rsid w:val="00367DE1"/>
    <w:rsid w:val="0037067E"/>
    <w:rsid w:val="00370DAD"/>
    <w:rsid w:val="0037158B"/>
    <w:rsid w:val="00372D03"/>
    <w:rsid w:val="003746BF"/>
    <w:rsid w:val="00380098"/>
    <w:rsid w:val="003813FA"/>
    <w:rsid w:val="00383B95"/>
    <w:rsid w:val="00386B87"/>
    <w:rsid w:val="00391D93"/>
    <w:rsid w:val="00393B76"/>
    <w:rsid w:val="00394C23"/>
    <w:rsid w:val="003A1670"/>
    <w:rsid w:val="003A473B"/>
    <w:rsid w:val="003A737E"/>
    <w:rsid w:val="003B4856"/>
    <w:rsid w:val="003B5929"/>
    <w:rsid w:val="003B6E0D"/>
    <w:rsid w:val="003C00EA"/>
    <w:rsid w:val="003C4777"/>
    <w:rsid w:val="003C5BEB"/>
    <w:rsid w:val="003D03D3"/>
    <w:rsid w:val="003D0A78"/>
    <w:rsid w:val="003D1755"/>
    <w:rsid w:val="003D2BCA"/>
    <w:rsid w:val="003D2EB0"/>
    <w:rsid w:val="003D3CB4"/>
    <w:rsid w:val="003D51B3"/>
    <w:rsid w:val="003D6169"/>
    <w:rsid w:val="003E1B9A"/>
    <w:rsid w:val="003E2286"/>
    <w:rsid w:val="003E4ED8"/>
    <w:rsid w:val="003E630A"/>
    <w:rsid w:val="003E7CDD"/>
    <w:rsid w:val="003E7F64"/>
    <w:rsid w:val="003F02EA"/>
    <w:rsid w:val="003F2BA9"/>
    <w:rsid w:val="003F3176"/>
    <w:rsid w:val="003F5EB3"/>
    <w:rsid w:val="003F702A"/>
    <w:rsid w:val="003F7AB1"/>
    <w:rsid w:val="00401D61"/>
    <w:rsid w:val="00404E62"/>
    <w:rsid w:val="00405C90"/>
    <w:rsid w:val="00407C01"/>
    <w:rsid w:val="00407FD5"/>
    <w:rsid w:val="00410174"/>
    <w:rsid w:val="00410D5F"/>
    <w:rsid w:val="00416575"/>
    <w:rsid w:val="00416806"/>
    <w:rsid w:val="00416DF0"/>
    <w:rsid w:val="00417BDD"/>
    <w:rsid w:val="00430381"/>
    <w:rsid w:val="00431209"/>
    <w:rsid w:val="004316FF"/>
    <w:rsid w:val="004319ED"/>
    <w:rsid w:val="00431C51"/>
    <w:rsid w:val="004324B5"/>
    <w:rsid w:val="004342BE"/>
    <w:rsid w:val="00434309"/>
    <w:rsid w:val="00435836"/>
    <w:rsid w:val="004416D2"/>
    <w:rsid w:val="004437AC"/>
    <w:rsid w:val="00450F64"/>
    <w:rsid w:val="00453004"/>
    <w:rsid w:val="00453DC5"/>
    <w:rsid w:val="00456CB9"/>
    <w:rsid w:val="0045703C"/>
    <w:rsid w:val="00457481"/>
    <w:rsid w:val="00461605"/>
    <w:rsid w:val="00461FFA"/>
    <w:rsid w:val="004625AB"/>
    <w:rsid w:val="004651D7"/>
    <w:rsid w:val="00465FB6"/>
    <w:rsid w:val="00470440"/>
    <w:rsid w:val="00470DC0"/>
    <w:rsid w:val="00471EFD"/>
    <w:rsid w:val="0047210D"/>
    <w:rsid w:val="00472AE1"/>
    <w:rsid w:val="00473B21"/>
    <w:rsid w:val="00473EEE"/>
    <w:rsid w:val="00475283"/>
    <w:rsid w:val="00476707"/>
    <w:rsid w:val="004812DB"/>
    <w:rsid w:val="00482B30"/>
    <w:rsid w:val="004851A5"/>
    <w:rsid w:val="00485618"/>
    <w:rsid w:val="00485D52"/>
    <w:rsid w:val="00486289"/>
    <w:rsid w:val="00490FB1"/>
    <w:rsid w:val="00491657"/>
    <w:rsid w:val="00492C65"/>
    <w:rsid w:val="00493A04"/>
    <w:rsid w:val="00496269"/>
    <w:rsid w:val="004A1914"/>
    <w:rsid w:val="004A5477"/>
    <w:rsid w:val="004A673A"/>
    <w:rsid w:val="004A689D"/>
    <w:rsid w:val="004A6B8F"/>
    <w:rsid w:val="004B1D90"/>
    <w:rsid w:val="004B2EFC"/>
    <w:rsid w:val="004C072B"/>
    <w:rsid w:val="004C292B"/>
    <w:rsid w:val="004C2C83"/>
    <w:rsid w:val="004C32A5"/>
    <w:rsid w:val="004C3E71"/>
    <w:rsid w:val="004C6C83"/>
    <w:rsid w:val="004D0C29"/>
    <w:rsid w:val="004D43DF"/>
    <w:rsid w:val="004D5FDF"/>
    <w:rsid w:val="004D7D74"/>
    <w:rsid w:val="004E779D"/>
    <w:rsid w:val="004E7957"/>
    <w:rsid w:val="004F08F2"/>
    <w:rsid w:val="004F23C3"/>
    <w:rsid w:val="004F5773"/>
    <w:rsid w:val="004F70B1"/>
    <w:rsid w:val="004F76D8"/>
    <w:rsid w:val="00500F0D"/>
    <w:rsid w:val="005012AE"/>
    <w:rsid w:val="00501EF0"/>
    <w:rsid w:val="00502647"/>
    <w:rsid w:val="005054E0"/>
    <w:rsid w:val="00506788"/>
    <w:rsid w:val="00506CC7"/>
    <w:rsid w:val="00506F4C"/>
    <w:rsid w:val="0050778F"/>
    <w:rsid w:val="00510414"/>
    <w:rsid w:val="005120BF"/>
    <w:rsid w:val="00512CBC"/>
    <w:rsid w:val="00515E9D"/>
    <w:rsid w:val="0052019D"/>
    <w:rsid w:val="00520227"/>
    <w:rsid w:val="005204A7"/>
    <w:rsid w:val="005215D4"/>
    <w:rsid w:val="00522862"/>
    <w:rsid w:val="00525226"/>
    <w:rsid w:val="005252DB"/>
    <w:rsid w:val="0052580A"/>
    <w:rsid w:val="00526227"/>
    <w:rsid w:val="00527178"/>
    <w:rsid w:val="005312F7"/>
    <w:rsid w:val="00535D4C"/>
    <w:rsid w:val="00535FC2"/>
    <w:rsid w:val="005361C8"/>
    <w:rsid w:val="00536FF9"/>
    <w:rsid w:val="005404A6"/>
    <w:rsid w:val="00542B7D"/>
    <w:rsid w:val="005436B2"/>
    <w:rsid w:val="00544654"/>
    <w:rsid w:val="005509A4"/>
    <w:rsid w:val="00554A72"/>
    <w:rsid w:val="00555E9D"/>
    <w:rsid w:val="00560244"/>
    <w:rsid w:val="0056136F"/>
    <w:rsid w:val="00571BD7"/>
    <w:rsid w:val="0057455B"/>
    <w:rsid w:val="005748C5"/>
    <w:rsid w:val="00576B12"/>
    <w:rsid w:val="00577185"/>
    <w:rsid w:val="00581AEB"/>
    <w:rsid w:val="00582F37"/>
    <w:rsid w:val="005855C9"/>
    <w:rsid w:val="00585BFC"/>
    <w:rsid w:val="0059069A"/>
    <w:rsid w:val="00592D54"/>
    <w:rsid w:val="00594410"/>
    <w:rsid w:val="0059647B"/>
    <w:rsid w:val="005966E3"/>
    <w:rsid w:val="0059673C"/>
    <w:rsid w:val="00597FB4"/>
    <w:rsid w:val="005A1328"/>
    <w:rsid w:val="005A1C93"/>
    <w:rsid w:val="005A3F5A"/>
    <w:rsid w:val="005A5113"/>
    <w:rsid w:val="005A57B5"/>
    <w:rsid w:val="005A70F3"/>
    <w:rsid w:val="005A783E"/>
    <w:rsid w:val="005A7CB6"/>
    <w:rsid w:val="005B00FD"/>
    <w:rsid w:val="005B2DBA"/>
    <w:rsid w:val="005B729A"/>
    <w:rsid w:val="005B758C"/>
    <w:rsid w:val="005B7D96"/>
    <w:rsid w:val="005C11DB"/>
    <w:rsid w:val="005C4C82"/>
    <w:rsid w:val="005D225D"/>
    <w:rsid w:val="005D5747"/>
    <w:rsid w:val="005D6ADF"/>
    <w:rsid w:val="005E0CC0"/>
    <w:rsid w:val="005E1341"/>
    <w:rsid w:val="005E160E"/>
    <w:rsid w:val="005E256C"/>
    <w:rsid w:val="005E3FDE"/>
    <w:rsid w:val="005E4E6B"/>
    <w:rsid w:val="005E5890"/>
    <w:rsid w:val="005E77F9"/>
    <w:rsid w:val="005F5B63"/>
    <w:rsid w:val="005F5E31"/>
    <w:rsid w:val="005F6027"/>
    <w:rsid w:val="00603E77"/>
    <w:rsid w:val="00604B41"/>
    <w:rsid w:val="00604CDF"/>
    <w:rsid w:val="00605424"/>
    <w:rsid w:val="0060756A"/>
    <w:rsid w:val="00607963"/>
    <w:rsid w:val="006100B7"/>
    <w:rsid w:val="006104A9"/>
    <w:rsid w:val="00611953"/>
    <w:rsid w:val="006134B1"/>
    <w:rsid w:val="00613C05"/>
    <w:rsid w:val="0061565A"/>
    <w:rsid w:val="00623E41"/>
    <w:rsid w:val="006248F5"/>
    <w:rsid w:val="00625245"/>
    <w:rsid w:val="00627F79"/>
    <w:rsid w:val="00630C64"/>
    <w:rsid w:val="006319DC"/>
    <w:rsid w:val="00631B84"/>
    <w:rsid w:val="00633FE5"/>
    <w:rsid w:val="00634022"/>
    <w:rsid w:val="006343B6"/>
    <w:rsid w:val="006346A3"/>
    <w:rsid w:val="006355CF"/>
    <w:rsid w:val="00636289"/>
    <w:rsid w:val="00636C6B"/>
    <w:rsid w:val="00640495"/>
    <w:rsid w:val="00640A7A"/>
    <w:rsid w:val="00641372"/>
    <w:rsid w:val="00642511"/>
    <w:rsid w:val="006425F2"/>
    <w:rsid w:val="0064293B"/>
    <w:rsid w:val="00642F5F"/>
    <w:rsid w:val="00647051"/>
    <w:rsid w:val="0064794B"/>
    <w:rsid w:val="00652025"/>
    <w:rsid w:val="006567E2"/>
    <w:rsid w:val="0065742A"/>
    <w:rsid w:val="006608D9"/>
    <w:rsid w:val="00661510"/>
    <w:rsid w:val="00662E11"/>
    <w:rsid w:val="00663FF9"/>
    <w:rsid w:val="00664160"/>
    <w:rsid w:val="00665F5B"/>
    <w:rsid w:val="00666C51"/>
    <w:rsid w:val="00667A3C"/>
    <w:rsid w:val="00671199"/>
    <w:rsid w:val="00671E92"/>
    <w:rsid w:val="00674CD6"/>
    <w:rsid w:val="00681D8B"/>
    <w:rsid w:val="006867B1"/>
    <w:rsid w:val="006867F6"/>
    <w:rsid w:val="00687911"/>
    <w:rsid w:val="0069324C"/>
    <w:rsid w:val="00694D83"/>
    <w:rsid w:val="00696252"/>
    <w:rsid w:val="006975FF"/>
    <w:rsid w:val="006A0910"/>
    <w:rsid w:val="006A13F8"/>
    <w:rsid w:val="006A1705"/>
    <w:rsid w:val="006A5F82"/>
    <w:rsid w:val="006A67E5"/>
    <w:rsid w:val="006A7019"/>
    <w:rsid w:val="006B08F7"/>
    <w:rsid w:val="006B09CF"/>
    <w:rsid w:val="006B359E"/>
    <w:rsid w:val="006B3E28"/>
    <w:rsid w:val="006B4EDC"/>
    <w:rsid w:val="006B5315"/>
    <w:rsid w:val="006C02DE"/>
    <w:rsid w:val="006C06FD"/>
    <w:rsid w:val="006C3292"/>
    <w:rsid w:val="006C612A"/>
    <w:rsid w:val="006C680F"/>
    <w:rsid w:val="006D05DC"/>
    <w:rsid w:val="006D0889"/>
    <w:rsid w:val="006D2A0B"/>
    <w:rsid w:val="006D2C8E"/>
    <w:rsid w:val="006D6C58"/>
    <w:rsid w:val="006E05D6"/>
    <w:rsid w:val="006E46E9"/>
    <w:rsid w:val="006E54CC"/>
    <w:rsid w:val="006F037F"/>
    <w:rsid w:val="006F0AD1"/>
    <w:rsid w:val="006F0C4A"/>
    <w:rsid w:val="006F11AB"/>
    <w:rsid w:val="006F1CE2"/>
    <w:rsid w:val="006F6B14"/>
    <w:rsid w:val="006F7534"/>
    <w:rsid w:val="00702117"/>
    <w:rsid w:val="007034FB"/>
    <w:rsid w:val="00705E4C"/>
    <w:rsid w:val="00706132"/>
    <w:rsid w:val="00707497"/>
    <w:rsid w:val="00710F17"/>
    <w:rsid w:val="00711DF0"/>
    <w:rsid w:val="007229E6"/>
    <w:rsid w:val="00723428"/>
    <w:rsid w:val="00724F2D"/>
    <w:rsid w:val="00731E92"/>
    <w:rsid w:val="0073291A"/>
    <w:rsid w:val="00736C73"/>
    <w:rsid w:val="00744159"/>
    <w:rsid w:val="007448B8"/>
    <w:rsid w:val="007536BC"/>
    <w:rsid w:val="00754049"/>
    <w:rsid w:val="00755122"/>
    <w:rsid w:val="007576E4"/>
    <w:rsid w:val="0076244A"/>
    <w:rsid w:val="007712A1"/>
    <w:rsid w:val="0077255F"/>
    <w:rsid w:val="0077419E"/>
    <w:rsid w:val="00775341"/>
    <w:rsid w:val="00775669"/>
    <w:rsid w:val="00776D22"/>
    <w:rsid w:val="00780C51"/>
    <w:rsid w:val="00781D3B"/>
    <w:rsid w:val="007825AF"/>
    <w:rsid w:val="007834C4"/>
    <w:rsid w:val="00784926"/>
    <w:rsid w:val="00787173"/>
    <w:rsid w:val="00787693"/>
    <w:rsid w:val="007910DF"/>
    <w:rsid w:val="00791690"/>
    <w:rsid w:val="0079463C"/>
    <w:rsid w:val="00795274"/>
    <w:rsid w:val="007952B1"/>
    <w:rsid w:val="00795523"/>
    <w:rsid w:val="00795528"/>
    <w:rsid w:val="007965E6"/>
    <w:rsid w:val="007A0B30"/>
    <w:rsid w:val="007A1B31"/>
    <w:rsid w:val="007A583C"/>
    <w:rsid w:val="007A7125"/>
    <w:rsid w:val="007B37F5"/>
    <w:rsid w:val="007B39E0"/>
    <w:rsid w:val="007B55F8"/>
    <w:rsid w:val="007B611C"/>
    <w:rsid w:val="007B7FB1"/>
    <w:rsid w:val="007C217F"/>
    <w:rsid w:val="007D268F"/>
    <w:rsid w:val="007D299F"/>
    <w:rsid w:val="007D343B"/>
    <w:rsid w:val="007D35F7"/>
    <w:rsid w:val="007D3A95"/>
    <w:rsid w:val="007D40E0"/>
    <w:rsid w:val="007D566F"/>
    <w:rsid w:val="007D6BBC"/>
    <w:rsid w:val="007D6F09"/>
    <w:rsid w:val="007E1BC9"/>
    <w:rsid w:val="007E5DA0"/>
    <w:rsid w:val="007E64D0"/>
    <w:rsid w:val="007E6A19"/>
    <w:rsid w:val="007E7F30"/>
    <w:rsid w:val="007F307D"/>
    <w:rsid w:val="007F40F3"/>
    <w:rsid w:val="007F7002"/>
    <w:rsid w:val="00803404"/>
    <w:rsid w:val="008040F5"/>
    <w:rsid w:val="00804555"/>
    <w:rsid w:val="00804DBD"/>
    <w:rsid w:val="00804F3F"/>
    <w:rsid w:val="00805999"/>
    <w:rsid w:val="0080780D"/>
    <w:rsid w:val="00807D70"/>
    <w:rsid w:val="008115F9"/>
    <w:rsid w:val="008128C8"/>
    <w:rsid w:val="00812D45"/>
    <w:rsid w:val="00813E6C"/>
    <w:rsid w:val="00813F27"/>
    <w:rsid w:val="00815C9E"/>
    <w:rsid w:val="00817782"/>
    <w:rsid w:val="00820984"/>
    <w:rsid w:val="0082552C"/>
    <w:rsid w:val="0082559F"/>
    <w:rsid w:val="0082751D"/>
    <w:rsid w:val="00836765"/>
    <w:rsid w:val="00837FC8"/>
    <w:rsid w:val="00840A7C"/>
    <w:rsid w:val="008411B7"/>
    <w:rsid w:val="0084142B"/>
    <w:rsid w:val="00841E06"/>
    <w:rsid w:val="0085155F"/>
    <w:rsid w:val="0085412A"/>
    <w:rsid w:val="00854454"/>
    <w:rsid w:val="00854D73"/>
    <w:rsid w:val="0085700D"/>
    <w:rsid w:val="008570B7"/>
    <w:rsid w:val="00857759"/>
    <w:rsid w:val="0086020D"/>
    <w:rsid w:val="008669A0"/>
    <w:rsid w:val="00867BFD"/>
    <w:rsid w:val="0087034C"/>
    <w:rsid w:val="00870A6D"/>
    <w:rsid w:val="00873A73"/>
    <w:rsid w:val="00875E7E"/>
    <w:rsid w:val="00876517"/>
    <w:rsid w:val="00877822"/>
    <w:rsid w:val="0088025E"/>
    <w:rsid w:val="00880296"/>
    <w:rsid w:val="008829E8"/>
    <w:rsid w:val="00882F41"/>
    <w:rsid w:val="008842F5"/>
    <w:rsid w:val="008853EA"/>
    <w:rsid w:val="00886A57"/>
    <w:rsid w:val="0089687D"/>
    <w:rsid w:val="00896E20"/>
    <w:rsid w:val="00897EFB"/>
    <w:rsid w:val="008A1CB7"/>
    <w:rsid w:val="008A3A56"/>
    <w:rsid w:val="008A7200"/>
    <w:rsid w:val="008A7256"/>
    <w:rsid w:val="008A745E"/>
    <w:rsid w:val="008A7766"/>
    <w:rsid w:val="008B3EDC"/>
    <w:rsid w:val="008B42A2"/>
    <w:rsid w:val="008B4CE2"/>
    <w:rsid w:val="008B5258"/>
    <w:rsid w:val="008B57CB"/>
    <w:rsid w:val="008B5A2B"/>
    <w:rsid w:val="008C55F2"/>
    <w:rsid w:val="008C67FA"/>
    <w:rsid w:val="008C6CEA"/>
    <w:rsid w:val="008C71BF"/>
    <w:rsid w:val="008C7FFA"/>
    <w:rsid w:val="008D3556"/>
    <w:rsid w:val="008D6760"/>
    <w:rsid w:val="008D71E0"/>
    <w:rsid w:val="008E4008"/>
    <w:rsid w:val="008E71F7"/>
    <w:rsid w:val="008E7241"/>
    <w:rsid w:val="00903830"/>
    <w:rsid w:val="00914043"/>
    <w:rsid w:val="009143DF"/>
    <w:rsid w:val="00916343"/>
    <w:rsid w:val="009173D0"/>
    <w:rsid w:val="0092185E"/>
    <w:rsid w:val="009227CF"/>
    <w:rsid w:val="00922D75"/>
    <w:rsid w:val="0092731C"/>
    <w:rsid w:val="00932761"/>
    <w:rsid w:val="0093364D"/>
    <w:rsid w:val="00933BA3"/>
    <w:rsid w:val="00935104"/>
    <w:rsid w:val="00936F63"/>
    <w:rsid w:val="009403D1"/>
    <w:rsid w:val="0094154F"/>
    <w:rsid w:val="00942654"/>
    <w:rsid w:val="00946A28"/>
    <w:rsid w:val="009500AC"/>
    <w:rsid w:val="00950746"/>
    <w:rsid w:val="00952897"/>
    <w:rsid w:val="009540D3"/>
    <w:rsid w:val="009600D9"/>
    <w:rsid w:val="009604E4"/>
    <w:rsid w:val="0097111E"/>
    <w:rsid w:val="009714A4"/>
    <w:rsid w:val="00971E35"/>
    <w:rsid w:val="009721AC"/>
    <w:rsid w:val="00973245"/>
    <w:rsid w:val="0097540C"/>
    <w:rsid w:val="00976F0D"/>
    <w:rsid w:val="00977D01"/>
    <w:rsid w:val="009811AC"/>
    <w:rsid w:val="00986AFC"/>
    <w:rsid w:val="00990831"/>
    <w:rsid w:val="00993877"/>
    <w:rsid w:val="00996961"/>
    <w:rsid w:val="009969C5"/>
    <w:rsid w:val="00997F94"/>
    <w:rsid w:val="009A33BB"/>
    <w:rsid w:val="009A37F7"/>
    <w:rsid w:val="009A7754"/>
    <w:rsid w:val="009B0333"/>
    <w:rsid w:val="009B3B39"/>
    <w:rsid w:val="009B5422"/>
    <w:rsid w:val="009C2AF7"/>
    <w:rsid w:val="009C761E"/>
    <w:rsid w:val="009C7EFE"/>
    <w:rsid w:val="009D1371"/>
    <w:rsid w:val="009D188A"/>
    <w:rsid w:val="009D296E"/>
    <w:rsid w:val="009D40BE"/>
    <w:rsid w:val="009D4796"/>
    <w:rsid w:val="009E00C8"/>
    <w:rsid w:val="009E0E50"/>
    <w:rsid w:val="009E0F81"/>
    <w:rsid w:val="009E3B71"/>
    <w:rsid w:val="009F2914"/>
    <w:rsid w:val="009F3387"/>
    <w:rsid w:val="009F5164"/>
    <w:rsid w:val="009F6F14"/>
    <w:rsid w:val="009F7B7E"/>
    <w:rsid w:val="00A00A36"/>
    <w:rsid w:val="00A02FF6"/>
    <w:rsid w:val="00A03E70"/>
    <w:rsid w:val="00A075E4"/>
    <w:rsid w:val="00A11E85"/>
    <w:rsid w:val="00A133BE"/>
    <w:rsid w:val="00A146F8"/>
    <w:rsid w:val="00A23886"/>
    <w:rsid w:val="00A24BBE"/>
    <w:rsid w:val="00A25D43"/>
    <w:rsid w:val="00A304CC"/>
    <w:rsid w:val="00A30625"/>
    <w:rsid w:val="00A30CC7"/>
    <w:rsid w:val="00A30D82"/>
    <w:rsid w:val="00A321C2"/>
    <w:rsid w:val="00A3372A"/>
    <w:rsid w:val="00A33F52"/>
    <w:rsid w:val="00A42870"/>
    <w:rsid w:val="00A46693"/>
    <w:rsid w:val="00A71724"/>
    <w:rsid w:val="00A7278E"/>
    <w:rsid w:val="00A72A17"/>
    <w:rsid w:val="00A72A21"/>
    <w:rsid w:val="00A72FD0"/>
    <w:rsid w:val="00A86027"/>
    <w:rsid w:val="00A9032A"/>
    <w:rsid w:val="00A90A4C"/>
    <w:rsid w:val="00A9366C"/>
    <w:rsid w:val="00A97137"/>
    <w:rsid w:val="00A97416"/>
    <w:rsid w:val="00A97625"/>
    <w:rsid w:val="00A97888"/>
    <w:rsid w:val="00AA0AC1"/>
    <w:rsid w:val="00AA40E7"/>
    <w:rsid w:val="00AA49CC"/>
    <w:rsid w:val="00AA603C"/>
    <w:rsid w:val="00AB21FE"/>
    <w:rsid w:val="00AB32CC"/>
    <w:rsid w:val="00AB6079"/>
    <w:rsid w:val="00AB643E"/>
    <w:rsid w:val="00AB6F73"/>
    <w:rsid w:val="00AC0ADC"/>
    <w:rsid w:val="00AC13A6"/>
    <w:rsid w:val="00AC1867"/>
    <w:rsid w:val="00AC1B6D"/>
    <w:rsid w:val="00AC33EC"/>
    <w:rsid w:val="00AC6118"/>
    <w:rsid w:val="00AD34E6"/>
    <w:rsid w:val="00AD4FC0"/>
    <w:rsid w:val="00AD6B68"/>
    <w:rsid w:val="00AD73ED"/>
    <w:rsid w:val="00AD7A53"/>
    <w:rsid w:val="00AD7C50"/>
    <w:rsid w:val="00AE024C"/>
    <w:rsid w:val="00AE2E65"/>
    <w:rsid w:val="00AE4A5A"/>
    <w:rsid w:val="00AE5608"/>
    <w:rsid w:val="00AE65CD"/>
    <w:rsid w:val="00AF0E6B"/>
    <w:rsid w:val="00AF3A36"/>
    <w:rsid w:val="00AF3D86"/>
    <w:rsid w:val="00AF5E3D"/>
    <w:rsid w:val="00AF6CB7"/>
    <w:rsid w:val="00B001DA"/>
    <w:rsid w:val="00B056B3"/>
    <w:rsid w:val="00B059B5"/>
    <w:rsid w:val="00B070AD"/>
    <w:rsid w:val="00B101F7"/>
    <w:rsid w:val="00B11B6D"/>
    <w:rsid w:val="00B137F9"/>
    <w:rsid w:val="00B14CAE"/>
    <w:rsid w:val="00B167F8"/>
    <w:rsid w:val="00B22A50"/>
    <w:rsid w:val="00B25E46"/>
    <w:rsid w:val="00B264B9"/>
    <w:rsid w:val="00B265F0"/>
    <w:rsid w:val="00B343FF"/>
    <w:rsid w:val="00B35533"/>
    <w:rsid w:val="00B35A50"/>
    <w:rsid w:val="00B427CC"/>
    <w:rsid w:val="00B43CCD"/>
    <w:rsid w:val="00B55386"/>
    <w:rsid w:val="00B55BF3"/>
    <w:rsid w:val="00B577B0"/>
    <w:rsid w:val="00B63D41"/>
    <w:rsid w:val="00B65805"/>
    <w:rsid w:val="00B65E91"/>
    <w:rsid w:val="00B672EF"/>
    <w:rsid w:val="00B67DEB"/>
    <w:rsid w:val="00B67DF9"/>
    <w:rsid w:val="00B7024E"/>
    <w:rsid w:val="00B72CFA"/>
    <w:rsid w:val="00B73BDE"/>
    <w:rsid w:val="00B7792A"/>
    <w:rsid w:val="00B77E82"/>
    <w:rsid w:val="00B802E8"/>
    <w:rsid w:val="00B814AD"/>
    <w:rsid w:val="00B82262"/>
    <w:rsid w:val="00B82930"/>
    <w:rsid w:val="00B83F27"/>
    <w:rsid w:val="00B84BAE"/>
    <w:rsid w:val="00B854F9"/>
    <w:rsid w:val="00B875F6"/>
    <w:rsid w:val="00B923D6"/>
    <w:rsid w:val="00B924F2"/>
    <w:rsid w:val="00B9373F"/>
    <w:rsid w:val="00B93F56"/>
    <w:rsid w:val="00B94DBB"/>
    <w:rsid w:val="00B958FB"/>
    <w:rsid w:val="00B95E4C"/>
    <w:rsid w:val="00B968FF"/>
    <w:rsid w:val="00B97F5A"/>
    <w:rsid w:val="00BA66DE"/>
    <w:rsid w:val="00BB06CA"/>
    <w:rsid w:val="00BB12B0"/>
    <w:rsid w:val="00BB7E0D"/>
    <w:rsid w:val="00BB7EF5"/>
    <w:rsid w:val="00BC0BCB"/>
    <w:rsid w:val="00BC16A4"/>
    <w:rsid w:val="00BC3DEB"/>
    <w:rsid w:val="00BC6844"/>
    <w:rsid w:val="00BC70F4"/>
    <w:rsid w:val="00BC733B"/>
    <w:rsid w:val="00BD1C3F"/>
    <w:rsid w:val="00BD2088"/>
    <w:rsid w:val="00BD36BD"/>
    <w:rsid w:val="00BD6946"/>
    <w:rsid w:val="00BD779D"/>
    <w:rsid w:val="00BE48E3"/>
    <w:rsid w:val="00BE5AFB"/>
    <w:rsid w:val="00BE7FDD"/>
    <w:rsid w:val="00BF158B"/>
    <w:rsid w:val="00BF1F3F"/>
    <w:rsid w:val="00BF5D1A"/>
    <w:rsid w:val="00BF6BAA"/>
    <w:rsid w:val="00BF76D4"/>
    <w:rsid w:val="00BF781C"/>
    <w:rsid w:val="00C003B1"/>
    <w:rsid w:val="00C006E4"/>
    <w:rsid w:val="00C013ED"/>
    <w:rsid w:val="00C0217F"/>
    <w:rsid w:val="00C03A66"/>
    <w:rsid w:val="00C0486F"/>
    <w:rsid w:val="00C050E9"/>
    <w:rsid w:val="00C06DCF"/>
    <w:rsid w:val="00C1099B"/>
    <w:rsid w:val="00C10DAE"/>
    <w:rsid w:val="00C12199"/>
    <w:rsid w:val="00C14C50"/>
    <w:rsid w:val="00C156CA"/>
    <w:rsid w:val="00C161CE"/>
    <w:rsid w:val="00C1709E"/>
    <w:rsid w:val="00C17F6F"/>
    <w:rsid w:val="00C204AC"/>
    <w:rsid w:val="00C20507"/>
    <w:rsid w:val="00C222AC"/>
    <w:rsid w:val="00C22EDF"/>
    <w:rsid w:val="00C2463A"/>
    <w:rsid w:val="00C25221"/>
    <w:rsid w:val="00C26032"/>
    <w:rsid w:val="00C32C57"/>
    <w:rsid w:val="00C33375"/>
    <w:rsid w:val="00C33501"/>
    <w:rsid w:val="00C33BBE"/>
    <w:rsid w:val="00C345A6"/>
    <w:rsid w:val="00C36AB8"/>
    <w:rsid w:val="00C37364"/>
    <w:rsid w:val="00C4190A"/>
    <w:rsid w:val="00C43E8D"/>
    <w:rsid w:val="00C45607"/>
    <w:rsid w:val="00C47D84"/>
    <w:rsid w:val="00C50073"/>
    <w:rsid w:val="00C50E25"/>
    <w:rsid w:val="00C5180F"/>
    <w:rsid w:val="00C52D65"/>
    <w:rsid w:val="00C5300D"/>
    <w:rsid w:val="00C55031"/>
    <w:rsid w:val="00C55D85"/>
    <w:rsid w:val="00C6328E"/>
    <w:rsid w:val="00C63E49"/>
    <w:rsid w:val="00C72DD7"/>
    <w:rsid w:val="00C73FFF"/>
    <w:rsid w:val="00C7498E"/>
    <w:rsid w:val="00C758D6"/>
    <w:rsid w:val="00C82751"/>
    <w:rsid w:val="00C83A6A"/>
    <w:rsid w:val="00C83B6E"/>
    <w:rsid w:val="00C8665B"/>
    <w:rsid w:val="00C9286D"/>
    <w:rsid w:val="00C95371"/>
    <w:rsid w:val="00C95469"/>
    <w:rsid w:val="00C95CBA"/>
    <w:rsid w:val="00CA3666"/>
    <w:rsid w:val="00CA4A43"/>
    <w:rsid w:val="00CA5586"/>
    <w:rsid w:val="00CA563C"/>
    <w:rsid w:val="00CA63AE"/>
    <w:rsid w:val="00CA6AB3"/>
    <w:rsid w:val="00CB06D8"/>
    <w:rsid w:val="00CB1168"/>
    <w:rsid w:val="00CB19CC"/>
    <w:rsid w:val="00CB51BA"/>
    <w:rsid w:val="00CB5914"/>
    <w:rsid w:val="00CB5C36"/>
    <w:rsid w:val="00CC17BE"/>
    <w:rsid w:val="00CC1B8E"/>
    <w:rsid w:val="00CC2279"/>
    <w:rsid w:val="00CC5F27"/>
    <w:rsid w:val="00CC65CF"/>
    <w:rsid w:val="00CC7B4C"/>
    <w:rsid w:val="00CD4794"/>
    <w:rsid w:val="00CD65FF"/>
    <w:rsid w:val="00CE4BCE"/>
    <w:rsid w:val="00CE54E9"/>
    <w:rsid w:val="00CE5D18"/>
    <w:rsid w:val="00CE687F"/>
    <w:rsid w:val="00CE6B2E"/>
    <w:rsid w:val="00CE7130"/>
    <w:rsid w:val="00CE76FD"/>
    <w:rsid w:val="00CE79A6"/>
    <w:rsid w:val="00CE7F17"/>
    <w:rsid w:val="00CF2CD8"/>
    <w:rsid w:val="00CF421D"/>
    <w:rsid w:val="00CF4C65"/>
    <w:rsid w:val="00CF4CEA"/>
    <w:rsid w:val="00CF574F"/>
    <w:rsid w:val="00D00855"/>
    <w:rsid w:val="00D00C99"/>
    <w:rsid w:val="00D00DD1"/>
    <w:rsid w:val="00D023B3"/>
    <w:rsid w:val="00D0369C"/>
    <w:rsid w:val="00D03917"/>
    <w:rsid w:val="00D03A4D"/>
    <w:rsid w:val="00D1109B"/>
    <w:rsid w:val="00D13C76"/>
    <w:rsid w:val="00D16275"/>
    <w:rsid w:val="00D217BF"/>
    <w:rsid w:val="00D2274A"/>
    <w:rsid w:val="00D24A82"/>
    <w:rsid w:val="00D260E8"/>
    <w:rsid w:val="00D27F47"/>
    <w:rsid w:val="00D32AD8"/>
    <w:rsid w:val="00D365E9"/>
    <w:rsid w:val="00D40341"/>
    <w:rsid w:val="00D409F6"/>
    <w:rsid w:val="00D4293E"/>
    <w:rsid w:val="00D42B1F"/>
    <w:rsid w:val="00D44948"/>
    <w:rsid w:val="00D503F8"/>
    <w:rsid w:val="00D543E1"/>
    <w:rsid w:val="00D5576D"/>
    <w:rsid w:val="00D55A78"/>
    <w:rsid w:val="00D61AC7"/>
    <w:rsid w:val="00D669A8"/>
    <w:rsid w:val="00D66FA8"/>
    <w:rsid w:val="00D70460"/>
    <w:rsid w:val="00D7355B"/>
    <w:rsid w:val="00D755D1"/>
    <w:rsid w:val="00D7612F"/>
    <w:rsid w:val="00D76E47"/>
    <w:rsid w:val="00D77291"/>
    <w:rsid w:val="00D80085"/>
    <w:rsid w:val="00D8061F"/>
    <w:rsid w:val="00D81A82"/>
    <w:rsid w:val="00D83246"/>
    <w:rsid w:val="00D903FF"/>
    <w:rsid w:val="00D90E3D"/>
    <w:rsid w:val="00D93CBD"/>
    <w:rsid w:val="00D9419A"/>
    <w:rsid w:val="00D95A88"/>
    <w:rsid w:val="00D95D82"/>
    <w:rsid w:val="00D96993"/>
    <w:rsid w:val="00D9747A"/>
    <w:rsid w:val="00D97FB6"/>
    <w:rsid w:val="00DA0432"/>
    <w:rsid w:val="00DA439F"/>
    <w:rsid w:val="00DA4E00"/>
    <w:rsid w:val="00DA60D4"/>
    <w:rsid w:val="00DB479B"/>
    <w:rsid w:val="00DC0A5C"/>
    <w:rsid w:val="00DC15BA"/>
    <w:rsid w:val="00DC42C9"/>
    <w:rsid w:val="00DC4482"/>
    <w:rsid w:val="00DC7515"/>
    <w:rsid w:val="00DC75C9"/>
    <w:rsid w:val="00DC7B44"/>
    <w:rsid w:val="00DD072B"/>
    <w:rsid w:val="00DD0B3D"/>
    <w:rsid w:val="00DD21C2"/>
    <w:rsid w:val="00DE1AF6"/>
    <w:rsid w:val="00DE3197"/>
    <w:rsid w:val="00DE59A8"/>
    <w:rsid w:val="00DE7159"/>
    <w:rsid w:val="00DF007D"/>
    <w:rsid w:val="00DF136A"/>
    <w:rsid w:val="00DF1B10"/>
    <w:rsid w:val="00DF6D38"/>
    <w:rsid w:val="00DF7691"/>
    <w:rsid w:val="00E00168"/>
    <w:rsid w:val="00E01B02"/>
    <w:rsid w:val="00E02505"/>
    <w:rsid w:val="00E05A11"/>
    <w:rsid w:val="00E06255"/>
    <w:rsid w:val="00E06BF8"/>
    <w:rsid w:val="00E103BA"/>
    <w:rsid w:val="00E155C4"/>
    <w:rsid w:val="00E15AB8"/>
    <w:rsid w:val="00E16167"/>
    <w:rsid w:val="00E165E2"/>
    <w:rsid w:val="00E211DB"/>
    <w:rsid w:val="00E246B6"/>
    <w:rsid w:val="00E24B7D"/>
    <w:rsid w:val="00E2516D"/>
    <w:rsid w:val="00E26675"/>
    <w:rsid w:val="00E30832"/>
    <w:rsid w:val="00E31425"/>
    <w:rsid w:val="00E32396"/>
    <w:rsid w:val="00E326F9"/>
    <w:rsid w:val="00E36358"/>
    <w:rsid w:val="00E3672C"/>
    <w:rsid w:val="00E36E9D"/>
    <w:rsid w:val="00E36FA9"/>
    <w:rsid w:val="00E46B35"/>
    <w:rsid w:val="00E473E7"/>
    <w:rsid w:val="00E47662"/>
    <w:rsid w:val="00E501AB"/>
    <w:rsid w:val="00E53774"/>
    <w:rsid w:val="00E5402B"/>
    <w:rsid w:val="00E54AED"/>
    <w:rsid w:val="00E5543F"/>
    <w:rsid w:val="00E57BBD"/>
    <w:rsid w:val="00E57EF7"/>
    <w:rsid w:val="00E614D9"/>
    <w:rsid w:val="00E61DE6"/>
    <w:rsid w:val="00E63E0C"/>
    <w:rsid w:val="00E67072"/>
    <w:rsid w:val="00E709C7"/>
    <w:rsid w:val="00E731ED"/>
    <w:rsid w:val="00E7434F"/>
    <w:rsid w:val="00E74410"/>
    <w:rsid w:val="00E77D08"/>
    <w:rsid w:val="00E808ED"/>
    <w:rsid w:val="00E8142B"/>
    <w:rsid w:val="00E83B2E"/>
    <w:rsid w:val="00E8577C"/>
    <w:rsid w:val="00E860A0"/>
    <w:rsid w:val="00E86977"/>
    <w:rsid w:val="00E87444"/>
    <w:rsid w:val="00E909C9"/>
    <w:rsid w:val="00E91207"/>
    <w:rsid w:val="00E91456"/>
    <w:rsid w:val="00E93497"/>
    <w:rsid w:val="00E94E8D"/>
    <w:rsid w:val="00E94F24"/>
    <w:rsid w:val="00E97EBB"/>
    <w:rsid w:val="00EA0AF6"/>
    <w:rsid w:val="00EA17FA"/>
    <w:rsid w:val="00EA21E9"/>
    <w:rsid w:val="00EA256E"/>
    <w:rsid w:val="00EA5798"/>
    <w:rsid w:val="00EB1111"/>
    <w:rsid w:val="00EB2133"/>
    <w:rsid w:val="00EB2CE6"/>
    <w:rsid w:val="00EB5378"/>
    <w:rsid w:val="00EB54AA"/>
    <w:rsid w:val="00EB5D45"/>
    <w:rsid w:val="00EB75ED"/>
    <w:rsid w:val="00EB7716"/>
    <w:rsid w:val="00EC2E0E"/>
    <w:rsid w:val="00EC3E1F"/>
    <w:rsid w:val="00EC3F42"/>
    <w:rsid w:val="00EC4ED3"/>
    <w:rsid w:val="00ED0690"/>
    <w:rsid w:val="00EE1BDC"/>
    <w:rsid w:val="00EE1E05"/>
    <w:rsid w:val="00EE2E0C"/>
    <w:rsid w:val="00EE3533"/>
    <w:rsid w:val="00EE3CBA"/>
    <w:rsid w:val="00EE5550"/>
    <w:rsid w:val="00EE66AC"/>
    <w:rsid w:val="00EE6ECD"/>
    <w:rsid w:val="00EE76DA"/>
    <w:rsid w:val="00EF11E9"/>
    <w:rsid w:val="00EF2FDD"/>
    <w:rsid w:val="00EF737A"/>
    <w:rsid w:val="00F00050"/>
    <w:rsid w:val="00F03A25"/>
    <w:rsid w:val="00F04B7F"/>
    <w:rsid w:val="00F055BD"/>
    <w:rsid w:val="00F0574A"/>
    <w:rsid w:val="00F05A19"/>
    <w:rsid w:val="00F06396"/>
    <w:rsid w:val="00F06C54"/>
    <w:rsid w:val="00F07B86"/>
    <w:rsid w:val="00F07CFB"/>
    <w:rsid w:val="00F104B3"/>
    <w:rsid w:val="00F11A99"/>
    <w:rsid w:val="00F12B85"/>
    <w:rsid w:val="00F155C0"/>
    <w:rsid w:val="00F1691A"/>
    <w:rsid w:val="00F1752F"/>
    <w:rsid w:val="00F22D38"/>
    <w:rsid w:val="00F244A4"/>
    <w:rsid w:val="00F250BD"/>
    <w:rsid w:val="00F322DE"/>
    <w:rsid w:val="00F33E96"/>
    <w:rsid w:val="00F343C5"/>
    <w:rsid w:val="00F40ACB"/>
    <w:rsid w:val="00F41462"/>
    <w:rsid w:val="00F4271B"/>
    <w:rsid w:val="00F4385F"/>
    <w:rsid w:val="00F45A9F"/>
    <w:rsid w:val="00F524C1"/>
    <w:rsid w:val="00F5570E"/>
    <w:rsid w:val="00F572C6"/>
    <w:rsid w:val="00F61D89"/>
    <w:rsid w:val="00F62932"/>
    <w:rsid w:val="00F62EDD"/>
    <w:rsid w:val="00F63655"/>
    <w:rsid w:val="00F6488C"/>
    <w:rsid w:val="00F7010B"/>
    <w:rsid w:val="00F7489E"/>
    <w:rsid w:val="00F771BF"/>
    <w:rsid w:val="00F80EE1"/>
    <w:rsid w:val="00F810D5"/>
    <w:rsid w:val="00F83A20"/>
    <w:rsid w:val="00F97883"/>
    <w:rsid w:val="00FA11BD"/>
    <w:rsid w:val="00FA12D2"/>
    <w:rsid w:val="00FA13E5"/>
    <w:rsid w:val="00FA1443"/>
    <w:rsid w:val="00FA28D5"/>
    <w:rsid w:val="00FA7196"/>
    <w:rsid w:val="00FB08FA"/>
    <w:rsid w:val="00FB20E7"/>
    <w:rsid w:val="00FB2A43"/>
    <w:rsid w:val="00FB4994"/>
    <w:rsid w:val="00FC01C1"/>
    <w:rsid w:val="00FC0B7A"/>
    <w:rsid w:val="00FC24A7"/>
    <w:rsid w:val="00FC489C"/>
    <w:rsid w:val="00FC6136"/>
    <w:rsid w:val="00FC61C7"/>
    <w:rsid w:val="00FD0472"/>
    <w:rsid w:val="00FD42E9"/>
    <w:rsid w:val="00FD5228"/>
    <w:rsid w:val="00FD5A7B"/>
    <w:rsid w:val="00FD6120"/>
    <w:rsid w:val="00FD6CEF"/>
    <w:rsid w:val="00FD703F"/>
    <w:rsid w:val="00FE0151"/>
    <w:rsid w:val="00FE17FB"/>
    <w:rsid w:val="00FE3259"/>
    <w:rsid w:val="00FE386B"/>
    <w:rsid w:val="00FE5115"/>
    <w:rsid w:val="00FF0AED"/>
    <w:rsid w:val="00FF1374"/>
    <w:rsid w:val="00FF1EF3"/>
    <w:rsid w:val="00FF4EDB"/>
    <w:rsid w:val="00FF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15F5"/>
  <w15:docId w15:val="{10B7999F-4198-EF41-A97F-251F01D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sz w:val="24"/>
      <w:szCs w:val="24"/>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sz w:val="24"/>
      <w:szCs w:val="24"/>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6F1CE2"/>
  </w:style>
  <w:style w:type="paragraph" w:styleId="Revision">
    <w:name w:val="Revision"/>
    <w:hidden/>
    <w:uiPriority w:val="99"/>
    <w:semiHidden/>
    <w:rsid w:val="006F1CE2"/>
    <w:pPr>
      <w:spacing w:after="0" w:line="240" w:lineRule="auto"/>
    </w:pPr>
  </w:style>
  <w:style w:type="character" w:styleId="PlaceholderText">
    <w:name w:val="Placeholder Text"/>
    <w:basedOn w:val="DefaultParagraphFont"/>
    <w:uiPriority w:val="99"/>
    <w:semiHidden/>
    <w:rsid w:val="000B2AC7"/>
    <w:rPr>
      <w:color w:val="666666"/>
    </w:rPr>
  </w:style>
  <w:style w:type="paragraph" w:styleId="ListParagraph">
    <w:name w:val="List Paragraph"/>
    <w:basedOn w:val="Normal"/>
    <w:uiPriority w:val="34"/>
    <w:qFormat/>
    <w:rsid w:val="00F45A9F"/>
    <w:pPr>
      <w:ind w:left="720"/>
      <w:contextualSpacing/>
    </w:pPr>
  </w:style>
  <w:style w:type="paragraph" w:styleId="CommentSubject">
    <w:name w:val="annotation subject"/>
    <w:basedOn w:val="CommentText"/>
    <w:next w:val="CommentText"/>
    <w:link w:val="CommentSubjectChar"/>
    <w:uiPriority w:val="99"/>
    <w:semiHidden/>
    <w:unhideWhenUsed/>
    <w:rsid w:val="00647051"/>
    <w:rPr>
      <w:b/>
      <w:bCs/>
    </w:rPr>
  </w:style>
  <w:style w:type="character" w:customStyle="1" w:styleId="CommentSubjectChar">
    <w:name w:val="Comment Subject Char"/>
    <w:basedOn w:val="CommentTextChar"/>
    <w:link w:val="CommentSubject"/>
    <w:uiPriority w:val="99"/>
    <w:semiHidden/>
    <w:rsid w:val="00647051"/>
    <w:rPr>
      <w:b/>
      <w:bCs/>
      <w:sz w:val="20"/>
      <w:szCs w:val="20"/>
    </w:rPr>
  </w:style>
  <w:style w:type="character" w:styleId="Hyperlink">
    <w:name w:val="Hyperlink"/>
    <w:basedOn w:val="DefaultParagraphFont"/>
    <w:uiPriority w:val="99"/>
    <w:unhideWhenUsed/>
    <w:rsid w:val="006B09CF"/>
    <w:rPr>
      <w:color w:val="0000FF" w:themeColor="hyperlink"/>
      <w:u w:val="single"/>
    </w:rPr>
  </w:style>
  <w:style w:type="character" w:styleId="UnresolvedMention">
    <w:name w:val="Unresolved Mention"/>
    <w:basedOn w:val="DefaultParagraphFont"/>
    <w:uiPriority w:val="99"/>
    <w:semiHidden/>
    <w:unhideWhenUsed/>
    <w:rsid w:val="006B09CF"/>
    <w:rPr>
      <w:color w:val="605E5C"/>
      <w:shd w:val="clear" w:color="auto" w:fill="E1DFDD"/>
    </w:rPr>
  </w:style>
  <w:style w:type="paragraph" w:styleId="Header">
    <w:name w:val="header"/>
    <w:basedOn w:val="Normal"/>
    <w:link w:val="HeaderChar"/>
    <w:uiPriority w:val="99"/>
    <w:unhideWhenUsed/>
    <w:rsid w:val="00BB7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EF5"/>
  </w:style>
  <w:style w:type="paragraph" w:styleId="Footer">
    <w:name w:val="footer"/>
    <w:basedOn w:val="Normal"/>
    <w:link w:val="FooterChar"/>
    <w:uiPriority w:val="99"/>
    <w:unhideWhenUsed/>
    <w:rsid w:val="00BB7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oir.nih.gov/sourcebook/submitting-research-publications/nih-publishing-procedures-forms/procedures-peer-reviewed-publications"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rossella.falcone@einsteinmed.edu" TargetMode="External"/><Relationship Id="rId18" Type="http://schemas.openxmlformats.org/officeDocument/2006/relationships/hyperlink" Target="https://royalsocietypublishing.org/doi/10.1098/rspb.2019.0795?utm_source=chatgpt.com" TargetMode="External"/><Relationship Id="rId26" Type="http://schemas.openxmlformats.org/officeDocument/2006/relationships/hyperlink" Target="https://pubmed.ncbi.nlm.nih.gov/?term=Richmond+B&amp;cauthor_id=37798412" TargetMode="External"/><Relationship Id="rId39" Type="http://schemas.openxmlformats.org/officeDocument/2006/relationships/image" Target="media/image11.jpeg"/><Relationship Id="rId21" Type="http://schemas.openxmlformats.org/officeDocument/2006/relationships/hyperlink" Target="https://pubmed.ncbi.nlm.nih.gov/?term=%22Dammhahn%20M%22%5BAuthor%5D" TargetMode="External"/><Relationship Id="rId34" Type="http://schemas.openxmlformats.org/officeDocument/2006/relationships/image" Target="media/image6.jpeg"/><Relationship Id="rId42" Type="http://schemas.openxmlformats.org/officeDocument/2006/relationships/image" Target="media/image14.jpe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mathworks.com/" TargetMode="External"/><Relationship Id="rId29"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pubmed.ncbi.nlm.nih.gov/?term=Falcone+R&amp;cauthor_id=37798412" TargetMode="External"/><Relationship Id="rId32" Type="http://schemas.openxmlformats.org/officeDocument/2006/relationships/image" Target="media/image4.jpeg"/><Relationship Id="rId37" Type="http://schemas.openxmlformats.org/officeDocument/2006/relationships/image" Target="media/image9.jpeg"/><Relationship Id="rId40" Type="http://schemas.openxmlformats.org/officeDocument/2006/relationships/image" Target="media/image12.jpe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staff.aist.go.jp/k.matsuda/eye/indexe.html" TargetMode="External"/><Relationship Id="rId23" Type="http://schemas.openxmlformats.org/officeDocument/2006/relationships/hyperlink" Target="https://pubmed.ncbi.nlm.nih.gov/37798412/" TargetMode="External"/><Relationship Id="rId28" Type="http://schemas.openxmlformats.org/officeDocument/2006/relationships/hyperlink" Target="https://pubmed.ncbi.nlm.nih.gov/37798412/" TargetMode="External"/><Relationship Id="rId36" Type="http://schemas.openxmlformats.org/officeDocument/2006/relationships/image" Target="media/image8.jpeg"/><Relationship Id="rId10" Type="http://schemas.microsoft.com/office/2011/relationships/commentsExtended" Target="commentsExtended.xml"/><Relationship Id="rId19" Type="http://schemas.openxmlformats.org/officeDocument/2006/relationships/hyperlink" Target="https://pubmed.ncbi.nlm.nih.gov/?term=%22Eccard%20JA%22%5BAuthor%5D" TargetMode="External"/><Relationship Id="rId31" Type="http://schemas.openxmlformats.org/officeDocument/2006/relationships/image" Target="media/image3.jpe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nei.nih.gov/intramural/software" TargetMode="External"/><Relationship Id="rId22" Type="http://schemas.openxmlformats.org/officeDocument/2006/relationships/hyperlink" Target="https://pubmed.ncbi.nlm.nih.gov/?term=Wang+S&amp;cauthor_id=37798412" TargetMode="External"/><Relationship Id="rId27" Type="http://schemas.openxmlformats.org/officeDocument/2006/relationships/hyperlink" Target="https://pubmed.ncbi.nlm.nih.gov/?term=Averbeck+BB&amp;cauthor_id=37798412" TargetMode="External"/><Relationship Id="rId30" Type="http://schemas.openxmlformats.org/officeDocument/2006/relationships/image" Target="media/image2.jpeg"/><Relationship Id="rId35" Type="http://schemas.openxmlformats.org/officeDocument/2006/relationships/image" Target="media/image7.jpe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hyperlink" Target="http://www.mathworks.com/" TargetMode="External"/><Relationship Id="rId25" Type="http://schemas.openxmlformats.org/officeDocument/2006/relationships/hyperlink" Target="https://pubmed.ncbi.nlm.nih.gov/37798412/" TargetMode="External"/><Relationship Id="rId33" Type="http://schemas.openxmlformats.org/officeDocument/2006/relationships/image" Target="media/image5.jpeg"/><Relationship Id="rId38" Type="http://schemas.openxmlformats.org/officeDocument/2006/relationships/image" Target="media/image10.jpeg"/><Relationship Id="rId46" Type="http://schemas.microsoft.com/office/2011/relationships/people" Target="people.xml"/><Relationship Id="rId20" Type="http://schemas.openxmlformats.org/officeDocument/2006/relationships/hyperlink" Target="https://pubmed.ncbi.nlm.nih.gov/?term=%22Liesenjohann%20T%22%5BAuthor%5D" TargetMode="External"/><Relationship Id="rId41" Type="http://schemas.openxmlformats.org/officeDocument/2006/relationships/image" Target="media/image13.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lsA70TWV7MBPXIbxz5rKjpt7Eg==">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6DC678-9C42-49AF-8C6A-2D8A4CD45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46</Pages>
  <Words>9634</Words>
  <Characters>54918</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Siyu_Wang</dc:creator>
  <cp:lastModifiedBy>Siyu Wang</cp:lastModifiedBy>
  <cp:revision>1004</cp:revision>
  <dcterms:created xsi:type="dcterms:W3CDTF">2026-08-10T16:20:00Z</dcterms:created>
  <dcterms:modified xsi:type="dcterms:W3CDTF">2026-08-12T10:04:00Z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