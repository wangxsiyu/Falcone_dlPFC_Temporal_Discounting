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585BFC" w:rsidRDefault="00000000">
      <w:pPr>
        <w:spacing w:after="0" w:line="480" w:lineRule="auto"/>
        <w:rPr>
          <w:rFonts w:ascii="Times New Roman" w:eastAsia="Times New Roman" w:hAnsi="Times New Roman" w:cs="Times New Roman"/>
          <w:sz w:val="24"/>
          <w:szCs w:val="24"/>
        </w:rPr>
      </w:pPr>
      <w:bookmarkStart w:id="0" w:name="_heading=h.xrr2nqf8f6a" w:colFirst="0" w:colLast="0"/>
      <w:bookmarkEnd w:id="0"/>
      <w:r>
        <w:rPr>
          <w:rFonts w:ascii="Times New Roman" w:eastAsia="Times New Roman" w:hAnsi="Times New Roman" w:cs="Times New Roman"/>
          <w:b/>
          <w:bCs/>
          <w:sz w:val="24"/>
          <w:szCs w:val="24"/>
        </w:rPr>
        <w:t xml:space="preserve">Title: </w:t>
      </w:r>
      <w:r>
        <w:rPr>
          <w:rFonts w:ascii="Times New Roman" w:eastAsia="Times New Roman" w:hAnsi="Times New Roman" w:cs="Times New Roman"/>
          <w:sz w:val="24"/>
          <w:szCs w:val="24"/>
        </w:rPr>
        <w:t xml:space="preserve">Strategy-dependent coding of reward and delay during temporal discounting in macaque dorsolateral prefrontal cortex </w:t>
      </w:r>
    </w:p>
    <w:p w14:paraId="00000002" w14:textId="77777777" w:rsidR="00585BFC" w:rsidRDefault="00585BFC">
      <w:pPr>
        <w:spacing w:after="0" w:line="480" w:lineRule="auto"/>
        <w:rPr>
          <w:rFonts w:ascii="Times New Roman" w:eastAsia="Times New Roman" w:hAnsi="Times New Roman" w:cs="Times New Roman"/>
          <w:sz w:val="24"/>
          <w:szCs w:val="24"/>
        </w:rPr>
      </w:pPr>
    </w:p>
    <w:p w14:paraId="00000003" w14:textId="77777777" w:rsidR="00585BFC" w:rsidRDefault="00000000">
      <w:pPr>
        <w:spacing w:after="0" w:line="480" w:lineRule="auto"/>
        <w:rPr>
          <w:rFonts w:ascii="Times New Roman" w:eastAsia="Times New Roman" w:hAnsi="Times New Roman" w:cs="Times New Roman"/>
          <w:sz w:val="24"/>
          <w:szCs w:val="24"/>
          <w:vertAlign w:val="superscript"/>
        </w:rPr>
      </w:pPr>
      <w:r>
        <w:rPr>
          <w:rFonts w:ascii="Times New Roman" w:eastAsia="Times New Roman" w:hAnsi="Times New Roman" w:cs="Times New Roman"/>
          <w:b/>
          <w:bCs/>
          <w:sz w:val="24"/>
          <w:szCs w:val="24"/>
        </w:rPr>
        <w:t>Authors:</w:t>
      </w:r>
      <w:r>
        <w:rPr>
          <w:rFonts w:ascii="Times New Roman" w:eastAsia="Times New Roman" w:hAnsi="Times New Roman" w:cs="Times New Roman"/>
          <w:sz w:val="24"/>
          <w:szCs w:val="24"/>
        </w:rPr>
        <w:t xml:space="preserve"> Rossella Falcone</w:t>
      </w:r>
      <w:r>
        <w:rPr>
          <w:rFonts w:ascii="Times New Roman" w:eastAsia="Times New Roman" w:hAnsi="Times New Roman" w:cs="Times New Roman"/>
          <w:sz w:val="24"/>
          <w:szCs w:val="24"/>
          <w:vertAlign w:val="superscript"/>
        </w:rPr>
        <w:t>1,3,†,*</w:t>
      </w:r>
      <w:r>
        <w:rPr>
          <w:rFonts w:ascii="Times New Roman" w:eastAsia="Times New Roman" w:hAnsi="Times New Roman" w:cs="Times New Roman"/>
          <w:sz w:val="24"/>
          <w:szCs w:val="24"/>
        </w:rPr>
        <w:t>, Siyu Wang</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David B. Weintraub</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Mariko McDougall</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Mark A. G. Eldridge</w:t>
      </w:r>
      <w:r>
        <w:rPr>
          <w:rFonts w:ascii="Times New Roman" w:eastAsia="Times New Roman" w:hAnsi="Times New Roman" w:cs="Times New Roman"/>
          <w:sz w:val="24"/>
          <w:szCs w:val="24"/>
          <w:vertAlign w:val="superscript"/>
        </w:rPr>
        <w:t>1,4</w:t>
      </w:r>
      <w:r>
        <w:rPr>
          <w:rFonts w:ascii="Times New Roman" w:eastAsia="Times New Roman" w:hAnsi="Times New Roman" w:cs="Times New Roman"/>
          <w:sz w:val="24"/>
          <w:szCs w:val="24"/>
        </w:rPr>
        <w:t>, and Barry J. Richmond</w:t>
      </w:r>
      <w:r>
        <w:rPr>
          <w:rFonts w:ascii="Times New Roman" w:eastAsia="Times New Roman" w:hAnsi="Times New Roman" w:cs="Times New Roman"/>
          <w:sz w:val="24"/>
          <w:szCs w:val="24"/>
          <w:vertAlign w:val="superscript"/>
        </w:rPr>
        <w:t>1,5</w:t>
      </w:r>
      <w:r>
        <w:rPr>
          <w:rFonts w:ascii="Times New Roman" w:eastAsia="Times New Roman" w:hAnsi="Times New Roman" w:cs="Times New Roman"/>
          <w:sz w:val="24"/>
          <w:szCs w:val="24"/>
        </w:rPr>
        <w:t>.</w:t>
      </w:r>
    </w:p>
    <w:p w14:paraId="00000004" w14:textId="77777777" w:rsidR="00585BFC" w:rsidRDefault="00585BFC">
      <w:pPr>
        <w:spacing w:after="0" w:line="480" w:lineRule="auto"/>
        <w:rPr>
          <w:rFonts w:ascii="Times New Roman" w:eastAsia="Times New Roman" w:hAnsi="Times New Roman" w:cs="Times New Roman"/>
          <w:sz w:val="24"/>
          <w:szCs w:val="24"/>
        </w:rPr>
      </w:pPr>
    </w:p>
    <w:p w14:paraId="00000005"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Author affiliations:</w:t>
      </w:r>
    </w:p>
    <w:p w14:paraId="00000006"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Laboratory of Neuropsychology, NIMH, Bethesda, MD, USA</w:t>
      </w:r>
    </w:p>
    <w:p w14:paraId="00000007"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Surgical Neurology Branch, NINDS, Bethesda, MD, USA</w:t>
      </w:r>
    </w:p>
    <w:p w14:paraId="00000008" w14:textId="77777777" w:rsidR="00585BFC" w:rsidRDefault="00000000">
      <w:pPr>
        <w:spacing w:after="0" w:line="480" w:lineRule="auto"/>
        <w:ind w:left="90" w:hanging="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3</w:t>
      </w:r>
      <w:r>
        <w:rPr>
          <w:rFonts w:ascii="Times New Roman" w:eastAsia="Times New Roman" w:hAnsi="Times New Roman" w:cs="Times New Roman"/>
          <w:color w:val="000000"/>
          <w:sz w:val="24"/>
          <w:szCs w:val="24"/>
        </w:rPr>
        <w:t>Leo M. Davidoff Department of Neurological Surgery, Albert Einstein College of Medicine Montefiore Medical Center Bronx, NY USA</w:t>
      </w:r>
      <w:r>
        <w:rPr>
          <w:rFonts w:ascii="Times New Roman" w:eastAsia="Times New Roman" w:hAnsi="Times New Roman" w:cs="Times New Roman"/>
          <w:sz w:val="24"/>
          <w:szCs w:val="24"/>
        </w:rPr>
        <w:t>.</w:t>
      </w:r>
    </w:p>
    <w:p w14:paraId="00000009" w14:textId="77777777" w:rsidR="00585BFC" w:rsidRDefault="00000000">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Newcastle University, Newcastle upon Tyne, NE1 7RU.</w:t>
      </w:r>
    </w:p>
    <w:p w14:paraId="0000000A" w14:textId="77777777" w:rsidR="00585BFC" w:rsidRDefault="00000000">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5</w:t>
      </w:r>
      <w:r>
        <w:rPr>
          <w:rFonts w:ascii="Times New Roman" w:eastAsia="Times New Roman" w:hAnsi="Times New Roman" w:cs="Times New Roman"/>
          <w:color w:val="000000"/>
          <w:sz w:val="24"/>
          <w:szCs w:val="24"/>
        </w:rPr>
        <w:t>Senior Investigator, Emeritus.</w:t>
      </w:r>
    </w:p>
    <w:p w14:paraId="0000000B" w14:textId="77777777" w:rsidR="00585BFC" w:rsidRDefault="00000000">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†Equal contribution.</w:t>
      </w:r>
    </w:p>
    <w:p w14:paraId="0000000C" w14:textId="77777777" w:rsidR="00585BFC" w:rsidRDefault="00585BFC">
      <w:pPr>
        <w:spacing w:after="0" w:line="480" w:lineRule="auto"/>
        <w:rPr>
          <w:rFonts w:ascii="Times New Roman" w:eastAsia="Times New Roman" w:hAnsi="Times New Roman" w:cs="Times New Roman"/>
          <w:color w:val="000000"/>
          <w:sz w:val="24"/>
          <w:szCs w:val="24"/>
        </w:rPr>
      </w:pPr>
    </w:p>
    <w:p w14:paraId="0000000D" w14:textId="77777777" w:rsidR="00585BFC" w:rsidRDefault="00000000">
      <w:pPr>
        <w:spacing w:after="0" w:line="480" w:lineRule="auto"/>
        <w:rPr>
          <w:rFonts w:ascii="Times New Roman" w:eastAsia="Times New Roman" w:hAnsi="Times New Roman" w:cs="Times New Roman"/>
          <w:color w:val="000000"/>
          <w:sz w:val="24"/>
          <w:szCs w:val="24"/>
        </w:rPr>
      </w:pPr>
      <w:bookmarkStart w:id="1" w:name="_heading=h.30j0zll" w:colFirst="0" w:colLast="0"/>
      <w:bookmarkEnd w:id="1"/>
      <w:r>
        <w:rPr>
          <w:rFonts w:ascii="Times New Roman" w:eastAsia="Times New Roman" w:hAnsi="Times New Roman" w:cs="Times New Roman"/>
          <w:color w:val="000000"/>
          <w:sz w:val="24"/>
          <w:szCs w:val="24"/>
        </w:rPr>
        <w:t>*</w:t>
      </w:r>
      <w:r>
        <w:rPr>
          <w:rFonts w:ascii="Times New Roman" w:eastAsia="Times New Roman" w:hAnsi="Times New Roman" w:cs="Times New Roman"/>
          <w:b/>
          <w:bCs/>
          <w:color w:val="000000"/>
          <w:sz w:val="24"/>
          <w:szCs w:val="24"/>
        </w:rPr>
        <w:t>Corresponding author:</w:t>
      </w:r>
      <w:r>
        <w:rPr>
          <w:rFonts w:ascii="Times New Roman" w:eastAsia="Times New Roman" w:hAnsi="Times New Roman" w:cs="Times New Roman"/>
          <w:color w:val="000000"/>
          <w:sz w:val="24"/>
          <w:szCs w:val="24"/>
        </w:rPr>
        <w:t xml:space="preserve"> </w:t>
      </w:r>
    </w:p>
    <w:p w14:paraId="0000000E" w14:textId="77777777" w:rsidR="00585BFC" w:rsidRDefault="00000000">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Rossella Falcone, PhD</w:t>
      </w:r>
    </w:p>
    <w:p w14:paraId="0000000F" w14:textId="77777777" w:rsidR="00585BFC" w:rsidRDefault="00000000">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Assistant Professor</w:t>
      </w:r>
    </w:p>
    <w:p w14:paraId="00000010" w14:textId="77777777" w:rsidR="00585BFC" w:rsidRDefault="00000000">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Albert Einstein College of Medicine, Bronx, NY, 10461</w:t>
      </w:r>
    </w:p>
    <w:p w14:paraId="00000011"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e-mail: </w:t>
      </w:r>
      <w:hyperlink r:id="rId8">
        <w:r w:rsidR="00585BFC">
          <w:rPr>
            <w:rFonts w:ascii="Times New Roman" w:eastAsia="Times New Roman" w:hAnsi="Times New Roman" w:cs="Times New Roman"/>
            <w:color w:val="467886"/>
            <w:sz w:val="24"/>
            <w:szCs w:val="24"/>
            <w:u w:val="single"/>
          </w:rPr>
          <w:t>rossella.falcone@einsteinmed.edu</w:t>
        </w:r>
      </w:hyperlink>
    </w:p>
    <w:p w14:paraId="00000012" w14:textId="77777777" w:rsidR="00585BFC" w:rsidRDefault="00585BFC">
      <w:pPr>
        <w:spacing w:after="0" w:line="480" w:lineRule="auto"/>
        <w:rPr>
          <w:rFonts w:ascii="Times New Roman" w:eastAsia="Times New Roman" w:hAnsi="Times New Roman" w:cs="Times New Roman"/>
          <w:sz w:val="24"/>
          <w:szCs w:val="24"/>
        </w:rPr>
      </w:pPr>
    </w:p>
    <w:p w14:paraId="00000013" w14:textId="77777777" w:rsidR="00585BFC" w:rsidRDefault="00585BFC">
      <w:pPr>
        <w:spacing w:after="0" w:line="480" w:lineRule="auto"/>
        <w:rPr>
          <w:rFonts w:ascii="Times New Roman" w:eastAsia="Times New Roman" w:hAnsi="Times New Roman" w:cs="Times New Roman"/>
          <w:sz w:val="24"/>
          <w:szCs w:val="24"/>
        </w:rPr>
      </w:pPr>
    </w:p>
    <w:p w14:paraId="00000014"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Abstract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Some rewards are worth the wait, while others are not. This behavior is governed by temporal discounting, whereby delays reduce the value of future rewards, such that only sufficiently large rewards justify long waits. Individuals differ widely in their strategies to weigh temporally delayed rewards. Prefrontal neurons are known to encode reward and delay; however, it remains unclear whether these neural representations reflect a generic temporal discounting computation process, or whether they depend on the individual behavioral strategies for trading off reward and time. </w:t>
      </w:r>
    </w:p>
    <w:p w14:paraId="00000015" w14:textId="05BB34F6"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trained two monkeys to choose whether to accept or </w:t>
      </w:r>
      <w:del w:id="2" w:author="Siyu Wang" w:date="2026-07-19T13:50:00Z" w16du:dateUtc="2026-07-19T17:50:00Z">
        <w:r w:rsidDel="00EC3E1F">
          <w:rPr>
            <w:rFonts w:ascii="Times New Roman" w:eastAsia="Times New Roman" w:hAnsi="Times New Roman" w:cs="Times New Roman"/>
            <w:sz w:val="24"/>
            <w:szCs w:val="24"/>
          </w:rPr>
          <w:delText>refuse</w:delText>
        </w:r>
      </w:del>
      <w:ins w:id="3" w:author="Siyu Wang" w:date="2026-07-19T13:50:00Z" w16du:dateUtc="2026-07-19T17:50:00Z">
        <w:r w:rsidR="00EC3E1F">
          <w:rPr>
            <w:rFonts w:ascii="Times New Roman" w:eastAsia="Times New Roman" w:hAnsi="Times New Roman" w:cs="Times New Roman"/>
            <w:sz w:val="24"/>
            <w:szCs w:val="24"/>
          </w:rPr>
          <w:t>reject</w:t>
        </w:r>
      </w:ins>
      <w:r>
        <w:rPr>
          <w:rFonts w:ascii="Times New Roman" w:eastAsia="Times New Roman" w:hAnsi="Times New Roman" w:cs="Times New Roman"/>
          <w:sz w:val="24"/>
          <w:szCs w:val="24"/>
        </w:rPr>
        <w:t xml:space="preserve"> delayed reward offers by releasing a lever at different times contingent on a </w:t>
      </w:r>
      <w:del w:id="4" w:author="Siyu Wang" w:date="2026-07-19T12:41:00Z" w16du:dateUtc="2026-07-19T16:41:00Z">
        <w:r w:rsidDel="00577185">
          <w:rPr>
            <w:rFonts w:ascii="Times New Roman" w:eastAsia="Times New Roman" w:hAnsi="Times New Roman" w:cs="Times New Roman"/>
            <w:sz w:val="24"/>
            <w:szCs w:val="24"/>
          </w:rPr>
          <w:delText>go signal</w:delText>
        </w:r>
      </w:del>
      <w:ins w:id="5"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We analyzed how the unforeseen </w:t>
      </w:r>
      <w:del w:id="6" w:author="Siyu Wang" w:date="2026-07-19T12:41:00Z" w16du:dateUtc="2026-07-19T16:41:00Z">
        <w:r w:rsidDel="00577185">
          <w:rPr>
            <w:rFonts w:ascii="Times New Roman" w:eastAsia="Times New Roman" w:hAnsi="Times New Roman" w:cs="Times New Roman"/>
            <w:sz w:val="24"/>
            <w:szCs w:val="24"/>
          </w:rPr>
          <w:delText>go signal</w:delText>
        </w:r>
      </w:del>
      <w:ins w:id="7"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s, which introduced different additional delays before an offer can be accepted, changed animals’ temporal discounting decisions. Behavioral modeling revealed that the two monkeys adopted distinct strategies in re-evaluating the original reward offer in response to the </w:t>
      </w:r>
      <w:del w:id="8" w:author="Siyu Wang" w:date="2026-07-19T12:41:00Z" w16du:dateUtc="2026-07-19T16:41:00Z">
        <w:r w:rsidDel="00577185">
          <w:rPr>
            <w:rFonts w:ascii="Times New Roman" w:eastAsia="Times New Roman" w:hAnsi="Times New Roman" w:cs="Times New Roman"/>
            <w:sz w:val="24"/>
            <w:szCs w:val="24"/>
          </w:rPr>
          <w:delText>go signal</w:delText>
        </w:r>
      </w:del>
      <w:ins w:id="9"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Monkey S re-calculated the discounted value of the original offer by accounting for the additional delay associated with the </w:t>
      </w:r>
      <w:del w:id="10" w:author="Siyu Wang" w:date="2026-07-19T12:41:00Z" w16du:dateUtc="2026-07-19T16:41:00Z">
        <w:r w:rsidDel="00577185">
          <w:rPr>
            <w:rFonts w:ascii="Times New Roman" w:eastAsia="Times New Roman" w:hAnsi="Times New Roman" w:cs="Times New Roman"/>
            <w:sz w:val="24"/>
            <w:szCs w:val="24"/>
          </w:rPr>
          <w:delText>go signal</w:delText>
        </w:r>
      </w:del>
      <w:ins w:id="11"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whereas Monkey T treated the </w:t>
      </w:r>
      <w:del w:id="12" w:author="Siyu Wang" w:date="2026-07-19T12:41:00Z" w16du:dateUtc="2026-07-19T16:41:00Z">
        <w:r w:rsidDel="00577185">
          <w:rPr>
            <w:rFonts w:ascii="Times New Roman" w:eastAsia="Times New Roman" w:hAnsi="Times New Roman" w:cs="Times New Roman"/>
            <w:sz w:val="24"/>
            <w:szCs w:val="24"/>
          </w:rPr>
          <w:delText>go signal</w:delText>
        </w:r>
      </w:del>
      <w:ins w:id="13"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as having additive values independent of the original offer. Although neurons in the dorsolateral prefrontal cortex (dlPFC) of both monkeys encoded reward and delay, we found important differences in how these neurons represented these factors, which reflected monkeys’ respective behavioral strategies. Our results revealed a temporal discounting strategy</w:t>
      </w:r>
      <w:ins w:id="14" w:author="Siyu Wang" w:date="2026-07-19T13:41:00Z" w16du:dateUtc="2026-07-19T17:41:00Z">
        <w:r w:rsidR="006A7019">
          <w:rPr>
            <w:rFonts w:ascii="Times New Roman" w:eastAsia="Times New Roman" w:hAnsi="Times New Roman" w:cs="Times New Roman"/>
            <w:sz w:val="24"/>
            <w:szCs w:val="24"/>
          </w:rPr>
          <w:t xml:space="preserve"> </w:t>
        </w:r>
      </w:ins>
      <w:del w:id="15" w:author="Siyu Wang" w:date="2026-07-19T13:41:00Z" w16du:dateUtc="2026-07-19T17:41:00Z">
        <w:r w:rsidDel="006A7019">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dependent coding of reward and delay in dlPFC.  </w:t>
      </w:r>
      <w:r>
        <w:br w:type="page"/>
      </w:r>
    </w:p>
    <w:p w14:paraId="00000016" w14:textId="77777777" w:rsidR="00585BFC" w:rsidRDefault="00000000">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Introduction</w:t>
      </w:r>
    </w:p>
    <w:p w14:paraId="00000017" w14:textId="77777777" w:rsidR="00585BFC" w:rsidRDefault="00000000">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Temporal discounting, the tendency to assign less value to delayed rewards (1, 2), is central to many everyday decisions, such as deciding whether to wait in line to dine at a restaurant. </w:t>
      </w:r>
    </w:p>
    <w:p w14:paraId="00000018"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People differ widely in their temporal discounting preferences. For example, the “marshmallow” test (3) showed that some children can resist immediate gratification, while others succumb to it. Similar heterogeneity has been observed in animals (4-6). This diversity in temporal discounting preferences reflects the diverse strategies individuals adopt for trading off reward and time.  </w:t>
      </w:r>
    </w:p>
    <w:p w14:paraId="00000019" w14:textId="7EA729BC"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Temporal discounting preferences are usually considered static traits of an individual. Individual differences in temporal discounting behavior have been associated with a wide range of cognitive factors (7-9), changes in environmental conditions (10-12), and abnormal behaviors (13-16). How individuals adjust their temporal discounting behavior when the expectations for the delay or the reward changes (e.g., a person’s decision to wait in line for a restaurant table may change if a large group of people in front of them suddenly decided to leave the line) is less </w:t>
      </w:r>
      <w:del w:id="16" w:author="Siyu Wang" w:date="2026-07-19T13:44:00Z" w16du:dateUtc="2026-07-19T17:44:00Z">
        <w:r w:rsidDel="0052019D">
          <w:rPr>
            <w:rFonts w:ascii="Times New Roman" w:eastAsia="Times New Roman" w:hAnsi="Times New Roman" w:cs="Times New Roman"/>
            <w:sz w:val="24"/>
            <w:szCs w:val="24"/>
          </w:rPr>
          <w:delText xml:space="preserve">well </w:delText>
        </w:r>
      </w:del>
      <w:r>
        <w:rPr>
          <w:rFonts w:ascii="Times New Roman" w:eastAsia="Times New Roman" w:hAnsi="Times New Roman" w:cs="Times New Roman"/>
          <w:sz w:val="24"/>
          <w:szCs w:val="24"/>
        </w:rPr>
        <w:t xml:space="preserve">studied. </w:t>
      </w:r>
    </w:p>
    <w:p w14:paraId="0000001A" w14:textId="645A31A6" w:rsidR="00585BFC" w:rsidRDefault="00000000">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dorsal lateral prefrontal cortex (dlPFC) encodes variables important for making temporal discounting calculations, such as reward size and delay. In animals studies, it has been suggested that dlPFC explicitly supports temporally discounted value computations via a shared value coding dimension across </w:t>
      </w:r>
      <w:ins w:id="17" w:author="Siyu Wang" w:date="2026-07-19T13:45:00Z" w16du:dateUtc="2026-07-19T17:45:00Z">
        <w:r w:rsidR="0052019D">
          <w:rPr>
            <w:rFonts w:ascii="Times New Roman" w:eastAsia="Times New Roman" w:hAnsi="Times New Roman" w:cs="Times New Roman"/>
            <w:sz w:val="24"/>
            <w:szCs w:val="24"/>
          </w:rPr>
          <w:t xml:space="preserve">reward </w:t>
        </w:r>
      </w:ins>
      <w:r>
        <w:rPr>
          <w:rFonts w:ascii="Times New Roman" w:eastAsia="Times New Roman" w:hAnsi="Times New Roman" w:cs="Times New Roman"/>
          <w:sz w:val="24"/>
          <w:szCs w:val="24"/>
        </w:rPr>
        <w:t xml:space="preserve">magnitude and delay (17, 18). </w:t>
      </w:r>
      <w:r>
        <w:rPr>
          <w:rFonts w:ascii="Times New Roman" w:eastAsia="Times New Roman" w:hAnsi="Times New Roman" w:cs="Times New Roman"/>
          <w:sz w:val="24"/>
          <w:szCs w:val="24"/>
          <w:highlight w:val="white"/>
        </w:rPr>
        <w:t>In</w:t>
      </w:r>
      <w:r>
        <w:rPr>
          <w:rFonts w:ascii="Times New Roman" w:eastAsia="Times New Roman" w:hAnsi="Times New Roman" w:cs="Times New Roman"/>
          <w:sz w:val="24"/>
          <w:szCs w:val="24"/>
        </w:rPr>
        <w:t xml:space="preserve"> humans,</w:t>
      </w:r>
      <w:r>
        <w:rPr>
          <w:rFonts w:ascii="Times New Roman" w:eastAsia="Times New Roman" w:hAnsi="Times New Roman" w:cs="Times New Roman"/>
          <w:sz w:val="24"/>
          <w:szCs w:val="24"/>
          <w:highlight w:val="white"/>
        </w:rPr>
        <w:t xml:space="preserve"> the involvement of dlPFC during intertemporal choice is also well documented (19, 20). However, it remains unclear whether the dlPFC coding of reward and time reflects a universal temporal discounting process shared across individuals, or whether it depends on the specific strategies used to compute discounted values. </w:t>
      </w:r>
    </w:p>
    <w:p w14:paraId="0000001B" w14:textId="0772E465" w:rsidR="00585BFC" w:rsidRDefault="00000000">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lastRenderedPageBreak/>
        <w:t xml:space="preserve">In this work, we trained two monkeys to perform </w:t>
      </w:r>
      <w:r>
        <w:rPr>
          <w:rFonts w:ascii="Times New Roman" w:eastAsia="Times New Roman" w:hAnsi="Times New Roman" w:cs="Times New Roman"/>
          <w:sz w:val="24"/>
          <w:szCs w:val="24"/>
        </w:rPr>
        <w:t xml:space="preserve">a two-step temporal discounting task, in which they chose between accepting or refusing a delayed reward offer. Crucially, to indicate an accept vs reject choice, monkeys had to release a lever in one of two different time windows, contingent on a </w:t>
      </w:r>
      <w:del w:id="18" w:author="Siyu Wang" w:date="2026-07-19T12:41:00Z" w16du:dateUtc="2026-07-19T16:41:00Z">
        <w:r w:rsidDel="00577185">
          <w:rPr>
            <w:rFonts w:ascii="Times New Roman" w:eastAsia="Times New Roman" w:hAnsi="Times New Roman" w:cs="Times New Roman"/>
            <w:sz w:val="24"/>
            <w:szCs w:val="24"/>
          </w:rPr>
          <w:delText>go signal</w:delText>
        </w:r>
      </w:del>
      <w:ins w:id="19"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In theory, the additional delay associated with different </w:t>
      </w:r>
      <w:del w:id="20" w:author="Siyu Wang" w:date="2026-07-19T12:41:00Z" w16du:dateUtc="2026-07-19T16:41:00Z">
        <w:r w:rsidDel="00577185">
          <w:rPr>
            <w:rFonts w:ascii="Times New Roman" w:eastAsia="Times New Roman" w:hAnsi="Times New Roman" w:cs="Times New Roman"/>
            <w:sz w:val="24"/>
            <w:szCs w:val="24"/>
          </w:rPr>
          <w:delText>go signal</w:delText>
        </w:r>
      </w:del>
      <w:ins w:id="21"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s modifies the discounted value of the original delayed reward offer. This allowed us to study how animals re-evaluated a delayed reward offer when an additional delay was introduced by the </w:t>
      </w:r>
      <w:del w:id="22" w:author="Siyu Wang" w:date="2026-07-19T12:41:00Z" w16du:dateUtc="2026-07-19T16:41:00Z">
        <w:r w:rsidDel="00577185">
          <w:rPr>
            <w:rFonts w:ascii="Times New Roman" w:eastAsia="Times New Roman" w:hAnsi="Times New Roman" w:cs="Times New Roman"/>
            <w:sz w:val="24"/>
            <w:szCs w:val="24"/>
          </w:rPr>
          <w:delText>go signal</w:delText>
        </w:r>
      </w:del>
      <w:ins w:id="23"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Behavioral modeling showed that our monkeys adopted different strategies. Neural analysis showed that, although dlPFC neurons of both animals encoded reward size and delay, their neural coding reflected the distinct behavioral strategies adopted by each animal. </w:t>
      </w:r>
    </w:p>
    <w:p w14:paraId="0000001C" w14:textId="77777777" w:rsidR="00585BFC" w:rsidRDefault="00585BFC">
      <w:pPr>
        <w:spacing w:after="0" w:line="480" w:lineRule="auto"/>
        <w:ind w:firstLine="360"/>
        <w:rPr>
          <w:rFonts w:ascii="Times New Roman" w:eastAsia="Times New Roman" w:hAnsi="Times New Roman" w:cs="Times New Roman"/>
          <w:sz w:val="24"/>
          <w:szCs w:val="24"/>
        </w:rPr>
      </w:pPr>
    </w:p>
    <w:p w14:paraId="0000001D" w14:textId="77777777" w:rsidR="00585BFC" w:rsidRDefault="00000000">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p w14:paraId="0000001E" w14:textId="3989A92C" w:rsidR="00585BFC" w:rsidRDefault="00000000">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Two monkeys performed a two-step temporal discounting task (see Fig. 1A and Methods), in which they chose whether to accept or reject an offer of a delayed reward. Animals were pretrained on nine visual cues (Fig. 1B) that signaled different combinations of reward size (2, 4, or 6 drops of liquid reward) and delay (1, 5, or 10 seconds). Animals indicated their choice</w:t>
      </w:r>
      <w:ins w:id="24" w:author="Siyu Wang" w:date="2026-07-19T13:48:00Z" w16du:dateUtc="2026-07-19T17:48:00Z">
        <w:r w:rsidR="006D2A0B">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w:t>
      </w:r>
      <w:del w:id="25" w:author="Siyu Wang" w:date="2026-07-19T13:48:00Z" w16du:dateUtc="2026-07-19T17:48:00Z">
        <w:r w:rsidDel="006D2A0B">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accept or reject</w:t>
      </w:r>
      <w:ins w:id="26" w:author="Siyu Wang" w:date="2026-07-19T13:48:00Z" w16du:dateUtc="2026-07-19T17:48:00Z">
        <w:r w:rsidR="006D2A0B">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w:t>
      </w:r>
      <w:del w:id="27" w:author="Siyu Wang" w:date="2026-07-19T13:48:00Z" w16du:dateUtc="2026-07-19T17:48:00Z">
        <w:r w:rsidDel="006D2A0B">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 xml:space="preserve">by releasing a lever when </w:t>
      </w:r>
      <w:ins w:id="28" w:author="Siyu Wang" w:date="2026-07-19T13:48:00Z" w16du:dateUtc="2026-07-19T17:48:00Z">
        <w:r w:rsidR="006D2A0B">
          <w:rPr>
            <w:rFonts w:ascii="Times New Roman" w:eastAsia="Times New Roman" w:hAnsi="Times New Roman" w:cs="Times New Roman"/>
            <w:sz w:val="24"/>
            <w:szCs w:val="24"/>
          </w:rPr>
          <w:t xml:space="preserve">the </w:t>
        </w:r>
      </w:ins>
      <w:del w:id="29" w:author="Siyu Wang" w:date="2026-07-19T13:48:00Z" w16du:dateUtc="2026-07-19T17:48:00Z">
        <w:r w:rsidDel="006D2A0B">
          <w:rPr>
            <w:rFonts w:ascii="Times New Roman" w:eastAsia="Times New Roman" w:hAnsi="Times New Roman" w:cs="Times New Roman"/>
            <w:sz w:val="24"/>
            <w:szCs w:val="24"/>
          </w:rPr>
          <w:delText xml:space="preserve">a </w:delText>
        </w:r>
      </w:del>
      <w:r>
        <w:rPr>
          <w:rFonts w:ascii="Times New Roman" w:eastAsia="Times New Roman" w:hAnsi="Times New Roman" w:cs="Times New Roman"/>
          <w:sz w:val="24"/>
          <w:szCs w:val="24"/>
        </w:rPr>
        <w:t xml:space="preserve">purple or yellow </w:t>
      </w:r>
      <w:del w:id="30" w:author="Siyu Wang" w:date="2026-07-19T12:41:00Z" w16du:dateUtc="2026-07-19T16:41:00Z">
        <w:r w:rsidDel="00577185">
          <w:rPr>
            <w:rFonts w:ascii="Times New Roman" w:eastAsia="Times New Roman" w:hAnsi="Times New Roman" w:cs="Times New Roman"/>
            <w:sz w:val="24"/>
            <w:szCs w:val="24"/>
          </w:rPr>
          <w:delText>go signal</w:delText>
        </w:r>
      </w:del>
      <w:ins w:id="31" w:author="Siyu Wang" w:date="2026-07-19T14:28:00Z" w16du:dateUtc="2026-07-19T18:28:00Z">
        <w:r w:rsidR="00674CD6">
          <w:rPr>
            <w:rFonts w:ascii="Times New Roman" w:eastAsia="Times New Roman" w:hAnsi="Times New Roman" w:cs="Times New Roman"/>
            <w:sz w:val="24"/>
            <w:szCs w:val="24"/>
          </w:rPr>
          <w:t>go signal</w:t>
        </w:r>
      </w:ins>
      <w:del w:id="32" w:author="Siyu Wang" w:date="2026-07-19T13:49:00Z" w16du:dateUtc="2026-07-19T17:49:00Z">
        <w:r w:rsidDel="006D2A0B">
          <w:rPr>
            <w:rFonts w:ascii="Times New Roman" w:eastAsia="Times New Roman" w:hAnsi="Times New Roman" w:cs="Times New Roman"/>
            <w:sz w:val="24"/>
            <w:szCs w:val="24"/>
          </w:rPr>
          <w:delText>, respectively,</w:delText>
        </w:r>
      </w:del>
      <w:r>
        <w:rPr>
          <w:rFonts w:ascii="Times New Roman" w:eastAsia="Times New Roman" w:hAnsi="Times New Roman" w:cs="Times New Roman"/>
          <w:sz w:val="24"/>
          <w:szCs w:val="24"/>
        </w:rPr>
        <w:t xml:space="preserve"> </w:t>
      </w:r>
      <w:del w:id="33" w:author="Siyu Wang" w:date="2026-07-19T13:47:00Z" w16du:dateUtc="2026-07-19T17:47:00Z">
        <w:r w:rsidDel="006D2A0B">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appeared</w:t>
      </w:r>
      <w:ins w:id="34" w:author="Siyu Wang" w:date="2026-07-19T13:49:00Z" w16du:dateUtc="2026-07-19T17:49:00Z">
        <w:r w:rsidR="006D2A0B">
          <w:rPr>
            <w:rFonts w:ascii="Times New Roman" w:eastAsia="Times New Roman" w:hAnsi="Times New Roman" w:cs="Times New Roman"/>
            <w:sz w:val="24"/>
            <w:szCs w:val="24"/>
          </w:rPr>
          <w:t xml:space="preserve"> respectively</w:t>
        </w:r>
      </w:ins>
      <w:r>
        <w:rPr>
          <w:rFonts w:ascii="Times New Roman" w:eastAsia="Times New Roman" w:hAnsi="Times New Roman" w:cs="Times New Roman"/>
          <w:sz w:val="24"/>
          <w:szCs w:val="24"/>
        </w:rPr>
        <w:t xml:space="preserve">. In each trial, after the reward offer was presented, one of the yellow/purple </w:t>
      </w:r>
      <w:del w:id="35" w:author="Siyu Wang" w:date="2026-07-19T12:41:00Z" w16du:dateUtc="2026-07-19T16:41:00Z">
        <w:r w:rsidDel="00577185">
          <w:rPr>
            <w:rFonts w:ascii="Times New Roman" w:eastAsia="Times New Roman" w:hAnsi="Times New Roman" w:cs="Times New Roman"/>
            <w:sz w:val="24"/>
            <w:szCs w:val="24"/>
          </w:rPr>
          <w:delText>go signal</w:delText>
        </w:r>
      </w:del>
      <w:ins w:id="36"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s (randomly drawn) was presented first. If monkey did not respond to the first </w:t>
      </w:r>
      <w:del w:id="37" w:author="Siyu Wang" w:date="2026-07-19T12:41:00Z" w16du:dateUtc="2026-07-19T16:41:00Z">
        <w:r w:rsidDel="00577185">
          <w:rPr>
            <w:rFonts w:ascii="Times New Roman" w:eastAsia="Times New Roman" w:hAnsi="Times New Roman" w:cs="Times New Roman"/>
            <w:sz w:val="24"/>
            <w:szCs w:val="24"/>
          </w:rPr>
          <w:delText>go signal</w:delText>
        </w:r>
      </w:del>
      <w:ins w:id="38"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the other </w:t>
      </w:r>
      <w:del w:id="39" w:author="Siyu Wang" w:date="2026-07-19T12:41:00Z" w16du:dateUtc="2026-07-19T16:41:00Z">
        <w:r w:rsidDel="00577185">
          <w:rPr>
            <w:rFonts w:ascii="Times New Roman" w:eastAsia="Times New Roman" w:hAnsi="Times New Roman" w:cs="Times New Roman"/>
            <w:sz w:val="24"/>
            <w:szCs w:val="24"/>
          </w:rPr>
          <w:delText>go signal</w:delText>
        </w:r>
      </w:del>
      <w:ins w:id="40"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was presented after a fixed delay (1100ms). For instance, if the purple </w:t>
      </w:r>
      <w:del w:id="41" w:author="Siyu Wang" w:date="2026-07-19T12:41:00Z" w16du:dateUtc="2026-07-19T16:41:00Z">
        <w:r w:rsidDel="00577185">
          <w:rPr>
            <w:rFonts w:ascii="Times New Roman" w:eastAsia="Times New Roman" w:hAnsi="Times New Roman" w:cs="Times New Roman"/>
            <w:sz w:val="24"/>
            <w:szCs w:val="24"/>
          </w:rPr>
          <w:delText>go signal</w:delText>
        </w:r>
      </w:del>
      <w:ins w:id="42"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appeared first, the animal could either release the lever immediately to accept the offer, or hold the lever and wait for the yellow </w:t>
      </w:r>
      <w:del w:id="43" w:author="Siyu Wang" w:date="2026-07-19T12:41:00Z" w16du:dateUtc="2026-07-19T16:41:00Z">
        <w:r w:rsidDel="00577185">
          <w:rPr>
            <w:rFonts w:ascii="Times New Roman" w:eastAsia="Times New Roman" w:hAnsi="Times New Roman" w:cs="Times New Roman"/>
            <w:sz w:val="24"/>
            <w:szCs w:val="24"/>
          </w:rPr>
          <w:delText>go signal</w:delText>
        </w:r>
      </w:del>
      <w:ins w:id="44"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and then release the lever to </w:t>
      </w:r>
      <w:del w:id="45" w:author="Siyu Wang" w:date="2026-07-19T13:50:00Z" w16du:dateUtc="2026-07-19T17:50:00Z">
        <w:r w:rsidDel="00EC3E1F">
          <w:rPr>
            <w:rFonts w:ascii="Times New Roman" w:eastAsia="Times New Roman" w:hAnsi="Times New Roman" w:cs="Times New Roman"/>
            <w:sz w:val="24"/>
            <w:szCs w:val="24"/>
          </w:rPr>
          <w:delText>refuse</w:delText>
        </w:r>
      </w:del>
      <w:ins w:id="46" w:author="Siyu Wang" w:date="2026-07-19T13:50:00Z" w16du:dateUtc="2026-07-19T17:50:00Z">
        <w:r w:rsidR="00EC3E1F">
          <w:rPr>
            <w:rFonts w:ascii="Times New Roman" w:eastAsia="Times New Roman" w:hAnsi="Times New Roman" w:cs="Times New Roman"/>
            <w:sz w:val="24"/>
            <w:szCs w:val="24"/>
          </w:rPr>
          <w:t>reject</w:t>
        </w:r>
      </w:ins>
      <w:r>
        <w:rPr>
          <w:rFonts w:ascii="Times New Roman" w:eastAsia="Times New Roman" w:hAnsi="Times New Roman" w:cs="Times New Roman"/>
          <w:sz w:val="24"/>
          <w:szCs w:val="24"/>
        </w:rPr>
        <w:t xml:space="preserve"> the offer. Conversely, if the yellow </w:t>
      </w:r>
      <w:del w:id="47" w:author="Siyu Wang" w:date="2026-07-19T12:41:00Z" w16du:dateUtc="2026-07-19T16:41:00Z">
        <w:r w:rsidDel="00577185">
          <w:rPr>
            <w:rFonts w:ascii="Times New Roman" w:eastAsia="Times New Roman" w:hAnsi="Times New Roman" w:cs="Times New Roman"/>
            <w:sz w:val="24"/>
            <w:szCs w:val="24"/>
          </w:rPr>
          <w:delText>go signal</w:delText>
        </w:r>
      </w:del>
      <w:ins w:id="48"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appeared first, the animal could either release the lever immediately to </w:t>
      </w:r>
      <w:del w:id="49" w:author="Siyu Wang" w:date="2026-07-19T13:50:00Z" w16du:dateUtc="2026-07-19T17:50:00Z">
        <w:r w:rsidDel="00EC3E1F">
          <w:rPr>
            <w:rFonts w:ascii="Times New Roman" w:eastAsia="Times New Roman" w:hAnsi="Times New Roman" w:cs="Times New Roman"/>
            <w:sz w:val="24"/>
            <w:szCs w:val="24"/>
          </w:rPr>
          <w:delText>refuse</w:delText>
        </w:r>
      </w:del>
      <w:ins w:id="50" w:author="Siyu Wang" w:date="2026-07-19T13:50:00Z" w16du:dateUtc="2026-07-19T17:50:00Z">
        <w:r w:rsidR="00EC3E1F">
          <w:rPr>
            <w:rFonts w:ascii="Times New Roman" w:eastAsia="Times New Roman" w:hAnsi="Times New Roman" w:cs="Times New Roman"/>
            <w:sz w:val="24"/>
            <w:szCs w:val="24"/>
          </w:rPr>
          <w:t>reject</w:t>
        </w:r>
      </w:ins>
      <w:r>
        <w:rPr>
          <w:rFonts w:ascii="Times New Roman" w:eastAsia="Times New Roman" w:hAnsi="Times New Roman" w:cs="Times New Roman"/>
          <w:sz w:val="24"/>
          <w:szCs w:val="24"/>
        </w:rPr>
        <w:t xml:space="preserve"> the offer, or wait for the purple </w:t>
      </w:r>
      <w:del w:id="51" w:author="Siyu Wang" w:date="2026-07-19T12:41:00Z" w16du:dateUtc="2026-07-19T16:41:00Z">
        <w:r w:rsidDel="00577185">
          <w:rPr>
            <w:rFonts w:ascii="Times New Roman" w:eastAsia="Times New Roman" w:hAnsi="Times New Roman" w:cs="Times New Roman"/>
            <w:sz w:val="24"/>
            <w:szCs w:val="24"/>
          </w:rPr>
          <w:delText>go signal</w:delText>
        </w:r>
      </w:del>
      <w:ins w:id="52"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to accept the offer (Fig. 1A). If the animal accepted the </w:t>
      </w:r>
      <w:r>
        <w:rPr>
          <w:rFonts w:ascii="Times New Roman" w:eastAsia="Times New Roman" w:hAnsi="Times New Roman" w:cs="Times New Roman"/>
          <w:sz w:val="24"/>
          <w:szCs w:val="24"/>
        </w:rPr>
        <w:lastRenderedPageBreak/>
        <w:t>offer, the cue-defined drops were delivered after the corresponding delay. If an offer was rejected, the next trial began immediately with a new offer chosen randomly among the nine available.</w:t>
      </w:r>
    </w:p>
    <w:p w14:paraId="0000001F" w14:textId="77777777" w:rsidR="00585BFC" w:rsidRDefault="00585BFC">
      <w:pPr>
        <w:shd w:val="clear" w:color="auto" w:fill="FFFFFF"/>
        <w:spacing w:after="0" w:line="480" w:lineRule="auto"/>
        <w:ind w:firstLine="360"/>
        <w:rPr>
          <w:rFonts w:ascii="Times New Roman" w:eastAsia="Times New Roman" w:hAnsi="Times New Roman" w:cs="Times New Roman"/>
          <w:sz w:val="24"/>
          <w:szCs w:val="24"/>
        </w:rPr>
      </w:pPr>
    </w:p>
    <w:p w14:paraId="00000020" w14:textId="385EDF86" w:rsidR="00585BFC" w:rsidRDefault="00000000">
      <w:pPr>
        <w:numPr>
          <w:ilvl w:val="0"/>
          <w:numId w:val="3"/>
        </w:numPr>
        <w:pBdr>
          <w:top w:val="nil"/>
          <w:left w:val="nil"/>
          <w:bottom w:val="nil"/>
          <w:right w:val="nil"/>
          <w:between w:val="nil"/>
        </w:pBdr>
        <w:shd w:val="clear" w:color="auto" w:fill="FFFFFF"/>
        <w:tabs>
          <w:tab w:val="left" w:pos="270"/>
        </w:tabs>
        <w:spacing w:after="0" w:line="480" w:lineRule="auto"/>
        <w:ind w:left="0" w:firstLine="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The </w:t>
      </w:r>
      <w:del w:id="53" w:author="Siyu Wang" w:date="2026-07-19T12:41:00Z" w16du:dateUtc="2026-07-19T16:41:00Z">
        <w:r w:rsidDel="00577185">
          <w:rPr>
            <w:rFonts w:ascii="Times New Roman" w:eastAsia="Times New Roman" w:hAnsi="Times New Roman" w:cs="Times New Roman"/>
            <w:b/>
            <w:bCs/>
            <w:color w:val="000000"/>
            <w:sz w:val="24"/>
            <w:szCs w:val="24"/>
          </w:rPr>
          <w:delText>go signal</w:delText>
        </w:r>
      </w:del>
      <w:ins w:id="54" w:author="Siyu Wang" w:date="2026-07-19T14:28:00Z" w16du:dateUtc="2026-07-19T18:28:00Z">
        <w:r w:rsidR="00674CD6">
          <w:rPr>
            <w:rFonts w:ascii="Times New Roman" w:eastAsia="Times New Roman" w:hAnsi="Times New Roman" w:cs="Times New Roman"/>
            <w:b/>
            <w:bCs/>
            <w:color w:val="000000"/>
            <w:sz w:val="24"/>
            <w:szCs w:val="24"/>
          </w:rPr>
          <w:t>go signal</w:t>
        </w:r>
      </w:ins>
      <w:r>
        <w:rPr>
          <w:rFonts w:ascii="Times New Roman" w:eastAsia="Times New Roman" w:hAnsi="Times New Roman" w:cs="Times New Roman"/>
          <w:b/>
          <w:bCs/>
          <w:color w:val="000000"/>
          <w:sz w:val="24"/>
          <w:szCs w:val="24"/>
        </w:rPr>
        <w:t xml:space="preserve"> alters the temporal discounting behavior.</w:t>
      </w:r>
    </w:p>
    <w:p w14:paraId="00000021" w14:textId="0EB3919C" w:rsidR="00585BFC"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Across all the neural recording days (7 for Monkey T, 16 for Monkey S), both monkeys showed similar patterns of choice consistent with temporal discounting. They were more likely to accept offers of larger rewards with short delays, and less likely to accept smaller rewards with long delays (Fig. 2A-B). </w:t>
      </w:r>
      <w:sdt>
        <w:sdtPr>
          <w:tag w:val="goog_rdk_0"/>
          <w:id w:val="-2059026030"/>
        </w:sdtPr>
        <w:sdtContent>
          <w:commentRangeStart w:id="55"/>
        </w:sdtContent>
      </w:sdt>
      <w:sdt>
        <w:sdtPr>
          <w:tag w:val="goog_rdk_1"/>
          <w:id w:val="2026438652"/>
        </w:sdtPr>
        <w:sdtContent>
          <w:commentRangeStart w:id="56"/>
        </w:sdtContent>
      </w:sdt>
      <w:r>
        <w:rPr>
          <w:rFonts w:ascii="Times New Roman" w:eastAsia="Times New Roman" w:hAnsi="Times New Roman" w:cs="Times New Roman"/>
          <w:sz w:val="24"/>
          <w:szCs w:val="24"/>
        </w:rPr>
        <w:t xml:space="preserve">This temporal discounting behavior was modelled using </w:t>
      </w:r>
      <w:customXmlDelRangeStart w:id="57" w:author="Siyu Wang" w:date="2026-07-19T13:51:00Z"/>
      <w:sdt>
        <w:sdtPr>
          <w:tag w:val="goog_rdk_2"/>
          <w:id w:val="-59174957"/>
        </w:sdtPr>
        <w:sdtContent>
          <w:customXmlDelRangeEnd w:id="57"/>
          <w:ins w:id="58" w:author="ROSSELLA FALCONE" w:date="2026-07-15T20:01:00Z">
            <w:del w:id="59" w:author="Siyu Wang" w:date="2026-07-19T13:51:00Z" w16du:dateUtc="2026-07-19T17:51:00Z">
              <w:r w:rsidDel="00896E20">
                <w:rPr>
                  <w:rFonts w:ascii="Times New Roman" w:eastAsia="Times New Roman" w:hAnsi="Times New Roman" w:cs="Times New Roman"/>
                  <w:sz w:val="24"/>
                  <w:szCs w:val="24"/>
                </w:rPr>
                <w:delText>Model 1</w:delText>
              </w:r>
            </w:del>
          </w:ins>
          <w:customXmlDelRangeStart w:id="60" w:author="Siyu Wang" w:date="2026-07-19T13:51:00Z"/>
        </w:sdtContent>
      </w:sdt>
      <w:customXmlDelRangeEnd w:id="60"/>
      <w:sdt>
        <w:sdtPr>
          <w:tag w:val="goog_rdk_3"/>
          <w:id w:val="-1621132893"/>
        </w:sdtPr>
        <w:sdtContent>
          <w:r>
            <w:rPr>
              <w:rFonts w:ascii="Times New Roman" w:eastAsia="Times New Roman" w:hAnsi="Times New Roman" w:cs="Times New Roman"/>
              <w:sz w:val="24"/>
              <w:szCs w:val="24"/>
            </w:rPr>
            <w:t xml:space="preserve">a hyperbolic discounting function to compute the discounted value, and a </w:t>
          </w:r>
          <w:del w:id="61" w:author="Siyu Wang" w:date="2026-07-19T13:52:00Z" w16du:dateUtc="2026-07-19T17:52:00Z">
            <w:r w:rsidDel="00896E20">
              <w:rPr>
                <w:rFonts w:ascii="Times New Roman" w:eastAsia="Times New Roman" w:hAnsi="Times New Roman" w:cs="Times New Roman"/>
                <w:sz w:val="24"/>
                <w:szCs w:val="24"/>
              </w:rPr>
              <w:delText xml:space="preserve">logistic </w:delText>
            </w:r>
          </w:del>
          <w:ins w:id="62" w:author="Siyu Wang" w:date="2026-07-19T13:52:00Z" w16du:dateUtc="2026-07-19T17:52:00Z">
            <w:r w:rsidR="00896E20">
              <w:rPr>
                <w:rFonts w:ascii="Times New Roman" w:eastAsia="Times New Roman" w:hAnsi="Times New Roman" w:cs="Times New Roman"/>
                <w:sz w:val="24"/>
                <w:szCs w:val="24"/>
              </w:rPr>
              <w:t>softmax</w:t>
            </w:r>
            <w:r w:rsidR="00896E20">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 xml:space="preserve">function to compute the acceptance probability </w:t>
          </w:r>
          <w:del w:id="63" w:author="Siyu Wang" w:date="2026-07-19T13:52:00Z" w16du:dateUtc="2026-07-19T17:52:00Z">
            <w:r w:rsidDel="00896E20">
              <w:rPr>
                <w:rFonts w:ascii="Times New Roman" w:eastAsia="Times New Roman" w:hAnsi="Times New Roman" w:cs="Times New Roman"/>
                <w:sz w:val="24"/>
                <w:szCs w:val="24"/>
              </w:rPr>
              <w:delText>as a function of the</w:delText>
            </w:r>
          </w:del>
          <w:ins w:id="64" w:author="Siyu Wang" w:date="2026-07-19T13:52:00Z" w16du:dateUtc="2026-07-19T17:52:00Z">
            <w:r w:rsidR="00896E20">
              <w:rPr>
                <w:rFonts w:ascii="Times New Roman" w:eastAsia="Times New Roman" w:hAnsi="Times New Roman" w:cs="Times New Roman"/>
                <w:sz w:val="24"/>
                <w:szCs w:val="24"/>
              </w:rPr>
              <w:t>by comparing the</w:t>
            </w:r>
          </w:ins>
          <w:r>
            <w:rPr>
              <w:rFonts w:ascii="Times New Roman" w:eastAsia="Times New Roman" w:hAnsi="Times New Roman" w:cs="Times New Roman"/>
              <w:sz w:val="24"/>
              <w:szCs w:val="24"/>
            </w:rPr>
            <w:t xml:space="preserve"> discounted value </w:t>
          </w:r>
          <w:ins w:id="65" w:author="Siyu Wang" w:date="2026-07-19T13:52:00Z" w16du:dateUtc="2026-07-19T17:52:00Z">
            <w:r w:rsidR="00896E20">
              <w:rPr>
                <w:rFonts w:ascii="Times New Roman" w:eastAsia="Times New Roman" w:hAnsi="Times New Roman" w:cs="Times New Roman"/>
                <w:sz w:val="24"/>
                <w:szCs w:val="24"/>
              </w:rPr>
              <w:t xml:space="preserve">against a decision threshold </w:t>
            </w:r>
          </w:ins>
        </w:sdtContent>
      </w:sdt>
      <w:r>
        <w:rPr>
          <w:rFonts w:ascii="Times New Roman" w:eastAsia="Times New Roman" w:hAnsi="Times New Roman" w:cs="Times New Roman"/>
          <w:sz w:val="24"/>
          <w:szCs w:val="24"/>
        </w:rPr>
        <w:t xml:space="preserve">(Fig. 2A-B; see </w:t>
      </w:r>
      <w:customXmlInsRangeStart w:id="66" w:author="Siyu Wang" w:date="2026-07-19T13:52:00Z"/>
      <w:sdt>
        <w:sdtPr>
          <w:tag w:val="goog_rdk_2"/>
          <w:id w:val="1267425249"/>
        </w:sdtPr>
        <w:sdtContent>
          <w:customXmlInsRangeEnd w:id="66"/>
          <w:ins w:id="67" w:author="Siyu Wang" w:date="2026-07-19T13:52:00Z" w16du:dateUtc="2026-07-19T17:52:00Z">
            <w:r w:rsidR="00896E20">
              <w:rPr>
                <w:rFonts w:ascii="Times New Roman" w:eastAsia="Times New Roman" w:hAnsi="Times New Roman" w:cs="Times New Roman"/>
                <w:sz w:val="24"/>
                <w:szCs w:val="24"/>
              </w:rPr>
              <w:t>Model 1</w:t>
            </w:r>
          </w:ins>
          <w:customXmlInsRangeStart w:id="68" w:author="Siyu Wang" w:date="2026-07-19T13:52:00Z"/>
        </w:sdtContent>
      </w:sdt>
      <w:customXmlInsRangeEnd w:id="68"/>
      <w:del w:id="69" w:author="Siyu Wang" w:date="2026-07-19T13:52:00Z" w16du:dateUtc="2026-07-19T17:52:00Z">
        <w:r w:rsidDel="00896E20">
          <w:rPr>
            <w:rFonts w:ascii="Times New Roman" w:eastAsia="Times New Roman" w:hAnsi="Times New Roman" w:cs="Times New Roman"/>
            <w:sz w:val="24"/>
            <w:szCs w:val="24"/>
          </w:rPr>
          <w:delText>Methods</w:delText>
        </w:r>
      </w:del>
      <w:r>
        <w:rPr>
          <w:rFonts w:ascii="Times New Roman" w:eastAsia="Times New Roman" w:hAnsi="Times New Roman" w:cs="Times New Roman"/>
          <w:sz w:val="24"/>
          <w:szCs w:val="24"/>
        </w:rPr>
        <w:t xml:space="preserve">). </w:t>
      </w:r>
      <w:commentRangeEnd w:id="55"/>
      <w:r>
        <w:rPr>
          <w:rStyle w:val="CommentReference"/>
          <w:rFonts w:ascii="Times New Roman" w:eastAsia="Times New Roman" w:hAnsi="Times New Roman" w:cs="Times New Roman"/>
          <w:sz w:val="24"/>
          <w:szCs w:val="24"/>
        </w:rPr>
        <w:commentReference w:id="55"/>
      </w:r>
      <w:commentRangeEnd w:id="56"/>
      <w:r>
        <w:rPr>
          <w:rStyle w:val="CommentReference"/>
          <w:rFonts w:ascii="Times New Roman" w:eastAsia="Times New Roman" w:hAnsi="Times New Roman" w:cs="Times New Roman"/>
          <w:sz w:val="24"/>
          <w:szCs w:val="24"/>
        </w:rPr>
        <w:commentReference w:id="56"/>
      </w:r>
    </w:p>
    <w:p w14:paraId="00000022" w14:textId="260865E0" w:rsidR="00585BFC" w:rsidDel="00CB1168" w:rsidRDefault="00000000" w:rsidP="00CB1168">
      <w:pPr>
        <w:shd w:val="clear" w:color="auto" w:fill="FFFFFF"/>
        <w:spacing w:after="0" w:line="480" w:lineRule="auto"/>
        <w:ind w:firstLine="360"/>
        <w:rPr>
          <w:del w:id="70" w:author="Siyu Wang" w:date="2026-07-19T13:55:00Z" w16du:dateUtc="2026-07-19T17:55:00Z"/>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our task, to accept an offer, monkeys must release the lever when the purple </w:t>
      </w:r>
      <w:del w:id="71" w:author="Siyu Wang" w:date="2026-07-19T12:41:00Z" w16du:dateUtc="2026-07-19T16:41:00Z">
        <w:r w:rsidDel="00577185">
          <w:rPr>
            <w:rFonts w:ascii="Times New Roman" w:eastAsia="Times New Roman" w:hAnsi="Times New Roman" w:cs="Times New Roman"/>
            <w:sz w:val="24"/>
            <w:szCs w:val="24"/>
          </w:rPr>
          <w:delText>go signal</w:delText>
        </w:r>
      </w:del>
      <w:ins w:id="72"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appears. If the first </w:t>
      </w:r>
      <w:del w:id="73" w:author="Siyu Wang" w:date="2026-07-19T12:41:00Z" w16du:dateUtc="2026-07-19T16:41:00Z">
        <w:r w:rsidDel="00577185">
          <w:rPr>
            <w:rFonts w:ascii="Times New Roman" w:eastAsia="Times New Roman" w:hAnsi="Times New Roman" w:cs="Times New Roman"/>
            <w:sz w:val="24"/>
            <w:szCs w:val="24"/>
          </w:rPr>
          <w:delText>go signal</w:delText>
        </w:r>
      </w:del>
      <w:ins w:id="74"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is purple, animals can release the lever and accept the offer immediately. However, if the first </w:t>
      </w:r>
      <w:del w:id="75" w:author="Siyu Wang" w:date="2026-07-19T12:41:00Z" w16du:dateUtc="2026-07-19T16:41:00Z">
        <w:r w:rsidDel="00577185">
          <w:rPr>
            <w:rFonts w:ascii="Times New Roman" w:eastAsia="Times New Roman" w:hAnsi="Times New Roman" w:cs="Times New Roman"/>
            <w:sz w:val="24"/>
            <w:szCs w:val="24"/>
          </w:rPr>
          <w:delText>go signal</w:delText>
        </w:r>
      </w:del>
      <w:ins w:id="76"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is yellow, animals have to wait an additional delay (1100ms) until the purple </w:t>
      </w:r>
      <w:del w:id="77" w:author="Siyu Wang" w:date="2026-07-19T12:41:00Z" w16du:dateUtc="2026-07-19T16:41:00Z">
        <w:r w:rsidDel="00577185">
          <w:rPr>
            <w:rFonts w:ascii="Times New Roman" w:eastAsia="Times New Roman" w:hAnsi="Times New Roman" w:cs="Times New Roman"/>
            <w:sz w:val="24"/>
            <w:szCs w:val="24"/>
          </w:rPr>
          <w:delText>go signal</w:delText>
        </w:r>
      </w:del>
      <w:ins w:id="78"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appears to accept the offer. This additional delay, when the yellow </w:t>
      </w:r>
      <w:del w:id="79" w:author="Siyu Wang" w:date="2026-07-19T12:41:00Z" w16du:dateUtc="2026-07-19T16:41:00Z">
        <w:r w:rsidDel="00577185">
          <w:rPr>
            <w:rFonts w:ascii="Times New Roman" w:eastAsia="Times New Roman" w:hAnsi="Times New Roman" w:cs="Times New Roman"/>
            <w:sz w:val="24"/>
            <w:szCs w:val="24"/>
          </w:rPr>
          <w:delText>go signal</w:delText>
        </w:r>
      </w:del>
      <w:ins w:id="80"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appears first, effectively increases the waiting time and reduces the offer value. Consequently, we expected that animals would have a lower probability of accepting the offer when yellow </w:t>
      </w:r>
      <w:del w:id="81" w:author="Siyu Wang" w:date="2026-07-19T12:41:00Z" w16du:dateUtc="2026-07-19T16:41:00Z">
        <w:r w:rsidDel="00577185">
          <w:rPr>
            <w:rFonts w:ascii="Times New Roman" w:eastAsia="Times New Roman" w:hAnsi="Times New Roman" w:cs="Times New Roman"/>
            <w:sz w:val="24"/>
            <w:szCs w:val="24"/>
          </w:rPr>
          <w:delText>go signal</w:delText>
        </w:r>
      </w:del>
      <w:ins w:id="82"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shows first. Indeed, both animals showed lower probability of accepting an offer when the first </w:t>
      </w:r>
      <w:del w:id="83" w:author="Siyu Wang" w:date="2026-07-19T12:41:00Z" w16du:dateUtc="2026-07-19T16:41:00Z">
        <w:r w:rsidDel="00577185">
          <w:rPr>
            <w:rFonts w:ascii="Times New Roman" w:eastAsia="Times New Roman" w:hAnsi="Times New Roman" w:cs="Times New Roman"/>
            <w:sz w:val="24"/>
            <w:szCs w:val="24"/>
          </w:rPr>
          <w:delText>go cue</w:delText>
        </w:r>
      </w:del>
      <w:ins w:id="84"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was yellow compared to purple (Fig. 3A-B).  </w:t>
      </w:r>
    </w:p>
    <w:p w14:paraId="4A7973D2" w14:textId="77777777" w:rsidR="00CB1168" w:rsidRDefault="00CB1168">
      <w:pPr>
        <w:shd w:val="clear" w:color="auto" w:fill="FFFFFF"/>
        <w:spacing w:after="0" w:line="480" w:lineRule="auto"/>
        <w:ind w:firstLine="360"/>
        <w:rPr>
          <w:ins w:id="85" w:author="Siyu Wang" w:date="2026-07-19T13:55:00Z" w16du:dateUtc="2026-07-19T17:55:00Z"/>
          <w:rFonts w:ascii="Times New Roman" w:eastAsia="Times New Roman" w:hAnsi="Times New Roman" w:cs="Times New Roman"/>
          <w:sz w:val="24"/>
          <w:szCs w:val="24"/>
        </w:rPr>
      </w:pPr>
    </w:p>
    <w:p w14:paraId="00000023" w14:textId="77777777" w:rsidR="00585BFC" w:rsidRDefault="00585BFC" w:rsidP="00CB1168">
      <w:pPr>
        <w:shd w:val="clear" w:color="auto" w:fill="FFFFFF"/>
        <w:spacing w:after="0" w:line="480" w:lineRule="auto"/>
        <w:ind w:firstLine="360"/>
        <w:rPr>
          <w:rFonts w:ascii="Times New Roman" w:eastAsia="Times New Roman" w:hAnsi="Times New Roman" w:cs="Times New Roman"/>
          <w:sz w:val="24"/>
          <w:szCs w:val="24"/>
        </w:rPr>
      </w:pPr>
    </w:p>
    <w:p w14:paraId="00000024" w14:textId="46A7C67D" w:rsidR="00585BFC" w:rsidRDefault="00000000">
      <w:pPr>
        <w:numPr>
          <w:ilvl w:val="0"/>
          <w:numId w:val="3"/>
        </w:numPr>
        <w:pBdr>
          <w:top w:val="nil"/>
          <w:left w:val="nil"/>
          <w:bottom w:val="nil"/>
          <w:right w:val="nil"/>
          <w:between w:val="nil"/>
        </w:pBdr>
        <w:shd w:val="clear" w:color="auto" w:fill="FFFFFF"/>
        <w:tabs>
          <w:tab w:val="left" w:pos="180"/>
          <w:tab w:val="left" w:pos="360"/>
        </w:tabs>
        <w:spacing w:after="0" w:line="480" w:lineRule="auto"/>
        <w:ind w:left="0" w:firstLine="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Animals show distinct strategies for adjusting temporal discounting behavior in response to the </w:t>
      </w:r>
      <w:del w:id="86" w:author="Siyu Wang" w:date="2026-07-19T12:41:00Z" w16du:dateUtc="2026-07-19T16:41:00Z">
        <w:r w:rsidDel="00577185">
          <w:rPr>
            <w:rFonts w:ascii="Times New Roman" w:eastAsia="Times New Roman" w:hAnsi="Times New Roman" w:cs="Times New Roman"/>
            <w:b/>
            <w:bCs/>
            <w:color w:val="000000"/>
            <w:sz w:val="24"/>
            <w:szCs w:val="24"/>
          </w:rPr>
          <w:delText>go signal</w:delText>
        </w:r>
      </w:del>
      <w:ins w:id="87" w:author="Siyu Wang" w:date="2026-07-19T14:28:00Z" w16du:dateUtc="2026-07-19T18:28:00Z">
        <w:r w:rsidR="00674CD6">
          <w:rPr>
            <w:rFonts w:ascii="Times New Roman" w:eastAsia="Times New Roman" w:hAnsi="Times New Roman" w:cs="Times New Roman"/>
            <w:b/>
            <w:bCs/>
            <w:color w:val="000000"/>
            <w:sz w:val="24"/>
            <w:szCs w:val="24"/>
          </w:rPr>
          <w:t>go signal</w:t>
        </w:r>
      </w:ins>
      <w:r>
        <w:rPr>
          <w:rFonts w:ascii="Times New Roman" w:eastAsia="Times New Roman" w:hAnsi="Times New Roman" w:cs="Times New Roman"/>
          <w:b/>
          <w:bCs/>
          <w:color w:val="000000"/>
          <w:sz w:val="24"/>
          <w:szCs w:val="24"/>
        </w:rPr>
        <w:t xml:space="preserve">.  </w:t>
      </w:r>
    </w:p>
    <w:p w14:paraId="00000025" w14:textId="5BF0390F" w:rsidR="00585BFC"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Although Monkey S rarely accepted the worst offers (e.g., 2 drops after 10 seconds) regardless of whether the first </w:t>
      </w:r>
      <w:del w:id="88" w:author="Siyu Wang" w:date="2026-07-19T12:41:00Z" w16du:dateUtc="2026-07-19T16:41:00Z">
        <w:r w:rsidDel="00577185">
          <w:rPr>
            <w:rFonts w:ascii="Times New Roman" w:eastAsia="Times New Roman" w:hAnsi="Times New Roman" w:cs="Times New Roman"/>
            <w:sz w:val="24"/>
            <w:szCs w:val="24"/>
          </w:rPr>
          <w:delText>go signal</w:delText>
        </w:r>
      </w:del>
      <w:ins w:id="89"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was yellow or purple (Fig. 3A), Monkey T only showed low probabilities of accepting the worst offers when the first </w:t>
      </w:r>
      <w:del w:id="90" w:author="Siyu Wang" w:date="2026-07-19T12:41:00Z" w16du:dateUtc="2026-07-19T16:41:00Z">
        <w:r w:rsidDel="00577185">
          <w:rPr>
            <w:rFonts w:ascii="Times New Roman" w:eastAsia="Times New Roman" w:hAnsi="Times New Roman" w:cs="Times New Roman"/>
            <w:sz w:val="24"/>
            <w:szCs w:val="24"/>
          </w:rPr>
          <w:delText>go signal</w:delText>
        </w:r>
      </w:del>
      <w:ins w:id="91"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was yellow (Fig. 3B). Interestingly, Monkey T accepted all offers at rates above 80% when the first </w:t>
      </w:r>
      <w:del w:id="92" w:author="Siyu Wang" w:date="2026-07-19T12:41:00Z" w16du:dateUtc="2026-07-19T16:41:00Z">
        <w:r w:rsidDel="00577185">
          <w:rPr>
            <w:rFonts w:ascii="Times New Roman" w:eastAsia="Times New Roman" w:hAnsi="Times New Roman" w:cs="Times New Roman"/>
            <w:sz w:val="24"/>
            <w:szCs w:val="24"/>
          </w:rPr>
          <w:delText>go signal</w:delText>
        </w:r>
      </w:del>
      <w:ins w:id="93"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was purple (Fig. 3B). </w:t>
      </w:r>
    </w:p>
    <w:p w14:paraId="00000026" w14:textId="7618A186" w:rsidR="00585BFC" w:rsidRDefault="00000000" w:rsidP="006E54CC">
      <w:pPr>
        <w:shd w:val="clear" w:color="auto" w:fill="FFFFFF"/>
        <w:spacing w:after="0" w:line="480" w:lineRule="auto"/>
        <w:rPr>
          <w:rFonts w:ascii="Times New Roman" w:eastAsia="Times New Roman" w:hAnsi="Times New Roman" w:cs="Times New Roman"/>
          <w:sz w:val="24"/>
          <w:szCs w:val="24"/>
        </w:rPr>
      </w:pPr>
      <w:sdt>
        <w:sdtPr>
          <w:tag w:val="goog_rdk_4"/>
          <w:id w:val="-1390071620"/>
        </w:sdtPr>
        <w:sdtContent>
          <w:commentRangeStart w:id="94"/>
          <w:commentRangeStart w:id="95"/>
        </w:sdtContent>
      </w:sdt>
      <w:r>
        <w:rPr>
          <w:rFonts w:ascii="Times New Roman" w:eastAsia="Times New Roman" w:hAnsi="Times New Roman" w:cs="Times New Roman"/>
          <w:sz w:val="24"/>
          <w:szCs w:val="24"/>
        </w:rPr>
        <w:t xml:space="preserve">The behavioral differences between monkeys prompted us to investigate the different strategies that can be used to adjust temporal discounting behavior based on the </w:t>
      </w:r>
      <w:del w:id="96" w:author="Siyu Wang" w:date="2026-07-19T12:41:00Z" w16du:dateUtc="2026-07-19T16:41:00Z">
        <w:r w:rsidDel="00577185">
          <w:rPr>
            <w:rFonts w:ascii="Times New Roman" w:eastAsia="Times New Roman" w:hAnsi="Times New Roman" w:cs="Times New Roman"/>
            <w:sz w:val="24"/>
            <w:szCs w:val="24"/>
          </w:rPr>
          <w:delText>go signal</w:delText>
        </w:r>
      </w:del>
      <w:ins w:id="97"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The baseline strategy (Model 1; see Methods) ignores the </w:t>
      </w:r>
      <w:del w:id="98" w:author="Siyu Wang" w:date="2026-07-19T12:41:00Z" w16du:dateUtc="2026-07-19T16:41:00Z">
        <w:r w:rsidDel="00577185">
          <w:rPr>
            <w:rFonts w:ascii="Times New Roman" w:eastAsia="Times New Roman" w:hAnsi="Times New Roman" w:cs="Times New Roman"/>
            <w:sz w:val="24"/>
            <w:szCs w:val="24"/>
          </w:rPr>
          <w:delText>go signal</w:delText>
        </w:r>
      </w:del>
      <w:ins w:id="99"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and maintains a fixed acceptance preference for each of the nine offers. Clearly, neither of our monkeys used this strategy, but we included it as a control.</w:t>
      </w:r>
      <w:commentRangeEnd w:id="94"/>
      <w:r>
        <w:rPr>
          <w:rStyle w:val="CommentReference"/>
          <w:rFonts w:ascii="Times New Roman" w:eastAsia="Times New Roman" w:hAnsi="Times New Roman" w:cs="Times New Roman"/>
          <w:sz w:val="24"/>
          <w:szCs w:val="24"/>
        </w:rPr>
        <w:commentReference w:id="94"/>
      </w:r>
      <w:commentRangeEnd w:id="95"/>
      <w:r w:rsidR="00647051">
        <w:rPr>
          <w:rStyle w:val="CommentReference"/>
          <w:rFonts w:ascii="Times New Roman" w:eastAsia="Times New Roman" w:hAnsi="Times New Roman" w:cs="Times New Roman"/>
          <w:sz w:val="24"/>
          <w:szCs w:val="24"/>
        </w:rPr>
        <w:commentReference w:id="95"/>
      </w:r>
      <w:ins w:id="100" w:author="Siyu Wang" w:date="2026-07-19T14:04:00Z" w16du:dateUtc="2026-07-19T18:04:00Z">
        <w:r w:rsidR="00D80085">
          <w:rPr>
            <w:rFonts w:ascii="Times New Roman" w:eastAsia="Times New Roman" w:hAnsi="Times New Roman" w:cs="Times New Roman"/>
            <w:sz w:val="24"/>
            <w:szCs w:val="24"/>
          </w:rPr>
          <w:t xml:space="preserve"> </w:t>
        </w:r>
      </w:ins>
      <w:customXmlDelRangeStart w:id="101" w:author="Siyu Wang" w:date="2026-07-19T14:05:00Z"/>
      <w:sdt>
        <w:sdtPr>
          <w:tag w:val="goog_rdk_5"/>
          <w:id w:val="8153442"/>
        </w:sdtPr>
        <w:sdtContent>
          <w:customXmlDelRangeEnd w:id="101"/>
          <w:commentRangeStart w:id="102"/>
          <w:commentRangeStart w:id="103"/>
          <w:customXmlDelRangeStart w:id="104" w:author="Siyu Wang" w:date="2026-07-19T14:05:00Z"/>
        </w:sdtContent>
      </w:sdt>
      <w:customXmlDelRangeEnd w:id="104"/>
      <w:r>
        <w:rPr>
          <w:rFonts w:ascii="Times New Roman" w:eastAsia="Times New Roman" w:hAnsi="Times New Roman" w:cs="Times New Roman"/>
          <w:sz w:val="24"/>
          <w:szCs w:val="24"/>
        </w:rPr>
        <w:t xml:space="preserve"> The second simplistic strategy (Model 2; see Methods) </w:t>
      </w:r>
      <w:ins w:id="105" w:author="Siyu Wang" w:date="2026-07-19T14:05:00Z" w16du:dateUtc="2026-07-19T18:05:00Z">
        <w:r w:rsidR="006E54CC">
          <w:rPr>
            <w:rFonts w:ascii="Times New Roman" w:eastAsia="Times New Roman" w:hAnsi="Times New Roman" w:cs="Times New Roman"/>
            <w:sz w:val="24"/>
            <w:szCs w:val="24"/>
          </w:rPr>
          <w:t xml:space="preserve">assumes that the </w:t>
        </w:r>
      </w:ins>
      <w:ins w:id="106" w:author="Siyu Wang" w:date="2026-07-19T14:28:00Z" w16du:dateUtc="2026-07-19T18:28:00Z">
        <w:r w:rsidR="00674CD6">
          <w:rPr>
            <w:rFonts w:ascii="Times New Roman" w:eastAsia="Times New Roman" w:hAnsi="Times New Roman" w:cs="Times New Roman"/>
            <w:sz w:val="24"/>
            <w:szCs w:val="24"/>
          </w:rPr>
          <w:t>go signal</w:t>
        </w:r>
      </w:ins>
      <w:ins w:id="107" w:author="Siyu Wang" w:date="2026-07-19T14:05:00Z" w16du:dateUtc="2026-07-19T18:05:00Z">
        <w:r w:rsidR="006E54CC">
          <w:rPr>
            <w:rFonts w:ascii="Times New Roman" w:eastAsia="Times New Roman" w:hAnsi="Times New Roman" w:cs="Times New Roman"/>
            <w:sz w:val="24"/>
            <w:szCs w:val="24"/>
          </w:rPr>
          <w:t xml:space="preserve"> biases animals </w:t>
        </w:r>
      </w:ins>
      <w:ins w:id="108" w:author="Siyu Wang" w:date="2026-07-19T14:06:00Z" w16du:dateUtc="2026-07-19T18:06:00Z">
        <w:r w:rsidR="006E54CC">
          <w:rPr>
            <w:rFonts w:ascii="Times New Roman" w:eastAsia="Times New Roman" w:hAnsi="Times New Roman" w:cs="Times New Roman"/>
            <w:sz w:val="24"/>
            <w:szCs w:val="24"/>
          </w:rPr>
          <w:t xml:space="preserve">towards </w:t>
        </w:r>
      </w:ins>
      <w:ins w:id="109" w:author="Siyu Wang" w:date="2026-07-19T14:13:00Z" w16du:dateUtc="2026-07-19T18:13:00Z">
        <w:r w:rsidR="006E54CC">
          <w:rPr>
            <w:rFonts w:ascii="Times New Roman" w:eastAsia="Times New Roman" w:hAnsi="Times New Roman" w:cs="Times New Roman"/>
            <w:sz w:val="24"/>
            <w:szCs w:val="24"/>
          </w:rPr>
          <w:t>either being more (or less) likely to accept an offer, in a way that is</w:t>
        </w:r>
      </w:ins>
      <w:ins w:id="110" w:author="Siyu Wang" w:date="2026-07-19T14:06:00Z" w16du:dateUtc="2026-07-19T18:06:00Z">
        <w:r w:rsidR="006E54CC">
          <w:rPr>
            <w:rFonts w:ascii="Times New Roman" w:eastAsia="Times New Roman" w:hAnsi="Times New Roman" w:cs="Times New Roman"/>
            <w:sz w:val="24"/>
            <w:szCs w:val="24"/>
          </w:rPr>
          <w:t xml:space="preserve"> independent of the value of the original offer. </w:t>
        </w:r>
      </w:ins>
      <w:ins w:id="111" w:author="Siyu Wang" w:date="2026-07-19T14:07:00Z" w16du:dateUtc="2026-07-19T18:07:00Z">
        <w:r w:rsidR="006E54CC">
          <w:rPr>
            <w:rFonts w:ascii="Times New Roman" w:eastAsia="Times New Roman" w:hAnsi="Times New Roman" w:cs="Times New Roman"/>
            <w:sz w:val="24"/>
            <w:szCs w:val="24"/>
          </w:rPr>
          <w:t>This model operates by assigning</w:t>
        </w:r>
      </w:ins>
      <w:del w:id="112" w:author="Siyu Wang" w:date="2026-07-19T14:07:00Z" w16du:dateUtc="2026-07-19T18:07:00Z">
        <w:r w:rsidDel="006E54CC">
          <w:rPr>
            <w:rFonts w:ascii="Times New Roman" w:eastAsia="Times New Roman" w:hAnsi="Times New Roman" w:cs="Times New Roman"/>
            <w:sz w:val="24"/>
            <w:szCs w:val="24"/>
          </w:rPr>
          <w:delText>assigns</w:delText>
        </w:r>
      </w:del>
      <w:r>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Change w:id="113" w:author="Siyu Wang" w:date="2026-07-19T13:58:00Z" w16du:dateUtc="2026-07-19T17:58:00Z">
              <w:rPr/>
            </w:rPrChange>
          </w:rPr>
          <w:tag w:val="goog_rdk_6"/>
          <w:id w:val="2093864789"/>
        </w:sdtPr>
        <w:sdtContent>
          <w:del w:id="114" w:author="Siyu Wang" w:date="2026-07-19T13:58:00Z" w16du:dateUtc="2026-07-19T17:58:00Z">
            <w:r w:rsidR="006104A9" w:rsidRPr="004D5FDF" w:rsidDel="006104A9">
              <w:rPr>
                <w:rFonts w:ascii="Times New Roman" w:eastAsia="Times New Roman" w:hAnsi="Times New Roman" w:cs="Times New Roman"/>
                <w:sz w:val="24"/>
                <w:szCs w:val="24"/>
                <w:rPrChange w:id="115" w:author="Siyu Wang" w:date="2026-07-19T13:58:00Z" w16du:dateUtc="2026-07-19T17:58:00Z">
                  <w:rPr/>
                </w:rPrChange>
              </w:rPr>
              <w:delText xml:space="preserve">     </w:delText>
            </w:r>
          </w:del>
        </w:sdtContent>
      </w:sdt>
      <w:sdt>
        <w:sdtPr>
          <w:rPr>
            <w:rFonts w:ascii="Times New Roman" w:eastAsia="Times New Roman" w:hAnsi="Times New Roman" w:cs="Times New Roman"/>
            <w:sz w:val="24"/>
            <w:szCs w:val="24"/>
            <w:rPrChange w:id="116" w:author="Siyu Wang" w:date="2026-07-19T13:58:00Z" w16du:dateUtc="2026-07-19T17:58:00Z">
              <w:rPr/>
            </w:rPrChange>
          </w:rPr>
          <w:tag w:val="goog_rdk_7"/>
          <w:id w:val="75177917"/>
        </w:sdtPr>
        <w:sdtContent>
          <w:ins w:id="117" w:author="Siyu Wang" w:date="2026-07-19T14:09:00Z" w16du:dateUtc="2026-07-19T18:09:00Z">
            <w:r w:rsidR="006E54CC">
              <w:rPr>
                <w:rFonts w:ascii="Times New Roman" w:eastAsia="Times New Roman" w:hAnsi="Times New Roman" w:cs="Times New Roman"/>
                <w:sz w:val="24"/>
                <w:szCs w:val="24"/>
              </w:rPr>
              <w:t xml:space="preserve">a </w:t>
            </w:r>
          </w:ins>
          <w:r>
            <w:rPr>
              <w:rFonts w:ascii="Times New Roman" w:eastAsia="Times New Roman" w:hAnsi="Times New Roman" w:cs="Times New Roman"/>
              <w:sz w:val="24"/>
              <w:szCs w:val="24"/>
            </w:rPr>
            <w:t>value</w:t>
          </w:r>
          <w:del w:id="118" w:author="Siyu Wang" w:date="2026-07-19T14:09:00Z" w16du:dateUtc="2026-07-19T18:09:00Z">
            <w:r w:rsidDel="006E54CC">
              <w:rPr>
                <w:rFonts w:ascii="Times New Roman" w:eastAsia="Times New Roman" w:hAnsi="Times New Roman" w:cs="Times New Roman"/>
                <w:sz w:val="24"/>
                <w:szCs w:val="24"/>
              </w:rPr>
              <w:delText>s</w:delText>
            </w:r>
          </w:del>
        </w:sdtContent>
      </w:sdt>
      <w:r>
        <w:rPr>
          <w:rFonts w:ascii="Times New Roman" w:eastAsia="Times New Roman" w:hAnsi="Times New Roman" w:cs="Times New Roman"/>
          <w:sz w:val="24"/>
          <w:szCs w:val="24"/>
        </w:rPr>
        <w:t xml:space="preserve"> </w:t>
      </w:r>
      <w:del w:id="119" w:author="Siyu Wang" w:date="2026-07-19T14:07:00Z" w16du:dateUtc="2026-07-19T18:07:00Z">
        <w:r w:rsidDel="006E54CC">
          <w:rPr>
            <w:rFonts w:ascii="Times New Roman" w:eastAsia="Times New Roman" w:hAnsi="Times New Roman" w:cs="Times New Roman"/>
            <w:sz w:val="24"/>
            <w:szCs w:val="24"/>
          </w:rPr>
          <w:delText xml:space="preserve">directly </w:delText>
        </w:r>
      </w:del>
      <w:r>
        <w:rPr>
          <w:rFonts w:ascii="Times New Roman" w:eastAsia="Times New Roman" w:hAnsi="Times New Roman" w:cs="Times New Roman"/>
          <w:sz w:val="24"/>
          <w:szCs w:val="24"/>
        </w:rPr>
        <w:t xml:space="preserve">to </w:t>
      </w:r>
      <w:del w:id="120" w:author="Siyu Wang" w:date="2026-07-19T14:09:00Z" w16du:dateUtc="2026-07-19T18:09:00Z">
        <w:r w:rsidDel="006E54CC">
          <w:rPr>
            <w:rFonts w:ascii="Times New Roman" w:eastAsia="Times New Roman" w:hAnsi="Times New Roman" w:cs="Times New Roman"/>
            <w:sz w:val="24"/>
            <w:szCs w:val="24"/>
          </w:rPr>
          <w:delText xml:space="preserve">the </w:delText>
        </w:r>
      </w:del>
      <w:ins w:id="121" w:author="Siyu Wang" w:date="2026-07-19T14:09:00Z" w16du:dateUtc="2026-07-19T18:09:00Z">
        <w:r w:rsidR="006E54CC">
          <w:rPr>
            <w:rFonts w:ascii="Times New Roman" w:eastAsia="Times New Roman" w:hAnsi="Times New Roman" w:cs="Times New Roman"/>
            <w:sz w:val="24"/>
            <w:szCs w:val="24"/>
          </w:rPr>
          <w:t>each</w:t>
        </w:r>
        <w:r w:rsidR="006E54CC">
          <w:rPr>
            <w:rFonts w:ascii="Times New Roman" w:eastAsia="Times New Roman" w:hAnsi="Times New Roman" w:cs="Times New Roman"/>
            <w:sz w:val="24"/>
            <w:szCs w:val="24"/>
          </w:rPr>
          <w:t xml:space="preserve"> </w:t>
        </w:r>
      </w:ins>
      <w:del w:id="122" w:author="Siyu Wang" w:date="2026-07-19T12:41:00Z" w16du:dateUtc="2026-07-19T16:41:00Z">
        <w:r w:rsidDel="00577185">
          <w:rPr>
            <w:rFonts w:ascii="Times New Roman" w:eastAsia="Times New Roman" w:hAnsi="Times New Roman" w:cs="Times New Roman"/>
            <w:sz w:val="24"/>
            <w:szCs w:val="24"/>
          </w:rPr>
          <w:delText>go signal</w:delText>
        </w:r>
      </w:del>
      <w:ins w:id="123"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and </w:t>
      </w:r>
      <w:del w:id="124" w:author="Siyu Wang" w:date="2026-07-19T14:08:00Z" w16du:dateUtc="2026-07-19T18:08:00Z">
        <w:r w:rsidDel="006E54CC">
          <w:rPr>
            <w:rFonts w:ascii="Times New Roman" w:eastAsia="Times New Roman" w:hAnsi="Times New Roman" w:cs="Times New Roman"/>
            <w:sz w:val="24"/>
            <w:szCs w:val="24"/>
          </w:rPr>
          <w:delText>chooses to accept if the</w:delText>
        </w:r>
      </w:del>
      <w:del w:id="125" w:author="Siyu Wang" w:date="2026-07-19T13:59:00Z" w16du:dateUtc="2026-07-19T17:59:00Z">
        <w:r w:rsidDel="00EE6ECD">
          <w:rPr>
            <w:rFonts w:ascii="Times New Roman" w:eastAsia="Times New Roman" w:hAnsi="Times New Roman" w:cs="Times New Roman"/>
            <w:sz w:val="24"/>
            <w:szCs w:val="24"/>
          </w:rPr>
          <w:delText xml:space="preserve"> </w:delText>
        </w:r>
      </w:del>
      <w:customXmlDelRangeStart w:id="126" w:author="Siyu Wang" w:date="2026-07-19T14:08:00Z"/>
      <w:sdt>
        <w:sdtPr>
          <w:rPr>
            <w:rFonts w:ascii="Times New Roman" w:eastAsia="Times New Roman" w:hAnsi="Times New Roman" w:cs="Times New Roman"/>
            <w:sz w:val="24"/>
            <w:szCs w:val="24"/>
            <w:rPrChange w:id="127" w:author="Siyu Wang" w:date="2026-07-19T13:58:00Z" w16du:dateUtc="2026-07-19T17:58:00Z">
              <w:rPr/>
            </w:rPrChange>
          </w:rPr>
          <w:tag w:val="goog_rdk_8"/>
          <w:id w:val="1330323021"/>
        </w:sdtPr>
        <w:sdtContent>
          <w:customXmlDelRangeEnd w:id="126"/>
          <w:del w:id="128" w:author="Siyu Wang" w:date="2026-07-19T13:59:00Z" w16du:dateUtc="2026-07-19T17:59:00Z">
            <w:r w:rsidR="00EE6ECD" w:rsidDel="00EE6ECD">
              <w:rPr>
                <w:rFonts w:ascii="Times New Roman" w:eastAsia="Times New Roman" w:hAnsi="Times New Roman" w:cs="Times New Roman"/>
                <w:sz w:val="24"/>
                <w:szCs w:val="24"/>
              </w:rPr>
              <w:delText xml:space="preserve">     </w:delText>
            </w:r>
          </w:del>
          <w:customXmlDelRangeStart w:id="129" w:author="Siyu Wang" w:date="2026-07-19T14:08:00Z"/>
        </w:sdtContent>
      </w:sdt>
      <w:customXmlDelRangeEnd w:id="129"/>
      <w:customXmlDelRangeStart w:id="130" w:author="Siyu Wang" w:date="2026-07-19T14:08:00Z"/>
      <w:sdt>
        <w:sdtPr>
          <w:rPr>
            <w:rFonts w:ascii="Times New Roman" w:eastAsia="Times New Roman" w:hAnsi="Times New Roman" w:cs="Times New Roman"/>
            <w:sz w:val="24"/>
            <w:szCs w:val="24"/>
            <w:rPrChange w:id="131" w:author="Siyu Wang" w:date="2026-07-19T13:58:00Z" w16du:dateUtc="2026-07-19T17:58:00Z">
              <w:rPr/>
            </w:rPrChange>
          </w:rPr>
          <w:tag w:val="goog_rdk_9"/>
          <w:id w:val="-1307304616"/>
        </w:sdtPr>
        <w:sdtContent>
          <w:customXmlDelRangeEnd w:id="130"/>
          <w:del w:id="132" w:author="Siyu Wang" w:date="2026-07-19T14:07:00Z" w16du:dateUtc="2026-07-19T18:07:00Z">
            <w:r w:rsidDel="006E54CC">
              <w:rPr>
                <w:rFonts w:ascii="Times New Roman" w:eastAsia="Times New Roman" w:hAnsi="Times New Roman" w:cs="Times New Roman"/>
                <w:sz w:val="24"/>
                <w:szCs w:val="24"/>
              </w:rPr>
              <w:delText xml:space="preserve">sum </w:delText>
            </w:r>
          </w:del>
          <w:del w:id="133" w:author="Siyu Wang" w:date="2026-07-19T14:08:00Z" w16du:dateUtc="2026-07-19T18:08:00Z">
            <w:r w:rsidDel="006E54CC">
              <w:rPr>
                <w:rFonts w:ascii="Times New Roman" w:eastAsia="Times New Roman" w:hAnsi="Times New Roman" w:cs="Times New Roman"/>
                <w:sz w:val="24"/>
                <w:szCs w:val="24"/>
              </w:rPr>
              <w:delText>of</w:delText>
            </w:r>
          </w:del>
          <w:customXmlDelRangeStart w:id="134" w:author="Siyu Wang" w:date="2026-07-19T14:08:00Z"/>
        </w:sdtContent>
      </w:sdt>
      <w:customXmlDelRangeEnd w:id="134"/>
      <w:del w:id="135" w:author="Siyu Wang" w:date="2026-07-19T14:08:00Z" w16du:dateUtc="2026-07-19T18:08:00Z">
        <w:r w:rsidDel="006E54CC">
          <w:rPr>
            <w:rFonts w:ascii="Times New Roman" w:eastAsia="Times New Roman" w:hAnsi="Times New Roman" w:cs="Times New Roman"/>
            <w:sz w:val="24"/>
            <w:szCs w:val="24"/>
          </w:rPr>
          <w:delText xml:space="preserve"> the </w:delText>
        </w:r>
      </w:del>
      <w:del w:id="136" w:author="Siyu Wang" w:date="2026-07-19T14:07:00Z" w16du:dateUtc="2026-07-19T18:07:00Z">
        <w:r w:rsidDel="006E54CC">
          <w:rPr>
            <w:rFonts w:ascii="Times New Roman" w:eastAsia="Times New Roman" w:hAnsi="Times New Roman" w:cs="Times New Roman"/>
            <w:sz w:val="24"/>
            <w:szCs w:val="24"/>
          </w:rPr>
          <w:delText>delayed reward</w:delText>
        </w:r>
      </w:del>
      <w:del w:id="137" w:author="Siyu Wang" w:date="2026-07-19T14:08:00Z" w16du:dateUtc="2026-07-19T18:08:00Z">
        <w:r w:rsidDel="006E54CC">
          <w:rPr>
            <w:rFonts w:ascii="Times New Roman" w:eastAsia="Times New Roman" w:hAnsi="Times New Roman" w:cs="Times New Roman"/>
            <w:sz w:val="24"/>
            <w:szCs w:val="24"/>
          </w:rPr>
          <w:delText xml:space="preserve"> offer </w:delText>
        </w:r>
      </w:del>
      <w:del w:id="138" w:author="Siyu Wang" w:date="2026-07-19T14:07:00Z" w16du:dateUtc="2026-07-19T18:07:00Z">
        <w:r w:rsidDel="006E54CC">
          <w:rPr>
            <w:rFonts w:ascii="Times New Roman" w:eastAsia="Times New Roman" w:hAnsi="Times New Roman" w:cs="Times New Roman"/>
            <w:sz w:val="24"/>
            <w:szCs w:val="24"/>
          </w:rPr>
          <w:delText xml:space="preserve">value </w:delText>
        </w:r>
      </w:del>
      <w:del w:id="139" w:author="Siyu Wang" w:date="2026-07-19T14:08:00Z" w16du:dateUtc="2026-07-19T18:08:00Z">
        <w:r w:rsidDel="006E54CC">
          <w:rPr>
            <w:rFonts w:ascii="Times New Roman" w:eastAsia="Times New Roman" w:hAnsi="Times New Roman" w:cs="Times New Roman"/>
            <w:sz w:val="24"/>
            <w:szCs w:val="24"/>
          </w:rPr>
          <w:delText xml:space="preserve">and the </w:delText>
        </w:r>
      </w:del>
      <w:del w:id="140" w:author="Siyu Wang" w:date="2026-07-19T12:41:00Z" w16du:dateUtc="2026-07-19T16:41:00Z">
        <w:r w:rsidDel="00577185">
          <w:rPr>
            <w:rFonts w:ascii="Times New Roman" w:eastAsia="Times New Roman" w:hAnsi="Times New Roman" w:cs="Times New Roman"/>
            <w:sz w:val="24"/>
            <w:szCs w:val="24"/>
          </w:rPr>
          <w:delText>go signal</w:delText>
        </w:r>
      </w:del>
      <w:del w:id="141" w:author="Siyu Wang" w:date="2026-07-19T14:08:00Z" w16du:dateUtc="2026-07-19T18:08:00Z">
        <w:r w:rsidDel="006E54CC">
          <w:rPr>
            <w:rFonts w:ascii="Times New Roman" w:eastAsia="Times New Roman" w:hAnsi="Times New Roman" w:cs="Times New Roman"/>
            <w:sz w:val="24"/>
            <w:szCs w:val="24"/>
          </w:rPr>
          <w:delText xml:space="preserve"> </w:delText>
        </w:r>
      </w:del>
      <w:customXmlDelRangeStart w:id="142" w:author="Siyu Wang" w:date="2026-07-19T14:08:00Z"/>
      <w:sdt>
        <w:sdtPr>
          <w:rPr>
            <w:rFonts w:ascii="Times New Roman" w:eastAsia="Times New Roman" w:hAnsi="Times New Roman" w:cs="Times New Roman"/>
            <w:sz w:val="24"/>
            <w:szCs w:val="24"/>
            <w:rPrChange w:id="143" w:author="Siyu Wang" w:date="2026-07-19T13:58:00Z" w16du:dateUtc="2026-07-19T17:58:00Z">
              <w:rPr/>
            </w:rPrChange>
          </w:rPr>
          <w:tag w:val="goog_rdk_10"/>
          <w:id w:val="-2062509609"/>
        </w:sdtPr>
        <w:sdtContent>
          <w:customXmlDelRangeEnd w:id="142"/>
          <w:ins w:id="144" w:author="ROSSELLA FALCONE" w:date="2026-07-15T17:10:00Z">
            <w:del w:id="145" w:author="Siyu Wang" w:date="2026-07-19T13:59:00Z" w16du:dateUtc="2026-07-19T17:59:00Z">
              <w:r w:rsidDel="00AB6F73">
                <w:rPr>
                  <w:rFonts w:ascii="Times New Roman" w:eastAsia="Times New Roman" w:hAnsi="Times New Roman" w:cs="Times New Roman"/>
                  <w:sz w:val="24"/>
                  <w:szCs w:val="24"/>
                </w:rPr>
                <w:delText>bias</w:delText>
              </w:r>
            </w:del>
          </w:ins>
          <w:customXmlDelRangeStart w:id="146" w:author="Siyu Wang" w:date="2026-07-19T14:08:00Z"/>
        </w:sdtContent>
      </w:sdt>
      <w:customXmlDelRangeEnd w:id="146"/>
      <w:customXmlDelRangeStart w:id="147" w:author="Siyu Wang" w:date="2026-07-19T14:08:00Z"/>
      <w:sdt>
        <w:sdtPr>
          <w:rPr>
            <w:rFonts w:ascii="Times New Roman" w:eastAsia="Times New Roman" w:hAnsi="Times New Roman" w:cs="Times New Roman"/>
            <w:sz w:val="24"/>
            <w:szCs w:val="24"/>
            <w:rPrChange w:id="148" w:author="Siyu Wang" w:date="2026-07-19T13:58:00Z" w16du:dateUtc="2026-07-19T17:58:00Z">
              <w:rPr/>
            </w:rPrChange>
          </w:rPr>
          <w:tag w:val="goog_rdk_11"/>
          <w:id w:val="-1548118797"/>
        </w:sdtPr>
        <w:sdtContent>
          <w:customXmlDelRangeEnd w:id="147"/>
          <w:del w:id="149" w:author="Siyu Wang" w:date="2026-07-19T14:08:00Z" w16du:dateUtc="2026-07-19T18:08:00Z">
            <w:r w:rsidDel="006E54CC">
              <w:rPr>
                <w:rFonts w:ascii="Times New Roman" w:eastAsia="Times New Roman" w:hAnsi="Times New Roman" w:cs="Times New Roman"/>
                <w:sz w:val="24"/>
                <w:szCs w:val="24"/>
              </w:rPr>
              <w:delText>value</w:delText>
            </w:r>
          </w:del>
          <w:customXmlDelRangeStart w:id="150" w:author="Siyu Wang" w:date="2026-07-19T14:08:00Z"/>
        </w:sdtContent>
      </w:sdt>
      <w:customXmlDelRangeEnd w:id="150"/>
      <w:del w:id="151" w:author="Siyu Wang" w:date="2026-07-19T14:08:00Z" w16du:dateUtc="2026-07-19T18:08:00Z">
        <w:r w:rsidDel="006E54CC">
          <w:rPr>
            <w:rFonts w:ascii="Times New Roman" w:eastAsia="Times New Roman" w:hAnsi="Times New Roman" w:cs="Times New Roman"/>
            <w:sz w:val="24"/>
            <w:szCs w:val="24"/>
          </w:rPr>
          <w:delText xml:space="preserve"> exceeds a threshold, and chooses to reject otherwise</w:delText>
        </w:r>
      </w:del>
      <w:ins w:id="152" w:author="Siyu Wang" w:date="2026-07-19T14:08:00Z" w16du:dateUtc="2026-07-19T18:08:00Z">
        <w:r w:rsidR="006E54CC">
          <w:rPr>
            <w:rFonts w:ascii="Times New Roman" w:eastAsia="Times New Roman" w:hAnsi="Times New Roman" w:cs="Times New Roman"/>
            <w:sz w:val="24"/>
            <w:szCs w:val="24"/>
          </w:rPr>
          <w:t>add</w:t>
        </w:r>
      </w:ins>
      <w:ins w:id="153" w:author="Siyu Wang" w:date="2026-07-19T14:14:00Z" w16du:dateUtc="2026-07-19T18:14:00Z">
        <w:r w:rsidR="003E7CDD">
          <w:rPr>
            <w:rFonts w:ascii="Times New Roman" w:eastAsia="Times New Roman" w:hAnsi="Times New Roman" w:cs="Times New Roman"/>
            <w:sz w:val="24"/>
            <w:szCs w:val="24"/>
          </w:rPr>
          <w:t>ing</w:t>
        </w:r>
      </w:ins>
      <w:ins w:id="154" w:author="Siyu Wang" w:date="2026-07-19T14:08:00Z" w16du:dateUtc="2026-07-19T18:08:00Z">
        <w:r w:rsidR="006E54CC">
          <w:rPr>
            <w:rFonts w:ascii="Times New Roman" w:eastAsia="Times New Roman" w:hAnsi="Times New Roman" w:cs="Times New Roman"/>
            <w:sz w:val="24"/>
            <w:szCs w:val="24"/>
          </w:rPr>
          <w:t xml:space="preserve"> the value of the go signal to the value of the original reward offer</w:t>
        </w:r>
      </w:ins>
      <w:ins w:id="155" w:author="Siyu Wang" w:date="2026-07-19T14:10:00Z" w16du:dateUtc="2026-07-19T18:10:00Z">
        <w:r w:rsidR="006E54CC">
          <w:rPr>
            <w:rFonts w:ascii="Times New Roman" w:eastAsia="Times New Roman" w:hAnsi="Times New Roman" w:cs="Times New Roman"/>
            <w:sz w:val="24"/>
            <w:szCs w:val="24"/>
          </w:rPr>
          <w:t xml:space="preserve"> to bias decisions</w:t>
        </w:r>
      </w:ins>
      <w:r>
        <w:rPr>
          <w:rFonts w:ascii="Times New Roman" w:eastAsia="Times New Roman" w:hAnsi="Times New Roman" w:cs="Times New Roman"/>
          <w:sz w:val="24"/>
          <w:szCs w:val="24"/>
        </w:rPr>
        <w:t xml:space="preserve">. </w:t>
      </w:r>
      <w:del w:id="156" w:author="Siyu Wang" w:date="2026-07-19T14:09:00Z" w16du:dateUtc="2026-07-19T18:09:00Z">
        <w:r w:rsidDel="006E54CC">
          <w:rPr>
            <w:rFonts w:ascii="Times New Roman" w:eastAsia="Times New Roman" w:hAnsi="Times New Roman" w:cs="Times New Roman"/>
            <w:sz w:val="24"/>
            <w:szCs w:val="24"/>
          </w:rPr>
          <w:delText xml:space="preserve">The </w:delText>
        </w:r>
      </w:del>
      <w:del w:id="157" w:author="Siyu Wang" w:date="2026-07-19T12:41:00Z" w16du:dateUtc="2026-07-19T16:41:00Z">
        <w:r w:rsidDel="00577185">
          <w:rPr>
            <w:rFonts w:ascii="Times New Roman" w:eastAsia="Times New Roman" w:hAnsi="Times New Roman" w:cs="Times New Roman"/>
            <w:sz w:val="24"/>
            <w:szCs w:val="24"/>
          </w:rPr>
          <w:delText>go signal</w:delText>
        </w:r>
      </w:del>
      <w:del w:id="158" w:author="Siyu Wang" w:date="2026-07-19T14:09:00Z" w16du:dateUtc="2026-07-19T18:09:00Z">
        <w:r w:rsidDel="006E54CC">
          <w:rPr>
            <w:rFonts w:ascii="Times New Roman" w:eastAsia="Times New Roman" w:hAnsi="Times New Roman" w:cs="Times New Roman"/>
            <w:sz w:val="24"/>
            <w:szCs w:val="24"/>
          </w:rPr>
          <w:delText xml:space="preserve"> </w:delText>
        </w:r>
      </w:del>
      <w:customXmlDelRangeStart w:id="159" w:author="Siyu Wang" w:date="2026-07-19T14:09:00Z"/>
      <w:sdt>
        <w:sdtPr>
          <w:rPr>
            <w:rFonts w:ascii="Times New Roman" w:eastAsia="Times New Roman" w:hAnsi="Times New Roman" w:cs="Times New Roman"/>
            <w:sz w:val="24"/>
            <w:szCs w:val="24"/>
            <w:rPrChange w:id="160" w:author="Siyu Wang" w:date="2026-07-19T13:58:00Z" w16du:dateUtc="2026-07-19T17:58:00Z">
              <w:rPr/>
            </w:rPrChange>
          </w:rPr>
          <w:tag w:val="goog_rdk_12"/>
          <w:id w:val="177657971"/>
        </w:sdtPr>
        <w:sdtContent>
          <w:customXmlDelRangeEnd w:id="159"/>
          <w:ins w:id="161" w:author="ROSSELLA FALCONE" w:date="2026-07-15T17:02:00Z">
            <w:del w:id="162" w:author="Siyu Wang" w:date="2026-07-19T13:59:00Z" w16du:dateUtc="2026-07-19T17:59:00Z">
              <w:r w:rsidDel="009E0E50">
                <w:rPr>
                  <w:rFonts w:ascii="Times New Roman" w:eastAsia="Times New Roman" w:hAnsi="Times New Roman" w:cs="Times New Roman"/>
                  <w:sz w:val="24"/>
                  <w:szCs w:val="24"/>
                </w:rPr>
                <w:delText>bias</w:delText>
              </w:r>
            </w:del>
          </w:ins>
          <w:customXmlDelRangeStart w:id="163" w:author="Siyu Wang" w:date="2026-07-19T14:09:00Z"/>
        </w:sdtContent>
      </w:sdt>
      <w:customXmlDelRangeEnd w:id="163"/>
      <w:customXmlDelRangeStart w:id="164" w:author="Siyu Wang" w:date="2026-07-19T14:09:00Z"/>
      <w:sdt>
        <w:sdtPr>
          <w:rPr>
            <w:rFonts w:ascii="Times New Roman" w:eastAsia="Times New Roman" w:hAnsi="Times New Roman" w:cs="Times New Roman"/>
            <w:sz w:val="24"/>
            <w:szCs w:val="24"/>
            <w:rPrChange w:id="165" w:author="Siyu Wang" w:date="2026-07-19T13:58:00Z" w16du:dateUtc="2026-07-19T17:58:00Z">
              <w:rPr/>
            </w:rPrChange>
          </w:rPr>
          <w:tag w:val="goog_rdk_13"/>
          <w:id w:val="-1804859130"/>
        </w:sdtPr>
        <w:sdtContent>
          <w:customXmlDelRangeEnd w:id="164"/>
          <w:del w:id="166" w:author="Siyu Wang" w:date="2026-07-19T14:09:00Z" w16du:dateUtc="2026-07-19T18:09:00Z">
            <w:r w:rsidDel="006E54CC">
              <w:rPr>
                <w:rFonts w:ascii="Times New Roman" w:eastAsia="Times New Roman" w:hAnsi="Times New Roman" w:cs="Times New Roman"/>
                <w:sz w:val="24"/>
                <w:szCs w:val="24"/>
              </w:rPr>
              <w:delText>value</w:delText>
            </w:r>
          </w:del>
          <w:customXmlDelRangeStart w:id="167" w:author="Siyu Wang" w:date="2026-07-19T14:09:00Z"/>
        </w:sdtContent>
      </w:sdt>
      <w:customXmlDelRangeEnd w:id="167"/>
      <w:del w:id="168" w:author="Siyu Wang" w:date="2026-07-19T14:09:00Z" w16du:dateUtc="2026-07-19T18:09:00Z">
        <w:r w:rsidDel="006E54CC">
          <w:rPr>
            <w:rFonts w:ascii="Times New Roman" w:eastAsia="Times New Roman" w:hAnsi="Times New Roman" w:cs="Times New Roman"/>
            <w:sz w:val="24"/>
            <w:szCs w:val="24"/>
          </w:rPr>
          <w:delText xml:space="preserve"> </w:delText>
        </w:r>
      </w:del>
      <w:customXmlDelRangeStart w:id="169" w:author="Siyu Wang" w:date="2026-07-19T14:09:00Z"/>
      <w:sdt>
        <w:sdtPr>
          <w:rPr>
            <w:rFonts w:ascii="Times New Roman" w:eastAsia="Times New Roman" w:hAnsi="Times New Roman" w:cs="Times New Roman"/>
            <w:sz w:val="24"/>
            <w:szCs w:val="24"/>
            <w:rPrChange w:id="170" w:author="Siyu Wang" w:date="2026-07-19T13:58:00Z" w16du:dateUtc="2026-07-19T17:58:00Z">
              <w:rPr/>
            </w:rPrChange>
          </w:rPr>
          <w:tag w:val="goog_rdk_14"/>
          <w:id w:val="-1319696383"/>
        </w:sdtPr>
        <w:sdtContent>
          <w:customXmlDelRangeEnd w:id="169"/>
          <w:customXmlDelRangeStart w:id="171" w:author="Siyu Wang" w:date="2026-07-19T14:09:00Z"/>
          <w:sdt>
            <w:sdtPr>
              <w:rPr>
                <w:rFonts w:ascii="Times New Roman" w:eastAsia="Times New Roman" w:hAnsi="Times New Roman" w:cs="Times New Roman"/>
                <w:sz w:val="24"/>
                <w:szCs w:val="24"/>
                <w:rPrChange w:id="172" w:author="Siyu Wang" w:date="2026-07-19T13:58:00Z" w16du:dateUtc="2026-07-19T17:58:00Z">
                  <w:rPr/>
                </w:rPrChange>
              </w:rPr>
              <w:tag w:val="goog_rdk_15"/>
              <w:id w:val="115335983"/>
            </w:sdtPr>
            <w:sdtContent>
              <w:customXmlDelRangeEnd w:id="171"/>
              <w:ins w:id="173" w:author="ROSSELLA FALCONE" w:date="2026-07-15T17:11:00Z">
                <w:del w:id="174" w:author="Siyu Wang" w:date="2026-07-19T13:59:00Z" w16du:dateUtc="2026-07-19T17:59:00Z">
                  <w:r w:rsidDel="009E0E50">
                    <w:rPr>
                      <w:rFonts w:ascii="Times New Roman" w:eastAsia="Times New Roman" w:hAnsi="Times New Roman" w:cs="Times New Roman"/>
                      <w:sz w:val="24"/>
                      <w:szCs w:val="24"/>
                    </w:rPr>
                    <w:delText>approximates</w:delText>
                  </w:r>
                </w:del>
              </w:ins>
              <w:customXmlDelRangeStart w:id="175" w:author="Siyu Wang" w:date="2026-07-19T14:09:00Z"/>
            </w:sdtContent>
          </w:sdt>
          <w:customXmlDelRangeEnd w:id="175"/>
          <w:customXmlDelRangeStart w:id="176" w:author="Siyu Wang" w:date="2026-07-19T14:09:00Z"/>
        </w:sdtContent>
      </w:sdt>
      <w:customXmlDelRangeEnd w:id="176"/>
      <w:customXmlDelRangeStart w:id="177" w:author="Siyu Wang" w:date="2026-07-19T14:09:00Z"/>
      <w:sdt>
        <w:sdtPr>
          <w:rPr>
            <w:rFonts w:ascii="Times New Roman" w:eastAsia="Times New Roman" w:hAnsi="Times New Roman" w:cs="Times New Roman"/>
            <w:sz w:val="24"/>
            <w:szCs w:val="24"/>
            <w:rPrChange w:id="178" w:author="Siyu Wang" w:date="2026-07-19T13:58:00Z" w16du:dateUtc="2026-07-19T17:58:00Z">
              <w:rPr/>
            </w:rPrChange>
          </w:rPr>
          <w:tag w:val="goog_rdk_16"/>
          <w:id w:val="1972351606"/>
        </w:sdtPr>
        <w:sdtContent>
          <w:customXmlDelRangeEnd w:id="177"/>
          <w:del w:id="179" w:author="Siyu Wang" w:date="2026-07-19T14:09:00Z" w16du:dateUtc="2026-07-19T18:09:00Z">
            <w:r w:rsidDel="006E54CC">
              <w:rPr>
                <w:rFonts w:ascii="Times New Roman" w:eastAsia="Times New Roman" w:hAnsi="Times New Roman" w:cs="Times New Roman"/>
                <w:sz w:val="24"/>
                <w:szCs w:val="24"/>
              </w:rPr>
              <w:delText>is an approximation of</w:delText>
            </w:r>
          </w:del>
          <w:customXmlDelRangeStart w:id="180" w:author="Siyu Wang" w:date="2026-07-19T14:09:00Z"/>
        </w:sdtContent>
      </w:sdt>
      <w:customXmlDelRangeEnd w:id="180"/>
      <w:del w:id="181" w:author="Siyu Wang" w:date="2026-07-19T14:09:00Z" w16du:dateUtc="2026-07-19T18:09:00Z">
        <w:r w:rsidDel="006E54CC">
          <w:rPr>
            <w:rFonts w:ascii="Times New Roman" w:eastAsia="Times New Roman" w:hAnsi="Times New Roman" w:cs="Times New Roman"/>
            <w:sz w:val="24"/>
            <w:szCs w:val="24"/>
          </w:rPr>
          <w:delText xml:space="preserve"> how much the </w:delText>
        </w:r>
      </w:del>
      <w:del w:id="182" w:author="Siyu Wang" w:date="2026-07-19T12:41:00Z" w16du:dateUtc="2026-07-19T16:41:00Z">
        <w:r w:rsidDel="00577185">
          <w:rPr>
            <w:rFonts w:ascii="Times New Roman" w:eastAsia="Times New Roman" w:hAnsi="Times New Roman" w:cs="Times New Roman"/>
            <w:sz w:val="24"/>
            <w:szCs w:val="24"/>
          </w:rPr>
          <w:delText>go signal</w:delText>
        </w:r>
      </w:del>
      <w:customXmlDelRangeStart w:id="183" w:author="Siyu Wang" w:date="2026-07-19T14:09:00Z"/>
      <w:sdt>
        <w:sdtPr>
          <w:rPr>
            <w:rFonts w:ascii="Times New Roman" w:eastAsia="Times New Roman" w:hAnsi="Times New Roman" w:cs="Times New Roman"/>
            <w:sz w:val="24"/>
            <w:szCs w:val="24"/>
            <w:rPrChange w:id="184" w:author="Siyu Wang" w:date="2026-07-19T13:58:00Z" w16du:dateUtc="2026-07-19T17:58:00Z">
              <w:rPr/>
            </w:rPrChange>
          </w:rPr>
          <w:tag w:val="goog_rdk_17"/>
          <w:id w:val="-1643769184"/>
        </w:sdtPr>
        <w:sdtContent>
          <w:customXmlDelRangeEnd w:id="183"/>
          <w:ins w:id="185" w:author="ROSSELLA FALCONE" w:date="2026-07-15T17:02:00Z">
            <w:del w:id="186" w:author="Siyu Wang" w:date="2026-07-19T14:09:00Z" w16du:dateUtc="2026-07-19T18:09:00Z">
              <w:r w:rsidDel="006E54CC">
                <w:rPr>
                  <w:rFonts w:ascii="Times New Roman" w:eastAsia="Times New Roman" w:hAnsi="Times New Roman" w:cs="Times New Roman"/>
                  <w:sz w:val="24"/>
                  <w:szCs w:val="24"/>
                </w:rPr>
                <w:delText xml:space="preserve"> shifts the tendency to accept or reject an offer</w:delText>
              </w:r>
            </w:del>
          </w:ins>
          <w:customXmlDelRangeStart w:id="187" w:author="Siyu Wang" w:date="2026-07-19T14:09:00Z"/>
        </w:sdtContent>
      </w:sdt>
      <w:customXmlDelRangeEnd w:id="187"/>
      <w:del w:id="188" w:author="Siyu Wang" w:date="2026-07-19T14:09:00Z" w16du:dateUtc="2026-07-19T18:09:00Z">
        <w:r w:rsidDel="006E54CC">
          <w:rPr>
            <w:rFonts w:ascii="Times New Roman" w:eastAsia="Times New Roman" w:hAnsi="Times New Roman" w:cs="Times New Roman"/>
            <w:sz w:val="24"/>
            <w:szCs w:val="24"/>
          </w:rPr>
          <w:delText xml:space="preserve"> </w:delText>
        </w:r>
      </w:del>
      <w:customXmlDelRangeStart w:id="189" w:author="Siyu Wang" w:date="2026-07-19T14:09:00Z"/>
      <w:sdt>
        <w:sdtPr>
          <w:rPr>
            <w:rFonts w:ascii="Times New Roman" w:eastAsia="Times New Roman" w:hAnsi="Times New Roman" w:cs="Times New Roman"/>
            <w:sz w:val="24"/>
            <w:szCs w:val="24"/>
            <w:rPrChange w:id="190" w:author="Siyu Wang" w:date="2026-07-19T13:58:00Z" w16du:dateUtc="2026-07-19T17:58:00Z">
              <w:rPr/>
            </w:rPrChange>
          </w:rPr>
          <w:tag w:val="goog_rdk_18"/>
          <w:id w:val="-603667644"/>
        </w:sdtPr>
        <w:sdtContent>
          <w:customXmlDelRangeEnd w:id="189"/>
          <w:del w:id="191" w:author="Siyu Wang" w:date="2026-07-19T14:09:00Z" w16du:dateUtc="2026-07-19T18:09:00Z">
            <w:r w:rsidDel="006E54CC">
              <w:rPr>
                <w:rFonts w:ascii="Times New Roman" w:eastAsia="Times New Roman" w:hAnsi="Times New Roman" w:cs="Times New Roman"/>
                <w:sz w:val="24"/>
                <w:szCs w:val="24"/>
              </w:rPr>
              <w:delText>increases or decreases the offer value</w:delText>
            </w:r>
          </w:del>
          <w:customXmlDelRangeStart w:id="192" w:author="Siyu Wang" w:date="2026-07-19T14:09:00Z"/>
        </w:sdtContent>
      </w:sdt>
      <w:customXmlDelRangeEnd w:id="192"/>
      <w:del w:id="193" w:author="Siyu Wang" w:date="2026-07-19T14:09:00Z" w16du:dateUtc="2026-07-19T18:09:00Z">
        <w:r w:rsidDel="006E54CC">
          <w:rPr>
            <w:rFonts w:ascii="Times New Roman" w:eastAsia="Times New Roman" w:hAnsi="Times New Roman" w:cs="Times New Roman"/>
            <w:sz w:val="24"/>
            <w:szCs w:val="24"/>
          </w:rPr>
          <w:delText xml:space="preserve">, and assumes that </w:delText>
        </w:r>
      </w:del>
      <w:customXmlDelRangeStart w:id="194" w:author="Siyu Wang" w:date="2026-07-19T14:09:00Z"/>
      <w:sdt>
        <w:sdtPr>
          <w:rPr>
            <w:rFonts w:ascii="Times New Roman" w:eastAsia="Times New Roman" w:hAnsi="Times New Roman" w:cs="Times New Roman"/>
            <w:sz w:val="24"/>
            <w:szCs w:val="24"/>
            <w:rPrChange w:id="195" w:author="Siyu Wang" w:date="2026-07-19T13:58:00Z" w16du:dateUtc="2026-07-19T17:58:00Z">
              <w:rPr/>
            </w:rPrChange>
          </w:rPr>
          <w:tag w:val="goog_rdk_19"/>
          <w:id w:val="1419184453"/>
        </w:sdtPr>
        <w:sdtContent>
          <w:customXmlDelRangeEnd w:id="194"/>
          <w:ins w:id="196" w:author="ROSSELLA FALCONE" w:date="2026-07-15T17:04:00Z">
            <w:del w:id="197" w:author="Siyu Wang" w:date="2026-07-19T14:09:00Z" w16du:dateUtc="2026-07-19T18:09:00Z">
              <w:r w:rsidDel="006E54CC">
                <w:rPr>
                  <w:rFonts w:ascii="Times New Roman" w:eastAsia="Times New Roman" w:hAnsi="Times New Roman" w:cs="Times New Roman"/>
                  <w:sz w:val="24"/>
                  <w:szCs w:val="24"/>
                </w:rPr>
                <w:delText xml:space="preserve">the shift is </w:delText>
              </w:r>
            </w:del>
          </w:ins>
          <w:customXmlDelRangeStart w:id="198" w:author="Siyu Wang" w:date="2026-07-19T14:09:00Z"/>
        </w:sdtContent>
      </w:sdt>
      <w:customXmlDelRangeEnd w:id="198"/>
      <w:customXmlDelRangeStart w:id="199" w:author="Siyu Wang" w:date="2026-07-19T14:09:00Z"/>
      <w:sdt>
        <w:sdtPr>
          <w:rPr>
            <w:rFonts w:ascii="Times New Roman" w:eastAsia="Times New Roman" w:hAnsi="Times New Roman" w:cs="Times New Roman"/>
            <w:sz w:val="24"/>
            <w:szCs w:val="24"/>
            <w:rPrChange w:id="200" w:author="Siyu Wang" w:date="2026-07-19T13:58:00Z" w16du:dateUtc="2026-07-19T17:58:00Z">
              <w:rPr/>
            </w:rPrChange>
          </w:rPr>
          <w:tag w:val="goog_rdk_20"/>
          <w:id w:val="-681816026"/>
        </w:sdtPr>
        <w:sdtContent>
          <w:customXmlDelRangeEnd w:id="199"/>
          <w:del w:id="201" w:author="Siyu Wang" w:date="2026-07-19T14:09:00Z" w16du:dateUtc="2026-07-19T18:09:00Z">
            <w:r w:rsidDel="006E54CC">
              <w:rPr>
                <w:rFonts w:ascii="Times New Roman" w:eastAsia="Times New Roman" w:hAnsi="Times New Roman" w:cs="Times New Roman"/>
                <w:sz w:val="24"/>
                <w:szCs w:val="24"/>
              </w:rPr>
              <w:delText>this increase or decrease is</w:delText>
            </w:r>
          </w:del>
          <w:customXmlDelRangeStart w:id="202" w:author="Siyu Wang" w:date="2026-07-19T14:09:00Z"/>
        </w:sdtContent>
      </w:sdt>
      <w:customXmlDelRangeEnd w:id="202"/>
      <w:del w:id="203" w:author="Siyu Wang" w:date="2026-07-19T14:09:00Z" w16du:dateUtc="2026-07-19T18:09:00Z">
        <w:r w:rsidDel="006E54CC">
          <w:rPr>
            <w:rFonts w:ascii="Times New Roman" w:eastAsia="Times New Roman" w:hAnsi="Times New Roman" w:cs="Times New Roman"/>
            <w:sz w:val="24"/>
            <w:szCs w:val="24"/>
          </w:rPr>
          <w:delText xml:space="preserve"> independent of the offer</w:delText>
        </w:r>
      </w:del>
      <w:customXmlDelRangeStart w:id="204" w:author="Siyu Wang" w:date="2026-07-19T14:09:00Z"/>
      <w:sdt>
        <w:sdtPr>
          <w:rPr>
            <w:rFonts w:ascii="Times New Roman" w:eastAsia="Times New Roman" w:hAnsi="Times New Roman" w:cs="Times New Roman"/>
            <w:sz w:val="24"/>
            <w:szCs w:val="24"/>
            <w:rPrChange w:id="205" w:author="Siyu Wang" w:date="2026-07-19T13:58:00Z" w16du:dateUtc="2026-07-19T17:58:00Z">
              <w:rPr/>
            </w:rPrChange>
          </w:rPr>
          <w:tag w:val="goog_rdk_21"/>
          <w:id w:val="727754882"/>
        </w:sdtPr>
        <w:sdtContent>
          <w:customXmlDelRangeEnd w:id="204"/>
          <w:ins w:id="206" w:author="ROSSELLA FALCONE" w:date="2026-07-15T17:05:00Z">
            <w:del w:id="207" w:author="Siyu Wang" w:date="2026-07-19T14:09:00Z" w16du:dateUtc="2026-07-19T18:09:00Z">
              <w:r w:rsidDel="006E54CC">
                <w:rPr>
                  <w:rFonts w:ascii="Times New Roman" w:eastAsia="Times New Roman" w:hAnsi="Times New Roman" w:cs="Times New Roman"/>
                  <w:sz w:val="24"/>
                  <w:szCs w:val="24"/>
                </w:rPr>
                <w:delText xml:space="preserve"> value</w:delText>
              </w:r>
            </w:del>
          </w:ins>
          <w:customXmlDelRangeStart w:id="208" w:author="Siyu Wang" w:date="2026-07-19T14:09:00Z"/>
        </w:sdtContent>
      </w:sdt>
      <w:customXmlDelRangeEnd w:id="208"/>
      <w:del w:id="209" w:author="Siyu Wang" w:date="2026-07-19T14:09:00Z" w16du:dateUtc="2026-07-19T18:09:00Z">
        <w:r w:rsidDel="006E54CC">
          <w:rPr>
            <w:rFonts w:ascii="Times New Roman" w:eastAsia="Times New Roman" w:hAnsi="Times New Roman" w:cs="Times New Roman"/>
            <w:sz w:val="24"/>
            <w:szCs w:val="24"/>
          </w:rPr>
          <w:delText>. In other words, t</w:delText>
        </w:r>
      </w:del>
      <w:del w:id="210" w:author="Siyu Wang" w:date="2026-07-19T14:10:00Z" w16du:dateUtc="2026-07-19T18:10:00Z">
        <w:r w:rsidDel="006E54CC">
          <w:rPr>
            <w:rFonts w:ascii="Times New Roman" w:eastAsia="Times New Roman" w:hAnsi="Times New Roman" w:cs="Times New Roman"/>
            <w:sz w:val="24"/>
            <w:szCs w:val="24"/>
          </w:rPr>
          <w:delText xml:space="preserve">he </w:delText>
        </w:r>
      </w:del>
      <w:customXmlDelRangeStart w:id="211" w:author="Siyu Wang" w:date="2026-07-19T14:10:00Z"/>
      <w:sdt>
        <w:sdtPr>
          <w:rPr>
            <w:rFonts w:ascii="Times New Roman" w:eastAsia="Times New Roman" w:hAnsi="Times New Roman" w:cs="Times New Roman"/>
            <w:sz w:val="24"/>
            <w:szCs w:val="24"/>
            <w:rPrChange w:id="212" w:author="Siyu Wang" w:date="2026-07-19T13:58:00Z" w16du:dateUtc="2026-07-19T17:58:00Z">
              <w:rPr/>
            </w:rPrChange>
          </w:rPr>
          <w:tag w:val="goog_rdk_22"/>
          <w:id w:val="2027737293"/>
        </w:sdtPr>
        <w:sdtContent>
          <w:customXmlDelRangeEnd w:id="211"/>
          <w:ins w:id="213" w:author="ROSSELLA FALCONE" w:date="2026-07-15T17:11:00Z">
            <w:del w:id="214" w:author="Siyu Wang" w:date="2026-07-19T12:41:00Z" w16du:dateUtc="2026-07-19T16:41:00Z">
              <w:r w:rsidDel="00577185">
                <w:rPr>
                  <w:rFonts w:ascii="Times New Roman" w:eastAsia="Times New Roman" w:hAnsi="Times New Roman" w:cs="Times New Roman"/>
                  <w:sz w:val="24"/>
                  <w:szCs w:val="24"/>
                </w:rPr>
                <w:delText>go signal</w:delText>
              </w:r>
            </w:del>
          </w:ins>
          <w:customXmlDelRangeStart w:id="215" w:author="Siyu Wang" w:date="2026-07-19T14:10:00Z"/>
        </w:sdtContent>
      </w:sdt>
      <w:customXmlDelRangeEnd w:id="215"/>
      <w:customXmlDelRangeStart w:id="216" w:author="Siyu Wang" w:date="2026-07-19T14:11:00Z"/>
      <w:sdt>
        <w:sdtPr>
          <w:rPr>
            <w:rFonts w:ascii="Times New Roman" w:eastAsia="Times New Roman" w:hAnsi="Times New Roman" w:cs="Times New Roman"/>
            <w:sz w:val="24"/>
            <w:szCs w:val="24"/>
            <w:rPrChange w:id="217" w:author="Siyu Wang" w:date="2026-07-19T13:58:00Z" w16du:dateUtc="2026-07-19T17:58:00Z">
              <w:rPr/>
            </w:rPrChange>
          </w:rPr>
          <w:tag w:val="goog_rdk_23"/>
          <w:id w:val="1225585683"/>
        </w:sdtPr>
        <w:sdtContent>
          <w:customXmlDelRangeEnd w:id="216"/>
          <w:del w:id="218" w:author="Siyu Wang" w:date="2026-07-19T14:11:00Z" w16du:dateUtc="2026-07-19T18:11:00Z">
            <w:r w:rsidDel="006E54CC">
              <w:rPr>
                <w:rFonts w:ascii="Times New Roman" w:eastAsia="Times New Roman" w:hAnsi="Times New Roman" w:cs="Times New Roman"/>
                <w:sz w:val="24"/>
                <w:szCs w:val="24"/>
              </w:rPr>
              <w:delText xml:space="preserve">values of </w:delText>
            </w:r>
          </w:del>
          <w:customXmlDelRangeStart w:id="219" w:author="Siyu Wang" w:date="2026-07-19T14:11:00Z"/>
        </w:sdtContent>
      </w:sdt>
      <w:customXmlDelRangeEnd w:id="219"/>
      <w:del w:id="220" w:author="Siyu Wang" w:date="2026-07-19T14:11:00Z" w16du:dateUtc="2026-07-19T18:11:00Z">
        <w:r w:rsidDel="006E54CC">
          <w:rPr>
            <w:rFonts w:ascii="Times New Roman" w:eastAsia="Times New Roman" w:hAnsi="Times New Roman" w:cs="Times New Roman"/>
            <w:sz w:val="24"/>
            <w:szCs w:val="24"/>
          </w:rPr>
          <w:delText>good and bad offers</w:delText>
        </w:r>
      </w:del>
      <w:customXmlDelRangeStart w:id="221" w:author="Siyu Wang" w:date="2026-07-19T14:11:00Z"/>
      <w:sdt>
        <w:sdtPr>
          <w:rPr>
            <w:rFonts w:ascii="Times New Roman" w:eastAsia="Times New Roman" w:hAnsi="Times New Roman" w:cs="Times New Roman"/>
            <w:sz w:val="24"/>
            <w:szCs w:val="24"/>
            <w:rPrChange w:id="222" w:author="Siyu Wang" w:date="2026-07-19T13:58:00Z" w16du:dateUtc="2026-07-19T17:58:00Z">
              <w:rPr/>
            </w:rPrChange>
          </w:rPr>
          <w:tag w:val="goog_rdk_24"/>
          <w:id w:val="-613891805"/>
        </w:sdtPr>
        <w:sdtContent>
          <w:customXmlDelRangeEnd w:id="221"/>
          <w:del w:id="223" w:author="Siyu Wang" w:date="2026-07-19T14:11:00Z" w16du:dateUtc="2026-07-19T18:11:00Z">
            <w:r w:rsidDel="006E54CC">
              <w:rPr>
                <w:rFonts w:ascii="Times New Roman" w:eastAsia="Times New Roman" w:hAnsi="Times New Roman" w:cs="Times New Roman"/>
                <w:sz w:val="24"/>
                <w:szCs w:val="24"/>
              </w:rPr>
              <w:delText xml:space="preserve"> are increased or decreased by the same amount associated with the go signal</w:delText>
            </w:r>
          </w:del>
          <w:customXmlDelRangeStart w:id="224" w:author="Siyu Wang" w:date="2026-07-19T14:11:00Z"/>
        </w:sdtContent>
      </w:sdt>
      <w:customXmlDelRangeEnd w:id="224"/>
      <w:del w:id="225" w:author="Siyu Wang" w:date="2026-07-19T14:11:00Z" w16du:dateUtc="2026-07-19T18:11:00Z">
        <w:r w:rsidDel="006E54CC">
          <w:rPr>
            <w:rFonts w:ascii="Times New Roman" w:eastAsia="Times New Roman" w:hAnsi="Times New Roman" w:cs="Times New Roman"/>
            <w:sz w:val="24"/>
            <w:szCs w:val="24"/>
          </w:rPr>
          <w:delText xml:space="preserve">. </w:delText>
        </w:r>
        <w:commentRangeEnd w:id="102"/>
        <w:r w:rsidDel="006E54CC">
          <w:rPr>
            <w:rStyle w:val="CommentReference"/>
            <w:rFonts w:ascii="Times New Roman" w:eastAsia="Times New Roman" w:hAnsi="Times New Roman" w:cs="Times New Roman"/>
            <w:sz w:val="24"/>
            <w:szCs w:val="24"/>
          </w:rPr>
          <w:commentReference w:id="102"/>
        </w:r>
        <w:commentRangeEnd w:id="103"/>
        <w:r w:rsidR="00647051" w:rsidDel="006E54CC">
          <w:rPr>
            <w:rStyle w:val="CommentReference"/>
            <w:rFonts w:ascii="Times New Roman" w:eastAsia="Times New Roman" w:hAnsi="Times New Roman" w:cs="Times New Roman"/>
            <w:sz w:val="24"/>
            <w:szCs w:val="24"/>
          </w:rPr>
          <w:commentReference w:id="103"/>
        </w:r>
      </w:del>
      <w:r>
        <w:rPr>
          <w:rFonts w:ascii="Times New Roman" w:eastAsia="Times New Roman" w:hAnsi="Times New Roman" w:cs="Times New Roman"/>
          <w:sz w:val="24"/>
          <w:szCs w:val="24"/>
        </w:rPr>
        <w:t xml:space="preserve">The third, optimal strategy (Model 3; see Methods), accounts for the delay associated with the </w:t>
      </w:r>
      <w:del w:id="226" w:author="Siyu Wang" w:date="2026-07-19T12:41:00Z" w16du:dateUtc="2026-07-19T16:41:00Z">
        <w:r w:rsidDel="00577185">
          <w:rPr>
            <w:rFonts w:ascii="Times New Roman" w:eastAsia="Times New Roman" w:hAnsi="Times New Roman" w:cs="Times New Roman"/>
            <w:sz w:val="24"/>
            <w:szCs w:val="24"/>
          </w:rPr>
          <w:delText>go signal</w:delText>
        </w:r>
      </w:del>
      <w:ins w:id="227"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when re-calculating the temporally discounted value. The yellow and purple </w:t>
      </w:r>
      <w:del w:id="228" w:author="Siyu Wang" w:date="2026-07-19T12:41:00Z" w16du:dateUtc="2026-07-19T16:41:00Z">
        <w:r w:rsidDel="00577185">
          <w:rPr>
            <w:rFonts w:ascii="Times New Roman" w:eastAsia="Times New Roman" w:hAnsi="Times New Roman" w:cs="Times New Roman"/>
            <w:sz w:val="24"/>
            <w:szCs w:val="24"/>
          </w:rPr>
          <w:delText>go signal</w:delText>
        </w:r>
      </w:del>
      <w:ins w:id="229"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s modify the offer value based on the additional delay introduced by each </w:t>
      </w:r>
      <w:del w:id="230" w:author="Siyu Wang" w:date="2026-07-19T12:41:00Z" w16du:dateUtc="2026-07-19T16:41:00Z">
        <w:r w:rsidDel="00577185">
          <w:rPr>
            <w:rFonts w:ascii="Times New Roman" w:eastAsia="Times New Roman" w:hAnsi="Times New Roman" w:cs="Times New Roman"/>
            <w:sz w:val="24"/>
            <w:szCs w:val="24"/>
          </w:rPr>
          <w:delText>go signal</w:delText>
        </w:r>
      </w:del>
      <w:ins w:id="231"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t>
      </w:r>
    </w:p>
    <w:p w14:paraId="00000027" w14:textId="38F06AAB" w:rsidR="00585BFC"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fitted all three models to the monkey behavior. As expected, model comparison showed that Model 1, which assumed independent preference for each offer regardless of the </w:t>
      </w:r>
      <w:del w:id="232" w:author="Siyu Wang" w:date="2026-07-19T12:41:00Z" w16du:dateUtc="2026-07-19T16:41:00Z">
        <w:r w:rsidDel="00577185">
          <w:rPr>
            <w:rFonts w:ascii="Times New Roman" w:eastAsia="Times New Roman" w:hAnsi="Times New Roman" w:cs="Times New Roman"/>
            <w:sz w:val="24"/>
            <w:szCs w:val="24"/>
          </w:rPr>
          <w:delText>go signal</w:delText>
        </w:r>
      </w:del>
      <w:ins w:id="233"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was the worst fit for both animals. Model 3 best explained Monkey S’s behavior, suggesting a recalculation of the discounted value when accounting for the </w:t>
      </w:r>
      <w:del w:id="234" w:author="Siyu Wang" w:date="2026-07-19T12:41:00Z" w16du:dateUtc="2026-07-19T16:41:00Z">
        <w:r w:rsidDel="00577185">
          <w:rPr>
            <w:rFonts w:ascii="Times New Roman" w:eastAsia="Times New Roman" w:hAnsi="Times New Roman" w:cs="Times New Roman"/>
            <w:sz w:val="24"/>
            <w:szCs w:val="24"/>
          </w:rPr>
          <w:delText>go signal</w:delText>
        </w:r>
      </w:del>
      <w:ins w:id="235"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induced delay (Fig. 4A and 4C).</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In contrast, Monkey T’s behavior was best explained by Model 2 (Fig. 4B and D), </w:t>
      </w:r>
      <w:r>
        <w:rPr>
          <w:rFonts w:ascii="Times New Roman" w:eastAsia="Times New Roman" w:hAnsi="Times New Roman" w:cs="Times New Roman"/>
          <w:sz w:val="24"/>
          <w:szCs w:val="24"/>
        </w:rPr>
        <w:lastRenderedPageBreak/>
        <w:t xml:space="preserve">suggesting the use of a simpler heuristic. These models suggest that the two animals employed distinct strategies to adjust temporal discounting behavior based on the </w:t>
      </w:r>
      <w:del w:id="236" w:author="Siyu Wang" w:date="2026-07-19T12:41:00Z" w16du:dateUtc="2026-07-19T16:41:00Z">
        <w:r w:rsidDel="00577185">
          <w:rPr>
            <w:rFonts w:ascii="Times New Roman" w:eastAsia="Times New Roman" w:hAnsi="Times New Roman" w:cs="Times New Roman"/>
            <w:sz w:val="24"/>
            <w:szCs w:val="24"/>
          </w:rPr>
          <w:delText>go signal</w:delText>
        </w:r>
      </w:del>
      <w:ins w:id="237"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t>
      </w:r>
    </w:p>
    <w:p w14:paraId="00000028" w14:textId="77777777" w:rsidR="00585BFC" w:rsidRDefault="00585BFC">
      <w:pPr>
        <w:shd w:val="clear" w:color="auto" w:fill="FFFFFF"/>
        <w:spacing w:after="0" w:line="480" w:lineRule="auto"/>
        <w:rPr>
          <w:rFonts w:ascii="Times New Roman" w:eastAsia="Times New Roman" w:hAnsi="Times New Roman" w:cs="Times New Roman"/>
          <w:sz w:val="24"/>
          <w:szCs w:val="24"/>
        </w:rPr>
      </w:pPr>
    </w:p>
    <w:p w14:paraId="00000029" w14:textId="77777777" w:rsidR="00585BFC" w:rsidRDefault="00000000">
      <w:pPr>
        <w:shd w:val="clear" w:color="auto" w:fill="FFFFFF"/>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 The inverse coding of reward and delay in dlPFC reflects the temporal discounting computation. </w:t>
      </w:r>
    </w:p>
    <w:p w14:paraId="0000002A" w14:textId="79AD9C65" w:rsidR="00585BFC" w:rsidRDefault="00000000">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First, we examined single neuron responses to reward and delay. We recorded 170 neurons in dlPFC (107 neurons in Monkey T and 63 neurons in Monkey S; Fig. S1A) while the animals performed the task. During the offer period, 121 out of 170 neurons were significantly modulated by reward magnitude and/or delay (2-way ANOVA, p &lt; 0.05; Fig. S1B). Sliding-window ANOVA analysis showed that t</w:t>
      </w:r>
      <w:r>
        <w:rPr>
          <w:rFonts w:ascii="Times New Roman" w:eastAsia="Times New Roman" w:hAnsi="Times New Roman" w:cs="Times New Roman"/>
          <w:color w:val="000000"/>
          <w:sz w:val="24"/>
          <w:szCs w:val="24"/>
        </w:rPr>
        <w:t xml:space="preserve">he proportion of neurons modulated by each factor increased shortly after cue presentation (Fig. S1C-D). To quantify the strength of encoding for each variable (reward magnitude, delay, and their interaction), we computed omega squared (ω²), which estimates the proportion of variance in neural activity explained by each factor (see Methods).  Neither monkey showed a significant representation of the upcoming choice (accept vs. </w:t>
      </w:r>
      <w:del w:id="238" w:author="Siyu Wang" w:date="2026-07-19T13:50:00Z" w16du:dateUtc="2026-07-19T17:50:00Z">
        <w:r w:rsidDel="00EC3E1F">
          <w:rPr>
            <w:rFonts w:ascii="Times New Roman" w:eastAsia="Times New Roman" w:hAnsi="Times New Roman" w:cs="Times New Roman"/>
            <w:color w:val="000000"/>
            <w:sz w:val="24"/>
            <w:szCs w:val="24"/>
          </w:rPr>
          <w:delText>refuse</w:delText>
        </w:r>
      </w:del>
      <w:ins w:id="239" w:author="Siyu Wang" w:date="2026-07-19T13:50:00Z" w16du:dateUtc="2026-07-19T17:50:00Z">
        <w:r w:rsidR="00EC3E1F">
          <w:rPr>
            <w:rFonts w:ascii="Times New Roman" w:eastAsia="Times New Roman" w:hAnsi="Times New Roman" w:cs="Times New Roman"/>
            <w:color w:val="000000"/>
            <w:sz w:val="24"/>
            <w:szCs w:val="24"/>
          </w:rPr>
          <w:t>reject</w:t>
        </w:r>
      </w:ins>
      <w:r>
        <w:rPr>
          <w:rFonts w:ascii="Times New Roman" w:eastAsia="Times New Roman" w:hAnsi="Times New Roman" w:cs="Times New Roman"/>
          <w:color w:val="000000"/>
          <w:sz w:val="24"/>
          <w:szCs w:val="24"/>
        </w:rPr>
        <w:t xml:space="preserve">) following the offer onset (Fig. S1C-D and Fig. S2A-B, yellow lines), suggesting that dlPFC activity during this epoch </w:t>
      </w:r>
      <w:del w:id="240" w:author="Siyu Wang" w:date="2026-07-19T14:17:00Z" w16du:dateUtc="2026-07-19T18:17:00Z">
        <w:r w:rsidDel="00935104">
          <w:rPr>
            <w:rFonts w:ascii="Times New Roman" w:eastAsia="Times New Roman" w:hAnsi="Times New Roman" w:cs="Times New Roman"/>
            <w:color w:val="000000"/>
            <w:sz w:val="24"/>
            <w:szCs w:val="24"/>
          </w:rPr>
          <w:delText xml:space="preserve">– during which choice order was still unknown - </w:delText>
        </w:r>
      </w:del>
      <w:r>
        <w:rPr>
          <w:rFonts w:ascii="Times New Roman" w:eastAsia="Times New Roman" w:hAnsi="Times New Roman" w:cs="Times New Roman"/>
          <w:color w:val="000000"/>
          <w:sz w:val="24"/>
          <w:szCs w:val="24"/>
        </w:rPr>
        <w:t>primarily reflected the offer evaluation rather than the commitment to a choice.</w:t>
      </w:r>
    </w:p>
    <w:p w14:paraId="0000002B" w14:textId="77777777" w:rsidR="00585BFC" w:rsidRDefault="00000000">
      <w:pPr>
        <w:spacing w:after="0" w:line="480" w:lineRule="auto"/>
        <w:ind w:firstLine="27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Next, we defined the population coding dimensions of reward and delay based on the beta coefficients obtained from the sliding-window ANOVA analysis. For both animals, prefrontal neurons showed an inverse correlation between the encoding of reward and delay, reflecting temporal discounting computation (Fig. 5A-B). </w:t>
      </w:r>
      <w:r>
        <w:rPr>
          <w:rFonts w:ascii="Times New Roman" w:eastAsia="Times New Roman" w:hAnsi="Times New Roman" w:cs="Times New Roman"/>
          <w:color w:val="000000"/>
          <w:sz w:val="24"/>
          <w:szCs w:val="24"/>
        </w:rPr>
        <w:t xml:space="preserve">This relationship became stronger as the offer epoch progressed </w:t>
      </w:r>
      <w:r>
        <w:rPr>
          <w:rFonts w:ascii="Times New Roman" w:eastAsia="Times New Roman" w:hAnsi="Times New Roman" w:cs="Times New Roman"/>
          <w:sz w:val="24"/>
          <w:szCs w:val="24"/>
        </w:rPr>
        <w:t>(Fig. S3).</w:t>
      </w:r>
      <w:r>
        <w:rPr>
          <w:rFonts w:ascii="Times New Roman" w:eastAsia="Times New Roman" w:hAnsi="Times New Roman" w:cs="Times New Roman"/>
          <w:color w:val="000000"/>
          <w:sz w:val="24"/>
          <w:szCs w:val="24"/>
        </w:rPr>
        <w:t xml:space="preserve"> As a negative control, we performed the same analysis in the 250 ms </w:t>
      </w:r>
      <w:r>
        <w:rPr>
          <w:rFonts w:ascii="Times New Roman" w:eastAsia="Times New Roman" w:hAnsi="Times New Roman" w:cs="Times New Roman"/>
          <w:color w:val="000000"/>
          <w:sz w:val="24"/>
          <w:szCs w:val="24"/>
        </w:rPr>
        <w:lastRenderedPageBreak/>
        <w:t>window before cue onset , and no significance was found (Fig. S3A, E), suggesting that these relationships were unique to the evaluation period.</w:t>
      </w:r>
    </w:p>
    <w:p w14:paraId="0000002C" w14:textId="77777777" w:rsidR="00585BFC" w:rsidRDefault="00000000">
      <w:pPr>
        <w:spacing w:after="0" w:line="480" w:lineRule="auto"/>
        <w:ind w:firstLine="2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Although the inverse coding was present in both monkeys, we observed differences in the timing and duration of the inverse relationship between the two monkeys. In Monkey S, the inverse relationship emerged rapidly within 250ms after cue onset, and persisted throughout cue presentation (Fig. S3B–D). In Monkey T, a similar trend was observed, but it did not reach statistical significance during the early epochs (Fig. S3G–I). </w:t>
      </w:r>
    </w:p>
    <w:p w14:paraId="0000002D" w14:textId="77777777" w:rsidR="00585BFC" w:rsidRDefault="00585BFC">
      <w:pPr>
        <w:shd w:val="clear" w:color="auto" w:fill="FFFFFF"/>
        <w:spacing w:after="0" w:line="480" w:lineRule="auto"/>
        <w:ind w:firstLine="360"/>
        <w:rPr>
          <w:rFonts w:ascii="Times New Roman" w:eastAsia="Times New Roman" w:hAnsi="Times New Roman" w:cs="Times New Roman"/>
          <w:b/>
          <w:bCs/>
          <w:sz w:val="24"/>
          <w:szCs w:val="24"/>
        </w:rPr>
      </w:pPr>
    </w:p>
    <w:p w14:paraId="0000002E" w14:textId="7726DE09" w:rsidR="00585BFC" w:rsidRDefault="00000000">
      <w:pPr>
        <w:shd w:val="clear" w:color="auto" w:fill="FFFFFF"/>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 Neural signatures of the </w:t>
      </w:r>
      <w:del w:id="241" w:author="Siyu Wang" w:date="2026-07-19T12:41:00Z" w16du:dateUtc="2026-07-19T16:41:00Z">
        <w:r w:rsidDel="00577185">
          <w:rPr>
            <w:rFonts w:ascii="Times New Roman" w:eastAsia="Times New Roman" w:hAnsi="Times New Roman" w:cs="Times New Roman"/>
            <w:b/>
            <w:bCs/>
            <w:sz w:val="24"/>
            <w:szCs w:val="24"/>
          </w:rPr>
          <w:delText>go signal</w:delText>
        </w:r>
      </w:del>
      <w:ins w:id="242" w:author="Siyu Wang" w:date="2026-07-19T14:28:00Z" w16du:dateUtc="2026-07-19T18:28:00Z">
        <w:r w:rsidR="00674CD6">
          <w:rPr>
            <w:rFonts w:ascii="Times New Roman" w:eastAsia="Times New Roman" w:hAnsi="Times New Roman" w:cs="Times New Roman"/>
            <w:b/>
            <w:bCs/>
            <w:sz w:val="24"/>
            <w:szCs w:val="24"/>
          </w:rPr>
          <w:t>go signal</w:t>
        </w:r>
      </w:ins>
      <w:r>
        <w:rPr>
          <w:rFonts w:ascii="Times New Roman" w:eastAsia="Times New Roman" w:hAnsi="Times New Roman" w:cs="Times New Roman"/>
          <w:b/>
          <w:bCs/>
          <w:sz w:val="24"/>
          <w:szCs w:val="24"/>
        </w:rPr>
        <w:t xml:space="preserve"> modulation of value encoding.</w:t>
      </w:r>
    </w:p>
    <w:p w14:paraId="0000002F" w14:textId="5DFE99F5" w:rsidR="00585BFC" w:rsidRDefault="00000000">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Behaviorally, we observed that monkeys’ acceptance rate for offers was modulated by the </w:t>
      </w:r>
      <w:del w:id="243" w:author="Siyu Wang" w:date="2026-07-19T12:41:00Z" w16du:dateUtc="2026-07-19T16:41:00Z">
        <w:r w:rsidDel="00577185">
          <w:rPr>
            <w:rFonts w:ascii="Times New Roman" w:eastAsia="Times New Roman" w:hAnsi="Times New Roman" w:cs="Times New Roman"/>
            <w:sz w:val="24"/>
            <w:szCs w:val="24"/>
          </w:rPr>
          <w:delText>go signal</w:delText>
        </w:r>
      </w:del>
      <w:ins w:id="244"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Specifically, the animals were more likely to accept an offer if the first </w:t>
      </w:r>
      <w:del w:id="245" w:author="Siyu Wang" w:date="2026-07-19T12:41:00Z" w16du:dateUtc="2026-07-19T16:41:00Z">
        <w:r w:rsidDel="00577185">
          <w:rPr>
            <w:rFonts w:ascii="Times New Roman" w:eastAsia="Times New Roman" w:hAnsi="Times New Roman" w:cs="Times New Roman"/>
            <w:sz w:val="24"/>
            <w:szCs w:val="24"/>
          </w:rPr>
          <w:delText>go signal</w:delText>
        </w:r>
      </w:del>
      <w:ins w:id="246"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was purple. We then looked for neural signatures of the </w:t>
      </w:r>
      <w:del w:id="247" w:author="Siyu Wang" w:date="2026-07-19T12:41:00Z" w16du:dateUtc="2026-07-19T16:41:00Z">
        <w:r w:rsidDel="00577185">
          <w:rPr>
            <w:rFonts w:ascii="Times New Roman" w:eastAsia="Times New Roman" w:hAnsi="Times New Roman" w:cs="Times New Roman"/>
            <w:sz w:val="24"/>
            <w:szCs w:val="24"/>
          </w:rPr>
          <w:delText>go signal</w:delText>
        </w:r>
      </w:del>
      <w:ins w:id="248"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t>
      </w:r>
    </w:p>
    <w:p w14:paraId="00000030" w14:textId="7A71BA0B" w:rsidR="00585BFC" w:rsidRDefault="00000000" w:rsidP="00935104">
      <w:pPr>
        <w:shd w:val="clear" w:color="auto" w:fill="FFFFFF"/>
        <w:spacing w:after="0" w:line="480" w:lineRule="auto"/>
        <w:ind w:firstLine="360"/>
        <w:rPr>
          <w:rFonts w:ascii="Times New Roman" w:eastAsia="Times New Roman" w:hAnsi="Times New Roman" w:cs="Times New Roman"/>
          <w:sz w:val="24"/>
          <w:szCs w:val="24"/>
        </w:rPr>
        <w:pPrChange w:id="249" w:author="Siyu Wang" w:date="2026-07-19T14:18:00Z" w16du:dateUtc="2026-07-19T18:18:00Z">
          <w:pPr>
            <w:shd w:val="clear" w:color="auto" w:fill="FFFFFF"/>
            <w:spacing w:after="0" w:line="480" w:lineRule="auto"/>
          </w:pPr>
        </w:pPrChange>
      </w:pPr>
      <w:r>
        <w:rPr>
          <w:rFonts w:ascii="Times New Roman" w:eastAsia="Times New Roman" w:hAnsi="Times New Roman" w:cs="Times New Roman"/>
          <w:sz w:val="24"/>
          <w:szCs w:val="24"/>
        </w:rPr>
        <w:t xml:space="preserve">If the temporally discounted value is adjusted based on the additional delay introduced by the </w:t>
      </w:r>
      <w:del w:id="250" w:author="Siyu Wang" w:date="2026-07-19T12:41:00Z" w16du:dateUtc="2026-07-19T16:41:00Z">
        <w:r w:rsidDel="00577185">
          <w:rPr>
            <w:rFonts w:ascii="Times New Roman" w:eastAsia="Times New Roman" w:hAnsi="Times New Roman" w:cs="Times New Roman"/>
            <w:sz w:val="24"/>
            <w:szCs w:val="24"/>
          </w:rPr>
          <w:delText>go signal</w:delText>
        </w:r>
      </w:del>
      <w:ins w:id="251"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(see behavioral Model 3 in the Methods), then compared to the purple </w:t>
      </w:r>
      <w:del w:id="252" w:author="Siyu Wang" w:date="2026-07-19T12:41:00Z" w16du:dateUtc="2026-07-19T16:41:00Z">
        <w:r w:rsidDel="00577185">
          <w:rPr>
            <w:rFonts w:ascii="Times New Roman" w:eastAsia="Times New Roman" w:hAnsi="Times New Roman" w:cs="Times New Roman"/>
            <w:sz w:val="24"/>
            <w:szCs w:val="24"/>
          </w:rPr>
          <w:delText>go signal</w:delText>
        </w:r>
      </w:del>
      <w:ins w:id="253"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which allows immediate acceptance of the offer, the yellow </w:t>
      </w:r>
      <w:del w:id="254" w:author="Siyu Wang" w:date="2026-07-19T12:41:00Z" w16du:dateUtc="2026-07-19T16:41:00Z">
        <w:r w:rsidDel="00577185">
          <w:rPr>
            <w:rFonts w:ascii="Times New Roman" w:eastAsia="Times New Roman" w:hAnsi="Times New Roman" w:cs="Times New Roman"/>
            <w:sz w:val="24"/>
            <w:szCs w:val="24"/>
          </w:rPr>
          <w:delText>go signal</w:delText>
        </w:r>
      </w:del>
      <w:ins w:id="255"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which requires an additional delay, should decrease the discounted value of the original offer. Therefore, we predicted that the population encoding dimension for the yellow versus purple </w:t>
      </w:r>
      <w:del w:id="256" w:author="Siyu Wang" w:date="2026-07-19T12:41:00Z" w16du:dateUtc="2026-07-19T16:41:00Z">
        <w:r w:rsidDel="00577185">
          <w:rPr>
            <w:rFonts w:ascii="Times New Roman" w:eastAsia="Times New Roman" w:hAnsi="Times New Roman" w:cs="Times New Roman"/>
            <w:sz w:val="24"/>
            <w:szCs w:val="24"/>
          </w:rPr>
          <w:delText>go signal</w:delText>
        </w:r>
      </w:del>
      <w:ins w:id="257"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should be negatively aligned with the discounted value coding dimension (i.e., positively aligned with the reward size coding dimension, and negatively aligned with the delay coding dimension). We observed this pattern in Monkey S (Fig. 6A and 6C), but not in Monkey T (Fig. 6B and 6D). </w:t>
      </w:r>
    </w:p>
    <w:p w14:paraId="00000031" w14:textId="78ED4D9F" w:rsidR="00585BFC" w:rsidRDefault="00000000">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difference in neural encoding reflected the distinct behavioral strategies employed by the two monkeys, that only Monkey S adjusted the temporally discounted value based on the </w:t>
      </w:r>
      <w:del w:id="258" w:author="Siyu Wang" w:date="2026-07-19T12:41:00Z" w16du:dateUtc="2026-07-19T16:41:00Z">
        <w:r w:rsidDel="00577185">
          <w:rPr>
            <w:rFonts w:ascii="Times New Roman" w:eastAsia="Times New Roman" w:hAnsi="Times New Roman" w:cs="Times New Roman"/>
            <w:sz w:val="24"/>
            <w:szCs w:val="24"/>
          </w:rPr>
          <w:delText>go signal</w:delText>
        </w:r>
      </w:del>
      <w:ins w:id="259"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Monkey T did not.</w:t>
      </w:r>
    </w:p>
    <w:p w14:paraId="00000032" w14:textId="77777777" w:rsidR="00585BFC" w:rsidRDefault="00000000">
      <w:pPr>
        <w:shd w:val="clear" w:color="auto" w:fill="FFFFFF"/>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5. Differences in the linearity of coding between monkeys</w:t>
      </w:r>
    </w:p>
    <w:p w14:paraId="00000033" w14:textId="0698EB46" w:rsidR="00585BFC" w:rsidRDefault="00000000">
      <w:pPr>
        <w:shd w:val="clear" w:color="auto" w:fill="FFFFFF"/>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Differential behavioral and neural responses to the </w:t>
      </w:r>
      <w:del w:id="260" w:author="Siyu Wang" w:date="2026-07-19T12:41:00Z" w16du:dateUtc="2026-07-19T16:41:00Z">
        <w:r w:rsidDel="00577185">
          <w:rPr>
            <w:rFonts w:ascii="Times New Roman" w:eastAsia="Times New Roman" w:hAnsi="Times New Roman" w:cs="Times New Roman"/>
            <w:color w:val="000000"/>
            <w:sz w:val="24"/>
            <w:szCs w:val="24"/>
          </w:rPr>
          <w:delText>go signal</w:delText>
        </w:r>
      </w:del>
      <w:ins w:id="261" w:author="Siyu Wang" w:date="2026-07-19T14:28:00Z" w16du:dateUtc="2026-07-19T18:28:00Z">
        <w:r w:rsidR="00674CD6">
          <w:rPr>
            <w:rFonts w:ascii="Times New Roman" w:eastAsia="Times New Roman" w:hAnsi="Times New Roman" w:cs="Times New Roman"/>
            <w:color w:val="000000"/>
            <w:sz w:val="24"/>
            <w:szCs w:val="24"/>
          </w:rPr>
          <w:t>go signal</w:t>
        </w:r>
      </w:ins>
      <w:r>
        <w:rPr>
          <w:rFonts w:ascii="Times New Roman" w:eastAsia="Times New Roman" w:hAnsi="Times New Roman" w:cs="Times New Roman"/>
          <w:color w:val="000000"/>
          <w:sz w:val="24"/>
          <w:szCs w:val="24"/>
        </w:rPr>
        <w:t xml:space="preserve"> reflect the different neural computations adopted by the two monkeys. We examined neural differences in value coding between monkeys at both the single-neuron and population levels. </w:t>
      </w:r>
    </w:p>
    <w:p w14:paraId="00000034" w14:textId="6061F65E" w:rsidR="00585BFC" w:rsidRDefault="00000000">
      <w:pPr>
        <w:shd w:val="clear" w:color="auto" w:fill="FFFFFF"/>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At the single-neuron level, we tested whether firing rates during the first 750ms of the offer period were linearly modulated by the </w:t>
      </w:r>
      <w:sdt>
        <w:sdtPr>
          <w:tag w:val="goog_rdk_25"/>
          <w:id w:val="455122593"/>
        </w:sdtPr>
        <w:sdtContent>
          <w:commentRangeStart w:id="262"/>
        </w:sdtContent>
      </w:sdt>
      <w:r>
        <w:rPr>
          <w:rFonts w:ascii="Times New Roman" w:eastAsia="Times New Roman" w:hAnsi="Times New Roman" w:cs="Times New Roman"/>
          <w:color w:val="000000"/>
          <w:sz w:val="24"/>
          <w:szCs w:val="24"/>
        </w:rPr>
        <w:t xml:space="preserve">discounted value inferred from the behavioral model 1. </w:t>
      </w:r>
      <w:commentRangeEnd w:id="262"/>
      <w:r>
        <w:rPr>
          <w:rStyle w:val="CommentReference"/>
          <w:rFonts w:ascii="Times New Roman" w:eastAsia="Times New Roman" w:hAnsi="Times New Roman" w:cs="Times New Roman"/>
          <w:color w:val="000000"/>
          <w:sz w:val="24"/>
          <w:szCs w:val="24"/>
        </w:rPr>
        <w:commentReference w:id="262"/>
      </w:r>
      <w:r>
        <w:rPr>
          <w:rFonts w:ascii="Times New Roman" w:eastAsia="Times New Roman" w:hAnsi="Times New Roman" w:cs="Times New Roman"/>
          <w:color w:val="000000"/>
          <w:sz w:val="24"/>
          <w:szCs w:val="24"/>
        </w:rPr>
        <w:t>Only 6 out of 63 neurons (10%) in Monkey S showed a significant linear correlation between spike count and discounted value (Fig. S4B), whereas in Monkey T, 35 out of 107 neurons (33%) exhibited linear coding (Fig. S4A).</w:t>
      </w:r>
      <w:r>
        <w:t xml:space="preserve"> </w:t>
      </w:r>
      <w:sdt>
        <w:sdtPr>
          <w:tag w:val="goog_rdk_26"/>
          <w:id w:val="887020634"/>
        </w:sdtPr>
        <w:sdtContent>
          <w:commentRangeStart w:id="263"/>
        </w:sdtContent>
      </w:sdt>
      <w:r>
        <w:rPr>
          <w:rFonts w:ascii="Times New Roman" w:eastAsia="Times New Roman" w:hAnsi="Times New Roman" w:cs="Times New Roman"/>
          <w:color w:val="000000"/>
          <w:sz w:val="24"/>
          <w:szCs w:val="24"/>
        </w:rPr>
        <w:t xml:space="preserve">These results suggest that the dlPFC neurons in Monkey S exhibited </w:t>
      </w:r>
      <w:sdt>
        <w:sdtPr>
          <w:tag w:val="goog_rdk_27"/>
          <w:id w:val="1548599981"/>
        </w:sdtPr>
        <w:sdtContent>
          <w:ins w:id="264" w:author="ROSSELLA FALCONE" w:date="2026-07-15T17:32:00Z">
            <w:r>
              <w:rPr>
                <w:rFonts w:ascii="Times New Roman" w:eastAsia="Times New Roman" w:hAnsi="Times New Roman" w:cs="Times New Roman"/>
                <w:color w:val="000000"/>
                <w:sz w:val="24"/>
                <w:szCs w:val="24"/>
              </w:rPr>
              <w:t xml:space="preserve">a lower prevalence in </w:t>
            </w:r>
          </w:ins>
          <w:sdt>
            <w:sdtPr>
              <w:tag w:val="goog_rdk_28"/>
              <w:id w:val="952461769"/>
            </w:sdtPr>
            <w:sdtContent>
              <w:ins w:id="265" w:author="ROSSELLA FALCONE" w:date="2026-07-15T17:32:00Z">
                <w:r>
                  <w:rPr>
                    <w:rFonts w:ascii="Times New Roman" w:eastAsia="Times New Roman" w:hAnsi="Times New Roman" w:cs="Times New Roman"/>
                    <w:sz w:val="24"/>
                    <w:szCs w:val="24"/>
                    <w:rPrChange w:id="266" w:author="ROSSELLA FALCONE" w:date="2026-07-15T17:32:00Z">
                      <w:rPr>
                        <w:rFonts w:ascii="Times New Roman" w:eastAsia="Times New Roman" w:hAnsi="Times New Roman" w:cs="Times New Roman"/>
                        <w:color w:val="000000"/>
                        <w:sz w:val="24"/>
                        <w:szCs w:val="24"/>
                      </w:rPr>
                    </w:rPrChange>
                  </w:rPr>
                  <w:t xml:space="preserve">linear value coding and </w:t>
                </w:r>
              </w:ins>
            </w:sdtContent>
          </w:sdt>
        </w:sdtContent>
      </w:sdt>
      <w:r>
        <w:rPr>
          <w:rFonts w:ascii="Times New Roman" w:eastAsia="Times New Roman" w:hAnsi="Times New Roman" w:cs="Times New Roman"/>
          <w:color w:val="000000"/>
          <w:sz w:val="24"/>
          <w:szCs w:val="24"/>
        </w:rPr>
        <w:t>more heterogeneous</w:t>
      </w:r>
      <w:sdt>
        <w:sdtPr>
          <w:tag w:val="goog_rdk_29"/>
          <w:id w:val="422075761"/>
        </w:sdtPr>
        <w:sdtContent>
          <w:sdt>
            <w:sdtPr>
              <w:tag w:val="goog_rdk_30"/>
              <w:id w:val="446319161"/>
            </w:sdtPr>
            <w:sdtContent>
              <w:ins w:id="267" w:author="ROSSELLA FALCONE" w:date="2026-07-15T17:33:00Z">
                <w:r>
                  <w:rPr>
                    <w:rFonts w:ascii="Times New Roman" w:eastAsia="Times New Roman" w:hAnsi="Times New Roman" w:cs="Times New Roman"/>
                    <w:sz w:val="24"/>
                    <w:szCs w:val="24"/>
                    <w:rPrChange w:id="268" w:author="ROSSELLA FALCONE" w:date="2026-07-15T17:33:00Z">
                      <w:rPr>
                        <w:rFonts w:ascii="Times New Roman" w:eastAsia="Times New Roman" w:hAnsi="Times New Roman" w:cs="Times New Roman"/>
                        <w:color w:val="000000"/>
                        <w:sz w:val="24"/>
                        <w:szCs w:val="24"/>
                      </w:rPr>
                    </w:rPrChange>
                  </w:rPr>
                  <w:t xml:space="preserve"> patterns of </w:t>
                </w:r>
              </w:ins>
            </w:sdtContent>
          </w:sdt>
        </w:sdtContent>
      </w:sdt>
      <w:sdt>
        <w:sdtPr>
          <w:tag w:val="goog_rdk_31"/>
          <w:id w:val="-686858631"/>
        </w:sdtPr>
        <w:sdtContent>
          <w:del w:id="269" w:author="ROSSELLA FALCONE" w:date="2026-07-15T17:33:00Z">
            <w:r>
              <w:rPr>
                <w:rFonts w:ascii="Times New Roman" w:eastAsia="Times New Roman" w:hAnsi="Times New Roman" w:cs="Times New Roman"/>
                <w:color w:val="000000"/>
                <w:sz w:val="24"/>
                <w:szCs w:val="24"/>
              </w:rPr>
              <w:delText xml:space="preserve"> or non-linear patterns of</w:delText>
            </w:r>
          </w:del>
        </w:sdtContent>
      </w:sdt>
      <w:r>
        <w:rPr>
          <w:rFonts w:ascii="Times New Roman" w:eastAsia="Times New Roman" w:hAnsi="Times New Roman" w:cs="Times New Roman"/>
          <w:color w:val="000000"/>
          <w:sz w:val="24"/>
          <w:szCs w:val="24"/>
        </w:rPr>
        <w:t xml:space="preserve"> value representation, whereas neurons in Monkey T</w:t>
      </w:r>
      <w:sdt>
        <w:sdtPr>
          <w:tag w:val="goog_rdk_32"/>
          <w:id w:val="-1651982729"/>
        </w:sdtPr>
        <w:sdtContent>
          <w:customXmlDelRangeStart w:id="270" w:author="Siyu Wang" w:date="2026-07-19T14:21:00Z"/>
          <w:sdt>
            <w:sdtPr>
              <w:tag w:val="goog_rdk_33"/>
              <w:id w:val="-352952149"/>
            </w:sdtPr>
            <w:sdtContent>
              <w:customXmlDelRangeEnd w:id="270"/>
              <w:customXmlDelRangeStart w:id="271" w:author="Siyu Wang" w:date="2026-07-19T14:21:00Z"/>
            </w:sdtContent>
          </w:sdt>
          <w:customXmlDelRangeEnd w:id="271"/>
        </w:sdtContent>
      </w:sdt>
      <w:sdt>
        <w:sdtPr>
          <w:tag w:val="goog_rdk_34"/>
          <w:id w:val="98638143"/>
        </w:sdtPr>
        <w:sdtContent>
          <w:r>
            <w:rPr>
              <w:rFonts w:ascii="Times New Roman" w:eastAsia="Times New Roman" w:hAnsi="Times New Roman" w:cs="Times New Roman"/>
              <w:color w:val="000000"/>
              <w:sz w:val="24"/>
              <w:szCs w:val="24"/>
            </w:rPr>
            <w:t xml:space="preserve"> encoded the value of the </w:t>
          </w:r>
        </w:sdtContent>
      </w:sdt>
      <w:r>
        <w:rPr>
          <w:rFonts w:ascii="Times New Roman" w:eastAsia="Times New Roman" w:hAnsi="Times New Roman" w:cs="Times New Roman"/>
          <w:color w:val="000000"/>
          <w:sz w:val="24"/>
          <w:szCs w:val="24"/>
        </w:rPr>
        <w:t xml:space="preserve">offer </w:t>
      </w:r>
      <w:sdt>
        <w:sdtPr>
          <w:tag w:val="goog_rdk_35"/>
          <w:id w:val="870932787"/>
        </w:sdtPr>
        <w:sdtContent>
          <w:customXmlDelRangeStart w:id="272" w:author="Siyu Wang" w:date="2026-07-19T14:21:00Z"/>
          <w:sdt>
            <w:sdtPr>
              <w:tag w:val="goog_rdk_36"/>
              <w:id w:val="767413822"/>
            </w:sdtPr>
            <w:sdtContent>
              <w:customXmlDelRangeEnd w:id="272"/>
              <w:customXmlDelRangeStart w:id="273" w:author="Siyu Wang" w:date="2026-07-19T14:21:00Z"/>
            </w:sdtContent>
          </w:sdt>
          <w:customXmlDelRangeEnd w:id="273"/>
        </w:sdtContent>
      </w:sdt>
      <w:sdt>
        <w:sdtPr>
          <w:tag w:val="goog_rdk_37"/>
          <w:id w:val="-1058732581"/>
        </w:sdtPr>
        <w:sdtContent>
          <w:r>
            <w:rPr>
              <w:rFonts w:ascii="Times New Roman" w:eastAsia="Times New Roman" w:hAnsi="Times New Roman" w:cs="Times New Roman"/>
              <w:color w:val="000000"/>
              <w:sz w:val="24"/>
              <w:szCs w:val="24"/>
            </w:rPr>
            <w:t>more linearly.</w:t>
          </w:r>
        </w:sdtContent>
      </w:sdt>
      <w:commentRangeEnd w:id="263"/>
      <w:r>
        <w:rPr>
          <w:rStyle w:val="CommentReference"/>
          <w:rFonts w:ascii="Times New Roman" w:eastAsia="Times New Roman" w:hAnsi="Times New Roman" w:cs="Times New Roman"/>
          <w:color w:val="000000"/>
          <w:sz w:val="24"/>
          <w:szCs w:val="24"/>
        </w:rPr>
        <w:commentReference w:id="263"/>
      </w:r>
    </w:p>
    <w:p w14:paraId="00000035" w14:textId="2383ACEB" w:rsidR="00585BFC" w:rsidRDefault="00000000">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 the population level, principal component analysis revealed qualitative differences in condition-averaged neural trajectories between animals. Consistent with the single-neuron analysis, in Monkey S, the trajectories were entangled reflecting nonlinear population encoding of value (Fig. S5A). By contrast, in Monkey T, the trajectories were linearly separated</w:t>
      </w:r>
      <w:del w:id="274" w:author="Siyu Wang" w:date="2026-07-19T14:22:00Z" w16du:dateUtc="2026-07-19T18:22:00Z">
        <w:r w:rsidDel="00456CB9">
          <w:rPr>
            <w:rFonts w:ascii="Times New Roman" w:eastAsia="Times New Roman" w:hAnsi="Times New Roman" w:cs="Times New Roman"/>
            <w:color w:val="000000"/>
            <w:sz w:val="24"/>
            <w:szCs w:val="24"/>
          </w:rPr>
          <w:delText xml:space="preserve"> and orderly</w:delText>
        </w:r>
      </w:del>
      <w:r>
        <w:rPr>
          <w:rFonts w:ascii="Times New Roman" w:eastAsia="Times New Roman" w:hAnsi="Times New Roman" w:cs="Times New Roman"/>
          <w:color w:val="000000"/>
          <w:sz w:val="24"/>
          <w:szCs w:val="24"/>
        </w:rPr>
        <w:t>,</w:t>
      </w:r>
      <w:ins w:id="275" w:author="Siyu Wang" w:date="2026-07-19T14:22:00Z" w16du:dateUtc="2026-07-19T18:22:00Z">
        <w:r w:rsidR="00456CB9">
          <w:rPr>
            <w:rFonts w:ascii="Times New Roman" w:eastAsia="Times New Roman" w:hAnsi="Times New Roman" w:cs="Times New Roman"/>
            <w:color w:val="000000"/>
            <w:sz w:val="24"/>
            <w:szCs w:val="24"/>
          </w:rPr>
          <w:t xml:space="preserve"> and</w:t>
        </w:r>
      </w:ins>
      <w:r>
        <w:rPr>
          <w:rFonts w:ascii="Times New Roman" w:eastAsia="Times New Roman" w:hAnsi="Times New Roman" w:cs="Times New Roman"/>
          <w:color w:val="000000"/>
          <w:sz w:val="24"/>
          <w:szCs w:val="24"/>
        </w:rPr>
        <w:t xml:space="preserve"> progressing orderly from low to high value offers (Fig. S5B). </w:t>
      </w:r>
    </w:p>
    <w:p w14:paraId="00000036" w14:textId="77777777" w:rsidR="00585BFC" w:rsidRDefault="00585BFC">
      <w:pPr>
        <w:shd w:val="clear" w:color="auto" w:fill="FFFFFF"/>
        <w:spacing w:after="0" w:line="480" w:lineRule="auto"/>
        <w:rPr>
          <w:rFonts w:ascii="Times New Roman" w:eastAsia="Times New Roman" w:hAnsi="Times New Roman" w:cs="Times New Roman"/>
          <w:color w:val="000000"/>
          <w:sz w:val="24"/>
          <w:szCs w:val="24"/>
        </w:rPr>
      </w:pPr>
    </w:p>
    <w:p w14:paraId="00000037" w14:textId="77777777" w:rsidR="00585BFC" w:rsidRDefault="00000000">
      <w:pPr>
        <w:shd w:val="clear" w:color="auto" w:fill="FFFFFF"/>
        <w:spacing w:after="0" w:line="48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6. Population decoding revealed differential integration of reward and delay. </w:t>
      </w:r>
    </w:p>
    <w:p w14:paraId="6C418064" w14:textId="77777777" w:rsidR="00CE4BCE" w:rsidRPr="008409C8" w:rsidRDefault="00000000" w:rsidP="00CE4BCE">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performed a moving window decoding analysis in which we decoded offer identity, reward size and delay for each trial based on spike count in each time bin (see Methods). For both animals, decoding accuracy was significantly above chance for all three variables (reward size, delay, and offer identity). Peak decoding accuracy reached nearly 80% for reward size and delay </w:t>
      </w:r>
      <w:r>
        <w:rPr>
          <w:rFonts w:ascii="Times New Roman" w:eastAsia="Times New Roman" w:hAnsi="Times New Roman" w:cs="Times New Roman"/>
          <w:color w:val="000000"/>
          <w:sz w:val="24"/>
          <w:szCs w:val="24"/>
        </w:rPr>
        <w:lastRenderedPageBreak/>
        <w:t>(chance is 33%), and over 60% for offer identity (chance is 11%) (Fig. 7, colored lines), indicating that all variables were robustly represented in dlPFC</w:t>
      </w:r>
      <w:del w:id="276" w:author="Siyu Wang" w:date="2026-07-19T14:22:00Z" w16du:dateUtc="2026-07-19T18:22:00Z">
        <w:r w:rsidDel="006F037F">
          <w:rPr>
            <w:rFonts w:ascii="Times New Roman" w:eastAsia="Times New Roman" w:hAnsi="Times New Roman" w:cs="Times New Roman"/>
            <w:color w:val="000000"/>
            <w:sz w:val="24"/>
            <w:szCs w:val="24"/>
          </w:rPr>
          <w:delText xml:space="preserve"> activity</w:delText>
        </w:r>
      </w:del>
      <w:r>
        <w:rPr>
          <w:rFonts w:ascii="Times New Roman" w:eastAsia="Times New Roman" w:hAnsi="Times New Roman" w:cs="Times New Roman"/>
          <w:color w:val="000000"/>
          <w:sz w:val="24"/>
          <w:szCs w:val="24"/>
        </w:rPr>
        <w:t xml:space="preserve">. </w:t>
      </w:r>
    </w:p>
    <w:p w14:paraId="27E7775D" w14:textId="77777777" w:rsidR="00CE4BCE" w:rsidRPr="008409C8" w:rsidRDefault="00CE4BCE" w:rsidP="00CE4BCE">
      <w:pPr>
        <w:shd w:val="clear" w:color="auto" w:fill="FFFFFF"/>
        <w:spacing w:after="0" w:line="480" w:lineRule="auto"/>
        <w:ind w:firstLine="720"/>
        <w:rPr>
          <w:rFonts w:ascii="Times New Roman" w:eastAsia="Times New Roman" w:hAnsi="Times New Roman" w:cs="Times New Roman"/>
          <w:color w:val="000000"/>
          <w:sz w:val="24"/>
          <w:szCs w:val="24"/>
        </w:rPr>
      </w:pPr>
      <w:r w:rsidRPr="008409C8">
        <w:rPr>
          <w:rFonts w:ascii="Times New Roman" w:eastAsia="Times New Roman" w:hAnsi="Times New Roman" w:cs="Times New Roman"/>
          <w:color w:val="000000"/>
          <w:sz w:val="24"/>
          <w:szCs w:val="24"/>
        </w:rPr>
        <w:t>Next, we quantified t</w:t>
      </w:r>
      <w:r>
        <w:rPr>
          <w:rFonts w:ascii="Times New Roman" w:eastAsia="Times New Roman" w:hAnsi="Times New Roman" w:cs="Times New Roman"/>
          <w:color w:val="000000"/>
          <w:sz w:val="24"/>
          <w:szCs w:val="24"/>
        </w:rPr>
        <w:t>he</w:t>
      </w:r>
      <w:r w:rsidRPr="008409C8">
        <w:rPr>
          <w:rFonts w:ascii="Times New Roman" w:eastAsia="Times New Roman" w:hAnsi="Times New Roman" w:cs="Times New Roman"/>
          <w:color w:val="000000"/>
          <w:sz w:val="24"/>
          <w:szCs w:val="24"/>
        </w:rPr>
        <w:t xml:space="preserve"> integration between reward and delay</w:t>
      </w:r>
      <w:r>
        <w:rPr>
          <w:rFonts w:ascii="Times New Roman" w:eastAsia="Times New Roman" w:hAnsi="Times New Roman" w:cs="Times New Roman"/>
          <w:color w:val="000000"/>
          <w:sz w:val="24"/>
          <w:szCs w:val="24"/>
        </w:rPr>
        <w:t xml:space="preserve"> in dlPFC,</w:t>
      </w:r>
      <w:r w:rsidRPr="008409C8">
        <w:rPr>
          <w:rFonts w:ascii="Times New Roman" w:eastAsia="Times New Roman" w:hAnsi="Times New Roman" w:cs="Times New Roman"/>
          <w:color w:val="000000"/>
          <w:sz w:val="24"/>
          <w:szCs w:val="24"/>
        </w:rPr>
        <w:t xml:space="preserve"> by assessing </w:t>
      </w:r>
      <w:r>
        <w:rPr>
          <w:rFonts w:ascii="Times New Roman" w:eastAsia="Times New Roman" w:hAnsi="Times New Roman" w:cs="Times New Roman"/>
          <w:color w:val="000000"/>
          <w:sz w:val="24"/>
          <w:szCs w:val="24"/>
        </w:rPr>
        <w:t>whether the decoding accuracy for offer identity (i.e., the interaction between reward and delay) can be fully predicted by assuming the independence of coding for reward and delay</w:t>
      </w:r>
      <w:r w:rsidRPr="008409C8">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Pr="008409C8">
        <w:rPr>
          <w:rFonts w:ascii="Times New Roman" w:eastAsia="Times New Roman" w:hAnsi="Times New Roman" w:cs="Times New Roman"/>
          <w:color w:val="000000"/>
          <w:sz w:val="24"/>
          <w:szCs w:val="24"/>
        </w:rPr>
        <w:t xml:space="preserve">Specifically, if the dlPFC neural population encodes reward and delay independently, without integration, then the expected decoding accuracy for offer identity (i.e., </w:t>
      </w:r>
      <w:r>
        <w:rPr>
          <w:rFonts w:ascii="Times New Roman" w:eastAsia="Times New Roman" w:hAnsi="Times New Roman" w:cs="Times New Roman"/>
          <w:color w:val="000000"/>
          <w:sz w:val="24"/>
          <w:szCs w:val="24"/>
        </w:rPr>
        <w:t>the</w:t>
      </w:r>
      <w:r w:rsidRPr="008409C8">
        <w:rPr>
          <w:rFonts w:ascii="Times New Roman" w:eastAsia="Times New Roman" w:hAnsi="Times New Roman" w:cs="Times New Roman"/>
          <w:color w:val="000000"/>
          <w:sz w:val="24"/>
          <w:szCs w:val="24"/>
        </w:rPr>
        <w:t xml:space="preserve"> interaction</w:t>
      </w:r>
      <w:r>
        <w:rPr>
          <w:rFonts w:ascii="Times New Roman" w:eastAsia="Times New Roman" w:hAnsi="Times New Roman" w:cs="Times New Roman"/>
          <w:color w:val="000000"/>
          <w:sz w:val="24"/>
          <w:szCs w:val="24"/>
        </w:rPr>
        <w:t xml:space="preserve"> between reward and delay</w:t>
      </w:r>
      <w:r w:rsidRPr="008409C8">
        <w:rPr>
          <w:rFonts w:ascii="Times New Roman" w:eastAsia="Times New Roman" w:hAnsi="Times New Roman" w:cs="Times New Roman"/>
          <w:color w:val="000000"/>
          <w:sz w:val="24"/>
          <w:szCs w:val="24"/>
        </w:rPr>
        <w:t xml:space="preserve">), </w:t>
      </w:r>
      <m:oMath>
        <m:bar>
          <m:barPr>
            <m:pos m:val="top"/>
            <m:ctrlPr>
              <w:rPr>
                <w:rFonts w:ascii="Cambria Math" w:hAnsi="Cambria Math"/>
                <w:sz w:val="24"/>
              </w:rPr>
            </m:ctrlPr>
          </m:barPr>
          <m:e>
            <m:r>
              <w:rPr>
                <w:rFonts w:ascii="Cambria Math" w:hAnsi="Cambria Math"/>
                <w:sz w:val="24"/>
              </w:rPr>
              <m:t>P</m:t>
            </m:r>
          </m:e>
        </m:bar>
        <m:d>
          <m:dPr>
            <m:ctrlPr>
              <w:rPr>
                <w:rFonts w:ascii="Cambria Math" w:hAnsi="Cambria Math"/>
                <w:sz w:val="24"/>
              </w:rPr>
            </m:ctrlPr>
          </m:dPr>
          <m:e>
            <m:r>
              <m:rPr>
                <m:nor/>
              </m:rPr>
              <w:rPr>
                <w:rFonts w:ascii="Times New Roman" w:hAnsi="Times New Roman"/>
                <w:sz w:val="24"/>
              </w:rPr>
              <m:t>offer identity</m:t>
            </m:r>
          </m:e>
        </m:d>
      </m:oMath>
      <w:r w:rsidRPr="00CD41ED">
        <w:rPr>
          <w:rFonts w:ascii="Times New Roman" w:hAnsi="Times New Roman"/>
          <w:sz w:val="24"/>
        </w:rPr>
        <w:t xml:space="preserve">, </w:t>
      </w:r>
      <w:r w:rsidRPr="008409C8">
        <w:rPr>
          <w:rFonts w:ascii="Times New Roman" w:eastAsia="Times New Roman" w:hAnsi="Times New Roman" w:cs="Times New Roman"/>
          <w:color w:val="000000"/>
          <w:sz w:val="24"/>
          <w:szCs w:val="24"/>
        </w:rPr>
        <w:t xml:space="preserve">should equal the product of their individual decoding accuracies </w:t>
      </w:r>
      <m:oMath>
        <m:r>
          <w:rPr>
            <w:rFonts w:ascii="Cambria Math" w:hAnsi="Cambria Math"/>
            <w:sz w:val="24"/>
          </w:rPr>
          <m:t>P</m:t>
        </m:r>
        <m:d>
          <m:dPr>
            <m:ctrlPr>
              <w:rPr>
                <w:rFonts w:ascii="Cambria Math" w:hAnsi="Cambria Math"/>
                <w:sz w:val="24"/>
              </w:rPr>
            </m:ctrlPr>
          </m:dPr>
          <m:e>
            <m:r>
              <m:rPr>
                <m:nor/>
              </m:rPr>
              <w:rPr>
                <w:rFonts w:ascii="Times New Roman" w:hAnsi="Times New Roman"/>
                <w:sz w:val="24"/>
              </w:rPr>
              <m:t>reward size</m:t>
            </m:r>
          </m:e>
        </m:d>
        <m:r>
          <w:rPr>
            <w:rFonts w:ascii="Cambria Math" w:hAnsi="Cambria Math"/>
            <w:sz w:val="24"/>
          </w:rPr>
          <m:t xml:space="preserve"> and P</m:t>
        </m:r>
        <m:d>
          <m:dPr>
            <m:ctrlPr>
              <w:rPr>
                <w:rFonts w:ascii="Cambria Math" w:hAnsi="Cambria Math"/>
                <w:sz w:val="24"/>
              </w:rPr>
            </m:ctrlPr>
          </m:dPr>
          <m:e>
            <m:r>
              <m:rPr>
                <m:nor/>
              </m:rPr>
              <w:rPr>
                <w:rFonts w:ascii="Times New Roman" w:hAnsi="Times New Roman"/>
                <w:sz w:val="24"/>
              </w:rPr>
              <m:t>delay</m:t>
            </m:r>
          </m:e>
        </m:d>
      </m:oMath>
      <w:r w:rsidRPr="008409C8">
        <w:rPr>
          <w:rFonts w:ascii="Times New Roman" w:eastAsia="Times New Roman" w:hAnsi="Times New Roman" w:cs="Times New Roman"/>
          <w:color w:val="000000"/>
          <w:sz w:val="24"/>
          <w:szCs w:val="24"/>
        </w:rPr>
        <w:t>:</w:t>
      </w:r>
    </w:p>
    <w:p w14:paraId="75DAE800" w14:textId="77777777" w:rsidR="00CE4BCE" w:rsidRPr="008409C8" w:rsidRDefault="00CE4BCE" w:rsidP="00CE4BCE">
      <w:pPr>
        <w:shd w:val="clear" w:color="auto" w:fill="FFFFFF"/>
        <w:spacing w:after="0" w:line="480" w:lineRule="auto"/>
        <w:jc w:val="center"/>
        <w:rPr>
          <w:rFonts w:ascii="Times New Roman" w:eastAsia="Times New Roman" w:hAnsi="Times New Roman" w:cs="Times New Roman"/>
          <w:color w:val="000000"/>
          <w:sz w:val="24"/>
          <w:szCs w:val="24"/>
        </w:rPr>
      </w:pPr>
      <m:oMathPara>
        <m:oMathParaPr>
          <m:jc m:val="center"/>
        </m:oMathParaPr>
        <m:oMath>
          <m:bar>
            <m:barPr>
              <m:pos m:val="top"/>
              <m:ctrlPr>
                <w:rPr>
                  <w:rFonts w:ascii="Cambria Math" w:hAnsi="Cambria Math"/>
                  <w:sz w:val="24"/>
                </w:rPr>
              </m:ctrlPr>
            </m:barPr>
            <m:e>
              <m:r>
                <w:rPr>
                  <w:rFonts w:ascii="Cambria Math" w:hAnsi="Cambria Math"/>
                  <w:sz w:val="24"/>
                </w:rPr>
                <m:t>P</m:t>
              </m:r>
            </m:e>
          </m:bar>
          <m:d>
            <m:dPr>
              <m:ctrlPr>
                <w:rPr>
                  <w:rFonts w:ascii="Cambria Math" w:hAnsi="Cambria Math"/>
                  <w:sz w:val="24"/>
                </w:rPr>
              </m:ctrlPr>
            </m:dPr>
            <m:e>
              <m:r>
                <m:rPr>
                  <m:nor/>
                </m:rPr>
                <w:rPr>
                  <w:rFonts w:ascii="Times New Roman" w:hAnsi="Times New Roman"/>
                  <w:sz w:val="24"/>
                </w:rPr>
                <m:t>offer identity</m:t>
              </m:r>
            </m:e>
          </m:d>
          <m:r>
            <w:rPr>
              <w:rFonts w:ascii="Cambria Math" w:hAnsi="Cambria Math"/>
              <w:sz w:val="24"/>
            </w:rPr>
            <m:t>=P</m:t>
          </m:r>
          <m:d>
            <m:dPr>
              <m:ctrlPr>
                <w:rPr>
                  <w:rFonts w:ascii="Cambria Math" w:hAnsi="Cambria Math"/>
                  <w:sz w:val="24"/>
                </w:rPr>
              </m:ctrlPr>
            </m:dPr>
            <m:e>
              <m:r>
                <m:rPr>
                  <m:nor/>
                </m:rPr>
                <w:rPr>
                  <w:rFonts w:ascii="Times New Roman" w:hAnsi="Times New Roman"/>
                  <w:sz w:val="24"/>
                </w:rPr>
                <m:t>reward size</m:t>
              </m:r>
            </m:e>
          </m:d>
          <m:r>
            <w:rPr>
              <w:rFonts w:ascii="Cambria Math" w:hAnsi="Cambria Math"/>
              <w:sz w:val="24"/>
            </w:rPr>
            <m:t>⋅P</m:t>
          </m:r>
          <m:d>
            <m:dPr>
              <m:ctrlPr>
                <w:rPr>
                  <w:rFonts w:ascii="Cambria Math" w:hAnsi="Cambria Math"/>
                  <w:sz w:val="24"/>
                </w:rPr>
              </m:ctrlPr>
            </m:dPr>
            <m:e>
              <m:r>
                <m:rPr>
                  <m:nor/>
                </m:rPr>
                <w:rPr>
                  <w:rFonts w:ascii="Times New Roman" w:hAnsi="Times New Roman"/>
                  <w:sz w:val="24"/>
                </w:rPr>
                <m:t>delay</m:t>
              </m:r>
            </m:e>
          </m:d>
        </m:oMath>
      </m:oMathPara>
    </w:p>
    <w:p w14:paraId="0000003C" w14:textId="4984D4E8" w:rsidR="00585BFC" w:rsidRDefault="00CE4BCE">
      <w:pPr>
        <w:shd w:val="clear" w:color="auto" w:fill="FFFFFF"/>
        <w:spacing w:after="0" w:line="480" w:lineRule="auto"/>
        <w:rPr>
          <w:ins w:id="277" w:author="Siyu Wang" w:date="2026-07-19T14:28:00Z" w16du:dateUtc="2026-07-19T18:28:00Z"/>
          <w:rFonts w:ascii="Times New Roman" w:eastAsia="Times New Roman" w:hAnsi="Times New Roman" w:cs="Times New Roman"/>
          <w:color w:val="000000"/>
          <w:sz w:val="24"/>
          <w:szCs w:val="24"/>
        </w:rPr>
      </w:pPr>
      <w:r w:rsidRPr="008409C8">
        <w:rPr>
          <w:rFonts w:ascii="Times New Roman" w:eastAsia="Times New Roman" w:hAnsi="Times New Roman" w:cs="Times New Roman"/>
          <w:color w:val="000000"/>
          <w:sz w:val="24"/>
          <w:szCs w:val="24"/>
        </w:rPr>
        <w:t xml:space="preserve">If the observed decoding performance </w:t>
      </w:r>
      <m:oMath>
        <m:r>
          <w:rPr>
            <w:rFonts w:ascii="Cambria Math" w:hAnsi="Cambria Math"/>
            <w:sz w:val="24"/>
          </w:rPr>
          <m:t>P</m:t>
        </m:r>
        <m:d>
          <m:dPr>
            <m:ctrlPr>
              <w:rPr>
                <w:rFonts w:ascii="Cambria Math" w:hAnsi="Cambria Math"/>
                <w:sz w:val="24"/>
              </w:rPr>
            </m:ctrlPr>
          </m:dPr>
          <m:e>
            <m:r>
              <m:rPr>
                <m:nor/>
              </m:rPr>
              <w:rPr>
                <w:rFonts w:ascii="Times New Roman" w:hAnsi="Times New Roman"/>
                <w:sz w:val="24"/>
              </w:rPr>
              <m:t>offer identity</m:t>
            </m:r>
          </m:e>
        </m:d>
      </m:oMath>
      <w:r w:rsidRPr="00E85010">
        <w:rPr>
          <w:rFonts w:ascii="Times New Roman" w:eastAsia="Times New Roman" w:hAnsi="Times New Roman" w:cs="Times New Roman"/>
          <w:sz w:val="24"/>
          <w:szCs w:val="24"/>
        </w:rPr>
        <w:t xml:space="preserve"> </w:t>
      </w:r>
      <w:r w:rsidRPr="008409C8">
        <w:rPr>
          <w:rFonts w:ascii="Times New Roman" w:eastAsia="Times New Roman" w:hAnsi="Times New Roman" w:cs="Times New Roman"/>
          <w:color w:val="000000"/>
          <w:sz w:val="24"/>
          <w:szCs w:val="24"/>
        </w:rPr>
        <w:t xml:space="preserve">exceeds the predicted level </w:t>
      </w:r>
      <m:oMath>
        <m:bar>
          <m:barPr>
            <m:pos m:val="top"/>
            <m:ctrlPr>
              <w:rPr>
                <w:rFonts w:ascii="Cambria Math" w:hAnsi="Cambria Math"/>
                <w:sz w:val="24"/>
              </w:rPr>
            </m:ctrlPr>
          </m:barPr>
          <m:e>
            <m:r>
              <w:rPr>
                <w:rFonts w:ascii="Cambria Math" w:hAnsi="Cambria Math"/>
                <w:sz w:val="24"/>
              </w:rPr>
              <m:t>P</m:t>
            </m:r>
          </m:e>
        </m:bar>
        <m:d>
          <m:dPr>
            <m:ctrlPr>
              <w:rPr>
                <w:rFonts w:ascii="Cambria Math" w:hAnsi="Cambria Math"/>
                <w:sz w:val="24"/>
              </w:rPr>
            </m:ctrlPr>
          </m:dPr>
          <m:e>
            <m:r>
              <m:rPr>
                <m:nor/>
              </m:rPr>
              <w:rPr>
                <w:rFonts w:ascii="Times New Roman" w:hAnsi="Times New Roman"/>
                <w:sz w:val="24"/>
              </w:rPr>
              <m:t>offer identity</m:t>
            </m:r>
          </m:e>
        </m:d>
      </m:oMath>
      <w:r w:rsidRPr="008409C8">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it would</w:t>
      </w:r>
      <w:r w:rsidRPr="008409C8">
        <w:rPr>
          <w:rFonts w:ascii="Times New Roman" w:eastAsia="Times New Roman" w:hAnsi="Times New Roman" w:cs="Times New Roman"/>
          <w:color w:val="000000"/>
          <w:sz w:val="24"/>
          <w:szCs w:val="24"/>
        </w:rPr>
        <w:t xml:space="preserve"> suggest that reward and delay are integrated and not represented independently. We compared the predicted decoding performance of offer identity</w:t>
      </w:r>
      <m:oMath>
        <m:r>
          <w:rPr>
            <w:rFonts w:ascii="Cambria Math" w:eastAsia="Times New Roman" w:hAnsi="Cambria Math" w:cs="Times New Roman"/>
            <w:color w:val="000000"/>
            <w:sz w:val="24"/>
            <w:szCs w:val="24"/>
          </w:rPr>
          <m:t xml:space="preserve"> </m:t>
        </m:r>
        <m:bar>
          <m:barPr>
            <m:pos m:val="top"/>
            <m:ctrlPr>
              <w:rPr>
                <w:rFonts w:ascii="Cambria Math" w:hAnsi="Cambria Math"/>
                <w:sz w:val="24"/>
              </w:rPr>
            </m:ctrlPr>
          </m:barPr>
          <m:e>
            <m:r>
              <w:rPr>
                <w:rFonts w:ascii="Cambria Math" w:hAnsi="Cambria Math"/>
                <w:sz w:val="24"/>
              </w:rPr>
              <m:t>P</m:t>
            </m:r>
          </m:e>
        </m:bar>
        <m:d>
          <m:dPr>
            <m:ctrlPr>
              <w:rPr>
                <w:rFonts w:ascii="Cambria Math" w:hAnsi="Cambria Math"/>
                <w:sz w:val="24"/>
              </w:rPr>
            </m:ctrlPr>
          </m:dPr>
          <m:e>
            <m:r>
              <m:rPr>
                <m:sty m:val="p"/>
              </m:rPr>
              <w:rPr>
                <w:rFonts w:ascii="Cambria Math" w:hAnsi="Cambria Math"/>
                <w:sz w:val="24"/>
              </w:rPr>
              <m:t>offer identity</m:t>
            </m:r>
          </m:e>
        </m:d>
        <m:r>
          <m:rPr>
            <m:sty m:val="p"/>
          </m:rPr>
          <w:rPr>
            <w:rFonts w:ascii="Cambria Math" w:eastAsia="Times New Roman" w:hAnsi="Cambria Math" w:cs="Times New Roman"/>
            <w:color w:val="000000"/>
            <w:sz w:val="24"/>
            <w:szCs w:val="24"/>
          </w:rPr>
          <m:t xml:space="preserve">,  </m:t>
        </m:r>
      </m:oMath>
      <w:r w:rsidRPr="008409C8">
        <w:rPr>
          <w:rFonts w:ascii="Times New Roman" w:eastAsia="Times New Roman" w:hAnsi="Times New Roman" w:cs="Times New Roman"/>
          <w:color w:val="000000"/>
          <w:sz w:val="24"/>
          <w:szCs w:val="24"/>
        </w:rPr>
        <w:t xml:space="preserve">with the actual decoding performance </w:t>
      </w:r>
      <m:oMath>
        <m:r>
          <w:rPr>
            <w:rFonts w:ascii="Cambria Math" w:hAnsi="Cambria Math"/>
            <w:sz w:val="24"/>
          </w:rPr>
          <m:t>P</m:t>
        </m:r>
        <m:d>
          <m:dPr>
            <m:ctrlPr>
              <w:rPr>
                <w:rFonts w:ascii="Cambria Math" w:hAnsi="Cambria Math"/>
                <w:sz w:val="24"/>
              </w:rPr>
            </m:ctrlPr>
          </m:dPr>
          <m:e>
            <m:r>
              <m:rPr>
                <m:nor/>
              </m:rPr>
              <w:rPr>
                <w:rFonts w:ascii="Times New Roman" w:hAnsi="Times New Roman"/>
                <w:sz w:val="24"/>
              </w:rPr>
              <m:t>offer identity</m:t>
            </m:r>
          </m:e>
        </m:d>
      </m:oMath>
      <w:r w:rsidRPr="008409C8">
        <w:rPr>
          <w:rFonts w:ascii="Times New Roman" w:eastAsia="Times New Roman" w:hAnsi="Times New Roman" w:cs="Times New Roman"/>
          <w:color w:val="000000"/>
          <w:sz w:val="24"/>
          <w:szCs w:val="24"/>
        </w:rPr>
        <w:t xml:space="preserve"> for the two monkeys. For Monkey S, we found that</w:t>
      </w:r>
      <m:oMath>
        <m:r>
          <w:rPr>
            <w:rFonts w:ascii="Cambria Math" w:hAnsi="Cambria Math"/>
            <w:sz w:val="24"/>
          </w:rPr>
          <m:t xml:space="preserve"> P</m:t>
        </m:r>
        <m:d>
          <m:dPr>
            <m:ctrlPr>
              <w:rPr>
                <w:rFonts w:ascii="Cambria Math" w:hAnsi="Cambria Math"/>
                <w:sz w:val="24"/>
              </w:rPr>
            </m:ctrlPr>
          </m:dPr>
          <m:e>
            <m:r>
              <m:rPr>
                <m:nor/>
              </m:rPr>
              <w:rPr>
                <w:rFonts w:ascii="Times New Roman" w:hAnsi="Times New Roman"/>
                <w:sz w:val="24"/>
              </w:rPr>
              <m:t>offer identity</m:t>
            </m:r>
          </m:e>
        </m:d>
      </m:oMath>
      <w:r w:rsidRPr="008409C8">
        <w:rPr>
          <w:rFonts w:ascii="Times New Roman" w:eastAsia="Times New Roman" w:hAnsi="Times New Roman" w:cs="Times New Roman"/>
          <w:color w:val="000000"/>
          <w:sz w:val="24"/>
          <w:szCs w:val="24"/>
        </w:rPr>
        <w:t xml:space="preserve"> was significantly higher than </w:t>
      </w:r>
      <m:oMath>
        <m:bar>
          <m:barPr>
            <m:pos m:val="top"/>
            <m:ctrlPr>
              <w:rPr>
                <w:rFonts w:ascii="Cambria Math" w:hAnsi="Cambria Math"/>
                <w:sz w:val="24"/>
              </w:rPr>
            </m:ctrlPr>
          </m:barPr>
          <m:e>
            <m:r>
              <w:rPr>
                <w:rFonts w:ascii="Cambria Math" w:hAnsi="Cambria Math"/>
                <w:sz w:val="24"/>
              </w:rPr>
              <m:t>P</m:t>
            </m:r>
          </m:e>
        </m:bar>
        <m:d>
          <m:dPr>
            <m:ctrlPr>
              <w:rPr>
                <w:rFonts w:ascii="Cambria Math" w:hAnsi="Cambria Math"/>
                <w:sz w:val="24"/>
              </w:rPr>
            </m:ctrlPr>
          </m:dPr>
          <m:e>
            <m:r>
              <m:rPr>
                <m:sty m:val="p"/>
              </m:rPr>
              <w:rPr>
                <w:rFonts w:ascii="Cambria Math" w:hAnsi="Cambria Math"/>
                <w:sz w:val="24"/>
              </w:rPr>
              <m:t>offer identity</m:t>
            </m:r>
          </m:e>
        </m:d>
      </m:oMath>
      <w:r w:rsidRPr="008409C8">
        <w:rPr>
          <w:rFonts w:ascii="Times New Roman" w:eastAsia="Times New Roman" w:hAnsi="Times New Roman" w:cs="Times New Roman"/>
          <w:color w:val="000000"/>
          <w:sz w:val="24"/>
          <w:szCs w:val="24"/>
        </w:rPr>
        <w:t xml:space="preserve">, from around 200ms after the offer onset (Fig. </w:t>
      </w:r>
      <w:r>
        <w:rPr>
          <w:rFonts w:ascii="Times New Roman" w:eastAsia="Times New Roman" w:hAnsi="Times New Roman" w:cs="Times New Roman"/>
          <w:color w:val="000000"/>
          <w:sz w:val="24"/>
          <w:szCs w:val="24"/>
        </w:rPr>
        <w:t>7</w:t>
      </w:r>
      <w:r w:rsidRPr="008409C8">
        <w:rPr>
          <w:rFonts w:ascii="Times New Roman" w:eastAsia="Times New Roman" w:hAnsi="Times New Roman" w:cs="Times New Roman"/>
          <w:color w:val="000000"/>
          <w:sz w:val="24"/>
          <w:szCs w:val="24"/>
        </w:rPr>
        <w:t>E)</w:t>
      </w:r>
      <w:ins w:id="278" w:author="Siyu Wang" w:date="2026-07-19T14:27:00Z" w16du:dateUtc="2026-07-19T18:27:00Z">
        <w:r w:rsidR="008C6CEA">
          <w:rPr>
            <w:rFonts w:ascii="Times New Roman" w:eastAsia="Times New Roman" w:hAnsi="Times New Roman" w:cs="Times New Roman"/>
            <w:color w:val="000000"/>
            <w:sz w:val="24"/>
            <w:szCs w:val="24"/>
          </w:rPr>
          <w:t>, suggesting integration</w:t>
        </w:r>
      </w:ins>
      <w:r w:rsidRPr="008409C8">
        <w:rPr>
          <w:rFonts w:ascii="Times New Roman" w:eastAsia="Times New Roman" w:hAnsi="Times New Roman" w:cs="Times New Roman"/>
          <w:color w:val="000000"/>
          <w:sz w:val="24"/>
          <w:szCs w:val="24"/>
        </w:rPr>
        <w:t xml:space="preserve">. In contrast, no such difference was observed in Monkey T, suggesting that reward and delay were represented independently without integration </w:t>
      </w:r>
      <w:r>
        <w:rPr>
          <w:rFonts w:ascii="Times New Roman" w:eastAsia="Times New Roman" w:hAnsi="Times New Roman" w:cs="Times New Roman"/>
          <w:color w:val="000000"/>
          <w:sz w:val="24"/>
          <w:szCs w:val="24"/>
        </w:rPr>
        <w:t xml:space="preserve">in Monkey T </w:t>
      </w:r>
      <w:r w:rsidRPr="008409C8">
        <w:rPr>
          <w:rFonts w:ascii="Times New Roman" w:eastAsia="Times New Roman" w:hAnsi="Times New Roman" w:cs="Times New Roman"/>
          <w:color w:val="000000"/>
          <w:sz w:val="24"/>
          <w:szCs w:val="24"/>
        </w:rPr>
        <w:t xml:space="preserve">(Fig. </w:t>
      </w:r>
      <w:r>
        <w:rPr>
          <w:rFonts w:ascii="Times New Roman" w:eastAsia="Times New Roman" w:hAnsi="Times New Roman" w:cs="Times New Roman"/>
          <w:color w:val="000000"/>
          <w:sz w:val="24"/>
          <w:szCs w:val="24"/>
        </w:rPr>
        <w:t>7</w:t>
      </w:r>
      <w:r w:rsidRPr="008409C8">
        <w:rPr>
          <w:rFonts w:ascii="Times New Roman" w:eastAsia="Times New Roman" w:hAnsi="Times New Roman" w:cs="Times New Roman"/>
          <w:color w:val="000000"/>
          <w:sz w:val="24"/>
          <w:szCs w:val="24"/>
        </w:rPr>
        <w:t xml:space="preserve">F). These results align with the respective behavioral strategies of the two monkeys.  </w:t>
      </w:r>
    </w:p>
    <w:p w14:paraId="457B552E" w14:textId="77777777" w:rsidR="00C03A66" w:rsidRDefault="00C03A66" w:rsidP="00E91456">
      <w:pPr>
        <w:shd w:val="clear" w:color="auto" w:fill="FFFFFF"/>
        <w:spacing w:after="0" w:line="480" w:lineRule="auto"/>
        <w:rPr>
          <w:rFonts w:ascii="Times New Roman" w:eastAsia="Times New Roman" w:hAnsi="Times New Roman" w:cs="Times New Roman"/>
          <w:color w:val="000000"/>
          <w:sz w:val="24"/>
          <w:szCs w:val="24"/>
        </w:rPr>
      </w:pPr>
    </w:p>
    <w:p w14:paraId="0000003D" w14:textId="77777777" w:rsidR="00585BFC" w:rsidRDefault="00000000">
      <w:pPr>
        <w:shd w:val="clear" w:color="auto" w:fill="FFFFFF"/>
        <w:spacing w:after="0" w:line="48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Discussion</w:t>
      </w:r>
    </w:p>
    <w:p w14:paraId="0000003E" w14:textId="0552D879" w:rsidR="00585BFC" w:rsidRDefault="00000000">
      <w:pPr>
        <w:shd w:val="clear" w:color="auto" w:fill="FFFFFF"/>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this work, we trained two monkeys to perform a two-step temporal discounting task. They were required to make accept or reject decisions regarding delayed reward offers by releasing a </w:t>
      </w:r>
      <w:r>
        <w:rPr>
          <w:rFonts w:ascii="Times New Roman" w:eastAsia="Times New Roman" w:hAnsi="Times New Roman" w:cs="Times New Roman"/>
          <w:color w:val="000000"/>
          <w:sz w:val="24"/>
          <w:szCs w:val="24"/>
        </w:rPr>
        <w:lastRenderedPageBreak/>
        <w:t xml:space="preserve">lever when the purple ‘accept’ or yellow ‘reject’ </w:t>
      </w:r>
      <w:del w:id="279" w:author="Siyu Wang" w:date="2026-07-19T12:41:00Z" w16du:dateUtc="2026-07-19T16:41:00Z">
        <w:r w:rsidDel="00577185">
          <w:rPr>
            <w:rFonts w:ascii="Times New Roman" w:eastAsia="Times New Roman" w:hAnsi="Times New Roman" w:cs="Times New Roman"/>
            <w:color w:val="000000"/>
            <w:sz w:val="24"/>
            <w:szCs w:val="24"/>
          </w:rPr>
          <w:delText>go signal</w:delText>
        </w:r>
      </w:del>
      <w:ins w:id="280" w:author="Siyu Wang" w:date="2026-07-19T14:28:00Z" w16du:dateUtc="2026-07-19T18:28:00Z">
        <w:r w:rsidR="00674CD6">
          <w:rPr>
            <w:rFonts w:ascii="Times New Roman" w:eastAsia="Times New Roman" w:hAnsi="Times New Roman" w:cs="Times New Roman"/>
            <w:color w:val="000000"/>
            <w:sz w:val="24"/>
            <w:szCs w:val="24"/>
          </w:rPr>
          <w:t>go signal</w:t>
        </w:r>
      </w:ins>
      <w:r>
        <w:rPr>
          <w:rFonts w:ascii="Times New Roman" w:eastAsia="Times New Roman" w:hAnsi="Times New Roman" w:cs="Times New Roman"/>
          <w:color w:val="000000"/>
          <w:sz w:val="24"/>
          <w:szCs w:val="24"/>
        </w:rPr>
        <w:t xml:space="preserve"> was presented. We showed that both of our monkeys adjusted their temporal discounting behavior based on the </w:t>
      </w:r>
      <w:del w:id="281" w:author="Siyu Wang" w:date="2026-07-19T12:41:00Z" w16du:dateUtc="2026-07-19T16:41:00Z">
        <w:r w:rsidDel="00577185">
          <w:rPr>
            <w:rFonts w:ascii="Times New Roman" w:eastAsia="Times New Roman" w:hAnsi="Times New Roman" w:cs="Times New Roman"/>
            <w:color w:val="000000"/>
            <w:sz w:val="24"/>
            <w:szCs w:val="24"/>
          </w:rPr>
          <w:delText>go signal</w:delText>
        </w:r>
      </w:del>
      <w:ins w:id="282" w:author="Siyu Wang" w:date="2026-07-19T14:28:00Z" w16du:dateUtc="2026-07-19T18:28:00Z">
        <w:r w:rsidR="00674CD6">
          <w:rPr>
            <w:rFonts w:ascii="Times New Roman" w:eastAsia="Times New Roman" w:hAnsi="Times New Roman" w:cs="Times New Roman"/>
            <w:color w:val="000000"/>
            <w:sz w:val="24"/>
            <w:szCs w:val="24"/>
          </w:rPr>
          <w:t>go signal</w:t>
        </w:r>
      </w:ins>
      <w:r>
        <w:rPr>
          <w:rFonts w:ascii="Times New Roman" w:eastAsia="Times New Roman" w:hAnsi="Times New Roman" w:cs="Times New Roman"/>
          <w:color w:val="000000"/>
          <w:sz w:val="24"/>
          <w:szCs w:val="24"/>
        </w:rPr>
        <w:t xml:space="preserve">. Specifically, when the first </w:t>
      </w:r>
      <w:del w:id="283" w:author="Siyu Wang" w:date="2026-07-19T12:41:00Z" w16du:dateUtc="2026-07-19T16:41:00Z">
        <w:r w:rsidDel="00577185">
          <w:rPr>
            <w:rFonts w:ascii="Times New Roman" w:eastAsia="Times New Roman" w:hAnsi="Times New Roman" w:cs="Times New Roman"/>
            <w:color w:val="000000"/>
            <w:sz w:val="24"/>
            <w:szCs w:val="24"/>
          </w:rPr>
          <w:delText>go signal</w:delText>
        </w:r>
      </w:del>
      <w:ins w:id="284" w:author="Siyu Wang" w:date="2026-07-19T14:28:00Z" w16du:dateUtc="2026-07-19T18:28:00Z">
        <w:r w:rsidR="00674CD6">
          <w:rPr>
            <w:rFonts w:ascii="Times New Roman" w:eastAsia="Times New Roman" w:hAnsi="Times New Roman" w:cs="Times New Roman"/>
            <w:color w:val="000000"/>
            <w:sz w:val="24"/>
            <w:szCs w:val="24"/>
          </w:rPr>
          <w:t>go signal</w:t>
        </w:r>
      </w:ins>
      <w:r>
        <w:rPr>
          <w:rFonts w:ascii="Times New Roman" w:eastAsia="Times New Roman" w:hAnsi="Times New Roman" w:cs="Times New Roman"/>
          <w:color w:val="000000"/>
          <w:sz w:val="24"/>
          <w:szCs w:val="24"/>
        </w:rPr>
        <w:t xml:space="preserve"> was yellow (animals have to wait an additional delay after the yellow </w:t>
      </w:r>
      <w:del w:id="285" w:author="Siyu Wang" w:date="2026-07-19T12:41:00Z" w16du:dateUtc="2026-07-19T16:41:00Z">
        <w:r w:rsidDel="00577185">
          <w:rPr>
            <w:rFonts w:ascii="Times New Roman" w:eastAsia="Times New Roman" w:hAnsi="Times New Roman" w:cs="Times New Roman"/>
            <w:color w:val="000000"/>
            <w:sz w:val="24"/>
            <w:szCs w:val="24"/>
          </w:rPr>
          <w:delText>go signal</w:delText>
        </w:r>
      </w:del>
      <w:ins w:id="286" w:author="Siyu Wang" w:date="2026-07-19T14:28:00Z" w16du:dateUtc="2026-07-19T18:28:00Z">
        <w:r w:rsidR="00674CD6">
          <w:rPr>
            <w:rFonts w:ascii="Times New Roman" w:eastAsia="Times New Roman" w:hAnsi="Times New Roman" w:cs="Times New Roman"/>
            <w:color w:val="000000"/>
            <w:sz w:val="24"/>
            <w:szCs w:val="24"/>
          </w:rPr>
          <w:t>go signal</w:t>
        </w:r>
      </w:ins>
      <w:r>
        <w:rPr>
          <w:rFonts w:ascii="Times New Roman" w:eastAsia="Times New Roman" w:hAnsi="Times New Roman" w:cs="Times New Roman"/>
          <w:color w:val="000000"/>
          <w:sz w:val="24"/>
          <w:szCs w:val="24"/>
        </w:rPr>
        <w:t xml:space="preserve"> to turn purple to accept the offer) compared to purple (animals can accept the offer immediately), both monkeys were less likely to accept the original delayed reward offer due to the additional wait time. Behavioral modeling revealed differences in strategy between monkeys. Monkey S recomputed the temporally discounted value by considering the additional delay associated with the </w:t>
      </w:r>
      <w:del w:id="287" w:author="Siyu Wang" w:date="2026-07-19T12:41:00Z" w16du:dateUtc="2026-07-19T16:41:00Z">
        <w:r w:rsidDel="00577185">
          <w:rPr>
            <w:rFonts w:ascii="Times New Roman" w:eastAsia="Times New Roman" w:hAnsi="Times New Roman" w:cs="Times New Roman"/>
            <w:color w:val="000000"/>
            <w:sz w:val="24"/>
            <w:szCs w:val="24"/>
          </w:rPr>
          <w:delText>go signal</w:delText>
        </w:r>
      </w:del>
      <w:ins w:id="288" w:author="Siyu Wang" w:date="2026-07-19T14:28:00Z" w16du:dateUtc="2026-07-19T18:28:00Z">
        <w:r w:rsidR="00674CD6">
          <w:rPr>
            <w:rFonts w:ascii="Times New Roman" w:eastAsia="Times New Roman" w:hAnsi="Times New Roman" w:cs="Times New Roman"/>
            <w:color w:val="000000"/>
            <w:sz w:val="24"/>
            <w:szCs w:val="24"/>
          </w:rPr>
          <w:t>go signal</w:t>
        </w:r>
      </w:ins>
      <w:r>
        <w:rPr>
          <w:rFonts w:ascii="Times New Roman" w:eastAsia="Times New Roman" w:hAnsi="Times New Roman" w:cs="Times New Roman"/>
          <w:color w:val="000000"/>
          <w:sz w:val="24"/>
          <w:szCs w:val="24"/>
        </w:rPr>
        <w:t xml:space="preserve">. In contrast, Monkey T treated the </w:t>
      </w:r>
      <w:del w:id="289" w:author="Siyu Wang" w:date="2026-07-19T12:41:00Z" w16du:dateUtc="2026-07-19T16:41:00Z">
        <w:r w:rsidDel="00577185">
          <w:rPr>
            <w:rFonts w:ascii="Times New Roman" w:eastAsia="Times New Roman" w:hAnsi="Times New Roman" w:cs="Times New Roman"/>
            <w:color w:val="000000"/>
            <w:sz w:val="24"/>
            <w:szCs w:val="24"/>
          </w:rPr>
          <w:delText>go signal</w:delText>
        </w:r>
      </w:del>
      <w:ins w:id="290" w:author="Siyu Wang" w:date="2026-07-19T14:28:00Z" w16du:dateUtc="2026-07-19T18:28:00Z">
        <w:r w:rsidR="00674CD6">
          <w:rPr>
            <w:rFonts w:ascii="Times New Roman" w:eastAsia="Times New Roman" w:hAnsi="Times New Roman" w:cs="Times New Roman"/>
            <w:color w:val="000000"/>
            <w:sz w:val="24"/>
            <w:szCs w:val="24"/>
          </w:rPr>
          <w:t>go signal</w:t>
        </w:r>
      </w:ins>
      <w:r>
        <w:rPr>
          <w:rFonts w:ascii="Times New Roman" w:eastAsia="Times New Roman" w:hAnsi="Times New Roman" w:cs="Times New Roman"/>
          <w:color w:val="000000"/>
          <w:sz w:val="24"/>
          <w:szCs w:val="24"/>
        </w:rPr>
        <w:t xml:space="preserve"> as having additive value, without recomputing the temporally discounted value of the original offer. At the neural level, we found evidence of temporal discounting computation in dlPFC of both monkeys. The population encoding dimensions for reward and delay were inversely aligned in the dlPFC, in line with previous research (17, 18). Despite these similarities, we found that dlPFC neurons encoded reward and time in ways that reflected the behavioral differences between the animals. This suggests that the coding of reward and time in dlPFC depends on the strategy employed. </w:t>
      </w:r>
    </w:p>
    <w:p w14:paraId="0000003F" w14:textId="16F0976E" w:rsidR="00585BFC" w:rsidRDefault="00000000">
      <w:pPr>
        <w:shd w:val="clear" w:color="auto" w:fill="FFFFFF"/>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monkey S, we observed that the population coding dimension for the </w:t>
      </w:r>
      <w:del w:id="291" w:author="Siyu Wang" w:date="2026-07-19T12:41:00Z" w16du:dateUtc="2026-07-19T16:41:00Z">
        <w:r w:rsidDel="00577185">
          <w:rPr>
            <w:rFonts w:ascii="Times New Roman" w:eastAsia="Times New Roman" w:hAnsi="Times New Roman" w:cs="Times New Roman"/>
            <w:color w:val="000000"/>
            <w:sz w:val="24"/>
            <w:szCs w:val="24"/>
          </w:rPr>
          <w:delText>go signal</w:delText>
        </w:r>
      </w:del>
      <w:ins w:id="292" w:author="Siyu Wang" w:date="2026-07-19T14:28:00Z" w16du:dateUtc="2026-07-19T18:28:00Z">
        <w:r w:rsidR="00674CD6">
          <w:rPr>
            <w:rFonts w:ascii="Times New Roman" w:eastAsia="Times New Roman" w:hAnsi="Times New Roman" w:cs="Times New Roman"/>
            <w:color w:val="000000"/>
            <w:sz w:val="24"/>
            <w:szCs w:val="24"/>
          </w:rPr>
          <w:t>go signal</w:t>
        </w:r>
      </w:ins>
      <w:r>
        <w:rPr>
          <w:rFonts w:ascii="Times New Roman" w:eastAsia="Times New Roman" w:hAnsi="Times New Roman" w:cs="Times New Roman"/>
          <w:color w:val="000000"/>
          <w:sz w:val="24"/>
          <w:szCs w:val="24"/>
        </w:rPr>
        <w:t xml:space="preserve"> was positively aligned with the reward size coding dimension and negatively aligned with the delay coding dimension. This suggests that for monkey S, the </w:t>
      </w:r>
      <w:del w:id="293" w:author="Siyu Wang" w:date="2026-07-19T12:41:00Z" w16du:dateUtc="2026-07-19T16:41:00Z">
        <w:r w:rsidDel="00577185">
          <w:rPr>
            <w:rFonts w:ascii="Times New Roman" w:eastAsia="Times New Roman" w:hAnsi="Times New Roman" w:cs="Times New Roman"/>
            <w:color w:val="000000"/>
            <w:sz w:val="24"/>
            <w:szCs w:val="24"/>
          </w:rPr>
          <w:delText>go signal</w:delText>
        </w:r>
      </w:del>
      <w:ins w:id="294" w:author="Siyu Wang" w:date="2026-07-19T14:28:00Z" w16du:dateUtc="2026-07-19T18:28:00Z">
        <w:r w:rsidR="00674CD6">
          <w:rPr>
            <w:rFonts w:ascii="Times New Roman" w:eastAsia="Times New Roman" w:hAnsi="Times New Roman" w:cs="Times New Roman"/>
            <w:color w:val="000000"/>
            <w:sz w:val="24"/>
            <w:szCs w:val="24"/>
          </w:rPr>
          <w:t>go signal</w:t>
        </w:r>
      </w:ins>
      <w:r>
        <w:rPr>
          <w:rFonts w:ascii="Times New Roman" w:eastAsia="Times New Roman" w:hAnsi="Times New Roman" w:cs="Times New Roman"/>
          <w:color w:val="000000"/>
          <w:sz w:val="24"/>
          <w:szCs w:val="24"/>
        </w:rPr>
        <w:t xml:space="preserve"> modified the discounted value, which is consistent with behavioral modeling results indicating that monkey S re-computed the temporally discounted value by considering the additional delay associated with the </w:t>
      </w:r>
      <w:del w:id="295" w:author="Siyu Wang" w:date="2026-07-19T12:41:00Z" w16du:dateUtc="2026-07-19T16:41:00Z">
        <w:r w:rsidDel="00577185">
          <w:rPr>
            <w:rFonts w:ascii="Times New Roman" w:eastAsia="Times New Roman" w:hAnsi="Times New Roman" w:cs="Times New Roman"/>
            <w:color w:val="000000"/>
            <w:sz w:val="24"/>
            <w:szCs w:val="24"/>
          </w:rPr>
          <w:delText>go signal</w:delText>
        </w:r>
      </w:del>
      <w:ins w:id="296" w:author="Siyu Wang" w:date="2026-07-19T14:28:00Z" w16du:dateUtc="2026-07-19T18:28:00Z">
        <w:r w:rsidR="00674CD6">
          <w:rPr>
            <w:rFonts w:ascii="Times New Roman" w:eastAsia="Times New Roman" w:hAnsi="Times New Roman" w:cs="Times New Roman"/>
            <w:color w:val="000000"/>
            <w:sz w:val="24"/>
            <w:szCs w:val="24"/>
          </w:rPr>
          <w:t>go signal</w:t>
        </w:r>
      </w:ins>
      <w:r>
        <w:rPr>
          <w:rFonts w:ascii="Times New Roman" w:eastAsia="Times New Roman" w:hAnsi="Times New Roman" w:cs="Times New Roman"/>
          <w:color w:val="000000"/>
          <w:sz w:val="24"/>
          <w:szCs w:val="24"/>
        </w:rPr>
        <w:t xml:space="preserve">. In contrast, for monkey T, the yellow/purple coding dimension was orthogonal to the value coding dimension, which aligned with the behavioral model in which monkey T assigned additive values to the </w:t>
      </w:r>
      <w:del w:id="297" w:author="Siyu Wang" w:date="2026-07-19T12:41:00Z" w16du:dateUtc="2026-07-19T16:41:00Z">
        <w:r w:rsidDel="00577185">
          <w:rPr>
            <w:rFonts w:ascii="Times New Roman" w:eastAsia="Times New Roman" w:hAnsi="Times New Roman" w:cs="Times New Roman"/>
            <w:color w:val="000000"/>
            <w:sz w:val="24"/>
            <w:szCs w:val="24"/>
          </w:rPr>
          <w:delText>go signal</w:delText>
        </w:r>
      </w:del>
      <w:ins w:id="298" w:author="Siyu Wang" w:date="2026-07-19T14:28:00Z" w16du:dateUtc="2026-07-19T18:28:00Z">
        <w:r w:rsidR="00674CD6">
          <w:rPr>
            <w:rFonts w:ascii="Times New Roman" w:eastAsia="Times New Roman" w:hAnsi="Times New Roman" w:cs="Times New Roman"/>
            <w:color w:val="000000"/>
            <w:sz w:val="24"/>
            <w:szCs w:val="24"/>
          </w:rPr>
          <w:t>go signal</w:t>
        </w:r>
      </w:ins>
      <w:r>
        <w:rPr>
          <w:rFonts w:ascii="Times New Roman" w:eastAsia="Times New Roman" w:hAnsi="Times New Roman" w:cs="Times New Roman"/>
          <w:color w:val="000000"/>
          <w:sz w:val="24"/>
          <w:szCs w:val="24"/>
        </w:rPr>
        <w:t xml:space="preserve"> without re-computing the temporally discounted value. </w:t>
      </w:r>
    </w:p>
    <w:sdt>
      <w:sdtPr>
        <w:tag w:val="goog_rdk_52"/>
        <w:id w:val="-749176254"/>
      </w:sdtPr>
      <w:sdtContent>
        <w:p w14:paraId="00000040" w14:textId="77777777" w:rsidR="00585BFC" w:rsidRDefault="00000000">
          <w:pPr>
            <w:shd w:val="clear" w:color="auto" w:fill="FFFFFF"/>
            <w:spacing w:after="0" w:line="480" w:lineRule="auto"/>
            <w:rPr>
              <w:ins w:id="299" w:author="ROSSELLA FALCONE" w:date="2026-07-15T18:24:00Z"/>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Additional single-neuron and population-level analyses </w:t>
          </w:r>
          <w:sdt>
            <w:sdtPr>
              <w:tag w:val="goog_rdk_38"/>
              <w:id w:val="-452684094"/>
            </w:sdtPr>
            <w:sdtContent>
              <w:sdt>
                <w:sdtPr>
                  <w:tag w:val="goog_rdk_39"/>
                  <w:id w:val="808668027"/>
                </w:sdtPr>
                <w:sdtContent>
                  <w:ins w:id="300" w:author="ROSSELLA FALCONE" w:date="2026-07-15T18:00:00Z">
                    <w:r>
                      <w:rPr>
                        <w:rFonts w:ascii="Times New Roman" w:eastAsia="Times New Roman" w:hAnsi="Times New Roman" w:cs="Times New Roman"/>
                        <w:sz w:val="24"/>
                        <w:szCs w:val="24"/>
                        <w:rPrChange w:id="301" w:author="ROSSELLA FALCONE" w:date="2026-07-15T18:00:00Z">
                          <w:rPr>
                            <w:rFonts w:ascii="Times New Roman" w:eastAsia="Times New Roman" w:hAnsi="Times New Roman" w:cs="Times New Roman"/>
                            <w:color w:val="000000"/>
                            <w:sz w:val="24"/>
                            <w:szCs w:val="24"/>
                          </w:rPr>
                        </w:rPrChange>
                      </w:rPr>
                      <w:t xml:space="preserve"> revealed </w:t>
                    </w:r>
                  </w:ins>
                </w:sdtContent>
              </w:sdt>
            </w:sdtContent>
          </w:sdt>
          <w:sdt>
            <w:sdtPr>
              <w:tag w:val="goog_rdk_40"/>
              <w:id w:val="-1935041307"/>
            </w:sdtPr>
            <w:sdtContent>
              <w:sdt>
                <w:sdtPr>
                  <w:tag w:val="goog_rdk_41"/>
                  <w:id w:val="-1457149357"/>
                </w:sdtPr>
                <w:sdtContent>
                  <w:del w:id="302" w:author="ROSSELLA FALCONE" w:date="2026-07-15T18:00:00Z">
                    <w:r>
                      <w:rPr>
                        <w:rFonts w:ascii="Times New Roman" w:eastAsia="Times New Roman" w:hAnsi="Times New Roman" w:cs="Times New Roman"/>
                        <w:sz w:val="24"/>
                        <w:szCs w:val="24"/>
                        <w:rPrChange w:id="303" w:author="ROSSELLA FALCONE" w:date="2026-07-15T18:00:00Z">
                          <w:rPr>
                            <w:rFonts w:ascii="Times New Roman" w:eastAsia="Times New Roman" w:hAnsi="Times New Roman" w:cs="Times New Roman"/>
                            <w:color w:val="000000"/>
                            <w:sz w:val="24"/>
                            <w:szCs w:val="24"/>
                          </w:rPr>
                        </w:rPrChange>
                      </w:rPr>
                      <w:delText>confirmed the neural</w:delText>
                    </w:r>
                  </w:del>
                </w:sdtContent>
              </w:sdt>
            </w:sdtContent>
          </w:sdt>
          <w:r>
            <w:rPr>
              <w:rFonts w:ascii="Times New Roman" w:eastAsia="Times New Roman" w:hAnsi="Times New Roman" w:cs="Times New Roman"/>
              <w:color w:val="000000"/>
              <w:sz w:val="24"/>
              <w:szCs w:val="24"/>
            </w:rPr>
            <w:t xml:space="preserve"> differences between the animals in how dlPFC encoded reward and time. In the first analysis, we examined the linearity of value coding. In Monkey S, only 10% of the neurons </w:t>
          </w:r>
          <w:sdt>
            <w:sdtPr>
              <w:tag w:val="goog_rdk_42"/>
              <w:id w:val="554033251"/>
            </w:sdtPr>
            <w:sdtContent>
              <w:sdt>
                <w:sdtPr>
                  <w:tag w:val="goog_rdk_43"/>
                  <w:id w:val="1560480486"/>
                </w:sdtPr>
                <w:sdtContent>
                  <w:ins w:id="304" w:author="ROSSELLA FALCONE" w:date="2026-07-15T18:03:00Z">
                    <w:r>
                      <w:rPr>
                        <w:rFonts w:ascii="Times New Roman" w:eastAsia="Times New Roman" w:hAnsi="Times New Roman" w:cs="Times New Roman"/>
                        <w:sz w:val="24"/>
                        <w:szCs w:val="24"/>
                        <w:rPrChange w:id="305" w:author="ROSSELLA FALCONE" w:date="2026-07-15T18:03:00Z">
                          <w:rPr>
                            <w:rFonts w:ascii="Times New Roman" w:eastAsia="Times New Roman" w:hAnsi="Times New Roman" w:cs="Times New Roman"/>
                            <w:color w:val="000000"/>
                            <w:sz w:val="24"/>
                            <w:szCs w:val="24"/>
                          </w:rPr>
                        </w:rPrChange>
                      </w:rPr>
                      <w:t xml:space="preserve">showed </w:t>
                    </w:r>
                  </w:ins>
                </w:sdtContent>
              </w:sdt>
            </w:sdtContent>
          </w:sdt>
          <w:sdt>
            <w:sdtPr>
              <w:tag w:val="goog_rdk_44"/>
              <w:id w:val="-1234088549"/>
            </w:sdtPr>
            <w:sdtContent>
              <w:del w:id="306" w:author="ROSSELLA FALCONE" w:date="2026-07-15T18:03:00Z">
                <w:r>
                  <w:rPr>
                    <w:rFonts w:ascii="Times New Roman" w:eastAsia="Times New Roman" w:hAnsi="Times New Roman" w:cs="Times New Roman"/>
                    <w:color w:val="000000"/>
                    <w:sz w:val="24"/>
                    <w:szCs w:val="24"/>
                  </w:rPr>
                  <w:delText xml:space="preserve">tracked </w:delText>
                </w:r>
              </w:del>
            </w:sdtContent>
          </w:sdt>
          <w:sdt>
            <w:sdtPr>
              <w:tag w:val="goog_rdk_45"/>
              <w:id w:val="1116805623"/>
            </w:sdtPr>
            <w:sdtContent>
              <w:ins w:id="307" w:author="ROSSELLA FALCONE" w:date="2026-07-15T18:03:00Z">
                <w:r>
                  <w:rPr>
                    <w:rFonts w:ascii="Times New Roman" w:eastAsia="Times New Roman" w:hAnsi="Times New Roman" w:cs="Times New Roman"/>
                    <w:color w:val="000000"/>
                    <w:sz w:val="24"/>
                    <w:szCs w:val="24"/>
                  </w:rPr>
                  <w:t xml:space="preserve">linear modulation by </w:t>
                </w:r>
              </w:ins>
            </w:sdtContent>
          </w:sdt>
          <w:r>
            <w:rPr>
              <w:rFonts w:ascii="Times New Roman" w:eastAsia="Times New Roman" w:hAnsi="Times New Roman" w:cs="Times New Roman"/>
              <w:color w:val="000000"/>
              <w:sz w:val="24"/>
              <w:szCs w:val="24"/>
            </w:rPr>
            <w:t>discounted value</w:t>
          </w:r>
          <w:sdt>
            <w:sdtPr>
              <w:tag w:val="goog_rdk_46"/>
              <w:id w:val="-1989921395"/>
            </w:sdtPr>
            <w:sdtContent>
              <w:del w:id="308" w:author="ROSSELLA FALCONE" w:date="2026-07-15T18:03:00Z">
                <w:r>
                  <w:rPr>
                    <w:rFonts w:ascii="Times New Roman" w:eastAsia="Times New Roman" w:hAnsi="Times New Roman" w:cs="Times New Roman"/>
                    <w:color w:val="000000"/>
                    <w:sz w:val="24"/>
                    <w:szCs w:val="24"/>
                  </w:rPr>
                  <w:delText xml:space="preserve"> linearly</w:delText>
                </w:r>
              </w:del>
            </w:sdtContent>
          </w:sdt>
          <w:r>
            <w:rPr>
              <w:rFonts w:ascii="Times New Roman" w:eastAsia="Times New Roman" w:hAnsi="Times New Roman" w:cs="Times New Roman"/>
              <w:color w:val="000000"/>
              <w:sz w:val="24"/>
              <w:szCs w:val="24"/>
            </w:rPr>
            <w:t xml:space="preserve">; however, the population showed an early inverse correlation between reward magnitude and delay. Population trajectories were qualitatively entangled, suggesting that value integration was distributed across the population and involved complex nonlinear relationships with reward and delay. In contrast, in Monkey T, </w:t>
          </w:r>
          <w:sdt>
            <w:sdtPr>
              <w:tag w:val="goog_rdk_47"/>
              <w:id w:val="-704261731"/>
            </w:sdtPr>
            <w:sdtContent>
              <w:sdt>
                <w:sdtPr>
                  <w:tag w:val="goog_rdk_48"/>
                  <w:id w:val="-412410413"/>
                </w:sdtPr>
                <w:sdtContent>
                  <w:ins w:id="309" w:author="ROSSELLA FALCONE" w:date="2026-07-15T18:22:00Z">
                    <w:r>
                      <w:rPr>
                        <w:rFonts w:ascii="Times New Roman" w:eastAsia="Times New Roman" w:hAnsi="Times New Roman" w:cs="Times New Roman"/>
                        <w:sz w:val="24"/>
                        <w:szCs w:val="24"/>
                        <w:rPrChange w:id="310" w:author="ROSSELLA FALCONE" w:date="2026-07-15T18:22:00Z">
                          <w:rPr>
                            <w:rFonts w:ascii="Times New Roman" w:eastAsia="Times New Roman" w:hAnsi="Times New Roman" w:cs="Times New Roman"/>
                            <w:color w:val="000000"/>
                            <w:sz w:val="24"/>
                            <w:szCs w:val="24"/>
                          </w:rPr>
                        </w:rPrChange>
                      </w:rPr>
                      <w:t xml:space="preserve">a larger proportion of </w:t>
                    </w:r>
                  </w:ins>
                </w:sdtContent>
              </w:sdt>
            </w:sdtContent>
          </w:sdt>
          <w:sdt>
            <w:sdtPr>
              <w:tag w:val="goog_rdk_49"/>
              <w:id w:val="-1230549577"/>
            </w:sdtPr>
            <w:sdtContent>
              <w:sdt>
                <w:sdtPr>
                  <w:tag w:val="goog_rdk_50"/>
                  <w:id w:val="1265834949"/>
                </w:sdtPr>
                <w:sdtContent>
                  <w:del w:id="311" w:author="ROSSELLA FALCONE" w:date="2026-07-15T18:22:00Z">
                    <w:r>
                      <w:rPr>
                        <w:rFonts w:ascii="Times New Roman" w:eastAsia="Times New Roman" w:hAnsi="Times New Roman" w:cs="Times New Roman"/>
                        <w:sz w:val="24"/>
                        <w:szCs w:val="24"/>
                        <w:rPrChange w:id="312" w:author="ROSSELLA FALCONE" w:date="2026-07-15T18:22:00Z">
                          <w:rPr>
                            <w:rFonts w:ascii="Times New Roman" w:eastAsia="Times New Roman" w:hAnsi="Times New Roman" w:cs="Times New Roman"/>
                            <w:color w:val="000000"/>
                            <w:sz w:val="24"/>
                            <w:szCs w:val="24"/>
                          </w:rPr>
                        </w:rPrChange>
                      </w:rPr>
                      <w:delText>many more</w:delText>
                    </w:r>
                  </w:del>
                </w:sdtContent>
              </w:sdt>
            </w:sdtContent>
          </w:sdt>
          <w:r>
            <w:rPr>
              <w:rFonts w:ascii="Times New Roman" w:eastAsia="Times New Roman" w:hAnsi="Times New Roman" w:cs="Times New Roman"/>
              <w:color w:val="000000"/>
              <w:sz w:val="24"/>
              <w:szCs w:val="24"/>
            </w:rPr>
            <w:t xml:space="preserve"> neurons (&gt; 30%) showed linear value coding. Population trajectories were qualitatively unentangled and linear, with low-dimensional population trajectories clearly separated by value. </w:t>
          </w:r>
          <w:sdt>
            <w:sdtPr>
              <w:tag w:val="goog_rdk_51"/>
              <w:id w:val="19741505"/>
            </w:sdtPr>
            <w:sdtContent/>
          </w:sdt>
        </w:p>
      </w:sdtContent>
    </w:sdt>
    <w:sdt>
      <w:sdtPr>
        <w:tag w:val="goog_rdk_55"/>
        <w:id w:val="-697209187"/>
      </w:sdtPr>
      <w:sdtContent>
        <w:p w14:paraId="00000041" w14:textId="77777777" w:rsidR="00585BFC" w:rsidRPr="00585BFC" w:rsidRDefault="00000000">
          <w:pPr>
            <w:shd w:val="clear" w:color="auto" w:fill="FFFFFF"/>
            <w:spacing w:after="0" w:line="480" w:lineRule="auto"/>
            <w:rPr>
              <w:ins w:id="313" w:author="ROSSELLA FALCONE" w:date="2026-07-15T18:24:00Z"/>
              <w:rFonts w:ascii="Times New Roman" w:eastAsia="Times New Roman" w:hAnsi="Times New Roman" w:cs="Times New Roman"/>
              <w:sz w:val="24"/>
              <w:szCs w:val="24"/>
              <w:rPrChange w:id="314" w:author="ROSSELLA FALCONE" w:date="2026-07-15T18:24:00Z">
                <w:rPr>
                  <w:ins w:id="315" w:author="ROSSELLA FALCONE" w:date="2026-07-15T18:24:00Z"/>
                  <w:rFonts w:ascii="Times New Roman" w:eastAsia="Times New Roman" w:hAnsi="Times New Roman" w:cs="Times New Roman"/>
                  <w:color w:val="000000"/>
                  <w:sz w:val="24"/>
                  <w:szCs w:val="24"/>
                </w:rPr>
              </w:rPrChange>
            </w:rPr>
          </w:pPr>
          <w:sdt>
            <w:sdtPr>
              <w:tag w:val="goog_rdk_53"/>
              <w:id w:val="-798863349"/>
            </w:sdtPr>
            <w:sdtContent>
              <w:sdt>
                <w:sdtPr>
                  <w:tag w:val="goog_rdk_54"/>
                  <w:id w:val="-546650887"/>
                </w:sdtPr>
                <w:sdtContent>
                  <w:ins w:id="316" w:author="ROSSELLA FALCONE" w:date="2026-07-15T18:24:00Z">
                    <w:r>
                      <w:rPr>
                        <w:rFonts w:ascii="Times New Roman" w:eastAsia="Times New Roman" w:hAnsi="Times New Roman" w:cs="Times New Roman"/>
                        <w:sz w:val="24"/>
                        <w:szCs w:val="24"/>
                        <w:rPrChange w:id="317" w:author="ROSSELLA FALCONE" w:date="2026-07-15T18:24:00Z">
                          <w:rPr>
                            <w:rFonts w:ascii="Times New Roman" w:eastAsia="Times New Roman" w:hAnsi="Times New Roman" w:cs="Times New Roman"/>
                            <w:color w:val="000000"/>
                            <w:sz w:val="24"/>
                            <w:szCs w:val="24"/>
                          </w:rPr>
                        </w:rPrChange>
                      </w:rPr>
                      <w:t xml:space="preserve">Although these differences may reflect distinct patterns of value coding across animals, they could also be influenced by differences in recording locations. To address this possibility, we compared linear coding across different recording arrays within Monkey S. The array most comparable to the recording region sampled in Monkey T contained only 3 linearly coding neurons out of 44 recorded neurons (~7%), which was substantially lower than the proportion observed in Monkey T. Thus, differences in recording location alone are unlikely to fully account for the higher prevalence of linear value coding observed in Monkey T. Nevertheless, this comparison is limited by the lack of precise anatomical correspondence between recording sites across animals and by the small number of linearly coding neurons in Monkey S. </w:t>
                    </w:r>
                  </w:ins>
                </w:sdtContent>
              </w:sdt>
            </w:sdtContent>
          </w:sdt>
        </w:p>
      </w:sdtContent>
    </w:sdt>
    <w:p w14:paraId="00000042" w14:textId="77777777" w:rsidR="00585BFC" w:rsidRDefault="00000000">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the second analysis, we assessed more directly whether reward and delay were represented independently. If reward and delay were encoded independently, we should be able to predict the identity of the offer identity (i.e., which of the nine delayed reward offers was presented to the animal) by decoding reward and delay separately. On the other hand, if reward and delay information were integrated non-linearly, then we would expect to be able to decode delayed </w:t>
      </w:r>
      <w:r>
        <w:rPr>
          <w:rFonts w:ascii="Times New Roman" w:eastAsia="Times New Roman" w:hAnsi="Times New Roman" w:cs="Times New Roman"/>
          <w:color w:val="000000"/>
          <w:sz w:val="24"/>
          <w:szCs w:val="24"/>
        </w:rPr>
        <w:lastRenderedPageBreak/>
        <w:t xml:space="preserve">offer identity more accurately than predicted by independence. We found statistical evidence that the decoding accuracy of offer identity exceeded the independence prediction for monkey S, but not for monkey T. These are consistent with the above analyses of coding linearity. Together, these results demonstrate that the coding of reward and time in dlPFC is strategy dependent. </w:t>
      </w:r>
    </w:p>
    <w:p w14:paraId="00000043" w14:textId="77777777" w:rsidR="00585BFC" w:rsidRDefault="00000000">
      <w:pPr>
        <w:shd w:val="clear" w:color="auto" w:fill="FFFFFF"/>
        <w:spacing w:after="0" w:line="480" w:lineRule="auto"/>
        <w:ind w:firstLine="2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strategy-dependent coding that we observed is consistent with theories that dlPFC can operate in multiple computational modes (21), depending on the environmental demands and the cognitive strategy employed by the subject. This flexibility may be supported by mechanisms including 1) mixed selectivity (22), which enables neurons to process multiple task-related information (e.g., reward and delay), and 2) working memory gating (23), which selectively maintains task-relevant information during deliberation. In line with these mechanisms, dlPFC may also serve as a key node in the interaction between attention and motor planning (24, 25)</w:t>
      </w:r>
      <w:r>
        <w:rPr>
          <w:rFonts w:ascii="Times New Roman" w:eastAsia="Times New Roman" w:hAnsi="Times New Roman" w:cs="Times New Roman"/>
          <w:sz w:val="24"/>
          <w:szCs w:val="24"/>
        </w:rPr>
        <w:t>, providing the neural substrate that supports the distinct strategies</w:t>
      </w:r>
      <w:r>
        <w:rPr>
          <w:rFonts w:ascii="Times New Roman" w:eastAsia="Times New Roman" w:hAnsi="Times New Roman" w:cs="Times New Roman"/>
          <w:color w:val="000000"/>
          <w:sz w:val="24"/>
          <w:szCs w:val="24"/>
        </w:rPr>
        <w:t xml:space="preserve">. The neural differences observed between animals may arise from variations in prefrontal dopamine signaling and cognitive control (26). Our findings raise important questions about how prefrontal circuits may shift between different computational modes, and how these shifts may support adaptive or contribute to maladaptive behavior (27-29). Further research is needed to characterize the dynamical systems mechanisms underlying strategy shifts in temporal discounting (18). </w:t>
      </w:r>
    </w:p>
    <w:p w14:paraId="00000044" w14:textId="77777777" w:rsidR="00585BFC" w:rsidRDefault="00000000">
      <w:pPr>
        <w:shd w:val="clear" w:color="auto" w:fill="FFFFFF"/>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Our findings also contribute to the recent efforts to identify the neural underpinnings of individual differences in behavior. For example, Pagan et al., (2025; 30) showed that rats can use different combinations of dynamic solutions to make context-dependent decisions, despite uniformly good task performance, resulting in heterogeneous neural and behavioral signatures. Similarly, Fascianelli et al., (2024; 31) found that, even when monkeys appear to perform a </w:t>
      </w:r>
      <w:r>
        <w:rPr>
          <w:rFonts w:ascii="Times New Roman" w:eastAsia="Times New Roman" w:hAnsi="Times New Roman" w:cs="Times New Roman"/>
          <w:color w:val="000000"/>
          <w:sz w:val="24"/>
          <w:szCs w:val="24"/>
        </w:rPr>
        <w:lastRenderedPageBreak/>
        <w:t xml:space="preserve">similar task, differences in the geometry of prefrontal neural representations reveal distinct strategies that can be linked to behavioral differences. </w:t>
      </w:r>
    </w:p>
    <w:sdt>
      <w:sdtPr>
        <w:tag w:val="goog_rdk_60"/>
        <w:id w:val="-863368363"/>
      </w:sdtPr>
      <w:sdtContent>
        <w:p w14:paraId="00000045" w14:textId="77777777" w:rsidR="00585BFC" w:rsidRPr="00585BFC" w:rsidRDefault="00000000">
          <w:pPr>
            <w:shd w:val="clear" w:color="auto" w:fill="FFFFFF"/>
            <w:spacing w:after="0" w:line="480" w:lineRule="auto"/>
            <w:ind w:firstLine="360"/>
            <w:rPr>
              <w:rFonts w:ascii="Times New Roman" w:eastAsia="Times New Roman" w:hAnsi="Times New Roman" w:cs="Times New Roman"/>
              <w:color w:val="000000"/>
              <w:sz w:val="24"/>
              <w:szCs w:val="24"/>
              <w:highlight w:val="yellow"/>
              <w:rPrChange w:id="318" w:author="ROSSELLA FALCONE" w:date="2026-07-15T20:00:00Z">
                <w:rPr>
                  <w:rFonts w:ascii="Times New Roman" w:eastAsia="Times New Roman" w:hAnsi="Times New Roman" w:cs="Times New Roman"/>
                  <w:color w:val="000000"/>
                  <w:sz w:val="24"/>
                  <w:szCs w:val="24"/>
                </w:rPr>
              </w:rPrChange>
            </w:rPr>
          </w:pPr>
          <w:sdt>
            <w:sdtPr>
              <w:tag w:val="goog_rdk_56"/>
              <w:id w:val="-664696501"/>
            </w:sdtPr>
            <w:sdtContent>
              <w:r>
                <w:rPr>
                  <w:rFonts w:ascii="Times New Roman" w:eastAsia="Times New Roman" w:hAnsi="Times New Roman" w:cs="Times New Roman"/>
                  <w:color w:val="000000"/>
                  <w:sz w:val="24"/>
                  <w:szCs w:val="24"/>
                  <w:highlight w:val="yellow"/>
                  <w:rPrChange w:id="319" w:author="ROSSELLA FALCONE" w:date="2026-07-15T20:00:00Z">
                    <w:rPr>
                      <w:rFonts w:ascii="Times New Roman" w:eastAsia="Times New Roman" w:hAnsi="Times New Roman" w:cs="Times New Roman"/>
                      <w:color w:val="000000"/>
                      <w:sz w:val="24"/>
                      <w:szCs w:val="24"/>
                    </w:rPr>
                  </w:rPrChange>
                </w:rPr>
                <w:t xml:space="preserve">The behavioral differences in strategy observed in this study may be due to training history. </w:t>
              </w:r>
            </w:sdtContent>
          </w:sdt>
          <w:sdt>
            <w:sdtPr>
              <w:tag w:val="goog_rdk_57"/>
              <w:id w:val="-2081189229"/>
            </w:sdtPr>
            <w:sdtContent>
              <w:sdt>
                <w:sdtPr>
                  <w:tag w:val="goog_rdk_58"/>
                  <w:id w:val="1757381236"/>
                </w:sdtPr>
                <w:sdtContent>
                  <w:del w:id="320" w:author="ROSSELLA FALCONE" w:date="2026-07-15T19:27:00Z">
                    <w:r>
                      <w:rPr>
                        <w:rFonts w:ascii="Times New Roman" w:eastAsia="Times New Roman" w:hAnsi="Times New Roman" w:cs="Times New Roman"/>
                        <w:color w:val="000000"/>
                        <w:sz w:val="24"/>
                        <w:szCs w:val="24"/>
                        <w:highlight w:val="yellow"/>
                        <w:rPrChange w:id="321" w:author="ROSSELLA FALCONE" w:date="2026-07-15T20:00:00Z">
                          <w:rPr>
                            <w:rFonts w:ascii="Times New Roman" w:eastAsia="Times New Roman" w:hAnsi="Times New Roman" w:cs="Times New Roman"/>
                            <w:color w:val="000000"/>
                            <w:sz w:val="24"/>
                            <w:szCs w:val="24"/>
                          </w:rPr>
                        </w:rPrChange>
                      </w:rPr>
                      <w:delText xml:space="preserve">Monkey S underwent more training with the task than Monkey T, and it is possible that with further training Monkey T’s suboptimal strategy would have converged to the near-optimal strategy employed by Monkey S. </w:delText>
                    </w:r>
                  </w:del>
                </w:sdtContent>
              </w:sdt>
            </w:sdtContent>
          </w:sdt>
          <w:sdt>
            <w:sdtPr>
              <w:tag w:val="goog_rdk_59"/>
              <w:id w:val="499466666"/>
            </w:sdtPr>
            <w:sdtContent>
              <w:r>
                <w:rPr>
                  <w:rFonts w:ascii="Times New Roman" w:eastAsia="Times New Roman" w:hAnsi="Times New Roman" w:cs="Times New Roman"/>
                  <w:color w:val="000000"/>
                  <w:sz w:val="24"/>
                  <w:szCs w:val="24"/>
                  <w:highlight w:val="yellow"/>
                  <w:rPrChange w:id="322" w:author="ROSSELLA FALCONE" w:date="2026-07-15T20:00:00Z">
                    <w:rPr>
                      <w:rFonts w:ascii="Times New Roman" w:eastAsia="Times New Roman" w:hAnsi="Times New Roman" w:cs="Times New Roman"/>
                      <w:color w:val="000000"/>
                      <w:sz w:val="24"/>
                      <w:szCs w:val="24"/>
                    </w:rPr>
                  </w:rPrChange>
                </w:rPr>
                <w:t xml:space="preserve"> Future longitudinal studies would help to clarify whether these strategies reflect innate individual traits or learned responses based on experience. </w:t>
              </w:r>
            </w:sdtContent>
          </w:sdt>
        </w:p>
      </w:sdtContent>
    </w:sdt>
    <w:p w14:paraId="00000046" w14:textId="77777777" w:rsidR="00585BFC" w:rsidRDefault="00000000">
      <w:pPr>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summary, our results support strategy-dependent coding of reward and time in dlPFC during temporal discounting, and suggest that dlPFC activity reflects individual differences in temporal discounting strategies. These results also emphasize the importance of considering individual differences when studying the neural basis of behavior.</w:t>
      </w:r>
    </w:p>
    <w:p w14:paraId="00000047" w14:textId="77777777" w:rsidR="00585BFC" w:rsidRDefault="00585BFC">
      <w:pPr>
        <w:spacing w:after="0" w:line="480" w:lineRule="auto"/>
        <w:ind w:firstLine="360"/>
        <w:rPr>
          <w:rFonts w:ascii="Times New Roman" w:eastAsia="Times New Roman" w:hAnsi="Times New Roman" w:cs="Times New Roman"/>
          <w:b/>
          <w:bCs/>
          <w:sz w:val="24"/>
          <w:szCs w:val="24"/>
        </w:rPr>
      </w:pPr>
    </w:p>
    <w:p w14:paraId="00000048" w14:textId="77777777" w:rsidR="00585BFC"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Methods</w:t>
      </w:r>
    </w:p>
    <w:p w14:paraId="00000049" w14:textId="77777777" w:rsidR="00585BFC" w:rsidRDefault="00000000">
      <w:pPr>
        <w:spacing w:after="0" w:line="480" w:lineRule="auto"/>
        <w:ind w:left="-5"/>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Subjects</w:t>
      </w:r>
    </w:p>
    <w:p w14:paraId="0000004A" w14:textId="77777777" w:rsidR="00585BFC" w:rsidRDefault="00000000">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male rhesus monkeys, both weighing 9.0 kg each were used. All experimental procedures followed the Institute of Laboratory Animal Research </w:t>
      </w:r>
      <w:r>
        <w:rPr>
          <w:rFonts w:ascii="Times New Roman" w:eastAsia="Times New Roman" w:hAnsi="Times New Roman" w:cs="Times New Roman"/>
          <w:i/>
          <w:iCs/>
          <w:sz w:val="24"/>
          <w:szCs w:val="24"/>
        </w:rPr>
        <w:t>Guide for the Care and Use of Laboratory Animals</w:t>
      </w:r>
      <w:r>
        <w:rPr>
          <w:rFonts w:ascii="Times New Roman" w:eastAsia="Times New Roman" w:hAnsi="Times New Roman" w:cs="Times New Roman"/>
          <w:sz w:val="24"/>
          <w:szCs w:val="24"/>
        </w:rPr>
        <w:t xml:space="preserve"> and were approved by the National Institute of Mental Health Animal Care and Use Committee. </w:t>
      </w:r>
    </w:p>
    <w:p w14:paraId="0000004B" w14:textId="77777777" w:rsidR="00585BFC" w:rsidRDefault="00585BFC">
      <w:pPr>
        <w:spacing w:after="0" w:line="480" w:lineRule="auto"/>
        <w:rPr>
          <w:rFonts w:ascii="Times New Roman" w:eastAsia="Times New Roman" w:hAnsi="Times New Roman" w:cs="Times New Roman"/>
          <w:i/>
          <w:iCs/>
          <w:sz w:val="24"/>
          <w:szCs w:val="24"/>
        </w:rPr>
      </w:pPr>
    </w:p>
    <w:p w14:paraId="0000004C"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Surgical procedures</w:t>
      </w:r>
    </w:p>
    <w:p w14:paraId="0000004D" w14:textId="77777777" w:rsidR="00585BFC" w:rsidRDefault="00000000">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surgical procedures were performed using sterile techniques and under general anaesthesia in a fully equipped operating room. The first surgery was performed to place a head fixation post. Monkey T received an eye coil, but eye movement was not monitored. A second surgery was performed to implant the Utah recording arrays. One Utah array was implanted in Monkey </w:t>
      </w:r>
      <w:r>
        <w:rPr>
          <w:rFonts w:ascii="Times New Roman" w:eastAsia="Times New Roman" w:hAnsi="Times New Roman" w:cs="Times New Roman"/>
          <w:sz w:val="24"/>
          <w:szCs w:val="24"/>
        </w:rPr>
        <w:lastRenderedPageBreak/>
        <w:t xml:space="preserve">T, and two Utah arrays were implanted in Monkey S. MR scans were obtained 2-4 months after the Utah arrays were implanted to define the recording area (Fig. S1A). </w:t>
      </w:r>
    </w:p>
    <w:p w14:paraId="0000004E" w14:textId="77777777" w:rsidR="00585BFC" w:rsidRDefault="00585BFC">
      <w:pPr>
        <w:spacing w:after="0" w:line="480" w:lineRule="auto"/>
        <w:rPr>
          <w:rFonts w:ascii="Times New Roman" w:eastAsia="Times New Roman" w:hAnsi="Times New Roman" w:cs="Times New Roman"/>
          <w:sz w:val="24"/>
          <w:szCs w:val="24"/>
        </w:rPr>
      </w:pPr>
    </w:p>
    <w:p w14:paraId="0000004F"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Data collection</w:t>
      </w:r>
    </w:p>
    <w:p w14:paraId="00000050" w14:textId="77777777" w:rsidR="00585BFC" w:rsidRDefault="00000000">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non-commercial software package (REX, </w:t>
      </w:r>
      <w:hyperlink r:id="rId13">
        <w:r w:rsidR="00585BFC">
          <w:rPr>
            <w:rFonts w:ascii="Times New Roman" w:eastAsia="Times New Roman" w:hAnsi="Times New Roman" w:cs="Times New Roman"/>
            <w:color w:val="000000"/>
            <w:sz w:val="24"/>
            <w:szCs w:val="24"/>
            <w:u w:val="single"/>
          </w:rPr>
          <w:t>https://nei.nih.gov/intramural/software</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32</w:t>
      </w:r>
      <w:r>
        <w:rPr>
          <w:rFonts w:ascii="Times New Roman" w:eastAsia="Times New Roman" w:hAnsi="Times New Roman" w:cs="Times New Roman"/>
          <w:sz w:val="24"/>
          <w:szCs w:val="24"/>
        </w:rPr>
        <w:t>) was used to control stimuli presentation, reward delivery and bar touches  Eye position was monitored by using the Eye Position Measuring System (</w:t>
      </w:r>
      <w:hyperlink r:id="rId14">
        <w:r w:rsidR="00585BFC">
          <w:rPr>
            <w:rFonts w:ascii="Times New Roman" w:eastAsia="Times New Roman" w:hAnsi="Times New Roman" w:cs="Times New Roman"/>
            <w:color w:val="467886"/>
            <w:sz w:val="24"/>
            <w:szCs w:val="24"/>
            <w:u w:val="single"/>
          </w:rPr>
          <w:t>https://staff.aist.go.jp/k.matsuda/eye/indexe.html</w:t>
        </w:r>
      </w:hyperlink>
      <w:r>
        <w:rPr>
          <w:rFonts w:ascii="Times New Roman" w:eastAsia="Times New Roman" w:hAnsi="Times New Roman" w:cs="Times New Roman"/>
          <w:sz w:val="24"/>
          <w:szCs w:val="24"/>
        </w:rPr>
        <w:t xml:space="preserve">), but only during some sessions with Monkey S. Neural activity of single units was recorded using Utah arrays (Blackrock Microsystems, Salt Lake City, USA; blackrockmicro.com). For Monkey T, electrical signals were captured, and single units were isolated online with a TDT (Tucker-Davis Technologies, TDT, Alachua, USA; tdt.com) system. For Monkey S, single units were isolated online with Grapevine system (Ripple Neuro, Salt Lake City, USA; rippleneuro.com) and then revised offline with Plexon offline sorting system. Data analyses were performed in MATLAB </w:t>
      </w:r>
      <w:hyperlink r:id="rId15">
        <w:r w:rsidR="00585BFC">
          <w:rPr>
            <w:rFonts w:ascii="Times New Roman" w:eastAsia="Times New Roman" w:hAnsi="Times New Roman" w:cs="Times New Roman"/>
            <w:sz w:val="24"/>
            <w:szCs w:val="24"/>
          </w:rPr>
          <w:t>(http://www.mathworks.com/</w:t>
        </w:r>
      </w:hyperlink>
      <w:r>
        <w:rPr>
          <w:rFonts w:ascii="Times New Roman" w:eastAsia="Times New Roman" w:hAnsi="Times New Roman" w:cs="Times New Roman"/>
          <w:sz w:val="24"/>
          <w:szCs w:val="24"/>
        </w:rPr>
        <w:t>; version R2024b</w:t>
      </w:r>
      <w:hyperlink r:id="rId16">
        <w:r w:rsidR="00585BFC">
          <w:rPr>
            <w:rFonts w:ascii="Times New Roman" w:eastAsia="Times New Roman" w:hAnsi="Times New Roman" w:cs="Times New Roman"/>
            <w:sz w:val="24"/>
            <w:szCs w:val="24"/>
          </w:rPr>
          <w:t>)</w:t>
        </w:r>
      </w:hyperlink>
      <w:r>
        <w:rPr>
          <w:rFonts w:ascii="Times New Roman" w:eastAsia="Times New Roman" w:hAnsi="Times New Roman" w:cs="Times New Roman"/>
          <w:sz w:val="24"/>
          <w:szCs w:val="24"/>
        </w:rPr>
        <w:t xml:space="preserve">. </w:t>
      </w:r>
    </w:p>
    <w:p w14:paraId="00000051" w14:textId="77777777" w:rsidR="00585BFC" w:rsidRDefault="00585BFC">
      <w:pPr>
        <w:spacing w:after="0" w:line="480" w:lineRule="auto"/>
        <w:rPr>
          <w:rFonts w:ascii="Times New Roman" w:eastAsia="Times New Roman" w:hAnsi="Times New Roman" w:cs="Times New Roman"/>
          <w:i/>
          <w:iCs/>
          <w:sz w:val="24"/>
          <w:szCs w:val="24"/>
        </w:rPr>
      </w:pPr>
    </w:p>
    <w:p w14:paraId="00000052"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Task</w:t>
      </w:r>
    </w:p>
    <w:p w14:paraId="00000053"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monkey sat in a primate chair with its head fixed 57 cm away from a video screen (47 x 30 cm; 1024 x 768 pixel; 120 Hz), that was placed in front of it. A touch-sensitive bar was mounted on the chair at the level of the monkeys’ hands. A metal tube was positioned in front of the monkey’s lips to allow the monkey to drink when a reward was delivered.</w:t>
      </w:r>
    </w:p>
    <w:p w14:paraId="00000054" w14:textId="62F9789A"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monkey participated in an intertemporal discounting task (Fig. 1A). To start a trial, the monkey had to touch and hold a lever for 1000 ms until a red square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appeared at the center of the screen. After a variable time of 250-500 ms one of 9 possible visual cues (9.2</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w:t>
      </w:r>
      <w:r>
        <w:rPr>
          <w:rFonts w:ascii="Times New Roman" w:eastAsia="Times New Roman" w:hAnsi="Times New Roman" w:cs="Times New Roman"/>
          <w:sz w:val="24"/>
          <w:szCs w:val="24"/>
        </w:rPr>
        <w:lastRenderedPageBreak/>
        <w:t>7.3</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appeared at the center of the screen for one of five durations between 750 and 2000 ms (step size 313 ms). Each visual cue corresponded to a specific offer. These offers were made by combining one of three reward sizes (2, 4 or 6 drops of liquid reward) with one of three reward delivery delays (1, 5 or 10 seconds). The monkey was required to continue holding the lever and, if necessary, to maintain their gaze within the virtual window until the red square changed color to purple or yellow with equal probability (Fig. 1A). The purple or yellow </w:t>
      </w:r>
      <w:del w:id="323" w:author="Siyu Wang" w:date="2026-07-19T12:41:00Z" w16du:dateUtc="2026-07-19T16:41:00Z">
        <w:r w:rsidDel="00577185">
          <w:rPr>
            <w:rFonts w:ascii="Times New Roman" w:eastAsia="Times New Roman" w:hAnsi="Times New Roman" w:cs="Times New Roman"/>
            <w:sz w:val="24"/>
            <w:szCs w:val="24"/>
          </w:rPr>
          <w:delText>go signal</w:delText>
        </w:r>
      </w:del>
      <w:ins w:id="324"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s indicated that the monkeys could release the lever. Releasing the lever while the purple </w:t>
      </w:r>
      <w:del w:id="325" w:author="Siyu Wang" w:date="2026-07-19T12:41:00Z" w16du:dateUtc="2026-07-19T16:41:00Z">
        <w:r w:rsidDel="00577185">
          <w:rPr>
            <w:rFonts w:ascii="Times New Roman" w:eastAsia="Times New Roman" w:hAnsi="Times New Roman" w:cs="Times New Roman"/>
            <w:sz w:val="24"/>
            <w:szCs w:val="24"/>
          </w:rPr>
          <w:delText>go signal</w:delText>
        </w:r>
      </w:del>
      <w:ins w:id="326"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was present indicated that the monkey accepted the offer. Releasing the bar when the yellow </w:t>
      </w:r>
      <w:del w:id="327" w:author="Siyu Wang" w:date="2026-07-19T12:41:00Z" w16du:dateUtc="2026-07-19T16:41:00Z">
        <w:r w:rsidDel="00577185">
          <w:rPr>
            <w:rFonts w:ascii="Times New Roman" w:eastAsia="Times New Roman" w:hAnsi="Times New Roman" w:cs="Times New Roman"/>
            <w:sz w:val="24"/>
            <w:szCs w:val="24"/>
          </w:rPr>
          <w:delText>go signal</w:delText>
        </w:r>
      </w:del>
      <w:ins w:id="328"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was present indicated that the monkey </w:t>
      </w:r>
      <w:del w:id="329" w:author="Siyu Wang" w:date="2026-07-19T13:50:00Z" w16du:dateUtc="2026-07-19T17:50:00Z">
        <w:r w:rsidDel="00EC3E1F">
          <w:rPr>
            <w:rFonts w:ascii="Times New Roman" w:eastAsia="Times New Roman" w:hAnsi="Times New Roman" w:cs="Times New Roman"/>
            <w:sz w:val="24"/>
            <w:szCs w:val="24"/>
          </w:rPr>
          <w:delText>refused</w:delText>
        </w:r>
      </w:del>
      <w:ins w:id="330" w:author="Siyu Wang" w:date="2026-07-19T13:50:00Z" w16du:dateUtc="2026-07-19T17:50:00Z">
        <w:r w:rsidR="00EC3E1F">
          <w:rPr>
            <w:rFonts w:ascii="Times New Roman" w:eastAsia="Times New Roman" w:hAnsi="Times New Roman" w:cs="Times New Roman"/>
            <w:sz w:val="24"/>
            <w:szCs w:val="24"/>
          </w:rPr>
          <w:t>rejected</w:t>
        </w:r>
      </w:ins>
      <w:r>
        <w:rPr>
          <w:rFonts w:ascii="Times New Roman" w:eastAsia="Times New Roman" w:hAnsi="Times New Roman" w:cs="Times New Roman"/>
          <w:sz w:val="24"/>
          <w:szCs w:val="24"/>
        </w:rPr>
        <w:t xml:space="preserve"> the offer. If the monkey held the bar for the entire 1100 ms purple or yellow period, the color of the </w:t>
      </w:r>
      <w:del w:id="331" w:author="Siyu Wang" w:date="2026-07-19T12:41:00Z" w16du:dateUtc="2026-07-19T16:41:00Z">
        <w:r w:rsidDel="00577185">
          <w:rPr>
            <w:rFonts w:ascii="Times New Roman" w:eastAsia="Times New Roman" w:hAnsi="Times New Roman" w:cs="Times New Roman"/>
            <w:sz w:val="24"/>
            <w:szCs w:val="24"/>
          </w:rPr>
          <w:delText>go signal</w:delText>
        </w:r>
      </w:del>
      <w:ins w:id="332"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would change, allowing the monkey to accept or </w:t>
      </w:r>
      <w:del w:id="333" w:author="Siyu Wang" w:date="2026-07-19T13:50:00Z" w16du:dateUtc="2026-07-19T17:50:00Z">
        <w:r w:rsidDel="00EC3E1F">
          <w:rPr>
            <w:rFonts w:ascii="Times New Roman" w:eastAsia="Times New Roman" w:hAnsi="Times New Roman" w:cs="Times New Roman"/>
            <w:sz w:val="24"/>
            <w:szCs w:val="24"/>
          </w:rPr>
          <w:delText>refuse</w:delText>
        </w:r>
      </w:del>
      <w:ins w:id="334" w:author="Siyu Wang" w:date="2026-07-19T13:50:00Z" w16du:dateUtc="2026-07-19T17:50:00Z">
        <w:r w:rsidR="00EC3E1F">
          <w:rPr>
            <w:rFonts w:ascii="Times New Roman" w:eastAsia="Times New Roman" w:hAnsi="Times New Roman" w:cs="Times New Roman"/>
            <w:sz w:val="24"/>
            <w:szCs w:val="24"/>
          </w:rPr>
          <w:t>reject</w:t>
        </w:r>
      </w:ins>
      <w:r>
        <w:rPr>
          <w:rFonts w:ascii="Times New Roman" w:eastAsia="Times New Roman" w:hAnsi="Times New Roman" w:cs="Times New Roman"/>
          <w:sz w:val="24"/>
          <w:szCs w:val="24"/>
        </w:rPr>
        <w:t xml:space="preserve"> later in the trial. </w:t>
      </w:r>
    </w:p>
    <w:p w14:paraId="00000055" w14:textId="7AEDC40D" w:rsidR="00585BFC" w:rsidRDefault="00000000">
      <w:pPr>
        <w:spacing w:after="0" w:line="480" w:lineRule="auto"/>
        <w:ind w:left="-5" w:firstLine="36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example, if the monkey did not release the lever during the initial purple </w:t>
      </w:r>
      <w:del w:id="335" w:author="Siyu Wang" w:date="2026-07-19T12:41:00Z" w16du:dateUtc="2026-07-19T16:41:00Z">
        <w:r w:rsidDel="00577185">
          <w:rPr>
            <w:rFonts w:ascii="Times New Roman" w:eastAsia="Times New Roman" w:hAnsi="Times New Roman" w:cs="Times New Roman"/>
            <w:sz w:val="24"/>
            <w:szCs w:val="24"/>
          </w:rPr>
          <w:delText>go signal</w:delText>
        </w:r>
      </w:del>
      <w:ins w:id="336"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period, it could hold the bar until the yellow </w:t>
      </w:r>
      <w:del w:id="337" w:author="Siyu Wang" w:date="2026-07-19T12:41:00Z" w16du:dateUtc="2026-07-19T16:41:00Z">
        <w:r w:rsidDel="00577185">
          <w:rPr>
            <w:rFonts w:ascii="Times New Roman" w:eastAsia="Times New Roman" w:hAnsi="Times New Roman" w:cs="Times New Roman"/>
            <w:sz w:val="24"/>
            <w:szCs w:val="24"/>
          </w:rPr>
          <w:delText>go signal</w:delText>
        </w:r>
      </w:del>
      <w:ins w:id="338"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replaced the purple one. The same thing happened if the monkey did not release the lever during the initial yellow </w:t>
      </w:r>
      <w:del w:id="339" w:author="Siyu Wang" w:date="2026-07-19T12:41:00Z" w16du:dateUtc="2026-07-19T16:41:00Z">
        <w:r w:rsidDel="00577185">
          <w:rPr>
            <w:rFonts w:ascii="Times New Roman" w:eastAsia="Times New Roman" w:hAnsi="Times New Roman" w:cs="Times New Roman"/>
            <w:sz w:val="24"/>
            <w:szCs w:val="24"/>
          </w:rPr>
          <w:delText>go signal</w:delText>
        </w:r>
      </w:del>
      <w:ins w:id="340"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period. It could hold the bar until the purple </w:t>
      </w:r>
      <w:del w:id="341" w:author="Siyu Wang" w:date="2026-07-19T12:41:00Z" w16du:dateUtc="2026-07-19T16:41:00Z">
        <w:r w:rsidDel="00577185">
          <w:rPr>
            <w:rFonts w:ascii="Times New Roman" w:eastAsia="Times New Roman" w:hAnsi="Times New Roman" w:cs="Times New Roman"/>
            <w:sz w:val="24"/>
            <w:szCs w:val="24"/>
          </w:rPr>
          <w:delText>go signal</w:delText>
        </w:r>
      </w:del>
      <w:ins w:id="342"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replaced the yellow one and then release the bar. </w:t>
      </w:r>
    </w:p>
    <w:p w14:paraId="00000056"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With this design, we prevented the monkey from anticipating whether the acceptance or refusal period would be the first interval, so it could not preprogram the motor response in the cue period.</w:t>
      </w:r>
    </w:p>
    <w:p w14:paraId="00000057" w14:textId="6F01C577" w:rsidR="00585BFC" w:rsidRDefault="00000000">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offer was accepted, the purple </w:t>
      </w:r>
      <w:del w:id="343" w:author="Siyu Wang" w:date="2026-07-19T12:41:00Z" w16du:dateUtc="2026-07-19T16:41:00Z">
        <w:r w:rsidDel="00577185">
          <w:rPr>
            <w:rFonts w:ascii="Times New Roman" w:eastAsia="Times New Roman" w:hAnsi="Times New Roman" w:cs="Times New Roman"/>
            <w:sz w:val="24"/>
            <w:szCs w:val="24"/>
          </w:rPr>
          <w:delText>go signal</w:delText>
        </w:r>
      </w:del>
      <w:ins w:id="344"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turned blue (the feedback signal), and the reward drops were delivered after the delay. If the offer was </w:t>
      </w:r>
      <w:del w:id="345" w:author="Siyu Wang" w:date="2026-07-19T13:50:00Z" w16du:dateUtc="2026-07-19T17:50:00Z">
        <w:r w:rsidDel="00EC3E1F">
          <w:rPr>
            <w:rFonts w:ascii="Times New Roman" w:eastAsia="Times New Roman" w:hAnsi="Times New Roman" w:cs="Times New Roman"/>
            <w:sz w:val="24"/>
            <w:szCs w:val="24"/>
          </w:rPr>
          <w:delText>refused</w:delText>
        </w:r>
      </w:del>
      <w:ins w:id="346" w:author="Siyu Wang" w:date="2026-07-19T13:50:00Z" w16du:dateUtc="2026-07-19T17:50:00Z">
        <w:r w:rsidR="00EC3E1F">
          <w:rPr>
            <w:rFonts w:ascii="Times New Roman" w:eastAsia="Times New Roman" w:hAnsi="Times New Roman" w:cs="Times New Roman"/>
            <w:sz w:val="24"/>
            <w:szCs w:val="24"/>
          </w:rPr>
          <w:t>rejected</w:t>
        </w:r>
      </w:ins>
      <w:r>
        <w:rPr>
          <w:rFonts w:ascii="Times New Roman" w:eastAsia="Times New Roman" w:hAnsi="Times New Roman" w:cs="Times New Roman"/>
          <w:sz w:val="24"/>
          <w:szCs w:val="24"/>
        </w:rPr>
        <w:t xml:space="preserve">, the cue and fixation target disappeared, and a new trial would begin immediately with a new offer.  </w:t>
      </w:r>
    </w:p>
    <w:p w14:paraId="00000058" w14:textId="7B561B66" w:rsidR="00585BFC" w:rsidRDefault="00000000">
      <w:pPr>
        <w:spacing w:after="0" w:line="480" w:lineRule="auto"/>
        <w:ind w:left="-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lastRenderedPageBreak/>
        <w:t xml:space="preserve">The eye of Monkey S was monitored for 12 out of 16 sessions. A virtual window </w:t>
      </w:r>
      <w:r>
        <w:rPr>
          <w:rFonts w:ascii="Times New Roman" w:eastAsia="Times New Roman" w:hAnsi="Times New Roman" w:cs="Times New Roman"/>
          <w:color w:val="000000"/>
          <w:sz w:val="24"/>
          <w:szCs w:val="24"/>
        </w:rPr>
        <w:t>20 x 20</w:t>
      </w:r>
      <w:r>
        <w:rPr>
          <w:rFonts w:ascii="Times New Roman" w:eastAsia="Times New Roman" w:hAnsi="Times New Roman" w:cs="Times New Roman"/>
          <w:color w:val="000000"/>
          <w:sz w:val="24"/>
          <w:szCs w:val="24"/>
          <w:vertAlign w:val="superscript"/>
        </w:rPr>
        <w:t xml:space="preserve"> </w:t>
      </w:r>
      <w:r>
        <w:rPr>
          <w:rFonts w:ascii="Times New Roman" w:eastAsia="Times New Roman" w:hAnsi="Times New Roman" w:cs="Times New Roman"/>
          <w:color w:val="000000"/>
          <w:sz w:val="24"/>
          <w:szCs w:val="24"/>
        </w:rPr>
        <w:t xml:space="preserve">degrees was built around the cue. The monkey was required to maintain his gaze within the virtual window until the </w:t>
      </w:r>
      <w:del w:id="347" w:author="Siyu Wang" w:date="2026-07-19T12:41:00Z" w16du:dateUtc="2026-07-19T16:41:00Z">
        <w:r w:rsidDel="00577185">
          <w:rPr>
            <w:rFonts w:ascii="Times New Roman" w:eastAsia="Times New Roman" w:hAnsi="Times New Roman" w:cs="Times New Roman"/>
            <w:color w:val="000000"/>
            <w:sz w:val="24"/>
            <w:szCs w:val="24"/>
          </w:rPr>
          <w:delText>go signal</w:delText>
        </w:r>
      </w:del>
      <w:ins w:id="348" w:author="Siyu Wang" w:date="2026-07-19T14:28:00Z" w16du:dateUtc="2026-07-19T18:28:00Z">
        <w:r w:rsidR="00674CD6">
          <w:rPr>
            <w:rFonts w:ascii="Times New Roman" w:eastAsia="Times New Roman" w:hAnsi="Times New Roman" w:cs="Times New Roman"/>
            <w:color w:val="000000"/>
            <w:sz w:val="24"/>
            <w:szCs w:val="24"/>
          </w:rPr>
          <w:t>go signal</w:t>
        </w:r>
      </w:ins>
      <w:r>
        <w:rPr>
          <w:rFonts w:ascii="Times New Roman" w:eastAsia="Times New Roman" w:hAnsi="Times New Roman" w:cs="Times New Roman"/>
          <w:color w:val="000000"/>
          <w:sz w:val="24"/>
          <w:szCs w:val="24"/>
        </w:rPr>
        <w:t xml:space="preserve"> appeared. </w:t>
      </w:r>
    </w:p>
    <w:p w14:paraId="00000059" w14:textId="77777777" w:rsidR="00585BFC" w:rsidRDefault="00000000">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An error was registered if the monkey (a) released the lever during the cue period, (b) did not maintain gaze in the virtual window, or (c) failed to release the lever during any of the go periods. In this case, an error feedback image (a white rectangle with a red cross measuring 28.7</w:t>
      </w:r>
      <w:r>
        <w:rPr>
          <w:rFonts w:ascii="Times New Roman" w:eastAsia="Times New Roman" w:hAnsi="Times New Roman" w:cs="Times New Roman"/>
          <w:sz w:val="24"/>
          <w:szCs w:val="24"/>
          <w:vertAlign w:val="superscript"/>
        </w:rPr>
        <w:t xml:space="preserve"> o</w:t>
      </w:r>
      <w:r>
        <w:rPr>
          <w:rFonts w:ascii="Times New Roman" w:eastAsia="Times New Roman" w:hAnsi="Times New Roman" w:cs="Times New Roman"/>
          <w:sz w:val="24"/>
          <w:szCs w:val="24"/>
        </w:rPr>
        <w:t xml:space="preserve"> x 17.8</w:t>
      </w:r>
      <w:r>
        <w:rPr>
          <w:rFonts w:ascii="Times New Roman" w:eastAsia="Times New Roman" w:hAnsi="Times New Roman" w:cs="Times New Roman"/>
          <w:sz w:val="24"/>
          <w:szCs w:val="24"/>
          <w:vertAlign w:val="superscript"/>
        </w:rPr>
        <w:t xml:space="preserve"> o</w:t>
      </w:r>
      <w:r>
        <w:rPr>
          <w:rFonts w:ascii="Times New Roman" w:eastAsia="Times New Roman" w:hAnsi="Times New Roman" w:cs="Times New Roman"/>
          <w:sz w:val="24"/>
          <w:szCs w:val="24"/>
        </w:rPr>
        <w:t xml:space="preserve">) appeared on the screen for 1000 ms. Following an error, the next trial was a correction trial, during which the offer was repeated. </w:t>
      </w:r>
    </w:p>
    <w:p w14:paraId="0000005A" w14:textId="77777777" w:rsidR="00585BFC" w:rsidRDefault="00585BFC">
      <w:pPr>
        <w:spacing w:after="0" w:line="480" w:lineRule="auto"/>
        <w:ind w:left="-5"/>
        <w:rPr>
          <w:rFonts w:ascii="Times New Roman" w:eastAsia="Times New Roman" w:hAnsi="Times New Roman" w:cs="Times New Roman"/>
          <w:sz w:val="24"/>
          <w:szCs w:val="24"/>
        </w:rPr>
      </w:pPr>
    </w:p>
    <w:p w14:paraId="0000005B"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Behavior</w:t>
      </w:r>
    </w:p>
    <w:p w14:paraId="494C5DD4" w14:textId="15C4BCC2" w:rsidR="00E87444" w:rsidDel="00E87444" w:rsidRDefault="00000000" w:rsidP="00E87444">
      <w:pPr>
        <w:spacing w:after="0" w:line="480" w:lineRule="auto"/>
        <w:ind w:firstLine="360"/>
        <w:rPr>
          <w:del w:id="349" w:author="Siyu Wang" w:date="2026-07-19T10:35:00Z" w16du:dateUtc="2026-07-19T14:35:00Z"/>
          <w:moveTo w:id="350" w:author="Siyu Wang" w:date="2026-07-19T10:34:00Z" w16du:dateUtc="2026-07-19T14:34:00Z"/>
          <w:rFonts w:ascii="Times New Roman" w:eastAsia="Times New Roman" w:hAnsi="Times New Roman" w:cs="Times New Roman"/>
          <w:i/>
          <w:iCs/>
          <w:sz w:val="24"/>
          <w:szCs w:val="24"/>
        </w:rPr>
      </w:pPr>
      <w:r>
        <w:rPr>
          <w:rFonts w:ascii="Times New Roman" w:eastAsia="Times New Roman" w:hAnsi="Times New Roman" w:cs="Times New Roman"/>
          <w:sz w:val="24"/>
          <w:szCs w:val="24"/>
        </w:rPr>
        <w:t>For the behavioral analyses, we used data from all the neural recording days (7 for monkey T and 16 for monkey S).</w:t>
      </w:r>
      <w:ins w:id="351" w:author="Siyu Wang" w:date="2026-07-19T10:36:00Z" w16du:dateUtc="2026-07-19T14:36:00Z">
        <w:r w:rsidR="00E87444">
          <w:rPr>
            <w:rFonts w:ascii="Times New Roman" w:eastAsia="Times New Roman" w:hAnsi="Times New Roman" w:cs="Times New Roman"/>
            <w:sz w:val="24"/>
            <w:szCs w:val="24"/>
          </w:rPr>
          <w:t xml:space="preserve"> All analyses were separately carried out in the two monkeys. </w:t>
        </w:r>
      </w:ins>
      <w:del w:id="352" w:author="Siyu Wang" w:date="2026-07-19T10:36:00Z" w16du:dateUtc="2026-07-19T14:36:00Z">
        <w:r w:rsidDel="00E87444">
          <w:rPr>
            <w:rFonts w:ascii="Times New Roman" w:eastAsia="Times New Roman" w:hAnsi="Times New Roman" w:cs="Times New Roman"/>
            <w:i/>
            <w:iCs/>
            <w:sz w:val="24"/>
            <w:szCs w:val="24"/>
          </w:rPr>
          <w:delText xml:space="preserve"> </w:delText>
        </w:r>
      </w:del>
      <w:moveToRangeStart w:id="353" w:author="Siyu Wang" w:date="2026-07-19T10:34:00Z" w:name="move235349711"/>
      <w:moveTo w:id="354" w:author="Siyu Wang" w:date="2026-07-19T10:34:00Z" w16du:dateUtc="2026-07-19T14:34:00Z">
        <w:del w:id="355" w:author="Siyu Wang" w:date="2026-07-19T10:36:00Z" w16du:dateUtc="2026-07-19T14:36:00Z">
          <w:r w:rsidR="00E87444" w:rsidDel="00E87444">
            <w:rPr>
              <w:rFonts w:ascii="Times New Roman" w:eastAsia="Times New Roman" w:hAnsi="Times New Roman" w:cs="Times New Roman"/>
              <w:sz w:val="24"/>
              <w:szCs w:val="24"/>
            </w:rPr>
            <w:delText>The probability of accepting an offer was calculated for each of the 9 offers independently</w:delText>
          </w:r>
        </w:del>
        <w:del w:id="356" w:author="Siyu Wang" w:date="2026-07-19T10:35:00Z" w16du:dateUtc="2026-07-19T14:35:00Z">
          <w:r w:rsidR="00E87444" w:rsidDel="00E87444">
            <w:rPr>
              <w:rFonts w:ascii="Times New Roman" w:eastAsia="Times New Roman" w:hAnsi="Times New Roman" w:cs="Times New Roman"/>
              <w:sz w:val="24"/>
              <w:szCs w:val="24"/>
            </w:rPr>
            <w:delText xml:space="preserve">.  </w:delText>
          </w:r>
        </w:del>
      </w:moveTo>
    </w:p>
    <w:p w14:paraId="21A82767" w14:textId="77777777" w:rsidR="00E87444" w:rsidRDefault="00E87444" w:rsidP="00E87444">
      <w:pPr>
        <w:spacing w:after="0" w:line="480" w:lineRule="auto"/>
        <w:ind w:firstLine="360"/>
        <w:rPr>
          <w:ins w:id="357" w:author="Siyu Wang" w:date="2026-07-19T10:35:00Z" w16du:dateUtc="2026-07-19T14:35:00Z"/>
          <w:rFonts w:ascii="Times New Roman" w:eastAsia="Times New Roman" w:hAnsi="Times New Roman" w:cs="Times New Roman"/>
          <w:sz w:val="24"/>
          <w:szCs w:val="24"/>
        </w:rPr>
      </w:pPr>
      <w:moveTo w:id="358" w:author="Siyu Wang" w:date="2026-07-19T10:34:00Z" w16du:dateUtc="2026-07-19T14:34:00Z">
        <w:del w:id="359" w:author="Siyu Wang" w:date="2026-07-19T10:35:00Z" w16du:dateUtc="2026-07-19T14:35:00Z">
          <w:r w:rsidDel="00E87444">
            <w:rPr>
              <w:rFonts w:ascii="Times New Roman" w:eastAsia="Times New Roman" w:hAnsi="Times New Roman" w:cs="Times New Roman"/>
              <w:sz w:val="24"/>
              <w:szCs w:val="24"/>
            </w:rPr>
            <w:delText>The behavior of the two monkeys was modeled separately using reinforcement learning models</w:delText>
          </w:r>
        </w:del>
      </w:moveTo>
      <w:moveToRangeEnd w:id="353"/>
    </w:p>
    <w:p w14:paraId="48C34A6C" w14:textId="55494897" w:rsidR="00E87444" w:rsidRDefault="005C4C82">
      <w:pPr>
        <w:spacing w:after="0" w:line="480" w:lineRule="auto"/>
        <w:rPr>
          <w:ins w:id="360" w:author="Siyu Wang" w:date="2026-07-19T12:22:00Z" w16du:dateUtc="2026-07-19T16:22:00Z"/>
          <w:rFonts w:ascii="Times New Roman" w:eastAsia="Times New Roman" w:hAnsi="Times New Roman" w:cs="Times New Roman"/>
          <w:sz w:val="24"/>
          <w:szCs w:val="24"/>
        </w:rPr>
        <w:pPrChange w:id="361" w:author="Siyu Wang" w:date="2026-07-19T12:45:00Z" w16du:dateUtc="2026-07-19T16:45:00Z">
          <w:pPr>
            <w:spacing w:after="0" w:line="480" w:lineRule="auto"/>
            <w:ind w:firstLine="360"/>
          </w:pPr>
        </w:pPrChange>
      </w:pPr>
      <w:ins w:id="362" w:author="Siyu Wang" w:date="2026-07-19T10:29:00Z" w16du:dateUtc="2026-07-19T14:29:00Z">
        <w:r>
          <w:rPr>
            <w:rFonts w:ascii="Times New Roman" w:eastAsia="Times New Roman" w:hAnsi="Times New Roman" w:cs="Times New Roman"/>
            <w:sz w:val="24"/>
            <w:szCs w:val="24"/>
          </w:rPr>
          <w:t xml:space="preserve">We fitted </w:t>
        </w:r>
      </w:ins>
      <w:ins w:id="363" w:author="Siyu Wang" w:date="2026-07-19T10:30:00Z" w16du:dateUtc="2026-07-19T14:30:00Z">
        <w:r>
          <w:rPr>
            <w:rFonts w:ascii="Times New Roman" w:eastAsia="Times New Roman" w:hAnsi="Times New Roman" w:cs="Times New Roman"/>
            <w:sz w:val="24"/>
            <w:szCs w:val="24"/>
          </w:rPr>
          <w:t>and compared three behavioral models</w:t>
        </w:r>
      </w:ins>
      <w:ins w:id="364" w:author="Siyu Wang" w:date="2026-07-19T12:29:00Z" w16du:dateUtc="2026-07-19T16:29:00Z">
        <w:r w:rsidR="008040F5">
          <w:rPr>
            <w:rFonts w:ascii="Times New Roman" w:eastAsia="Times New Roman" w:hAnsi="Times New Roman" w:cs="Times New Roman"/>
            <w:sz w:val="24"/>
            <w:szCs w:val="24"/>
          </w:rPr>
          <w:t>.</w:t>
        </w:r>
      </w:ins>
      <w:ins w:id="365" w:author="Siyu Wang" w:date="2026-07-19T10:30:00Z" w16du:dateUtc="2026-07-19T14:30:00Z">
        <w:r>
          <w:rPr>
            <w:rFonts w:ascii="Times New Roman" w:eastAsia="Times New Roman" w:hAnsi="Times New Roman" w:cs="Times New Roman"/>
            <w:sz w:val="24"/>
            <w:szCs w:val="24"/>
          </w:rPr>
          <w:t xml:space="preserve"> Model 1 is a baseline model </w:t>
        </w:r>
      </w:ins>
      <w:ins w:id="366" w:author="Siyu Wang" w:date="2026-07-19T10:31:00Z" w16du:dateUtc="2026-07-19T14:31:00Z">
        <w:r>
          <w:rPr>
            <w:rFonts w:ascii="Times New Roman" w:eastAsia="Times New Roman" w:hAnsi="Times New Roman" w:cs="Times New Roman"/>
            <w:sz w:val="24"/>
            <w:szCs w:val="24"/>
          </w:rPr>
          <w:t>which</w:t>
        </w:r>
      </w:ins>
      <w:ins w:id="367" w:author="Siyu Wang" w:date="2026-07-19T10:30:00Z" w16du:dateUtc="2026-07-19T14:30:00Z">
        <w:r>
          <w:rPr>
            <w:rFonts w:ascii="Times New Roman" w:eastAsia="Times New Roman" w:hAnsi="Times New Roman" w:cs="Times New Roman"/>
            <w:sz w:val="24"/>
            <w:szCs w:val="24"/>
          </w:rPr>
          <w:t xml:space="preserve"> </w:t>
        </w:r>
      </w:ins>
      <w:ins w:id="368" w:author="Siyu Wang" w:date="2026-07-19T10:31:00Z" w16du:dateUtc="2026-07-19T14:31:00Z">
        <w:r>
          <w:rPr>
            <w:rFonts w:ascii="Times New Roman" w:eastAsia="Times New Roman" w:hAnsi="Times New Roman" w:cs="Times New Roman"/>
            <w:sz w:val="24"/>
            <w:szCs w:val="24"/>
          </w:rPr>
          <w:t xml:space="preserve">assumes that temporal-discounting decisions are made independent of the </w:t>
        </w:r>
      </w:ins>
      <w:ins w:id="369" w:author="Siyu Wang" w:date="2026-07-19T14:28:00Z" w16du:dateUtc="2026-07-19T18:28:00Z">
        <w:r w:rsidR="00674CD6">
          <w:rPr>
            <w:rFonts w:ascii="Times New Roman" w:eastAsia="Times New Roman" w:hAnsi="Times New Roman" w:cs="Times New Roman"/>
            <w:sz w:val="24"/>
            <w:szCs w:val="24"/>
          </w:rPr>
          <w:t>go signal</w:t>
        </w:r>
      </w:ins>
      <w:ins w:id="370" w:author="Siyu Wang" w:date="2026-07-19T10:31:00Z" w16du:dateUtc="2026-07-19T14:31:00Z">
        <w:r>
          <w:rPr>
            <w:rFonts w:ascii="Times New Roman" w:eastAsia="Times New Roman" w:hAnsi="Times New Roman" w:cs="Times New Roman"/>
            <w:sz w:val="24"/>
            <w:szCs w:val="24"/>
          </w:rPr>
          <w:t xml:space="preserve">, whereas Model 2 and </w:t>
        </w:r>
      </w:ins>
      <w:ins w:id="371" w:author="Siyu Wang" w:date="2026-07-19T10:32:00Z" w16du:dateUtc="2026-07-19T14:32:00Z">
        <w:r>
          <w:rPr>
            <w:rFonts w:ascii="Times New Roman" w:eastAsia="Times New Roman" w:hAnsi="Times New Roman" w:cs="Times New Roman"/>
            <w:sz w:val="24"/>
            <w:szCs w:val="24"/>
          </w:rPr>
          <w:t>Model</w:t>
        </w:r>
      </w:ins>
      <w:ins w:id="372" w:author="Siyu Wang" w:date="2026-07-19T10:33:00Z" w16du:dateUtc="2026-07-19T14:33:00Z">
        <w:r>
          <w:rPr>
            <w:rFonts w:ascii="Times New Roman" w:eastAsia="Times New Roman" w:hAnsi="Times New Roman" w:cs="Times New Roman"/>
            <w:sz w:val="24"/>
            <w:szCs w:val="24"/>
          </w:rPr>
          <w:t xml:space="preserve"> </w:t>
        </w:r>
      </w:ins>
      <w:ins w:id="373" w:author="Siyu Wang" w:date="2026-07-19T10:31:00Z" w16du:dateUtc="2026-07-19T14:31:00Z">
        <w:r>
          <w:rPr>
            <w:rFonts w:ascii="Times New Roman" w:eastAsia="Times New Roman" w:hAnsi="Times New Roman" w:cs="Times New Roman"/>
            <w:sz w:val="24"/>
            <w:szCs w:val="24"/>
          </w:rPr>
          <w:t xml:space="preserve">3 </w:t>
        </w:r>
      </w:ins>
      <w:ins w:id="374" w:author="Siyu Wang" w:date="2026-07-19T12:23:00Z" w16du:dateUtc="2026-07-19T16:23:00Z">
        <w:r w:rsidR="00A7278E">
          <w:rPr>
            <w:rFonts w:ascii="Times New Roman" w:eastAsia="Times New Roman" w:hAnsi="Times New Roman" w:cs="Times New Roman"/>
            <w:sz w:val="24"/>
            <w:szCs w:val="24"/>
          </w:rPr>
          <w:t>make</w:t>
        </w:r>
      </w:ins>
      <w:ins w:id="375" w:author="Siyu Wang" w:date="2026-07-19T10:31:00Z" w16du:dateUtc="2026-07-19T14:31:00Z">
        <w:r>
          <w:rPr>
            <w:rFonts w:ascii="Times New Roman" w:eastAsia="Times New Roman" w:hAnsi="Times New Roman" w:cs="Times New Roman"/>
            <w:sz w:val="24"/>
            <w:szCs w:val="24"/>
          </w:rPr>
          <w:t xml:space="preserve"> different assumptions</w:t>
        </w:r>
      </w:ins>
      <w:ins w:id="376" w:author="Siyu Wang" w:date="2026-07-19T10:32:00Z" w16du:dateUtc="2026-07-19T14:32:00Z">
        <w:r>
          <w:rPr>
            <w:rFonts w:ascii="Times New Roman" w:eastAsia="Times New Roman" w:hAnsi="Times New Roman" w:cs="Times New Roman"/>
            <w:sz w:val="24"/>
            <w:szCs w:val="24"/>
          </w:rPr>
          <w:t xml:space="preserve"> about how the </w:t>
        </w:r>
      </w:ins>
      <w:ins w:id="377" w:author="Siyu Wang" w:date="2026-07-19T14:28:00Z" w16du:dateUtc="2026-07-19T18:28:00Z">
        <w:r w:rsidR="00674CD6">
          <w:rPr>
            <w:rFonts w:ascii="Times New Roman" w:eastAsia="Times New Roman" w:hAnsi="Times New Roman" w:cs="Times New Roman"/>
            <w:sz w:val="24"/>
            <w:szCs w:val="24"/>
          </w:rPr>
          <w:t>go signal</w:t>
        </w:r>
      </w:ins>
      <w:ins w:id="378" w:author="Siyu Wang" w:date="2026-07-19T12:40:00Z" w16du:dateUtc="2026-07-19T16:40:00Z">
        <w:r w:rsidR="00577185">
          <w:rPr>
            <w:rFonts w:ascii="Times New Roman" w:eastAsia="Times New Roman" w:hAnsi="Times New Roman" w:cs="Times New Roman"/>
            <w:sz w:val="24"/>
            <w:szCs w:val="24"/>
          </w:rPr>
          <w:t xml:space="preserve"> </w:t>
        </w:r>
      </w:ins>
      <w:ins w:id="379" w:author="Siyu Wang" w:date="2026-07-19T10:32:00Z" w16du:dateUtc="2026-07-19T14:32:00Z">
        <w:r>
          <w:rPr>
            <w:rFonts w:ascii="Times New Roman" w:eastAsia="Times New Roman" w:hAnsi="Times New Roman" w:cs="Times New Roman"/>
            <w:sz w:val="24"/>
            <w:szCs w:val="24"/>
          </w:rPr>
          <w:t xml:space="preserve">modulates </w:t>
        </w:r>
      </w:ins>
      <w:ins w:id="380" w:author="Siyu Wang" w:date="2026-07-19T12:23:00Z" w16du:dateUtc="2026-07-19T16:23:00Z">
        <w:r w:rsidR="009E0F81">
          <w:rPr>
            <w:rFonts w:ascii="Times New Roman" w:eastAsia="Times New Roman" w:hAnsi="Times New Roman" w:cs="Times New Roman"/>
            <w:sz w:val="24"/>
            <w:szCs w:val="24"/>
          </w:rPr>
          <w:t>values and decisions</w:t>
        </w:r>
      </w:ins>
      <w:ins w:id="381" w:author="Siyu Wang" w:date="2026-07-19T10:32:00Z" w16du:dateUtc="2026-07-19T14:32:00Z">
        <w:r>
          <w:rPr>
            <w:rFonts w:ascii="Times New Roman" w:eastAsia="Times New Roman" w:hAnsi="Times New Roman" w:cs="Times New Roman"/>
            <w:sz w:val="24"/>
            <w:szCs w:val="24"/>
          </w:rPr>
          <w:t xml:space="preserve">. </w:t>
        </w:r>
      </w:ins>
      <w:ins w:id="382" w:author="Siyu Wang" w:date="2026-07-19T12:45:00Z" w16du:dateUtc="2026-07-19T16:45:00Z">
        <w:r w:rsidR="00493A04">
          <w:rPr>
            <w:rFonts w:ascii="Times New Roman" w:eastAsia="Times New Roman" w:hAnsi="Times New Roman" w:cs="Times New Roman"/>
            <w:sz w:val="24"/>
            <w:szCs w:val="24"/>
          </w:rPr>
          <w:t xml:space="preserve">Maximum likelihood estimation was used to estimate the parameters in all models.  </w:t>
        </w:r>
      </w:ins>
    </w:p>
    <w:p w14:paraId="70697E7C" w14:textId="789A7A87" w:rsidR="00A7278E" w:rsidRDefault="00A7278E" w:rsidP="00E87444">
      <w:pPr>
        <w:spacing w:after="0" w:line="480" w:lineRule="auto"/>
        <w:ind w:firstLine="360"/>
        <w:rPr>
          <w:ins w:id="383" w:author="Siyu Wang" w:date="2026-07-19T12:24:00Z" w16du:dateUtc="2026-07-19T16:24:00Z"/>
          <w:rFonts w:ascii="Times New Roman" w:eastAsia="Times New Roman" w:hAnsi="Times New Roman" w:cs="Times New Roman"/>
          <w:sz w:val="24"/>
          <w:szCs w:val="24"/>
        </w:rPr>
      </w:pPr>
      <w:ins w:id="384" w:author="Siyu Wang" w:date="2026-07-19T12:22:00Z" w16du:dateUtc="2026-07-19T16:22:00Z">
        <w:r>
          <w:rPr>
            <w:rFonts w:ascii="Times New Roman" w:eastAsia="Times New Roman" w:hAnsi="Times New Roman" w:cs="Times New Roman"/>
            <w:sz w:val="24"/>
            <w:szCs w:val="24"/>
          </w:rPr>
          <w:t>In all three models, it is assumed that animals compute the expected value for accepting the offer</w:t>
        </w:r>
      </w:ins>
      <w:ins w:id="385" w:author="Siyu Wang" w:date="2026-07-19T12:23:00Z" w16du:dateUtc="2026-07-19T16:23:00Z">
        <w:r w:rsidR="006355CF">
          <w:rPr>
            <w:rFonts w:ascii="Times New Roman" w:eastAsia="Times New Roman" w:hAnsi="Times New Roman" w:cs="Times New Roman"/>
            <w:sz w:val="24"/>
            <w:szCs w:val="24"/>
          </w:rPr>
          <w:t xml:space="preserve"> </w:t>
        </w:r>
      </w:ins>
      <m:oMath>
        <m:sSup>
          <m:sSupPr>
            <m:ctrlPr>
              <w:ins w:id="386" w:author="Siyu Wang" w:date="2026-07-19T12:24:00Z" w16du:dateUtc="2026-07-19T16:24:00Z">
                <w:rPr>
                  <w:rFonts w:ascii="Cambria Math" w:eastAsia="Times New Roman" w:hAnsi="Cambria Math" w:cs="Times New Roman"/>
                  <w:i/>
                  <w:sz w:val="24"/>
                  <w:szCs w:val="24"/>
                </w:rPr>
              </w:ins>
            </m:ctrlPr>
          </m:sSupPr>
          <m:e>
            <m:r>
              <w:ins w:id="387" w:author="Siyu Wang" w:date="2026-07-19T12:24:00Z" w16du:dateUtc="2026-07-19T16:24:00Z">
                <w:rPr>
                  <w:rFonts w:ascii="Cambria Math" w:eastAsia="Times New Roman" w:hAnsi="Cambria Math" w:cs="Times New Roman"/>
                  <w:sz w:val="24"/>
                  <w:szCs w:val="24"/>
                </w:rPr>
                <m:t>V</m:t>
              </w:ins>
            </m:r>
          </m:e>
          <m:sup>
            <m:r>
              <w:ins w:id="388" w:author="Siyu Wang" w:date="2026-07-19T12:24:00Z" w16du:dateUtc="2026-07-19T16:24:00Z">
                <m:rPr>
                  <m:nor/>
                </m:rPr>
                <w:rPr>
                  <w:rFonts w:ascii="Cambria Math" w:eastAsia="Times New Roman" w:hAnsi="Cambria Math" w:cs="Times New Roman"/>
                  <w:sz w:val="24"/>
                  <w:szCs w:val="24"/>
                </w:rPr>
                <m:t>accept</m:t>
              </w:ins>
            </m:r>
          </m:sup>
        </m:sSup>
      </m:oMath>
      <w:ins w:id="389" w:author="Siyu Wang" w:date="2026-07-19T12:22:00Z" w16du:dateUtc="2026-07-19T16:22:00Z">
        <w:r>
          <w:rPr>
            <w:rFonts w:ascii="Times New Roman" w:eastAsia="Times New Roman" w:hAnsi="Times New Roman" w:cs="Times New Roman"/>
            <w:sz w:val="24"/>
            <w:szCs w:val="24"/>
          </w:rPr>
          <w:t>, and the expected value for rejecting the offer</w:t>
        </w:r>
      </w:ins>
      <w:ins w:id="390" w:author="Siyu Wang" w:date="2026-07-19T12:24:00Z" w16du:dateUtc="2026-07-19T16:24:00Z">
        <w:r w:rsidR="006355CF">
          <w:rPr>
            <w:rFonts w:ascii="Times New Roman" w:eastAsia="Times New Roman" w:hAnsi="Times New Roman" w:cs="Times New Roman"/>
            <w:sz w:val="24"/>
            <w:szCs w:val="24"/>
          </w:rPr>
          <w:t xml:space="preserve"> </w:t>
        </w:r>
      </w:ins>
      <m:oMath>
        <m:sSup>
          <m:sSupPr>
            <m:ctrlPr>
              <w:ins w:id="391" w:author="Siyu Wang" w:date="2026-07-19T12:24:00Z" w16du:dateUtc="2026-07-19T16:24:00Z">
                <w:rPr>
                  <w:rFonts w:ascii="Cambria Math" w:eastAsia="Times New Roman" w:hAnsi="Cambria Math" w:cs="Times New Roman"/>
                  <w:i/>
                  <w:sz w:val="24"/>
                  <w:szCs w:val="24"/>
                </w:rPr>
              </w:ins>
            </m:ctrlPr>
          </m:sSupPr>
          <m:e>
            <m:r>
              <w:ins w:id="392" w:author="Siyu Wang" w:date="2026-07-19T12:24:00Z" w16du:dateUtc="2026-07-19T16:24:00Z">
                <w:rPr>
                  <w:rFonts w:ascii="Cambria Math" w:eastAsia="Times New Roman" w:hAnsi="Cambria Math" w:cs="Times New Roman"/>
                  <w:sz w:val="24"/>
                  <w:szCs w:val="24"/>
                </w:rPr>
                <m:t>V</m:t>
              </w:ins>
            </m:r>
          </m:e>
          <m:sup>
            <m:r>
              <w:ins w:id="393" w:author="Siyu Wang" w:date="2026-07-19T12:24:00Z" w16du:dateUtc="2026-07-19T16:24:00Z">
                <m:rPr>
                  <m:nor/>
                </m:rPr>
                <w:rPr>
                  <w:rFonts w:ascii="Cambria Math" w:eastAsia="Times New Roman" w:hAnsi="Cambria Math" w:cs="Times New Roman"/>
                  <w:sz w:val="24"/>
                  <w:szCs w:val="24"/>
                </w:rPr>
                <m:t>reject</m:t>
              </w:ins>
            </m:r>
          </m:sup>
        </m:sSup>
      </m:oMath>
      <w:ins w:id="394" w:author="Siyu Wang" w:date="2026-07-19T12:24:00Z" w16du:dateUtc="2026-07-19T16:24:00Z">
        <w:r w:rsidR="006355CF">
          <w:rPr>
            <w:rFonts w:ascii="Times New Roman" w:eastAsia="Times New Roman" w:hAnsi="Times New Roman" w:cs="Times New Roman"/>
            <w:sz w:val="24"/>
            <w:szCs w:val="24"/>
          </w:rPr>
          <w:t xml:space="preserve">, and decisions are </w:t>
        </w:r>
      </w:ins>
      <w:ins w:id="395" w:author="Siyu Wang" w:date="2026-07-19T12:30:00Z" w16du:dateUtc="2026-07-19T16:30:00Z">
        <w:r w:rsidR="0022645D">
          <w:rPr>
            <w:rFonts w:ascii="Times New Roman" w:eastAsia="Times New Roman" w:hAnsi="Times New Roman" w:cs="Times New Roman"/>
            <w:sz w:val="24"/>
            <w:szCs w:val="24"/>
          </w:rPr>
          <w:t xml:space="preserve">made by comparing </w:t>
        </w:r>
      </w:ins>
      <m:oMath>
        <m:sSup>
          <m:sSupPr>
            <m:ctrlPr>
              <w:ins w:id="396" w:author="Siyu Wang" w:date="2026-07-19T12:30:00Z" w16du:dateUtc="2026-07-19T16:30:00Z">
                <w:rPr>
                  <w:rFonts w:ascii="Cambria Math" w:eastAsia="Times New Roman" w:hAnsi="Cambria Math" w:cs="Times New Roman"/>
                  <w:i/>
                  <w:sz w:val="24"/>
                  <w:szCs w:val="24"/>
                </w:rPr>
              </w:ins>
            </m:ctrlPr>
          </m:sSupPr>
          <m:e>
            <m:r>
              <w:ins w:id="397" w:author="Siyu Wang" w:date="2026-07-19T12:30:00Z" w16du:dateUtc="2026-07-19T16:30:00Z">
                <w:rPr>
                  <w:rFonts w:ascii="Cambria Math" w:eastAsia="Times New Roman" w:hAnsi="Cambria Math" w:cs="Times New Roman"/>
                  <w:sz w:val="24"/>
                  <w:szCs w:val="24"/>
                </w:rPr>
                <m:t>V</m:t>
              </w:ins>
            </m:r>
          </m:e>
          <m:sup>
            <m:r>
              <w:ins w:id="398" w:author="Siyu Wang" w:date="2026-07-19T12:30:00Z" w16du:dateUtc="2026-07-19T16:30:00Z">
                <m:rPr>
                  <m:nor/>
                </m:rPr>
                <w:rPr>
                  <w:rFonts w:ascii="Cambria Math" w:eastAsia="Times New Roman" w:hAnsi="Cambria Math" w:cs="Times New Roman"/>
                  <w:sz w:val="24"/>
                  <w:szCs w:val="24"/>
                </w:rPr>
                <m:t>accept</m:t>
              </w:ins>
            </m:r>
          </m:sup>
        </m:sSup>
      </m:oMath>
      <w:ins w:id="399" w:author="Siyu Wang" w:date="2026-07-19T12:30:00Z" w16du:dateUtc="2026-07-19T16:30:00Z">
        <w:r w:rsidR="0022645D">
          <w:rPr>
            <w:rFonts w:ascii="Times New Roman" w:eastAsia="Times New Roman" w:hAnsi="Times New Roman" w:cs="Times New Roman"/>
            <w:sz w:val="24"/>
            <w:szCs w:val="24"/>
          </w:rPr>
          <w:t xml:space="preserve"> and </w:t>
        </w:r>
      </w:ins>
      <m:oMath>
        <m:sSup>
          <m:sSupPr>
            <m:ctrlPr>
              <w:ins w:id="400" w:author="Siyu Wang" w:date="2026-07-19T12:30:00Z" w16du:dateUtc="2026-07-19T16:30:00Z">
                <w:rPr>
                  <w:rFonts w:ascii="Cambria Math" w:eastAsia="Times New Roman" w:hAnsi="Cambria Math" w:cs="Times New Roman"/>
                  <w:i/>
                  <w:sz w:val="24"/>
                  <w:szCs w:val="24"/>
                </w:rPr>
              </w:ins>
            </m:ctrlPr>
          </m:sSupPr>
          <m:e>
            <m:r>
              <w:ins w:id="401" w:author="Siyu Wang" w:date="2026-07-19T12:30:00Z" w16du:dateUtc="2026-07-19T16:30:00Z">
                <w:rPr>
                  <w:rFonts w:ascii="Cambria Math" w:eastAsia="Times New Roman" w:hAnsi="Cambria Math" w:cs="Times New Roman"/>
                  <w:sz w:val="24"/>
                  <w:szCs w:val="24"/>
                </w:rPr>
                <m:t>V</m:t>
              </w:ins>
            </m:r>
          </m:e>
          <m:sup>
            <m:r>
              <w:ins w:id="402" w:author="Siyu Wang" w:date="2026-07-19T12:31:00Z" w16du:dateUtc="2026-07-19T16:31:00Z">
                <m:rPr>
                  <m:nor/>
                </m:rPr>
                <w:rPr>
                  <w:rFonts w:ascii="Cambria Math" w:eastAsia="Times New Roman" w:hAnsi="Cambria Math" w:cs="Times New Roman"/>
                  <w:sz w:val="24"/>
                  <w:szCs w:val="24"/>
                </w:rPr>
                <m:t>reject</m:t>
              </w:ins>
            </m:r>
          </m:sup>
        </m:sSup>
      </m:oMath>
      <w:ins w:id="403" w:author="Siyu Wang" w:date="2026-07-19T12:30:00Z" w16du:dateUtc="2026-07-19T16:30:00Z">
        <w:r w:rsidR="0022645D">
          <w:rPr>
            <w:rFonts w:ascii="Times New Roman" w:eastAsia="Times New Roman" w:hAnsi="Times New Roman" w:cs="Times New Roman"/>
            <w:sz w:val="24"/>
            <w:szCs w:val="24"/>
          </w:rPr>
          <w:t xml:space="preserve"> </w:t>
        </w:r>
      </w:ins>
      <w:ins w:id="404" w:author="Siyu Wang" w:date="2026-07-19T12:24:00Z" w16du:dateUtc="2026-07-19T16:24:00Z">
        <w:r w:rsidR="006355CF">
          <w:rPr>
            <w:rFonts w:ascii="Times New Roman" w:eastAsia="Times New Roman" w:hAnsi="Times New Roman" w:cs="Times New Roman"/>
            <w:sz w:val="24"/>
            <w:szCs w:val="24"/>
          </w:rPr>
          <w:t>using the softmax rule:</w:t>
        </w:r>
      </w:ins>
    </w:p>
    <w:p w14:paraId="0966C84E" w14:textId="78E1DEC6" w:rsidR="00326D44" w:rsidRPr="00326D44" w:rsidRDefault="006355CF" w:rsidP="00326D44">
      <w:pPr>
        <w:jc w:val="center"/>
        <w:rPr>
          <w:ins w:id="405" w:author="Siyu Wang" w:date="2026-07-19T12:37:00Z" w16du:dateUtc="2026-07-19T16:37:00Z"/>
          <w:rFonts w:ascii="Cambria Math" w:eastAsia="Cambria Math" w:hAnsi="Cambria Math" w:cs="Cambria Math"/>
        </w:rPr>
      </w:pPr>
      <m:oMathPara>
        <m:oMath>
          <m:r>
            <w:ins w:id="406" w:author="Siyu Wang" w:date="2026-07-19T12:24:00Z" w16du:dateUtc="2026-07-19T16:24:00Z">
              <w:rPr>
                <w:rFonts w:ascii="Cambria Math" w:eastAsia="Cambria Math" w:hAnsi="Cambria Math" w:cs="Cambria Math"/>
              </w:rPr>
              <m:t>p</m:t>
            </w:ins>
          </m:r>
          <m:d>
            <m:dPr>
              <m:ctrlPr>
                <w:ins w:id="407" w:author="Siyu Wang" w:date="2026-07-19T12:24:00Z" w16du:dateUtc="2026-07-19T16:24:00Z">
                  <w:rPr>
                    <w:rFonts w:ascii="Cambria Math" w:eastAsia="Cambria Math" w:hAnsi="Cambria Math" w:cs="Cambria Math"/>
                  </w:rPr>
                </w:ins>
              </m:ctrlPr>
            </m:dPr>
            <m:e>
              <m:r>
                <w:ins w:id="408" w:author="Siyu Wang" w:date="2026-07-19T12:24:00Z" w16du:dateUtc="2026-07-19T16:24:00Z">
                  <w:rPr>
                    <w:rFonts w:ascii="Cambria Math" w:eastAsia="Cambria Math" w:hAnsi="Cambria Math" w:cs="Cambria Math"/>
                  </w:rPr>
                  <m:t>accept</m:t>
                </w:ins>
              </m:r>
            </m:e>
          </m:d>
          <m:r>
            <w:ins w:id="409" w:author="Siyu Wang" w:date="2026-07-19T12:24:00Z" w16du:dateUtc="2026-07-19T16:24:00Z">
              <w:rPr>
                <w:rFonts w:ascii="Cambria Math" w:eastAsia="Cambria Math" w:hAnsi="Cambria Math" w:cs="Cambria Math"/>
              </w:rPr>
              <m:t>=</m:t>
            </w:ins>
          </m:r>
          <m:f>
            <m:fPr>
              <m:ctrlPr>
                <w:ins w:id="410" w:author="Siyu Wang" w:date="2026-07-19T12:24:00Z" w16du:dateUtc="2026-07-19T16:24:00Z">
                  <w:rPr>
                    <w:rFonts w:ascii="Cambria Math" w:eastAsia="Cambria Math" w:hAnsi="Cambria Math" w:cs="Cambria Math"/>
                  </w:rPr>
                </w:ins>
              </m:ctrlPr>
            </m:fPr>
            <m:num>
              <m:r>
                <w:ins w:id="411" w:author="Siyu Wang" w:date="2026-07-19T12:24:00Z" w16du:dateUtc="2026-07-19T16:24:00Z">
                  <w:rPr>
                    <w:rFonts w:ascii="Cambria Math" w:eastAsia="Cambria Math" w:hAnsi="Cambria Math" w:cs="Cambria Math"/>
                  </w:rPr>
                  <m:t>1</m:t>
                </w:ins>
              </m:r>
            </m:num>
            <m:den>
              <m:r>
                <w:ins w:id="412" w:author="Siyu Wang" w:date="2026-07-19T12:24:00Z" w16du:dateUtc="2026-07-19T16:24:00Z">
                  <w:rPr>
                    <w:rFonts w:ascii="Cambria Math" w:eastAsia="Cambria Math" w:hAnsi="Cambria Math" w:cs="Cambria Math"/>
                  </w:rPr>
                  <m:t>1+</m:t>
                </w:ins>
              </m:r>
              <m:sSup>
                <m:sSupPr>
                  <m:ctrlPr>
                    <w:ins w:id="413" w:author="Siyu Wang" w:date="2026-07-19T12:24:00Z" w16du:dateUtc="2026-07-19T16:24:00Z">
                      <w:rPr>
                        <w:rFonts w:ascii="Cambria Math" w:eastAsia="Cambria Math" w:hAnsi="Cambria Math" w:cs="Cambria Math"/>
                      </w:rPr>
                    </w:ins>
                  </m:ctrlPr>
                </m:sSupPr>
                <m:e>
                  <m:r>
                    <w:ins w:id="414" w:author="Siyu Wang" w:date="2026-07-19T12:24:00Z" w16du:dateUtc="2026-07-19T16:24:00Z">
                      <w:rPr>
                        <w:rFonts w:ascii="Cambria Math" w:eastAsia="Cambria Math" w:hAnsi="Cambria Math" w:cs="Cambria Math"/>
                      </w:rPr>
                      <m:t>e</m:t>
                    </w:ins>
                  </m:r>
                </m:e>
                <m:sup>
                  <m:r>
                    <w:ins w:id="415" w:author="Siyu Wang" w:date="2026-07-19T12:24:00Z" w16du:dateUtc="2026-07-19T16:24:00Z">
                      <w:rPr>
                        <w:rFonts w:ascii="Cambria Math" w:eastAsia="Cambria Math" w:hAnsi="Cambria Math" w:cs="Cambria Math"/>
                      </w:rPr>
                      <m:t>-</m:t>
                    </w:ins>
                  </m:r>
                  <m:f>
                    <m:fPr>
                      <m:ctrlPr>
                        <w:ins w:id="416" w:author="Siyu Wang" w:date="2026-07-19T12:24:00Z" w16du:dateUtc="2026-07-19T16:24:00Z">
                          <w:rPr>
                            <w:rFonts w:ascii="Cambria Math" w:eastAsia="Cambria Math" w:hAnsi="Cambria Math" w:cs="Cambria Math"/>
                          </w:rPr>
                        </w:ins>
                      </m:ctrlPr>
                    </m:fPr>
                    <m:num>
                      <m:sSup>
                        <m:sSupPr>
                          <m:ctrlPr>
                            <w:ins w:id="417" w:author="Siyu Wang" w:date="2026-07-19T12:25:00Z" w16du:dateUtc="2026-07-19T16:25:00Z">
                              <w:rPr>
                                <w:rFonts w:ascii="Cambria Math" w:eastAsia="Times New Roman" w:hAnsi="Cambria Math" w:cs="Times New Roman"/>
                                <w:i/>
                                <w:sz w:val="24"/>
                                <w:szCs w:val="24"/>
                              </w:rPr>
                            </w:ins>
                          </m:ctrlPr>
                        </m:sSupPr>
                        <m:e>
                          <m:r>
                            <w:ins w:id="418" w:author="Siyu Wang" w:date="2026-07-19T12:25:00Z" w16du:dateUtc="2026-07-19T16:25:00Z">
                              <w:rPr>
                                <w:rFonts w:ascii="Cambria Math" w:eastAsia="Times New Roman" w:hAnsi="Cambria Math" w:cs="Times New Roman"/>
                                <w:sz w:val="24"/>
                                <w:szCs w:val="24"/>
                              </w:rPr>
                              <m:t>V</m:t>
                            </w:ins>
                          </m:r>
                        </m:e>
                        <m:sup>
                          <m:r>
                            <w:ins w:id="419" w:author="Siyu Wang" w:date="2026-07-19T12:25:00Z" w16du:dateUtc="2026-07-19T16:25:00Z">
                              <m:rPr>
                                <m:sty m:val="p"/>
                              </m:rPr>
                              <w:rPr>
                                <w:rFonts w:ascii="Cambria Math" w:eastAsia="Times New Roman" w:hAnsi="Cambria Math" w:cs="Times New Roman"/>
                                <w:sz w:val="24"/>
                                <w:szCs w:val="24"/>
                              </w:rPr>
                              <m:t>accept</m:t>
                            </w:ins>
                          </m:r>
                        </m:sup>
                      </m:sSup>
                      <m:r>
                        <w:ins w:id="420" w:author="Siyu Wang" w:date="2026-07-19T12:25:00Z" w16du:dateUtc="2026-07-19T16:25:00Z">
                          <m:rPr>
                            <m:sty m:val="p"/>
                          </m:rPr>
                          <w:rPr>
                            <w:rFonts w:ascii="Cambria Math" w:eastAsia="Times New Roman" w:hAnsi="Cambria Math" w:cs="Times New Roman"/>
                            <w:sz w:val="24"/>
                            <w:szCs w:val="24"/>
                          </w:rPr>
                          <m:t>-</m:t>
                        </w:ins>
                      </m:r>
                      <m:sSup>
                        <m:sSupPr>
                          <m:ctrlPr>
                            <w:ins w:id="421" w:author="Siyu Wang" w:date="2026-07-19T12:25:00Z" w16du:dateUtc="2026-07-19T16:25:00Z">
                              <w:rPr>
                                <w:rFonts w:ascii="Cambria Math" w:eastAsia="Times New Roman" w:hAnsi="Cambria Math" w:cs="Times New Roman"/>
                                <w:i/>
                                <w:sz w:val="24"/>
                                <w:szCs w:val="24"/>
                              </w:rPr>
                            </w:ins>
                          </m:ctrlPr>
                        </m:sSupPr>
                        <m:e>
                          <m:r>
                            <w:ins w:id="422" w:author="Siyu Wang" w:date="2026-07-19T12:25:00Z" w16du:dateUtc="2026-07-19T16:25:00Z">
                              <w:rPr>
                                <w:rFonts w:ascii="Cambria Math" w:eastAsia="Times New Roman" w:hAnsi="Cambria Math" w:cs="Times New Roman"/>
                                <w:sz w:val="24"/>
                                <w:szCs w:val="24"/>
                              </w:rPr>
                              <m:t>V</m:t>
                            </w:ins>
                          </m:r>
                        </m:e>
                        <m:sup>
                          <m:r>
                            <w:ins w:id="423" w:author="Siyu Wang" w:date="2026-07-19T12:25:00Z" w16du:dateUtc="2026-07-19T16:25:00Z">
                              <m:rPr>
                                <m:sty m:val="p"/>
                              </m:rPr>
                              <w:rPr>
                                <w:rFonts w:ascii="Cambria Math" w:eastAsia="Times New Roman" w:hAnsi="Cambria Math" w:cs="Times New Roman"/>
                                <w:sz w:val="24"/>
                                <w:szCs w:val="24"/>
                              </w:rPr>
                              <m:t>reject</m:t>
                            </w:ins>
                          </m:r>
                        </m:sup>
                      </m:sSup>
                      <m:r>
                        <w:ins w:id="424" w:author="Siyu Wang" w:date="2026-07-19T12:25:00Z" w16du:dateUtc="2026-07-19T16:25:00Z">
                          <m:rPr>
                            <m:sty m:val="p"/>
                          </m:rPr>
                          <w:rPr>
                            <w:rFonts w:ascii="Cambria Math" w:eastAsia="Times New Roman" w:hAnsi="Cambria Math" w:cs="Times New Roman"/>
                            <w:sz w:val="24"/>
                            <w:szCs w:val="24"/>
                          </w:rPr>
                          <m:t xml:space="preserve">  </m:t>
                        </w:ins>
                      </m:r>
                    </m:num>
                    <m:den>
                      <m:r>
                        <w:ins w:id="425" w:author="Siyu Wang" w:date="2026-07-19T12:36:00Z" w16du:dateUtc="2026-07-19T16:36:00Z">
                          <w:rPr>
                            <w:rFonts w:ascii="Cambria Math" w:eastAsia="Cambria Math" w:hAnsi="Cambria Math" w:cs="Cambria Math"/>
                          </w:rPr>
                          <m:t>σ</m:t>
                        </w:ins>
                      </m:r>
                    </m:den>
                  </m:f>
                </m:sup>
              </m:sSup>
            </m:den>
          </m:f>
        </m:oMath>
      </m:oMathPara>
    </w:p>
    <w:p w14:paraId="187A9E1B" w14:textId="10A16DF9" w:rsidR="00326D44" w:rsidRDefault="00326D44">
      <w:pPr>
        <w:rPr>
          <w:ins w:id="426" w:author="Siyu Wang" w:date="2026-07-19T12:24:00Z" w16du:dateUtc="2026-07-19T16:24:00Z"/>
          <w:rFonts w:ascii="Cambria Math" w:eastAsia="Cambria Math" w:hAnsi="Cambria Math" w:cs="Cambria Math"/>
        </w:rPr>
        <w:pPrChange w:id="427" w:author="Siyu Wang" w:date="2026-07-19T12:37:00Z" w16du:dateUtc="2026-07-19T16:37:00Z">
          <w:pPr>
            <w:jc w:val="center"/>
          </w:pPr>
        </w:pPrChange>
      </w:pPr>
      <w:ins w:id="428" w:author="Siyu Wang" w:date="2026-07-19T12:37:00Z" w16du:dateUtc="2026-07-19T16:37:00Z">
        <w:r>
          <w:rPr>
            <w:rFonts w:ascii="Cambria Math" w:eastAsia="Cambria Math" w:hAnsi="Cambria Math" w:cs="Cambria Math"/>
          </w:rPr>
          <w:t xml:space="preserve">Here, </w:t>
        </w:r>
      </w:ins>
      <m:oMath>
        <m:r>
          <w:ins w:id="429" w:author="Siyu Wang" w:date="2026-07-19T12:37:00Z" w16du:dateUtc="2026-07-19T16:37:00Z">
            <w:rPr>
              <w:rFonts w:ascii="Cambria Math" w:eastAsia="Cambria Math" w:hAnsi="Cambria Math" w:cs="Cambria Math"/>
            </w:rPr>
            <m:t>σ</m:t>
          </w:ins>
        </m:r>
      </m:oMath>
      <w:ins w:id="430" w:author="Siyu Wang" w:date="2026-07-19T12:37:00Z" w16du:dateUtc="2026-07-19T16:37:00Z">
        <w:r>
          <w:rPr>
            <w:rFonts w:ascii="Times New Roman" w:eastAsia="Times New Roman" w:hAnsi="Times New Roman" w:cs="Times New Roman"/>
            <w:sz w:val="24"/>
            <w:szCs w:val="24"/>
          </w:rPr>
          <w:t xml:space="preserve"> is </w:t>
        </w:r>
      </w:ins>
      <w:ins w:id="431" w:author="Siyu Wang" w:date="2026-07-19T12:44:00Z" w16du:dateUtc="2026-07-19T16:44:00Z">
        <w:r w:rsidR="00A00A36">
          <w:rPr>
            <w:rFonts w:ascii="Times New Roman" w:eastAsia="Times New Roman" w:hAnsi="Times New Roman" w:cs="Times New Roman"/>
            <w:sz w:val="24"/>
            <w:szCs w:val="24"/>
          </w:rPr>
          <w:t>the</w:t>
        </w:r>
      </w:ins>
      <w:ins w:id="432" w:author="Siyu Wang" w:date="2026-07-19T12:37:00Z" w16du:dateUtc="2026-07-19T16:37:00Z">
        <w:r>
          <w:rPr>
            <w:rFonts w:ascii="Times New Roman" w:eastAsia="Times New Roman" w:hAnsi="Times New Roman" w:cs="Times New Roman"/>
            <w:sz w:val="24"/>
            <w:szCs w:val="24"/>
          </w:rPr>
          <w:t xml:space="preserve"> decision noise parameter that </w:t>
        </w:r>
      </w:ins>
      <w:ins w:id="433" w:author="Siyu Wang" w:date="2026-07-19T12:38:00Z" w16du:dateUtc="2026-07-19T16:38:00Z">
        <w:r w:rsidR="00077818">
          <w:rPr>
            <w:rFonts w:ascii="Times New Roman" w:eastAsia="Times New Roman" w:hAnsi="Times New Roman" w:cs="Times New Roman"/>
            <w:sz w:val="24"/>
            <w:szCs w:val="24"/>
          </w:rPr>
          <w:t>captures</w:t>
        </w:r>
      </w:ins>
      <w:ins w:id="434" w:author="Siyu Wang" w:date="2026-07-19T12:37:00Z" w16du:dateUtc="2026-07-19T16:37:00Z">
        <w:r>
          <w:rPr>
            <w:rFonts w:ascii="Times New Roman" w:eastAsia="Times New Roman" w:hAnsi="Times New Roman" w:cs="Times New Roman"/>
            <w:sz w:val="24"/>
            <w:szCs w:val="24"/>
          </w:rPr>
          <w:t xml:space="preserve"> </w:t>
        </w:r>
      </w:ins>
      <w:ins w:id="435" w:author="Siyu Wang" w:date="2026-07-19T12:38:00Z" w16du:dateUtc="2026-07-19T16:38:00Z">
        <w:r w:rsidR="00077818">
          <w:rPr>
            <w:rFonts w:ascii="Times New Roman" w:eastAsia="Times New Roman" w:hAnsi="Times New Roman" w:cs="Times New Roman"/>
            <w:sz w:val="24"/>
            <w:szCs w:val="24"/>
          </w:rPr>
          <w:t xml:space="preserve">choice </w:t>
        </w:r>
      </w:ins>
      <w:ins w:id="436" w:author="Siyu Wang" w:date="2026-07-19T12:37:00Z" w16du:dateUtc="2026-07-19T16:37:00Z">
        <w:r>
          <w:rPr>
            <w:rFonts w:ascii="Times New Roman" w:eastAsia="Times New Roman" w:hAnsi="Times New Roman" w:cs="Times New Roman"/>
            <w:sz w:val="24"/>
            <w:szCs w:val="24"/>
          </w:rPr>
          <w:t xml:space="preserve">stochasticity. </w:t>
        </w:r>
      </w:ins>
    </w:p>
    <w:p w14:paraId="61A4DC70" w14:textId="2C621943" w:rsidR="006355CF" w:rsidRDefault="00F7010B" w:rsidP="00E87444">
      <w:pPr>
        <w:spacing w:after="0" w:line="480" w:lineRule="auto"/>
        <w:ind w:firstLine="360"/>
        <w:rPr>
          <w:ins w:id="437" w:author="Siyu Wang" w:date="2026-07-19T12:34:00Z" w16du:dateUtc="2026-07-19T16:34:00Z"/>
          <w:rFonts w:ascii="Times New Roman" w:eastAsia="Times New Roman" w:hAnsi="Times New Roman" w:cs="Times New Roman"/>
          <w:sz w:val="24"/>
          <w:szCs w:val="24"/>
        </w:rPr>
      </w:pPr>
      <w:ins w:id="438" w:author="Siyu Wang" w:date="2026-07-19T12:33:00Z" w16du:dateUtc="2026-07-19T16:33:00Z">
        <w:r>
          <w:rPr>
            <w:rFonts w:ascii="Times New Roman" w:eastAsia="Times New Roman" w:hAnsi="Times New Roman" w:cs="Times New Roman"/>
            <w:sz w:val="24"/>
            <w:szCs w:val="24"/>
          </w:rPr>
          <w:t>Hyperbolic discounting is used to estimate temporally discounted values</w:t>
        </w:r>
      </w:ins>
      <w:ins w:id="439" w:author="Siyu Wang" w:date="2026-07-19T12:35:00Z" w16du:dateUtc="2026-07-19T16:35:00Z">
        <w:r w:rsidR="00876517">
          <w:rPr>
            <w:rFonts w:ascii="Times New Roman" w:eastAsia="Times New Roman" w:hAnsi="Times New Roman" w:cs="Times New Roman"/>
            <w:sz w:val="24"/>
            <w:szCs w:val="24"/>
          </w:rPr>
          <w:t>. A r</w:t>
        </w:r>
      </w:ins>
      <w:ins w:id="440" w:author="Siyu Wang" w:date="2026-07-19T12:33:00Z" w16du:dateUtc="2026-07-19T16:33:00Z">
        <w:r>
          <w:rPr>
            <w:rFonts w:ascii="Times New Roman" w:eastAsia="Times New Roman" w:hAnsi="Times New Roman" w:cs="Times New Roman"/>
            <w:sz w:val="24"/>
            <w:szCs w:val="24"/>
          </w:rPr>
          <w:t xml:space="preserve">eward </w:t>
        </w:r>
      </w:ins>
      <m:oMath>
        <m:r>
          <w:ins w:id="441" w:author="Siyu Wang" w:date="2026-07-19T12:33:00Z" w16du:dateUtc="2026-07-19T16:33:00Z">
            <w:rPr>
              <w:rFonts w:ascii="Cambria Math" w:eastAsia="Times New Roman" w:hAnsi="Cambria Math" w:cs="Times New Roman"/>
              <w:sz w:val="24"/>
              <w:szCs w:val="24"/>
            </w:rPr>
            <m:t>R</m:t>
          </w:ins>
        </m:r>
      </m:oMath>
      <w:ins w:id="442" w:author="Siyu Wang" w:date="2026-07-19T12:33:00Z" w16du:dateUtc="2026-07-19T16:33:00Z">
        <w:r>
          <w:rPr>
            <w:rFonts w:ascii="Times New Roman" w:eastAsia="Times New Roman" w:hAnsi="Times New Roman" w:cs="Times New Roman"/>
            <w:sz w:val="24"/>
            <w:szCs w:val="24"/>
          </w:rPr>
          <w:t xml:space="preserve"> </w:t>
        </w:r>
      </w:ins>
      <w:ins w:id="443" w:author="Siyu Wang" w:date="2026-07-19T12:34:00Z" w16du:dateUtc="2026-07-19T16:34:00Z">
        <w:r>
          <w:rPr>
            <w:rFonts w:ascii="Times New Roman" w:eastAsia="Times New Roman" w:hAnsi="Times New Roman" w:cs="Times New Roman"/>
            <w:sz w:val="24"/>
            <w:szCs w:val="24"/>
          </w:rPr>
          <w:t xml:space="preserve">at a delay </w:t>
        </w:r>
      </w:ins>
      <m:oMath>
        <m:r>
          <w:ins w:id="444" w:author="Siyu Wang" w:date="2026-07-19T12:36:00Z" w16du:dateUtc="2026-07-19T16:36:00Z">
            <w:rPr>
              <w:rFonts w:ascii="Cambria Math" w:eastAsia="Times New Roman" w:hAnsi="Cambria Math" w:cs="Times New Roman"/>
              <w:sz w:val="24"/>
              <w:szCs w:val="24"/>
            </w:rPr>
            <m:t>D</m:t>
          </w:ins>
        </m:r>
      </m:oMath>
      <w:ins w:id="445" w:author="Siyu Wang" w:date="2026-07-19T12:34:00Z" w16du:dateUtc="2026-07-19T16:34:00Z">
        <w:r>
          <w:rPr>
            <w:rFonts w:ascii="Times New Roman" w:eastAsia="Times New Roman" w:hAnsi="Times New Roman" w:cs="Times New Roman"/>
            <w:sz w:val="24"/>
            <w:szCs w:val="24"/>
          </w:rPr>
          <w:t xml:space="preserve"> is assum</w:t>
        </w:r>
        <w:moveToRangeStart w:id="446" w:author="Siyu Wang" w:date="2026-07-19T10:34:00Z" w:name="move235349667"/>
        <w:r>
          <w:rPr>
            <w:rFonts w:ascii="Times New Roman" w:eastAsia="Times New Roman" w:hAnsi="Times New Roman" w:cs="Times New Roman"/>
            <w:sz w:val="24"/>
            <w:szCs w:val="24"/>
          </w:rPr>
          <w:t xml:space="preserve">ed to have temporally discounted value </w:t>
        </w:r>
      </w:ins>
      <m:oMath>
        <m:r>
          <w:ins w:id="447" w:author="Siyu Wang" w:date="2026-07-19T12:43:00Z" w16du:dateUtc="2026-07-19T16:43:00Z">
            <w:rPr>
              <w:rFonts w:ascii="Cambria Math" w:eastAsia="Cambria Math" w:hAnsi="Cambria Math" w:cs="Cambria Math"/>
            </w:rPr>
            <m:t>DV</m:t>
          </w:ins>
        </m:r>
        <m:d>
          <m:dPr>
            <m:ctrlPr>
              <w:ins w:id="448" w:author="Siyu Wang" w:date="2026-07-19T12:43:00Z" w16du:dateUtc="2026-07-19T16:43:00Z">
                <w:rPr>
                  <w:rFonts w:ascii="Cambria Math" w:eastAsia="Cambria Math" w:hAnsi="Cambria Math" w:cs="Cambria Math"/>
                </w:rPr>
              </w:ins>
            </m:ctrlPr>
          </m:dPr>
          <m:e>
            <m:r>
              <w:ins w:id="449" w:author="Siyu Wang" w:date="2026-07-19T12:44:00Z" w16du:dateUtc="2026-07-19T16:44:00Z">
                <w:rPr>
                  <w:rFonts w:ascii="Cambria Math" w:eastAsia="Cambria Math" w:hAnsi="Cambria Math" w:cs="Cambria Math"/>
                </w:rPr>
                <m:t>R</m:t>
              </w:ins>
            </m:r>
            <m:r>
              <w:ins w:id="450" w:author="Siyu Wang" w:date="2026-07-19T12:43:00Z" w16du:dateUtc="2026-07-19T16:43:00Z">
                <w:rPr>
                  <w:rFonts w:ascii="Cambria Math" w:eastAsia="Cambria Math" w:hAnsi="Cambria Math" w:cs="Cambria Math"/>
                </w:rPr>
                <m:t>,</m:t>
              </w:ins>
            </m:r>
            <m:r>
              <w:ins w:id="451" w:author="Siyu Wang" w:date="2026-07-19T12:44:00Z" w16du:dateUtc="2026-07-19T16:44:00Z">
                <w:rPr>
                  <w:rFonts w:ascii="Cambria Math" w:eastAsia="Cambria Math" w:hAnsi="Cambria Math" w:cs="Cambria Math"/>
                </w:rPr>
                <m:t>D</m:t>
              </w:ins>
            </m:r>
          </m:e>
        </m:d>
      </m:oMath>
    </w:p>
    <w:p w14:paraId="206CFD6A" w14:textId="096CA1C9" w:rsidR="00876517" w:rsidRPr="00EF11E9" w:rsidRDefault="00876517" w:rsidP="00876517">
      <w:pPr>
        <w:spacing w:after="0" w:line="480" w:lineRule="auto"/>
        <w:rPr>
          <w:ins w:id="452" w:author="Siyu Wang" w:date="2026-07-19T12:36:00Z" w16du:dateUtc="2026-07-19T16:36:00Z"/>
          <w:rFonts w:ascii="Times New Roman" w:eastAsia="Times New Roman" w:hAnsi="Times New Roman" w:cs="Times New Roman"/>
        </w:rPr>
      </w:pPr>
      <m:oMathPara>
        <m:oMath>
          <m:r>
            <w:ins w:id="453" w:author="Siyu Wang" w:date="2026-07-19T12:36:00Z" w16du:dateUtc="2026-07-19T16:36:00Z">
              <w:rPr>
                <w:rFonts w:ascii="Cambria Math" w:eastAsia="Cambria Math" w:hAnsi="Cambria Math" w:cs="Cambria Math"/>
              </w:rPr>
              <w:lastRenderedPageBreak/>
              <m:t>DV</m:t>
            </w:ins>
          </m:r>
          <m:d>
            <m:dPr>
              <m:ctrlPr>
                <w:ins w:id="454" w:author="Siyu Wang" w:date="2026-07-19T12:36:00Z" w16du:dateUtc="2026-07-19T16:36:00Z">
                  <w:rPr>
                    <w:rFonts w:ascii="Cambria Math" w:eastAsia="Cambria Math" w:hAnsi="Cambria Math" w:cs="Cambria Math"/>
                  </w:rPr>
                </w:ins>
              </m:ctrlPr>
            </m:dPr>
            <m:e>
              <m:r>
                <w:ins w:id="455" w:author="Siyu Wang" w:date="2026-07-19T12:44:00Z" w16du:dateUtc="2026-07-19T16:44:00Z">
                  <w:rPr>
                    <w:rFonts w:ascii="Cambria Math" w:eastAsia="Cambria Math" w:hAnsi="Cambria Math" w:cs="Cambria Math"/>
                  </w:rPr>
                  <m:t>R, D</m:t>
                </w:ins>
              </m:r>
            </m:e>
          </m:d>
          <m:r>
            <w:ins w:id="456" w:author="Siyu Wang" w:date="2026-07-19T12:36:00Z" w16du:dateUtc="2026-07-19T16:36:00Z">
              <w:rPr>
                <w:rFonts w:ascii="Cambria Math" w:eastAsia="Cambria Math" w:hAnsi="Cambria Math" w:cs="Cambria Math"/>
              </w:rPr>
              <m:t>=</m:t>
            </w:ins>
          </m:r>
          <m:f>
            <m:fPr>
              <m:ctrlPr>
                <w:ins w:id="457" w:author="Siyu Wang" w:date="2026-07-19T12:36:00Z" w16du:dateUtc="2026-07-19T16:36:00Z">
                  <w:rPr>
                    <w:rFonts w:ascii="Cambria Math" w:eastAsia="Cambria Math" w:hAnsi="Cambria Math" w:cs="Cambria Math"/>
                  </w:rPr>
                </w:ins>
              </m:ctrlPr>
            </m:fPr>
            <m:num>
              <m:r>
                <w:ins w:id="458" w:author="Siyu Wang" w:date="2026-07-19T12:44:00Z" w16du:dateUtc="2026-07-19T16:44:00Z">
                  <w:rPr>
                    <w:rFonts w:ascii="Cambria Math" w:eastAsia="Cambria Math" w:hAnsi="Cambria Math" w:cs="Cambria Math"/>
                  </w:rPr>
                  <m:t>R</m:t>
                </w:ins>
              </m:r>
            </m:num>
            <m:den>
              <m:r>
                <w:ins w:id="459" w:author="Siyu Wang" w:date="2026-07-19T12:36:00Z" w16du:dateUtc="2026-07-19T16:36:00Z">
                  <w:rPr>
                    <w:rFonts w:ascii="Cambria Math" w:eastAsia="Cambria Math" w:hAnsi="Cambria Math" w:cs="Cambria Math"/>
                  </w:rPr>
                  <m:t>1+k⋅</m:t>
                </w:ins>
              </m:r>
              <m:r>
                <w:ins w:id="460" w:author="Siyu Wang" w:date="2026-07-19T12:44:00Z" w16du:dateUtc="2026-07-19T16:44:00Z">
                  <w:rPr>
                    <w:rFonts w:ascii="Cambria Math" w:eastAsia="Cambria Math" w:hAnsi="Cambria Math" w:cs="Cambria Math"/>
                  </w:rPr>
                  <m:t>D</m:t>
                </w:ins>
              </m:r>
            </m:den>
          </m:f>
        </m:oMath>
      </m:oMathPara>
    </w:p>
    <w:p w14:paraId="639AB7D1" w14:textId="4A412370" w:rsidR="00876517" w:rsidRPr="008A745E" w:rsidRDefault="00876517">
      <w:pPr>
        <w:spacing w:after="0" w:line="480" w:lineRule="auto"/>
        <w:rPr>
          <w:ins w:id="461" w:author="Siyu Wang" w:date="2026-07-19T12:36:00Z" w16du:dateUtc="2026-07-19T16:36:00Z"/>
          <w:rFonts w:ascii="Times New Roman" w:eastAsia="Times New Roman" w:hAnsi="Times New Roman" w:cs="Times New Roman"/>
          <w:sz w:val="24"/>
          <w:szCs w:val="24"/>
          <w:rPrChange w:id="462" w:author="Siyu Wang" w:date="2026-07-19T10:37:00Z" w16du:dateUtc="2026-07-19T14:37:00Z">
            <w:rPr>
              <w:ins w:id="463" w:author="Siyu Wang" w:date="2026-07-19T12:36:00Z" w16du:dateUtc="2026-07-19T16:36:00Z"/>
              <w:rFonts w:ascii="Cambria Math" w:eastAsia="Cambria Math" w:hAnsi="Cambria Math" w:cs="Cambria Math"/>
            </w:rPr>
          </w:rPrChange>
        </w:rPr>
        <w:pPrChange w:id="464" w:author="Siyu Wang" w:date="2026-07-19T10:37:00Z" w16du:dateUtc="2026-07-19T14:37:00Z">
          <w:pPr>
            <w:jc w:val="center"/>
          </w:pPr>
        </w:pPrChange>
      </w:pPr>
      <m:oMath>
        <m:r>
          <w:ins w:id="465" w:author="Siyu Wang" w:date="2026-07-19T12:36:00Z" w16du:dateUtc="2026-07-19T16:36:00Z">
            <w:del w:id="466" w:author="Siyu Wang" w:date="2026-07-19T12:36:00Z" w16du:dateUtc="2026-07-19T16:36:00Z">
              <w:rPr>
                <w:rFonts w:ascii="Cambria Math" w:eastAsia="Cambria Math" w:hAnsi="Cambria Math" w:cs="Cambria Math"/>
              </w:rPr>
              <m:t>V</m:t>
            </w:del>
          </w:ins>
        </m:r>
        <m:d>
          <m:dPr>
            <m:ctrlPr>
              <w:ins w:id="467" w:author="Siyu Wang" w:date="2026-07-19T12:36:00Z" w16du:dateUtc="2026-07-19T16:36:00Z">
                <w:del w:id="468" w:author="Siyu Wang" w:date="2026-07-19T12:36:00Z" w16du:dateUtc="2026-07-19T16:36:00Z">
                  <w:rPr>
                    <w:rFonts w:ascii="Cambria Math" w:eastAsia="Cambria Math" w:hAnsi="Cambria Math" w:cs="Cambria Math"/>
                  </w:rPr>
                </w:del>
              </w:ins>
            </m:ctrlPr>
          </m:dPr>
          <m:e>
            <m:r>
              <w:ins w:id="469" w:author="Siyu Wang" w:date="2026-07-19T12:36:00Z" w16du:dateUtc="2026-07-19T16:36:00Z">
                <w:del w:id="470" w:author="Siyu Wang" w:date="2026-07-19T12:36:00Z" w16du:dateUtc="2026-07-19T16:36:00Z">
                  <w:rPr>
                    <w:rFonts w:ascii="Cambria Math" w:eastAsia="Cambria Math" w:hAnsi="Cambria Math" w:cs="Cambria Math"/>
                  </w:rPr>
                  <m:t>drop,delay</m:t>
                </w:del>
              </w:ins>
            </m:r>
          </m:e>
        </m:d>
        <m:r>
          <w:ins w:id="471" w:author="Siyu Wang" w:date="2026-07-19T12:36:00Z" w16du:dateUtc="2026-07-19T16:36:00Z">
            <w:del w:id="472" w:author="Siyu Wang" w:date="2026-07-19T12:36:00Z" w16du:dateUtc="2026-07-19T16:36:00Z">
              <w:rPr>
                <w:rFonts w:ascii="Cambria Math" w:eastAsia="Cambria Math" w:hAnsi="Cambria Math" w:cs="Cambria Math"/>
              </w:rPr>
              <m:t>=</m:t>
            </w:del>
          </w:ins>
        </m:r>
        <m:f>
          <m:fPr>
            <m:ctrlPr>
              <w:ins w:id="473" w:author="Siyu Wang" w:date="2026-07-19T12:36:00Z" w16du:dateUtc="2026-07-19T16:36:00Z">
                <w:del w:id="474" w:author="Siyu Wang" w:date="2026-07-19T12:36:00Z" w16du:dateUtc="2026-07-19T16:36:00Z">
                  <w:rPr>
                    <w:rFonts w:ascii="Cambria Math" w:eastAsia="Cambria Math" w:hAnsi="Cambria Math" w:cs="Cambria Math"/>
                  </w:rPr>
                </w:del>
              </w:ins>
            </m:ctrlPr>
          </m:fPr>
          <m:num>
            <m:r>
              <w:ins w:id="475" w:author="Siyu Wang" w:date="2026-07-19T12:36:00Z" w16du:dateUtc="2026-07-19T16:36:00Z">
                <w:del w:id="476" w:author="Siyu Wang" w:date="2026-07-19T12:36:00Z" w16du:dateUtc="2026-07-19T16:36:00Z">
                  <w:rPr>
                    <w:rFonts w:ascii="Cambria Math" w:eastAsia="Cambria Math" w:hAnsi="Cambria Math" w:cs="Cambria Math"/>
                  </w:rPr>
                  <m:t>drop</m:t>
                </w:del>
              </w:ins>
            </m:r>
          </m:num>
          <m:den>
            <m:r>
              <w:ins w:id="477" w:author="Siyu Wang" w:date="2026-07-19T12:36:00Z" w16du:dateUtc="2026-07-19T16:36:00Z">
                <w:del w:id="478" w:author="Siyu Wang" w:date="2026-07-19T12:36:00Z" w16du:dateUtc="2026-07-19T16:36:00Z">
                  <w:rPr>
                    <w:rFonts w:ascii="Cambria Math" w:eastAsia="Cambria Math" w:hAnsi="Cambria Math" w:cs="Cambria Math"/>
                  </w:rPr>
                  <m:t>1+k⋅delay</m:t>
                </w:del>
              </w:ins>
            </m:r>
          </m:den>
        </m:f>
      </m:oMath>
      <w:ins w:id="479" w:author="Siyu Wang" w:date="2026-07-19T12:36:00Z" w16du:dateUtc="2026-07-19T16:36:00Z">
        <w:r>
          <w:rPr>
            <w:rFonts w:ascii="Cambria Math" w:eastAsia="Times New Roman" w:hAnsi="Cambria Math" w:cs="Times New Roman"/>
          </w:rPr>
          <w:t>𝑤here</w:t>
        </w:r>
        <w:r>
          <w:rPr>
            <w:rFonts w:ascii="Times New Roman" w:eastAsia="Times New Roman" w:hAnsi="Times New Roman" w:cs="Times New Roman"/>
          </w:rPr>
          <w:t xml:space="preserve"> </w:t>
        </w:r>
      </w:ins>
      <m:oMath>
        <m:r>
          <w:ins w:id="480" w:author="Siyu Wang" w:date="2026-07-19T12:36:00Z" w16du:dateUtc="2026-07-19T16:36:00Z">
            <w:rPr>
              <w:rFonts w:ascii="Cambria Math" w:eastAsia="Cambria Math" w:hAnsi="Cambria Math" w:cs="Cambria Math"/>
            </w:rPr>
            <m:t>k</m:t>
          </w:ins>
        </m:r>
      </m:oMath>
      <w:ins w:id="481" w:author="Siyu Wang" w:date="2026-07-19T12:36:00Z" w16du:dateUtc="2026-07-19T16:36:00Z">
        <w:r>
          <w:rPr>
            <w:rFonts w:ascii="Times New Roman" w:eastAsia="Times New Roman" w:hAnsi="Times New Roman" w:cs="Times New Roman"/>
            <w:sz w:val="24"/>
            <w:szCs w:val="24"/>
          </w:rPr>
          <w:t xml:space="preserve"> is the hyperbolic discounting </w:t>
        </w:r>
      </w:ins>
      <w:ins w:id="482" w:author="Siyu Wang" w:date="2026-07-19T12:39:00Z" w16du:dateUtc="2026-07-19T16:39:00Z">
        <w:r w:rsidR="00045CB4">
          <w:rPr>
            <w:rFonts w:ascii="Times New Roman" w:eastAsia="Times New Roman" w:hAnsi="Times New Roman" w:cs="Times New Roman"/>
            <w:sz w:val="24"/>
            <w:szCs w:val="24"/>
          </w:rPr>
          <w:t>parameter</w:t>
        </w:r>
      </w:ins>
      <w:ins w:id="483" w:author="Siyu Wang" w:date="2026-07-19T12:36:00Z" w16du:dateUtc="2026-07-19T16:36:00Z">
        <w:r>
          <w:rPr>
            <w:rFonts w:ascii="Times New Roman" w:eastAsia="Times New Roman" w:hAnsi="Times New Roman" w:cs="Times New Roman"/>
            <w:sz w:val="24"/>
            <w:szCs w:val="24"/>
          </w:rPr>
          <w:t>.</w:t>
        </w:r>
      </w:ins>
    </w:p>
    <w:p w14:paraId="0D900E28" w14:textId="7F6AAF96" w:rsidR="00F7010B" w:rsidDel="00493A04" w:rsidRDefault="00F7010B">
      <w:pPr>
        <w:spacing w:after="0" w:line="480" w:lineRule="auto"/>
        <w:rPr>
          <w:del w:id="484" w:author="Siyu Wang" w:date="2026-07-19T12:45:00Z" w16du:dateUtc="2026-07-19T16:45:00Z"/>
          <w:moveTo w:id="485" w:author="Siyu Wang" w:date="2026-07-19T10:34:00Z" w16du:dateUtc="2026-07-19T14:34:00Z"/>
          <w:rFonts w:ascii="Times New Roman" w:eastAsia="Times New Roman" w:hAnsi="Times New Roman" w:cs="Times New Roman"/>
          <w:sz w:val="24"/>
          <w:szCs w:val="24"/>
        </w:rPr>
        <w:pPrChange w:id="486" w:author="Siyu Wang" w:date="2026-07-19T12:36:00Z" w16du:dateUtc="2026-07-19T16:36:00Z">
          <w:pPr>
            <w:shd w:val="clear" w:color="auto" w:fill="FFFFFF"/>
            <w:spacing w:after="0" w:line="480" w:lineRule="auto"/>
          </w:pPr>
        </w:pPrChange>
      </w:pPr>
    </w:p>
    <w:p w14:paraId="070AEB74" w14:textId="77777777" w:rsidR="00E87444" w:rsidRDefault="00E87444" w:rsidP="00E87444">
      <w:pPr>
        <w:numPr>
          <w:ilvl w:val="0"/>
          <w:numId w:val="2"/>
        </w:numPr>
        <w:pBdr>
          <w:top w:val="nil"/>
          <w:left w:val="nil"/>
          <w:bottom w:val="nil"/>
          <w:right w:val="nil"/>
          <w:between w:val="nil"/>
        </w:pBdr>
        <w:shd w:val="clear" w:color="auto" w:fill="FFFFFF"/>
        <w:tabs>
          <w:tab w:val="left" w:pos="270"/>
        </w:tabs>
        <w:spacing w:after="0" w:line="480" w:lineRule="auto"/>
        <w:ind w:left="0" w:firstLine="0"/>
        <w:rPr>
          <w:moveTo w:id="487" w:author="Siyu Wang" w:date="2026-07-19T10:34:00Z" w16du:dateUtc="2026-07-19T14:34:00Z"/>
          <w:rFonts w:ascii="Times New Roman" w:eastAsia="Times New Roman" w:hAnsi="Times New Roman" w:cs="Times New Roman"/>
          <w:b/>
          <w:bCs/>
          <w:color w:val="000000"/>
          <w:sz w:val="24"/>
          <w:szCs w:val="24"/>
        </w:rPr>
      </w:pPr>
      <w:moveTo w:id="488" w:author="Siyu Wang" w:date="2026-07-19T10:34:00Z" w16du:dateUtc="2026-07-19T14:34:00Z">
        <w:r>
          <w:rPr>
            <w:rFonts w:ascii="Times New Roman" w:eastAsia="Times New Roman" w:hAnsi="Times New Roman" w:cs="Times New Roman"/>
            <w:b/>
            <w:bCs/>
            <w:color w:val="000000"/>
            <w:sz w:val="24"/>
            <w:szCs w:val="24"/>
          </w:rPr>
          <w:t>Model 1</w:t>
        </w:r>
      </w:moveTo>
    </w:p>
    <w:moveToRangeEnd w:id="446"/>
    <w:p w14:paraId="6EEFF7F7" w14:textId="77777777" w:rsidR="00F6488C" w:rsidRDefault="008A745E" w:rsidP="008A745E">
      <w:pPr>
        <w:spacing w:after="0" w:line="480" w:lineRule="auto"/>
        <w:rPr>
          <w:ins w:id="489" w:author="Siyu Wang" w:date="2026-07-19T12:52:00Z" w16du:dateUtc="2026-07-19T16:52:00Z"/>
          <w:rFonts w:ascii="Times New Roman" w:eastAsia="Times New Roman" w:hAnsi="Times New Roman" w:cs="Times New Roman"/>
          <w:sz w:val="24"/>
          <w:szCs w:val="24"/>
        </w:rPr>
      </w:pPr>
      <w:ins w:id="490" w:author="Siyu Wang" w:date="2026-07-19T10:36:00Z" w16du:dateUtc="2026-07-19T14:36:00Z">
        <w:r>
          <w:rPr>
            <w:rFonts w:ascii="Times New Roman" w:eastAsia="Times New Roman" w:hAnsi="Times New Roman" w:cs="Times New Roman"/>
            <w:sz w:val="24"/>
            <w:szCs w:val="24"/>
          </w:rPr>
          <w:t xml:space="preserve">The temporally discounted </w:t>
        </w:r>
      </w:ins>
      <w:ins w:id="491" w:author="Siyu Wang" w:date="2026-07-19T12:46:00Z" w16du:dateUtc="2026-07-19T16:46:00Z">
        <w:r w:rsidR="00914043">
          <w:rPr>
            <w:rFonts w:ascii="Times New Roman" w:eastAsia="Times New Roman" w:hAnsi="Times New Roman" w:cs="Times New Roman"/>
            <w:sz w:val="24"/>
            <w:szCs w:val="24"/>
          </w:rPr>
          <w:t xml:space="preserve">values are computed for each of the 9 cues as </w:t>
        </w:r>
      </w:ins>
    </w:p>
    <w:p w14:paraId="40916D55" w14:textId="1EF53BDA" w:rsidR="00EF11E9" w:rsidRPr="00F6488C" w:rsidRDefault="00F6488C" w:rsidP="00F6488C">
      <w:pPr>
        <w:spacing w:after="0" w:line="480" w:lineRule="auto"/>
        <w:rPr>
          <w:ins w:id="492" w:author="Siyu Wang" w:date="2026-07-19T12:52:00Z" w16du:dateUtc="2026-07-19T16:52:00Z"/>
          <w:rFonts w:ascii="Times New Roman" w:eastAsia="Times New Roman" w:hAnsi="Times New Roman" w:cs="Times New Roman"/>
        </w:rPr>
      </w:pPr>
      <m:oMathPara>
        <m:oMath>
          <m:r>
            <w:ins w:id="493" w:author="Siyu Wang" w:date="2026-07-19T12:49:00Z" w16du:dateUtc="2026-07-19T16:49:00Z">
              <w:rPr>
                <w:rFonts w:ascii="Cambria Math" w:eastAsia="Times New Roman" w:hAnsi="Cambria Math" w:cs="Times New Roman"/>
                <w:sz w:val="24"/>
                <w:szCs w:val="24"/>
              </w:rPr>
              <m:t>DV</m:t>
            </w:ins>
          </m:r>
          <m:d>
            <m:dPr>
              <m:ctrlPr>
                <w:ins w:id="494" w:author="Siyu Wang" w:date="2026-07-19T12:49:00Z" w16du:dateUtc="2026-07-19T16:49:00Z">
                  <w:rPr>
                    <w:rFonts w:ascii="Cambria Math" w:eastAsia="Times New Roman" w:hAnsi="Cambria Math" w:cs="Times New Roman"/>
                    <w:i/>
                    <w:sz w:val="24"/>
                    <w:szCs w:val="24"/>
                  </w:rPr>
                </w:ins>
              </m:ctrlPr>
            </m:dPr>
            <m:e>
              <m:r>
                <w:ins w:id="495" w:author="Siyu Wang" w:date="2026-07-19T12:49:00Z" w16du:dateUtc="2026-07-19T16:49:00Z">
                  <m:rPr>
                    <m:nor/>
                  </m:rPr>
                  <w:rPr>
                    <w:rFonts w:ascii="Cambria Math" w:eastAsia="Times New Roman" w:hAnsi="Cambria Math" w:cs="Times New Roman"/>
                    <w:sz w:val="24"/>
                    <w:szCs w:val="24"/>
                    <w:rPrChange w:id="496" w:author="Siyu Wang" w:date="2026-07-19T12:52:00Z" w16du:dateUtc="2026-07-19T16:52:00Z">
                      <w:rPr>
                        <w:rFonts w:ascii="Cambria Math" w:eastAsia="Times New Roman" w:hAnsi="Cambria Math" w:cs="Times New Roman"/>
                        <w:i/>
                        <w:sz w:val="24"/>
                        <w:szCs w:val="24"/>
                      </w:rPr>
                    </w:rPrChange>
                  </w:rPr>
                  <m:t>drop</m:t>
                </w:ins>
              </m:r>
              <m:r>
                <w:ins w:id="497" w:author="Siyu Wang" w:date="2026-07-19T12:49:00Z" w16du:dateUtc="2026-07-19T16:49:00Z">
                  <w:rPr>
                    <w:rFonts w:ascii="Cambria Math" w:eastAsia="Times New Roman" w:hAnsi="Cambria Math" w:cs="Times New Roman"/>
                    <w:sz w:val="24"/>
                    <w:szCs w:val="24"/>
                  </w:rPr>
                  <m:t xml:space="preserve">, </m:t>
                </w:ins>
              </m:r>
              <m:r>
                <w:ins w:id="498" w:author="Siyu Wang" w:date="2026-07-19T12:49:00Z" w16du:dateUtc="2026-07-19T16:49:00Z">
                  <m:rPr>
                    <m:nor/>
                  </m:rPr>
                  <w:rPr>
                    <w:rFonts w:ascii="Cambria Math" w:eastAsia="Times New Roman" w:hAnsi="Cambria Math" w:cs="Times New Roman"/>
                    <w:sz w:val="24"/>
                    <w:szCs w:val="24"/>
                    <w:rPrChange w:id="499" w:author="Siyu Wang" w:date="2026-07-19T12:52:00Z" w16du:dateUtc="2026-07-19T16:52:00Z">
                      <w:rPr>
                        <w:rFonts w:ascii="Cambria Math" w:eastAsia="Times New Roman" w:hAnsi="Cambria Math" w:cs="Times New Roman"/>
                        <w:i/>
                        <w:sz w:val="24"/>
                        <w:szCs w:val="24"/>
                      </w:rPr>
                    </w:rPrChange>
                  </w:rPr>
                  <m:t>delay</m:t>
                </w:ins>
              </m:r>
            </m:e>
          </m:d>
          <m:r>
            <w:ins w:id="500" w:author="Siyu Wang" w:date="2026-07-19T12:52:00Z" w16du:dateUtc="2026-07-19T16:52:00Z">
              <w:rPr>
                <w:rFonts w:ascii="Cambria Math" w:eastAsia="Times New Roman" w:hAnsi="Cambria Math" w:cs="Times New Roman"/>
              </w:rPr>
              <m:t>=</m:t>
            </w:ins>
          </m:r>
          <m:f>
            <m:fPr>
              <m:ctrlPr>
                <w:ins w:id="501" w:author="Siyu Wang" w:date="2026-07-19T12:52:00Z" w16du:dateUtc="2026-07-19T16:52:00Z">
                  <w:rPr>
                    <w:rFonts w:ascii="Cambria Math" w:eastAsia="Cambria Math" w:hAnsi="Cambria Math" w:cs="Cambria Math"/>
                  </w:rPr>
                </w:ins>
              </m:ctrlPr>
            </m:fPr>
            <m:num>
              <m:r>
                <w:ins w:id="502" w:author="Siyu Wang" w:date="2026-07-19T12:52:00Z" w16du:dateUtc="2026-07-19T16:52:00Z">
                  <m:rPr>
                    <m:nor/>
                  </m:rPr>
                  <w:rPr>
                    <w:rFonts w:ascii="Cambria Math" w:eastAsia="Cambria Math" w:hAnsi="Cambria Math" w:cs="Cambria Math"/>
                    <w:rPrChange w:id="503" w:author="Siyu Wang" w:date="2026-07-19T12:52:00Z" w16du:dateUtc="2026-07-19T16:52:00Z">
                      <w:rPr>
                        <w:rFonts w:ascii="Cambria Math" w:eastAsia="Cambria Math" w:hAnsi="Cambria Math" w:cs="Cambria Math"/>
                        <w:i/>
                      </w:rPr>
                    </w:rPrChange>
                  </w:rPr>
                  <m:t>drop</m:t>
                </w:ins>
              </m:r>
            </m:num>
            <m:den>
              <m:r>
                <w:ins w:id="504" w:author="Siyu Wang" w:date="2026-07-19T12:52:00Z" w16du:dateUtc="2026-07-19T16:52:00Z">
                  <w:rPr>
                    <w:rFonts w:ascii="Cambria Math" w:eastAsia="Cambria Math" w:hAnsi="Cambria Math" w:cs="Cambria Math"/>
                  </w:rPr>
                  <m:t>1+k⋅</m:t>
                </w:ins>
              </m:r>
              <m:r>
                <w:ins w:id="505" w:author="Siyu Wang" w:date="2026-07-19T12:52:00Z" w16du:dateUtc="2026-07-19T16:52:00Z">
                  <m:rPr>
                    <m:nor/>
                  </m:rPr>
                  <w:rPr>
                    <w:rFonts w:ascii="Cambria Math" w:eastAsia="Cambria Math" w:hAnsi="Cambria Math" w:cs="Cambria Math"/>
                    <w:rPrChange w:id="506" w:author="Siyu Wang" w:date="2026-07-19T12:52:00Z" w16du:dateUtc="2026-07-19T16:52:00Z">
                      <w:rPr>
                        <w:rFonts w:ascii="Cambria Math" w:eastAsia="Cambria Math" w:hAnsi="Cambria Math" w:cs="Cambria Math"/>
                        <w:i/>
                      </w:rPr>
                    </w:rPrChange>
                  </w:rPr>
                  <m:t>delay</m:t>
                </w:ins>
              </m:r>
            </m:den>
          </m:f>
        </m:oMath>
      </m:oMathPara>
    </w:p>
    <w:p w14:paraId="76092E9D" w14:textId="7DF4A715" w:rsidR="00F6488C" w:rsidRDefault="00F6488C" w:rsidP="00F6488C">
      <w:pPr>
        <w:spacing w:after="0" w:line="480" w:lineRule="auto"/>
        <w:rPr>
          <w:ins w:id="507" w:author="Siyu Wang" w:date="2026-07-19T10:43:00Z" w16du:dateUtc="2026-07-19T14:43:00Z"/>
          <w:rFonts w:ascii="Times New Roman" w:eastAsia="Times New Roman" w:hAnsi="Times New Roman" w:cs="Times New Roman"/>
          <w:sz w:val="24"/>
          <w:szCs w:val="24"/>
        </w:rPr>
      </w:pPr>
      <w:ins w:id="508" w:author="Siyu Wang" w:date="2026-07-19T12:53:00Z" w16du:dateUtc="2026-07-19T16:53:00Z">
        <w:r>
          <w:rPr>
            <w:rFonts w:ascii="Times New Roman" w:eastAsia="Times New Roman" w:hAnsi="Times New Roman" w:cs="Times New Roman"/>
            <w:sz w:val="24"/>
            <w:szCs w:val="24"/>
          </w:rPr>
          <w:t xml:space="preserve">for the drop and delay associated with each cue.  </w:t>
        </w:r>
      </w:ins>
    </w:p>
    <w:p w14:paraId="32D1D0C3" w14:textId="2C3842A8" w:rsidR="00EF11E9" w:rsidRPr="008A745E" w:rsidDel="00876517" w:rsidRDefault="008A745E">
      <w:pPr>
        <w:spacing w:after="0" w:line="480" w:lineRule="auto"/>
        <w:rPr>
          <w:del w:id="509" w:author="Siyu Wang" w:date="2026-07-19T12:36:00Z" w16du:dateUtc="2026-07-19T16:36:00Z"/>
          <w:moveTo w:id="510" w:author="Siyu Wang" w:date="2026-07-19T10:37:00Z" w16du:dateUtc="2026-07-19T14:37:00Z"/>
          <w:rFonts w:ascii="Times New Roman" w:eastAsia="Times New Roman" w:hAnsi="Times New Roman" w:cs="Times New Roman"/>
          <w:sz w:val="24"/>
          <w:szCs w:val="24"/>
          <w:rPrChange w:id="511" w:author="Siyu Wang" w:date="2026-07-19T10:37:00Z" w16du:dateUtc="2026-07-19T14:37:00Z">
            <w:rPr>
              <w:del w:id="512" w:author="Siyu Wang" w:date="2026-07-19T12:36:00Z" w16du:dateUtc="2026-07-19T16:36:00Z"/>
              <w:moveTo w:id="513" w:author="Siyu Wang" w:date="2026-07-19T10:37:00Z" w16du:dateUtc="2026-07-19T14:37:00Z"/>
              <w:rFonts w:ascii="Cambria Math" w:eastAsia="Cambria Math" w:hAnsi="Cambria Math" w:cs="Cambria Math"/>
            </w:rPr>
          </w:rPrChange>
        </w:rPr>
        <w:pPrChange w:id="514" w:author="Siyu Wang" w:date="2026-07-19T10:37:00Z" w16du:dateUtc="2026-07-19T14:37:00Z">
          <w:pPr>
            <w:jc w:val="center"/>
          </w:pPr>
        </w:pPrChange>
      </w:pPr>
      <w:moveToRangeStart w:id="515" w:author="Siyu Wang" w:date="2026-07-19T10:37:00Z" w:name="move235349860"/>
      <m:oMathPara>
        <m:oMath>
          <m:r>
            <w:del w:id="516" w:author="Siyu Wang" w:date="2026-07-19T12:36:00Z" w16du:dateUtc="2026-07-19T16:36:00Z">
              <w:rPr>
                <w:rFonts w:ascii="Cambria Math" w:eastAsia="Cambria Math" w:hAnsi="Cambria Math" w:cs="Cambria Math"/>
              </w:rPr>
              <m:t>V</m:t>
            </w:del>
          </m:r>
          <m:d>
            <m:dPr>
              <m:ctrlPr>
                <w:del w:id="517" w:author="Siyu Wang" w:date="2026-07-19T12:36:00Z" w16du:dateUtc="2026-07-19T16:36:00Z">
                  <w:rPr>
                    <w:rFonts w:ascii="Cambria Math" w:eastAsia="Cambria Math" w:hAnsi="Cambria Math" w:cs="Cambria Math"/>
                  </w:rPr>
                </w:del>
              </m:ctrlPr>
            </m:dPr>
            <m:e>
              <m:r>
                <w:del w:id="518" w:author="Siyu Wang" w:date="2026-07-19T12:36:00Z" w16du:dateUtc="2026-07-19T16:36:00Z">
                  <w:rPr>
                    <w:rFonts w:ascii="Cambria Math" w:eastAsia="Cambria Math" w:hAnsi="Cambria Math" w:cs="Cambria Math"/>
                  </w:rPr>
                  <m:t>drop,delay</m:t>
                </w:del>
              </m:r>
            </m:e>
          </m:d>
          <m:r>
            <w:del w:id="519" w:author="Siyu Wang" w:date="2026-07-19T12:36:00Z" w16du:dateUtc="2026-07-19T16:36:00Z">
              <w:rPr>
                <w:rFonts w:ascii="Cambria Math" w:eastAsia="Cambria Math" w:hAnsi="Cambria Math" w:cs="Cambria Math"/>
              </w:rPr>
              <m:t>=</m:t>
            </w:del>
          </m:r>
          <m:f>
            <m:fPr>
              <m:ctrlPr>
                <w:del w:id="520" w:author="Siyu Wang" w:date="2026-07-19T12:36:00Z" w16du:dateUtc="2026-07-19T16:36:00Z">
                  <w:rPr>
                    <w:rFonts w:ascii="Cambria Math" w:eastAsia="Cambria Math" w:hAnsi="Cambria Math" w:cs="Cambria Math"/>
                  </w:rPr>
                </w:del>
              </m:ctrlPr>
            </m:fPr>
            <m:num>
              <m:r>
                <w:del w:id="521" w:author="Siyu Wang" w:date="2026-07-19T12:36:00Z" w16du:dateUtc="2026-07-19T16:36:00Z">
                  <w:rPr>
                    <w:rFonts w:ascii="Cambria Math" w:eastAsia="Cambria Math" w:hAnsi="Cambria Math" w:cs="Cambria Math"/>
                  </w:rPr>
                  <m:t>drop</m:t>
                </w:del>
              </m:r>
            </m:num>
            <m:den>
              <m:r>
                <w:del w:id="522" w:author="Siyu Wang" w:date="2026-07-19T12:36:00Z" w16du:dateUtc="2026-07-19T16:36:00Z">
                  <w:rPr>
                    <w:rFonts w:ascii="Cambria Math" w:eastAsia="Cambria Math" w:hAnsi="Cambria Math" w:cs="Cambria Math"/>
                  </w:rPr>
                  <m:t>1+k⋅delay</m:t>
                </w:del>
              </m:r>
            </m:den>
          </m:f>
        </m:oMath>
      </m:oMathPara>
    </w:p>
    <w:moveToRangeEnd w:id="515"/>
    <w:p w14:paraId="6A22890D" w14:textId="230D9CEC" w:rsidR="005C4C82" w:rsidRDefault="00506CC7">
      <w:pPr>
        <w:spacing w:after="0" w:line="480" w:lineRule="auto"/>
        <w:rPr>
          <w:ins w:id="523" w:author="Siyu Wang" w:date="2026-07-19T12:47:00Z" w16du:dateUtc="2026-07-19T16:47:00Z"/>
          <w:rFonts w:ascii="Times New Roman" w:eastAsia="Times New Roman" w:hAnsi="Times New Roman" w:cs="Times New Roman"/>
          <w:sz w:val="24"/>
          <w:szCs w:val="24"/>
        </w:rPr>
      </w:pPr>
      <w:ins w:id="524" w:author="Siyu Wang" w:date="2026-07-19T12:47:00Z" w16du:dateUtc="2026-07-19T16:47:00Z">
        <w:r>
          <w:rPr>
            <w:rFonts w:ascii="Times New Roman" w:eastAsia="Times New Roman" w:hAnsi="Times New Roman" w:cs="Times New Roman"/>
            <w:sz w:val="24"/>
            <w:szCs w:val="24"/>
          </w:rPr>
          <w:t>In Model 1, w</w:t>
        </w:r>
      </w:ins>
      <w:ins w:id="525" w:author="Siyu Wang" w:date="2026-07-19T10:39:00Z" w16du:dateUtc="2026-07-19T14:39:00Z">
        <w:r w:rsidR="00776D22">
          <w:rPr>
            <w:rFonts w:ascii="Times New Roman" w:eastAsia="Times New Roman" w:hAnsi="Times New Roman" w:cs="Times New Roman"/>
            <w:sz w:val="24"/>
            <w:szCs w:val="24"/>
          </w:rPr>
          <w:t>e assume that accept/reject decisions are made by comparing the temporally discoun</w:t>
        </w:r>
      </w:ins>
      <w:ins w:id="526" w:author="Siyu Wang" w:date="2026-07-19T10:40:00Z" w16du:dateUtc="2026-07-19T14:40:00Z">
        <w:r w:rsidR="00776D22">
          <w:rPr>
            <w:rFonts w:ascii="Times New Roman" w:eastAsia="Times New Roman" w:hAnsi="Times New Roman" w:cs="Times New Roman"/>
            <w:sz w:val="24"/>
            <w:szCs w:val="24"/>
          </w:rPr>
          <w:t>ted value DV against a</w:t>
        </w:r>
      </w:ins>
      <w:ins w:id="527" w:author="Siyu Wang" w:date="2026-07-19T10:42:00Z" w16du:dateUtc="2026-07-19T14:42:00Z">
        <w:r w:rsidR="005E5890">
          <w:rPr>
            <w:rFonts w:ascii="Times New Roman" w:eastAsia="Times New Roman" w:hAnsi="Times New Roman" w:cs="Times New Roman"/>
            <w:sz w:val="24"/>
            <w:szCs w:val="24"/>
          </w:rPr>
          <w:t xml:space="preserve"> decision </w:t>
        </w:r>
      </w:ins>
      <w:ins w:id="528" w:author="Siyu Wang" w:date="2026-07-19T10:40:00Z" w16du:dateUtc="2026-07-19T14:40:00Z">
        <w:r w:rsidR="00776D22">
          <w:rPr>
            <w:rFonts w:ascii="Times New Roman" w:eastAsia="Times New Roman" w:hAnsi="Times New Roman" w:cs="Times New Roman"/>
            <w:sz w:val="24"/>
            <w:szCs w:val="24"/>
          </w:rPr>
          <w:t xml:space="preserve">threshold </w:t>
        </w:r>
      </w:ins>
      <m:oMath>
        <m:r>
          <w:ins w:id="529" w:author="Siyu Wang" w:date="2026-07-19T10:40:00Z" w16du:dateUtc="2026-07-19T14:40:00Z">
            <w:rPr>
              <w:rFonts w:ascii="Cambria Math" w:eastAsia="Cambria Math" w:hAnsi="Cambria Math" w:cs="Cambria Math"/>
            </w:rPr>
            <m:t>θ</m:t>
          </w:ins>
        </m:r>
      </m:oMath>
      <w:ins w:id="530" w:author="Siyu Wang" w:date="2026-07-19T10:40:00Z" w16du:dateUtc="2026-07-19T14:40:00Z">
        <w:r w:rsidR="00776D22">
          <w:rPr>
            <w:rFonts w:ascii="Times New Roman" w:eastAsia="Times New Roman" w:hAnsi="Times New Roman" w:cs="Times New Roman"/>
          </w:rPr>
          <w:t xml:space="preserve">. </w:t>
        </w:r>
      </w:ins>
      <w:moveToRangeStart w:id="531" w:author="Siyu Wang" w:date="2026-07-19T10:40:00Z" w:name="move235350054"/>
      <w:moveTo w:id="532" w:author="Siyu Wang" w:date="2026-07-19T10:40:00Z" w16du:dateUtc="2026-07-19T14:40:00Z">
        <w:r w:rsidR="00776D22">
          <w:rPr>
            <w:rFonts w:ascii="Times New Roman" w:eastAsia="Times New Roman" w:hAnsi="Times New Roman" w:cs="Times New Roman"/>
            <w:sz w:val="24"/>
            <w:szCs w:val="24"/>
          </w:rPr>
          <w:t xml:space="preserve">Animals will be more likely to accept </w:t>
        </w:r>
      </w:moveTo>
      <w:ins w:id="533" w:author="Siyu Wang" w:date="2026-07-19T10:41:00Z" w16du:dateUtc="2026-07-19T14:41:00Z">
        <w:r w:rsidR="00776D22">
          <w:rPr>
            <w:rFonts w:ascii="Times New Roman" w:eastAsia="Times New Roman" w:hAnsi="Times New Roman" w:cs="Times New Roman"/>
            <w:sz w:val="24"/>
            <w:szCs w:val="24"/>
          </w:rPr>
          <w:t xml:space="preserve">an offer </w:t>
        </w:r>
      </w:ins>
      <w:moveTo w:id="534" w:author="Siyu Wang" w:date="2026-07-19T10:40:00Z" w16du:dateUtc="2026-07-19T14:40:00Z">
        <w:r w:rsidR="00776D22">
          <w:rPr>
            <w:rFonts w:ascii="Times New Roman" w:eastAsia="Times New Roman" w:hAnsi="Times New Roman" w:cs="Times New Roman"/>
            <w:sz w:val="24"/>
            <w:szCs w:val="24"/>
          </w:rPr>
          <w:t>when DV is above</w:t>
        </w:r>
      </w:moveTo>
      <w:ins w:id="535" w:author="Siyu Wang" w:date="2026-07-19T10:41:00Z" w16du:dateUtc="2026-07-19T14:41:00Z">
        <w:r w:rsidR="00776D22">
          <w:rPr>
            <w:rFonts w:ascii="Times New Roman" w:eastAsia="Times New Roman" w:hAnsi="Times New Roman" w:cs="Times New Roman"/>
            <w:sz w:val="24"/>
            <w:szCs w:val="24"/>
          </w:rPr>
          <w:t xml:space="preserve"> </w:t>
        </w:r>
      </w:ins>
      <w:moveTo w:id="536" w:author="Siyu Wang" w:date="2026-07-19T10:40:00Z" w16du:dateUtc="2026-07-19T14:40:00Z">
        <w:del w:id="537" w:author="Siyu Wang" w:date="2026-07-19T10:41:00Z" w16du:dateUtc="2026-07-19T14:41:00Z">
          <w:r w:rsidR="00776D22" w:rsidDel="00776D22">
            <w:rPr>
              <w:rFonts w:ascii="Times New Roman" w:eastAsia="Times New Roman" w:hAnsi="Times New Roman" w:cs="Times New Roman"/>
              <w:sz w:val="24"/>
              <w:szCs w:val="24"/>
            </w:rPr>
            <w:delText xml:space="preserve"> the acceptance threshold </w:delText>
          </w:r>
        </w:del>
        <w:r w:rsidR="00776D22">
          <w:rPr>
            <w:rFonts w:ascii="Times New Roman" w:eastAsia="Times New Roman" w:hAnsi="Times New Roman" w:cs="Times New Roman"/>
            <w:sz w:val="24"/>
            <w:szCs w:val="24"/>
          </w:rPr>
          <w:t>θ, and more likely to reject otherwise.</w:t>
        </w:r>
      </w:moveTo>
      <w:moveToRangeEnd w:id="531"/>
      <w:ins w:id="538" w:author="Siyu Wang" w:date="2026-07-19T10:44:00Z" w16du:dateUtc="2026-07-19T14:44:00Z">
        <w:r w:rsidR="008C71BF">
          <w:rPr>
            <w:rFonts w:ascii="Times New Roman" w:eastAsia="Times New Roman" w:hAnsi="Times New Roman" w:cs="Times New Roman"/>
            <w:sz w:val="24"/>
            <w:szCs w:val="24"/>
          </w:rPr>
          <w:t xml:space="preserve"> </w:t>
        </w:r>
      </w:ins>
    </w:p>
    <w:p w14:paraId="5313CA7C" w14:textId="67845F7D" w:rsidR="00506CC7" w:rsidRPr="00D95D82" w:rsidRDefault="007E1BC9">
      <w:pPr>
        <w:spacing w:after="0" w:line="480" w:lineRule="auto"/>
        <w:rPr>
          <w:rFonts w:ascii="Times New Roman" w:eastAsia="Times New Roman" w:hAnsi="Times New Roman" w:cs="Times New Roman"/>
          <w:sz w:val="24"/>
          <w:szCs w:val="24"/>
          <w:rPrChange w:id="539" w:author="Siyu Wang" w:date="2026-07-19T10:27:00Z" w16du:dateUtc="2026-07-19T14:27:00Z">
            <w:rPr>
              <w:rFonts w:ascii="Times New Roman" w:eastAsia="Times New Roman" w:hAnsi="Times New Roman" w:cs="Times New Roman"/>
              <w:i/>
              <w:iCs/>
              <w:sz w:val="24"/>
              <w:szCs w:val="24"/>
            </w:rPr>
          </w:rPrChange>
        </w:rPr>
      </w:pPr>
      <w:ins w:id="540" w:author="Siyu Wang" w:date="2026-07-19T12:48:00Z" w16du:dateUtc="2026-07-19T16:48:00Z">
        <w:r>
          <w:rPr>
            <w:rFonts w:ascii="Times New Roman" w:eastAsia="Times New Roman" w:hAnsi="Times New Roman" w:cs="Times New Roman"/>
            <w:sz w:val="24"/>
            <w:szCs w:val="24"/>
          </w:rPr>
          <w:t xml:space="preserve">In other words, </w:t>
        </w:r>
      </w:ins>
      <w:ins w:id="541" w:author="Siyu Wang" w:date="2026-07-19T12:49:00Z" w16du:dateUtc="2026-07-19T16:49:00Z">
        <w:r>
          <w:rPr>
            <w:rFonts w:ascii="Times New Roman" w:eastAsia="Times New Roman" w:hAnsi="Times New Roman" w:cs="Times New Roman"/>
            <w:sz w:val="24"/>
            <w:szCs w:val="24"/>
          </w:rPr>
          <w:t xml:space="preserve">the expected value for accepting the offer </w:t>
        </w:r>
      </w:ins>
      <m:oMath>
        <m:sSup>
          <m:sSupPr>
            <m:ctrlPr>
              <w:ins w:id="542" w:author="Siyu Wang" w:date="2026-07-19T12:49:00Z" w16du:dateUtc="2026-07-19T16:49:00Z">
                <w:rPr>
                  <w:rFonts w:ascii="Cambria Math" w:eastAsia="Times New Roman" w:hAnsi="Cambria Math" w:cs="Times New Roman"/>
                  <w:i/>
                  <w:sz w:val="24"/>
                  <w:szCs w:val="24"/>
                </w:rPr>
              </w:ins>
            </m:ctrlPr>
          </m:sSupPr>
          <m:e>
            <m:r>
              <w:ins w:id="543" w:author="Siyu Wang" w:date="2026-07-19T12:49:00Z" w16du:dateUtc="2026-07-19T16:49:00Z">
                <w:rPr>
                  <w:rFonts w:ascii="Cambria Math" w:eastAsia="Times New Roman" w:hAnsi="Cambria Math" w:cs="Times New Roman"/>
                  <w:sz w:val="24"/>
                  <w:szCs w:val="24"/>
                </w:rPr>
                <m:t>V</m:t>
              </w:ins>
            </m:r>
          </m:e>
          <m:sup>
            <m:r>
              <w:ins w:id="544" w:author="Siyu Wang" w:date="2026-07-19T12:49:00Z" w16du:dateUtc="2026-07-19T16:49:00Z">
                <m:rPr>
                  <m:nor/>
                </m:rPr>
                <w:rPr>
                  <w:rFonts w:ascii="Cambria Math" w:eastAsia="Times New Roman" w:hAnsi="Cambria Math" w:cs="Times New Roman"/>
                  <w:sz w:val="24"/>
                  <w:szCs w:val="24"/>
                </w:rPr>
                <m:t>accept</m:t>
              </w:ins>
            </m:r>
          </m:sup>
        </m:sSup>
        <m:r>
          <w:ins w:id="545" w:author="Siyu Wang" w:date="2026-07-19T12:49:00Z" w16du:dateUtc="2026-07-19T16:49:00Z">
            <w:rPr>
              <w:rFonts w:ascii="Cambria Math" w:eastAsia="Times New Roman" w:hAnsi="Cambria Math" w:cs="Times New Roman"/>
              <w:sz w:val="24"/>
              <w:szCs w:val="24"/>
            </w:rPr>
            <m:t>=DV(drop, delay)</m:t>
          </w:ins>
        </m:r>
      </m:oMath>
      <w:ins w:id="546" w:author="Siyu Wang" w:date="2026-07-19T12:49:00Z" w16du:dateUtc="2026-07-19T16:49:00Z">
        <w:r w:rsidR="00854454">
          <w:rPr>
            <w:rFonts w:ascii="Times New Roman" w:eastAsia="Times New Roman" w:hAnsi="Times New Roman" w:cs="Times New Roman"/>
            <w:sz w:val="24"/>
            <w:szCs w:val="24"/>
          </w:rPr>
          <w:t xml:space="preserve">, and the expected value for rejecting the offer </w:t>
        </w:r>
      </w:ins>
      <m:oMath>
        <m:sSup>
          <m:sSupPr>
            <m:ctrlPr>
              <w:ins w:id="547" w:author="Siyu Wang" w:date="2026-07-19T12:49:00Z" w16du:dateUtc="2026-07-19T16:49:00Z">
                <w:rPr>
                  <w:rFonts w:ascii="Cambria Math" w:eastAsia="Times New Roman" w:hAnsi="Cambria Math" w:cs="Times New Roman"/>
                  <w:i/>
                  <w:sz w:val="24"/>
                  <w:szCs w:val="24"/>
                </w:rPr>
              </w:ins>
            </m:ctrlPr>
          </m:sSupPr>
          <m:e>
            <m:r>
              <w:ins w:id="548" w:author="Siyu Wang" w:date="2026-07-19T12:49:00Z" w16du:dateUtc="2026-07-19T16:49:00Z">
                <w:rPr>
                  <w:rFonts w:ascii="Cambria Math" w:eastAsia="Times New Roman" w:hAnsi="Cambria Math" w:cs="Times New Roman"/>
                  <w:sz w:val="24"/>
                  <w:szCs w:val="24"/>
                </w:rPr>
                <m:t>V</m:t>
              </w:ins>
            </m:r>
          </m:e>
          <m:sup>
            <m:r>
              <w:ins w:id="549" w:author="Siyu Wang" w:date="2026-07-19T12:49:00Z" w16du:dateUtc="2026-07-19T16:49:00Z">
                <m:rPr>
                  <m:sty m:val="p"/>
                </m:rPr>
                <w:rPr>
                  <w:rFonts w:ascii="Cambria Math" w:eastAsia="Times New Roman" w:hAnsi="Cambria Math" w:cs="Times New Roman"/>
                  <w:sz w:val="24"/>
                  <w:szCs w:val="24"/>
                </w:rPr>
                <m:t>reject</m:t>
              </w:ins>
            </m:r>
          </m:sup>
        </m:sSup>
        <m:r>
          <w:ins w:id="550" w:author="Siyu Wang" w:date="2026-07-19T12:49:00Z" w16du:dateUtc="2026-07-19T16:49:00Z">
            <w:rPr>
              <w:rFonts w:ascii="Cambria Math" w:eastAsia="Times New Roman" w:hAnsi="Cambria Math" w:cs="Times New Roman"/>
              <w:sz w:val="24"/>
              <w:szCs w:val="24"/>
            </w:rPr>
            <m:t>=θ</m:t>
          </w:ins>
        </m:r>
      </m:oMath>
      <w:ins w:id="551" w:author="Siyu Wang" w:date="2026-07-19T12:49:00Z" w16du:dateUtc="2026-07-19T16:49:00Z">
        <w:r w:rsidR="00854454">
          <w:rPr>
            <w:rFonts w:ascii="Times New Roman" w:eastAsia="Times New Roman" w:hAnsi="Times New Roman" w:cs="Times New Roman"/>
            <w:sz w:val="24"/>
            <w:szCs w:val="24"/>
          </w:rPr>
          <w:t>.</w:t>
        </w:r>
        <w:r w:rsidR="008B57CB">
          <w:rPr>
            <w:rFonts w:ascii="Times New Roman" w:eastAsia="Times New Roman" w:hAnsi="Times New Roman" w:cs="Times New Roman"/>
            <w:sz w:val="24"/>
            <w:szCs w:val="24"/>
          </w:rPr>
          <w:t xml:space="preserve"> </w:t>
        </w:r>
      </w:ins>
      <w:ins w:id="552" w:author="Siyu Wang" w:date="2026-07-19T12:50:00Z" w16du:dateUtc="2026-07-19T16:50:00Z">
        <w:r w:rsidR="008B57CB">
          <w:rPr>
            <w:rFonts w:ascii="Times New Roman" w:eastAsia="Times New Roman" w:hAnsi="Times New Roman" w:cs="Times New Roman"/>
            <w:sz w:val="24"/>
            <w:szCs w:val="24"/>
          </w:rPr>
          <w:t xml:space="preserve">By comparing </w:t>
        </w:r>
      </w:ins>
      <m:oMath>
        <m:sSup>
          <m:sSupPr>
            <m:ctrlPr>
              <w:ins w:id="553" w:author="Siyu Wang" w:date="2026-07-19T12:50:00Z" w16du:dateUtc="2026-07-19T16:50:00Z">
                <w:rPr>
                  <w:rFonts w:ascii="Cambria Math" w:eastAsia="Times New Roman" w:hAnsi="Cambria Math" w:cs="Times New Roman"/>
                  <w:i/>
                  <w:sz w:val="24"/>
                  <w:szCs w:val="24"/>
                </w:rPr>
              </w:ins>
            </m:ctrlPr>
          </m:sSupPr>
          <m:e>
            <m:r>
              <w:ins w:id="554" w:author="Siyu Wang" w:date="2026-07-19T12:50:00Z" w16du:dateUtc="2026-07-19T16:50:00Z">
                <w:rPr>
                  <w:rFonts w:ascii="Cambria Math" w:eastAsia="Times New Roman" w:hAnsi="Cambria Math" w:cs="Times New Roman"/>
                  <w:sz w:val="24"/>
                  <w:szCs w:val="24"/>
                </w:rPr>
                <m:t>V</m:t>
              </w:ins>
            </m:r>
          </m:e>
          <m:sup>
            <m:r>
              <w:ins w:id="555" w:author="Siyu Wang" w:date="2026-07-19T12:50:00Z" w16du:dateUtc="2026-07-19T16:50:00Z">
                <m:rPr>
                  <m:nor/>
                </m:rPr>
                <w:rPr>
                  <w:rFonts w:ascii="Cambria Math" w:eastAsia="Times New Roman" w:hAnsi="Cambria Math" w:cs="Times New Roman"/>
                  <w:sz w:val="24"/>
                  <w:szCs w:val="24"/>
                </w:rPr>
                <m:t>accept</m:t>
              </w:ins>
            </m:r>
          </m:sup>
        </m:sSup>
      </m:oMath>
      <w:ins w:id="556" w:author="Siyu Wang" w:date="2026-07-19T12:50:00Z" w16du:dateUtc="2026-07-19T16:50:00Z">
        <w:r w:rsidR="008B57CB">
          <w:rPr>
            <w:rFonts w:ascii="Times New Roman" w:eastAsia="Times New Roman" w:hAnsi="Times New Roman" w:cs="Times New Roman"/>
            <w:sz w:val="24"/>
            <w:szCs w:val="24"/>
          </w:rPr>
          <w:t xml:space="preserve"> and </w:t>
        </w:r>
      </w:ins>
      <m:oMath>
        <m:sSup>
          <m:sSupPr>
            <m:ctrlPr>
              <w:ins w:id="557" w:author="Siyu Wang" w:date="2026-07-19T12:50:00Z" w16du:dateUtc="2026-07-19T16:50:00Z">
                <w:rPr>
                  <w:rFonts w:ascii="Cambria Math" w:eastAsia="Times New Roman" w:hAnsi="Cambria Math" w:cs="Times New Roman"/>
                  <w:i/>
                  <w:sz w:val="24"/>
                  <w:szCs w:val="24"/>
                </w:rPr>
              </w:ins>
            </m:ctrlPr>
          </m:sSupPr>
          <m:e>
            <m:r>
              <w:ins w:id="558" w:author="Siyu Wang" w:date="2026-07-19T12:50:00Z" w16du:dateUtc="2026-07-19T16:50:00Z">
                <w:rPr>
                  <w:rFonts w:ascii="Cambria Math" w:eastAsia="Times New Roman" w:hAnsi="Cambria Math" w:cs="Times New Roman"/>
                  <w:sz w:val="24"/>
                  <w:szCs w:val="24"/>
                </w:rPr>
                <m:t>V</m:t>
              </w:ins>
            </m:r>
          </m:e>
          <m:sup>
            <m:r>
              <w:ins w:id="559" w:author="Siyu Wang" w:date="2026-07-19T12:50:00Z" w16du:dateUtc="2026-07-19T16:50:00Z">
                <m:rPr>
                  <m:sty m:val="p"/>
                </m:rPr>
                <w:rPr>
                  <w:rFonts w:ascii="Cambria Math" w:eastAsia="Times New Roman" w:hAnsi="Cambria Math" w:cs="Times New Roman"/>
                  <w:sz w:val="24"/>
                  <w:szCs w:val="24"/>
                </w:rPr>
                <m:t>reject</m:t>
              </w:ins>
            </m:r>
          </m:sup>
        </m:sSup>
      </m:oMath>
      <w:ins w:id="560" w:author="Siyu Wang" w:date="2026-07-19T12:50:00Z" w16du:dateUtc="2026-07-19T16:50:00Z">
        <w:r w:rsidR="008B57CB">
          <w:rPr>
            <w:rFonts w:ascii="Times New Roman" w:eastAsia="Times New Roman" w:hAnsi="Times New Roman" w:cs="Times New Roman"/>
            <w:sz w:val="24"/>
            <w:szCs w:val="24"/>
          </w:rPr>
          <w:t>, we have</w:t>
        </w:r>
      </w:ins>
    </w:p>
    <w:p w14:paraId="7477660B" w14:textId="0570F5EA" w:rsidR="005E5890" w:rsidDel="008B57CB" w:rsidRDefault="005E5890" w:rsidP="005E5890">
      <w:pPr>
        <w:jc w:val="center"/>
        <w:rPr>
          <w:del w:id="561" w:author="Siyu Wang" w:date="2026-07-19T12:50:00Z" w16du:dateUtc="2026-07-19T16:50:00Z"/>
          <w:moveTo w:id="562" w:author="Siyu Wang" w:date="2026-07-19T10:41:00Z" w16du:dateUtc="2026-07-19T14:41:00Z"/>
          <w:rFonts w:ascii="Cambria Math" w:eastAsia="Cambria Math" w:hAnsi="Cambria Math" w:cs="Cambria Math"/>
        </w:rPr>
      </w:pPr>
      <w:moveToRangeStart w:id="563" w:author="Siyu Wang" w:date="2026-07-19T10:41:00Z" w:name="move235350120"/>
      <m:oMathPara>
        <m:oMath>
          <m:r>
            <w:rPr>
              <w:rFonts w:ascii="Cambria Math" w:eastAsia="Cambria Math" w:hAnsi="Cambria Math" w:cs="Cambria Math"/>
            </w:rPr>
            <m:t>p</m:t>
          </m:r>
          <m:d>
            <m:dPr>
              <m:ctrlPr>
                <w:rPr>
                  <w:rFonts w:ascii="Cambria Math" w:eastAsia="Cambria Math" w:hAnsi="Cambria Math" w:cs="Cambria Math"/>
                </w:rPr>
              </m:ctrlPr>
            </m:dPr>
            <m:e>
              <m:r>
                <w:rPr>
                  <w:rFonts w:ascii="Cambria Math" w:eastAsia="Cambria Math" w:hAnsi="Cambria Math" w:cs="Cambria Math"/>
                </w:rPr>
                <m:t>accept</m:t>
              </m:r>
            </m:e>
          </m:d>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1+</m:t>
              </m:r>
              <m:sSup>
                <m:sSupPr>
                  <m:ctrlPr>
                    <w:rPr>
                      <w:rFonts w:ascii="Cambria Math" w:eastAsia="Cambria Math" w:hAnsi="Cambria Math" w:cs="Cambria Math"/>
                    </w:rPr>
                  </m:ctrlPr>
                </m:sSupPr>
                <m:e>
                  <m:r>
                    <w:rPr>
                      <w:rFonts w:ascii="Cambria Math" w:eastAsia="Cambria Math" w:hAnsi="Cambria Math" w:cs="Cambria Math"/>
                    </w:rPr>
                    <m:t>e</m:t>
                  </m:r>
                </m:e>
                <m:sup>
                  <m:r>
                    <w:ins w:id="564" w:author="Siyu Wang" w:date="2026-07-19T10:41:00Z" w16du:dateUtc="2026-07-19T14:41:00Z">
                      <w:rPr>
                        <w:rFonts w:ascii="Cambria Math" w:eastAsia="Cambria Math" w:hAnsi="Cambria Math" w:cs="Cambria Math"/>
                      </w:rPr>
                      <m:t>-</m:t>
                    </w:ins>
                  </m:r>
                  <m:f>
                    <m:fPr>
                      <m:ctrlPr>
                        <w:rPr>
                          <w:rFonts w:ascii="Cambria Math" w:eastAsia="Cambria Math" w:hAnsi="Cambria Math" w:cs="Cambria Math"/>
                        </w:rPr>
                      </m:ctrlPr>
                    </m:fPr>
                    <m:num>
                      <m:r>
                        <w:ins w:id="565" w:author="Siyu Wang" w:date="2026-07-19T10:41:00Z" w16du:dateUtc="2026-07-19T14:41:00Z">
                          <w:rPr>
                            <w:rFonts w:ascii="Cambria Math" w:eastAsia="Cambria Math" w:hAnsi="Cambria Math" w:cs="Cambria Math"/>
                          </w:rPr>
                          <m:t>D</m:t>
                        </w:ins>
                      </m:r>
                      <m:r>
                        <w:del w:id="566" w:author="Siyu Wang" w:date="2026-07-19T10:41:00Z" w16du:dateUtc="2026-07-19T14:41:00Z">
                          <w:rPr>
                            <w:rFonts w:ascii="Cambria Math" w:eastAsia="Cambria Math" w:hAnsi="Cambria Math" w:cs="Cambria Math"/>
                          </w:rPr>
                          <m:t>-</m:t>
                        </w:del>
                      </m:r>
                      <m:r>
                        <w:rPr>
                          <w:rFonts w:ascii="Cambria Math" w:eastAsia="Cambria Math" w:hAnsi="Cambria Math" w:cs="Cambria Math"/>
                        </w:rPr>
                        <m:t>V-θ</m:t>
                      </m:r>
                    </m:num>
                    <m:den>
                      <m:r>
                        <w:rPr>
                          <w:rFonts w:ascii="Cambria Math" w:eastAsia="Cambria Math" w:hAnsi="Cambria Math" w:cs="Cambria Math"/>
                        </w:rPr>
                        <m:t>σ</m:t>
                      </m:r>
                    </m:den>
                  </m:f>
                </m:sup>
              </m:sSup>
            </m:den>
          </m:f>
        </m:oMath>
      </m:oMathPara>
    </w:p>
    <w:p w14:paraId="0000005D" w14:textId="71A86DF9" w:rsidR="00585BFC" w:rsidDel="00E87444" w:rsidRDefault="00000000">
      <w:pPr>
        <w:spacing w:after="0" w:line="480" w:lineRule="auto"/>
        <w:ind w:firstLine="360"/>
        <w:rPr>
          <w:moveFrom w:id="567" w:author="Siyu Wang" w:date="2026-07-19T10:34:00Z" w16du:dateUtc="2026-07-19T14:34:00Z"/>
          <w:rFonts w:ascii="Times New Roman" w:eastAsia="Times New Roman" w:hAnsi="Times New Roman" w:cs="Times New Roman"/>
          <w:i/>
          <w:iCs/>
          <w:sz w:val="24"/>
          <w:szCs w:val="24"/>
        </w:rPr>
      </w:pPr>
      <w:moveFromRangeStart w:id="568" w:author="Siyu Wang" w:date="2026-07-19T10:34:00Z" w:name="move235349711"/>
      <w:moveToRangeEnd w:id="563"/>
      <w:moveFrom w:id="569" w:author="Siyu Wang" w:date="2026-07-19T10:34:00Z" w16du:dateUtc="2026-07-19T14:34:00Z">
        <w:r w:rsidDel="00E87444">
          <w:rPr>
            <w:rFonts w:ascii="Times New Roman" w:eastAsia="Times New Roman" w:hAnsi="Times New Roman" w:cs="Times New Roman"/>
            <w:sz w:val="24"/>
            <w:szCs w:val="24"/>
          </w:rPr>
          <w:t xml:space="preserve">The probability of accepting an offer was calculated for each of the 9 offers independently.  </w:t>
        </w:r>
      </w:moveFrom>
    </w:p>
    <w:p w14:paraId="0000005E" w14:textId="5E26CD6D" w:rsidR="00585BFC" w:rsidDel="005E5890" w:rsidRDefault="00000000">
      <w:pPr>
        <w:shd w:val="clear" w:color="auto" w:fill="FFFFFF"/>
        <w:spacing w:after="0" w:line="480" w:lineRule="auto"/>
        <w:rPr>
          <w:del w:id="570" w:author="Siyu Wang" w:date="2026-07-19T10:41:00Z" w16du:dateUtc="2026-07-19T14:41:00Z"/>
          <w:rFonts w:ascii="Times New Roman" w:eastAsia="Times New Roman" w:hAnsi="Times New Roman" w:cs="Times New Roman"/>
          <w:sz w:val="24"/>
          <w:szCs w:val="24"/>
        </w:rPr>
      </w:pPr>
      <w:moveFrom w:id="571" w:author="Siyu Wang" w:date="2026-07-19T10:34:00Z" w16du:dateUtc="2026-07-19T14:34:00Z">
        <w:del w:id="572" w:author="Siyu Wang" w:date="2026-07-19T10:41:00Z" w16du:dateUtc="2026-07-19T14:41:00Z">
          <w:r w:rsidDel="005E5890">
            <w:rPr>
              <w:rFonts w:ascii="Times New Roman" w:eastAsia="Times New Roman" w:hAnsi="Times New Roman" w:cs="Times New Roman"/>
              <w:sz w:val="24"/>
              <w:szCs w:val="24"/>
            </w:rPr>
            <w:delText>The behavior of the two monkeys was modeled separately using reinforcement learning models</w:delText>
          </w:r>
        </w:del>
      </w:moveFrom>
      <w:moveFromRangeEnd w:id="568"/>
      <w:del w:id="573" w:author="Siyu Wang" w:date="2026-07-19T10:41:00Z" w16du:dateUtc="2026-07-19T14:41:00Z">
        <w:r w:rsidDel="005E5890">
          <w:rPr>
            <w:rFonts w:ascii="Times New Roman" w:eastAsia="Times New Roman" w:hAnsi="Times New Roman" w:cs="Times New Roman"/>
            <w:sz w:val="24"/>
            <w:szCs w:val="24"/>
          </w:rPr>
          <w:delText xml:space="preserve">, in which the probability of accepting an offer was modelled through a </w:delText>
        </w:r>
        <w:r w:rsidDel="005E5890">
          <w:rPr>
            <w:rFonts w:ascii="Times New Roman" w:eastAsia="Times New Roman" w:hAnsi="Times New Roman" w:cs="Times New Roman"/>
            <w:i/>
            <w:iCs/>
            <w:sz w:val="24"/>
            <w:szCs w:val="24"/>
          </w:rPr>
          <w:delText>SoftMax</w:delText>
        </w:r>
        <w:r w:rsidDel="005E5890">
          <w:rPr>
            <w:rFonts w:ascii="Times New Roman" w:eastAsia="Times New Roman" w:hAnsi="Times New Roman" w:cs="Times New Roman"/>
            <w:sz w:val="24"/>
            <w:szCs w:val="24"/>
          </w:rPr>
          <w:delText xml:space="preserve"> function as </w:delText>
        </w:r>
      </w:del>
    </w:p>
    <w:p w14:paraId="0000005F" w14:textId="57BDC100" w:rsidR="00585BFC" w:rsidDel="005E5890" w:rsidRDefault="00000000">
      <w:pPr>
        <w:jc w:val="center"/>
        <w:rPr>
          <w:del w:id="574" w:author="Siyu Wang" w:date="2026-07-19T10:41:00Z" w16du:dateUtc="2026-07-19T14:41:00Z"/>
          <w:rFonts w:ascii="Cambria Math" w:eastAsia="Cambria Math" w:hAnsi="Cambria Math" w:cs="Cambria Math"/>
        </w:rPr>
      </w:pPr>
      <m:oMathPara>
        <m:oMath>
          <m:r>
            <w:del w:id="575" w:author="Siyu Wang" w:date="2026-07-19T10:41:00Z" w16du:dateUtc="2026-07-19T14:41:00Z">
              <w:rPr>
                <w:rFonts w:ascii="Cambria Math" w:eastAsia="Cambria Math" w:hAnsi="Cambria Math" w:cs="Cambria Math"/>
              </w:rPr>
              <m:t>p=</m:t>
            </w:del>
          </m:r>
          <m:f>
            <m:fPr>
              <m:ctrlPr>
                <w:del w:id="576" w:author="Siyu Wang" w:date="2026-07-19T10:41:00Z" w16du:dateUtc="2026-07-19T14:41:00Z">
                  <w:rPr>
                    <w:rFonts w:ascii="Cambria Math" w:eastAsia="Cambria Math" w:hAnsi="Cambria Math" w:cs="Cambria Math"/>
                  </w:rPr>
                </w:del>
              </m:ctrlPr>
            </m:fPr>
            <m:num>
              <m:r>
                <w:del w:id="577" w:author="Siyu Wang" w:date="2026-07-19T10:41:00Z" w16du:dateUtc="2026-07-19T14:41:00Z">
                  <w:rPr>
                    <w:rFonts w:ascii="Cambria Math" w:eastAsia="Cambria Math" w:hAnsi="Cambria Math" w:cs="Cambria Math"/>
                  </w:rPr>
                  <m:t>1</m:t>
                </w:del>
              </m:r>
            </m:num>
            <m:den>
              <m:r>
                <w:del w:id="578" w:author="Siyu Wang" w:date="2026-07-19T10:41:00Z" w16du:dateUtc="2026-07-19T14:41:00Z">
                  <w:rPr>
                    <w:rFonts w:ascii="Cambria Math" w:eastAsia="Cambria Math" w:hAnsi="Cambria Math" w:cs="Cambria Math"/>
                  </w:rPr>
                  <m:t>1+</m:t>
                </w:del>
              </m:r>
              <m:sSup>
                <m:sSupPr>
                  <m:ctrlPr>
                    <w:del w:id="579" w:author="Siyu Wang" w:date="2026-07-19T10:41:00Z" w16du:dateUtc="2026-07-19T14:41:00Z">
                      <w:rPr>
                        <w:rFonts w:ascii="Cambria Math" w:eastAsia="Cambria Math" w:hAnsi="Cambria Math" w:cs="Cambria Math"/>
                      </w:rPr>
                    </w:del>
                  </m:ctrlPr>
                </m:sSupPr>
                <m:e>
                  <m:r>
                    <w:del w:id="580" w:author="Siyu Wang" w:date="2026-07-19T10:41:00Z" w16du:dateUtc="2026-07-19T14:41:00Z">
                      <w:rPr>
                        <w:rFonts w:ascii="Cambria Math" w:eastAsia="Cambria Math" w:hAnsi="Cambria Math" w:cs="Cambria Math"/>
                      </w:rPr>
                      <m:t>e</m:t>
                    </w:del>
                  </m:r>
                </m:e>
                <m:sup>
                  <m:r>
                    <w:del w:id="581" w:author="Siyu Wang" w:date="2026-07-19T10:41:00Z" w16du:dateUtc="2026-07-19T14:41:00Z">
                      <w:rPr>
                        <w:rFonts w:ascii="Cambria Math" w:eastAsia="Cambria Math" w:hAnsi="Cambria Math" w:cs="Cambria Math"/>
                      </w:rPr>
                      <m:t>β⋅</m:t>
                    </w:del>
                  </m:r>
                  <m:d>
                    <m:dPr>
                      <m:ctrlPr>
                        <w:del w:id="582" w:author="Siyu Wang" w:date="2026-07-19T10:41:00Z" w16du:dateUtc="2026-07-19T14:41:00Z">
                          <w:rPr>
                            <w:rFonts w:ascii="Cambria Math" w:eastAsia="Cambria Math" w:hAnsi="Cambria Math" w:cs="Cambria Math"/>
                          </w:rPr>
                        </w:del>
                      </m:ctrlPr>
                    </m:dPr>
                    <m:e>
                      <m:r>
                        <w:del w:id="583" w:author="Siyu Wang" w:date="2026-07-19T10:41:00Z" w16du:dateUtc="2026-07-19T14:41:00Z">
                          <w:rPr>
                            <w:rFonts w:ascii="Cambria Math" w:eastAsia="Cambria Math" w:hAnsi="Cambria Math" w:cs="Cambria Math"/>
                          </w:rPr>
                          <m:t>θ-V</m:t>
                        </w:del>
                      </m:r>
                      <m:d>
                        <m:dPr>
                          <m:ctrlPr>
                            <w:del w:id="584" w:author="Siyu Wang" w:date="2026-07-19T10:41:00Z" w16du:dateUtc="2026-07-19T14:41:00Z">
                              <w:rPr>
                                <w:rFonts w:ascii="Cambria Math" w:eastAsia="Cambria Math" w:hAnsi="Cambria Math" w:cs="Cambria Math"/>
                              </w:rPr>
                            </w:del>
                          </m:ctrlPr>
                        </m:dPr>
                        <m:e>
                          <m:r>
                            <w:del w:id="585" w:author="Siyu Wang" w:date="2026-07-19T10:41:00Z" w16du:dateUtc="2026-07-19T14:41:00Z">
                              <w:rPr>
                                <w:rFonts w:ascii="Cambria Math" w:eastAsia="Cambria Math" w:hAnsi="Cambria Math" w:cs="Cambria Math"/>
                              </w:rPr>
                              <m:t>drop,delay</m:t>
                            </w:del>
                          </m:r>
                        </m:e>
                      </m:d>
                    </m:e>
                  </m:d>
                </m:sup>
              </m:sSup>
            </m:den>
          </m:f>
        </m:oMath>
      </m:oMathPara>
    </w:p>
    <w:p w14:paraId="00000060" w14:textId="24CB62BB" w:rsidR="00585BFC" w:rsidDel="00501EF0" w:rsidRDefault="00000000">
      <w:pPr>
        <w:pBdr>
          <w:top w:val="nil"/>
          <w:left w:val="nil"/>
          <w:bottom w:val="nil"/>
          <w:right w:val="nil"/>
          <w:between w:val="nil"/>
        </w:pBdr>
        <w:shd w:val="clear" w:color="auto" w:fill="FFFFFF"/>
        <w:tabs>
          <w:tab w:val="left" w:pos="270"/>
        </w:tabs>
        <w:spacing w:after="0" w:line="480" w:lineRule="auto"/>
        <w:rPr>
          <w:del w:id="586" w:author="Siyu Wang" w:date="2026-07-19T10:44:00Z" w16du:dateUtc="2026-07-19T14:44:00Z"/>
          <w:rFonts w:ascii="Times New Roman" w:eastAsia="Times New Roman" w:hAnsi="Times New Roman" w:cs="Times New Roman"/>
          <w:sz w:val="24"/>
          <w:szCs w:val="24"/>
        </w:rPr>
      </w:pPr>
      <w:del w:id="587" w:author="Siyu Wang" w:date="2026-07-19T12:50:00Z" w16du:dateUtc="2026-07-19T16:50:00Z">
        <w:r w:rsidDel="008B57CB">
          <w:rPr>
            <w:rFonts w:ascii="Times New Roman" w:eastAsia="Times New Roman" w:hAnsi="Times New Roman" w:cs="Times New Roman"/>
            <w:sz w:val="24"/>
            <w:szCs w:val="24"/>
          </w:rPr>
          <w:delText xml:space="preserve">Here, </w:delText>
        </w:r>
      </w:del>
      <m:oMath>
        <m:r>
          <w:del w:id="588" w:author="Siyu Wang" w:date="2026-07-19T12:50:00Z" w16du:dateUtc="2026-07-19T16:50:00Z">
            <w:rPr>
              <w:rFonts w:ascii="Cambria Math" w:hAnsi="Cambria Math"/>
            </w:rPr>
            <m:t>θ</m:t>
          </w:del>
        </m:r>
      </m:oMath>
      <w:del w:id="589" w:author="Siyu Wang" w:date="2026-07-19T12:50:00Z" w16du:dateUtc="2026-07-19T16:50:00Z">
        <w:r w:rsidDel="008B57CB">
          <w:rPr>
            <w:rFonts w:ascii="Times New Roman" w:eastAsia="Times New Roman" w:hAnsi="Times New Roman" w:cs="Times New Roman"/>
            <w:sz w:val="24"/>
            <w:szCs w:val="24"/>
          </w:rPr>
          <w:delText xml:space="preserve"> is the decision threshold and </w:delText>
        </w:r>
      </w:del>
      <m:oMath>
        <m:r>
          <w:del w:id="590" w:author="Siyu Wang" w:date="2026-07-19T10:42:00Z" w16du:dateUtc="2026-07-19T14:42:00Z">
            <w:rPr>
              <w:rFonts w:ascii="Cambria Math" w:hAnsi="Cambria Math"/>
            </w:rPr>
            <m:t>β</m:t>
          </w:del>
        </m:r>
      </m:oMath>
      <w:del w:id="591" w:author="Siyu Wang" w:date="2026-07-19T12:37:00Z" w16du:dateUtc="2026-07-19T16:37:00Z">
        <w:r w:rsidDel="00326D44">
          <w:rPr>
            <w:rFonts w:ascii="Times New Roman" w:eastAsia="Times New Roman" w:hAnsi="Times New Roman" w:cs="Times New Roman"/>
            <w:sz w:val="24"/>
            <w:szCs w:val="24"/>
          </w:rPr>
          <w:delText xml:space="preserve"> is </w:delText>
        </w:r>
      </w:del>
      <w:del w:id="592" w:author="Siyu Wang" w:date="2026-07-19T10:42:00Z" w16du:dateUtc="2026-07-19T14:42:00Z">
        <w:r w:rsidDel="005E5890">
          <w:rPr>
            <w:rFonts w:ascii="Times New Roman" w:eastAsia="Times New Roman" w:hAnsi="Times New Roman" w:cs="Times New Roman"/>
            <w:sz w:val="24"/>
            <w:szCs w:val="24"/>
          </w:rPr>
          <w:delText>the temperature term</w:delText>
        </w:r>
      </w:del>
      <w:del w:id="593" w:author="Siyu Wang" w:date="2026-07-19T12:37:00Z" w16du:dateUtc="2026-07-19T16:37:00Z">
        <w:r w:rsidDel="00326D44">
          <w:rPr>
            <w:rFonts w:ascii="Times New Roman" w:eastAsia="Times New Roman" w:hAnsi="Times New Roman" w:cs="Times New Roman"/>
            <w:sz w:val="24"/>
            <w:szCs w:val="24"/>
          </w:rPr>
          <w:delText>.</w:delText>
        </w:r>
      </w:del>
    </w:p>
    <w:p w14:paraId="00000061" w14:textId="5F14023C" w:rsidR="00585BFC" w:rsidDel="00A90A4C" w:rsidRDefault="00000000">
      <w:pPr>
        <w:spacing w:after="0" w:line="480" w:lineRule="auto"/>
        <w:rPr>
          <w:del w:id="594" w:author="Siyu Wang" w:date="2026-07-19T10:44:00Z" w16du:dateUtc="2026-07-19T14:44:00Z"/>
          <w:moveFrom w:id="595" w:author="Siyu Wang" w:date="2026-07-19T10:37:00Z" w16du:dateUtc="2026-07-19T14:37:00Z"/>
          <w:rFonts w:ascii="Cambria Math" w:eastAsia="Cambria Math" w:hAnsi="Cambria Math" w:cs="Cambria Math"/>
        </w:rPr>
        <w:pPrChange w:id="596" w:author="Siyu Wang" w:date="2026-07-19T12:50:00Z" w16du:dateUtc="2026-07-19T16:50:00Z">
          <w:pPr>
            <w:jc w:val="center"/>
          </w:pPr>
        </w:pPrChange>
      </w:pPr>
      <w:moveFromRangeStart w:id="597" w:author="Siyu Wang" w:date="2026-07-19T10:37:00Z" w:name="move235349860"/>
      <m:oMathPara>
        <m:oMath>
          <m:r>
            <w:del w:id="598" w:author="Siyu Wang" w:date="2026-07-19T10:44:00Z" w16du:dateUtc="2026-07-19T14:44:00Z">
              <w:rPr>
                <w:rFonts w:ascii="Cambria Math" w:eastAsia="Cambria Math" w:hAnsi="Cambria Math" w:cs="Cambria Math"/>
              </w:rPr>
              <m:t>V</m:t>
            </w:del>
          </m:r>
          <m:d>
            <m:dPr>
              <m:ctrlPr>
                <w:del w:id="599" w:author="Siyu Wang" w:date="2026-07-19T10:44:00Z" w16du:dateUtc="2026-07-19T14:44:00Z">
                  <w:rPr>
                    <w:rFonts w:ascii="Cambria Math" w:eastAsia="Cambria Math" w:hAnsi="Cambria Math" w:cs="Cambria Math"/>
                  </w:rPr>
                </w:del>
              </m:ctrlPr>
            </m:dPr>
            <m:e>
              <m:r>
                <w:del w:id="600" w:author="Siyu Wang" w:date="2026-07-19T10:44:00Z" w16du:dateUtc="2026-07-19T14:44:00Z">
                  <w:rPr>
                    <w:rFonts w:ascii="Cambria Math" w:eastAsia="Cambria Math" w:hAnsi="Cambria Math" w:cs="Cambria Math"/>
                  </w:rPr>
                  <m:t>drop,delay</m:t>
                </w:del>
              </m:r>
            </m:e>
          </m:d>
          <m:r>
            <w:del w:id="601" w:author="Siyu Wang" w:date="2026-07-19T10:44:00Z" w16du:dateUtc="2026-07-19T14:44:00Z">
              <w:rPr>
                <w:rFonts w:ascii="Cambria Math" w:eastAsia="Cambria Math" w:hAnsi="Cambria Math" w:cs="Cambria Math"/>
              </w:rPr>
              <m:t>=</m:t>
            </w:del>
          </m:r>
          <m:f>
            <m:fPr>
              <m:ctrlPr>
                <w:del w:id="602" w:author="Siyu Wang" w:date="2026-07-19T10:44:00Z" w16du:dateUtc="2026-07-19T14:44:00Z">
                  <w:rPr>
                    <w:rFonts w:ascii="Cambria Math" w:eastAsia="Cambria Math" w:hAnsi="Cambria Math" w:cs="Cambria Math"/>
                  </w:rPr>
                </w:del>
              </m:ctrlPr>
            </m:fPr>
            <m:num>
              <m:r>
                <w:del w:id="603" w:author="Siyu Wang" w:date="2026-07-19T10:44:00Z" w16du:dateUtc="2026-07-19T14:44:00Z">
                  <w:rPr>
                    <w:rFonts w:ascii="Cambria Math" w:eastAsia="Cambria Math" w:hAnsi="Cambria Math" w:cs="Cambria Math"/>
                  </w:rPr>
                  <m:t>drop</m:t>
                </w:del>
              </m:r>
            </m:num>
            <m:den>
              <m:r>
                <w:del w:id="604" w:author="Siyu Wang" w:date="2026-07-19T10:44:00Z" w16du:dateUtc="2026-07-19T14:44:00Z">
                  <w:rPr>
                    <w:rFonts w:ascii="Cambria Math" w:eastAsia="Cambria Math" w:hAnsi="Cambria Math" w:cs="Cambria Math"/>
                  </w:rPr>
                  <m:t>1+k⋅delay</m:t>
                </w:del>
              </m:r>
            </m:den>
          </m:f>
        </m:oMath>
      </m:oMathPara>
    </w:p>
    <w:moveFromRangeEnd w:id="597"/>
    <w:p w14:paraId="00000062" w14:textId="5D136B7C" w:rsidR="00585BFC" w:rsidDel="008C71BF" w:rsidRDefault="00000000">
      <w:pPr>
        <w:spacing w:after="0" w:line="480" w:lineRule="auto"/>
        <w:rPr>
          <w:del w:id="605" w:author="Siyu Wang" w:date="2026-07-19T10:44:00Z" w16du:dateUtc="2026-07-19T14:44:00Z"/>
          <w:rFonts w:ascii="Times New Roman" w:eastAsia="Times New Roman" w:hAnsi="Times New Roman" w:cs="Times New Roman"/>
          <w:sz w:val="24"/>
          <w:szCs w:val="24"/>
        </w:rPr>
        <w:pPrChange w:id="606" w:author="Siyu Wang" w:date="2026-07-19T12:50:00Z" w16du:dateUtc="2026-07-19T16:50:00Z">
          <w:pPr>
            <w:spacing w:after="0" w:line="480" w:lineRule="auto"/>
            <w:ind w:left="-5"/>
          </w:pPr>
        </w:pPrChange>
      </w:pPr>
      <m:oMath>
        <m:r>
          <w:del w:id="607" w:author="Siyu Wang" w:date="2026-07-19T10:42:00Z" w16du:dateUtc="2026-07-19T14:42:00Z">
            <w:rPr>
              <w:rFonts w:ascii="Cambria Math" w:eastAsia="Cambria Math" w:hAnsi="Cambria Math" w:cs="Cambria Math"/>
            </w:rPr>
            <m:t>k</m:t>
          </w:del>
        </m:r>
      </m:oMath>
      <w:del w:id="608" w:author="Siyu Wang" w:date="2026-07-19T10:42:00Z" w16du:dateUtc="2026-07-19T14:42:00Z">
        <w:r w:rsidDel="005E5890">
          <w:rPr>
            <w:rFonts w:ascii="Times New Roman" w:eastAsia="Times New Roman" w:hAnsi="Times New Roman" w:cs="Times New Roman"/>
            <w:sz w:val="24"/>
            <w:szCs w:val="24"/>
          </w:rPr>
          <w:delText xml:space="preserve"> is the hyperbolic discounting factor. </w:delText>
        </w:r>
      </w:del>
      <w:del w:id="609" w:author="Siyu Wang" w:date="2026-07-19T10:44:00Z" w16du:dateUtc="2026-07-19T14:44:00Z">
        <w:r w:rsidDel="00A90A4C">
          <w:rPr>
            <w:rFonts w:ascii="Times New Roman" w:eastAsia="Times New Roman" w:hAnsi="Times New Roman" w:cs="Times New Roman"/>
            <w:sz w:val="24"/>
            <w:szCs w:val="24"/>
          </w:rPr>
          <w:delText xml:space="preserve">The free parameters </w:delText>
        </w:r>
      </w:del>
      <m:oMath>
        <m:r>
          <w:del w:id="610" w:author="Siyu Wang" w:date="2026-07-19T10:44:00Z" w16du:dateUtc="2026-07-19T14:44:00Z">
            <w:rPr>
              <w:rFonts w:ascii="Cambria Math" w:eastAsia="Cambria Math" w:hAnsi="Cambria Math" w:cs="Cambria Math"/>
            </w:rPr>
            <m:t>θ,β,k</m:t>
          </w:del>
        </m:r>
      </m:oMath>
      <w:del w:id="611" w:author="Siyu Wang" w:date="2026-07-19T10:44:00Z" w16du:dateUtc="2026-07-19T14:44:00Z">
        <w:r w:rsidDel="00A90A4C">
          <w:rPr>
            <w:rFonts w:ascii="Times New Roman" w:eastAsia="Times New Roman" w:hAnsi="Times New Roman" w:cs="Times New Roman"/>
            <w:sz w:val="24"/>
            <w:szCs w:val="24"/>
          </w:rPr>
          <w:delText xml:space="preserve"> were fitted via maximum likelihood estimation. </w:delText>
        </w:r>
      </w:del>
    </w:p>
    <w:p w14:paraId="00000063" w14:textId="03D8488F" w:rsidR="00585BFC" w:rsidDel="00776D22" w:rsidRDefault="00000000">
      <w:pPr>
        <w:spacing w:after="0" w:line="480" w:lineRule="auto"/>
        <w:rPr>
          <w:del w:id="612" w:author="Siyu Wang" w:date="2026-07-19T10:39:00Z" w16du:dateUtc="2026-07-19T14:39:00Z"/>
          <w:rFonts w:ascii="Times New Roman" w:eastAsia="Times New Roman" w:hAnsi="Times New Roman" w:cs="Times New Roman"/>
          <w:sz w:val="24"/>
          <w:szCs w:val="24"/>
        </w:rPr>
        <w:pPrChange w:id="613" w:author="Siyu Wang" w:date="2026-07-19T12:50:00Z" w16du:dateUtc="2026-07-19T16:50:00Z">
          <w:pPr>
            <w:shd w:val="clear" w:color="auto" w:fill="FFFFFF"/>
            <w:spacing w:after="0" w:line="480" w:lineRule="auto"/>
            <w:ind w:firstLine="360"/>
          </w:pPr>
        </w:pPrChange>
      </w:pPr>
      <w:del w:id="614" w:author="Siyu Wang" w:date="2026-07-19T10:39:00Z" w16du:dateUtc="2026-07-19T14:39:00Z">
        <w:r w:rsidDel="00776D22">
          <w:rPr>
            <w:rFonts w:ascii="Times New Roman" w:eastAsia="Times New Roman" w:hAnsi="Times New Roman" w:cs="Times New Roman"/>
            <w:sz w:val="24"/>
            <w:szCs w:val="24"/>
          </w:rPr>
          <w:delText xml:space="preserve">To examine how the timing of go signals shapes value computation, and whether monkeys show different strategies, we compared three behavioral models. </w:delText>
        </w:r>
      </w:del>
    </w:p>
    <w:p w14:paraId="00000064" w14:textId="3036B227" w:rsidR="00585BFC" w:rsidDel="008C71BF" w:rsidRDefault="00585BFC">
      <w:pPr>
        <w:spacing w:after="0" w:line="480" w:lineRule="auto"/>
        <w:rPr>
          <w:del w:id="615" w:author="Siyu Wang" w:date="2026-07-19T10:44:00Z" w16du:dateUtc="2026-07-19T14:44:00Z"/>
          <w:moveFrom w:id="616" w:author="Siyu Wang" w:date="2026-07-19T10:34:00Z" w16du:dateUtc="2026-07-19T14:34:00Z"/>
          <w:rFonts w:ascii="Times New Roman" w:eastAsia="Times New Roman" w:hAnsi="Times New Roman" w:cs="Times New Roman"/>
          <w:sz w:val="24"/>
          <w:szCs w:val="24"/>
        </w:rPr>
        <w:pPrChange w:id="617" w:author="Siyu Wang" w:date="2026-07-19T12:50:00Z" w16du:dateUtc="2026-07-19T16:50:00Z">
          <w:pPr>
            <w:shd w:val="clear" w:color="auto" w:fill="FFFFFF"/>
            <w:spacing w:after="0" w:line="480" w:lineRule="auto"/>
          </w:pPr>
        </w:pPrChange>
      </w:pPr>
      <w:moveFromRangeStart w:id="618" w:author="Siyu Wang" w:date="2026-07-19T10:34:00Z" w:name="move235349667"/>
    </w:p>
    <w:p w14:paraId="00000065" w14:textId="3EDF4A15" w:rsidR="00585BFC" w:rsidDel="008C71BF" w:rsidRDefault="00000000">
      <w:pPr>
        <w:spacing w:after="0" w:line="480" w:lineRule="auto"/>
        <w:rPr>
          <w:del w:id="619" w:author="Siyu Wang" w:date="2026-07-19T10:44:00Z" w16du:dateUtc="2026-07-19T14:44:00Z"/>
          <w:moveFrom w:id="620" w:author="Siyu Wang" w:date="2026-07-19T10:34:00Z" w16du:dateUtc="2026-07-19T14:34:00Z"/>
          <w:rFonts w:ascii="Times New Roman" w:eastAsia="Times New Roman" w:hAnsi="Times New Roman" w:cs="Times New Roman"/>
          <w:b/>
          <w:bCs/>
          <w:color w:val="000000"/>
          <w:sz w:val="24"/>
          <w:szCs w:val="24"/>
        </w:rPr>
        <w:pPrChange w:id="621" w:author="Siyu Wang" w:date="2026-07-19T12:50:00Z" w16du:dateUtc="2026-07-19T16:50:00Z">
          <w:pPr>
            <w:numPr>
              <w:numId w:val="2"/>
            </w:numPr>
            <w:pBdr>
              <w:top w:val="nil"/>
              <w:left w:val="nil"/>
              <w:bottom w:val="nil"/>
              <w:right w:val="nil"/>
              <w:between w:val="nil"/>
            </w:pBdr>
            <w:shd w:val="clear" w:color="auto" w:fill="FFFFFF"/>
            <w:tabs>
              <w:tab w:val="left" w:pos="270"/>
            </w:tabs>
            <w:spacing w:after="0" w:line="480" w:lineRule="auto"/>
            <w:ind w:left="720" w:hanging="360"/>
          </w:pPr>
        </w:pPrChange>
      </w:pPr>
      <w:moveFrom w:id="622" w:author="Siyu Wang" w:date="2026-07-19T10:34:00Z" w16du:dateUtc="2026-07-19T14:34:00Z">
        <w:del w:id="623" w:author="Siyu Wang" w:date="2026-07-19T10:44:00Z" w16du:dateUtc="2026-07-19T14:44:00Z">
          <w:r w:rsidDel="008C71BF">
            <w:rPr>
              <w:rFonts w:ascii="Times New Roman" w:eastAsia="Times New Roman" w:hAnsi="Times New Roman" w:cs="Times New Roman"/>
              <w:b/>
              <w:bCs/>
              <w:color w:val="000000"/>
              <w:sz w:val="24"/>
              <w:szCs w:val="24"/>
            </w:rPr>
            <w:delText>Model 1</w:delText>
          </w:r>
        </w:del>
      </w:moveFrom>
    </w:p>
    <w:moveFromRangeEnd w:id="618"/>
    <w:p w14:paraId="00000066" w14:textId="23DD6EF7" w:rsidR="00585BFC" w:rsidDel="008C71BF" w:rsidRDefault="00000000">
      <w:pPr>
        <w:spacing w:after="0" w:line="480" w:lineRule="auto"/>
        <w:rPr>
          <w:del w:id="624" w:author="Siyu Wang" w:date="2026-07-19T10:44:00Z" w16du:dateUtc="2026-07-19T14:44:00Z"/>
          <w:rFonts w:ascii="Times New Roman" w:eastAsia="Times New Roman" w:hAnsi="Times New Roman" w:cs="Times New Roman"/>
          <w:sz w:val="24"/>
          <w:szCs w:val="24"/>
        </w:rPr>
        <w:pPrChange w:id="625" w:author="Siyu Wang" w:date="2026-07-19T12:50:00Z" w16du:dateUtc="2026-07-19T16:50:00Z">
          <w:pPr>
            <w:shd w:val="clear" w:color="auto" w:fill="FFFFFF"/>
            <w:spacing w:after="0" w:line="480" w:lineRule="auto"/>
          </w:pPr>
        </w:pPrChange>
      </w:pPr>
      <w:del w:id="626" w:author="Siyu Wang" w:date="2026-07-19T10:44:00Z" w16du:dateUtc="2026-07-19T14:44:00Z">
        <w:r w:rsidDel="008C71BF">
          <w:rPr>
            <w:rFonts w:ascii="Times New Roman" w:eastAsia="Times New Roman" w:hAnsi="Times New Roman" w:cs="Times New Roman"/>
            <w:sz w:val="24"/>
            <w:szCs w:val="24"/>
          </w:rPr>
          <w:delText xml:space="preserve">Model 1 computes a temporally discounted value, that is then compared to an accept threshold </w:delText>
        </w:r>
      </w:del>
      <m:oMath>
        <m:r>
          <w:del w:id="627" w:author="Siyu Wang" w:date="2026-07-19T10:44:00Z" w16du:dateUtc="2026-07-19T14:44:00Z">
            <w:rPr>
              <w:rFonts w:ascii="Cambria Math" w:hAnsi="Cambria Math"/>
            </w:rPr>
            <m:t>θ</m:t>
          </w:del>
        </m:r>
      </m:oMath>
      <w:del w:id="628" w:author="Siyu Wang" w:date="2026-07-19T10:44:00Z" w16du:dateUtc="2026-07-19T14:44:00Z">
        <w:r w:rsidDel="008C71BF">
          <w:rPr>
            <w:rFonts w:ascii="Times New Roman" w:eastAsia="Times New Roman" w:hAnsi="Times New Roman" w:cs="Times New Roman"/>
            <w:sz w:val="24"/>
            <w:szCs w:val="24"/>
          </w:rPr>
          <w:delText xml:space="preserve">. </w:delText>
        </w:r>
      </w:del>
    </w:p>
    <w:p w14:paraId="00000067" w14:textId="0EFE5CFE" w:rsidR="00585BFC" w:rsidDel="008C71BF" w:rsidRDefault="00000000">
      <w:pPr>
        <w:spacing w:after="0" w:line="480" w:lineRule="auto"/>
        <w:rPr>
          <w:del w:id="629" w:author="Siyu Wang" w:date="2026-07-19T10:44:00Z" w16du:dateUtc="2026-07-19T14:44:00Z"/>
          <w:rFonts w:ascii="Cambria Math" w:eastAsia="Cambria Math" w:hAnsi="Cambria Math" w:cs="Cambria Math"/>
        </w:rPr>
        <w:pPrChange w:id="630" w:author="Siyu Wang" w:date="2026-07-19T12:50:00Z" w16du:dateUtc="2026-07-19T16:50:00Z">
          <w:pPr>
            <w:jc w:val="center"/>
          </w:pPr>
        </w:pPrChange>
      </w:pPr>
      <m:oMathPara>
        <m:oMath>
          <m:r>
            <w:del w:id="631" w:author="Siyu Wang" w:date="2026-07-19T10:44:00Z" w16du:dateUtc="2026-07-19T14:44:00Z">
              <w:rPr>
                <w:rFonts w:ascii="Cambria Math" w:eastAsia="Cambria Math" w:hAnsi="Cambria Math" w:cs="Cambria Math"/>
              </w:rPr>
              <m:t>DV=</m:t>
            </w:del>
          </m:r>
          <m:f>
            <m:fPr>
              <m:ctrlPr>
                <w:del w:id="632" w:author="Siyu Wang" w:date="2026-07-19T10:44:00Z" w16du:dateUtc="2026-07-19T14:44:00Z">
                  <w:rPr>
                    <w:rFonts w:ascii="Cambria Math" w:eastAsia="Cambria Math" w:hAnsi="Cambria Math" w:cs="Cambria Math"/>
                  </w:rPr>
                </w:del>
              </m:ctrlPr>
            </m:fPr>
            <m:num>
              <m:r>
                <w:del w:id="633" w:author="Siyu Wang" w:date="2026-07-19T10:44:00Z" w16du:dateUtc="2026-07-19T14:44:00Z">
                  <w:rPr>
                    <w:rFonts w:ascii="Cambria Math" w:eastAsia="Cambria Math" w:hAnsi="Cambria Math" w:cs="Cambria Math"/>
                  </w:rPr>
                  <m:t>R</m:t>
                </w:del>
              </m:r>
            </m:num>
            <m:den>
              <m:r>
                <w:del w:id="634" w:author="Siyu Wang" w:date="2026-07-19T10:44:00Z" w16du:dateUtc="2026-07-19T14:44:00Z">
                  <w:rPr>
                    <w:rFonts w:ascii="Cambria Math" w:eastAsia="Cambria Math" w:hAnsi="Cambria Math" w:cs="Cambria Math"/>
                  </w:rPr>
                  <m:t>1+k⋅D</m:t>
                </w:del>
              </m:r>
            </m:den>
          </m:f>
        </m:oMath>
      </m:oMathPara>
    </w:p>
    <w:p w14:paraId="00000068" w14:textId="377C9DF3" w:rsidR="00585BFC" w:rsidDel="008C71BF" w:rsidRDefault="00000000">
      <w:pPr>
        <w:spacing w:after="0" w:line="480" w:lineRule="auto"/>
        <w:rPr>
          <w:del w:id="635" w:author="Siyu Wang" w:date="2026-07-19T10:44:00Z" w16du:dateUtc="2026-07-19T14:44:00Z"/>
          <w:rFonts w:ascii="Times New Roman" w:eastAsia="Times New Roman" w:hAnsi="Times New Roman" w:cs="Times New Roman"/>
          <w:sz w:val="24"/>
          <w:szCs w:val="24"/>
        </w:rPr>
        <w:pPrChange w:id="636" w:author="Siyu Wang" w:date="2026-07-19T12:50:00Z" w16du:dateUtc="2026-07-19T16:50:00Z">
          <w:pPr>
            <w:shd w:val="clear" w:color="auto" w:fill="FFFFFF"/>
            <w:spacing w:after="0" w:line="480" w:lineRule="auto"/>
          </w:pPr>
        </w:pPrChange>
      </w:pPr>
      <w:del w:id="637" w:author="Siyu Wang" w:date="2026-07-19T10:44:00Z" w16du:dateUtc="2026-07-19T14:44:00Z">
        <w:r w:rsidDel="008C71BF">
          <w:rPr>
            <w:rFonts w:ascii="Times New Roman" w:eastAsia="Times New Roman" w:hAnsi="Times New Roman" w:cs="Times New Roman"/>
            <w:sz w:val="24"/>
            <w:szCs w:val="24"/>
          </w:rPr>
          <w:delText xml:space="preserve">Here, DV is the discounted value, D is the delay, R is the reward. </w:delText>
        </w:r>
      </w:del>
    </w:p>
    <w:p w14:paraId="00000069" w14:textId="6C8856E1" w:rsidR="00585BFC" w:rsidDel="00A90A4C" w:rsidRDefault="00000000">
      <w:pPr>
        <w:spacing w:after="0" w:line="480" w:lineRule="auto"/>
        <w:rPr>
          <w:del w:id="638" w:author="Siyu Wang" w:date="2026-07-19T10:44:00Z" w16du:dateUtc="2026-07-19T14:44:00Z"/>
          <w:rFonts w:ascii="Times New Roman" w:eastAsia="Times New Roman" w:hAnsi="Times New Roman" w:cs="Times New Roman"/>
          <w:sz w:val="24"/>
          <w:szCs w:val="24"/>
        </w:rPr>
        <w:pPrChange w:id="639" w:author="Siyu Wang" w:date="2026-07-19T12:50:00Z" w16du:dateUtc="2026-07-19T16:50:00Z">
          <w:pPr>
            <w:shd w:val="clear" w:color="auto" w:fill="FFFFFF"/>
            <w:spacing w:after="0" w:line="480" w:lineRule="auto"/>
          </w:pPr>
        </w:pPrChange>
      </w:pPr>
      <w:moveFromRangeStart w:id="640" w:author="Siyu Wang" w:date="2026-07-19T10:40:00Z" w:name="move235350054"/>
      <w:moveFrom w:id="641" w:author="Siyu Wang" w:date="2026-07-19T10:40:00Z" w16du:dateUtc="2026-07-19T14:40:00Z">
        <w:del w:id="642" w:author="Siyu Wang" w:date="2026-07-19T10:44:00Z" w16du:dateUtc="2026-07-19T14:44:00Z">
          <w:r w:rsidDel="008C71BF">
            <w:rPr>
              <w:rFonts w:ascii="Times New Roman" w:eastAsia="Times New Roman" w:hAnsi="Times New Roman" w:cs="Times New Roman"/>
              <w:sz w:val="24"/>
              <w:szCs w:val="24"/>
            </w:rPr>
            <w:delText xml:space="preserve">Animals will be more likely to accept when DV is above the acceptance threshold θ, and more likely to reject otherwise. </w:delText>
          </w:r>
        </w:del>
      </w:moveFrom>
      <w:moveFromRangeEnd w:id="640"/>
      <w:del w:id="643" w:author="Siyu Wang" w:date="2026-07-19T10:44:00Z" w16du:dateUtc="2026-07-19T14:44:00Z">
        <w:r w:rsidDel="008C71BF">
          <w:rPr>
            <w:rFonts w:ascii="Times New Roman" w:eastAsia="Times New Roman" w:hAnsi="Times New Roman" w:cs="Times New Roman"/>
            <w:sz w:val="24"/>
            <w:szCs w:val="24"/>
          </w:rPr>
          <w:delText>The probability of accepting an offer is modelled using the softmax rule with decision noise σ:</w:delText>
        </w:r>
      </w:del>
    </w:p>
    <w:p w14:paraId="0000006A" w14:textId="6DDF3768" w:rsidR="00585BFC" w:rsidDel="005E5890" w:rsidRDefault="00000000">
      <w:pPr>
        <w:jc w:val="center"/>
        <w:rPr>
          <w:moveFrom w:id="644" w:author="Siyu Wang" w:date="2026-07-19T10:41:00Z" w16du:dateUtc="2026-07-19T14:41:00Z"/>
          <w:rFonts w:ascii="Cambria Math" w:eastAsia="Cambria Math" w:hAnsi="Cambria Math" w:cs="Cambria Math"/>
        </w:rPr>
      </w:pPr>
      <w:moveFromRangeStart w:id="645" w:author="Siyu Wang" w:date="2026-07-19T10:41:00Z" w:name="move235350120"/>
      <m:oMathPara>
        <m:oMath>
          <m:r>
            <w:rPr>
              <w:rFonts w:ascii="Cambria Math" w:eastAsia="Cambria Math" w:hAnsi="Cambria Math" w:cs="Cambria Math"/>
            </w:rPr>
            <m:t>p</m:t>
          </m:r>
          <m:d>
            <m:dPr>
              <m:ctrlPr>
                <w:rPr>
                  <w:rFonts w:ascii="Cambria Math" w:eastAsia="Cambria Math" w:hAnsi="Cambria Math" w:cs="Cambria Math"/>
                </w:rPr>
              </m:ctrlPr>
            </m:dPr>
            <m:e>
              <m:r>
                <w:rPr>
                  <w:rFonts w:ascii="Cambria Math" w:eastAsia="Cambria Math" w:hAnsi="Cambria Math" w:cs="Cambria Math"/>
                </w:rPr>
                <m:t>accept</m:t>
              </m:r>
            </m:e>
          </m:d>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1+</m:t>
              </m:r>
              <m:sSup>
                <m:sSupPr>
                  <m:ctrlPr>
                    <w:rPr>
                      <w:rFonts w:ascii="Cambria Math" w:eastAsia="Cambria Math" w:hAnsi="Cambria Math" w:cs="Cambria Math"/>
                    </w:rPr>
                  </m:ctrlPr>
                </m:sSupPr>
                <m:e>
                  <m:r>
                    <w:rPr>
                      <w:rFonts w:ascii="Cambria Math" w:eastAsia="Cambria Math" w:hAnsi="Cambria Math" w:cs="Cambria Math"/>
                    </w:rPr>
                    <m:t>e</m:t>
                  </m:r>
                </m:e>
                <m:sup>
                  <m:f>
                    <m:fPr>
                      <m:ctrlPr>
                        <w:rPr>
                          <w:rFonts w:ascii="Cambria Math" w:eastAsia="Cambria Math" w:hAnsi="Cambria Math" w:cs="Cambria Math"/>
                        </w:rPr>
                      </m:ctrlPr>
                    </m:fPr>
                    <m:num>
                      <m:r>
                        <w:rPr>
                          <w:rFonts w:ascii="Cambria Math" w:eastAsia="Cambria Math" w:hAnsi="Cambria Math" w:cs="Cambria Math"/>
                        </w:rPr>
                        <m:t>-V-θ</m:t>
                      </m:r>
                    </m:num>
                    <m:den>
                      <m:r>
                        <w:rPr>
                          <w:rFonts w:ascii="Cambria Math" w:eastAsia="Cambria Math" w:hAnsi="Cambria Math" w:cs="Cambria Math"/>
                        </w:rPr>
                        <m:t>σ</m:t>
                      </m:r>
                    </m:den>
                  </m:f>
                </m:sup>
              </m:sSup>
            </m:den>
          </m:f>
        </m:oMath>
      </m:oMathPara>
    </w:p>
    <w:moveFromRangeEnd w:id="645"/>
    <w:p w14:paraId="0000006B" w14:textId="78B68959" w:rsidR="00585BFC" w:rsidDel="00776D22" w:rsidRDefault="00000000">
      <w:pPr>
        <w:shd w:val="clear" w:color="auto" w:fill="FFFFFF"/>
        <w:spacing w:after="0" w:line="480" w:lineRule="auto"/>
        <w:rPr>
          <w:del w:id="646" w:author="Siyu Wang" w:date="2026-07-19T10:38:00Z" w16du:dateUtc="2026-07-19T14:38:00Z"/>
          <w:rFonts w:ascii="Times New Roman" w:eastAsia="Times New Roman" w:hAnsi="Times New Roman" w:cs="Times New Roman"/>
          <w:sz w:val="24"/>
          <w:szCs w:val="24"/>
        </w:rPr>
      </w:pPr>
      <w:del w:id="647" w:author="Siyu Wang" w:date="2026-07-19T10:38:00Z" w16du:dateUtc="2026-07-19T14:38:00Z">
        <w:r w:rsidDel="00776D22">
          <w:rPr>
            <w:rFonts w:ascii="Times New Roman" w:eastAsia="Times New Roman" w:hAnsi="Times New Roman" w:cs="Times New Roman"/>
            <w:sz w:val="24"/>
            <w:szCs w:val="24"/>
          </w:rPr>
          <w:delText xml:space="preserve">In this situation, animals do not pay attention to the go signal and choose solely based on the offer. </w:delText>
        </w:r>
      </w:del>
    </w:p>
    <w:p w14:paraId="0000006C" w14:textId="77777777" w:rsidR="00585BFC" w:rsidRDefault="00585BFC">
      <w:pPr>
        <w:jc w:val="center"/>
        <w:rPr>
          <w:rFonts w:ascii="Times New Roman" w:eastAsia="Times New Roman" w:hAnsi="Times New Roman" w:cs="Times New Roman"/>
          <w:sz w:val="24"/>
          <w:szCs w:val="24"/>
        </w:rPr>
        <w:pPrChange w:id="648" w:author="Siyu Wang" w:date="2026-07-19T12:50:00Z" w16du:dateUtc="2026-07-19T16:50:00Z">
          <w:pPr>
            <w:shd w:val="clear" w:color="auto" w:fill="FFFFFF"/>
            <w:spacing w:after="0" w:line="480" w:lineRule="auto"/>
          </w:pPr>
        </w:pPrChange>
      </w:pPr>
    </w:p>
    <w:p w14:paraId="0000006D" w14:textId="77777777" w:rsidR="00585BFC" w:rsidRDefault="00000000">
      <w:pPr>
        <w:numPr>
          <w:ilvl w:val="0"/>
          <w:numId w:val="2"/>
        </w:numPr>
        <w:pBdr>
          <w:top w:val="nil"/>
          <w:left w:val="nil"/>
          <w:bottom w:val="nil"/>
          <w:right w:val="nil"/>
          <w:between w:val="nil"/>
        </w:pBdr>
        <w:shd w:val="clear" w:color="auto" w:fill="FFFFFF"/>
        <w:tabs>
          <w:tab w:val="left" w:pos="270"/>
        </w:tabs>
        <w:spacing w:after="0" w:line="480" w:lineRule="auto"/>
        <w:ind w:left="0" w:firstLine="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Model 2</w:t>
      </w:r>
    </w:p>
    <w:p w14:paraId="5C9449B6" w14:textId="50AEB8D5" w:rsidR="001335D0" w:rsidRDefault="000F42C8">
      <w:pPr>
        <w:spacing w:line="480" w:lineRule="auto"/>
        <w:rPr>
          <w:ins w:id="649" w:author="Siyu Wang" w:date="2026-07-19T11:03:00Z" w16du:dateUtc="2026-07-19T15:03:00Z"/>
          <w:rFonts w:ascii="Times New Roman" w:eastAsia="Times New Roman" w:hAnsi="Times New Roman" w:cs="Times New Roman"/>
          <w:sz w:val="24"/>
          <w:szCs w:val="24"/>
        </w:rPr>
      </w:pPr>
      <w:ins w:id="650" w:author="Siyu Wang" w:date="2026-07-19T10:50:00Z" w16du:dateUtc="2026-07-19T14:50:00Z">
        <w:r>
          <w:rPr>
            <w:rFonts w:ascii="Times New Roman" w:eastAsia="Times New Roman" w:hAnsi="Times New Roman" w:cs="Times New Roman"/>
            <w:sz w:val="24"/>
            <w:szCs w:val="24"/>
          </w:rPr>
          <w:t>I</w:t>
        </w:r>
      </w:ins>
      <w:ins w:id="651" w:author="Siyu Wang" w:date="2026-07-19T12:54:00Z" w16du:dateUtc="2026-07-19T16:54:00Z">
        <w:r w:rsidR="006134B1">
          <w:rPr>
            <w:rFonts w:ascii="Times New Roman" w:eastAsia="Times New Roman" w:hAnsi="Times New Roman" w:cs="Times New Roman"/>
            <w:sz w:val="24"/>
            <w:szCs w:val="24"/>
          </w:rPr>
          <w:t>n Model 2</w:t>
        </w:r>
      </w:ins>
      <w:ins w:id="652" w:author="Siyu Wang" w:date="2026-07-19T10:50:00Z" w16du:dateUtc="2026-07-19T14:50:00Z">
        <w:r>
          <w:rPr>
            <w:rFonts w:ascii="Times New Roman" w:eastAsia="Times New Roman" w:hAnsi="Times New Roman" w:cs="Times New Roman"/>
            <w:sz w:val="24"/>
            <w:szCs w:val="24"/>
          </w:rPr>
          <w:t xml:space="preserve">, we assume that the </w:t>
        </w:r>
      </w:ins>
      <w:ins w:id="653" w:author="Siyu Wang" w:date="2026-07-19T14:28:00Z" w16du:dateUtc="2026-07-19T18:28:00Z">
        <w:r w:rsidR="00674CD6">
          <w:rPr>
            <w:rFonts w:ascii="Times New Roman" w:eastAsia="Times New Roman" w:hAnsi="Times New Roman" w:cs="Times New Roman"/>
            <w:sz w:val="24"/>
            <w:szCs w:val="24"/>
          </w:rPr>
          <w:t>go signal</w:t>
        </w:r>
      </w:ins>
      <w:ins w:id="654" w:author="Siyu Wang" w:date="2026-07-19T10:51:00Z" w16du:dateUtc="2026-07-19T14:51:00Z">
        <w:r>
          <w:rPr>
            <w:rFonts w:ascii="Times New Roman" w:eastAsia="Times New Roman" w:hAnsi="Times New Roman" w:cs="Times New Roman"/>
            <w:sz w:val="24"/>
            <w:szCs w:val="24"/>
          </w:rPr>
          <w:t>s</w:t>
        </w:r>
      </w:ins>
      <w:ins w:id="655" w:author="Siyu Wang" w:date="2026-07-19T10:50:00Z" w16du:dateUtc="2026-07-19T14:50:00Z">
        <w:r>
          <w:rPr>
            <w:rFonts w:ascii="Times New Roman" w:eastAsia="Times New Roman" w:hAnsi="Times New Roman" w:cs="Times New Roman"/>
            <w:sz w:val="24"/>
            <w:szCs w:val="24"/>
          </w:rPr>
          <w:t xml:space="preserve"> ha</w:t>
        </w:r>
      </w:ins>
      <w:ins w:id="656" w:author="Siyu Wang" w:date="2026-07-19T10:51:00Z" w16du:dateUtc="2026-07-19T14:51:00Z">
        <w:r>
          <w:rPr>
            <w:rFonts w:ascii="Times New Roman" w:eastAsia="Times New Roman" w:hAnsi="Times New Roman" w:cs="Times New Roman"/>
            <w:sz w:val="24"/>
            <w:szCs w:val="24"/>
          </w:rPr>
          <w:t>ve</w:t>
        </w:r>
      </w:ins>
      <w:ins w:id="657" w:author="Siyu Wang" w:date="2026-07-19T10:50:00Z" w16du:dateUtc="2026-07-19T14:50:00Z">
        <w:r>
          <w:rPr>
            <w:rFonts w:ascii="Times New Roman" w:eastAsia="Times New Roman" w:hAnsi="Times New Roman" w:cs="Times New Roman"/>
            <w:sz w:val="24"/>
            <w:szCs w:val="24"/>
          </w:rPr>
          <w:t xml:space="preserve"> additive values</w:t>
        </w:r>
      </w:ins>
      <w:ins w:id="658" w:author="Siyu Wang" w:date="2026-07-19T10:57:00Z" w16du:dateUtc="2026-07-19T14:57:00Z">
        <w:r w:rsidR="000B2AC7">
          <w:rPr>
            <w:rFonts w:ascii="Times New Roman" w:eastAsia="Times New Roman" w:hAnsi="Times New Roman" w:cs="Times New Roman"/>
            <w:sz w:val="24"/>
            <w:szCs w:val="24"/>
          </w:rPr>
          <w:t xml:space="preserve">. </w:t>
        </w:r>
      </w:ins>
      <w:ins w:id="659" w:author="Siyu Wang" w:date="2026-07-19T10:50:00Z" w16du:dateUtc="2026-07-19T14:50:00Z">
        <w:r>
          <w:rPr>
            <w:rFonts w:ascii="Times New Roman" w:eastAsia="Times New Roman" w:hAnsi="Times New Roman" w:cs="Times New Roman"/>
            <w:sz w:val="24"/>
            <w:szCs w:val="24"/>
          </w:rPr>
          <w:t xml:space="preserve">In other words, the </w:t>
        </w:r>
      </w:ins>
      <w:ins w:id="660" w:author="Siyu Wang" w:date="2026-07-19T14:28:00Z" w16du:dateUtc="2026-07-19T18:28:00Z">
        <w:r w:rsidR="00674CD6">
          <w:rPr>
            <w:rFonts w:ascii="Times New Roman" w:eastAsia="Times New Roman" w:hAnsi="Times New Roman" w:cs="Times New Roman"/>
            <w:sz w:val="24"/>
            <w:szCs w:val="24"/>
          </w:rPr>
          <w:t>go signal</w:t>
        </w:r>
      </w:ins>
      <w:ins w:id="661" w:author="Siyu Wang" w:date="2026-07-19T10:50:00Z" w16du:dateUtc="2026-07-19T14:50:00Z">
        <w:r>
          <w:rPr>
            <w:rFonts w:ascii="Times New Roman" w:eastAsia="Times New Roman" w:hAnsi="Times New Roman" w:cs="Times New Roman"/>
            <w:sz w:val="24"/>
            <w:szCs w:val="24"/>
          </w:rPr>
          <w:t xml:space="preserve"> may increase or decrease the value of </w:t>
        </w:r>
      </w:ins>
      <w:ins w:id="662" w:author="Siyu Wang" w:date="2026-07-19T10:51:00Z" w16du:dateUtc="2026-07-19T14:51:00Z">
        <w:r>
          <w:rPr>
            <w:rFonts w:ascii="Times New Roman" w:eastAsia="Times New Roman" w:hAnsi="Times New Roman" w:cs="Times New Roman"/>
            <w:sz w:val="24"/>
            <w:szCs w:val="24"/>
          </w:rPr>
          <w:t xml:space="preserve">the reward offer by a constant amount, independent of the discounted value of the reward offer. </w:t>
        </w:r>
      </w:ins>
      <w:ins w:id="663" w:author="Siyu Wang" w:date="2026-07-19T10:57:00Z" w16du:dateUtc="2026-07-19T14:57:00Z">
        <w:r w:rsidR="000B2AC7">
          <w:rPr>
            <w:rFonts w:ascii="Times New Roman" w:eastAsia="Times New Roman" w:hAnsi="Times New Roman" w:cs="Times New Roman"/>
            <w:sz w:val="24"/>
            <w:szCs w:val="24"/>
          </w:rPr>
          <w:t xml:space="preserve">The additive value is parameterized symmetrically for the two </w:t>
        </w:r>
      </w:ins>
      <w:ins w:id="664" w:author="Siyu Wang" w:date="2026-07-19T14:28:00Z" w16du:dateUtc="2026-07-19T18:28:00Z">
        <w:r w:rsidR="00674CD6">
          <w:rPr>
            <w:rFonts w:ascii="Times New Roman" w:eastAsia="Times New Roman" w:hAnsi="Times New Roman" w:cs="Times New Roman"/>
            <w:sz w:val="24"/>
            <w:szCs w:val="24"/>
          </w:rPr>
          <w:t>go signal</w:t>
        </w:r>
      </w:ins>
      <w:ins w:id="665" w:author="Siyu Wang" w:date="2026-07-19T10:57:00Z" w16du:dateUtc="2026-07-19T14:57:00Z">
        <w:r w:rsidR="000B2AC7">
          <w:rPr>
            <w:rFonts w:ascii="Times New Roman" w:eastAsia="Times New Roman" w:hAnsi="Times New Roman" w:cs="Times New Roman"/>
            <w:sz w:val="24"/>
            <w:szCs w:val="24"/>
          </w:rPr>
          <w:t xml:space="preserve">s: </w:t>
        </w:r>
      </w:ins>
      <m:oMath>
        <m:r>
          <w:ins w:id="666" w:author="Siyu Wang" w:date="2026-07-19T10:57:00Z" w16du:dateUtc="2026-07-19T14:57:00Z">
            <w:rPr>
              <w:rFonts w:ascii="Cambria Math" w:eastAsia="Times New Roman" w:hAnsi="Cambria Math" w:cs="Times New Roman"/>
              <w:sz w:val="24"/>
              <w:szCs w:val="24"/>
            </w:rPr>
            <m:t>β</m:t>
          </w:ins>
        </m:r>
      </m:oMath>
      <w:ins w:id="667" w:author="Siyu Wang" w:date="2026-07-19T10:57:00Z" w16du:dateUtc="2026-07-19T14:57:00Z">
        <w:r w:rsidR="000B2AC7">
          <w:rPr>
            <w:rFonts w:ascii="Times New Roman" w:eastAsia="Times New Roman" w:hAnsi="Times New Roman" w:cs="Times New Roman"/>
            <w:sz w:val="24"/>
            <w:szCs w:val="24"/>
          </w:rPr>
          <w:t xml:space="preserve"> for purple, and </w:t>
        </w:r>
      </w:ins>
      <m:oMath>
        <m:r>
          <w:ins w:id="668" w:author="Siyu Wang" w:date="2026-07-19T10:57:00Z" w16du:dateUtc="2026-07-19T14:57:00Z">
            <w:rPr>
              <w:rFonts w:ascii="Cambria Math" w:eastAsia="Times New Roman" w:hAnsi="Cambria Math" w:cs="Times New Roman"/>
              <w:sz w:val="24"/>
              <w:szCs w:val="24"/>
            </w:rPr>
            <m:t>-β</m:t>
          </w:ins>
        </m:r>
      </m:oMath>
      <w:ins w:id="669" w:author="Siyu Wang" w:date="2026-07-19T10:57:00Z" w16du:dateUtc="2026-07-19T14:57:00Z">
        <w:r w:rsidR="000B2AC7">
          <w:rPr>
            <w:rFonts w:ascii="Times New Roman" w:eastAsia="Times New Roman" w:hAnsi="Times New Roman" w:cs="Times New Roman"/>
            <w:sz w:val="24"/>
            <w:szCs w:val="24"/>
          </w:rPr>
          <w:t xml:space="preserve"> for yellow.</w:t>
        </w:r>
      </w:ins>
      <w:ins w:id="670" w:author="Siyu Wang" w:date="2026-07-19T11:02:00Z" w16du:dateUtc="2026-07-19T15:02:00Z">
        <w:r w:rsidR="00636C6B">
          <w:rPr>
            <w:rFonts w:ascii="Times New Roman" w:eastAsia="Times New Roman" w:hAnsi="Times New Roman" w:cs="Times New Roman"/>
            <w:sz w:val="24"/>
            <w:szCs w:val="24"/>
          </w:rPr>
          <w:t xml:space="preserve"> The </w:t>
        </w:r>
      </w:ins>
      <w:ins w:id="671" w:author="Siyu Wang" w:date="2026-07-19T12:55:00Z" w16du:dateUtc="2026-07-19T16:55:00Z">
        <w:r w:rsidR="00F61D89">
          <w:rPr>
            <w:rFonts w:ascii="Times New Roman" w:eastAsia="Times New Roman" w:hAnsi="Times New Roman" w:cs="Times New Roman"/>
            <w:sz w:val="24"/>
            <w:szCs w:val="24"/>
          </w:rPr>
          <w:t xml:space="preserve">value for accepting the offer </w:t>
        </w:r>
      </w:ins>
      <m:oMath>
        <m:sSup>
          <m:sSupPr>
            <m:ctrlPr>
              <w:ins w:id="672" w:author="Siyu Wang" w:date="2026-07-19T12:55:00Z" w16du:dateUtc="2026-07-19T16:55:00Z">
                <w:rPr>
                  <w:rFonts w:ascii="Cambria Math" w:eastAsia="Times New Roman" w:hAnsi="Cambria Math" w:cs="Times New Roman"/>
                  <w:i/>
                  <w:sz w:val="24"/>
                  <w:szCs w:val="24"/>
                </w:rPr>
              </w:ins>
            </m:ctrlPr>
          </m:sSupPr>
          <m:e>
            <m:r>
              <w:ins w:id="673" w:author="Siyu Wang" w:date="2026-07-19T12:55:00Z" w16du:dateUtc="2026-07-19T16:55:00Z">
                <w:rPr>
                  <w:rFonts w:ascii="Cambria Math" w:eastAsia="Times New Roman" w:hAnsi="Cambria Math" w:cs="Times New Roman"/>
                  <w:sz w:val="24"/>
                  <w:szCs w:val="24"/>
                </w:rPr>
                <m:t>V</m:t>
              </w:ins>
            </m:r>
          </m:e>
          <m:sup>
            <m:r>
              <w:ins w:id="674" w:author="Siyu Wang" w:date="2026-07-19T12:55:00Z" w16du:dateUtc="2026-07-19T16:55:00Z">
                <m:rPr>
                  <m:nor/>
                </m:rPr>
                <w:rPr>
                  <w:rFonts w:ascii="Cambria Math" w:eastAsia="Times New Roman" w:hAnsi="Cambria Math" w:cs="Times New Roman"/>
                  <w:sz w:val="24"/>
                  <w:szCs w:val="24"/>
                </w:rPr>
                <m:t>accept</m:t>
              </w:ins>
            </m:r>
          </m:sup>
        </m:sSup>
      </m:oMath>
      <w:ins w:id="675" w:author="Siyu Wang" w:date="2026-07-19T11:03:00Z" w16du:dateUtc="2026-07-19T15:03:00Z">
        <w:r w:rsidR="00636C6B">
          <w:rPr>
            <w:rFonts w:ascii="Times New Roman" w:eastAsia="Times New Roman" w:hAnsi="Times New Roman" w:cs="Times New Roman"/>
            <w:sz w:val="24"/>
            <w:szCs w:val="24"/>
          </w:rPr>
          <w:t xml:space="preserve"> is </w:t>
        </w:r>
      </w:ins>
      <w:ins w:id="676" w:author="Siyu Wang" w:date="2026-07-19T11:05:00Z" w16du:dateUtc="2026-07-19T15:05:00Z">
        <w:r w:rsidR="00C22EDF">
          <w:rPr>
            <w:rFonts w:ascii="Times New Roman" w:eastAsia="Times New Roman" w:hAnsi="Times New Roman" w:cs="Times New Roman"/>
            <w:sz w:val="24"/>
            <w:szCs w:val="24"/>
          </w:rPr>
          <w:t xml:space="preserve">the sum of the discounted value of the offer, and the additive value of the </w:t>
        </w:r>
      </w:ins>
      <w:ins w:id="677" w:author="Siyu Wang" w:date="2026-07-19T14:28:00Z" w16du:dateUtc="2026-07-19T18:28:00Z">
        <w:r w:rsidR="00674CD6">
          <w:rPr>
            <w:rFonts w:ascii="Times New Roman" w:eastAsia="Times New Roman" w:hAnsi="Times New Roman" w:cs="Times New Roman"/>
            <w:sz w:val="24"/>
            <w:szCs w:val="24"/>
          </w:rPr>
          <w:t>go signal</w:t>
        </w:r>
      </w:ins>
      <w:ins w:id="678" w:author="Siyu Wang" w:date="2026-07-19T11:06:00Z" w16du:dateUtc="2026-07-19T15:06:00Z">
        <w:r w:rsidR="00C22EDF">
          <w:rPr>
            <w:rFonts w:ascii="Times New Roman" w:eastAsia="Times New Roman" w:hAnsi="Times New Roman" w:cs="Times New Roman"/>
            <w:sz w:val="24"/>
            <w:szCs w:val="24"/>
          </w:rPr>
          <w:t>:</w:t>
        </w:r>
      </w:ins>
    </w:p>
    <w:p w14:paraId="30733D99" w14:textId="62239356" w:rsidR="00636C6B" w:rsidRPr="00F61D89" w:rsidRDefault="00000000" w:rsidP="00636C6B">
      <w:pPr>
        <w:jc w:val="center"/>
        <w:rPr>
          <w:ins w:id="679" w:author="Siyu Wang" w:date="2026-07-19T12:56:00Z" w16du:dateUtc="2026-07-19T16:56:00Z"/>
          <w:rFonts w:ascii="Cambria Math" w:eastAsia="Cambria Math" w:hAnsi="Cambria Math" w:cs="Cambria Math"/>
        </w:rPr>
      </w:pPr>
      <m:oMathPara>
        <m:oMath>
          <m:sSup>
            <m:sSupPr>
              <m:ctrlPr>
                <w:ins w:id="680" w:author="Siyu Wang" w:date="2026-07-19T12:56:00Z" w16du:dateUtc="2026-07-19T16:56:00Z">
                  <w:rPr>
                    <w:rFonts w:ascii="Cambria Math" w:eastAsia="Times New Roman" w:hAnsi="Cambria Math" w:cs="Times New Roman"/>
                    <w:i/>
                    <w:sz w:val="24"/>
                    <w:szCs w:val="24"/>
                  </w:rPr>
                </w:ins>
              </m:ctrlPr>
            </m:sSupPr>
            <m:e>
              <m:r>
                <w:ins w:id="681" w:author="Siyu Wang" w:date="2026-07-19T12:56:00Z" w16du:dateUtc="2026-07-19T16:56:00Z">
                  <w:rPr>
                    <w:rFonts w:ascii="Cambria Math" w:eastAsia="Times New Roman" w:hAnsi="Cambria Math" w:cs="Times New Roman"/>
                    <w:sz w:val="24"/>
                    <w:szCs w:val="24"/>
                  </w:rPr>
                  <m:t>V</m:t>
                </w:ins>
              </m:r>
            </m:e>
            <m:sup>
              <m:r>
                <w:ins w:id="682" w:author="Siyu Wang" w:date="2026-07-19T12:56:00Z" w16du:dateUtc="2026-07-19T16:56:00Z">
                  <m:rPr>
                    <m:nor/>
                  </m:rPr>
                  <w:rPr>
                    <w:rFonts w:ascii="Cambria Math" w:eastAsia="Times New Roman" w:hAnsi="Cambria Math" w:cs="Times New Roman"/>
                    <w:sz w:val="24"/>
                    <w:szCs w:val="24"/>
                  </w:rPr>
                  <m:t>accept</m:t>
                </w:ins>
              </m:r>
            </m:sup>
          </m:sSup>
          <m:r>
            <w:ins w:id="683" w:author="Siyu Wang" w:date="2026-07-19T11:03:00Z" w16du:dateUtc="2026-07-19T15:03:00Z">
              <w:rPr>
                <w:rFonts w:ascii="Cambria Math" w:eastAsia="Cambria Math" w:hAnsi="Cambria Math" w:cs="Cambria Math"/>
              </w:rPr>
              <m:t>=</m:t>
            </w:ins>
          </m:r>
          <m:d>
            <m:dPr>
              <m:begChr m:val="{"/>
              <m:endChr m:val=""/>
              <m:ctrlPr>
                <w:ins w:id="684" w:author="Siyu Wang" w:date="2026-07-19T11:03:00Z" w16du:dateUtc="2026-07-19T15:03:00Z">
                  <w:rPr>
                    <w:rFonts w:ascii="Cambria Math" w:eastAsia="Cambria Math" w:hAnsi="Cambria Math" w:cs="Cambria Math"/>
                    <w:i/>
                  </w:rPr>
                </w:ins>
              </m:ctrlPr>
            </m:dPr>
            <m:e>
              <m:eqArr>
                <m:eqArrPr>
                  <m:ctrlPr>
                    <w:ins w:id="685" w:author="Siyu Wang" w:date="2026-07-19T11:03:00Z" w16du:dateUtc="2026-07-19T15:03:00Z">
                      <w:rPr>
                        <w:rFonts w:ascii="Cambria Math" w:eastAsia="Cambria Math" w:hAnsi="Cambria Math" w:cs="Cambria Math"/>
                        <w:i/>
                      </w:rPr>
                    </w:ins>
                  </m:ctrlPr>
                </m:eqArrPr>
                <m:e>
                  <m:r>
                    <w:ins w:id="686" w:author="Siyu Wang" w:date="2026-07-19T11:03:00Z" w16du:dateUtc="2026-07-19T15:03:00Z">
                      <m:rPr>
                        <m:sty m:val="p"/>
                      </m:rPr>
                      <w:rPr>
                        <w:rFonts w:ascii="Cambria Math" w:eastAsia="Cambria Math" w:hAnsi="Cambria Math" w:cs="Cambria Math"/>
                      </w:rPr>
                      <m:t>DV+β</m:t>
                    </w:ins>
                  </m:r>
                  <m:r>
                    <w:ins w:id="687" w:author="Siyu Wang" w:date="2026-07-19T11:03:00Z" w16du:dateUtc="2026-07-19T15:03:00Z">
                      <w:rPr>
                        <w:rFonts w:ascii="Cambria Math" w:eastAsia="Cambria Math" w:hAnsi="Cambria Math" w:cs="Cambria Math"/>
                      </w:rPr>
                      <m:t>,  &amp;</m:t>
                    </w:ins>
                  </m:r>
                  <m:r>
                    <w:ins w:id="688" w:author="Siyu Wang" w:date="2026-07-19T11:04:00Z" w16du:dateUtc="2026-07-19T15:04:00Z">
                      <m:rPr>
                        <m:nor/>
                      </m:rPr>
                      <w:rPr>
                        <w:rFonts w:ascii="Cambria Math" w:eastAsia="Cambria Math" w:hAnsi="Cambria Math" w:cs="Cambria Math"/>
                        <w:rPrChange w:id="689" w:author="Siyu Wang" w:date="2026-07-19T11:04:00Z" w16du:dateUtc="2026-07-19T15:04:00Z">
                          <w:rPr>
                            <w:rFonts w:ascii="Cambria Math" w:eastAsia="Cambria Math" w:hAnsi="Cambria Math" w:cs="Cambria Math"/>
                            <w:i/>
                          </w:rPr>
                        </w:rPrChange>
                      </w:rPr>
                      <m:t>go=</m:t>
                    </w:ins>
                  </m:r>
                  <m:r>
                    <w:ins w:id="690" w:author="Siyu Wang" w:date="2026-07-19T11:03:00Z" w16du:dateUtc="2026-07-19T15:03:00Z">
                      <m:rPr>
                        <m:nor/>
                      </m:rPr>
                      <w:rPr>
                        <w:rFonts w:ascii="Cambria Math" w:eastAsia="Cambria Math" w:hAnsi="Cambria Math" w:cs="Cambria Math"/>
                      </w:rPr>
                      <m:t>purple</m:t>
                    </w:ins>
                  </m:r>
                </m:e>
                <m:e>
                  <m:r>
                    <w:ins w:id="691" w:author="Siyu Wang" w:date="2026-07-19T11:03:00Z" w16du:dateUtc="2026-07-19T15:03:00Z">
                      <m:rPr>
                        <m:sty m:val="p"/>
                      </m:rPr>
                      <w:rPr>
                        <w:rFonts w:ascii="Cambria Math" w:eastAsia="Cambria Math" w:hAnsi="Cambria Math" w:cs="Cambria Math"/>
                      </w:rPr>
                      <m:t>DV-β</m:t>
                    </w:ins>
                  </m:r>
                  <m:r>
                    <w:ins w:id="692" w:author="Siyu Wang" w:date="2026-07-19T11:03:00Z" w16du:dateUtc="2026-07-19T15:03:00Z">
                      <w:rPr>
                        <w:rFonts w:ascii="Cambria Math" w:eastAsia="Cambria Math" w:hAnsi="Cambria Math" w:cs="Cambria Math"/>
                      </w:rPr>
                      <m:t>,  &amp;</m:t>
                    </w:ins>
                  </m:r>
                  <m:r>
                    <w:ins w:id="693" w:author="Siyu Wang" w:date="2026-07-19T11:04:00Z" w16du:dateUtc="2026-07-19T15:04:00Z">
                      <m:rPr>
                        <m:nor/>
                      </m:rPr>
                      <w:rPr>
                        <w:rFonts w:ascii="Cambria Math" w:eastAsia="Cambria Math" w:hAnsi="Cambria Math" w:cs="Cambria Math"/>
                        <w:rPrChange w:id="694" w:author="Siyu Wang" w:date="2026-07-19T11:04:00Z" w16du:dateUtc="2026-07-19T15:04:00Z">
                          <w:rPr>
                            <w:rFonts w:ascii="Cambria Math" w:eastAsia="Cambria Math" w:hAnsi="Cambria Math" w:cs="Cambria Math"/>
                            <w:i/>
                          </w:rPr>
                        </w:rPrChange>
                      </w:rPr>
                      <m:t>go=</m:t>
                    </w:ins>
                  </m:r>
                  <m:r>
                    <w:ins w:id="695" w:author="Siyu Wang" w:date="2026-07-19T11:03:00Z" w16du:dateUtc="2026-07-19T15:03:00Z">
                      <m:rPr>
                        <m:nor/>
                      </m:rPr>
                      <w:rPr>
                        <w:rFonts w:ascii="Cambria Math" w:eastAsia="Cambria Math" w:hAnsi="Cambria Math" w:cs="Cambria Math"/>
                      </w:rPr>
                      <m:t>yellow</m:t>
                    </w:ins>
                  </m:r>
                </m:e>
              </m:eqArr>
            </m:e>
          </m:d>
        </m:oMath>
      </m:oMathPara>
    </w:p>
    <w:p w14:paraId="4F6C338E" w14:textId="659A1650" w:rsidR="00F61D89" w:rsidRDefault="00F61D89">
      <w:pPr>
        <w:rPr>
          <w:ins w:id="696" w:author="Siyu Wang" w:date="2026-07-19T11:03:00Z" w16du:dateUtc="2026-07-19T15:03:00Z"/>
          <w:rFonts w:ascii="Cambria Math" w:eastAsia="Cambria Math" w:hAnsi="Cambria Math" w:cs="Cambria Math"/>
        </w:rPr>
        <w:pPrChange w:id="697" w:author="Siyu Wang" w:date="2026-07-19T12:56:00Z" w16du:dateUtc="2026-07-19T16:56:00Z">
          <w:pPr>
            <w:jc w:val="center"/>
          </w:pPr>
        </w:pPrChange>
      </w:pPr>
      <w:ins w:id="698" w:author="Siyu Wang" w:date="2026-07-19T12:56:00Z" w16du:dateUtc="2026-07-19T16:56:00Z">
        <w:r>
          <w:rPr>
            <w:rFonts w:ascii="Times New Roman" w:eastAsia="Times New Roman" w:hAnsi="Times New Roman" w:cs="Times New Roman"/>
            <w:sz w:val="24"/>
            <w:szCs w:val="24"/>
          </w:rPr>
          <w:t xml:space="preserve">whereas, as in Model 1, the value for rejecting the offer </w:t>
        </w:r>
      </w:ins>
      <m:oMath>
        <m:sSup>
          <m:sSupPr>
            <m:ctrlPr>
              <w:ins w:id="699" w:author="Siyu Wang" w:date="2026-07-19T12:56:00Z" w16du:dateUtc="2026-07-19T16:56:00Z">
                <w:rPr>
                  <w:rFonts w:ascii="Cambria Math" w:eastAsia="Times New Roman" w:hAnsi="Cambria Math" w:cs="Times New Roman"/>
                  <w:i/>
                  <w:sz w:val="24"/>
                  <w:szCs w:val="24"/>
                </w:rPr>
              </w:ins>
            </m:ctrlPr>
          </m:sSupPr>
          <m:e>
            <m:r>
              <w:ins w:id="700" w:author="Siyu Wang" w:date="2026-07-19T12:56:00Z" w16du:dateUtc="2026-07-19T16:56:00Z">
                <w:rPr>
                  <w:rFonts w:ascii="Cambria Math" w:eastAsia="Times New Roman" w:hAnsi="Cambria Math" w:cs="Times New Roman"/>
                  <w:sz w:val="24"/>
                  <w:szCs w:val="24"/>
                </w:rPr>
                <m:t>V</m:t>
              </w:ins>
            </m:r>
          </m:e>
          <m:sup>
            <m:r>
              <w:ins w:id="701" w:author="Siyu Wang" w:date="2026-07-19T12:56:00Z" w16du:dateUtc="2026-07-19T16:56:00Z">
                <m:rPr>
                  <m:nor/>
                </m:rPr>
                <w:rPr>
                  <w:rFonts w:ascii="Cambria Math" w:eastAsia="Times New Roman" w:hAnsi="Cambria Math" w:cs="Times New Roman"/>
                  <w:sz w:val="24"/>
                  <w:szCs w:val="24"/>
                </w:rPr>
                <m:t>reject</m:t>
              </w:ins>
            </m:r>
          </m:sup>
        </m:sSup>
      </m:oMath>
      <w:ins w:id="702" w:author="Siyu Wang" w:date="2026-07-19T12:56:00Z" w16du:dateUtc="2026-07-19T16:56:00Z">
        <w:r>
          <w:rPr>
            <w:rFonts w:ascii="Times New Roman" w:eastAsia="Times New Roman" w:hAnsi="Times New Roman" w:cs="Times New Roman"/>
            <w:sz w:val="24"/>
            <w:szCs w:val="24"/>
          </w:rPr>
          <w:t xml:space="preserve"> </w:t>
        </w:r>
      </w:ins>
      <w:ins w:id="703" w:author="Siyu Wang" w:date="2026-07-19T12:57:00Z" w16du:dateUtc="2026-07-19T16:57:00Z">
        <w:r>
          <w:rPr>
            <w:rFonts w:ascii="Times New Roman" w:eastAsia="Times New Roman" w:hAnsi="Times New Roman" w:cs="Times New Roman"/>
            <w:sz w:val="24"/>
            <w:szCs w:val="24"/>
          </w:rPr>
          <w:t>equals</w:t>
        </w:r>
      </w:ins>
      <w:ins w:id="704" w:author="Siyu Wang" w:date="2026-07-19T12:56:00Z" w16du:dateUtc="2026-07-19T16:56:00Z">
        <w:r>
          <w:rPr>
            <w:rFonts w:ascii="Times New Roman" w:eastAsia="Times New Roman" w:hAnsi="Times New Roman" w:cs="Times New Roman"/>
            <w:sz w:val="24"/>
            <w:szCs w:val="24"/>
          </w:rPr>
          <w:t xml:space="preserve"> the decision threshold </w:t>
        </w:r>
      </w:ins>
      <m:oMath>
        <m:r>
          <w:ins w:id="705" w:author="Siyu Wang" w:date="2026-07-19T12:57:00Z" w16du:dateUtc="2026-07-19T16:57:00Z">
            <w:rPr>
              <w:rFonts w:ascii="Cambria Math" w:eastAsia="Times New Roman" w:hAnsi="Cambria Math" w:cs="Times New Roman"/>
              <w:sz w:val="24"/>
              <w:szCs w:val="24"/>
            </w:rPr>
            <m:t>θ</m:t>
          </w:ins>
        </m:r>
      </m:oMath>
    </w:p>
    <w:p w14:paraId="765ACDBD" w14:textId="028BDD55" w:rsidR="000B2AC7" w:rsidRDefault="00636C6B">
      <w:pPr>
        <w:spacing w:line="480" w:lineRule="auto"/>
        <w:rPr>
          <w:ins w:id="706" w:author="Siyu Wang" w:date="2026-07-19T10:54:00Z" w16du:dateUtc="2026-07-19T14:54:00Z"/>
          <w:rFonts w:ascii="Times New Roman" w:eastAsia="Times New Roman" w:hAnsi="Times New Roman" w:cs="Times New Roman"/>
          <w:sz w:val="24"/>
          <w:szCs w:val="24"/>
        </w:rPr>
      </w:pPr>
      <w:ins w:id="707" w:author="Siyu Wang" w:date="2026-07-19T11:04:00Z" w16du:dateUtc="2026-07-19T15:04:00Z">
        <w:r>
          <w:rPr>
            <w:rFonts w:ascii="Times New Roman" w:eastAsia="Times New Roman" w:hAnsi="Times New Roman" w:cs="Times New Roman"/>
            <w:sz w:val="24"/>
            <w:szCs w:val="24"/>
          </w:rPr>
          <w:lastRenderedPageBreak/>
          <w:t>The acceptance probability is then:</w:t>
        </w:r>
      </w:ins>
      <w:ins w:id="708" w:author="Siyu Wang" w:date="2026-07-19T10:59:00Z" w16du:dateUtc="2026-07-19T14:59:00Z">
        <w:r w:rsidR="002D29B0">
          <w:rPr>
            <w:rFonts w:ascii="Times New Roman" w:eastAsia="Times New Roman" w:hAnsi="Times New Roman" w:cs="Times New Roman"/>
            <w:sz w:val="24"/>
            <w:szCs w:val="24"/>
          </w:rPr>
          <w:t xml:space="preserve"> </w:t>
        </w:r>
      </w:ins>
    </w:p>
    <w:p w14:paraId="0000006E" w14:textId="3D5EC410" w:rsidR="00585BFC" w:rsidDel="001335D0" w:rsidRDefault="00000000">
      <w:pPr>
        <w:spacing w:line="480" w:lineRule="auto"/>
        <w:rPr>
          <w:del w:id="709" w:author="Siyu Wang" w:date="2026-07-19T10:52:00Z" w16du:dateUtc="2026-07-19T14:52:00Z"/>
          <w:rFonts w:ascii="Times New Roman" w:eastAsia="Times New Roman" w:hAnsi="Times New Roman" w:cs="Times New Roman"/>
          <w:sz w:val="24"/>
          <w:szCs w:val="24"/>
        </w:rPr>
      </w:pPr>
      <w:del w:id="710" w:author="Siyu Wang" w:date="2026-07-19T10:52:00Z" w16du:dateUtc="2026-07-19T14:52:00Z">
        <w:r w:rsidDel="001335D0">
          <w:rPr>
            <w:rFonts w:ascii="Times New Roman" w:eastAsia="Times New Roman" w:hAnsi="Times New Roman" w:cs="Times New Roman"/>
            <w:sz w:val="24"/>
            <w:szCs w:val="24"/>
          </w:rPr>
          <w:delText xml:space="preserve">In the model 2, animals simply have a bias for the color of the go signal, purple or yellow. </w:delText>
        </w:r>
      </w:del>
    </w:p>
    <w:p w14:paraId="0000006F" w14:textId="44212BBA" w:rsidR="00585BFC" w:rsidDel="001335D0" w:rsidRDefault="00000000">
      <w:pPr>
        <w:jc w:val="center"/>
        <w:rPr>
          <w:del w:id="711" w:author="Siyu Wang" w:date="2026-07-19T10:53:00Z" w16du:dateUtc="2026-07-19T14:53:00Z"/>
          <w:rFonts w:ascii="Cambria Math" w:eastAsia="Cambria Math" w:hAnsi="Cambria Math" w:cs="Cambria Math"/>
        </w:rPr>
      </w:pPr>
      <m:oMathPara>
        <m:oMath>
          <m:r>
            <w:del w:id="712" w:author="Siyu Wang" w:date="2026-07-19T10:53:00Z" w16du:dateUtc="2026-07-19T14:53:00Z">
              <w:rPr>
                <w:rFonts w:ascii="Cambria Math" w:eastAsia="Cambria Math" w:hAnsi="Cambria Math" w:cs="Cambria Math"/>
              </w:rPr>
              <m:t>p</m:t>
            </w:del>
          </m:r>
          <m:d>
            <m:dPr>
              <m:ctrlPr>
                <w:del w:id="713" w:author="Siyu Wang" w:date="2026-07-19T10:53:00Z" w16du:dateUtc="2026-07-19T14:53:00Z">
                  <w:rPr>
                    <w:rFonts w:ascii="Cambria Math" w:eastAsia="Cambria Math" w:hAnsi="Cambria Math" w:cs="Cambria Math"/>
                  </w:rPr>
                </w:del>
              </m:ctrlPr>
            </m:dPr>
            <m:e>
              <m:r>
                <w:del w:id="714" w:author="Siyu Wang" w:date="2026-07-19T10:53:00Z" w16du:dateUtc="2026-07-19T14:53:00Z">
                  <w:rPr>
                    <w:rFonts w:ascii="Cambria Math" w:eastAsia="Cambria Math" w:hAnsi="Cambria Math" w:cs="Cambria Math"/>
                  </w:rPr>
                  <m:t>acceptpurple</m:t>
                </w:del>
              </m:r>
            </m:e>
          </m:d>
          <m:r>
            <w:del w:id="715" w:author="Siyu Wang" w:date="2026-07-19T10:53:00Z" w16du:dateUtc="2026-07-19T14:53:00Z">
              <w:rPr>
                <w:rFonts w:ascii="Cambria Math" w:eastAsia="Cambria Math" w:hAnsi="Cambria Math" w:cs="Cambria Math"/>
              </w:rPr>
              <m:t>=</m:t>
            </w:del>
          </m:r>
          <m:f>
            <m:fPr>
              <m:ctrlPr>
                <w:del w:id="716" w:author="Siyu Wang" w:date="2026-07-19T10:53:00Z" w16du:dateUtc="2026-07-19T14:53:00Z">
                  <w:rPr>
                    <w:rFonts w:ascii="Cambria Math" w:eastAsia="Cambria Math" w:hAnsi="Cambria Math" w:cs="Cambria Math"/>
                  </w:rPr>
                </w:del>
              </m:ctrlPr>
            </m:fPr>
            <m:num>
              <m:r>
                <w:del w:id="717" w:author="Siyu Wang" w:date="2026-07-19T10:53:00Z" w16du:dateUtc="2026-07-19T14:53:00Z">
                  <w:rPr>
                    <w:rFonts w:ascii="Cambria Math" w:eastAsia="Cambria Math" w:hAnsi="Cambria Math" w:cs="Cambria Math"/>
                  </w:rPr>
                  <m:t>1</m:t>
                </w:del>
              </m:r>
            </m:num>
            <m:den>
              <m:r>
                <w:del w:id="718" w:author="Siyu Wang" w:date="2026-07-19T10:53:00Z" w16du:dateUtc="2026-07-19T14:53:00Z">
                  <w:rPr>
                    <w:rFonts w:ascii="Cambria Math" w:eastAsia="Cambria Math" w:hAnsi="Cambria Math" w:cs="Cambria Math"/>
                  </w:rPr>
                  <m:t>1+</m:t>
                </w:del>
              </m:r>
              <m:sSup>
                <m:sSupPr>
                  <m:ctrlPr>
                    <w:del w:id="719" w:author="Siyu Wang" w:date="2026-07-19T10:53:00Z" w16du:dateUtc="2026-07-19T14:53:00Z">
                      <w:rPr>
                        <w:rFonts w:ascii="Cambria Math" w:eastAsia="Cambria Math" w:hAnsi="Cambria Math" w:cs="Cambria Math"/>
                      </w:rPr>
                    </w:del>
                  </m:ctrlPr>
                </m:sSupPr>
                <m:e>
                  <m:r>
                    <w:del w:id="720" w:author="Siyu Wang" w:date="2026-07-19T10:53:00Z" w16du:dateUtc="2026-07-19T14:53:00Z">
                      <w:rPr>
                        <w:rFonts w:ascii="Cambria Math" w:eastAsia="Cambria Math" w:hAnsi="Cambria Math" w:cs="Cambria Math"/>
                      </w:rPr>
                      <m:t>e</m:t>
                    </w:del>
                  </m:r>
                </m:e>
                <m:sup>
                  <m:f>
                    <m:fPr>
                      <m:ctrlPr>
                        <w:del w:id="721" w:author="Siyu Wang" w:date="2026-07-19T10:53:00Z" w16du:dateUtc="2026-07-19T14:53:00Z">
                          <w:rPr>
                            <w:rFonts w:ascii="Cambria Math" w:eastAsia="Cambria Math" w:hAnsi="Cambria Math" w:cs="Cambria Math"/>
                          </w:rPr>
                        </w:del>
                      </m:ctrlPr>
                    </m:fPr>
                    <m:num>
                      <m:r>
                        <w:del w:id="722" w:author="Siyu Wang" w:date="2026-07-19T10:53:00Z" w16du:dateUtc="2026-07-19T14:53:00Z">
                          <w:rPr>
                            <w:rFonts w:ascii="Cambria Math" w:eastAsia="Cambria Math" w:hAnsi="Cambria Math" w:cs="Cambria Math"/>
                          </w:rPr>
                          <m:t>-U-θ+β</m:t>
                        </w:del>
                      </m:r>
                    </m:num>
                    <m:den>
                      <m:r>
                        <w:del w:id="723" w:author="Siyu Wang" w:date="2026-07-19T10:53:00Z" w16du:dateUtc="2026-07-19T14:53:00Z">
                          <w:rPr>
                            <w:rFonts w:ascii="Cambria Math" w:eastAsia="Cambria Math" w:hAnsi="Cambria Math" w:cs="Cambria Math"/>
                          </w:rPr>
                          <m:t>σ</m:t>
                        </w:del>
                      </m:r>
                    </m:den>
                  </m:f>
                </m:sup>
              </m:sSup>
            </m:den>
          </m:f>
        </m:oMath>
      </m:oMathPara>
    </w:p>
    <w:p w14:paraId="00000070" w14:textId="6B04E24C" w:rsidR="00585BFC" w:rsidDel="001335D0" w:rsidRDefault="00000000">
      <w:pPr>
        <w:rPr>
          <w:del w:id="724" w:author="Siyu Wang" w:date="2026-07-19T10:53:00Z" w16du:dateUtc="2026-07-19T14:53:00Z"/>
          <w:rFonts w:ascii="Times New Roman" w:eastAsia="Times New Roman" w:hAnsi="Times New Roman" w:cs="Times New Roman"/>
          <w:sz w:val="24"/>
          <w:szCs w:val="24"/>
        </w:rPr>
      </w:pPr>
      <w:del w:id="725" w:author="Siyu Wang" w:date="2026-07-19T10:53:00Z" w16du:dateUtc="2026-07-19T14:53:00Z">
        <w:r w:rsidDel="001335D0">
          <w:rPr>
            <w:rFonts w:ascii="Times New Roman" w:eastAsia="Times New Roman" w:hAnsi="Times New Roman" w:cs="Times New Roman"/>
            <w:sz w:val="24"/>
            <w:szCs w:val="24"/>
          </w:rPr>
          <w:delText>whereas</w:delText>
        </w:r>
      </w:del>
    </w:p>
    <w:p w14:paraId="00000071" w14:textId="4D22A1AB" w:rsidR="00585BFC" w:rsidRDefault="00000000">
      <w:pPr>
        <w:jc w:val="center"/>
        <w:rPr>
          <w:rFonts w:ascii="Cambria Math" w:eastAsia="Cambria Math" w:hAnsi="Cambria Math" w:cs="Cambria Math"/>
        </w:rPr>
      </w:pPr>
      <m:oMathPara>
        <m:oMath>
          <m:r>
            <w:rPr>
              <w:rFonts w:ascii="Cambria Math" w:eastAsia="Cambria Math" w:hAnsi="Cambria Math" w:cs="Cambria Math"/>
            </w:rPr>
            <m:t>p</m:t>
          </m:r>
          <m:d>
            <m:dPr>
              <m:ctrlPr>
                <w:rPr>
                  <w:rFonts w:ascii="Cambria Math" w:eastAsia="Cambria Math" w:hAnsi="Cambria Math" w:cs="Cambria Math"/>
                </w:rPr>
              </m:ctrlPr>
            </m:dPr>
            <m:e>
              <m:r>
                <w:rPr>
                  <w:rFonts w:ascii="Cambria Math" w:eastAsia="Cambria Math" w:hAnsi="Cambria Math" w:cs="Cambria Math"/>
                </w:rPr>
                <m:t>accept</m:t>
              </m:r>
              <m:r>
                <w:del w:id="726" w:author="Siyu Wang" w:date="2026-07-19T10:59:00Z" w16du:dateUtc="2026-07-19T14:59:00Z">
                  <w:rPr>
                    <w:rFonts w:ascii="Cambria Math" w:eastAsia="Cambria Math" w:hAnsi="Cambria Math" w:cs="Cambria Math"/>
                  </w:rPr>
                  <m:t>yellow</m:t>
                </w:del>
              </m:r>
            </m:e>
          </m:d>
          <m:r>
            <w:ins w:id="727" w:author="Siyu Wang" w:date="2026-07-19T11:05:00Z" w16du:dateUtc="2026-07-19T15:05:00Z">
              <w:rPr>
                <w:rFonts w:ascii="Cambria Math" w:eastAsia="Cambria Math" w:hAnsi="Cambria Math" w:cs="Cambria Math"/>
              </w:rPr>
              <m:t>=</m:t>
            </w:ins>
          </m:r>
          <m:f>
            <m:fPr>
              <m:ctrlPr>
                <w:ins w:id="728" w:author="Siyu Wang" w:date="2026-07-19T11:04:00Z" w16du:dateUtc="2026-07-19T15:04:00Z">
                  <w:rPr>
                    <w:rFonts w:ascii="Cambria Math" w:eastAsia="Cambria Math" w:hAnsi="Cambria Math" w:cs="Cambria Math"/>
                  </w:rPr>
                </w:ins>
              </m:ctrlPr>
            </m:fPr>
            <m:num>
              <m:r>
                <w:ins w:id="729" w:author="Siyu Wang" w:date="2026-07-19T11:04:00Z" w16du:dateUtc="2026-07-19T15:04:00Z">
                  <w:rPr>
                    <w:rFonts w:ascii="Cambria Math" w:eastAsia="Cambria Math" w:hAnsi="Cambria Math" w:cs="Cambria Math"/>
                  </w:rPr>
                  <m:t>1</m:t>
                </w:ins>
              </m:r>
            </m:num>
            <m:den>
              <m:r>
                <w:ins w:id="730" w:author="Siyu Wang" w:date="2026-07-19T11:04:00Z" w16du:dateUtc="2026-07-19T15:04:00Z">
                  <w:rPr>
                    <w:rFonts w:ascii="Cambria Math" w:eastAsia="Cambria Math" w:hAnsi="Cambria Math" w:cs="Cambria Math"/>
                  </w:rPr>
                  <m:t>1+</m:t>
                </w:ins>
              </m:r>
              <m:sSup>
                <m:sSupPr>
                  <m:ctrlPr>
                    <w:ins w:id="731" w:author="Siyu Wang" w:date="2026-07-19T11:04:00Z" w16du:dateUtc="2026-07-19T15:04:00Z">
                      <w:rPr>
                        <w:rFonts w:ascii="Cambria Math" w:eastAsia="Cambria Math" w:hAnsi="Cambria Math" w:cs="Cambria Math"/>
                      </w:rPr>
                    </w:ins>
                  </m:ctrlPr>
                </m:sSupPr>
                <m:e>
                  <m:r>
                    <w:ins w:id="732" w:author="Siyu Wang" w:date="2026-07-19T11:04:00Z" w16du:dateUtc="2026-07-19T15:04:00Z">
                      <w:rPr>
                        <w:rFonts w:ascii="Cambria Math" w:eastAsia="Cambria Math" w:hAnsi="Cambria Math" w:cs="Cambria Math"/>
                      </w:rPr>
                      <m:t>e</m:t>
                    </w:ins>
                  </m:r>
                </m:e>
                <m:sup>
                  <m:r>
                    <w:ins w:id="733" w:author="Siyu Wang" w:date="2026-07-19T11:04:00Z" w16du:dateUtc="2026-07-19T15:04:00Z">
                      <w:rPr>
                        <w:rFonts w:ascii="Cambria Math" w:eastAsia="Cambria Math" w:hAnsi="Cambria Math" w:cs="Cambria Math"/>
                      </w:rPr>
                      <m:t>-</m:t>
                    </w:ins>
                  </m:r>
                  <m:f>
                    <m:fPr>
                      <m:ctrlPr>
                        <w:ins w:id="734" w:author="Siyu Wang" w:date="2026-07-19T11:04:00Z" w16du:dateUtc="2026-07-19T15:04:00Z">
                          <w:rPr>
                            <w:rFonts w:ascii="Cambria Math" w:eastAsia="Cambria Math" w:hAnsi="Cambria Math" w:cs="Cambria Math"/>
                          </w:rPr>
                        </w:ins>
                      </m:ctrlPr>
                    </m:fPr>
                    <m:num>
                      <m:sSup>
                        <m:sSupPr>
                          <m:ctrlPr>
                            <w:ins w:id="735" w:author="Siyu Wang" w:date="2026-07-19T12:58:00Z" w16du:dateUtc="2026-07-19T16:58:00Z">
                              <w:rPr>
                                <w:rFonts w:ascii="Cambria Math" w:eastAsia="Times New Roman" w:hAnsi="Cambria Math" w:cs="Times New Roman"/>
                                <w:i/>
                                <w:sz w:val="24"/>
                                <w:szCs w:val="24"/>
                              </w:rPr>
                            </w:ins>
                          </m:ctrlPr>
                        </m:sSupPr>
                        <m:e>
                          <m:r>
                            <w:ins w:id="736" w:author="Siyu Wang" w:date="2026-07-19T12:58:00Z" w16du:dateUtc="2026-07-19T16:58:00Z">
                              <w:rPr>
                                <w:rFonts w:ascii="Cambria Math" w:eastAsia="Times New Roman" w:hAnsi="Cambria Math" w:cs="Times New Roman"/>
                                <w:sz w:val="24"/>
                                <w:szCs w:val="24"/>
                              </w:rPr>
                              <m:t>V</m:t>
                            </w:ins>
                          </m:r>
                        </m:e>
                        <m:sup>
                          <m:r>
                            <w:ins w:id="737" w:author="Siyu Wang" w:date="2026-07-19T12:58:00Z" w16du:dateUtc="2026-07-19T16:58:00Z">
                              <m:rPr>
                                <m:nor/>
                              </m:rPr>
                              <w:rPr>
                                <w:rFonts w:ascii="Cambria Math" w:eastAsia="Times New Roman" w:hAnsi="Cambria Math" w:cs="Times New Roman"/>
                                <w:sz w:val="24"/>
                                <w:szCs w:val="24"/>
                              </w:rPr>
                              <m:t>accept</m:t>
                            </w:ins>
                          </m:r>
                        </m:sup>
                      </m:sSup>
                      <m:r>
                        <w:ins w:id="738" w:author="Siyu Wang" w:date="2026-07-19T11:04:00Z" w16du:dateUtc="2026-07-19T15:04:00Z">
                          <w:rPr>
                            <w:rFonts w:ascii="Cambria Math" w:eastAsia="Cambria Math" w:hAnsi="Cambria Math" w:cs="Cambria Math"/>
                          </w:rPr>
                          <m:t>-θ</m:t>
                        </w:ins>
                      </m:r>
                    </m:num>
                    <m:den>
                      <m:r>
                        <w:ins w:id="739" w:author="Siyu Wang" w:date="2026-07-19T11:04:00Z" w16du:dateUtc="2026-07-19T15:04:00Z">
                          <w:rPr>
                            <w:rFonts w:ascii="Cambria Math" w:eastAsia="Cambria Math" w:hAnsi="Cambria Math" w:cs="Cambria Math"/>
                          </w:rPr>
                          <m:t>σ</m:t>
                        </w:ins>
                      </m:r>
                    </m:den>
                  </m:f>
                </m:sup>
              </m:sSup>
            </m:den>
          </m:f>
          <m:r>
            <w:del w:id="740" w:author="Siyu Wang" w:date="2026-07-19T11:04:00Z" w16du:dateUtc="2026-07-19T15:04:00Z">
              <w:rPr>
                <w:rFonts w:ascii="Cambria Math" w:eastAsia="Cambria Math" w:hAnsi="Cambria Math" w:cs="Cambria Math"/>
              </w:rPr>
              <m:t>=</m:t>
            </w:del>
          </m:r>
          <m:f>
            <m:fPr>
              <m:ctrlPr>
                <w:del w:id="741" w:author="Siyu Wang" w:date="2026-07-19T11:00:00Z" w16du:dateUtc="2026-07-19T15:00:00Z">
                  <w:rPr>
                    <w:rFonts w:ascii="Cambria Math" w:eastAsia="Cambria Math" w:hAnsi="Cambria Math" w:cs="Cambria Math"/>
                  </w:rPr>
                </w:del>
              </m:ctrlPr>
            </m:fPr>
            <m:num>
              <m:r>
                <w:del w:id="742" w:author="Siyu Wang" w:date="2026-07-19T11:00:00Z" w16du:dateUtc="2026-07-19T15:00:00Z">
                  <w:rPr>
                    <w:rFonts w:ascii="Cambria Math" w:eastAsia="Cambria Math" w:hAnsi="Cambria Math" w:cs="Cambria Math"/>
                  </w:rPr>
                  <m:t>1</m:t>
                </w:del>
              </m:r>
            </m:num>
            <m:den>
              <m:r>
                <w:del w:id="743" w:author="Siyu Wang" w:date="2026-07-19T11:00:00Z" w16du:dateUtc="2026-07-19T15:00:00Z">
                  <w:rPr>
                    <w:rFonts w:ascii="Cambria Math" w:eastAsia="Cambria Math" w:hAnsi="Cambria Math" w:cs="Cambria Math"/>
                  </w:rPr>
                  <m:t>1+</m:t>
                </w:del>
              </m:r>
              <m:sSup>
                <m:sSupPr>
                  <m:ctrlPr>
                    <w:del w:id="744" w:author="Siyu Wang" w:date="2026-07-19T11:00:00Z" w16du:dateUtc="2026-07-19T15:00:00Z">
                      <w:rPr>
                        <w:rFonts w:ascii="Cambria Math" w:eastAsia="Cambria Math" w:hAnsi="Cambria Math" w:cs="Cambria Math"/>
                      </w:rPr>
                    </w:del>
                  </m:ctrlPr>
                </m:sSupPr>
                <m:e>
                  <m:r>
                    <w:del w:id="745" w:author="Siyu Wang" w:date="2026-07-19T11:00:00Z" w16du:dateUtc="2026-07-19T15:00:00Z">
                      <w:rPr>
                        <w:rFonts w:ascii="Cambria Math" w:eastAsia="Cambria Math" w:hAnsi="Cambria Math" w:cs="Cambria Math"/>
                      </w:rPr>
                      <m:t>e</m:t>
                    </w:del>
                  </m:r>
                </m:e>
                <m:sup>
                  <m:f>
                    <m:fPr>
                      <m:ctrlPr>
                        <w:del w:id="746" w:author="Siyu Wang" w:date="2026-07-19T11:00:00Z" w16du:dateUtc="2026-07-19T15:00:00Z">
                          <w:rPr>
                            <w:rFonts w:ascii="Cambria Math" w:eastAsia="Cambria Math" w:hAnsi="Cambria Math" w:cs="Cambria Math"/>
                          </w:rPr>
                        </w:del>
                      </m:ctrlPr>
                    </m:fPr>
                    <m:num>
                      <m:r>
                        <w:del w:id="747" w:author="Siyu Wang" w:date="2026-07-19T11:00:00Z" w16du:dateUtc="2026-07-19T15:00:00Z">
                          <w:rPr>
                            <w:rFonts w:ascii="Cambria Math" w:eastAsia="Cambria Math" w:hAnsi="Cambria Math" w:cs="Cambria Math"/>
                          </w:rPr>
                          <m:t>-U-θ-β</m:t>
                        </w:del>
                      </m:r>
                    </m:num>
                    <m:den>
                      <m:r>
                        <w:del w:id="748" w:author="Siyu Wang" w:date="2026-07-19T11:00:00Z" w16du:dateUtc="2026-07-19T15:00:00Z">
                          <w:rPr>
                            <w:rFonts w:ascii="Cambria Math" w:eastAsia="Cambria Math" w:hAnsi="Cambria Math" w:cs="Cambria Math"/>
                          </w:rPr>
                          <m:t>σ</m:t>
                        </w:del>
                      </m:r>
                    </m:den>
                  </m:f>
                </m:sup>
              </m:sSup>
            </m:den>
          </m:f>
        </m:oMath>
      </m:oMathPara>
    </w:p>
    <w:p w14:paraId="00000072" w14:textId="07B8424C" w:rsidR="00585BFC" w:rsidDel="00F61D89" w:rsidRDefault="00585BFC">
      <w:pPr>
        <w:pBdr>
          <w:top w:val="nil"/>
          <w:left w:val="nil"/>
          <w:bottom w:val="nil"/>
          <w:right w:val="nil"/>
          <w:between w:val="nil"/>
        </w:pBdr>
        <w:shd w:val="clear" w:color="auto" w:fill="FFFFFF"/>
        <w:tabs>
          <w:tab w:val="left" w:pos="270"/>
        </w:tabs>
        <w:spacing w:after="0" w:line="480" w:lineRule="auto"/>
        <w:rPr>
          <w:del w:id="749" w:author="Siyu Wang" w:date="2026-07-19T12:57:00Z" w16du:dateUtc="2026-07-19T16:57:00Z"/>
          <w:rFonts w:ascii="Times New Roman" w:eastAsia="Times New Roman" w:hAnsi="Times New Roman" w:cs="Times New Roman"/>
          <w:b/>
          <w:bCs/>
          <w:color w:val="000000"/>
          <w:sz w:val="24"/>
          <w:szCs w:val="24"/>
        </w:rPr>
      </w:pPr>
    </w:p>
    <w:p w14:paraId="7D5EA5ED" w14:textId="14C70117" w:rsidR="00F45A9F" w:rsidRPr="00F45A9F" w:rsidRDefault="00000000" w:rsidP="00F45A9F">
      <w:pPr>
        <w:pBdr>
          <w:top w:val="nil"/>
          <w:left w:val="nil"/>
          <w:bottom w:val="nil"/>
          <w:right w:val="nil"/>
          <w:between w:val="nil"/>
        </w:pBdr>
        <w:shd w:val="clear" w:color="auto" w:fill="FFFFFF"/>
        <w:tabs>
          <w:tab w:val="left" w:pos="270"/>
        </w:tabs>
        <w:spacing w:after="0" w:line="480" w:lineRule="auto"/>
        <w:rPr>
          <w:rFonts w:ascii="Times New Roman" w:eastAsia="Times New Roman" w:hAnsi="Times New Roman" w:cs="Times New Roman"/>
          <w:color w:val="000000"/>
          <w:sz w:val="24"/>
          <w:szCs w:val="24"/>
          <w:rPrChange w:id="750" w:author="Siyu Wang" w:date="2026-07-19T12:19:00Z" w16du:dateUtc="2026-07-19T16:19:00Z">
            <w:rPr>
              <w:rFonts w:ascii="Times New Roman" w:eastAsia="Times New Roman" w:hAnsi="Times New Roman" w:cs="Times New Roman"/>
              <w:b/>
              <w:bCs/>
              <w:color w:val="000000"/>
              <w:sz w:val="24"/>
              <w:szCs w:val="24"/>
            </w:rPr>
          </w:rPrChange>
        </w:rPr>
      </w:pPr>
      <w:r>
        <w:rPr>
          <w:rFonts w:ascii="Times New Roman" w:eastAsia="Times New Roman" w:hAnsi="Times New Roman" w:cs="Times New Roman"/>
          <w:b/>
          <w:bCs/>
          <w:color w:val="000000"/>
          <w:sz w:val="24"/>
          <w:szCs w:val="24"/>
        </w:rPr>
        <w:t>3. Model 3</w:t>
      </w:r>
      <w:ins w:id="751" w:author="Siyu Wang" w:date="2026-07-19T12:19:00Z" w16du:dateUtc="2026-07-19T16:19:00Z">
        <w:r w:rsidR="00F45A9F">
          <w:rPr>
            <w:rFonts w:ascii="Times New Roman" w:eastAsia="Times New Roman" w:hAnsi="Times New Roman" w:cs="Times New Roman"/>
            <w:color w:val="000000"/>
            <w:sz w:val="24"/>
            <w:szCs w:val="24"/>
          </w:rPr>
          <w:t xml:space="preserve"> </w:t>
        </w:r>
      </w:ins>
    </w:p>
    <w:p w14:paraId="51B77B09" w14:textId="4168FED0" w:rsidR="00607963" w:rsidRDefault="00000000" w:rsidP="00DA4E00">
      <w:pPr>
        <w:shd w:val="clear" w:color="auto" w:fill="FFFFFF"/>
        <w:spacing w:after="0" w:line="480" w:lineRule="auto"/>
        <w:rPr>
          <w:ins w:id="752" w:author="Siyu Wang" w:date="2026-07-19T11:41:00Z" w16du:dateUtc="2026-07-19T15:41:00Z"/>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w:t>
      </w:r>
      <w:del w:id="753" w:author="Siyu Wang" w:date="2026-07-19T11:41:00Z" w16du:dateUtc="2026-07-19T15:41:00Z">
        <w:r w:rsidDel="00DC0A5C">
          <w:rPr>
            <w:rFonts w:ascii="Times New Roman" w:eastAsia="Times New Roman" w:hAnsi="Times New Roman" w:cs="Times New Roman"/>
            <w:sz w:val="24"/>
            <w:szCs w:val="24"/>
          </w:rPr>
          <w:delText xml:space="preserve">the </w:delText>
        </w:r>
      </w:del>
      <w:ins w:id="754" w:author="Siyu Wang" w:date="2026-07-19T11:41:00Z" w16du:dateUtc="2026-07-19T15:41:00Z">
        <w:r w:rsidR="00DC0A5C">
          <w:rPr>
            <w:rFonts w:ascii="Times New Roman" w:eastAsia="Times New Roman" w:hAnsi="Times New Roman" w:cs="Times New Roman"/>
            <w:sz w:val="24"/>
            <w:szCs w:val="24"/>
          </w:rPr>
          <w:t>M</w:t>
        </w:r>
      </w:ins>
      <w:del w:id="755" w:author="Siyu Wang" w:date="2026-07-19T11:41:00Z" w16du:dateUtc="2026-07-19T15:41:00Z">
        <w:r w:rsidDel="00DC0A5C">
          <w:rPr>
            <w:rFonts w:ascii="Times New Roman" w:eastAsia="Times New Roman" w:hAnsi="Times New Roman" w:cs="Times New Roman"/>
            <w:sz w:val="24"/>
            <w:szCs w:val="24"/>
          </w:rPr>
          <w:delText>m</w:delText>
        </w:r>
      </w:del>
      <w:r>
        <w:rPr>
          <w:rFonts w:ascii="Times New Roman" w:eastAsia="Times New Roman" w:hAnsi="Times New Roman" w:cs="Times New Roman"/>
          <w:sz w:val="24"/>
          <w:szCs w:val="24"/>
        </w:rPr>
        <w:t xml:space="preserve">odel 3, </w:t>
      </w:r>
      <w:ins w:id="756" w:author="Siyu Wang" w:date="2026-07-19T11:21:00Z" w16du:dateUtc="2026-07-19T15:21:00Z">
        <w:r w:rsidR="00DA4E00">
          <w:rPr>
            <w:rFonts w:ascii="Times New Roman" w:eastAsia="Times New Roman" w:hAnsi="Times New Roman" w:cs="Times New Roman"/>
            <w:sz w:val="24"/>
            <w:szCs w:val="24"/>
          </w:rPr>
          <w:t xml:space="preserve">we assume that </w:t>
        </w:r>
      </w:ins>
      <w:r>
        <w:rPr>
          <w:rFonts w:ascii="Times New Roman" w:eastAsia="Times New Roman" w:hAnsi="Times New Roman" w:cs="Times New Roman"/>
          <w:sz w:val="24"/>
          <w:szCs w:val="24"/>
        </w:rPr>
        <w:t>animals</w:t>
      </w:r>
      <w:del w:id="757" w:author="Siyu Wang" w:date="2026-07-19T11:21:00Z" w16du:dateUtc="2026-07-19T15:21:00Z">
        <w:r w:rsidDel="00DA4E00">
          <w:rPr>
            <w:rFonts w:ascii="Times New Roman" w:eastAsia="Times New Roman" w:hAnsi="Times New Roman" w:cs="Times New Roman"/>
            <w:sz w:val="24"/>
            <w:szCs w:val="24"/>
          </w:rPr>
          <w:delText xml:space="preserve"> adjust</w:delText>
        </w:r>
      </w:del>
      <w:ins w:id="758" w:author="Siyu Wang" w:date="2026-07-19T11:21:00Z" w16du:dateUtc="2026-07-19T15:21:00Z">
        <w:r w:rsidR="00DA4E00">
          <w:rPr>
            <w:rFonts w:ascii="Times New Roman" w:eastAsia="Times New Roman" w:hAnsi="Times New Roman" w:cs="Times New Roman"/>
            <w:sz w:val="24"/>
            <w:szCs w:val="24"/>
          </w:rPr>
          <w:t xml:space="preserve"> </w:t>
        </w:r>
      </w:ins>
      <w:ins w:id="759" w:author="Siyu Wang" w:date="2026-07-19T13:00:00Z" w16du:dateUtc="2026-07-19T17:00:00Z">
        <w:r w:rsidR="002E357D">
          <w:rPr>
            <w:rFonts w:ascii="Times New Roman" w:eastAsia="Times New Roman" w:hAnsi="Times New Roman" w:cs="Times New Roman"/>
            <w:sz w:val="24"/>
            <w:szCs w:val="24"/>
          </w:rPr>
          <w:t>calculate</w:t>
        </w:r>
      </w:ins>
      <w:r>
        <w:rPr>
          <w:rFonts w:ascii="Times New Roman" w:eastAsia="Times New Roman" w:hAnsi="Times New Roman" w:cs="Times New Roman"/>
          <w:sz w:val="24"/>
          <w:szCs w:val="24"/>
        </w:rPr>
        <w:t xml:space="preserve"> the</w:t>
      </w:r>
      <w:del w:id="760" w:author="Siyu Wang" w:date="2026-07-19T11:21:00Z" w16du:dateUtc="2026-07-19T15:21:00Z">
        <w:r w:rsidDel="00DA4E00">
          <w:rPr>
            <w:rFonts w:ascii="Times New Roman" w:eastAsia="Times New Roman" w:hAnsi="Times New Roman" w:cs="Times New Roman"/>
            <w:sz w:val="24"/>
            <w:szCs w:val="24"/>
          </w:rPr>
          <w:delText>ir</w:delText>
        </w:r>
      </w:del>
      <w:r>
        <w:rPr>
          <w:rFonts w:ascii="Times New Roman" w:eastAsia="Times New Roman" w:hAnsi="Times New Roman" w:cs="Times New Roman"/>
          <w:sz w:val="24"/>
          <w:szCs w:val="24"/>
        </w:rPr>
        <w:t xml:space="preserve"> </w:t>
      </w:r>
      <w:del w:id="761" w:author="Siyu Wang" w:date="2026-07-19T12:18:00Z" w16du:dateUtc="2026-07-19T16:18:00Z">
        <w:r w:rsidDel="00E97EBB">
          <w:rPr>
            <w:rFonts w:ascii="Times New Roman" w:eastAsia="Times New Roman" w:hAnsi="Times New Roman" w:cs="Times New Roman"/>
            <w:sz w:val="24"/>
            <w:szCs w:val="24"/>
          </w:rPr>
          <w:delText xml:space="preserve">discounted value </w:delText>
        </w:r>
      </w:del>
      <w:del w:id="762" w:author="Siyu Wang" w:date="2026-07-19T11:21:00Z" w16du:dateUtc="2026-07-19T15:21:00Z">
        <w:r w:rsidDel="00DA4E00">
          <w:rPr>
            <w:rFonts w:ascii="Times New Roman" w:eastAsia="Times New Roman" w:hAnsi="Times New Roman" w:cs="Times New Roman"/>
            <w:sz w:val="24"/>
            <w:szCs w:val="24"/>
          </w:rPr>
          <w:delText xml:space="preserve">estimate </w:delText>
        </w:r>
      </w:del>
      <w:ins w:id="763" w:author="Siyu Wang" w:date="2026-07-19T12:18:00Z" w16du:dateUtc="2026-07-19T16:18:00Z">
        <w:r w:rsidR="00E97EBB">
          <w:rPr>
            <w:rFonts w:ascii="Times New Roman" w:eastAsia="Times New Roman" w:hAnsi="Times New Roman" w:cs="Times New Roman"/>
            <w:sz w:val="24"/>
            <w:szCs w:val="24"/>
          </w:rPr>
          <w:t>expected value for a</w:t>
        </w:r>
      </w:ins>
      <w:ins w:id="764" w:author="Siyu Wang" w:date="2026-07-19T12:19:00Z" w16du:dateUtc="2026-07-19T16:19:00Z">
        <w:r w:rsidR="00E97EBB">
          <w:rPr>
            <w:rFonts w:ascii="Times New Roman" w:eastAsia="Times New Roman" w:hAnsi="Times New Roman" w:cs="Times New Roman"/>
            <w:sz w:val="24"/>
            <w:szCs w:val="24"/>
          </w:rPr>
          <w:t>ccepting versus rejecting the offer</w:t>
        </w:r>
      </w:ins>
      <w:ins w:id="765" w:author="Siyu Wang" w:date="2026-07-19T11:21:00Z" w16du:dateUtc="2026-07-19T15:21:00Z">
        <w:r w:rsidR="00DA4E00">
          <w:rPr>
            <w:rFonts w:ascii="Times New Roman" w:eastAsia="Times New Roman" w:hAnsi="Times New Roman" w:cs="Times New Roman"/>
            <w:sz w:val="24"/>
            <w:szCs w:val="24"/>
          </w:rPr>
          <w:t xml:space="preserve">, </w:t>
        </w:r>
      </w:ins>
      <w:ins w:id="766" w:author="Siyu Wang" w:date="2026-07-19T13:00:00Z" w16du:dateUtc="2026-07-19T17:00:00Z">
        <w:r w:rsidR="002E357D">
          <w:rPr>
            <w:rFonts w:ascii="Times New Roman" w:eastAsia="Times New Roman" w:hAnsi="Times New Roman" w:cs="Times New Roman"/>
            <w:sz w:val="24"/>
            <w:szCs w:val="24"/>
          </w:rPr>
          <w:t xml:space="preserve">by recomputing the discounted value of offers, </w:t>
        </w:r>
      </w:ins>
      <w:ins w:id="767" w:author="Siyu Wang" w:date="2026-07-19T11:21:00Z" w16du:dateUtc="2026-07-19T15:21:00Z">
        <w:r w:rsidR="00DA4E00">
          <w:rPr>
            <w:rFonts w:ascii="Times New Roman" w:eastAsia="Times New Roman" w:hAnsi="Times New Roman" w:cs="Times New Roman"/>
            <w:sz w:val="24"/>
            <w:szCs w:val="24"/>
          </w:rPr>
          <w:t xml:space="preserve">in anticipation of an additional delay predicted by the </w:t>
        </w:r>
      </w:ins>
      <w:ins w:id="768" w:author="Siyu Wang" w:date="2026-07-19T14:28:00Z" w16du:dateUtc="2026-07-19T18:28:00Z">
        <w:r w:rsidR="00674CD6">
          <w:rPr>
            <w:rFonts w:ascii="Times New Roman" w:eastAsia="Times New Roman" w:hAnsi="Times New Roman" w:cs="Times New Roman"/>
            <w:sz w:val="24"/>
            <w:szCs w:val="24"/>
          </w:rPr>
          <w:t>go signal</w:t>
        </w:r>
      </w:ins>
      <w:ins w:id="769" w:author="Siyu Wang" w:date="2026-07-19T11:21:00Z" w16du:dateUtc="2026-07-19T15:21:00Z">
        <w:r w:rsidR="00DA4E00">
          <w:rPr>
            <w:rFonts w:ascii="Times New Roman" w:eastAsia="Times New Roman" w:hAnsi="Times New Roman" w:cs="Times New Roman"/>
            <w:sz w:val="24"/>
            <w:szCs w:val="24"/>
          </w:rPr>
          <w:t xml:space="preserve">. </w:t>
        </w:r>
      </w:ins>
    </w:p>
    <w:p w14:paraId="4AFFF9AD" w14:textId="2025DD0F" w:rsidR="00DA4E00" w:rsidRDefault="00DA4E00" w:rsidP="00DA4E00">
      <w:pPr>
        <w:shd w:val="clear" w:color="auto" w:fill="FFFFFF"/>
        <w:spacing w:after="0" w:line="480" w:lineRule="auto"/>
        <w:rPr>
          <w:ins w:id="770" w:author="Siyu Wang" w:date="2026-07-19T11:29:00Z" w16du:dateUtc="2026-07-19T15:29:00Z"/>
          <w:rFonts w:ascii="Times New Roman" w:eastAsia="Times New Roman" w:hAnsi="Times New Roman" w:cs="Times New Roman"/>
          <w:sz w:val="24"/>
          <w:szCs w:val="24"/>
        </w:rPr>
      </w:pPr>
      <w:ins w:id="771" w:author="Siyu Wang" w:date="2026-07-19T11:22:00Z" w16du:dateUtc="2026-07-19T15:22:00Z">
        <w:r>
          <w:rPr>
            <w:rFonts w:ascii="Times New Roman" w:eastAsia="Times New Roman" w:hAnsi="Times New Roman" w:cs="Times New Roman"/>
            <w:sz w:val="24"/>
            <w:szCs w:val="24"/>
          </w:rPr>
          <w:t xml:space="preserve">If the </w:t>
        </w:r>
      </w:ins>
      <w:ins w:id="772" w:author="Siyu Wang" w:date="2026-07-19T14:28:00Z" w16du:dateUtc="2026-07-19T18:28:00Z">
        <w:r w:rsidR="00674CD6">
          <w:rPr>
            <w:rFonts w:ascii="Times New Roman" w:eastAsia="Times New Roman" w:hAnsi="Times New Roman" w:cs="Times New Roman"/>
            <w:sz w:val="24"/>
            <w:szCs w:val="24"/>
          </w:rPr>
          <w:t>go signal</w:t>
        </w:r>
      </w:ins>
      <w:ins w:id="773" w:author="Siyu Wang" w:date="2026-07-19T11:22:00Z" w16du:dateUtc="2026-07-19T15:22:00Z">
        <w:r>
          <w:rPr>
            <w:rFonts w:ascii="Times New Roman" w:eastAsia="Times New Roman" w:hAnsi="Times New Roman" w:cs="Times New Roman"/>
            <w:sz w:val="24"/>
            <w:szCs w:val="24"/>
          </w:rPr>
          <w:t xml:space="preserve"> is yellow, </w:t>
        </w:r>
      </w:ins>
      <w:ins w:id="774" w:author="Siyu Wang" w:date="2026-07-19T11:29:00Z" w16du:dateUtc="2026-07-19T15:29:00Z">
        <w:r w:rsidR="007B55F8">
          <w:rPr>
            <w:rFonts w:ascii="Times New Roman" w:eastAsia="Times New Roman" w:hAnsi="Times New Roman" w:cs="Times New Roman"/>
            <w:sz w:val="24"/>
            <w:szCs w:val="24"/>
          </w:rPr>
          <w:t>animals</w:t>
        </w:r>
      </w:ins>
      <w:ins w:id="775" w:author="Siyu Wang" w:date="2026-07-19T11:22:00Z" w16du:dateUtc="2026-07-19T15:22:00Z">
        <w:r>
          <w:rPr>
            <w:rFonts w:ascii="Times New Roman" w:eastAsia="Times New Roman" w:hAnsi="Times New Roman" w:cs="Times New Roman"/>
            <w:sz w:val="24"/>
            <w:szCs w:val="24"/>
          </w:rPr>
          <w:t xml:space="preserve"> have to wait an additional delay </w:t>
        </w:r>
      </w:ins>
      <w:del w:id="776" w:author="Siyu Wang" w:date="2026-07-19T11:22:00Z" w16du:dateUtc="2026-07-19T15:22:00Z">
        <w:r w:rsidDel="00DA4E00">
          <w:rPr>
            <w:rFonts w:ascii="Times New Roman" w:eastAsia="Times New Roman" w:hAnsi="Times New Roman" w:cs="Times New Roman"/>
            <w:sz w:val="24"/>
            <w:szCs w:val="24"/>
          </w:rPr>
          <w:delText xml:space="preserve">as well as their acceptance threshold based on the go signal. If the go signal is yellow, they have to wait for an additional delay </w:delText>
        </w:r>
      </w:del>
      <w:r>
        <w:rPr>
          <w:rFonts w:ascii="Times New Roman" w:eastAsia="Times New Roman" w:hAnsi="Times New Roman" w:cs="Times New Roman"/>
          <w:sz w:val="24"/>
          <w:szCs w:val="24"/>
        </w:rPr>
        <w:t>Δt</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before </w:t>
      </w:r>
      <w:ins w:id="777" w:author="Siyu Wang" w:date="2026-07-19T11:23:00Z" w16du:dateUtc="2026-07-19T15:23:00Z">
        <w:r>
          <w:rPr>
            <w:rFonts w:ascii="Times New Roman" w:eastAsia="Times New Roman" w:hAnsi="Times New Roman" w:cs="Times New Roman"/>
            <w:sz w:val="24"/>
            <w:szCs w:val="24"/>
          </w:rPr>
          <w:t xml:space="preserve">the </w:t>
        </w:r>
      </w:ins>
      <w:ins w:id="778" w:author="Siyu Wang" w:date="2026-07-19T14:28:00Z" w16du:dateUtc="2026-07-19T18:28:00Z">
        <w:r w:rsidR="00674CD6">
          <w:rPr>
            <w:rFonts w:ascii="Times New Roman" w:eastAsia="Times New Roman" w:hAnsi="Times New Roman" w:cs="Times New Roman"/>
            <w:sz w:val="24"/>
            <w:szCs w:val="24"/>
          </w:rPr>
          <w:t>go signal</w:t>
        </w:r>
      </w:ins>
      <w:ins w:id="779" w:author="Siyu Wang" w:date="2026-07-19T11:23:00Z" w16du:dateUtc="2026-07-19T15:23:00Z">
        <w:r>
          <w:rPr>
            <w:rFonts w:ascii="Times New Roman" w:eastAsia="Times New Roman" w:hAnsi="Times New Roman" w:cs="Times New Roman"/>
            <w:sz w:val="24"/>
            <w:szCs w:val="24"/>
          </w:rPr>
          <w:t xml:space="preserve"> turns </w:t>
        </w:r>
      </w:ins>
      <w:ins w:id="780" w:author="Siyu Wang" w:date="2026-07-19T11:24:00Z" w16du:dateUtc="2026-07-19T15:24:00Z">
        <w:r>
          <w:rPr>
            <w:rFonts w:ascii="Times New Roman" w:eastAsia="Times New Roman" w:hAnsi="Times New Roman" w:cs="Times New Roman"/>
            <w:sz w:val="24"/>
            <w:szCs w:val="24"/>
          </w:rPr>
          <w:t xml:space="preserve">purple </w:t>
        </w:r>
      </w:ins>
      <w:ins w:id="781" w:author="Siyu Wang" w:date="2026-07-19T11:40:00Z" w16du:dateUtc="2026-07-19T15:40:00Z">
        <w:r w:rsidR="001C363E">
          <w:rPr>
            <w:rFonts w:ascii="Times New Roman" w:eastAsia="Times New Roman" w:hAnsi="Times New Roman" w:cs="Times New Roman"/>
            <w:sz w:val="24"/>
            <w:szCs w:val="24"/>
          </w:rPr>
          <w:t>so that</w:t>
        </w:r>
      </w:ins>
      <w:ins w:id="782" w:author="Siyu Wang" w:date="2026-07-19T11:24:00Z" w16du:dateUtc="2026-07-19T15:24:00Z">
        <w:r>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they can accept the offer</w:t>
      </w:r>
      <w:ins w:id="783" w:author="Siyu Wang" w:date="2026-07-19T11:24:00Z" w16du:dateUtc="2026-07-19T15:24:00Z">
        <w:r w:rsidR="00B137F9">
          <w:rPr>
            <w:rFonts w:ascii="Times New Roman" w:eastAsia="Times New Roman" w:hAnsi="Times New Roman" w:cs="Times New Roman"/>
            <w:sz w:val="24"/>
            <w:szCs w:val="24"/>
          </w:rPr>
          <w:t xml:space="preserve">. </w:t>
        </w:r>
        <w:r w:rsidR="00AF3D86">
          <w:rPr>
            <w:rFonts w:ascii="Times New Roman" w:eastAsia="Times New Roman" w:hAnsi="Times New Roman" w:cs="Times New Roman"/>
            <w:sz w:val="24"/>
            <w:szCs w:val="24"/>
          </w:rPr>
          <w:t>This delay effectively decreases the discounted value of the offer</w:t>
        </w:r>
      </w:ins>
      <w:ins w:id="784" w:author="Siyu Wang" w:date="2026-07-19T11:42:00Z" w16du:dateUtc="2026-07-19T15:42:00Z">
        <w:r w:rsidR="00886A57">
          <w:rPr>
            <w:rFonts w:ascii="Times New Roman" w:eastAsia="Times New Roman" w:hAnsi="Times New Roman" w:cs="Times New Roman"/>
            <w:sz w:val="24"/>
            <w:szCs w:val="24"/>
          </w:rPr>
          <w:t xml:space="preserve"> when accepting. </w:t>
        </w:r>
        <w:r w:rsidR="00EA256E">
          <w:rPr>
            <w:rFonts w:ascii="Times New Roman" w:eastAsia="Times New Roman" w:hAnsi="Times New Roman" w:cs="Times New Roman"/>
            <w:sz w:val="24"/>
            <w:szCs w:val="24"/>
          </w:rPr>
          <w:t xml:space="preserve">Following </w:t>
        </w:r>
      </w:ins>
      <w:ins w:id="785" w:author="Siyu Wang" w:date="2026-07-19T11:30:00Z" w16du:dateUtc="2026-07-19T15:30:00Z">
        <w:r w:rsidR="00C204AC">
          <w:rPr>
            <w:rFonts w:ascii="Times New Roman" w:eastAsia="Times New Roman" w:hAnsi="Times New Roman" w:cs="Times New Roman"/>
            <w:sz w:val="24"/>
            <w:szCs w:val="24"/>
          </w:rPr>
          <w:t xml:space="preserve">yellow </w:t>
        </w:r>
      </w:ins>
      <w:ins w:id="786" w:author="Siyu Wang" w:date="2026-07-19T14:28:00Z" w16du:dateUtc="2026-07-19T18:28:00Z">
        <w:r w:rsidR="00674CD6">
          <w:rPr>
            <w:rFonts w:ascii="Times New Roman" w:eastAsia="Times New Roman" w:hAnsi="Times New Roman" w:cs="Times New Roman"/>
            <w:sz w:val="24"/>
            <w:szCs w:val="24"/>
          </w:rPr>
          <w:t>go signal</w:t>
        </w:r>
      </w:ins>
      <w:ins w:id="787" w:author="Siyu Wang" w:date="2026-07-19T11:30:00Z" w16du:dateUtc="2026-07-19T15:30:00Z">
        <w:r w:rsidR="00C204AC">
          <w:rPr>
            <w:rFonts w:ascii="Times New Roman" w:eastAsia="Times New Roman" w:hAnsi="Times New Roman" w:cs="Times New Roman"/>
            <w:sz w:val="24"/>
            <w:szCs w:val="24"/>
          </w:rPr>
          <w:t xml:space="preserve">s, </w:t>
        </w:r>
      </w:ins>
      <w:ins w:id="788" w:author="Siyu Wang" w:date="2026-07-19T11:31:00Z" w16du:dateUtc="2026-07-19T15:31:00Z">
        <w:r w:rsidR="00AD7C50">
          <w:rPr>
            <w:rFonts w:ascii="Times New Roman" w:eastAsia="Times New Roman" w:hAnsi="Times New Roman" w:cs="Times New Roman"/>
            <w:sz w:val="24"/>
            <w:szCs w:val="24"/>
          </w:rPr>
          <w:t xml:space="preserve">the recomputed discounted value </w:t>
        </w:r>
      </w:ins>
      <m:oMath>
        <m:r>
          <w:ins w:id="789" w:author="Siyu Wang" w:date="2026-07-19T11:31:00Z" w16du:dateUtc="2026-07-19T15:31:00Z">
            <w:rPr>
              <w:rFonts w:ascii="Cambria Math" w:eastAsia="Cambria Math" w:hAnsi="Cambria Math" w:cs="Cambria Math"/>
            </w:rPr>
            <m:t>D</m:t>
          </w:ins>
        </m:r>
        <m:sSup>
          <m:sSupPr>
            <m:ctrlPr>
              <w:ins w:id="790" w:author="Siyu Wang" w:date="2026-07-19T11:31:00Z" w16du:dateUtc="2026-07-19T15:31:00Z">
                <w:rPr>
                  <w:rFonts w:ascii="Cambria Math" w:eastAsia="Cambria Math" w:hAnsi="Cambria Math" w:cs="Cambria Math"/>
                  <w:i/>
                </w:rPr>
              </w:ins>
            </m:ctrlPr>
          </m:sSupPr>
          <m:e>
            <m:r>
              <w:ins w:id="791" w:author="Siyu Wang" w:date="2026-07-19T11:31:00Z" w16du:dateUtc="2026-07-19T15:31:00Z">
                <w:rPr>
                  <w:rFonts w:ascii="Cambria Math" w:eastAsia="Cambria Math" w:hAnsi="Cambria Math" w:cs="Cambria Math"/>
                </w:rPr>
                <m:t>V</m:t>
              </w:ins>
            </m:r>
          </m:e>
          <m:sup>
            <m:r>
              <w:ins w:id="792" w:author="Siyu Wang" w:date="2026-07-19T11:31:00Z" w16du:dateUtc="2026-07-19T15:31:00Z">
                <m:rPr>
                  <m:nor/>
                </m:rPr>
                <w:rPr>
                  <w:rFonts w:ascii="Cambria Math" w:eastAsia="Cambria Math" w:hAnsi="Cambria Math" w:cs="Cambria Math"/>
                </w:rPr>
                <m:t>Yellow</m:t>
              </w:ins>
            </m:r>
          </m:sup>
        </m:sSup>
        <m:d>
          <m:dPr>
            <m:ctrlPr>
              <w:ins w:id="793" w:author="Siyu Wang" w:date="2026-07-19T11:31:00Z" w16du:dateUtc="2026-07-19T15:31:00Z">
                <w:rPr>
                  <w:rFonts w:ascii="Cambria Math" w:eastAsia="Cambria Math" w:hAnsi="Cambria Math" w:cs="Cambria Math"/>
                </w:rPr>
              </w:ins>
            </m:ctrlPr>
          </m:dPr>
          <m:e>
            <m:r>
              <w:ins w:id="794" w:author="Siyu Wang" w:date="2026-07-19T11:31:00Z" w16du:dateUtc="2026-07-19T15:31:00Z">
                <w:rPr>
                  <w:rFonts w:ascii="Cambria Math" w:eastAsia="Cambria Math" w:hAnsi="Cambria Math" w:cs="Cambria Math"/>
                </w:rPr>
                <m:t>drop,delay</m:t>
              </w:ins>
            </m:r>
          </m:e>
        </m:d>
      </m:oMath>
      <w:ins w:id="795" w:author="Siyu Wang" w:date="2026-07-19T11:31:00Z" w16du:dateUtc="2026-07-19T15:31:00Z">
        <w:r w:rsidR="00AD7C50">
          <w:rPr>
            <w:rFonts w:ascii="Times New Roman" w:eastAsia="Times New Roman" w:hAnsi="Times New Roman" w:cs="Times New Roman"/>
          </w:rPr>
          <w:t xml:space="preserve"> becomes:</w:t>
        </w:r>
      </w:ins>
    </w:p>
    <w:p w14:paraId="5FAEB49F" w14:textId="1A36B62D" w:rsidR="00044FED" w:rsidRPr="00475283" w:rsidRDefault="00C204AC" w:rsidP="00044FED">
      <w:pPr>
        <w:spacing w:after="0" w:line="480" w:lineRule="auto"/>
        <w:rPr>
          <w:ins w:id="796" w:author="Siyu Wang" w:date="2026-07-19T11:42:00Z" w16du:dateUtc="2026-07-19T15:42:00Z"/>
          <w:rFonts w:ascii="Times New Roman" w:eastAsia="Times New Roman" w:hAnsi="Times New Roman" w:cs="Times New Roman"/>
        </w:rPr>
      </w:pPr>
      <m:oMathPara>
        <m:oMath>
          <m:r>
            <w:ins w:id="797" w:author="Siyu Wang" w:date="2026-07-19T11:29:00Z" w16du:dateUtc="2026-07-19T15:29:00Z">
              <w:rPr>
                <w:rFonts w:ascii="Cambria Math" w:eastAsia="Cambria Math" w:hAnsi="Cambria Math" w:cs="Cambria Math"/>
              </w:rPr>
              <m:t>D</m:t>
            </w:ins>
          </m:r>
          <m:sSup>
            <m:sSupPr>
              <m:ctrlPr>
                <w:ins w:id="798" w:author="Siyu Wang" w:date="2026-07-19T11:30:00Z" w16du:dateUtc="2026-07-19T15:30:00Z">
                  <w:rPr>
                    <w:rFonts w:ascii="Cambria Math" w:eastAsia="Cambria Math" w:hAnsi="Cambria Math" w:cs="Cambria Math"/>
                    <w:i/>
                  </w:rPr>
                </w:ins>
              </m:ctrlPr>
            </m:sSupPr>
            <m:e>
              <m:r>
                <w:ins w:id="799" w:author="Siyu Wang" w:date="2026-07-19T11:29:00Z" w16du:dateUtc="2026-07-19T15:29:00Z">
                  <w:rPr>
                    <w:rFonts w:ascii="Cambria Math" w:eastAsia="Cambria Math" w:hAnsi="Cambria Math" w:cs="Cambria Math"/>
                  </w:rPr>
                  <m:t>V</m:t>
                </w:ins>
              </m:r>
            </m:e>
            <m:sup>
              <m:r>
                <w:ins w:id="800" w:author="Siyu Wang" w:date="2026-07-19T11:30:00Z" w16du:dateUtc="2026-07-19T15:30:00Z">
                  <m:rPr>
                    <m:nor/>
                  </m:rPr>
                  <w:rPr>
                    <w:rFonts w:ascii="Cambria Math" w:eastAsia="Cambria Math" w:hAnsi="Cambria Math" w:cs="Cambria Math"/>
                    <w:rPrChange w:id="801" w:author="Siyu Wang" w:date="2026-07-19T11:30:00Z" w16du:dateUtc="2026-07-19T15:30:00Z">
                      <w:rPr>
                        <w:rFonts w:ascii="Cambria Math" w:eastAsia="Cambria Math" w:hAnsi="Cambria Math" w:cs="Cambria Math"/>
                        <w:i/>
                      </w:rPr>
                    </w:rPrChange>
                  </w:rPr>
                  <m:t>Yellow</m:t>
                </w:ins>
              </m:r>
            </m:sup>
          </m:sSup>
          <m:d>
            <m:dPr>
              <m:ctrlPr>
                <w:ins w:id="802" w:author="Siyu Wang" w:date="2026-07-19T11:29:00Z" w16du:dateUtc="2026-07-19T15:29:00Z">
                  <w:rPr>
                    <w:rFonts w:ascii="Cambria Math" w:eastAsia="Cambria Math" w:hAnsi="Cambria Math" w:cs="Cambria Math"/>
                  </w:rPr>
                </w:ins>
              </m:ctrlPr>
            </m:dPr>
            <m:e>
              <m:r>
                <w:ins w:id="803" w:author="Siyu Wang" w:date="2026-07-19T11:29:00Z" w16du:dateUtc="2026-07-19T15:29:00Z">
                  <w:rPr>
                    <w:rFonts w:ascii="Cambria Math" w:eastAsia="Cambria Math" w:hAnsi="Cambria Math" w:cs="Cambria Math"/>
                  </w:rPr>
                  <m:t>drop,delay</m:t>
                </w:ins>
              </m:r>
            </m:e>
          </m:d>
          <m:r>
            <w:ins w:id="804" w:author="Siyu Wang" w:date="2026-07-19T11:29:00Z" w16du:dateUtc="2026-07-19T15:29:00Z">
              <w:rPr>
                <w:rFonts w:ascii="Cambria Math" w:eastAsia="Cambria Math" w:hAnsi="Cambria Math" w:cs="Cambria Math"/>
              </w:rPr>
              <m:t>=</m:t>
            </w:ins>
          </m:r>
          <m:f>
            <m:fPr>
              <m:ctrlPr>
                <w:ins w:id="805" w:author="Siyu Wang" w:date="2026-07-19T11:29:00Z" w16du:dateUtc="2026-07-19T15:29:00Z">
                  <w:rPr>
                    <w:rFonts w:ascii="Cambria Math" w:eastAsia="Cambria Math" w:hAnsi="Cambria Math" w:cs="Cambria Math"/>
                  </w:rPr>
                </w:ins>
              </m:ctrlPr>
            </m:fPr>
            <m:num>
              <m:r>
                <w:ins w:id="806" w:author="Siyu Wang" w:date="2026-07-19T11:29:00Z" w16du:dateUtc="2026-07-19T15:29:00Z">
                  <w:rPr>
                    <w:rFonts w:ascii="Cambria Math" w:eastAsia="Cambria Math" w:hAnsi="Cambria Math" w:cs="Cambria Math"/>
                  </w:rPr>
                  <m:t>drop</m:t>
                </w:ins>
              </m:r>
            </m:num>
            <m:den>
              <m:r>
                <w:ins w:id="807" w:author="Siyu Wang" w:date="2026-07-19T11:29:00Z" w16du:dateUtc="2026-07-19T15:29:00Z">
                  <w:rPr>
                    <w:rFonts w:ascii="Cambria Math" w:eastAsia="Cambria Math" w:hAnsi="Cambria Math" w:cs="Cambria Math"/>
                  </w:rPr>
                  <m:t>1+k⋅</m:t>
                </w:ins>
              </m:r>
              <m:r>
                <w:ins w:id="808" w:author="Siyu Wang" w:date="2026-07-19T11:31:00Z" w16du:dateUtc="2026-07-19T15:31:00Z">
                  <w:rPr>
                    <w:rFonts w:ascii="Cambria Math" w:eastAsia="Cambria Math" w:hAnsi="Cambria Math" w:cs="Cambria Math"/>
                  </w:rPr>
                  <m:t>(</m:t>
                </w:ins>
              </m:r>
              <m:r>
                <w:ins w:id="809" w:author="Siyu Wang" w:date="2026-07-19T11:29:00Z" w16du:dateUtc="2026-07-19T15:29:00Z">
                  <w:rPr>
                    <w:rFonts w:ascii="Cambria Math" w:eastAsia="Cambria Math" w:hAnsi="Cambria Math" w:cs="Cambria Math"/>
                  </w:rPr>
                  <m:t>delay</m:t>
                </w:ins>
              </m:r>
              <m:r>
                <w:ins w:id="810" w:author="Siyu Wang" w:date="2026-07-19T11:31:00Z" w16du:dateUtc="2026-07-19T15:31:00Z">
                  <w:rPr>
                    <w:rFonts w:ascii="Cambria Math" w:eastAsia="Cambria Math" w:hAnsi="Cambria Math" w:cs="Cambria Math"/>
                  </w:rPr>
                  <m:t>+</m:t>
                </w:ins>
              </m:r>
              <m:r>
                <w:ins w:id="811" w:author="Siyu Wang" w:date="2026-07-19T11:31:00Z" w16du:dateUtc="2026-07-19T15:31:00Z">
                  <m:rPr>
                    <m:sty m:val="p"/>
                  </m:rPr>
                  <w:rPr>
                    <w:rFonts w:ascii="Cambria Math" w:eastAsia="Cambria Math" w:hAnsi="Cambria Math" w:cs="Cambria Math"/>
                  </w:rPr>
                  <m:t>Δ</m:t>
                </w:ins>
              </m:r>
              <m:r>
                <w:ins w:id="812" w:author="Siyu Wang" w:date="2026-07-19T11:31:00Z" w16du:dateUtc="2026-07-19T15:31:00Z">
                  <w:rPr>
                    <w:rFonts w:ascii="Cambria Math" w:eastAsia="Cambria Math" w:hAnsi="Cambria Math" w:cs="Cambria Math"/>
                  </w:rPr>
                  <m:t>t)</m:t>
                </w:ins>
              </m:r>
            </m:den>
          </m:f>
        </m:oMath>
      </m:oMathPara>
    </w:p>
    <w:p w14:paraId="78CA6212" w14:textId="01CF0B5C" w:rsidR="00475283" w:rsidRPr="00340540" w:rsidRDefault="00340540" w:rsidP="00044FED">
      <w:pPr>
        <w:spacing w:after="0" w:line="480" w:lineRule="auto"/>
        <w:rPr>
          <w:ins w:id="813" w:author="Siyu Wang" w:date="2026-07-19T11:29:00Z" w16du:dateUtc="2026-07-19T15:29:00Z"/>
          <w:rFonts w:ascii="Times New Roman" w:eastAsia="Times New Roman" w:hAnsi="Times New Roman" w:cs="Times New Roman"/>
          <w:sz w:val="24"/>
          <w:szCs w:val="24"/>
          <w:rPrChange w:id="814" w:author="Siyu Wang" w:date="2026-07-19T13:02:00Z" w16du:dateUtc="2026-07-19T17:02:00Z">
            <w:rPr>
              <w:ins w:id="815" w:author="Siyu Wang" w:date="2026-07-19T11:29:00Z" w16du:dateUtc="2026-07-19T15:29:00Z"/>
              <w:rFonts w:ascii="Times New Roman" w:eastAsia="Times New Roman" w:hAnsi="Times New Roman" w:cs="Times New Roman"/>
            </w:rPr>
          </w:rPrChange>
        </w:rPr>
      </w:pPr>
      <w:ins w:id="816" w:author="Siyu Wang" w:date="2026-07-19T13:01:00Z" w16du:dateUtc="2026-07-19T17:01:00Z">
        <w:r w:rsidRPr="00340540">
          <w:rPr>
            <w:rFonts w:ascii="Times New Roman" w:eastAsia="Times New Roman" w:hAnsi="Times New Roman" w:cs="Times New Roman"/>
            <w:sz w:val="24"/>
            <w:szCs w:val="24"/>
            <w:rPrChange w:id="817" w:author="Siyu Wang" w:date="2026-07-19T13:02:00Z" w16du:dateUtc="2026-07-19T17:02:00Z">
              <w:rPr>
                <w:rFonts w:ascii="Times New Roman" w:eastAsia="Times New Roman" w:hAnsi="Times New Roman" w:cs="Times New Roman"/>
              </w:rPr>
            </w:rPrChange>
          </w:rPr>
          <w:t xml:space="preserve">The additional delay </w:t>
        </w:r>
      </w:ins>
      <m:oMath>
        <m:r>
          <w:ins w:id="818" w:author="Siyu Wang" w:date="2026-07-19T13:02:00Z" w16du:dateUtc="2026-07-19T17:02:00Z">
            <m:rPr>
              <m:sty m:val="p"/>
            </m:rPr>
            <w:rPr>
              <w:rFonts w:ascii="Cambria Math" w:eastAsia="Times New Roman" w:hAnsi="Cambria Math" w:cs="Times New Roman"/>
              <w:sz w:val="24"/>
              <w:szCs w:val="24"/>
              <w:rPrChange w:id="819" w:author="Siyu Wang" w:date="2026-07-19T13:02:00Z" w16du:dateUtc="2026-07-19T17:02:00Z">
                <w:rPr>
                  <w:rFonts w:ascii="Cambria Math" w:eastAsia="Times New Roman" w:hAnsi="Cambria Math" w:cs="Times New Roman"/>
                </w:rPr>
              </w:rPrChange>
            </w:rPr>
            <m:t>Δ</m:t>
          </w:ins>
        </m:r>
      </m:oMath>
      <w:ins w:id="820" w:author="Siyu Wang" w:date="2026-07-19T13:02:00Z" w16du:dateUtc="2026-07-19T17:02:00Z">
        <w:r w:rsidRPr="00340540">
          <w:rPr>
            <w:rFonts w:ascii="Times New Roman" w:eastAsia="Times New Roman" w:hAnsi="Times New Roman" w:cs="Times New Roman"/>
            <w:sz w:val="24"/>
            <w:szCs w:val="24"/>
            <w:rPrChange w:id="821" w:author="Siyu Wang" w:date="2026-07-19T13:02:00Z" w16du:dateUtc="2026-07-19T17:02:00Z">
              <w:rPr>
                <w:rFonts w:ascii="Times New Roman" w:eastAsia="Times New Roman" w:hAnsi="Times New Roman" w:cs="Times New Roman"/>
              </w:rPr>
            </w:rPrChange>
          </w:rPr>
          <w:t xml:space="preserve">t also delays </w:t>
        </w:r>
        <w:r>
          <w:rPr>
            <w:rFonts w:ascii="Times New Roman" w:eastAsia="Times New Roman" w:hAnsi="Times New Roman" w:cs="Times New Roman"/>
            <w:sz w:val="24"/>
            <w:szCs w:val="24"/>
          </w:rPr>
          <w:t xml:space="preserve">the start of the subsequent trial, as a result, the total </w:t>
        </w:r>
      </w:ins>
    </w:p>
    <w:p w14:paraId="043D2F73" w14:textId="77777777" w:rsidR="00044FED" w:rsidRDefault="00044FED" w:rsidP="00DA4E00">
      <w:pPr>
        <w:shd w:val="clear" w:color="auto" w:fill="FFFFFF"/>
        <w:spacing w:after="0" w:line="480" w:lineRule="auto"/>
        <w:rPr>
          <w:ins w:id="822" w:author="Siyu Wang" w:date="2026-07-19T11:22:00Z" w16du:dateUtc="2026-07-19T15:22:00Z"/>
          <w:rFonts w:ascii="Times New Roman" w:eastAsia="Times New Roman" w:hAnsi="Times New Roman" w:cs="Times New Roman"/>
          <w:sz w:val="24"/>
          <w:szCs w:val="24"/>
        </w:rPr>
      </w:pPr>
    </w:p>
    <w:p w14:paraId="0E896B1D" w14:textId="77777777" w:rsidR="00DA4E00" w:rsidRDefault="00DA4E00" w:rsidP="00DA4E00">
      <w:pPr>
        <w:shd w:val="clear" w:color="auto" w:fill="FFFFFF"/>
        <w:spacing w:after="0" w:line="480" w:lineRule="auto"/>
        <w:rPr>
          <w:ins w:id="823" w:author="Siyu Wang" w:date="2026-07-19T11:22:00Z" w16du:dateUtc="2026-07-19T15:22:00Z"/>
          <w:rFonts w:ascii="Times New Roman" w:eastAsia="Times New Roman" w:hAnsi="Times New Roman" w:cs="Times New Roman"/>
          <w:sz w:val="24"/>
          <w:szCs w:val="24"/>
        </w:rPr>
      </w:pPr>
    </w:p>
    <w:p w14:paraId="00000074" w14:textId="3CFD7E4E" w:rsidR="00585BFC" w:rsidRDefault="00000000" w:rsidP="00DA4E00">
      <w:pPr>
        <w:shd w:val="clear" w:color="auto" w:fill="FFFFFF"/>
        <w:spacing w:after="0" w:line="480" w:lineRule="auto"/>
        <w:rPr>
          <w:rFonts w:ascii="Times New Roman" w:eastAsia="Times New Roman" w:hAnsi="Times New Roman" w:cs="Times New Roman"/>
          <w:sz w:val="24"/>
          <w:szCs w:val="24"/>
        </w:rPr>
      </w:pPr>
      <w:del w:id="824" w:author="Siyu Wang" w:date="2026-07-19T11:31:00Z" w16du:dateUtc="2026-07-19T15:31:00Z">
        <w:r w:rsidDel="00AD7C50">
          <w:rPr>
            <w:rFonts w:ascii="Times New Roman" w:eastAsia="Times New Roman" w:hAnsi="Times New Roman" w:cs="Times New Roman"/>
            <w:sz w:val="24"/>
            <w:szCs w:val="24"/>
          </w:rPr>
          <w:delText>, as a result, effectively the value of the offer decreases to</w:delText>
        </w:r>
      </w:del>
      <w:ins w:id="825" w:author="Siyu Wang" w:date="2026-07-19T11:31:00Z" w16du:dateUtc="2026-07-19T15:31:00Z">
        <w:r w:rsidR="00AD7C50">
          <w:rPr>
            <w:rFonts w:ascii="Times New Roman" w:eastAsia="Times New Roman" w:hAnsi="Times New Roman" w:cs="Times New Roman"/>
            <w:sz w:val="24"/>
            <w:szCs w:val="24"/>
          </w:rPr>
          <w:t xml:space="preserve">whereas </w:t>
        </w:r>
      </w:ins>
      <w:ins w:id="826" w:author="Siyu Wang" w:date="2026-07-19T11:32:00Z" w16du:dateUtc="2026-07-19T15:32:00Z">
        <w:r w:rsidR="00AD7C50">
          <w:rPr>
            <w:rFonts w:ascii="Times New Roman" w:eastAsia="Times New Roman" w:hAnsi="Times New Roman" w:cs="Times New Roman"/>
            <w:sz w:val="24"/>
            <w:szCs w:val="24"/>
          </w:rPr>
          <w:t xml:space="preserve">for purple </w:t>
        </w:r>
      </w:ins>
      <w:ins w:id="827" w:author="Siyu Wang" w:date="2026-07-19T14:28:00Z" w16du:dateUtc="2026-07-19T18:28:00Z">
        <w:r w:rsidR="00674CD6">
          <w:rPr>
            <w:rFonts w:ascii="Times New Roman" w:eastAsia="Times New Roman" w:hAnsi="Times New Roman" w:cs="Times New Roman"/>
            <w:sz w:val="24"/>
            <w:szCs w:val="24"/>
          </w:rPr>
          <w:t>go signal</w:t>
        </w:r>
      </w:ins>
      <w:ins w:id="828" w:author="Siyu Wang" w:date="2026-07-19T11:32:00Z" w16du:dateUtc="2026-07-19T15:32:00Z">
        <w:r w:rsidR="00AD7C50">
          <w:rPr>
            <w:rFonts w:ascii="Times New Roman" w:eastAsia="Times New Roman" w:hAnsi="Times New Roman" w:cs="Times New Roman"/>
            <w:sz w:val="24"/>
            <w:szCs w:val="24"/>
          </w:rPr>
          <w:t xml:space="preserve">s, since animals can accept immediately, the recomputed discounted value </w:t>
        </w:r>
      </w:ins>
      <w:ins w:id="829" w:author="Siyu Wang" w:date="2026-07-19T11:31:00Z" w16du:dateUtc="2026-07-19T15:31:00Z">
        <w:r w:rsidR="00AD7C50">
          <w:rPr>
            <w:rFonts w:ascii="Times New Roman" w:eastAsia="Times New Roman" w:hAnsi="Times New Roman" w:cs="Times New Roman"/>
            <w:sz w:val="24"/>
            <w:szCs w:val="24"/>
          </w:rPr>
          <w:t xml:space="preserve"> </w:t>
        </w:r>
      </w:ins>
      <m:oMath>
        <m:r>
          <w:ins w:id="830" w:author="Siyu Wang" w:date="2026-07-19T11:32:00Z" w16du:dateUtc="2026-07-19T15:32:00Z">
            <w:rPr>
              <w:rFonts w:ascii="Cambria Math" w:eastAsia="Cambria Math" w:hAnsi="Cambria Math" w:cs="Cambria Math"/>
            </w:rPr>
            <m:t>D</m:t>
          </w:ins>
        </m:r>
        <m:sSup>
          <m:sSupPr>
            <m:ctrlPr>
              <w:ins w:id="831" w:author="Siyu Wang" w:date="2026-07-19T11:32:00Z" w16du:dateUtc="2026-07-19T15:32:00Z">
                <w:rPr>
                  <w:rFonts w:ascii="Cambria Math" w:eastAsia="Cambria Math" w:hAnsi="Cambria Math" w:cs="Cambria Math"/>
                  <w:i/>
                </w:rPr>
              </w:ins>
            </m:ctrlPr>
          </m:sSupPr>
          <m:e>
            <m:r>
              <w:ins w:id="832" w:author="Siyu Wang" w:date="2026-07-19T11:32:00Z" w16du:dateUtc="2026-07-19T15:32:00Z">
                <w:rPr>
                  <w:rFonts w:ascii="Cambria Math" w:eastAsia="Cambria Math" w:hAnsi="Cambria Math" w:cs="Cambria Math"/>
                </w:rPr>
                <m:t>V</m:t>
              </w:ins>
            </m:r>
          </m:e>
          <m:sup>
            <m:r>
              <w:ins w:id="833" w:author="Siyu Wang" w:date="2026-07-19T11:32:00Z" w16du:dateUtc="2026-07-19T15:32:00Z">
                <m:rPr>
                  <m:nor/>
                </m:rPr>
                <w:rPr>
                  <w:rFonts w:ascii="Cambria Math" w:eastAsia="Cambria Math" w:hAnsi="Cambria Math" w:cs="Cambria Math"/>
                </w:rPr>
                <m:t>Purple</m:t>
              </w:ins>
            </m:r>
          </m:sup>
        </m:sSup>
      </m:oMath>
      <w:ins w:id="834" w:author="Siyu Wang" w:date="2026-07-19T11:32:00Z" w16du:dateUtc="2026-07-19T15:32:00Z">
        <w:r w:rsidR="00AD7C50">
          <w:rPr>
            <w:rFonts w:ascii="Times New Roman" w:eastAsia="Times New Roman" w:hAnsi="Times New Roman" w:cs="Times New Roman"/>
          </w:rPr>
          <w:t xml:space="preserve"> </w:t>
        </w:r>
        <w:r w:rsidR="00AD7C50" w:rsidRPr="00AD7C50">
          <w:rPr>
            <w:rFonts w:ascii="Times New Roman" w:eastAsia="Times New Roman" w:hAnsi="Times New Roman" w:cs="Times New Roman"/>
            <w:sz w:val="24"/>
            <w:szCs w:val="24"/>
            <w:rPrChange w:id="835" w:author="Siyu Wang" w:date="2026-07-19T11:32:00Z" w16du:dateUtc="2026-07-19T15:32:00Z">
              <w:rPr>
                <w:rFonts w:ascii="Times New Roman" w:eastAsia="Times New Roman" w:hAnsi="Times New Roman" w:cs="Times New Roman"/>
              </w:rPr>
            </w:rPrChange>
          </w:rPr>
          <w:t>remains unchanged:</w:t>
        </w:r>
      </w:ins>
    </w:p>
    <w:p w14:paraId="00000075" w14:textId="45823DDF" w:rsidR="00585BFC" w:rsidRPr="00156C23" w:rsidDel="00156C23" w:rsidRDefault="00AD7C50">
      <w:pPr>
        <w:jc w:val="center"/>
        <w:rPr>
          <w:del w:id="836" w:author="Siyu Wang" w:date="2026-07-19T11:33:00Z" w16du:dateUtc="2026-07-19T15:33:00Z"/>
          <w:rFonts w:ascii="Times New Roman" w:eastAsia="Times New Roman" w:hAnsi="Times New Roman" w:cs="Times New Roman"/>
        </w:rPr>
      </w:pPr>
      <m:oMathPara>
        <m:oMath>
          <m:r>
            <w:ins w:id="837" w:author="Siyu Wang" w:date="2026-07-19T11:33:00Z" w16du:dateUtc="2026-07-19T15:33:00Z">
              <w:rPr>
                <w:rFonts w:ascii="Cambria Math" w:eastAsia="Cambria Math" w:hAnsi="Cambria Math" w:cs="Cambria Math"/>
              </w:rPr>
              <m:t>D</m:t>
            </w:ins>
          </m:r>
          <m:sSup>
            <m:sSupPr>
              <m:ctrlPr>
                <w:ins w:id="838" w:author="Siyu Wang" w:date="2026-07-19T11:33:00Z" w16du:dateUtc="2026-07-19T15:33:00Z">
                  <w:rPr>
                    <w:rFonts w:ascii="Cambria Math" w:eastAsia="Cambria Math" w:hAnsi="Cambria Math" w:cs="Cambria Math"/>
                    <w:i/>
                  </w:rPr>
                </w:ins>
              </m:ctrlPr>
            </m:sSupPr>
            <m:e>
              <m:r>
                <w:ins w:id="839" w:author="Siyu Wang" w:date="2026-07-19T11:33:00Z" w16du:dateUtc="2026-07-19T15:33:00Z">
                  <w:rPr>
                    <w:rFonts w:ascii="Cambria Math" w:eastAsia="Cambria Math" w:hAnsi="Cambria Math" w:cs="Cambria Math"/>
                  </w:rPr>
                  <m:t>V</m:t>
                </w:ins>
              </m:r>
            </m:e>
            <m:sup>
              <m:r>
                <w:ins w:id="840" w:author="Siyu Wang" w:date="2026-07-19T11:33:00Z" w16du:dateUtc="2026-07-19T15:33:00Z">
                  <m:rPr>
                    <m:nor/>
                  </m:rPr>
                  <w:rPr>
                    <w:rFonts w:ascii="Cambria Math" w:eastAsia="Cambria Math" w:hAnsi="Cambria Math" w:cs="Cambria Math"/>
                  </w:rPr>
                  <m:t>Purple</m:t>
                </w:ins>
              </m:r>
            </m:sup>
          </m:sSup>
          <m:d>
            <m:dPr>
              <m:ctrlPr>
                <w:ins w:id="841" w:author="Siyu Wang" w:date="2026-07-19T11:33:00Z" w16du:dateUtc="2026-07-19T15:33:00Z">
                  <w:rPr>
                    <w:rFonts w:ascii="Cambria Math" w:eastAsia="Cambria Math" w:hAnsi="Cambria Math" w:cs="Cambria Math"/>
                  </w:rPr>
                </w:ins>
              </m:ctrlPr>
            </m:dPr>
            <m:e>
              <m:r>
                <w:ins w:id="842" w:author="Siyu Wang" w:date="2026-07-19T11:33:00Z" w16du:dateUtc="2026-07-19T15:33:00Z">
                  <w:rPr>
                    <w:rFonts w:ascii="Cambria Math" w:eastAsia="Cambria Math" w:hAnsi="Cambria Math" w:cs="Cambria Math"/>
                  </w:rPr>
                  <m:t>drop,delay</m:t>
                </w:ins>
              </m:r>
            </m:e>
          </m:d>
          <m:r>
            <w:ins w:id="843" w:author="Siyu Wang" w:date="2026-07-19T11:33:00Z" w16du:dateUtc="2026-07-19T15:33:00Z">
              <w:rPr>
                <w:rFonts w:ascii="Cambria Math" w:eastAsia="Cambria Math" w:hAnsi="Cambria Math" w:cs="Cambria Math"/>
              </w:rPr>
              <m:t>=</m:t>
            </w:ins>
          </m:r>
          <m:f>
            <m:fPr>
              <m:ctrlPr>
                <w:ins w:id="844" w:author="Siyu Wang" w:date="2026-07-19T11:33:00Z" w16du:dateUtc="2026-07-19T15:33:00Z">
                  <w:rPr>
                    <w:rFonts w:ascii="Cambria Math" w:eastAsia="Cambria Math" w:hAnsi="Cambria Math" w:cs="Cambria Math"/>
                  </w:rPr>
                </w:ins>
              </m:ctrlPr>
            </m:fPr>
            <m:num>
              <m:r>
                <w:ins w:id="845" w:author="Siyu Wang" w:date="2026-07-19T11:33:00Z" w16du:dateUtc="2026-07-19T15:33:00Z">
                  <w:rPr>
                    <w:rFonts w:ascii="Cambria Math" w:eastAsia="Cambria Math" w:hAnsi="Cambria Math" w:cs="Cambria Math"/>
                  </w:rPr>
                  <m:t>drop</m:t>
                </w:ins>
              </m:r>
            </m:num>
            <m:den>
              <m:r>
                <w:ins w:id="846" w:author="Siyu Wang" w:date="2026-07-19T11:33:00Z" w16du:dateUtc="2026-07-19T15:33:00Z">
                  <w:rPr>
                    <w:rFonts w:ascii="Cambria Math" w:eastAsia="Cambria Math" w:hAnsi="Cambria Math" w:cs="Cambria Math"/>
                  </w:rPr>
                  <m:t>1+k⋅delay</m:t>
                </w:ins>
              </m:r>
            </m:den>
          </m:f>
          <m:sSup>
            <m:sSupPr>
              <m:ctrlPr>
                <w:del w:id="847" w:author="Siyu Wang" w:date="2026-07-19T11:33:00Z" w16du:dateUtc="2026-07-19T15:33:00Z">
                  <w:rPr>
                    <w:rFonts w:ascii="Cambria Math" w:eastAsia="Cambria Math" w:hAnsi="Cambria Math" w:cs="Cambria Math"/>
                  </w:rPr>
                </w:del>
              </m:ctrlPr>
            </m:sSupPr>
            <m:e>
              <m:r>
                <w:del w:id="848" w:author="Siyu Wang" w:date="2026-07-19T11:33:00Z" w16du:dateUtc="2026-07-19T15:33:00Z">
                  <w:rPr>
                    <w:rFonts w:ascii="Cambria Math" w:eastAsia="Cambria Math" w:hAnsi="Cambria Math" w:cs="Cambria Math"/>
                  </w:rPr>
                  <m:t>V</m:t>
                </w:del>
              </m:r>
            </m:e>
            <m:sup>
              <m:r>
                <w:del w:id="849" w:author="Siyu Wang" w:date="2026-07-19T11:33:00Z" w16du:dateUtc="2026-07-19T15:33:00Z">
                  <w:rPr>
                    <w:rFonts w:ascii="Cambria Math" w:eastAsia="Cambria Math" w:hAnsi="Cambria Math" w:cs="Cambria Math"/>
                  </w:rPr>
                  <m:t>yellow</m:t>
                </w:del>
              </m:r>
            </m:sup>
          </m:sSup>
          <m:r>
            <w:del w:id="850" w:author="Siyu Wang" w:date="2026-07-19T11:33:00Z" w16du:dateUtc="2026-07-19T15:33:00Z">
              <w:rPr>
                <w:rFonts w:ascii="Cambria Math" w:eastAsia="Cambria Math" w:hAnsi="Cambria Math" w:cs="Cambria Math"/>
              </w:rPr>
              <m:t>=</m:t>
            </w:del>
          </m:r>
          <m:f>
            <m:fPr>
              <m:ctrlPr>
                <w:del w:id="851" w:author="Siyu Wang" w:date="2026-07-19T11:33:00Z" w16du:dateUtc="2026-07-19T15:33:00Z">
                  <w:rPr>
                    <w:rFonts w:ascii="Cambria Math" w:eastAsia="Cambria Math" w:hAnsi="Cambria Math" w:cs="Cambria Math"/>
                  </w:rPr>
                </w:del>
              </m:ctrlPr>
            </m:fPr>
            <m:num>
              <m:r>
                <w:del w:id="852" w:author="Siyu Wang" w:date="2026-07-19T11:33:00Z" w16du:dateUtc="2026-07-19T15:33:00Z">
                  <w:rPr>
                    <w:rFonts w:ascii="Cambria Math" w:eastAsia="Cambria Math" w:hAnsi="Cambria Math" w:cs="Cambria Math"/>
                  </w:rPr>
                  <m:t>R</m:t>
                </w:del>
              </m:r>
            </m:num>
            <m:den>
              <m:r>
                <w:del w:id="853" w:author="Siyu Wang" w:date="2026-07-19T11:33:00Z" w16du:dateUtc="2026-07-19T15:33:00Z">
                  <w:rPr>
                    <w:rFonts w:ascii="Cambria Math" w:eastAsia="Cambria Math" w:hAnsi="Cambria Math" w:cs="Cambria Math"/>
                  </w:rPr>
                  <m:t>1+k⋅</m:t>
                </w:del>
              </m:r>
              <m:d>
                <m:dPr>
                  <m:ctrlPr>
                    <w:del w:id="854" w:author="Siyu Wang" w:date="2026-07-19T11:33:00Z" w16du:dateUtc="2026-07-19T15:33:00Z">
                      <w:rPr>
                        <w:rFonts w:ascii="Cambria Math" w:eastAsia="Cambria Math" w:hAnsi="Cambria Math" w:cs="Cambria Math"/>
                      </w:rPr>
                    </w:del>
                  </m:ctrlPr>
                </m:dPr>
                <m:e>
                  <m:r>
                    <w:del w:id="855" w:author="Siyu Wang" w:date="2026-07-19T11:33:00Z" w16du:dateUtc="2026-07-19T15:33:00Z">
                      <w:rPr>
                        <w:rFonts w:ascii="Cambria Math" w:eastAsia="Cambria Math" w:hAnsi="Cambria Math" w:cs="Cambria Math"/>
                      </w:rPr>
                      <m:t>D+Δt</m:t>
                    </w:del>
                  </m:r>
                </m:e>
              </m:d>
            </m:den>
          </m:f>
        </m:oMath>
      </m:oMathPara>
    </w:p>
    <w:p w14:paraId="2D9DAB8B" w14:textId="77777777" w:rsidR="00156C23" w:rsidRPr="006B4EDC" w:rsidRDefault="00156C23" w:rsidP="00156C23">
      <w:pPr>
        <w:shd w:val="clear" w:color="auto" w:fill="FFFFFF"/>
        <w:spacing w:after="0" w:line="480" w:lineRule="auto"/>
        <w:rPr>
          <w:ins w:id="856" w:author="Siyu Wang" w:date="2026-07-19T11:33:00Z" w16du:dateUtc="2026-07-19T15:33:00Z"/>
          <w:rFonts w:ascii="Times New Roman" w:eastAsia="Times New Roman" w:hAnsi="Times New Roman" w:cs="Times New Roman"/>
          <w:rPrChange w:id="857" w:author="Siyu Wang" w:date="2026-07-19T11:33:00Z" w16du:dateUtc="2026-07-19T15:33:00Z">
            <w:rPr>
              <w:ins w:id="858" w:author="Siyu Wang" w:date="2026-07-19T11:33:00Z" w16du:dateUtc="2026-07-19T15:33:00Z"/>
              <w:rFonts w:ascii="Cambria Math" w:eastAsia="Cambria Math" w:hAnsi="Cambria Math" w:cs="Cambria Math"/>
              <w:i/>
            </w:rPr>
          </w:rPrChange>
        </w:rPr>
      </w:pPr>
    </w:p>
    <w:p w14:paraId="6563DA6B" w14:textId="77777777" w:rsidR="00F45A9F" w:rsidRDefault="00F45A9F" w:rsidP="00F45A9F">
      <w:pPr>
        <w:pBdr>
          <w:top w:val="nil"/>
          <w:left w:val="nil"/>
          <w:bottom w:val="nil"/>
          <w:right w:val="nil"/>
          <w:between w:val="nil"/>
        </w:pBdr>
        <w:shd w:val="clear" w:color="auto" w:fill="FFFFFF"/>
        <w:tabs>
          <w:tab w:val="left" w:pos="270"/>
        </w:tabs>
        <w:spacing w:after="0" w:line="480" w:lineRule="auto"/>
        <w:rPr>
          <w:ins w:id="859" w:author="Siyu Wang" w:date="2026-07-19T12:20:00Z" w16du:dateUtc="2026-07-19T16:20:00Z"/>
          <w:rFonts w:ascii="Times New Roman" w:eastAsia="Times New Roman" w:hAnsi="Times New Roman" w:cs="Times New Roman"/>
          <w:b/>
          <w:bCs/>
          <w:color w:val="000000"/>
          <w:sz w:val="24"/>
          <w:szCs w:val="24"/>
        </w:rPr>
      </w:pPr>
    </w:p>
    <w:p w14:paraId="6D5913E9" w14:textId="77777777" w:rsidR="006B4EDC" w:rsidRDefault="006B4EDC">
      <w:pPr>
        <w:rPr>
          <w:ins w:id="860" w:author="Siyu Wang" w:date="2026-07-19T11:33:00Z" w16du:dateUtc="2026-07-19T15:33:00Z"/>
          <w:rFonts w:ascii="Cambria Math" w:eastAsia="Cambria Math" w:hAnsi="Cambria Math" w:cs="Cambria Math"/>
        </w:rPr>
        <w:pPrChange w:id="861" w:author="Siyu Wang" w:date="2026-07-19T11:39:00Z" w16du:dateUtc="2026-07-19T15:39:00Z">
          <w:pPr>
            <w:jc w:val="center"/>
          </w:pPr>
        </w:pPrChange>
      </w:pPr>
    </w:p>
    <w:p w14:paraId="01D048C2" w14:textId="77777777" w:rsidR="006B4EDC" w:rsidRDefault="006B4EDC">
      <w:pPr>
        <w:jc w:val="center"/>
        <w:rPr>
          <w:ins w:id="862" w:author="Siyu Wang" w:date="2026-07-19T11:33:00Z" w16du:dateUtc="2026-07-19T15:33:00Z"/>
          <w:rFonts w:ascii="Cambria Math" w:eastAsia="Cambria Math" w:hAnsi="Cambria Math" w:cs="Cambria Math"/>
        </w:rPr>
      </w:pPr>
    </w:p>
    <w:p w14:paraId="00000076" w14:textId="77777777" w:rsidR="00585BFC"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Since threshold effectively reflects the average expected discounted reward during this task, the total value of choosing to accept a yellow offer becomes</w:t>
      </w:r>
    </w:p>
    <w:p w14:paraId="00000077" w14:textId="77777777" w:rsidR="00585BFC" w:rsidRDefault="00000000">
      <w:pPr>
        <w:jc w:val="center"/>
        <w:rPr>
          <w:rFonts w:ascii="Cambria Math" w:eastAsia="Cambria Math" w:hAnsi="Cambria Math" w:cs="Cambria Math"/>
        </w:rPr>
      </w:pPr>
      <m:oMathPara>
        <m:oMath>
          <m:sSup>
            <m:sSupPr>
              <m:ctrlPr>
                <w:rPr>
                  <w:rFonts w:ascii="Cambria Math" w:eastAsia="Cambria Math" w:hAnsi="Cambria Math" w:cs="Cambria Math"/>
                </w:rPr>
              </m:ctrlPr>
            </m:sSupPr>
            <m:e>
              <m:r>
                <w:rPr>
                  <w:rFonts w:ascii="Cambria Math" w:eastAsia="Cambria Math" w:hAnsi="Cambria Math" w:cs="Cambria Math"/>
                </w:rPr>
                <m:t>U</m:t>
              </m:r>
            </m:e>
            <m:sup>
              <m:r>
                <w:rPr>
                  <w:rFonts w:ascii="Cambria Math" w:eastAsia="Cambria Math" w:hAnsi="Cambria Math" w:cs="Cambria Math"/>
                </w:rPr>
                <m:t>yellow</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V</m:t>
              </m:r>
            </m:e>
            <m:sup>
              <m:r>
                <w:rPr>
                  <w:rFonts w:ascii="Cambria Math" w:eastAsia="Cambria Math" w:hAnsi="Cambria Math" w:cs="Cambria Math"/>
                </w:rPr>
                <m:t>yellow</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VF</m:t>
              </m:r>
            </m:e>
            <m:sup>
              <m:r>
                <w:rPr>
                  <w:rFonts w:ascii="Cambria Math" w:eastAsia="Cambria Math" w:hAnsi="Cambria Math" w:cs="Cambria Math"/>
                </w:rPr>
                <m:t>yellow</m:t>
              </m:r>
            </m:sup>
          </m:sSup>
        </m:oMath>
      </m:oMathPara>
    </w:p>
    <w:p w14:paraId="00000078" w14:textId="77777777" w:rsidR="00585BFC"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m:oMath>
        <m:sSup>
          <m:sSupPr>
            <m:ctrlPr>
              <w:rPr>
                <w:rFonts w:ascii="Cambria Math" w:eastAsia="Cambria Math" w:hAnsi="Cambria Math" w:cs="Cambria Math"/>
              </w:rPr>
            </m:ctrlPr>
          </m:sSupPr>
          <m:e>
            <m:r>
              <w:rPr>
                <w:rFonts w:ascii="Cambria Math" w:eastAsia="Cambria Math" w:hAnsi="Cambria Math" w:cs="Cambria Math"/>
              </w:rPr>
              <m:t>VF</m:t>
            </m:r>
          </m:e>
          <m:sup>
            <m:r>
              <w:rPr>
                <w:rFonts w:ascii="Cambria Math" w:eastAsia="Cambria Math" w:hAnsi="Cambria Math" w:cs="Cambria Math"/>
              </w:rPr>
              <m:t>yellow</m:t>
            </m:r>
          </m:sup>
        </m:sSup>
      </m:oMath>
      <w:r>
        <w:rPr>
          <w:rFonts w:ascii="Times New Roman" w:eastAsia="Times New Roman" w:hAnsi="Times New Roman" w:cs="Times New Roman"/>
          <w:sz w:val="24"/>
          <w:szCs w:val="24"/>
        </w:rPr>
        <w:t xml:space="preserve"> is the expected future reward, and is θ discounted by the additional waiting time Δt plus the delay:</w:t>
      </w:r>
    </w:p>
    <w:p w14:paraId="00000079" w14:textId="77777777" w:rsidR="00585BFC" w:rsidRDefault="00000000">
      <w:pPr>
        <w:jc w:val="center"/>
        <w:rPr>
          <w:rFonts w:ascii="Cambria Math" w:eastAsia="Cambria Math" w:hAnsi="Cambria Math" w:cs="Cambria Math"/>
        </w:rPr>
      </w:pPr>
      <m:oMathPara>
        <m:oMath>
          <m:sSup>
            <m:sSupPr>
              <m:ctrlPr>
                <w:rPr>
                  <w:rFonts w:ascii="Cambria Math" w:eastAsia="Cambria Math" w:hAnsi="Cambria Math" w:cs="Cambria Math"/>
                </w:rPr>
              </m:ctrlPr>
            </m:sSupPr>
            <m:e>
              <m:r>
                <w:rPr>
                  <w:rFonts w:ascii="Cambria Math" w:eastAsia="Cambria Math" w:hAnsi="Cambria Math" w:cs="Cambria Math"/>
                </w:rPr>
                <m:t>VF</m:t>
              </m:r>
            </m:e>
            <m:sup>
              <m:r>
                <w:rPr>
                  <w:rFonts w:ascii="Cambria Math" w:eastAsia="Cambria Math" w:hAnsi="Cambria Math" w:cs="Cambria Math"/>
                </w:rPr>
                <m:t>yellow</m:t>
              </m:r>
            </m:sup>
          </m:sSup>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θ</m:t>
              </m:r>
            </m:num>
            <m:den>
              <m:r>
                <w:rPr>
                  <w:rFonts w:ascii="Cambria Math" w:eastAsia="Cambria Math" w:hAnsi="Cambria Math" w:cs="Cambria Math"/>
                </w:rPr>
                <m:t>1+k⋅</m:t>
              </m:r>
              <m:d>
                <m:dPr>
                  <m:ctrlPr>
                    <w:rPr>
                      <w:rFonts w:ascii="Cambria Math" w:eastAsia="Cambria Math" w:hAnsi="Cambria Math" w:cs="Cambria Math"/>
                    </w:rPr>
                  </m:ctrlPr>
                </m:dPr>
                <m:e>
                  <m:r>
                    <w:rPr>
                      <w:rFonts w:ascii="Cambria Math" w:eastAsia="Cambria Math" w:hAnsi="Cambria Math" w:cs="Cambria Math"/>
                    </w:rPr>
                    <m:t>D+Δt</m:t>
                  </m:r>
                </m:e>
              </m:d>
            </m:den>
          </m:f>
        </m:oMath>
      </m:oMathPara>
    </w:p>
    <w:p w14:paraId="0000007A" w14:textId="77777777" w:rsidR="00585BFC"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acceptance threshold would remain at </w:t>
      </w:r>
      <m:oMath>
        <m:sSup>
          <m:sSupPr>
            <m:ctrlPr>
              <w:rPr>
                <w:rFonts w:ascii="Cambria Math" w:eastAsia="Cambria Math" w:hAnsi="Cambria Math" w:cs="Cambria Math"/>
              </w:rPr>
            </m:ctrlPr>
          </m:sSupPr>
          <m:e>
            <m:r>
              <w:rPr>
                <w:rFonts w:ascii="Cambria Math" w:hAnsi="Cambria Math"/>
              </w:rPr>
              <m:t>θ</m:t>
            </m:r>
          </m:e>
          <m:sup>
            <m:r>
              <w:rPr>
                <w:rFonts w:ascii="Cambria Math" w:eastAsia="Cambria Math" w:hAnsi="Cambria Math" w:cs="Cambria Math"/>
              </w:rPr>
              <m:t>yellow</m:t>
            </m:r>
          </m:sup>
        </m:sSup>
        <m:r>
          <w:rPr>
            <w:rFonts w:ascii="Cambria Math" w:eastAsia="Cambria Math" w:hAnsi="Cambria Math" w:cs="Cambria Math"/>
          </w:rPr>
          <m:t>=θ</m:t>
        </m:r>
      </m:oMath>
    </w:p>
    <w:p w14:paraId="0000007B" w14:textId="2054395F" w:rsidR="00585BFC"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However, if the </w:t>
      </w:r>
      <w:del w:id="863" w:author="Siyu Wang" w:date="2026-07-19T12:41:00Z" w16du:dateUtc="2026-07-19T16:41:00Z">
        <w:r w:rsidDel="00577185">
          <w:rPr>
            <w:rFonts w:ascii="Times New Roman" w:eastAsia="Times New Roman" w:hAnsi="Times New Roman" w:cs="Times New Roman"/>
            <w:sz w:val="24"/>
            <w:szCs w:val="24"/>
          </w:rPr>
          <w:delText>go cue</w:delText>
        </w:r>
      </w:del>
      <w:ins w:id="864"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is purple, we compute</w:t>
      </w:r>
    </w:p>
    <w:p w14:paraId="0000007C" w14:textId="77777777" w:rsidR="00585BFC" w:rsidRDefault="00000000">
      <w:pPr>
        <w:jc w:val="center"/>
        <w:rPr>
          <w:rFonts w:ascii="Cambria Math" w:eastAsia="Cambria Math" w:hAnsi="Cambria Math" w:cs="Cambria Math"/>
        </w:rPr>
      </w:pPr>
      <m:oMathPara>
        <m:oMath>
          <m:sSup>
            <m:sSupPr>
              <m:ctrlPr>
                <w:rPr>
                  <w:rFonts w:ascii="Cambria Math" w:eastAsia="Cambria Math" w:hAnsi="Cambria Math" w:cs="Cambria Math"/>
                </w:rPr>
              </m:ctrlPr>
            </m:sSupPr>
            <m:e>
              <m:r>
                <w:rPr>
                  <w:rFonts w:ascii="Cambria Math" w:eastAsia="Cambria Math" w:hAnsi="Cambria Math" w:cs="Cambria Math"/>
                </w:rPr>
                <m:t>U</m:t>
              </m:r>
            </m:e>
            <m:sup>
              <m:r>
                <w:rPr>
                  <w:rFonts w:ascii="Cambria Math" w:eastAsia="Cambria Math" w:hAnsi="Cambria Math" w:cs="Cambria Math"/>
                </w:rPr>
                <m:t>purple</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V</m:t>
              </m:r>
            </m:e>
            <m:sup>
              <m:r>
                <w:rPr>
                  <w:rFonts w:ascii="Cambria Math" w:eastAsia="Cambria Math" w:hAnsi="Cambria Math" w:cs="Cambria Math"/>
                </w:rPr>
                <m:t>purple</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VF</m:t>
              </m:r>
            </m:e>
            <m:sup>
              <m:r>
                <w:rPr>
                  <w:rFonts w:ascii="Cambria Math" w:eastAsia="Cambria Math" w:hAnsi="Cambria Math" w:cs="Cambria Math"/>
                </w:rPr>
                <m:t>purple</m:t>
              </m:r>
            </m:sup>
          </m:sSup>
        </m:oMath>
      </m:oMathPara>
    </w:p>
    <w:p w14:paraId="0000007D" w14:textId="77777777" w:rsidR="00585BFC"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Since they can accept right away, </w:t>
      </w:r>
      <m:oMath>
        <m:sSup>
          <m:sSupPr>
            <m:ctrlPr>
              <w:rPr>
                <w:rFonts w:ascii="Cambria Math" w:eastAsia="Cambria Math" w:hAnsi="Cambria Math" w:cs="Cambria Math"/>
              </w:rPr>
            </m:ctrlPr>
          </m:sSupPr>
          <m:e>
            <m:r>
              <w:rPr>
                <w:rFonts w:ascii="Cambria Math" w:eastAsia="Cambria Math" w:hAnsi="Cambria Math" w:cs="Cambria Math"/>
              </w:rPr>
              <m:t>V</m:t>
            </m:r>
          </m:e>
          <m:sup>
            <m:r>
              <w:rPr>
                <w:rFonts w:ascii="Cambria Math" w:eastAsia="Cambria Math" w:hAnsi="Cambria Math" w:cs="Cambria Math"/>
              </w:rPr>
              <m:t>Purple</m:t>
            </m:r>
          </m:sup>
        </m:sSup>
        <m:r>
          <w:rPr>
            <w:rFonts w:ascii="Cambria Math" w:eastAsia="Cambria Math" w:hAnsi="Cambria Math" w:cs="Cambria Math"/>
          </w:rPr>
          <m:t>=V</m:t>
        </m:r>
      </m:oMath>
      <w:r>
        <w:rPr>
          <w:rFonts w:ascii="Times New Roman" w:eastAsia="Times New Roman" w:hAnsi="Times New Roman" w:cs="Times New Roman"/>
          <w:sz w:val="24"/>
          <w:szCs w:val="24"/>
        </w:rPr>
        <w:t xml:space="preserve"> and </w:t>
      </w:r>
      <m:oMath>
        <m:sSup>
          <m:sSupPr>
            <m:ctrlPr>
              <w:rPr>
                <w:rFonts w:ascii="Cambria Math" w:eastAsia="Cambria Math" w:hAnsi="Cambria Math" w:cs="Cambria Math"/>
              </w:rPr>
            </m:ctrlPr>
          </m:sSupPr>
          <m:e>
            <m:r>
              <w:rPr>
                <w:rFonts w:ascii="Cambria Math" w:eastAsia="Cambria Math" w:hAnsi="Cambria Math" w:cs="Cambria Math"/>
              </w:rPr>
              <m:t>VF</m:t>
            </m:r>
          </m:e>
          <m:sup>
            <m:r>
              <w:rPr>
                <w:rFonts w:ascii="Cambria Math" w:eastAsia="Cambria Math" w:hAnsi="Cambria Math" w:cs="Cambria Math"/>
              </w:rPr>
              <m:t>purple</m:t>
            </m:r>
          </m:sup>
        </m:sSup>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θ</m:t>
            </m:r>
          </m:num>
          <m:den>
            <m:r>
              <w:rPr>
                <w:rFonts w:ascii="Cambria Math" w:eastAsia="Cambria Math" w:hAnsi="Cambria Math" w:cs="Cambria Math"/>
              </w:rPr>
              <m:t>1+k⋅D</m:t>
            </m:r>
          </m:den>
        </m:f>
      </m:oMath>
      <w:r>
        <w:rPr>
          <w:rFonts w:ascii="Times New Roman" w:eastAsia="Times New Roman" w:hAnsi="Times New Roman" w:cs="Times New Roman"/>
          <w:sz w:val="24"/>
          <w:szCs w:val="24"/>
        </w:rPr>
        <w:t xml:space="preserve">, </w:t>
      </w:r>
    </w:p>
    <w:p w14:paraId="0000007E" w14:textId="77777777" w:rsidR="00585BFC"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Rejecting is actually more expensive after purple, as animals have to wait for an additional delay to reject. The acceptance threshold here is the expected discounted value of future rewards after a rejection. This would be:</w:t>
      </w:r>
    </w:p>
    <w:p w14:paraId="0000007F" w14:textId="77777777" w:rsidR="00585BFC" w:rsidRDefault="00000000">
      <w:pPr>
        <w:jc w:val="center"/>
        <w:rPr>
          <w:rFonts w:ascii="Cambria Math" w:eastAsia="Cambria Math" w:hAnsi="Cambria Math" w:cs="Cambria Math"/>
        </w:rPr>
      </w:pPr>
      <m:oMathPara>
        <m:oMath>
          <m:sSup>
            <m:sSupPr>
              <m:ctrlPr>
                <w:rPr>
                  <w:rFonts w:ascii="Cambria Math" w:eastAsia="Cambria Math" w:hAnsi="Cambria Math" w:cs="Cambria Math"/>
                </w:rPr>
              </m:ctrlPr>
            </m:sSupPr>
            <m:e>
              <m:r>
                <w:rPr>
                  <w:rFonts w:ascii="Cambria Math" w:hAnsi="Cambria Math"/>
                </w:rPr>
                <m:t>θ</m:t>
              </m:r>
            </m:e>
            <m:sup>
              <m:r>
                <w:rPr>
                  <w:rFonts w:ascii="Cambria Math" w:eastAsia="Cambria Math" w:hAnsi="Cambria Math" w:cs="Cambria Math"/>
                </w:rPr>
                <m:t>purple</m:t>
              </m:r>
            </m:sup>
          </m:sSup>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θ</m:t>
              </m:r>
            </m:num>
            <m:den>
              <m:r>
                <w:rPr>
                  <w:rFonts w:ascii="Cambria Math" w:eastAsia="Cambria Math" w:hAnsi="Cambria Math" w:cs="Cambria Math"/>
                </w:rPr>
                <m:t>1+k⋅Δt</m:t>
              </m:r>
            </m:den>
          </m:f>
        </m:oMath>
      </m:oMathPara>
    </w:p>
    <w:p w14:paraId="00000080" w14:textId="77777777" w:rsidR="00585BF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either case, </w:t>
      </w:r>
    </w:p>
    <w:p w14:paraId="00000081" w14:textId="77777777" w:rsidR="00585BFC" w:rsidRDefault="00000000">
      <w:pPr>
        <w:jc w:val="center"/>
        <w:rPr>
          <w:rFonts w:ascii="Cambria Math" w:eastAsia="Cambria Math" w:hAnsi="Cambria Math" w:cs="Cambria Math"/>
        </w:rPr>
      </w:pPr>
      <m:oMathPara>
        <m:oMath>
          <m:r>
            <w:rPr>
              <w:rFonts w:ascii="Cambria Math" w:eastAsia="Cambria Math" w:hAnsi="Cambria Math" w:cs="Cambria Math"/>
            </w:rPr>
            <m:t>p</m:t>
          </m:r>
          <m:d>
            <m:dPr>
              <m:ctrlPr>
                <w:rPr>
                  <w:rFonts w:ascii="Cambria Math" w:eastAsia="Cambria Math" w:hAnsi="Cambria Math" w:cs="Cambria Math"/>
                </w:rPr>
              </m:ctrlPr>
            </m:dPr>
            <m:e>
              <m:r>
                <w:rPr>
                  <w:rFonts w:ascii="Cambria Math" w:eastAsia="Cambria Math" w:hAnsi="Cambria Math" w:cs="Cambria Math"/>
                </w:rPr>
                <m:t>accept</m:t>
              </m:r>
            </m:e>
          </m:d>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1+</m:t>
              </m:r>
              <m:sSup>
                <m:sSupPr>
                  <m:ctrlPr>
                    <w:rPr>
                      <w:rFonts w:ascii="Cambria Math" w:eastAsia="Cambria Math" w:hAnsi="Cambria Math" w:cs="Cambria Math"/>
                    </w:rPr>
                  </m:ctrlPr>
                </m:sSupPr>
                <m:e>
                  <m:r>
                    <w:rPr>
                      <w:rFonts w:ascii="Cambria Math" w:eastAsia="Cambria Math" w:hAnsi="Cambria Math" w:cs="Cambria Math"/>
                    </w:rPr>
                    <m:t>e</m:t>
                  </m:r>
                </m:e>
                <m:sup>
                  <m:f>
                    <m:fPr>
                      <m:ctrlPr>
                        <w:rPr>
                          <w:rFonts w:ascii="Cambria Math" w:eastAsia="Cambria Math" w:hAnsi="Cambria Math" w:cs="Cambria Math"/>
                        </w:rPr>
                      </m:ctrlPr>
                    </m:fPr>
                    <m:num>
                      <m:r>
                        <w:rPr>
                          <w:rFonts w:ascii="Cambria Math" w:eastAsia="Cambria Math" w:hAnsi="Cambria Math" w:cs="Cambria Math"/>
                        </w:rPr>
                        <m:t>-U-θ</m:t>
                      </m:r>
                    </m:num>
                    <m:den>
                      <m:r>
                        <w:rPr>
                          <w:rFonts w:ascii="Cambria Math" w:eastAsia="Cambria Math" w:hAnsi="Cambria Math" w:cs="Cambria Math"/>
                        </w:rPr>
                        <m:t>σ</m:t>
                      </m:r>
                    </m:den>
                  </m:f>
                </m:sup>
              </m:sSup>
            </m:den>
          </m:f>
        </m:oMath>
      </m:oMathPara>
    </w:p>
    <w:p w14:paraId="00000082" w14:textId="77777777" w:rsidR="00585BFC" w:rsidRDefault="00585BFC">
      <w:pPr>
        <w:rPr>
          <w:rFonts w:ascii="Times New Roman" w:eastAsia="Times New Roman" w:hAnsi="Times New Roman" w:cs="Times New Roman"/>
          <w:sz w:val="24"/>
          <w:szCs w:val="24"/>
        </w:rPr>
      </w:pPr>
    </w:p>
    <w:p w14:paraId="00000083" w14:textId="77777777" w:rsidR="00585BFC" w:rsidRDefault="00585BFC">
      <w:pPr>
        <w:spacing w:after="0" w:line="480" w:lineRule="auto"/>
        <w:rPr>
          <w:rFonts w:ascii="Times New Roman" w:eastAsia="Times New Roman" w:hAnsi="Times New Roman" w:cs="Times New Roman"/>
          <w:i/>
          <w:iCs/>
          <w:sz w:val="24"/>
          <w:szCs w:val="24"/>
        </w:rPr>
      </w:pPr>
    </w:p>
    <w:p w14:paraId="00000084"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ANOVA-sliding window Analysis</w:t>
      </w:r>
    </w:p>
    <w:p w14:paraId="00000085"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sliding window analysis was performed using the neural activity from all 170 recorded cells, expressed as total spike count. Starting 500 ms before and ending 1000 ms after visual cue onset, 100 ms bins were created with a 10 ms interleave period. The spike count within each bin was used in the two-way ANOVA sliding window analysis, with drops and delay as the independent </w:t>
      </w:r>
      <w:r>
        <w:rPr>
          <w:rFonts w:ascii="Times New Roman" w:eastAsia="Times New Roman" w:hAnsi="Times New Roman" w:cs="Times New Roman"/>
          <w:sz w:val="24"/>
          <w:szCs w:val="24"/>
        </w:rPr>
        <w:lastRenderedPageBreak/>
        <w:t>variables. An additional effect was included for the choice factor to test whether choice explains additional variance in firing rate, independently of drop and delay.</w:t>
      </w:r>
    </w:p>
    <w:p w14:paraId="00000086"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each bin, we estimated the proportion of cells that were significantly modulated by each factor (two-way ANOVA, p &lt; 0.05).</w:t>
      </w:r>
    </w:p>
    <w:p w14:paraId="00000087" w14:textId="77777777" w:rsidR="00585BFC" w:rsidRDefault="00000000">
      <w:pPr>
        <w:spacing w:after="0" w:line="480" w:lineRule="auto"/>
        <w:rPr>
          <w:rFonts w:ascii="Times New Roman" w:eastAsia="Times New Roman" w:hAnsi="Times New Roman" w:cs="Times New Roman"/>
          <w:color w:val="242424"/>
          <w:sz w:val="24"/>
          <w:szCs w:val="24"/>
          <w:highlight w:val="white"/>
        </w:rPr>
      </w:pPr>
      <w:r>
        <w:rPr>
          <w:rFonts w:ascii="Times New Roman" w:eastAsia="Times New Roman" w:hAnsi="Times New Roman" w:cs="Times New Roman"/>
          <w:sz w:val="24"/>
          <w:szCs w:val="24"/>
        </w:rPr>
        <w:t xml:space="preserve">Additionally, we extracted the variance explained by each factor, and by the interaction between drops and delay, expressed as </w:t>
      </w:r>
      <w:r>
        <w:rPr>
          <w:rFonts w:ascii="Times New Roman" w:eastAsia="Times New Roman" w:hAnsi="Times New Roman" w:cs="Times New Roman"/>
          <w:color w:val="242424"/>
          <w:sz w:val="24"/>
          <w:szCs w:val="24"/>
          <w:highlight w:val="white"/>
        </w:rPr>
        <w:t xml:space="preserve">omega </w:t>
      </w:r>
      <w:r>
        <w:rPr>
          <w:rFonts w:ascii="Times New Roman" w:eastAsia="Times New Roman" w:hAnsi="Times New Roman" w:cs="Times New Roman"/>
          <w:sz w:val="24"/>
          <w:szCs w:val="24"/>
          <w:highlight w:val="white"/>
        </w:rPr>
        <w:t>squared (</w:t>
      </w:r>
      <w:r>
        <w:rPr>
          <w:rFonts w:ascii="Times New Roman" w:eastAsia="Times New Roman" w:hAnsi="Times New Roman" w:cs="Times New Roman"/>
          <w:color w:val="000000"/>
          <w:sz w:val="24"/>
          <w:szCs w:val="24"/>
          <w:highlight w:val="white"/>
        </w:rPr>
        <w:t>33</w:t>
      </w:r>
      <w:r>
        <w:rPr>
          <w:rFonts w:ascii="Times New Roman" w:eastAsia="Times New Roman" w:hAnsi="Times New Roman" w:cs="Times New Roman"/>
          <w:sz w:val="24"/>
          <w:szCs w:val="24"/>
          <w:highlight w:val="white"/>
        </w:rPr>
        <w:t>):</w:t>
      </w:r>
    </w:p>
    <w:p w14:paraId="00000088" w14:textId="77777777" w:rsidR="00585BFC" w:rsidRDefault="00000000">
      <w:pPr>
        <w:spacing w:after="0" w:line="480" w:lineRule="auto"/>
        <w:jc w:val="center"/>
        <w:rPr>
          <w:rFonts w:ascii="Times New Roman" w:eastAsia="Times New Roman" w:hAnsi="Times New Roman" w:cs="Times New Roman"/>
          <w:sz w:val="24"/>
          <w:szCs w:val="24"/>
          <w:highlight w:val="white"/>
          <w:vertAlign w:val="subscript"/>
        </w:rPr>
      </w:pPr>
      <w:r>
        <w:rPr>
          <w:rFonts w:ascii="Times New Roman" w:eastAsia="Times New Roman" w:hAnsi="Times New Roman" w:cs="Times New Roman"/>
          <w:sz w:val="24"/>
          <w:szCs w:val="24"/>
          <w:highlight w:val="white"/>
        </w:rPr>
        <w:t>ω</w:t>
      </w:r>
      <w:r>
        <w:rPr>
          <w:rFonts w:ascii="Times New Roman" w:eastAsia="Times New Roman" w:hAnsi="Times New Roman" w:cs="Times New Roman"/>
          <w:sz w:val="24"/>
          <w:szCs w:val="24"/>
          <w:highlight w:val="white"/>
          <w:vertAlign w:val="superscript"/>
        </w:rPr>
        <w:t>2</w:t>
      </w:r>
      <w:r>
        <w:rPr>
          <w:rFonts w:ascii="Times New Roman" w:eastAsia="Times New Roman" w:hAnsi="Times New Roman" w:cs="Times New Roman"/>
          <w:sz w:val="24"/>
          <w:szCs w:val="24"/>
          <w:highlight w:val="white"/>
        </w:rPr>
        <w:t xml:space="preserve"> = (SS</w:t>
      </w:r>
      <w:r>
        <w:rPr>
          <w:rFonts w:ascii="Times New Roman" w:eastAsia="Times New Roman" w:hAnsi="Times New Roman" w:cs="Times New Roman"/>
          <w:sz w:val="24"/>
          <w:szCs w:val="24"/>
          <w:highlight w:val="white"/>
          <w:vertAlign w:val="subscript"/>
        </w:rPr>
        <w:t xml:space="preserve">effect </w:t>
      </w:r>
      <w:r>
        <w:rPr>
          <w:rFonts w:ascii="Times New Roman" w:eastAsia="Times New Roman" w:hAnsi="Times New Roman" w:cs="Times New Roman"/>
          <w:sz w:val="24"/>
          <w:szCs w:val="24"/>
          <w:highlight w:val="white"/>
        </w:rPr>
        <w:t>– (df</w:t>
      </w:r>
      <w:r>
        <w:rPr>
          <w:rFonts w:ascii="Times New Roman" w:eastAsia="Times New Roman" w:hAnsi="Times New Roman" w:cs="Times New Roman"/>
          <w:sz w:val="24"/>
          <w:szCs w:val="24"/>
          <w:highlight w:val="white"/>
          <w:vertAlign w:val="subscript"/>
        </w:rPr>
        <w:t>effect</w:t>
      </w:r>
      <w:r>
        <w:rPr>
          <w:rFonts w:ascii="Times New Roman" w:eastAsia="Times New Roman" w:hAnsi="Times New Roman" w:cs="Times New Roman"/>
          <w:sz w:val="24"/>
          <w:szCs w:val="24"/>
          <w:highlight w:val="white"/>
        </w:rPr>
        <w:t>)(MS</w:t>
      </w:r>
      <w:r>
        <w:rPr>
          <w:rFonts w:ascii="Times New Roman" w:eastAsia="Times New Roman" w:hAnsi="Times New Roman" w:cs="Times New Roman"/>
          <w:sz w:val="24"/>
          <w:szCs w:val="24"/>
          <w:highlight w:val="white"/>
          <w:vertAlign w:val="subscript"/>
        </w:rPr>
        <w:t>error</w:t>
      </w:r>
      <w:r>
        <w:rPr>
          <w:rFonts w:ascii="Times New Roman" w:eastAsia="Times New Roman" w:hAnsi="Times New Roman" w:cs="Times New Roman"/>
          <w:sz w:val="24"/>
          <w:szCs w:val="24"/>
          <w:highlight w:val="white"/>
        </w:rPr>
        <w:t>))/ MS</w:t>
      </w:r>
      <w:r>
        <w:rPr>
          <w:rFonts w:ascii="Times New Roman" w:eastAsia="Times New Roman" w:hAnsi="Times New Roman" w:cs="Times New Roman"/>
          <w:sz w:val="24"/>
          <w:szCs w:val="24"/>
          <w:highlight w:val="white"/>
          <w:vertAlign w:val="subscript"/>
        </w:rPr>
        <w:t>error</w:t>
      </w:r>
      <w:r>
        <w:rPr>
          <w:rFonts w:ascii="Times New Roman" w:eastAsia="Times New Roman" w:hAnsi="Times New Roman" w:cs="Times New Roman"/>
          <w:sz w:val="24"/>
          <w:szCs w:val="24"/>
          <w:highlight w:val="white"/>
        </w:rPr>
        <w:t xml:space="preserve"> + SS</w:t>
      </w:r>
      <w:r>
        <w:rPr>
          <w:rFonts w:ascii="Times New Roman" w:eastAsia="Times New Roman" w:hAnsi="Times New Roman" w:cs="Times New Roman"/>
          <w:sz w:val="24"/>
          <w:szCs w:val="24"/>
          <w:highlight w:val="white"/>
          <w:vertAlign w:val="subscript"/>
        </w:rPr>
        <w:t>total</w:t>
      </w:r>
    </w:p>
    <w:p w14:paraId="00000089" w14:textId="77777777" w:rsidR="00585BFC" w:rsidRDefault="00585BFC">
      <w:pPr>
        <w:spacing w:after="0" w:line="480" w:lineRule="auto"/>
        <w:rPr>
          <w:rFonts w:ascii="Times New Roman" w:eastAsia="Times New Roman" w:hAnsi="Times New Roman" w:cs="Times New Roman"/>
          <w:sz w:val="24"/>
          <w:szCs w:val="24"/>
        </w:rPr>
      </w:pPr>
    </w:p>
    <w:p w14:paraId="0000008A"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Correlation across time</w:t>
      </w:r>
    </w:p>
    <w:p w14:paraId="0000008B"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this analysis, we only included cells that responded to at least one of the task-relevant variables (delay, drop or choice). This left 121 cells. </w:t>
      </w:r>
    </w:p>
    <w:p w14:paraId="0000008C"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extract the population encoding dimension for drop and delay, we performed a sliding window ANOVA on each cell and extracted the regression coefficients for drop and delay at each time bin. The dimension formed by the beta coefficients across cells at each time bin, is the time-dependent encoding dimension of drop or delay.</w:t>
      </w:r>
    </w:p>
    <w:p w14:paraId="0000008D"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population activity that encodes delay is quantified as the activity projected onto the delay dimension. The population activity of drops is calculated similarly. For each factor separately, the beta coefficients for each time bin were correlated with each other, and the Pearson correlation was calculated.</w:t>
      </w:r>
    </w:p>
    <w:p w14:paraId="0000008E"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significance threshold of 0.05 (uncorrected) was used.</w:t>
      </w:r>
    </w:p>
    <w:p w14:paraId="0000008F" w14:textId="77777777" w:rsidR="00585BFC" w:rsidRDefault="00585BFC">
      <w:pPr>
        <w:spacing w:after="0" w:line="480" w:lineRule="auto"/>
        <w:rPr>
          <w:rFonts w:ascii="Times New Roman" w:eastAsia="Times New Roman" w:hAnsi="Times New Roman" w:cs="Times New Roman"/>
          <w:sz w:val="24"/>
          <w:szCs w:val="24"/>
        </w:rPr>
      </w:pPr>
    </w:p>
    <w:p w14:paraId="00000090"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Decoding analysis</w:t>
      </w:r>
    </w:p>
    <w:p w14:paraId="00000091" w14:textId="77777777" w:rsidR="00585BFC" w:rsidRDefault="00000000">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lastRenderedPageBreak/>
        <w:t>A support vector machine was used as the classifier. Training and testing comprised of non-overlapping trials (75% of trials for training, and 25% for testing). This procedure was repeated 10 times, and the average decoding accuracy was recorded. Decoding of drops, delays and offer identity were carried out separately. For each factor, decoding was performed using a sliding window (step size: 20 ms, width: 100 ms).</w:t>
      </w:r>
    </w:p>
    <w:p w14:paraId="00000092" w14:textId="77777777" w:rsidR="00585BFC" w:rsidRDefault="00000000">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References</w:t>
      </w:r>
    </w:p>
    <w:p w14:paraId="00000093" w14:textId="77777777" w:rsidR="00585BFC" w:rsidRDefault="00000000">
      <w:pPr>
        <w:numPr>
          <w:ilvl w:val="0"/>
          <w:numId w:val="1"/>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 Ainslie. Specious reward: A behavioral theory of impulsiveness and impulse control. </w:t>
      </w:r>
      <w:r>
        <w:rPr>
          <w:rFonts w:ascii="Times New Roman" w:eastAsia="Times New Roman" w:hAnsi="Times New Roman" w:cs="Times New Roman"/>
          <w:i/>
          <w:iCs/>
          <w:color w:val="000000"/>
          <w:sz w:val="24"/>
          <w:szCs w:val="24"/>
        </w:rPr>
        <w:t xml:space="preserve">Psychol. Bull. </w:t>
      </w:r>
      <w:r>
        <w:rPr>
          <w:rFonts w:ascii="Times New Roman" w:eastAsia="Times New Roman" w:hAnsi="Times New Roman" w:cs="Times New Roman"/>
          <w:b/>
          <w:bCs/>
          <w:color w:val="000000"/>
          <w:sz w:val="24"/>
          <w:szCs w:val="24"/>
        </w:rPr>
        <w:t>82</w:t>
      </w:r>
      <w:r>
        <w:rPr>
          <w:rFonts w:ascii="Times New Roman" w:eastAsia="Times New Roman" w:hAnsi="Times New Roman" w:cs="Times New Roman"/>
          <w:color w:val="000000"/>
          <w:sz w:val="24"/>
          <w:szCs w:val="24"/>
        </w:rPr>
        <w:t>, 463-496 (1975). </w:t>
      </w:r>
    </w:p>
    <w:p w14:paraId="00000094" w14:textId="77777777" w:rsidR="00585BFC" w:rsidRDefault="00000000">
      <w:pPr>
        <w:numPr>
          <w:ilvl w:val="0"/>
          <w:numId w:val="1"/>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 E. Mazur. An adjusting procedure for studying delayed reinforcement. In M. L. Commons, J. E. Mazur, J. A. Nevin, &amp; H. Rachlin (Eds.),</w:t>
      </w:r>
      <w:r>
        <w:rPr>
          <w:rFonts w:ascii="Times New Roman" w:eastAsia="Times New Roman" w:hAnsi="Times New Roman" w:cs="Times New Roman"/>
          <w:i/>
          <w:iCs/>
          <w:color w:val="000000"/>
          <w:sz w:val="24"/>
          <w:szCs w:val="24"/>
        </w:rPr>
        <w:t xml:space="preserve"> The effect of delay and of intervening events on reinforcement value</w:t>
      </w:r>
      <w:r>
        <w:rPr>
          <w:rFonts w:ascii="Times New Roman" w:eastAsia="Times New Roman" w:hAnsi="Times New Roman" w:cs="Times New Roman"/>
          <w:color w:val="000000"/>
          <w:sz w:val="24"/>
          <w:szCs w:val="24"/>
        </w:rPr>
        <w:t xml:space="preserve"> (pp. 55–73).  Lawrence Erlbaum Associates, Inc. (1987). </w:t>
      </w:r>
    </w:p>
    <w:p w14:paraId="00000095" w14:textId="77777777" w:rsidR="00585BFC" w:rsidRDefault="00000000">
      <w:pPr>
        <w:numPr>
          <w:ilvl w:val="0"/>
          <w:numId w:val="1"/>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 Mischel, E. B. Ebbesen. Attention in Delay of Gratification. </w:t>
      </w:r>
      <w:r>
        <w:rPr>
          <w:rFonts w:ascii="Times New Roman" w:eastAsia="Times New Roman" w:hAnsi="Times New Roman" w:cs="Times New Roman"/>
          <w:i/>
          <w:iCs/>
          <w:color w:val="000000"/>
          <w:sz w:val="24"/>
          <w:szCs w:val="24"/>
        </w:rPr>
        <w:t>J. Pers. Soc. Psychol.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16</w:t>
      </w:r>
      <w:r>
        <w:rPr>
          <w:rFonts w:ascii="Times New Roman" w:eastAsia="Times New Roman" w:hAnsi="Times New Roman" w:cs="Times New Roman"/>
          <w:color w:val="000000"/>
          <w:sz w:val="24"/>
          <w:szCs w:val="24"/>
        </w:rPr>
        <w:t>, 329-337 (1970).</w:t>
      </w:r>
    </w:p>
    <w:p w14:paraId="00000096" w14:textId="77777777" w:rsidR="00585BFC" w:rsidRDefault="00585BFC">
      <w:pPr>
        <w:numPr>
          <w:ilvl w:val="0"/>
          <w:numId w:val="1"/>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hyperlink r:id="rId17">
        <w:r>
          <w:rPr>
            <w:rFonts w:ascii="Times New Roman" w:eastAsia="Times New Roman" w:hAnsi="Times New Roman" w:cs="Times New Roman"/>
            <w:color w:val="000000"/>
            <w:sz w:val="24"/>
            <w:szCs w:val="24"/>
          </w:rPr>
          <w:t>A. M. Trevail</w:t>
        </w:r>
      </w:hyperlink>
      <w:r w:rsidR="00000000">
        <w:rPr>
          <w:rFonts w:ascii="Times New Roman" w:eastAsia="Times New Roman" w:hAnsi="Times New Roman" w:cs="Times New Roman"/>
          <w:color w:val="000000"/>
          <w:sz w:val="24"/>
          <w:szCs w:val="24"/>
        </w:rPr>
        <w:t xml:space="preserve"> et al., Environmental heterogeneity decreases reproductive success via effects on foraging behaviour, </w:t>
      </w:r>
      <w:r w:rsidR="00000000">
        <w:rPr>
          <w:rFonts w:ascii="Times New Roman" w:eastAsia="Times New Roman" w:hAnsi="Times New Roman" w:cs="Times New Roman"/>
          <w:i/>
          <w:iCs/>
          <w:color w:val="000000"/>
          <w:sz w:val="24"/>
          <w:szCs w:val="24"/>
        </w:rPr>
        <w:t>Proc. Biol. Sci.</w:t>
      </w:r>
      <w:r w:rsidR="00000000">
        <w:rPr>
          <w:rFonts w:ascii="Times New Roman" w:eastAsia="Times New Roman" w:hAnsi="Times New Roman" w:cs="Times New Roman"/>
          <w:color w:val="000000"/>
          <w:sz w:val="24"/>
          <w:szCs w:val="24"/>
        </w:rPr>
        <w:t xml:space="preserve"> </w:t>
      </w:r>
      <w:r w:rsidR="00000000">
        <w:rPr>
          <w:rFonts w:ascii="Times New Roman" w:eastAsia="Times New Roman" w:hAnsi="Times New Roman" w:cs="Times New Roman"/>
          <w:b/>
          <w:bCs/>
          <w:color w:val="000000"/>
          <w:sz w:val="24"/>
          <w:szCs w:val="24"/>
        </w:rPr>
        <w:t>286</w:t>
      </w:r>
      <w:r w:rsidR="00000000">
        <w:rPr>
          <w:rFonts w:ascii="Times New Roman" w:eastAsia="Times New Roman" w:hAnsi="Times New Roman" w:cs="Times New Roman"/>
          <w:color w:val="000000"/>
          <w:sz w:val="24"/>
          <w:szCs w:val="24"/>
        </w:rPr>
        <w:t xml:space="preserve">, 20190795 (2019). </w:t>
      </w:r>
    </w:p>
    <w:p w14:paraId="00000097" w14:textId="77777777" w:rsidR="00585BFC" w:rsidRDefault="00585BFC">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hyperlink r:id="rId18">
        <w:r>
          <w:rPr>
            <w:rFonts w:ascii="Times New Roman" w:eastAsia="Times New Roman" w:hAnsi="Times New Roman" w:cs="Times New Roman"/>
            <w:color w:val="000000"/>
            <w:sz w:val="24"/>
            <w:szCs w:val="24"/>
          </w:rPr>
          <w:t>J. A. Eccard</w:t>
        </w:r>
      </w:hyperlink>
      <w:r w:rsidR="00000000">
        <w:rPr>
          <w:rFonts w:ascii="Times New Roman" w:eastAsia="Times New Roman" w:hAnsi="Times New Roman" w:cs="Times New Roman"/>
          <w:color w:val="000000"/>
          <w:sz w:val="24"/>
          <w:szCs w:val="24"/>
        </w:rPr>
        <w:t>, </w:t>
      </w:r>
      <w:hyperlink r:id="rId19">
        <w:r>
          <w:rPr>
            <w:rFonts w:ascii="Times New Roman" w:eastAsia="Times New Roman" w:hAnsi="Times New Roman" w:cs="Times New Roman"/>
            <w:color w:val="000000"/>
            <w:sz w:val="24"/>
            <w:szCs w:val="24"/>
          </w:rPr>
          <w:t>T. Liesenjohann</w:t>
        </w:r>
      </w:hyperlink>
      <w:r w:rsidR="00000000">
        <w:rPr>
          <w:rFonts w:ascii="Times New Roman" w:eastAsia="Times New Roman" w:hAnsi="Times New Roman" w:cs="Times New Roman"/>
          <w:color w:val="000000"/>
          <w:sz w:val="24"/>
          <w:szCs w:val="24"/>
        </w:rPr>
        <w:t>, </w:t>
      </w:r>
      <w:hyperlink r:id="rId20">
        <w:r>
          <w:rPr>
            <w:rFonts w:ascii="Times New Roman" w:eastAsia="Times New Roman" w:hAnsi="Times New Roman" w:cs="Times New Roman"/>
            <w:color w:val="000000"/>
            <w:sz w:val="24"/>
            <w:szCs w:val="24"/>
          </w:rPr>
          <w:t>M. Dammhahn</w:t>
        </w:r>
      </w:hyperlink>
      <w:r w:rsidR="00000000">
        <w:rPr>
          <w:rFonts w:ascii="Aptos" w:eastAsia="Aptos" w:hAnsi="Aptos" w:cs="Aptos"/>
          <w:color w:val="000000"/>
          <w:sz w:val="24"/>
          <w:szCs w:val="24"/>
        </w:rPr>
        <w:t>.</w:t>
      </w:r>
      <w:r w:rsidR="00000000">
        <w:rPr>
          <w:rFonts w:ascii="Times New Roman" w:eastAsia="Times New Roman" w:hAnsi="Times New Roman" w:cs="Times New Roman"/>
          <w:color w:val="000000"/>
          <w:sz w:val="24"/>
          <w:szCs w:val="24"/>
        </w:rPr>
        <w:t xml:space="preserve"> Among-individual differences in foraging modulate resource exploitation under perceived predation risk. </w:t>
      </w:r>
      <w:r w:rsidR="00000000">
        <w:rPr>
          <w:rFonts w:ascii="Times New Roman" w:eastAsia="Times New Roman" w:hAnsi="Times New Roman" w:cs="Times New Roman"/>
          <w:i/>
          <w:iCs/>
          <w:color w:val="000000"/>
          <w:sz w:val="24"/>
          <w:szCs w:val="24"/>
        </w:rPr>
        <w:t>Oecologia</w:t>
      </w:r>
      <w:r w:rsidR="00000000">
        <w:rPr>
          <w:rFonts w:ascii="Times New Roman" w:eastAsia="Times New Roman" w:hAnsi="Times New Roman" w:cs="Times New Roman"/>
          <w:color w:val="000000"/>
          <w:sz w:val="24"/>
          <w:szCs w:val="24"/>
        </w:rPr>
        <w:t xml:space="preserve"> </w:t>
      </w:r>
      <w:r w:rsidR="00000000">
        <w:rPr>
          <w:rFonts w:ascii="Times New Roman" w:eastAsia="Times New Roman" w:hAnsi="Times New Roman" w:cs="Times New Roman"/>
          <w:b/>
          <w:bCs/>
          <w:color w:val="000000"/>
          <w:sz w:val="24"/>
          <w:szCs w:val="24"/>
        </w:rPr>
        <w:t>194</w:t>
      </w:r>
      <w:r w:rsidR="00000000">
        <w:rPr>
          <w:rFonts w:ascii="Times New Roman" w:eastAsia="Times New Roman" w:hAnsi="Times New Roman" w:cs="Times New Roman"/>
          <w:color w:val="000000"/>
          <w:sz w:val="24"/>
          <w:szCs w:val="24"/>
        </w:rPr>
        <w:t>, 621-634 (2020).</w:t>
      </w:r>
    </w:p>
    <w:p w14:paraId="00000098"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 H. Walker, M. C. Hutchinson, A. B. Potter, J. A. Becker, R. A. Long, R. M. Pringle. Mechanisms of individual variation in large herbivore diets: Roles of spatial heterogeneity and state-dependent foraging. </w:t>
      </w:r>
      <w:r>
        <w:rPr>
          <w:rFonts w:ascii="Times New Roman" w:eastAsia="Times New Roman" w:hAnsi="Times New Roman" w:cs="Times New Roman"/>
          <w:i/>
          <w:iCs/>
          <w:color w:val="000000"/>
          <w:sz w:val="24"/>
          <w:szCs w:val="24"/>
        </w:rPr>
        <w:t>Ecology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104</w:t>
      </w:r>
      <w:r>
        <w:rPr>
          <w:rFonts w:ascii="Times New Roman" w:eastAsia="Times New Roman" w:hAnsi="Times New Roman" w:cs="Times New Roman"/>
          <w:color w:val="000000"/>
          <w:sz w:val="24"/>
          <w:szCs w:val="24"/>
        </w:rPr>
        <w:t>, e3921 (2023).</w:t>
      </w:r>
    </w:p>
    <w:p w14:paraId="00000099"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Keidel K, Rramani Q, Weber B, Murawski C, Ettinger U. Individual Differences in Intertemporal Choice</w:t>
      </w:r>
      <w:r>
        <w:rPr>
          <w:rFonts w:ascii="Times New Roman" w:eastAsia="Times New Roman" w:hAnsi="Times New Roman" w:cs="Times New Roman"/>
          <w:i/>
          <w:iCs/>
          <w:color w:val="000000"/>
          <w:sz w:val="24"/>
          <w:szCs w:val="24"/>
        </w:rPr>
        <w:t>. Front Psychol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12</w:t>
      </w:r>
      <w:r>
        <w:rPr>
          <w:rFonts w:ascii="Times New Roman" w:eastAsia="Times New Roman" w:hAnsi="Times New Roman" w:cs="Times New Roman"/>
          <w:color w:val="000000"/>
          <w:sz w:val="24"/>
          <w:szCs w:val="24"/>
        </w:rPr>
        <w:t xml:space="preserve">, 643670 (2021). </w:t>
      </w:r>
    </w:p>
    <w:p w14:paraId="0000009A"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Shamosh NA, Deyoung CG, Green AE, Reis DL, Johnson MR, Conway AR, Engle RW, Braver TS, Gray JR. Individual differences in delay discounting: relation to intelligence, working memory, and anterior prefrontal cortex. Psychol Sci </w:t>
      </w:r>
      <w:r>
        <w:rPr>
          <w:rFonts w:ascii="Times New Roman" w:eastAsia="Times New Roman" w:hAnsi="Times New Roman" w:cs="Times New Roman"/>
          <w:b/>
          <w:bCs/>
          <w:color w:val="000000"/>
          <w:sz w:val="24"/>
          <w:szCs w:val="24"/>
        </w:rPr>
        <w:t>19,</w:t>
      </w:r>
      <w:r>
        <w:rPr>
          <w:rFonts w:ascii="Times New Roman" w:eastAsia="Times New Roman" w:hAnsi="Times New Roman" w:cs="Times New Roman"/>
          <w:color w:val="000000"/>
          <w:sz w:val="24"/>
          <w:szCs w:val="24"/>
        </w:rPr>
        <w:t xml:space="preserve"> 904-911 (2008).</w:t>
      </w:r>
    </w:p>
    <w:p w14:paraId="0000009B"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Lempert KM, Mechanic-Hamilton DJ, Xie L, Wisse LEM, de Flores R, Wang J, Das SR, Yushkevich PA, Wolk DA, Kable JW. Neural and behavioral correlates of episodic memory are associated with temporal discounting in older adults.</w:t>
      </w:r>
      <w:r>
        <w:rPr>
          <w:rFonts w:ascii="Times New Roman" w:eastAsia="Times New Roman" w:hAnsi="Times New Roman" w:cs="Times New Roman"/>
          <w:i/>
          <w:iCs/>
          <w:color w:val="000000"/>
          <w:sz w:val="24"/>
          <w:szCs w:val="24"/>
        </w:rPr>
        <w:t xml:space="preserve"> Neuropsychologia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146</w:t>
      </w:r>
      <w:r>
        <w:rPr>
          <w:rFonts w:ascii="Times New Roman" w:eastAsia="Times New Roman" w:hAnsi="Times New Roman" w:cs="Times New Roman"/>
          <w:color w:val="000000"/>
          <w:sz w:val="24"/>
          <w:szCs w:val="24"/>
        </w:rPr>
        <w:t>, 107549 (2020).</w:t>
      </w:r>
    </w:p>
    <w:p w14:paraId="0000009C"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Felton JW, Kahn G, Johnson J, Ali H, Saleh S, Habib N, Maher B, Strickland JC, Cheong J, Yi R, Rabinowitz JA. A systematic review and meta-analysis of the impact of environmental disadvantage on youth delayed reward discounting. </w:t>
      </w:r>
      <w:r>
        <w:rPr>
          <w:rFonts w:ascii="Times New Roman" w:eastAsia="Times New Roman" w:hAnsi="Times New Roman" w:cs="Times New Roman"/>
          <w:i/>
          <w:iCs/>
          <w:color w:val="000000"/>
          <w:sz w:val="24"/>
          <w:szCs w:val="24"/>
        </w:rPr>
        <w:t xml:space="preserve">Dev Psychopathol </w:t>
      </w:r>
      <w:r>
        <w:rPr>
          <w:rFonts w:ascii="Times New Roman" w:eastAsia="Times New Roman" w:hAnsi="Times New Roman" w:cs="Times New Roman"/>
          <w:b/>
          <w:bCs/>
          <w:color w:val="000000"/>
          <w:sz w:val="24"/>
          <w:szCs w:val="24"/>
        </w:rPr>
        <w:t>12</w:t>
      </w:r>
      <w:r>
        <w:rPr>
          <w:rFonts w:ascii="Times New Roman" w:eastAsia="Times New Roman" w:hAnsi="Times New Roman" w:cs="Times New Roman"/>
          <w:color w:val="000000"/>
          <w:sz w:val="24"/>
          <w:szCs w:val="24"/>
        </w:rPr>
        <w:t>, 1-16. (2025).</w:t>
      </w:r>
    </w:p>
    <w:p w14:paraId="0000009D"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Downey H, Haynes JM, Johnson HM, Odum AL. Deprivation Has Inconsistent Effects on Delay Discounting: A Review. </w:t>
      </w:r>
      <w:r>
        <w:rPr>
          <w:rFonts w:ascii="Times New Roman" w:eastAsia="Times New Roman" w:hAnsi="Times New Roman" w:cs="Times New Roman"/>
          <w:i/>
          <w:iCs/>
          <w:color w:val="000000"/>
          <w:sz w:val="24"/>
          <w:szCs w:val="24"/>
        </w:rPr>
        <w:t>Front Behav Neurosci</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16</w:t>
      </w:r>
      <w:r>
        <w:rPr>
          <w:rFonts w:ascii="Times New Roman" w:eastAsia="Times New Roman" w:hAnsi="Times New Roman" w:cs="Times New Roman"/>
          <w:color w:val="000000"/>
          <w:sz w:val="24"/>
          <w:szCs w:val="24"/>
        </w:rPr>
        <w:t>, 787322 (2022). </w:t>
      </w:r>
    </w:p>
    <w:p w14:paraId="0000009E"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Han X, Wang Y, Mu Y. The impact of pandemic threats on intertemporal choices in Chinese and Americans. Sci Rep </w:t>
      </w:r>
      <w:r>
        <w:rPr>
          <w:rFonts w:ascii="Times New Roman" w:eastAsia="Times New Roman" w:hAnsi="Times New Roman" w:cs="Times New Roman"/>
          <w:b/>
          <w:bCs/>
          <w:color w:val="000000"/>
          <w:sz w:val="24"/>
          <w:szCs w:val="24"/>
        </w:rPr>
        <w:t>14</w:t>
      </w:r>
      <w:r>
        <w:rPr>
          <w:rFonts w:ascii="Times New Roman" w:eastAsia="Times New Roman" w:hAnsi="Times New Roman" w:cs="Times New Roman"/>
          <w:color w:val="000000"/>
          <w:sz w:val="24"/>
          <w:szCs w:val="24"/>
        </w:rPr>
        <w:t>, 25672 (2024). </w:t>
      </w:r>
    </w:p>
    <w:p w14:paraId="0000009F"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Bickel WK, Yi R, Kowal BP, Gatchalian KM. Cigarette smokers discount past and future rewards symmetrically and more than controls: is discounting a measure of impulsivity? </w:t>
      </w:r>
      <w:r>
        <w:rPr>
          <w:rFonts w:ascii="Times New Roman" w:eastAsia="Times New Roman" w:hAnsi="Times New Roman" w:cs="Times New Roman"/>
          <w:i/>
          <w:iCs/>
          <w:color w:val="000000"/>
          <w:sz w:val="24"/>
          <w:szCs w:val="24"/>
        </w:rPr>
        <w:t>Drug Alcohol Depend</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96</w:t>
      </w:r>
      <w:r>
        <w:rPr>
          <w:rFonts w:ascii="Times New Roman" w:eastAsia="Times New Roman" w:hAnsi="Times New Roman" w:cs="Times New Roman"/>
          <w:color w:val="000000"/>
          <w:sz w:val="24"/>
          <w:szCs w:val="24"/>
        </w:rPr>
        <w:t>, 256-262 (2008).</w:t>
      </w:r>
    </w:p>
    <w:p w14:paraId="000000A0"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Vuchinich RE, Simpson CA. Hyperbolic temporal discounting in social drinkers and problem drinkers. </w:t>
      </w:r>
      <w:r>
        <w:rPr>
          <w:rFonts w:ascii="Times New Roman" w:eastAsia="Times New Roman" w:hAnsi="Times New Roman" w:cs="Times New Roman"/>
          <w:i/>
          <w:iCs/>
          <w:color w:val="000000"/>
          <w:sz w:val="24"/>
          <w:szCs w:val="24"/>
        </w:rPr>
        <w:t>Exp Clin Psychopharmacol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6</w:t>
      </w:r>
      <w:r>
        <w:rPr>
          <w:rFonts w:ascii="Times New Roman" w:eastAsia="Times New Roman" w:hAnsi="Times New Roman" w:cs="Times New Roman"/>
          <w:color w:val="000000"/>
          <w:sz w:val="24"/>
          <w:szCs w:val="24"/>
        </w:rPr>
        <w:t>, 292-305 (1998). </w:t>
      </w:r>
    </w:p>
    <w:p w14:paraId="000000A1"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Reynolds B. A review of delay-discounting research with humans: relations to drug use and gambling. </w:t>
      </w:r>
      <w:r>
        <w:rPr>
          <w:rFonts w:ascii="Times New Roman" w:eastAsia="Times New Roman" w:hAnsi="Times New Roman" w:cs="Times New Roman"/>
          <w:i/>
          <w:iCs/>
          <w:color w:val="000000"/>
          <w:sz w:val="24"/>
          <w:szCs w:val="24"/>
        </w:rPr>
        <w:t>Behav Pharmacol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17</w:t>
      </w:r>
      <w:r>
        <w:rPr>
          <w:rFonts w:ascii="Times New Roman" w:eastAsia="Times New Roman" w:hAnsi="Times New Roman" w:cs="Times New Roman"/>
          <w:color w:val="000000"/>
          <w:sz w:val="24"/>
          <w:szCs w:val="24"/>
        </w:rPr>
        <w:t>, 651-667 (2006).</w:t>
      </w:r>
    </w:p>
    <w:p w14:paraId="000000A2"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MacKillop J, Amlung MT, Few LR, Ray LA, Sweet LH, Munafò MR. Delayed reward discounting and addictive behavior: a meta-analysis. </w:t>
      </w:r>
      <w:r>
        <w:rPr>
          <w:rFonts w:ascii="Times New Roman" w:eastAsia="Times New Roman" w:hAnsi="Times New Roman" w:cs="Times New Roman"/>
          <w:i/>
          <w:iCs/>
          <w:color w:val="000000"/>
          <w:sz w:val="24"/>
          <w:szCs w:val="24"/>
        </w:rPr>
        <w:t>Psychopharmacology (Berl)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216</w:t>
      </w:r>
      <w:r>
        <w:rPr>
          <w:rFonts w:ascii="Times New Roman" w:eastAsia="Times New Roman" w:hAnsi="Times New Roman" w:cs="Times New Roman"/>
          <w:color w:val="000000"/>
          <w:sz w:val="24"/>
          <w:szCs w:val="24"/>
        </w:rPr>
        <w:t>, 305-321 (2011). </w:t>
      </w:r>
    </w:p>
    <w:p w14:paraId="000000A3"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 Kim, J. Hwang, D. Lee, Prefrontal coding of temporally discounted values during intertemporal choice. </w:t>
      </w:r>
      <w:r>
        <w:rPr>
          <w:rFonts w:ascii="Times New Roman" w:eastAsia="Times New Roman" w:hAnsi="Times New Roman" w:cs="Times New Roman"/>
          <w:i/>
          <w:iCs/>
          <w:color w:val="000000"/>
          <w:sz w:val="24"/>
          <w:szCs w:val="24"/>
        </w:rPr>
        <w:t>Neuron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59</w:t>
      </w:r>
      <w:r>
        <w:rPr>
          <w:rFonts w:ascii="Times New Roman" w:eastAsia="Times New Roman" w:hAnsi="Times New Roman" w:cs="Times New Roman"/>
          <w:color w:val="000000"/>
          <w:sz w:val="24"/>
          <w:szCs w:val="24"/>
        </w:rPr>
        <w:t xml:space="preserve">, 161-172 (2008). </w:t>
      </w:r>
    </w:p>
    <w:p w14:paraId="000000A4" w14:textId="77777777" w:rsidR="00585BFC" w:rsidRDefault="00585BFC">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hyperlink r:id="rId21">
        <w:r>
          <w:rPr>
            <w:rFonts w:ascii="Times New Roman" w:eastAsia="Times New Roman" w:hAnsi="Times New Roman" w:cs="Times New Roman"/>
            <w:color w:val="000000"/>
            <w:sz w:val="24"/>
            <w:szCs w:val="24"/>
          </w:rPr>
          <w:t>S. Wang</w:t>
        </w:r>
      </w:hyperlink>
      <w:r w:rsidR="00000000">
        <w:rPr>
          <w:rFonts w:ascii="Times New Roman" w:eastAsia="Times New Roman" w:hAnsi="Times New Roman" w:cs="Times New Roman"/>
          <w:color w:val="000000"/>
          <w:sz w:val="24"/>
          <w:szCs w:val="24"/>
          <w:vertAlign w:val="superscript"/>
        </w:rPr>
        <w:t> </w:t>
      </w:r>
      <w:hyperlink r:id="rId22" w:anchor="_blank">
        <w:r>
          <w:rPr>
            <w:rFonts w:ascii="Times New Roman" w:eastAsia="Times New Roman" w:hAnsi="Times New Roman" w:cs="Times New Roman"/>
            <w:color w:val="000000"/>
            <w:sz w:val="24"/>
            <w:szCs w:val="24"/>
            <w:vertAlign w:val="superscript"/>
          </w:rPr>
          <w:t>#</w:t>
        </w:r>
      </w:hyperlink>
      <w:r w:rsidR="00000000">
        <w:rPr>
          <w:rFonts w:ascii="Times New Roman" w:eastAsia="Times New Roman" w:hAnsi="Times New Roman" w:cs="Times New Roman"/>
          <w:color w:val="000000"/>
          <w:sz w:val="24"/>
          <w:szCs w:val="24"/>
        </w:rPr>
        <w:t>, </w:t>
      </w:r>
      <w:hyperlink r:id="rId23">
        <w:r>
          <w:rPr>
            <w:rFonts w:ascii="Times New Roman" w:eastAsia="Times New Roman" w:hAnsi="Times New Roman" w:cs="Times New Roman"/>
            <w:color w:val="000000"/>
            <w:sz w:val="24"/>
            <w:szCs w:val="24"/>
          </w:rPr>
          <w:t>R. Falcone</w:t>
        </w:r>
      </w:hyperlink>
      <w:r w:rsidR="00000000">
        <w:rPr>
          <w:rFonts w:ascii="Times New Roman" w:eastAsia="Times New Roman" w:hAnsi="Times New Roman" w:cs="Times New Roman"/>
          <w:color w:val="000000"/>
          <w:sz w:val="24"/>
          <w:szCs w:val="24"/>
          <w:vertAlign w:val="superscript"/>
        </w:rPr>
        <w:t> </w:t>
      </w:r>
      <w:hyperlink r:id="rId24" w:anchor="_blank">
        <w:r>
          <w:rPr>
            <w:rFonts w:ascii="Times New Roman" w:eastAsia="Times New Roman" w:hAnsi="Times New Roman" w:cs="Times New Roman"/>
            <w:color w:val="000000"/>
            <w:sz w:val="24"/>
            <w:szCs w:val="24"/>
            <w:vertAlign w:val="superscript"/>
          </w:rPr>
          <w:t>#</w:t>
        </w:r>
      </w:hyperlink>
      <w:r w:rsidR="00000000">
        <w:rPr>
          <w:rFonts w:ascii="Times New Roman" w:eastAsia="Times New Roman" w:hAnsi="Times New Roman" w:cs="Times New Roman"/>
          <w:color w:val="000000"/>
          <w:sz w:val="24"/>
          <w:szCs w:val="24"/>
          <w:vertAlign w:val="superscript"/>
        </w:rPr>
        <w:t> </w:t>
      </w:r>
      <w:r w:rsidR="00000000">
        <w:rPr>
          <w:rFonts w:ascii="Times New Roman" w:eastAsia="Times New Roman" w:hAnsi="Times New Roman" w:cs="Times New Roman"/>
          <w:color w:val="000000"/>
          <w:sz w:val="24"/>
          <w:szCs w:val="24"/>
        </w:rPr>
        <w:t>, </w:t>
      </w:r>
      <w:hyperlink r:id="rId25">
        <w:r>
          <w:rPr>
            <w:rFonts w:ascii="Times New Roman" w:eastAsia="Times New Roman" w:hAnsi="Times New Roman" w:cs="Times New Roman"/>
            <w:color w:val="000000"/>
            <w:sz w:val="24"/>
            <w:szCs w:val="24"/>
          </w:rPr>
          <w:t>B. Richmond</w:t>
        </w:r>
      </w:hyperlink>
      <w:r w:rsidR="00000000">
        <w:rPr>
          <w:rFonts w:ascii="Times New Roman" w:eastAsia="Times New Roman" w:hAnsi="Times New Roman" w:cs="Times New Roman"/>
          <w:color w:val="000000"/>
          <w:sz w:val="24"/>
          <w:szCs w:val="24"/>
          <w:vertAlign w:val="superscript"/>
        </w:rPr>
        <w:t> </w:t>
      </w:r>
      <w:r w:rsidR="00000000">
        <w:rPr>
          <w:rFonts w:ascii="Times New Roman" w:eastAsia="Times New Roman" w:hAnsi="Times New Roman" w:cs="Times New Roman"/>
          <w:color w:val="000000"/>
          <w:sz w:val="24"/>
          <w:szCs w:val="24"/>
        </w:rPr>
        <w:t>, </w:t>
      </w:r>
      <w:hyperlink r:id="rId26">
        <w:r>
          <w:rPr>
            <w:rFonts w:ascii="Times New Roman" w:eastAsia="Times New Roman" w:hAnsi="Times New Roman" w:cs="Times New Roman"/>
            <w:color w:val="000000"/>
            <w:sz w:val="24"/>
            <w:szCs w:val="24"/>
          </w:rPr>
          <w:t>B. B. Averbeck</w:t>
        </w:r>
      </w:hyperlink>
      <w:r w:rsidR="00000000">
        <w:rPr>
          <w:rFonts w:ascii="Times New Roman" w:eastAsia="Times New Roman" w:hAnsi="Times New Roman" w:cs="Times New Roman"/>
          <w:color w:val="000000"/>
          <w:sz w:val="24"/>
          <w:szCs w:val="24"/>
        </w:rPr>
        <w:t xml:space="preserve">, Attractor dynamics reflect decision confidence in macaque prefrontal cortex. </w:t>
      </w:r>
      <w:r w:rsidR="00000000">
        <w:rPr>
          <w:rFonts w:ascii="Times New Roman" w:eastAsia="Times New Roman" w:hAnsi="Times New Roman" w:cs="Times New Roman"/>
          <w:i/>
          <w:iCs/>
          <w:color w:val="000000"/>
          <w:sz w:val="24"/>
          <w:szCs w:val="24"/>
        </w:rPr>
        <w:t>Nat. Neurosci</w:t>
      </w:r>
      <w:r w:rsidR="00000000">
        <w:rPr>
          <w:rFonts w:ascii="Times New Roman" w:eastAsia="Times New Roman" w:hAnsi="Times New Roman" w:cs="Times New Roman"/>
          <w:color w:val="000000"/>
          <w:sz w:val="24"/>
          <w:szCs w:val="24"/>
        </w:rPr>
        <w:t xml:space="preserve">. </w:t>
      </w:r>
      <w:r w:rsidR="00000000">
        <w:rPr>
          <w:rFonts w:ascii="Times New Roman" w:eastAsia="Times New Roman" w:hAnsi="Times New Roman" w:cs="Times New Roman"/>
          <w:b/>
          <w:bCs/>
          <w:color w:val="000000"/>
          <w:sz w:val="24"/>
          <w:szCs w:val="24"/>
        </w:rPr>
        <w:t>26</w:t>
      </w:r>
      <w:r w:rsidR="00000000">
        <w:rPr>
          <w:rFonts w:ascii="Times New Roman" w:eastAsia="Times New Roman" w:hAnsi="Times New Roman" w:cs="Times New Roman"/>
          <w:color w:val="000000"/>
          <w:sz w:val="24"/>
          <w:szCs w:val="24"/>
        </w:rPr>
        <w:t xml:space="preserve">, 1970-1980 (2023). </w:t>
      </w:r>
      <w:hyperlink r:id="rId27" w:anchor="_blank">
        <w:r>
          <w:rPr>
            <w:rFonts w:ascii="Times New Roman" w:eastAsia="Times New Roman" w:hAnsi="Times New Roman" w:cs="Times New Roman"/>
            <w:color w:val="000000"/>
            <w:sz w:val="24"/>
            <w:szCs w:val="24"/>
            <w:vertAlign w:val="superscript"/>
          </w:rPr>
          <w:t>#</w:t>
        </w:r>
      </w:hyperlink>
      <w:r w:rsidR="00000000">
        <w:rPr>
          <w:rFonts w:ascii="Times New Roman" w:eastAsia="Times New Roman" w:hAnsi="Times New Roman" w:cs="Times New Roman"/>
          <w:color w:val="000000"/>
          <w:sz w:val="24"/>
          <w:szCs w:val="24"/>
        </w:rPr>
        <w:t>Equal contribution.</w:t>
      </w:r>
    </w:p>
    <w:p w14:paraId="000000A5" w14:textId="77777777" w:rsidR="00585BFC" w:rsidRDefault="00000000">
      <w:pPr>
        <w:numPr>
          <w:ilvl w:val="0"/>
          <w:numId w:val="1"/>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 M. McClure, D. I. Laibson, G. Loewenstein, J. D. Cohen, Separate neural systems value immediate and delayed monetary rewards. </w:t>
      </w:r>
      <w:r>
        <w:rPr>
          <w:rFonts w:ascii="Times New Roman" w:eastAsia="Times New Roman" w:hAnsi="Times New Roman" w:cs="Times New Roman"/>
          <w:i/>
          <w:iCs/>
          <w:color w:val="000000"/>
          <w:sz w:val="24"/>
          <w:szCs w:val="24"/>
        </w:rPr>
        <w:t>Science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306</w:t>
      </w:r>
      <w:r>
        <w:rPr>
          <w:rFonts w:ascii="Times New Roman" w:eastAsia="Times New Roman" w:hAnsi="Times New Roman" w:cs="Times New Roman"/>
          <w:color w:val="000000"/>
          <w:sz w:val="24"/>
          <w:szCs w:val="24"/>
        </w:rPr>
        <w:t>, 503-507 (2004).</w:t>
      </w:r>
    </w:p>
    <w:p w14:paraId="000000A6" w14:textId="77777777" w:rsidR="00585BFC" w:rsidRDefault="00000000">
      <w:pPr>
        <w:numPr>
          <w:ilvl w:val="0"/>
          <w:numId w:val="1"/>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S.C. Tanaka, K. Doya, G. Okada, K. Ueda, Y. Okamoto, S. Yamawaki, Prediction of immediate and future rewards differentially recruits cortico-basal ganglia loops. </w:t>
      </w:r>
      <w:r>
        <w:rPr>
          <w:rFonts w:ascii="Times New Roman" w:eastAsia="Times New Roman" w:hAnsi="Times New Roman" w:cs="Times New Roman"/>
          <w:i/>
          <w:iCs/>
          <w:color w:val="000000"/>
          <w:sz w:val="24"/>
          <w:szCs w:val="24"/>
        </w:rPr>
        <w:t>Nat. Neurosci.</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7</w:t>
      </w:r>
      <w:r>
        <w:rPr>
          <w:rFonts w:ascii="Times New Roman" w:eastAsia="Times New Roman" w:hAnsi="Times New Roman" w:cs="Times New Roman"/>
          <w:color w:val="000000"/>
          <w:sz w:val="24"/>
          <w:szCs w:val="24"/>
        </w:rPr>
        <w:t>, 887- 893 (2004).</w:t>
      </w:r>
    </w:p>
    <w:p w14:paraId="000000A7"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 Koechlin, C. Ody, F. Kouneiher, The architecture of cognitive control in the human prefrontal cortex. </w:t>
      </w:r>
      <w:r>
        <w:rPr>
          <w:rFonts w:ascii="Times New Roman" w:eastAsia="Times New Roman" w:hAnsi="Times New Roman" w:cs="Times New Roman"/>
          <w:i/>
          <w:iCs/>
          <w:color w:val="000000"/>
          <w:sz w:val="24"/>
          <w:szCs w:val="24"/>
        </w:rPr>
        <w:t>Science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302</w:t>
      </w:r>
      <w:r>
        <w:rPr>
          <w:rFonts w:ascii="Times New Roman" w:eastAsia="Times New Roman" w:hAnsi="Times New Roman" w:cs="Times New Roman"/>
          <w:color w:val="000000"/>
          <w:sz w:val="24"/>
          <w:szCs w:val="24"/>
        </w:rPr>
        <w:t>, 1181-1185 (2003).</w:t>
      </w:r>
    </w:p>
    <w:p w14:paraId="000000A8"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 Rigotti, O. Barak, M. R. Warden, X.-J. Wang, N. D. Daw, E. K. Miller, S. Fusi, The importance of mixed selectivity in complex cognitive tasks. </w:t>
      </w:r>
      <w:r>
        <w:rPr>
          <w:rFonts w:ascii="Times New Roman" w:eastAsia="Times New Roman" w:hAnsi="Times New Roman" w:cs="Times New Roman"/>
          <w:i/>
          <w:iCs/>
          <w:color w:val="000000"/>
          <w:sz w:val="24"/>
          <w:szCs w:val="24"/>
        </w:rPr>
        <w:t>Nature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497</w:t>
      </w:r>
      <w:r>
        <w:rPr>
          <w:rFonts w:ascii="Times New Roman" w:eastAsia="Times New Roman" w:hAnsi="Times New Roman" w:cs="Times New Roman"/>
          <w:color w:val="000000"/>
          <w:sz w:val="24"/>
          <w:szCs w:val="24"/>
        </w:rPr>
        <w:t xml:space="preserve">, 585-590 (2013). </w:t>
      </w:r>
    </w:p>
    <w:p w14:paraId="000000A9"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 K. Miller, J. D. Cohen, An integrative theory of prefrontal cortex function. </w:t>
      </w:r>
      <w:r>
        <w:rPr>
          <w:rFonts w:ascii="Times New Roman" w:eastAsia="Times New Roman" w:hAnsi="Times New Roman" w:cs="Times New Roman"/>
          <w:i/>
          <w:iCs/>
          <w:color w:val="000000"/>
          <w:sz w:val="24"/>
          <w:szCs w:val="24"/>
        </w:rPr>
        <w:t>Annu. Rev. Neurosci.</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24</w:t>
      </w:r>
      <w:r>
        <w:rPr>
          <w:rFonts w:ascii="Times New Roman" w:eastAsia="Times New Roman" w:hAnsi="Times New Roman" w:cs="Times New Roman"/>
          <w:color w:val="000000"/>
          <w:sz w:val="24"/>
          <w:szCs w:val="24"/>
        </w:rPr>
        <w:t>, 167-202 (2001).</w:t>
      </w:r>
    </w:p>
    <w:p w14:paraId="000000AA"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Tremblay S, Doucet G, Pieper F, Sachs A, Martinez-Trujillo J. Single-Trial Decoding of Visual Attention from Local Field Potentials in the Primate Lateral Prefrontal Cortex Is Frequency-Dependent</w:t>
      </w:r>
      <w:r>
        <w:rPr>
          <w:rFonts w:ascii="Times New Roman" w:eastAsia="Times New Roman" w:hAnsi="Times New Roman" w:cs="Times New Roman"/>
          <w:i/>
          <w:iCs/>
          <w:color w:val="000000"/>
          <w:sz w:val="24"/>
          <w:szCs w:val="24"/>
        </w:rPr>
        <w:t>. J Neurosci</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35</w:t>
      </w:r>
      <w:r>
        <w:rPr>
          <w:rFonts w:ascii="Times New Roman" w:eastAsia="Times New Roman" w:hAnsi="Times New Roman" w:cs="Times New Roman"/>
          <w:color w:val="000000"/>
          <w:sz w:val="24"/>
          <w:szCs w:val="24"/>
        </w:rPr>
        <w:t>, 9038-9049 (2015).</w:t>
      </w:r>
    </w:p>
    <w:p w14:paraId="000000AB"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 Bello F, Ceccarelli F, Messinger A, Genovesio A. Endogenous and exogenous attentional interplay through mixed prefrontal cortex resources. </w:t>
      </w:r>
      <w:r>
        <w:rPr>
          <w:rFonts w:ascii="Times New Roman" w:eastAsia="Times New Roman" w:hAnsi="Times New Roman" w:cs="Times New Roman"/>
          <w:i/>
          <w:iCs/>
          <w:color w:val="000000"/>
          <w:sz w:val="24"/>
          <w:szCs w:val="24"/>
        </w:rPr>
        <w:t>Curr Biol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35</w:t>
      </w:r>
      <w:r>
        <w:rPr>
          <w:rFonts w:ascii="Times New Roman" w:eastAsia="Times New Roman" w:hAnsi="Times New Roman" w:cs="Times New Roman"/>
          <w:color w:val="000000"/>
          <w:sz w:val="24"/>
          <w:szCs w:val="24"/>
        </w:rPr>
        <w:t>, 3825-3838.e3 (2025).</w:t>
      </w:r>
    </w:p>
    <w:p w14:paraId="000000AC"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 Cools, M. D' Esposito, Inverted-U–shaped dopamine actions on human working memory and cognitive control. </w:t>
      </w:r>
      <w:r>
        <w:rPr>
          <w:rFonts w:ascii="Times New Roman" w:eastAsia="Times New Roman" w:hAnsi="Times New Roman" w:cs="Times New Roman"/>
          <w:i/>
          <w:iCs/>
          <w:color w:val="000000"/>
          <w:sz w:val="24"/>
          <w:szCs w:val="24"/>
        </w:rPr>
        <w:t>Biol. Psychiatry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69</w:t>
      </w:r>
      <w:r>
        <w:rPr>
          <w:rFonts w:ascii="Times New Roman" w:eastAsia="Times New Roman" w:hAnsi="Times New Roman" w:cs="Times New Roman"/>
          <w:color w:val="000000"/>
          <w:sz w:val="24"/>
          <w:szCs w:val="24"/>
        </w:rPr>
        <w:t>, e113-e125 (2011).</w:t>
      </w:r>
    </w:p>
    <w:p w14:paraId="000000AD"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 D. Daw, S. J. Gershman, B. Seymour, P. Dayan, R. J. Dolan, Model-based influences on humans’ choices and striatal prediction errors. </w:t>
      </w:r>
      <w:r>
        <w:rPr>
          <w:rFonts w:ascii="Times New Roman" w:eastAsia="Times New Roman" w:hAnsi="Times New Roman" w:cs="Times New Roman"/>
          <w:i/>
          <w:iCs/>
          <w:color w:val="000000"/>
          <w:sz w:val="24"/>
          <w:szCs w:val="24"/>
        </w:rPr>
        <w:t>Neuron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69</w:t>
      </w:r>
      <w:r>
        <w:rPr>
          <w:rFonts w:ascii="Times New Roman" w:eastAsia="Times New Roman" w:hAnsi="Times New Roman" w:cs="Times New Roman"/>
          <w:color w:val="000000"/>
          <w:sz w:val="24"/>
          <w:szCs w:val="24"/>
        </w:rPr>
        <w:t>, 1204-1215 (2011).</w:t>
      </w:r>
    </w:p>
    <w:p w14:paraId="000000AE"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 Voon, et al., Disorders of compulsivity: A common bias towards learning habits. </w:t>
      </w:r>
      <w:r>
        <w:rPr>
          <w:rFonts w:ascii="Times New Roman" w:eastAsia="Times New Roman" w:hAnsi="Times New Roman" w:cs="Times New Roman"/>
          <w:i/>
          <w:iCs/>
          <w:color w:val="000000"/>
          <w:sz w:val="24"/>
          <w:szCs w:val="24"/>
        </w:rPr>
        <w:t>Mol. Psychiatry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20</w:t>
      </w:r>
      <w:r>
        <w:rPr>
          <w:rFonts w:ascii="Times New Roman" w:eastAsia="Times New Roman" w:hAnsi="Times New Roman" w:cs="Times New Roman"/>
          <w:color w:val="000000"/>
          <w:sz w:val="24"/>
          <w:szCs w:val="24"/>
        </w:rPr>
        <w:t>, 345-352 (2015).</w:t>
      </w:r>
    </w:p>
    <w:p w14:paraId="000000AF"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M. Gillan, M. Kosinski, R. Whelan, E. A. Phelps, N. D. Daw, Characterizing a psychiatric symptom dimension related to deficits in goal-directed control. </w:t>
      </w:r>
      <w:r>
        <w:rPr>
          <w:rFonts w:ascii="Times New Roman" w:eastAsia="Times New Roman" w:hAnsi="Times New Roman" w:cs="Times New Roman"/>
          <w:i/>
          <w:iCs/>
          <w:color w:val="000000"/>
          <w:sz w:val="24"/>
          <w:szCs w:val="24"/>
        </w:rPr>
        <w:t>eLife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5</w:t>
      </w:r>
      <w:r>
        <w:rPr>
          <w:rFonts w:ascii="Times New Roman" w:eastAsia="Times New Roman" w:hAnsi="Times New Roman" w:cs="Times New Roman"/>
          <w:color w:val="000000"/>
          <w:sz w:val="24"/>
          <w:szCs w:val="24"/>
        </w:rPr>
        <w:t>, e11305 (2016).</w:t>
      </w:r>
    </w:p>
    <w:p w14:paraId="000000B0"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Pagan M, Tang VD, Aoi MC, Pillow JW, Mante V, Sussillo D, Brody CD. Individual variability of neural computations underlying flexible decisions. Nature </w:t>
      </w:r>
      <w:r>
        <w:rPr>
          <w:rFonts w:ascii="Times New Roman" w:eastAsia="Times New Roman" w:hAnsi="Times New Roman" w:cs="Times New Roman"/>
          <w:b/>
          <w:bCs/>
          <w:color w:val="000000"/>
          <w:sz w:val="24"/>
          <w:szCs w:val="24"/>
        </w:rPr>
        <w:t>639</w:t>
      </w:r>
      <w:r>
        <w:rPr>
          <w:rFonts w:ascii="Times New Roman" w:eastAsia="Times New Roman" w:hAnsi="Times New Roman" w:cs="Times New Roman"/>
          <w:color w:val="000000"/>
          <w:sz w:val="24"/>
          <w:szCs w:val="24"/>
        </w:rPr>
        <w:t>, 421-429 (2025). </w:t>
      </w:r>
    </w:p>
    <w:p w14:paraId="000000B1"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Fascianelli V, Battista A, Stefanini F, Tsujimoto S, Genovesio A, Fusi S. Neural representational geometries reflect behavioral differences in monkeys and recurrent neural networks. </w:t>
      </w:r>
      <w:r>
        <w:rPr>
          <w:rFonts w:ascii="Times New Roman" w:eastAsia="Times New Roman" w:hAnsi="Times New Roman" w:cs="Times New Roman"/>
          <w:i/>
          <w:iCs/>
          <w:color w:val="000000"/>
          <w:sz w:val="24"/>
          <w:szCs w:val="24"/>
        </w:rPr>
        <w:t>Nat Commun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15</w:t>
      </w:r>
      <w:r>
        <w:rPr>
          <w:rFonts w:ascii="Times New Roman" w:eastAsia="Times New Roman" w:hAnsi="Times New Roman" w:cs="Times New Roman"/>
          <w:color w:val="000000"/>
          <w:sz w:val="24"/>
          <w:szCs w:val="24"/>
        </w:rPr>
        <w:t>, 6479 (2024). </w:t>
      </w:r>
    </w:p>
    <w:p w14:paraId="000000B2"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A. V. Jr. Hays, B. J. Richmond, L. M. Optican, A UNIX-based multiple process system for real-time data acquisition and control. WESCON Conference Proceeding, pp 2/1–1 to 2/1–10. OSTI ID: 5213621 (1982).</w:t>
      </w:r>
    </w:p>
    <w:p w14:paraId="000000B3"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 Olejnik, J. Algina, Generalized Eta and Omega Squared Statistics: Measures of Effect Size for Some Common Research Designs. </w:t>
      </w:r>
      <w:r>
        <w:rPr>
          <w:rFonts w:ascii="Times New Roman" w:eastAsia="Times New Roman" w:hAnsi="Times New Roman" w:cs="Times New Roman"/>
          <w:i/>
          <w:iCs/>
          <w:color w:val="000000"/>
          <w:sz w:val="24"/>
          <w:szCs w:val="24"/>
        </w:rPr>
        <w:t xml:space="preserve">Psychol. Methods </w:t>
      </w:r>
      <w:r>
        <w:rPr>
          <w:rFonts w:ascii="Times New Roman" w:eastAsia="Times New Roman" w:hAnsi="Times New Roman" w:cs="Times New Roman"/>
          <w:b/>
          <w:bCs/>
          <w:color w:val="000000"/>
          <w:sz w:val="24"/>
          <w:szCs w:val="24"/>
        </w:rPr>
        <w:t>8</w:t>
      </w:r>
      <w:r>
        <w:rPr>
          <w:rFonts w:ascii="Times New Roman" w:eastAsia="Times New Roman" w:hAnsi="Times New Roman" w:cs="Times New Roman"/>
          <w:color w:val="000000"/>
          <w:sz w:val="24"/>
          <w:szCs w:val="24"/>
        </w:rPr>
        <w:t>, 434-447 (2003).</w:t>
      </w:r>
    </w:p>
    <w:p w14:paraId="000000B4" w14:textId="77777777" w:rsidR="00585BFC" w:rsidRDefault="00585BFC">
      <w:pPr>
        <w:spacing w:after="0" w:line="480" w:lineRule="auto"/>
        <w:rPr>
          <w:rFonts w:ascii="Times New Roman" w:eastAsia="Times New Roman" w:hAnsi="Times New Roman" w:cs="Times New Roman"/>
          <w:sz w:val="24"/>
          <w:szCs w:val="24"/>
        </w:rPr>
      </w:pPr>
    </w:p>
    <w:p w14:paraId="000000B5" w14:textId="77777777" w:rsidR="00585BFC" w:rsidRDefault="00585BFC">
      <w:pPr>
        <w:spacing w:after="0" w:line="480" w:lineRule="auto"/>
        <w:rPr>
          <w:rFonts w:ascii="Times New Roman" w:eastAsia="Times New Roman" w:hAnsi="Times New Roman" w:cs="Times New Roman"/>
          <w:b/>
          <w:bCs/>
          <w:sz w:val="24"/>
          <w:szCs w:val="24"/>
        </w:rPr>
      </w:pPr>
    </w:p>
    <w:p w14:paraId="000000B6" w14:textId="77777777" w:rsidR="00585BFC" w:rsidRDefault="00585BFC">
      <w:pPr>
        <w:spacing w:after="0" w:line="480" w:lineRule="auto"/>
        <w:rPr>
          <w:rFonts w:ascii="Times New Roman" w:eastAsia="Times New Roman" w:hAnsi="Times New Roman" w:cs="Times New Roman"/>
          <w:b/>
          <w:bCs/>
          <w:sz w:val="24"/>
          <w:szCs w:val="24"/>
        </w:rPr>
      </w:pPr>
    </w:p>
    <w:p w14:paraId="000000B7" w14:textId="77777777" w:rsidR="00585BFC" w:rsidRDefault="00000000">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Additional information </w:t>
      </w:r>
    </w:p>
    <w:p w14:paraId="000000B8"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Data availability</w:t>
      </w:r>
    </w:p>
    <w:p w14:paraId="000000B9"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will be available once the manuscript has been accepted. </w:t>
      </w:r>
    </w:p>
    <w:p w14:paraId="000000BA" w14:textId="77777777" w:rsidR="00585BFC" w:rsidRDefault="00585BFC">
      <w:pPr>
        <w:spacing w:after="0" w:line="480" w:lineRule="auto"/>
        <w:rPr>
          <w:rFonts w:ascii="Times New Roman" w:eastAsia="Times New Roman" w:hAnsi="Times New Roman" w:cs="Times New Roman"/>
          <w:sz w:val="24"/>
          <w:szCs w:val="24"/>
        </w:rPr>
      </w:pPr>
    </w:p>
    <w:p w14:paraId="000000BB"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Conflicts of interest</w:t>
      </w:r>
    </w:p>
    <w:p w14:paraId="000000BC"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authors should disclose any competing interests/conflicts of interest in accordance with journal’s policy.</w:t>
      </w:r>
    </w:p>
    <w:p w14:paraId="000000BD" w14:textId="77777777" w:rsidR="00585BFC" w:rsidRDefault="00585BFC">
      <w:pPr>
        <w:spacing w:after="0" w:line="480" w:lineRule="auto"/>
        <w:rPr>
          <w:rFonts w:ascii="Times New Roman" w:eastAsia="Times New Roman" w:hAnsi="Times New Roman" w:cs="Times New Roman"/>
          <w:sz w:val="24"/>
          <w:szCs w:val="24"/>
        </w:rPr>
      </w:pPr>
    </w:p>
    <w:p w14:paraId="000000BE"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Author contributions</w:t>
      </w:r>
    </w:p>
    <w:p w14:paraId="000000BF"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DW, BR and RF conceived and designed the task. RF and DW collected the data. SW, RF, ME, and BR analyzed the data. MMc was involved in the initial analysis of the data. RF, DW and ME performed the surgeries and MRIs. RF, SW, ME and BR wrote the paper. </w:t>
      </w:r>
    </w:p>
    <w:p w14:paraId="000000C0" w14:textId="77777777" w:rsidR="00585BFC" w:rsidRDefault="00585BFC">
      <w:pPr>
        <w:spacing w:after="0" w:line="480" w:lineRule="auto"/>
        <w:rPr>
          <w:rFonts w:ascii="Times New Roman" w:eastAsia="Times New Roman" w:hAnsi="Times New Roman" w:cs="Times New Roman"/>
          <w:b/>
          <w:bCs/>
          <w:sz w:val="24"/>
          <w:szCs w:val="24"/>
        </w:rPr>
      </w:pPr>
    </w:p>
    <w:p w14:paraId="000000C1"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Acknowledgements</w:t>
      </w:r>
    </w:p>
    <w:p w14:paraId="000000C2"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This research was supported in part by the Intramural Research Program of the National Institutes of Health (NIH). The contributions of the NIH author(s) were made as part of their official duties as NIH federal employees, are in compliance with agency policy requirements, and are considered Works of the United States Government. However, the findings and conclusions presented in this paper are those of the author(s) and do not necessarily reflect the views of the NIH or the U.S. Department of Health and Human Services. The authors thank Dr. Andrew Mitz for his help in setting up the recording system, and Dr. Richard Saunders for his assistance with the surgeries. </w:t>
      </w:r>
    </w:p>
    <w:p w14:paraId="000000C3" w14:textId="77777777" w:rsidR="00585BFC" w:rsidRDefault="00000000">
      <w:pPr>
        <w:spacing w:after="0" w:line="240" w:lineRule="auto"/>
        <w:rPr>
          <w:rFonts w:ascii="Times New Roman" w:eastAsia="Times New Roman" w:hAnsi="Times New Roman" w:cs="Times New Roman"/>
          <w:b/>
          <w:bCs/>
          <w:sz w:val="24"/>
          <w:szCs w:val="24"/>
        </w:rPr>
      </w:pPr>
      <w:r>
        <w:br w:type="page"/>
      </w:r>
    </w:p>
    <w:p w14:paraId="000000C4" w14:textId="77777777" w:rsidR="00585BFC" w:rsidRDefault="00000000">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Figures</w:t>
      </w:r>
    </w:p>
    <w:p w14:paraId="000000C5" w14:textId="77777777" w:rsidR="00585BFC" w:rsidRDefault="00000000">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52F64752" wp14:editId="4D1AFCF0">
            <wp:extent cx="5943600" cy="2573655"/>
            <wp:effectExtent l="0" t="0" r="0" b="0"/>
            <wp:docPr id="1"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8"/>
                    <a:srcRect/>
                    <a:stretch>
                      <a:fillRect/>
                    </a:stretch>
                  </pic:blipFill>
                  <pic:spPr>
                    <a:xfrm>
                      <a:off x="0" y="0"/>
                      <a:ext cx="5943600" cy="2573655"/>
                    </a:xfrm>
                    <a:prstGeom prst="rect">
                      <a:avLst/>
                    </a:prstGeom>
                    <a:ln/>
                  </pic:spPr>
                </pic:pic>
              </a:graphicData>
            </a:graphic>
          </wp:inline>
        </w:drawing>
      </w:r>
    </w:p>
    <w:p w14:paraId="000000C6" w14:textId="5A29A6A2"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1. Task description.</w:t>
      </w: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Each trial begins when the monkey touches and holds a bar. A red square then appears in the center of the screen, followed by a visual cue presented behind the red square. This cue indicates the offer, which is defined by a combination of reward magnitude (2, 4, or 6 drops) and delay (1, 5, or 10 s). Next, the red square changes color to either purple or yellow, serving as a </w:t>
      </w:r>
      <w:del w:id="865" w:author="Siyu Wang" w:date="2026-07-19T14:28:00Z" w16du:dateUtc="2026-07-19T18:28:00Z">
        <w:r w:rsidDel="00674CD6">
          <w:rPr>
            <w:rFonts w:ascii="Times New Roman" w:eastAsia="Times New Roman" w:hAnsi="Times New Roman" w:cs="Times New Roman"/>
            <w:sz w:val="24"/>
            <w:szCs w:val="24"/>
          </w:rPr>
          <w:delText>go-signal</w:delText>
        </w:r>
      </w:del>
      <w:ins w:id="866"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If the square turns purple, the monkey can release the bar to accept the offer. The reward is then delivered after the indicated delay. Alternatively, the monkey can continue holding the bar until the purple spot turns yellow to </w:t>
      </w:r>
      <w:del w:id="867" w:author="Siyu Wang" w:date="2026-07-19T13:50:00Z" w16du:dateUtc="2026-07-19T17:50:00Z">
        <w:r w:rsidDel="00EC3E1F">
          <w:rPr>
            <w:rFonts w:ascii="Times New Roman" w:eastAsia="Times New Roman" w:hAnsi="Times New Roman" w:cs="Times New Roman"/>
            <w:sz w:val="24"/>
            <w:szCs w:val="24"/>
          </w:rPr>
          <w:delText>refuse</w:delText>
        </w:r>
      </w:del>
      <w:ins w:id="868" w:author="Siyu Wang" w:date="2026-07-19T13:50:00Z" w16du:dateUtc="2026-07-19T17:50:00Z">
        <w:r w:rsidR="00EC3E1F">
          <w:rPr>
            <w:rFonts w:ascii="Times New Roman" w:eastAsia="Times New Roman" w:hAnsi="Times New Roman" w:cs="Times New Roman"/>
            <w:sz w:val="24"/>
            <w:szCs w:val="24"/>
          </w:rPr>
          <w:t>reject</w:t>
        </w:r>
      </w:ins>
      <w:r>
        <w:rPr>
          <w:rFonts w:ascii="Times New Roman" w:eastAsia="Times New Roman" w:hAnsi="Times New Roman" w:cs="Times New Roman"/>
          <w:sz w:val="24"/>
          <w:szCs w:val="24"/>
        </w:rPr>
        <w:t xml:space="preserve"> the offer.</w:t>
      </w:r>
    </w:p>
    <w:p w14:paraId="000000C7" w14:textId="0FD762E6"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square turns yellow, the monkey can release the bar to </w:t>
      </w:r>
      <w:del w:id="869" w:author="Siyu Wang" w:date="2026-07-19T13:50:00Z" w16du:dateUtc="2026-07-19T17:50:00Z">
        <w:r w:rsidDel="00EC3E1F">
          <w:rPr>
            <w:rFonts w:ascii="Times New Roman" w:eastAsia="Times New Roman" w:hAnsi="Times New Roman" w:cs="Times New Roman"/>
            <w:sz w:val="24"/>
            <w:szCs w:val="24"/>
          </w:rPr>
          <w:delText>refuse</w:delText>
        </w:r>
      </w:del>
      <w:ins w:id="870" w:author="Siyu Wang" w:date="2026-07-19T13:50:00Z" w16du:dateUtc="2026-07-19T17:50:00Z">
        <w:r w:rsidR="00EC3E1F">
          <w:rPr>
            <w:rFonts w:ascii="Times New Roman" w:eastAsia="Times New Roman" w:hAnsi="Times New Roman" w:cs="Times New Roman"/>
            <w:sz w:val="24"/>
            <w:szCs w:val="24"/>
          </w:rPr>
          <w:t>reject</w:t>
        </w:r>
      </w:ins>
      <w:r>
        <w:rPr>
          <w:rFonts w:ascii="Times New Roman" w:eastAsia="Times New Roman" w:hAnsi="Times New Roman" w:cs="Times New Roman"/>
          <w:sz w:val="24"/>
          <w:szCs w:val="24"/>
        </w:rPr>
        <w:t xml:space="preserve"> the offer and start a new trial immediately. Alternatively, the monkey can continue holding the bar until the yellow turns purple to accept the offer.</w:t>
      </w:r>
    </w:p>
    <w:p w14:paraId="000000C8"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The set of nine visual cues used in the task are labeled from “a” to “i”.</w:t>
      </w:r>
    </w:p>
    <w:p w14:paraId="000000C9" w14:textId="77777777" w:rsidR="00585BFC" w:rsidRDefault="00585BFC">
      <w:pPr>
        <w:spacing w:after="0" w:line="480" w:lineRule="auto"/>
        <w:rPr>
          <w:rFonts w:ascii="Times New Roman" w:eastAsia="Times New Roman" w:hAnsi="Times New Roman" w:cs="Times New Roman"/>
          <w:sz w:val="24"/>
          <w:szCs w:val="24"/>
        </w:rPr>
      </w:pPr>
    </w:p>
    <w:p w14:paraId="000000CA" w14:textId="77777777" w:rsidR="00585BFC" w:rsidRDefault="00000000">
      <w:pPr>
        <w:spacing w:after="0" w:line="480" w:lineRule="auto"/>
        <w:rPr>
          <w:rFonts w:ascii="Times New Roman" w:eastAsia="Times New Roman" w:hAnsi="Times New Roman" w:cs="Times New Roman"/>
          <w:sz w:val="24"/>
          <w:szCs w:val="24"/>
        </w:rPr>
      </w:pPr>
      <w:r>
        <w:rPr>
          <w:noProof/>
        </w:rPr>
        <w:lastRenderedPageBreak/>
        <w:drawing>
          <wp:inline distT="0" distB="0" distL="0" distR="0" wp14:anchorId="1F666F76" wp14:editId="37CEC767">
            <wp:extent cx="6099048" cy="3081528"/>
            <wp:effectExtent l="0" t="0" r="0" b="0"/>
            <wp:docPr id="3" name="image6.png" descr="A graph of a valu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png" descr="A graph of a value&#10;&#10;AI-generated content may be incorrect."/>
                    <pic:cNvPicPr preferRelativeResize="0"/>
                  </pic:nvPicPr>
                  <pic:blipFill>
                    <a:blip r:embed="rId29"/>
                    <a:srcRect/>
                    <a:stretch>
                      <a:fillRect/>
                    </a:stretch>
                  </pic:blipFill>
                  <pic:spPr>
                    <a:xfrm>
                      <a:off x="0" y="0"/>
                      <a:ext cx="6099048" cy="3081528"/>
                    </a:xfrm>
                    <a:prstGeom prst="rect">
                      <a:avLst/>
                    </a:prstGeom>
                    <a:ln/>
                  </pic:spPr>
                </pic:pic>
              </a:graphicData>
            </a:graphic>
          </wp:inline>
        </w:drawing>
      </w:r>
    </w:p>
    <w:p w14:paraId="000000CB" w14:textId="77777777" w:rsidR="00585BFC"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2.</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Behavioral performance.</w:t>
      </w:r>
      <w:r>
        <w:rPr>
          <w:rFonts w:ascii="Times New Roman" w:eastAsia="Times New Roman" w:hAnsi="Times New Roman" w:cs="Times New Roman"/>
          <w:sz w:val="24"/>
          <w:szCs w:val="24"/>
        </w:rPr>
        <w:t xml:space="preserve"> Acceptance rate as a function of the discounted value inferred by the model (data: colored points; model: black line) in Monkey S </w:t>
      </w: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and Monkey T </w:t>
      </w: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w:t>
      </w:r>
      <w:sdt>
        <w:sdtPr>
          <w:tag w:val="goog_rdk_61"/>
          <w:id w:val="-1127840253"/>
        </w:sdtPr>
        <w:sdtContent>
          <w:commentRangeStart w:id="871"/>
        </w:sdtContent>
      </w:sdt>
      <w:r>
        <w:rPr>
          <w:rFonts w:ascii="Times New Roman" w:eastAsia="Times New Roman" w:hAnsi="Times New Roman" w:cs="Times New Roman"/>
          <w:color w:val="980000"/>
          <w:sz w:val="24"/>
          <w:szCs w:val="24"/>
        </w:rPr>
        <w:t xml:space="preserve">The choices were fitted with hyperbolic discounting and logistic functions to estimate the discounted value and acceptance probability, respectively. </w:t>
      </w:r>
      <w:commentRangeEnd w:id="871"/>
      <w:r>
        <w:rPr>
          <w:rStyle w:val="CommentReference"/>
          <w:rFonts w:ascii="Times New Roman" w:eastAsia="Times New Roman" w:hAnsi="Times New Roman" w:cs="Times New Roman"/>
          <w:sz w:val="24"/>
          <w:szCs w:val="24"/>
        </w:rPr>
        <w:commentReference w:id="871"/>
      </w:r>
      <w:r>
        <w:rPr>
          <w:rFonts w:ascii="Times New Roman" w:eastAsia="Times New Roman" w:hAnsi="Times New Roman" w:cs="Times New Roman"/>
          <w:sz w:val="24"/>
          <w:szCs w:val="24"/>
        </w:rPr>
        <w:t xml:space="preserve">Letters from “a” to “i” indicate the nine possible offers. In this analysis the total delay was the cue-indicated delay (1 s, 5 s or 10 s) and the reward magnitude was the cue-indicated number of drops (2, 4 or 6). </w:t>
      </w:r>
    </w:p>
    <w:p w14:paraId="000000CC" w14:textId="77777777" w:rsidR="00585BFC" w:rsidRDefault="00585BFC">
      <w:pPr>
        <w:shd w:val="clear" w:color="auto" w:fill="FFFFFF"/>
        <w:spacing w:after="0" w:line="480" w:lineRule="auto"/>
        <w:rPr>
          <w:rFonts w:ascii="Times New Roman" w:eastAsia="Times New Roman" w:hAnsi="Times New Roman" w:cs="Times New Roman"/>
          <w:sz w:val="24"/>
          <w:szCs w:val="24"/>
        </w:rPr>
      </w:pPr>
    </w:p>
    <w:p w14:paraId="000000CD" w14:textId="65A84E5D"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2C4837A" wp14:editId="17F4969F">
            <wp:extent cx="5943600" cy="3542030"/>
            <wp:effectExtent l="0" t="0" r="0" b="0"/>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0"/>
                    <a:srcRect/>
                    <a:stretch>
                      <a:fillRect/>
                    </a:stretch>
                  </pic:blipFill>
                  <pic:spPr>
                    <a:xfrm>
                      <a:off x="0" y="0"/>
                      <a:ext cx="5943600" cy="3542030"/>
                    </a:xfrm>
                    <a:prstGeom prst="rect">
                      <a:avLst/>
                    </a:prstGeom>
                    <a:ln/>
                  </pic:spPr>
                </pic:pic>
              </a:graphicData>
            </a:graphic>
          </wp:inline>
        </w:drawing>
      </w:r>
      <w:r>
        <w:rPr>
          <w:rFonts w:ascii="Times New Roman" w:eastAsia="Times New Roman" w:hAnsi="Times New Roman" w:cs="Times New Roman"/>
          <w:b/>
          <w:bCs/>
          <w:sz w:val="24"/>
          <w:szCs w:val="24"/>
        </w:rPr>
        <w:t>Figure 3.</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Acceptance rate during the first </w:t>
      </w:r>
      <w:del w:id="872" w:author="Siyu Wang" w:date="2026-07-19T12:41:00Z" w16du:dateUtc="2026-07-19T16:41:00Z">
        <w:r w:rsidDel="00577185">
          <w:rPr>
            <w:rFonts w:ascii="Times New Roman" w:eastAsia="Times New Roman" w:hAnsi="Times New Roman" w:cs="Times New Roman"/>
            <w:b/>
            <w:bCs/>
            <w:sz w:val="24"/>
            <w:szCs w:val="24"/>
          </w:rPr>
          <w:delText>go signal</w:delText>
        </w:r>
      </w:del>
      <w:ins w:id="873" w:author="Siyu Wang" w:date="2026-07-19T14:28:00Z" w16du:dateUtc="2026-07-19T18:28:00Z">
        <w:r w:rsidR="00674CD6">
          <w:rPr>
            <w:rFonts w:ascii="Times New Roman" w:eastAsia="Times New Roman" w:hAnsi="Times New Roman" w:cs="Times New Roman"/>
            <w:b/>
            <w:bCs/>
            <w:sz w:val="24"/>
            <w:szCs w:val="24"/>
          </w:rPr>
          <w:t>go signal</w:t>
        </w:r>
      </w:ins>
      <w:r>
        <w:rPr>
          <w:rFonts w:ascii="Times New Roman" w:eastAsia="Times New Roman" w:hAnsi="Times New Roman" w:cs="Times New Roman"/>
          <w:b/>
          <w:bCs/>
          <w:sz w:val="24"/>
          <w:szCs w:val="24"/>
        </w:rPr>
        <w:t>s.</w:t>
      </w:r>
      <w:r>
        <w:rPr>
          <w:rFonts w:ascii="Times New Roman" w:eastAsia="Times New Roman" w:hAnsi="Times New Roman" w:cs="Times New Roman"/>
          <w:sz w:val="24"/>
          <w:szCs w:val="24"/>
        </w:rPr>
        <w:t xml:space="preserve"> Acceptance rate for each offer when the first </w:t>
      </w:r>
      <w:del w:id="874" w:author="Siyu Wang" w:date="2026-07-19T12:41:00Z" w16du:dateUtc="2026-07-19T16:41:00Z">
        <w:r w:rsidDel="00577185">
          <w:rPr>
            <w:rFonts w:ascii="Times New Roman" w:eastAsia="Times New Roman" w:hAnsi="Times New Roman" w:cs="Times New Roman"/>
            <w:sz w:val="24"/>
            <w:szCs w:val="24"/>
          </w:rPr>
          <w:delText>go signal</w:delText>
        </w:r>
      </w:del>
      <w:ins w:id="875"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was yellow or purple, shown for Monkey S (</w:t>
      </w: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and Monkey T (</w:t>
      </w: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The offers are sorted by their empirical acceptance rate across the nine cues.</w:t>
      </w:r>
    </w:p>
    <w:p w14:paraId="000000CE" w14:textId="77777777" w:rsidR="00585BFC" w:rsidRDefault="00585BFC">
      <w:pPr>
        <w:shd w:val="clear" w:color="auto" w:fill="FFFFFF"/>
        <w:spacing w:after="0" w:line="480" w:lineRule="auto"/>
        <w:rPr>
          <w:rFonts w:ascii="Times New Roman" w:eastAsia="Times New Roman" w:hAnsi="Times New Roman" w:cs="Times New Roman"/>
          <w:sz w:val="24"/>
          <w:szCs w:val="24"/>
        </w:rPr>
      </w:pPr>
    </w:p>
    <w:p w14:paraId="000000CF" w14:textId="77777777" w:rsidR="00585BFC" w:rsidRDefault="00000000">
      <w:pPr>
        <w:shd w:val="clear" w:color="auto" w:fill="FFFFFF"/>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D430730" wp14:editId="2F778379">
            <wp:extent cx="4307221" cy="4501413"/>
            <wp:effectExtent l="0" t="0" r="0" b="0"/>
            <wp:docPr id="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31"/>
                    <a:srcRect/>
                    <a:stretch>
                      <a:fillRect/>
                    </a:stretch>
                  </pic:blipFill>
                  <pic:spPr>
                    <a:xfrm>
                      <a:off x="0" y="0"/>
                      <a:ext cx="4307221" cy="4501413"/>
                    </a:xfrm>
                    <a:prstGeom prst="rect">
                      <a:avLst/>
                    </a:prstGeom>
                    <a:ln/>
                  </pic:spPr>
                </pic:pic>
              </a:graphicData>
            </a:graphic>
          </wp:inline>
        </w:drawing>
      </w:r>
    </w:p>
    <w:p w14:paraId="000000D0" w14:textId="77777777" w:rsidR="00585BFC"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Figure 4. Behavioral Models. </w:t>
      </w:r>
      <w:r>
        <w:rPr>
          <w:rFonts w:ascii="Times New Roman" w:eastAsia="Times New Roman" w:hAnsi="Times New Roman" w:cs="Times New Roman"/>
          <w:sz w:val="24"/>
          <w:szCs w:val="24"/>
        </w:rPr>
        <w:t>Model comparison of AIC values (A and B) and probability of best fit (C and D) for the three behavioral models in Monkey S (A and C) and Monkey T (B and D).</w:t>
      </w:r>
    </w:p>
    <w:p w14:paraId="000000D1" w14:textId="77777777" w:rsidR="00585BFC" w:rsidRDefault="00585BFC">
      <w:pPr>
        <w:shd w:val="clear" w:color="auto" w:fill="FFFFFF"/>
        <w:spacing w:after="0" w:line="480" w:lineRule="auto"/>
        <w:rPr>
          <w:rFonts w:ascii="Times New Roman" w:eastAsia="Times New Roman" w:hAnsi="Times New Roman" w:cs="Times New Roman"/>
          <w:sz w:val="24"/>
          <w:szCs w:val="24"/>
        </w:rPr>
      </w:pPr>
    </w:p>
    <w:p w14:paraId="000000D2" w14:textId="77777777" w:rsidR="00585BFC" w:rsidRDefault="00585BFC">
      <w:pPr>
        <w:shd w:val="clear" w:color="auto" w:fill="FFFFFF"/>
        <w:spacing w:after="0" w:line="480" w:lineRule="auto"/>
        <w:rPr>
          <w:rFonts w:ascii="Times New Roman" w:eastAsia="Times New Roman" w:hAnsi="Times New Roman" w:cs="Times New Roman"/>
          <w:sz w:val="24"/>
          <w:szCs w:val="24"/>
        </w:rPr>
      </w:pPr>
    </w:p>
    <w:p w14:paraId="000000D3" w14:textId="77777777" w:rsidR="00585BFC" w:rsidRDefault="00585BFC">
      <w:pPr>
        <w:shd w:val="clear" w:color="auto" w:fill="FFFFFF"/>
        <w:spacing w:after="0" w:line="480" w:lineRule="auto"/>
        <w:rPr>
          <w:rFonts w:ascii="Times New Roman" w:eastAsia="Times New Roman" w:hAnsi="Times New Roman" w:cs="Times New Roman"/>
          <w:sz w:val="24"/>
          <w:szCs w:val="24"/>
        </w:rPr>
      </w:pPr>
    </w:p>
    <w:p w14:paraId="000000D4" w14:textId="77777777" w:rsidR="00585BFC" w:rsidRDefault="00585BFC">
      <w:pPr>
        <w:shd w:val="clear" w:color="auto" w:fill="FFFFFF"/>
        <w:spacing w:after="0" w:line="480" w:lineRule="auto"/>
        <w:rPr>
          <w:rFonts w:ascii="Times New Roman" w:eastAsia="Times New Roman" w:hAnsi="Times New Roman" w:cs="Times New Roman"/>
          <w:sz w:val="24"/>
          <w:szCs w:val="24"/>
        </w:rPr>
      </w:pPr>
    </w:p>
    <w:p w14:paraId="000000D5" w14:textId="77777777" w:rsidR="00585BFC" w:rsidRDefault="00585BFC">
      <w:pPr>
        <w:shd w:val="clear" w:color="auto" w:fill="FFFFFF"/>
        <w:spacing w:after="0" w:line="480" w:lineRule="auto"/>
        <w:rPr>
          <w:rFonts w:ascii="Times New Roman" w:eastAsia="Times New Roman" w:hAnsi="Times New Roman" w:cs="Times New Roman"/>
          <w:sz w:val="24"/>
          <w:szCs w:val="24"/>
        </w:rPr>
      </w:pPr>
    </w:p>
    <w:p w14:paraId="000000D6" w14:textId="77777777" w:rsidR="00585BFC" w:rsidRDefault="00585BFC">
      <w:pPr>
        <w:shd w:val="clear" w:color="auto" w:fill="FFFFFF"/>
        <w:spacing w:after="0" w:line="480" w:lineRule="auto"/>
        <w:rPr>
          <w:rFonts w:ascii="Times New Roman" w:eastAsia="Times New Roman" w:hAnsi="Times New Roman" w:cs="Times New Roman"/>
          <w:sz w:val="24"/>
          <w:szCs w:val="24"/>
        </w:rPr>
      </w:pPr>
    </w:p>
    <w:p w14:paraId="000000D7" w14:textId="77777777" w:rsidR="00585BFC" w:rsidRDefault="00585BFC">
      <w:pPr>
        <w:shd w:val="clear" w:color="auto" w:fill="FFFFFF"/>
        <w:spacing w:after="0" w:line="480" w:lineRule="auto"/>
        <w:rPr>
          <w:rFonts w:ascii="Times New Roman" w:eastAsia="Times New Roman" w:hAnsi="Times New Roman" w:cs="Times New Roman"/>
          <w:sz w:val="24"/>
          <w:szCs w:val="24"/>
        </w:rPr>
      </w:pPr>
    </w:p>
    <w:p w14:paraId="000000D8" w14:textId="77777777" w:rsidR="00585BFC" w:rsidRDefault="00000000">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0" distB="0" distL="0" distR="0" wp14:anchorId="16FB73EE" wp14:editId="479B2310">
            <wp:extent cx="5943600" cy="3143250"/>
            <wp:effectExtent l="0" t="0" r="0" b="0"/>
            <wp:docPr id="4"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32"/>
                    <a:srcRect/>
                    <a:stretch>
                      <a:fillRect/>
                    </a:stretch>
                  </pic:blipFill>
                  <pic:spPr>
                    <a:xfrm>
                      <a:off x="0" y="0"/>
                      <a:ext cx="5943600" cy="3143250"/>
                    </a:xfrm>
                    <a:prstGeom prst="rect">
                      <a:avLst/>
                    </a:prstGeom>
                    <a:ln/>
                  </pic:spPr>
                </pic:pic>
              </a:graphicData>
            </a:graphic>
          </wp:inline>
        </w:drawing>
      </w:r>
    </w:p>
    <w:p w14:paraId="000000D9"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5.</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Correlation of drops and delay population encoding dimensions.</w:t>
      </w:r>
      <w:r>
        <w:rPr>
          <w:rFonts w:ascii="Times New Roman" w:eastAsia="Times New Roman" w:hAnsi="Times New Roman" w:cs="Times New Roman"/>
          <w:sz w:val="24"/>
          <w:szCs w:val="24"/>
        </w:rPr>
        <w:t xml:space="preserve"> The population encoding dimensions of drops and delays are negatively correlated in Monkey S (</w:t>
      </w: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and Monkey T (</w:t>
      </w: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The population encoding dimensions were estimated using a time window from 750 ms to 1000 ms after the visual cue onset. </w:t>
      </w:r>
    </w:p>
    <w:p w14:paraId="000000DA" w14:textId="77777777" w:rsidR="00585BFC" w:rsidRDefault="00585BFC">
      <w:pPr>
        <w:shd w:val="clear" w:color="auto" w:fill="FFFFFF"/>
        <w:spacing w:after="0" w:line="480" w:lineRule="auto"/>
        <w:rPr>
          <w:rFonts w:ascii="Times New Roman" w:eastAsia="Times New Roman" w:hAnsi="Times New Roman" w:cs="Times New Roman"/>
          <w:sz w:val="24"/>
          <w:szCs w:val="24"/>
        </w:rPr>
      </w:pPr>
    </w:p>
    <w:p w14:paraId="000000DB" w14:textId="77777777" w:rsidR="00585BFC" w:rsidRDefault="00000000">
      <w:pPr>
        <w:shd w:val="clear" w:color="auto" w:fill="FFFFFF"/>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259D0018" wp14:editId="1319660C">
            <wp:extent cx="4384967" cy="4388715"/>
            <wp:effectExtent l="0" t="0" r="0" b="0"/>
            <wp:docPr id="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33"/>
                    <a:srcRect/>
                    <a:stretch>
                      <a:fillRect/>
                    </a:stretch>
                  </pic:blipFill>
                  <pic:spPr>
                    <a:xfrm>
                      <a:off x="0" y="0"/>
                      <a:ext cx="4384967" cy="4388715"/>
                    </a:xfrm>
                    <a:prstGeom prst="rect">
                      <a:avLst/>
                    </a:prstGeom>
                    <a:ln/>
                  </pic:spPr>
                </pic:pic>
              </a:graphicData>
            </a:graphic>
          </wp:inline>
        </w:drawing>
      </w:r>
    </w:p>
    <w:p w14:paraId="000000DC"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6.</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Linear correlation between drops and model 3 inferred time (see methods) neural encoding. Top panels:</w:t>
      </w:r>
      <w:r>
        <w:rPr>
          <w:rFonts w:ascii="Times New Roman" w:eastAsia="Times New Roman" w:hAnsi="Times New Roman" w:cs="Times New Roman"/>
          <w:sz w:val="24"/>
          <w:szCs w:val="24"/>
        </w:rPr>
        <w:t xml:space="preserve"> correlation between drops and inferred time from Model 3 in Monkey S </w:t>
      </w: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and Monkey T </w:t>
      </w: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Bottom panels:</w:t>
      </w:r>
      <w:r>
        <w:rPr>
          <w:rFonts w:ascii="Times New Roman" w:eastAsia="Times New Roman" w:hAnsi="Times New Roman" w:cs="Times New Roman"/>
          <w:sz w:val="24"/>
          <w:szCs w:val="24"/>
        </w:rPr>
        <w:t xml:space="preserve"> correlation between delay and inferred time from Model 3 in Monkey S </w:t>
      </w:r>
      <w:r>
        <w:rPr>
          <w:rFonts w:ascii="Times New Roman" w:eastAsia="Times New Roman" w:hAnsi="Times New Roman" w:cs="Times New Roman"/>
          <w:b/>
          <w:bCs/>
          <w:sz w:val="24"/>
          <w:szCs w:val="24"/>
        </w:rPr>
        <w:t>(C)</w:t>
      </w:r>
      <w:r>
        <w:rPr>
          <w:rFonts w:ascii="Times New Roman" w:eastAsia="Times New Roman" w:hAnsi="Times New Roman" w:cs="Times New Roman"/>
          <w:sz w:val="24"/>
          <w:szCs w:val="24"/>
        </w:rPr>
        <w:t xml:space="preserve"> and Monkey T </w:t>
      </w:r>
      <w:r>
        <w:rPr>
          <w:rFonts w:ascii="Times New Roman" w:eastAsia="Times New Roman" w:hAnsi="Times New Roman" w:cs="Times New Roman"/>
          <w:b/>
          <w:bCs/>
          <w:sz w:val="24"/>
          <w:szCs w:val="24"/>
        </w:rPr>
        <w:t>(D)</w:t>
      </w:r>
      <w:r>
        <w:rPr>
          <w:rFonts w:ascii="Times New Roman" w:eastAsia="Times New Roman" w:hAnsi="Times New Roman" w:cs="Times New Roman"/>
          <w:sz w:val="24"/>
          <w:szCs w:val="24"/>
        </w:rPr>
        <w:t>.</w:t>
      </w:r>
    </w:p>
    <w:p w14:paraId="000000DD" w14:textId="77777777" w:rsidR="00585BFC" w:rsidRDefault="00000000">
      <w:pPr>
        <w:spacing w:after="0" w:line="480" w:lineRule="auto"/>
        <w:jc w:val="center"/>
        <w:rPr>
          <w:rFonts w:ascii="Times New Roman" w:eastAsia="Times New Roman" w:hAnsi="Times New Roman" w:cs="Times New Roman"/>
          <w:sz w:val="24"/>
          <w:szCs w:val="24"/>
        </w:rPr>
      </w:pPr>
      <w:r>
        <w:rPr>
          <w:noProof/>
        </w:rPr>
        <w:lastRenderedPageBreak/>
        <w:drawing>
          <wp:inline distT="0" distB="0" distL="0" distR="0" wp14:anchorId="506C9F38" wp14:editId="7224FE68">
            <wp:extent cx="3935473" cy="6296193"/>
            <wp:effectExtent l="0" t="0" r="0" b="0"/>
            <wp:docPr id="6" name="image10.png" descr="The diagram shows a graph comparing decoding accuracy for monkey species (Monkey S, Monkey T, Monkey C, Monkey D, Monkey E, Monkey F) over time, with data points for onset, offer, and interaction effects, and includes negative values for some measur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0.png" descr="The diagram shows a graph comparing decoding accuracy for monkey species (Monkey S, Monkey T, Monkey C, Monkey D, Monkey E, Monkey F) over time, with data points for onset, offer, and interaction effects, and includes negative values for some measures.&#10;&#10;AI-generated content may be incorrect."/>
                    <pic:cNvPicPr preferRelativeResize="0"/>
                  </pic:nvPicPr>
                  <pic:blipFill>
                    <a:blip r:embed="rId34"/>
                    <a:srcRect/>
                    <a:stretch>
                      <a:fillRect/>
                    </a:stretch>
                  </pic:blipFill>
                  <pic:spPr>
                    <a:xfrm>
                      <a:off x="0" y="0"/>
                      <a:ext cx="3935473" cy="6296193"/>
                    </a:xfrm>
                    <a:prstGeom prst="rect">
                      <a:avLst/>
                    </a:prstGeom>
                    <a:ln/>
                  </pic:spPr>
                </pic:pic>
              </a:graphicData>
            </a:graphic>
          </wp:inline>
        </w:drawing>
      </w:r>
    </w:p>
    <w:p w14:paraId="000000DE" w14:textId="77777777" w:rsidR="00585BFC" w:rsidRDefault="00000000">
      <w:pPr>
        <w:tabs>
          <w:tab w:val="left" w:pos="1890"/>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7.</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Decoding Analysis.</w:t>
      </w:r>
      <w:r>
        <w:rPr>
          <w:rFonts w:ascii="Times New Roman" w:eastAsia="Times New Roman" w:hAnsi="Times New Roman" w:cs="Times New Roman"/>
          <w:sz w:val="24"/>
          <w:szCs w:val="24"/>
        </w:rPr>
        <w:t xml:space="preserve"> Decoding accuracy was calculated for each task factor: drops (top panels), delay (middle panels), and interaction (bottom panels). This was done for both Monkey S (panels A, C and E) and Monkey T (panes B, D and F), from 500 ms before to 1000 ms after the offer onset.   </w:t>
      </w:r>
    </w:p>
    <w:p w14:paraId="000000DF" w14:textId="77777777" w:rsidR="00585BFC" w:rsidRDefault="00585BFC">
      <w:pPr>
        <w:tabs>
          <w:tab w:val="left" w:pos="1890"/>
        </w:tabs>
        <w:spacing w:after="0" w:line="480" w:lineRule="auto"/>
        <w:rPr>
          <w:rFonts w:ascii="Times New Roman" w:eastAsia="Times New Roman" w:hAnsi="Times New Roman" w:cs="Times New Roman"/>
          <w:sz w:val="24"/>
          <w:szCs w:val="24"/>
        </w:rPr>
      </w:pPr>
    </w:p>
    <w:p w14:paraId="000000E0" w14:textId="77777777" w:rsidR="00585BFC" w:rsidRDefault="00000000">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Supplementary Information</w:t>
      </w:r>
    </w:p>
    <w:p w14:paraId="000000E1" w14:textId="77777777" w:rsidR="00585BFC" w:rsidRDefault="00000000">
      <w:pPr>
        <w:spacing w:after="0" w:line="480" w:lineRule="auto"/>
        <w:jc w:val="center"/>
        <w:rPr>
          <w:rFonts w:ascii="Times New Roman" w:eastAsia="Times New Roman" w:hAnsi="Times New Roman" w:cs="Times New Roman"/>
          <w:b/>
          <w:bCs/>
          <w:sz w:val="24"/>
          <w:szCs w:val="24"/>
        </w:rPr>
      </w:pPr>
      <w:r>
        <w:rPr>
          <w:noProof/>
        </w:rPr>
        <w:drawing>
          <wp:inline distT="0" distB="0" distL="0" distR="0" wp14:anchorId="1040DE89" wp14:editId="23A5DFE6">
            <wp:extent cx="3768725" cy="3840480"/>
            <wp:effectExtent l="0" t="0" r="0" b="0"/>
            <wp:docPr id="9" name="image12.png" descr="A collage of graphs and chart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2.png" descr="A collage of graphs and charts&#10;&#10;AI-generated content may be incorrect."/>
                    <pic:cNvPicPr preferRelativeResize="0"/>
                  </pic:nvPicPr>
                  <pic:blipFill>
                    <a:blip r:embed="rId35"/>
                    <a:srcRect/>
                    <a:stretch>
                      <a:fillRect/>
                    </a:stretch>
                  </pic:blipFill>
                  <pic:spPr>
                    <a:xfrm>
                      <a:off x="0" y="0"/>
                      <a:ext cx="3768725" cy="3840480"/>
                    </a:xfrm>
                    <a:prstGeom prst="rect">
                      <a:avLst/>
                    </a:prstGeom>
                    <a:ln/>
                  </pic:spPr>
                </pic:pic>
              </a:graphicData>
            </a:graphic>
          </wp:inline>
        </w:drawing>
      </w:r>
    </w:p>
    <w:p w14:paraId="000000E2"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S1. Recording sites and neural modulation by task factors. (A)</w:t>
      </w:r>
      <w:r>
        <w:rPr>
          <w:rFonts w:ascii="Times New Roman" w:eastAsia="Times New Roman" w:hAnsi="Times New Roman" w:cs="Times New Roman"/>
          <w:sz w:val="24"/>
          <w:szCs w:val="24"/>
        </w:rPr>
        <w:t xml:space="preserve"> Schematic representation of the Utah array positions in the dlPFC, reconstructed from MRI scans of Monkeys S and T. Bottom panel: the most anterior and posterior MRI slices of Monkey S, with the Utah arrays highlighted by yellow dashed circles.</w:t>
      </w:r>
      <w:r>
        <w:rPr>
          <w:rFonts w:ascii="Times New Roman" w:eastAsia="Times New Roman" w:hAnsi="Times New Roman" w:cs="Times New Roman"/>
          <w:b/>
          <w:bCs/>
          <w:sz w:val="24"/>
          <w:szCs w:val="24"/>
        </w:rPr>
        <w:t xml:space="preserve"> (B)</w:t>
      </w:r>
      <w:r>
        <w:rPr>
          <w:rFonts w:ascii="Times New Roman" w:eastAsia="Times New Roman" w:hAnsi="Times New Roman" w:cs="Times New Roman"/>
          <w:sz w:val="24"/>
          <w:szCs w:val="24"/>
        </w:rPr>
        <w:t xml:space="preserve"> Percentage of neurons that were significantly modulated by reward drops, delay, their interaction, and upcoming choice.</w:t>
      </w:r>
      <w:r>
        <w:rPr>
          <w:rFonts w:ascii="Times New Roman" w:eastAsia="Times New Roman" w:hAnsi="Times New Roman" w:cs="Times New Roman"/>
          <w:b/>
          <w:bCs/>
          <w:sz w:val="24"/>
          <w:szCs w:val="24"/>
        </w:rPr>
        <w:t xml:space="preserve"> (C–D)</w:t>
      </w:r>
      <w:r>
        <w:rPr>
          <w:rFonts w:ascii="Times New Roman" w:eastAsia="Times New Roman" w:hAnsi="Times New Roman" w:cs="Times New Roman"/>
          <w:sz w:val="24"/>
          <w:szCs w:val="24"/>
        </w:rPr>
        <w:t xml:space="preserve"> The time course of the percentage of neurons modulated significantly by each factor, from 500 ms before to 1000 ms after cue onset, in monkeys S and T, respectively.</w:t>
      </w:r>
    </w:p>
    <w:p w14:paraId="000000E3" w14:textId="77777777" w:rsidR="00585BFC" w:rsidRDefault="00585BFC">
      <w:pPr>
        <w:spacing w:after="0" w:line="480" w:lineRule="auto"/>
        <w:rPr>
          <w:rFonts w:ascii="Times New Roman" w:eastAsia="Times New Roman" w:hAnsi="Times New Roman" w:cs="Times New Roman"/>
          <w:sz w:val="24"/>
          <w:szCs w:val="24"/>
        </w:rPr>
      </w:pPr>
    </w:p>
    <w:p w14:paraId="000000E4" w14:textId="77777777" w:rsidR="00585BFC" w:rsidRDefault="00000000">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0" distB="0" distL="0" distR="0" wp14:anchorId="2D8B41E3" wp14:editId="526B784E">
            <wp:extent cx="4862538" cy="2407891"/>
            <wp:effectExtent l="0" t="0" r="0" b="0"/>
            <wp:docPr id="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36"/>
                    <a:srcRect/>
                    <a:stretch>
                      <a:fillRect/>
                    </a:stretch>
                  </pic:blipFill>
                  <pic:spPr>
                    <a:xfrm>
                      <a:off x="0" y="0"/>
                      <a:ext cx="4862538" cy="2407891"/>
                    </a:xfrm>
                    <a:prstGeom prst="rect">
                      <a:avLst/>
                    </a:prstGeom>
                    <a:ln/>
                  </pic:spPr>
                </pic:pic>
              </a:graphicData>
            </a:graphic>
          </wp:inline>
        </w:drawing>
      </w:r>
    </w:p>
    <w:p w14:paraId="000000E5"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S2.</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Explained variance.</w:t>
      </w:r>
      <w:r>
        <w:rPr>
          <w:rFonts w:ascii="Times New Roman" w:eastAsia="Times New Roman" w:hAnsi="Times New Roman" w:cs="Times New Roman"/>
          <w:sz w:val="24"/>
          <w:szCs w:val="24"/>
        </w:rPr>
        <w:t xml:space="preserve"> The variance explained is calculated for each task factor over time, from 250 ms before to 1000 ms after the cue onset in Monkey S (</w:t>
      </w: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and Monkey T (</w:t>
      </w: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w:t>
      </w:r>
    </w:p>
    <w:p w14:paraId="000000E6" w14:textId="77777777" w:rsidR="00585BFC" w:rsidRDefault="00585BFC">
      <w:pPr>
        <w:spacing w:after="0" w:line="480" w:lineRule="auto"/>
        <w:rPr>
          <w:rFonts w:ascii="Times New Roman" w:eastAsia="Times New Roman" w:hAnsi="Times New Roman" w:cs="Times New Roman"/>
          <w:sz w:val="24"/>
          <w:szCs w:val="24"/>
        </w:rPr>
      </w:pPr>
    </w:p>
    <w:p w14:paraId="000000E7" w14:textId="77777777" w:rsidR="00585BFC" w:rsidRDefault="00000000">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FF3362D" wp14:editId="3072677E">
            <wp:extent cx="5406475" cy="3036521"/>
            <wp:effectExtent l="0" t="0" r="0" b="0"/>
            <wp:docPr id="12"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37"/>
                    <a:srcRect/>
                    <a:stretch>
                      <a:fillRect/>
                    </a:stretch>
                  </pic:blipFill>
                  <pic:spPr>
                    <a:xfrm>
                      <a:off x="0" y="0"/>
                      <a:ext cx="5406475" cy="3036521"/>
                    </a:xfrm>
                    <a:prstGeom prst="rect">
                      <a:avLst/>
                    </a:prstGeom>
                    <a:ln/>
                  </pic:spPr>
                </pic:pic>
              </a:graphicData>
            </a:graphic>
          </wp:inline>
        </w:drawing>
      </w:r>
    </w:p>
    <w:p w14:paraId="000000E8"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S3.</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Linear correlations between drops and delay neural encoding dimensions.</w:t>
      </w:r>
      <w:r>
        <w:rPr>
          <w:rFonts w:ascii="Times New Roman" w:eastAsia="Times New Roman" w:hAnsi="Times New Roman" w:cs="Times New Roman"/>
          <w:sz w:val="24"/>
          <w:szCs w:val="24"/>
        </w:rPr>
        <w:t xml:space="preserve"> The population encoding dimensions for drops and delays were calculated in 250 ms time bins, before and after the visual cue onset (time 0) for Monkey S (A–D) and Monkey T (E–H).</w:t>
      </w:r>
    </w:p>
    <w:p w14:paraId="000000E9" w14:textId="77777777" w:rsidR="00585BFC" w:rsidRDefault="00585BFC">
      <w:pPr>
        <w:spacing w:after="0" w:line="480" w:lineRule="auto"/>
        <w:jc w:val="center"/>
        <w:rPr>
          <w:rFonts w:ascii="Times New Roman" w:eastAsia="Times New Roman" w:hAnsi="Times New Roman" w:cs="Times New Roman"/>
          <w:sz w:val="24"/>
          <w:szCs w:val="24"/>
        </w:rPr>
      </w:pPr>
    </w:p>
    <w:p w14:paraId="000000EA" w14:textId="77777777" w:rsidR="00585BFC" w:rsidRDefault="00000000">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0" distB="0" distL="0" distR="0" wp14:anchorId="2FF90C17" wp14:editId="0051947E">
            <wp:extent cx="4498667" cy="4667367"/>
            <wp:effectExtent l="0" t="0" r="0" b="0"/>
            <wp:docPr id="10"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38"/>
                    <a:srcRect/>
                    <a:stretch>
                      <a:fillRect/>
                    </a:stretch>
                  </pic:blipFill>
                  <pic:spPr>
                    <a:xfrm>
                      <a:off x="0" y="0"/>
                      <a:ext cx="4498667" cy="4667367"/>
                    </a:xfrm>
                    <a:prstGeom prst="rect">
                      <a:avLst/>
                    </a:prstGeom>
                    <a:ln/>
                  </pic:spPr>
                </pic:pic>
              </a:graphicData>
            </a:graphic>
          </wp:inline>
        </w:drawing>
      </w:r>
    </w:p>
    <w:p w14:paraId="000000EB"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S4. Raster plots and correlation between mean spike count and discounted value.</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Left panels:</w:t>
      </w:r>
      <w:r>
        <w:rPr>
          <w:rFonts w:ascii="Times New Roman" w:eastAsia="Times New Roman" w:hAnsi="Times New Roman" w:cs="Times New Roman"/>
          <w:sz w:val="24"/>
          <w:szCs w:val="24"/>
        </w:rPr>
        <w:t xml:space="preserve"> example neurons from Monkey S (</w:t>
      </w: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and Monkey T (</w:t>
      </w: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Spike density functions are shown above each raster. The neural activity is aligned to the cue onset and divided into nine offers, which are ordered from the highest to the lowest mean firing rate. The mean firing rate is calculated from 75 to 750 ms after the cue onset (shown by the grey rectangle). </w:t>
      </w:r>
      <w:r>
        <w:rPr>
          <w:rFonts w:ascii="Times New Roman" w:eastAsia="Times New Roman" w:hAnsi="Times New Roman" w:cs="Times New Roman"/>
          <w:b/>
          <w:bCs/>
          <w:sz w:val="24"/>
          <w:szCs w:val="24"/>
        </w:rPr>
        <w:t>Right panels:</w:t>
      </w:r>
      <w:r>
        <w:rPr>
          <w:rFonts w:ascii="Times New Roman" w:eastAsia="Times New Roman" w:hAnsi="Times New Roman" w:cs="Times New Roman"/>
          <w:sz w:val="24"/>
          <w:szCs w:val="24"/>
        </w:rPr>
        <w:t xml:space="preserve"> the linear correlation between the mean spike count for each offer and the behaviorally calculated discounted value, corresponding to the neurons shown in the left panels.</w:t>
      </w:r>
    </w:p>
    <w:p w14:paraId="000000EC" w14:textId="77777777" w:rsidR="00585BFC" w:rsidRDefault="00000000">
      <w:pPr>
        <w:spacing w:after="0" w:line="240" w:lineRule="auto"/>
        <w:rPr>
          <w:rFonts w:ascii="Times New Roman" w:eastAsia="Times New Roman" w:hAnsi="Times New Roman" w:cs="Times New Roman"/>
          <w:sz w:val="24"/>
          <w:szCs w:val="24"/>
        </w:rPr>
      </w:pPr>
      <w:r>
        <w:br w:type="page"/>
      </w:r>
    </w:p>
    <w:p w14:paraId="000000ED" w14:textId="77777777" w:rsidR="00585BFC" w:rsidRDefault="00000000">
      <w:pPr>
        <w:spacing w:after="0" w:line="480" w:lineRule="auto"/>
        <w:jc w:val="center"/>
        <w:rPr>
          <w:rFonts w:ascii="Times New Roman" w:eastAsia="Times New Roman" w:hAnsi="Times New Roman" w:cs="Times New Roman"/>
          <w:b/>
          <w:bCs/>
          <w:sz w:val="24"/>
          <w:szCs w:val="24"/>
        </w:rPr>
      </w:pPr>
      <w:r>
        <w:rPr>
          <w:noProof/>
        </w:rPr>
        <w:lastRenderedPageBreak/>
        <w:drawing>
          <wp:inline distT="0" distB="0" distL="0" distR="0" wp14:anchorId="54BA59D9" wp14:editId="0C15BCE4">
            <wp:extent cx="5923113" cy="2884818"/>
            <wp:effectExtent l="0" t="0" r="0" b="0"/>
            <wp:docPr id="11" name="image11.png" descr="The image depicts a graph comparing the expression levels of various genes (Monkey S, Monkey T, O, EOd, PC1, PC2) across different conditions (DV1-7, DV2-10, DV3-4, DV5-9, DV-8).&#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1.png" descr="The image depicts a graph comparing the expression levels of various genes (Monkey S, Monkey T, O, EOd, PC1, PC2) across different conditions (DV1-7, DV2-10, DV3-4, DV5-9, DV-8).&#10;&#10;AI-generated content may be incorrect."/>
                    <pic:cNvPicPr preferRelativeResize="0"/>
                  </pic:nvPicPr>
                  <pic:blipFill>
                    <a:blip r:embed="rId39"/>
                    <a:srcRect/>
                    <a:stretch>
                      <a:fillRect/>
                    </a:stretch>
                  </pic:blipFill>
                  <pic:spPr>
                    <a:xfrm>
                      <a:off x="0" y="0"/>
                      <a:ext cx="5923113" cy="2884818"/>
                    </a:xfrm>
                    <a:prstGeom prst="rect">
                      <a:avLst/>
                    </a:prstGeom>
                    <a:ln/>
                  </pic:spPr>
                </pic:pic>
              </a:graphicData>
            </a:graphic>
          </wp:inline>
        </w:drawing>
      </w:r>
    </w:p>
    <w:sdt>
      <w:sdtPr>
        <w:tag w:val="goog_rdk_65"/>
        <w:id w:val="-730945966"/>
      </w:sdtPr>
      <w:sdtContent>
        <w:p w14:paraId="000000EE" w14:textId="372B385A" w:rsidR="00585BFC" w:rsidRPr="00585BFC" w:rsidRDefault="00000000">
          <w:pPr>
            <w:spacing w:after="0" w:line="480" w:lineRule="auto"/>
            <w:rPr>
              <w:rFonts w:ascii="Times New Roman" w:eastAsia="Times New Roman" w:hAnsi="Times New Roman" w:cs="Times New Roman"/>
              <w:color w:val="EE0000"/>
              <w:sz w:val="24"/>
              <w:szCs w:val="24"/>
              <w:rPrChange w:id="876" w:author="ROSSELLA FALCONE" w:date="2026-07-10T16:07:00Z">
                <w:rPr>
                  <w:rFonts w:ascii="Times New Roman" w:eastAsia="Times New Roman" w:hAnsi="Times New Roman" w:cs="Times New Roman"/>
                  <w:sz w:val="24"/>
                  <w:szCs w:val="24"/>
                </w:rPr>
              </w:rPrChange>
            </w:rPr>
          </w:pPr>
          <w:sdt>
            <w:sdtPr>
              <w:tag w:val="goog_rdk_62"/>
              <w:id w:val="-43123703"/>
            </w:sdtPr>
            <w:sdtContent>
              <w:r>
                <w:rPr>
                  <w:rFonts w:ascii="Times New Roman" w:eastAsia="Times New Roman" w:hAnsi="Times New Roman" w:cs="Times New Roman"/>
                  <w:b/>
                  <w:bCs/>
                  <w:color w:val="EE0000"/>
                  <w:sz w:val="24"/>
                  <w:szCs w:val="24"/>
                  <w:rPrChange w:id="877" w:author="ROSSELLA FALCONE" w:date="2026-07-10T16:07:00Z">
                    <w:rPr>
                      <w:rFonts w:ascii="Times New Roman" w:eastAsia="Times New Roman" w:hAnsi="Times New Roman" w:cs="Times New Roman"/>
                      <w:b/>
                      <w:bCs/>
                      <w:sz w:val="24"/>
                      <w:szCs w:val="24"/>
                    </w:rPr>
                  </w:rPrChange>
                </w:rPr>
                <w:t xml:space="preserve">Figure S5. Geometry of neural coding. </w:t>
              </w:r>
            </w:sdtContent>
          </w:sdt>
          <w:sdt>
            <w:sdtPr>
              <w:tag w:val="goog_rdk_63"/>
              <w:id w:val="2020495766"/>
            </w:sdtPr>
            <w:sdtContent>
              <w:r>
                <w:rPr>
                  <w:rFonts w:ascii="Times New Roman" w:eastAsia="Times New Roman" w:hAnsi="Times New Roman" w:cs="Times New Roman"/>
                  <w:color w:val="EE0000"/>
                  <w:sz w:val="24"/>
                  <w:szCs w:val="24"/>
                  <w:rPrChange w:id="878" w:author="ROSSELLA FALCONE" w:date="2026-07-10T16:07:00Z">
                    <w:rPr>
                      <w:rFonts w:ascii="Times New Roman" w:eastAsia="Times New Roman" w:hAnsi="Times New Roman" w:cs="Times New Roman"/>
                      <w:sz w:val="24"/>
                      <w:szCs w:val="24"/>
                    </w:rPr>
                  </w:rPrChange>
                </w:rPr>
                <w:t xml:space="preserve">Population trajectories for each offer in Monkey S (A, C) and Monkey T (B, D). The trajectories are plotted in the 3D spaces derived from a principal component analysis performed over a period of 500 ms before and after the first </w:t>
              </w:r>
              <w:del w:id="879" w:author="Siyu Wang" w:date="2026-07-19T12:41:00Z" w16du:dateUtc="2026-07-19T16:41:00Z">
                <w:r w:rsidDel="00577185">
                  <w:rPr>
                    <w:rFonts w:ascii="Times New Roman" w:eastAsia="Times New Roman" w:hAnsi="Times New Roman" w:cs="Times New Roman"/>
                    <w:color w:val="EE0000"/>
                    <w:sz w:val="24"/>
                    <w:szCs w:val="24"/>
                    <w:rPrChange w:id="880" w:author="ROSSELLA FALCONE" w:date="2026-07-10T16:07:00Z">
                      <w:rPr>
                        <w:rFonts w:ascii="Times New Roman" w:eastAsia="Times New Roman" w:hAnsi="Times New Roman" w:cs="Times New Roman"/>
                        <w:sz w:val="24"/>
                        <w:szCs w:val="24"/>
                      </w:rPr>
                    </w:rPrChange>
                  </w:rPr>
                  <w:delText>go signal</w:delText>
                </w:r>
              </w:del>
              <w:ins w:id="881" w:author="Siyu Wang" w:date="2026-07-19T14:28:00Z" w16du:dateUtc="2026-07-19T18:28:00Z">
                <w:r w:rsidR="00674CD6">
                  <w:rPr>
                    <w:rFonts w:ascii="Times New Roman" w:eastAsia="Times New Roman" w:hAnsi="Times New Roman" w:cs="Times New Roman"/>
                    <w:color w:val="EE0000"/>
                    <w:sz w:val="24"/>
                    <w:szCs w:val="24"/>
                  </w:rPr>
                  <w:t>go signal</w:t>
                </w:r>
              </w:ins>
              <w:r>
                <w:rPr>
                  <w:rFonts w:ascii="Times New Roman" w:eastAsia="Times New Roman" w:hAnsi="Times New Roman" w:cs="Times New Roman"/>
                  <w:color w:val="EE0000"/>
                  <w:sz w:val="24"/>
                  <w:szCs w:val="24"/>
                  <w:rPrChange w:id="882" w:author="ROSSELLA FALCONE" w:date="2026-07-10T16:07:00Z">
                    <w:rPr>
                      <w:rFonts w:ascii="Times New Roman" w:eastAsia="Times New Roman" w:hAnsi="Times New Roman" w:cs="Times New Roman"/>
                      <w:sz w:val="24"/>
                      <w:szCs w:val="24"/>
                    </w:rPr>
                  </w:rPrChange>
                </w:rPr>
                <w:t xml:space="preserve"> onset.</w:t>
              </w:r>
            </w:sdtContent>
          </w:sdt>
          <w:sdt>
            <w:sdtPr>
              <w:tag w:val="goog_rdk_64"/>
              <w:id w:val="209193287"/>
            </w:sdtPr>
            <w:sdtContent/>
          </w:sdt>
        </w:p>
      </w:sdtContent>
    </w:sdt>
    <w:sectPr w:rsidR="00585BFC" w:rsidRPr="00585BFC">
      <w:headerReference w:type="default" r:id="rId40"/>
      <w:footerReference w:type="default" r:id="rId41"/>
      <w:pgSz w:w="12240" w:h="15840"/>
      <w:pgMar w:top="1440" w:right="1440" w:bottom="1440" w:left="1440" w:header="0" w:footer="0" w:gutter="0"/>
      <w:lnNumType w:countBy="1" w:restart="continuous"/>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55" w:author="ROSSELLA FALCONE" w:date="2026-07-15T16:33:00Z" w:initials="">
    <w:p w14:paraId="000000F1" w14:textId="77777777" w:rsidR="00585BFC" w:rsidRDefault="006F1CE2">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is what reviewer 2 is commenting. I think we have to be more precise and refer to model 1 instead.</w:t>
      </w:r>
    </w:p>
  </w:comment>
  <w:comment w:id="56" w:author="ROSSELLA FALCONE" w:date="2026-07-15T20:01:00Z" w:initials="">
    <w:p w14:paraId="000000F2" w14:textId="77777777" w:rsidR="00585BFC" w:rsidRDefault="006F1CE2">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should be Model 1.</w:t>
      </w:r>
    </w:p>
  </w:comment>
  <w:comment w:id="94" w:author="ROSSELLA FALCONE" w:date="2026-07-15T16:35:00Z" w:initials="">
    <w:p w14:paraId="000000F4" w14:textId="77777777" w:rsidR="00585BFC" w:rsidRDefault="006F1CE2">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is a bit controversial since Model 1 was used for figure 2. That is why we need to clarify that.</w:t>
      </w:r>
    </w:p>
  </w:comment>
  <w:comment w:id="95" w:author="Siyu Wang" w:date="2026-07-19T14:03:00Z" w:initials="SW">
    <w:p w14:paraId="35E811D7" w14:textId="77777777" w:rsidR="00647051" w:rsidRDefault="00647051" w:rsidP="00647051">
      <w:r>
        <w:rPr>
          <w:rStyle w:val="CommentReference"/>
        </w:rPr>
        <w:annotationRef/>
      </w:r>
      <w:r>
        <w:rPr>
          <w:sz w:val="20"/>
          <w:szCs w:val="20"/>
        </w:rPr>
        <w:t xml:space="preserve">We are using Model 1 for Figure 2. I clarified this in Methods. </w:t>
      </w:r>
    </w:p>
  </w:comment>
  <w:comment w:id="102" w:author="ROSSELLA FALCONE" w:date="2026-07-15T16:36:00Z" w:initials="">
    <w:p w14:paraId="000000F3" w14:textId="77777777" w:rsidR="00585BFC" w:rsidRDefault="006F1CE2">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REVIEWER 1 ask to fix this part.</w:t>
      </w:r>
    </w:p>
  </w:comment>
  <w:comment w:id="103" w:author="Siyu Wang" w:date="2026-07-19T14:04:00Z" w:initials="SW">
    <w:p w14:paraId="71525309" w14:textId="77777777" w:rsidR="00647051" w:rsidRDefault="00647051" w:rsidP="00647051">
      <w:r>
        <w:rPr>
          <w:rStyle w:val="CommentReference"/>
        </w:rPr>
        <w:annotationRef/>
      </w:r>
      <w:r>
        <w:rPr>
          <w:sz w:val="20"/>
          <w:szCs w:val="20"/>
        </w:rPr>
        <w:t>I reversed your changes, and rewrote. Hopefully this is better.</w:t>
      </w:r>
    </w:p>
  </w:comment>
  <w:comment w:id="262" w:author="ROSSELLA FALCONE" w:date="2026-07-15T17:19:00Z" w:initials="">
    <w:p w14:paraId="000000F6" w14:textId="77777777" w:rsidR="00585BFC" w:rsidRDefault="006F1CE2">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Again. Is this correct? We need to make sure that we really used MODEL 1 for making figure 2.</w:t>
      </w:r>
    </w:p>
  </w:comment>
  <w:comment w:id="263" w:author="ROSSELLA FALCONE" w:date="2026-07-15T17:34:00Z" w:initials="">
    <w:p w14:paraId="000000F7" w14:textId="77777777" w:rsidR="00585BFC" w:rsidRDefault="006F1CE2">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REFRAMED BASED on reviewer 1.</w:t>
      </w:r>
    </w:p>
  </w:comment>
  <w:comment w:id="871" w:author="ROSSELLA FALCONE" w:date="2026-07-15T16:01:00Z" w:initials="">
    <w:p w14:paraId="000000F5" w14:textId="77777777" w:rsidR="00585BFC" w:rsidRDefault="006F1CE2">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is how I did in the past in the other paper. IS still the same for Model 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00000F1" w15:done="0"/>
  <w15:commentEx w15:paraId="000000F2" w15:paraIdParent="000000F1" w15:done="0"/>
  <w15:commentEx w15:paraId="000000F4" w15:done="0"/>
  <w15:commentEx w15:paraId="35E811D7" w15:paraIdParent="000000F4" w15:done="0"/>
  <w15:commentEx w15:paraId="000000F3" w15:done="0"/>
  <w15:commentEx w15:paraId="71525309" w15:paraIdParent="000000F3" w15:done="0"/>
  <w15:commentEx w15:paraId="000000F6" w15:done="0"/>
  <w15:commentEx w15:paraId="000000F7" w15:done="0"/>
  <w15:commentEx w15:paraId="000000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F9AE278" w16cex:dateUtc="2026-07-19T18:03:00Z"/>
  <w16cex:commentExtensible w16cex:durableId="5F2E28D1" w16cex:dateUtc="2026-07-19T18: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00000F1" w16cid:durableId="000000F1"/>
  <w16cid:commentId w16cid:paraId="000000F2" w16cid:durableId="000000F2"/>
  <w16cid:commentId w16cid:paraId="000000F4" w16cid:durableId="000000F4"/>
  <w16cid:commentId w16cid:paraId="35E811D7" w16cid:durableId="1F9AE278"/>
  <w16cid:commentId w16cid:paraId="000000F3" w16cid:durableId="000000F3"/>
  <w16cid:commentId w16cid:paraId="71525309" w16cid:durableId="5F2E28D1"/>
  <w16cid:commentId w16cid:paraId="000000F6" w16cid:durableId="000000F6"/>
  <w16cid:commentId w16cid:paraId="000000F7" w16cid:durableId="000000F7"/>
  <w16cid:commentId w16cid:paraId="000000F5" w16cid:durableId="000000F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4B44B1" w14:textId="77777777" w:rsidR="00FB2A43" w:rsidRDefault="00FB2A43">
      <w:pPr>
        <w:spacing w:after="0" w:line="240" w:lineRule="auto"/>
      </w:pPr>
      <w:r>
        <w:separator/>
      </w:r>
    </w:p>
  </w:endnote>
  <w:endnote w:type="continuationSeparator" w:id="0">
    <w:p w14:paraId="2CDB670A" w14:textId="77777777" w:rsidR="00FB2A43" w:rsidRDefault="00FB2A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38A8C85-20C4-F944-88F0-1EEFD1708C65}"/>
    <w:embedBold r:id="rId2" w:fontKey="{A63A26B5-DDC8-404C-AEBE-E4D307781EB7}"/>
    <w:embedItalic r:id="rId3" w:fontKey="{3B23090F-2794-EB45-B6AC-C1508F60E76B}"/>
  </w:font>
  <w:font w:name="Calibri">
    <w:panose1 w:val="020F0502020204030204"/>
    <w:charset w:val="00"/>
    <w:family w:val="swiss"/>
    <w:pitch w:val="variable"/>
    <w:sig w:usb0="E0002AFF" w:usb1="C000247B" w:usb2="00000009" w:usb3="00000000" w:csb0="000001FF" w:csb1="00000000"/>
    <w:embedRegular r:id="rId4" w:fontKey="{AFC38026-2B26-F548-9CFF-5E8296B6AE67}"/>
    <w:embedBold r:id="rId5" w:fontKey="{D3A37182-98D0-A445-B021-7AB815F0A221}"/>
    <w:embedItalic r:id="rId6" w:fontKey="{9EA6DF1D-6010-024B-A49C-B8D8588DB77E}"/>
  </w:font>
  <w:font w:name="Play">
    <w:charset w:val="00"/>
    <w:family w:val="auto"/>
    <w:pitch w:val="default"/>
    <w:embedRegular r:id="rId7" w:fontKey="{241CE94A-88D5-7949-AF91-36491593B9A9}"/>
  </w:font>
  <w:font w:name="Aptos">
    <w:panose1 w:val="020B0004020202020204"/>
    <w:charset w:val="00"/>
    <w:family w:val="swiss"/>
    <w:pitch w:val="variable"/>
    <w:sig w:usb0="20000287" w:usb1="00000003" w:usb2="00000000" w:usb3="00000000" w:csb0="0000019F" w:csb1="00000000"/>
    <w:embedRegular r:id="rId8" w:fontKey="{A318BA56-803A-E445-988E-56B3C4B03C5D}"/>
    <w:embedItalic r:id="rId9" w:fontKey="{06BC27C5-E152-A04B-A737-777FD20BACE3}"/>
  </w:font>
  <w:font w:name="Arial">
    <w:panose1 w:val="020B0604020202020204"/>
    <w:charset w:val="00"/>
    <w:family w:val="swiss"/>
    <w:pitch w:val="variable"/>
    <w:sig w:usb0="E0002AFF" w:usb1="C0007843" w:usb2="00000009" w:usb3="00000000" w:csb0="000001FF" w:csb1="00000000"/>
    <w:embedRegular r:id="rId10" w:fontKey="{DFF99D11-3D15-D64E-8B9B-E05F1D0B3A62}"/>
  </w:font>
  <w:font w:name="Cambria Math">
    <w:panose1 w:val="02040503050406030204"/>
    <w:charset w:val="00"/>
    <w:family w:val="roman"/>
    <w:pitch w:val="variable"/>
    <w:sig w:usb0="E00002FF" w:usb1="420024FF" w:usb2="00000000" w:usb3="00000000" w:csb0="0000019F" w:csb1="00000000"/>
    <w:embedRegular r:id="rId11" w:fontKey="{E7625479-DCC3-794D-B9A6-5521FB52F652}"/>
    <w:embedItalic r:id="rId12" w:fontKey="{C61C442C-2FE2-4A4B-B5BB-B1B1FA1D4ECE}"/>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notTrueType/>
    <w:pitch w:val="variable"/>
    <w:sig w:usb0="E00002FF" w:usb1="400004FF" w:usb2="00000000" w:usb3="00000000" w:csb0="0000019F" w:csb1="00000000"/>
    <w:embedRegular r:id="rId13" w:fontKey="{DE37A564-C6BA-F745-A9C7-7982FB037D8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F0" w14:textId="77777777" w:rsidR="00585BFC" w:rsidRDefault="00585BF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354B5C" w14:textId="77777777" w:rsidR="00FB2A43" w:rsidRDefault="00FB2A43">
      <w:pPr>
        <w:spacing w:after="0" w:line="240" w:lineRule="auto"/>
      </w:pPr>
      <w:r>
        <w:separator/>
      </w:r>
    </w:p>
  </w:footnote>
  <w:footnote w:type="continuationSeparator" w:id="0">
    <w:p w14:paraId="59563943" w14:textId="77777777" w:rsidR="00FB2A43" w:rsidRDefault="00FB2A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EF" w14:textId="77777777" w:rsidR="00585BFC" w:rsidRDefault="00585BF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9930C85"/>
    <w:multiLevelType w:val="multilevel"/>
    <w:tmpl w:val="0E180E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24B6EBA"/>
    <w:multiLevelType w:val="multilevel"/>
    <w:tmpl w:val="3E6AF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9683A69"/>
    <w:multiLevelType w:val="multilevel"/>
    <w:tmpl w:val="05804DDA"/>
    <w:lvl w:ilvl="0">
      <w:start w:val="1"/>
      <w:numFmt w:val="decimal"/>
      <w:lvlText w:val="%1."/>
      <w:lvlJc w:val="left"/>
      <w:pPr>
        <w:ind w:left="720" w:hanging="360"/>
      </w:pPr>
      <w:rPr>
        <w:i w:val="0"/>
        <w:iCs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16343432">
    <w:abstractNumId w:val="0"/>
  </w:num>
  <w:num w:numId="2" w16cid:durableId="1973514940">
    <w:abstractNumId w:val="1"/>
  </w:num>
  <w:num w:numId="3" w16cid:durableId="56187275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Siyu Wang">
    <w15:presenceInfo w15:providerId="None" w15:userId="Siyu Wang"/>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3"/>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BFC"/>
    <w:rsid w:val="00003505"/>
    <w:rsid w:val="00044FED"/>
    <w:rsid w:val="00045CB4"/>
    <w:rsid w:val="00077818"/>
    <w:rsid w:val="0009513F"/>
    <w:rsid w:val="00096B8E"/>
    <w:rsid w:val="000B2AC7"/>
    <w:rsid w:val="000B7A97"/>
    <w:rsid w:val="000F09E9"/>
    <w:rsid w:val="000F42C8"/>
    <w:rsid w:val="001335D0"/>
    <w:rsid w:val="00156C23"/>
    <w:rsid w:val="00157F40"/>
    <w:rsid w:val="00164C23"/>
    <w:rsid w:val="001762C5"/>
    <w:rsid w:val="001926BC"/>
    <w:rsid w:val="001950DC"/>
    <w:rsid w:val="001C363E"/>
    <w:rsid w:val="0022645D"/>
    <w:rsid w:val="002303DD"/>
    <w:rsid w:val="00236125"/>
    <w:rsid w:val="00277668"/>
    <w:rsid w:val="00285F07"/>
    <w:rsid w:val="002A2B45"/>
    <w:rsid w:val="002A55DD"/>
    <w:rsid w:val="002D29B0"/>
    <w:rsid w:val="002D3C80"/>
    <w:rsid w:val="002E357D"/>
    <w:rsid w:val="00326D44"/>
    <w:rsid w:val="00340540"/>
    <w:rsid w:val="003E7CDD"/>
    <w:rsid w:val="003E7F64"/>
    <w:rsid w:val="004437AC"/>
    <w:rsid w:val="00456CB9"/>
    <w:rsid w:val="00472AE1"/>
    <w:rsid w:val="00475283"/>
    <w:rsid w:val="00493A04"/>
    <w:rsid w:val="004D5FDF"/>
    <w:rsid w:val="00501EF0"/>
    <w:rsid w:val="00506CC7"/>
    <w:rsid w:val="0052019D"/>
    <w:rsid w:val="00577185"/>
    <w:rsid w:val="00585BFC"/>
    <w:rsid w:val="005966E3"/>
    <w:rsid w:val="005A57B5"/>
    <w:rsid w:val="005C4C82"/>
    <w:rsid w:val="005E0CC0"/>
    <w:rsid w:val="005E5890"/>
    <w:rsid w:val="00607963"/>
    <w:rsid w:val="006104A9"/>
    <w:rsid w:val="006134B1"/>
    <w:rsid w:val="006355CF"/>
    <w:rsid w:val="00636C6B"/>
    <w:rsid w:val="00647051"/>
    <w:rsid w:val="00667A3C"/>
    <w:rsid w:val="00674CD6"/>
    <w:rsid w:val="006A7019"/>
    <w:rsid w:val="006B4EDC"/>
    <w:rsid w:val="006D2A0B"/>
    <w:rsid w:val="006E54CC"/>
    <w:rsid w:val="006F037F"/>
    <w:rsid w:val="006F1CE2"/>
    <w:rsid w:val="00705E4C"/>
    <w:rsid w:val="00755122"/>
    <w:rsid w:val="00776D22"/>
    <w:rsid w:val="0079463C"/>
    <w:rsid w:val="007B55F8"/>
    <w:rsid w:val="007D6BBC"/>
    <w:rsid w:val="007E1BC9"/>
    <w:rsid w:val="008040F5"/>
    <w:rsid w:val="0080780D"/>
    <w:rsid w:val="00854454"/>
    <w:rsid w:val="00876517"/>
    <w:rsid w:val="00886A57"/>
    <w:rsid w:val="00896E20"/>
    <w:rsid w:val="008A745E"/>
    <w:rsid w:val="008B57CB"/>
    <w:rsid w:val="008C6CEA"/>
    <w:rsid w:val="008C71BF"/>
    <w:rsid w:val="00914043"/>
    <w:rsid w:val="009173D0"/>
    <w:rsid w:val="00935104"/>
    <w:rsid w:val="009E0E50"/>
    <w:rsid w:val="009E0F81"/>
    <w:rsid w:val="00A00A36"/>
    <w:rsid w:val="00A33F52"/>
    <w:rsid w:val="00A7278E"/>
    <w:rsid w:val="00A90A4C"/>
    <w:rsid w:val="00A97888"/>
    <w:rsid w:val="00AB6F73"/>
    <w:rsid w:val="00AD7C50"/>
    <w:rsid w:val="00AE4A5A"/>
    <w:rsid w:val="00AF3D86"/>
    <w:rsid w:val="00B137F9"/>
    <w:rsid w:val="00BD779D"/>
    <w:rsid w:val="00C03A66"/>
    <w:rsid w:val="00C204AC"/>
    <w:rsid w:val="00C22EDF"/>
    <w:rsid w:val="00C2463A"/>
    <w:rsid w:val="00C26032"/>
    <w:rsid w:val="00C72DD7"/>
    <w:rsid w:val="00C95371"/>
    <w:rsid w:val="00CB1168"/>
    <w:rsid w:val="00CE4BCE"/>
    <w:rsid w:val="00D669A8"/>
    <w:rsid w:val="00D80085"/>
    <w:rsid w:val="00D83246"/>
    <w:rsid w:val="00D95D82"/>
    <w:rsid w:val="00DA4E00"/>
    <w:rsid w:val="00DC0A5C"/>
    <w:rsid w:val="00E87444"/>
    <w:rsid w:val="00E91456"/>
    <w:rsid w:val="00E97EBB"/>
    <w:rsid w:val="00EA256E"/>
    <w:rsid w:val="00EC3E1F"/>
    <w:rsid w:val="00EE6ECD"/>
    <w:rsid w:val="00EF11E9"/>
    <w:rsid w:val="00F00050"/>
    <w:rsid w:val="00F45A9F"/>
    <w:rsid w:val="00F61D89"/>
    <w:rsid w:val="00F63655"/>
    <w:rsid w:val="00F6488C"/>
    <w:rsid w:val="00F7010B"/>
    <w:rsid w:val="00FB2A43"/>
    <w:rsid w:val="00FE3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B5415F5"/>
  <w15:docId w15:val="{10B7999F-4198-EF41-A97F-251F01DAF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ascii="Aptos" w:eastAsia="Aptos" w:hAnsi="Aptos" w:cs="Aptos"/>
      <w:i/>
      <w:iCs/>
      <w:color w:val="0F4761"/>
      <w:sz w:val="24"/>
      <w:szCs w:val="24"/>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sz w:val="24"/>
      <w:szCs w:val="24"/>
    </w:rPr>
  </w:style>
  <w:style w:type="paragraph" w:styleId="Heading6">
    <w:name w:val="heading 6"/>
    <w:basedOn w:val="Normal"/>
    <w:next w:val="Normal"/>
    <w:uiPriority w:val="9"/>
    <w:semiHidden/>
    <w:unhideWhenUsed/>
    <w:qFormat/>
    <w:pPr>
      <w:keepNext/>
      <w:keepLines/>
      <w:spacing w:before="40" w:after="0"/>
      <w:outlineLvl w:val="5"/>
    </w:pPr>
    <w:rPr>
      <w:rFonts w:ascii="Aptos" w:eastAsia="Aptos" w:hAnsi="Aptos" w:cs="Aptos"/>
      <w:i/>
      <w:iCs/>
      <w:color w:val="595959"/>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pPr>
      <w:spacing w:after="160"/>
    </w:pPr>
    <w:rPr>
      <w:rFonts w:ascii="Aptos" w:eastAsia="Aptos" w:hAnsi="Aptos" w:cs="Aptos"/>
      <w:color w:val="595959"/>
      <w:sz w:val="28"/>
      <w:szCs w:val="2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6F1CE2"/>
  </w:style>
  <w:style w:type="paragraph" w:styleId="Revision">
    <w:name w:val="Revision"/>
    <w:hidden/>
    <w:uiPriority w:val="99"/>
    <w:semiHidden/>
    <w:rsid w:val="006F1CE2"/>
    <w:pPr>
      <w:spacing w:after="0" w:line="240" w:lineRule="auto"/>
    </w:pPr>
  </w:style>
  <w:style w:type="character" w:styleId="PlaceholderText">
    <w:name w:val="Placeholder Text"/>
    <w:basedOn w:val="DefaultParagraphFont"/>
    <w:uiPriority w:val="99"/>
    <w:semiHidden/>
    <w:rsid w:val="000B2AC7"/>
    <w:rPr>
      <w:color w:val="666666"/>
    </w:rPr>
  </w:style>
  <w:style w:type="paragraph" w:styleId="ListParagraph">
    <w:name w:val="List Paragraph"/>
    <w:basedOn w:val="Normal"/>
    <w:uiPriority w:val="34"/>
    <w:qFormat/>
    <w:rsid w:val="00F45A9F"/>
    <w:pPr>
      <w:ind w:left="720"/>
      <w:contextualSpacing/>
    </w:pPr>
  </w:style>
  <w:style w:type="paragraph" w:styleId="CommentSubject">
    <w:name w:val="annotation subject"/>
    <w:basedOn w:val="CommentText"/>
    <w:next w:val="CommentText"/>
    <w:link w:val="CommentSubjectChar"/>
    <w:uiPriority w:val="99"/>
    <w:semiHidden/>
    <w:unhideWhenUsed/>
    <w:rsid w:val="00647051"/>
    <w:rPr>
      <w:b/>
      <w:bCs/>
    </w:rPr>
  </w:style>
  <w:style w:type="character" w:customStyle="1" w:styleId="CommentSubjectChar">
    <w:name w:val="Comment Subject Char"/>
    <w:basedOn w:val="CommentTextChar"/>
    <w:link w:val="CommentSubject"/>
    <w:uiPriority w:val="99"/>
    <w:semiHidden/>
    <w:rsid w:val="0064705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nei.nih.gov/intramural/software" TargetMode="External"/><Relationship Id="rId18" Type="http://schemas.openxmlformats.org/officeDocument/2006/relationships/hyperlink" Target="https://pubmed.ncbi.nlm.nih.gov/?term=%22Eccard%20JA%22%5BAuthor%5D" TargetMode="External"/><Relationship Id="rId26" Type="http://schemas.openxmlformats.org/officeDocument/2006/relationships/hyperlink" Target="https://pubmed.ncbi.nlm.nih.gov/?term=Averbeck+BB&amp;cauthor_id=37798412" TargetMode="External"/><Relationship Id="rId39" Type="http://schemas.openxmlformats.org/officeDocument/2006/relationships/image" Target="media/image12.png"/><Relationship Id="rId21" Type="http://schemas.openxmlformats.org/officeDocument/2006/relationships/hyperlink" Target="https://pubmed.ncbi.nlm.nih.gov/?term=Wang+S&amp;cauthor_id=37798412" TargetMode="External"/><Relationship Id="rId34" Type="http://schemas.openxmlformats.org/officeDocument/2006/relationships/image" Target="media/image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mathworks.com/" TargetMode="External"/><Relationship Id="rId20" Type="http://schemas.openxmlformats.org/officeDocument/2006/relationships/hyperlink" Target="https://pubmed.ncbi.nlm.nih.gov/?term=%22Dammhahn%20M%22%5BAuthor%5D" TargetMode="External"/><Relationship Id="rId29" Type="http://schemas.openxmlformats.org/officeDocument/2006/relationships/image" Target="media/image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pubmed.ncbi.nlm.nih.gov/37798412/" TargetMode="External"/><Relationship Id="rId32" Type="http://schemas.openxmlformats.org/officeDocument/2006/relationships/image" Target="media/image5.jpg"/><Relationship Id="rId37" Type="http://schemas.openxmlformats.org/officeDocument/2006/relationships/image" Target="media/image10.jp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www.mathworks.com/" TargetMode="External"/><Relationship Id="rId23" Type="http://schemas.openxmlformats.org/officeDocument/2006/relationships/hyperlink" Target="https://pubmed.ncbi.nlm.nih.gov/?term=Falcone+R&amp;cauthor_id=37798412" TargetMode="External"/><Relationship Id="rId28" Type="http://schemas.openxmlformats.org/officeDocument/2006/relationships/image" Target="media/image1.jpg"/><Relationship Id="rId36" Type="http://schemas.openxmlformats.org/officeDocument/2006/relationships/image" Target="media/image9.jpg"/><Relationship Id="rId10" Type="http://schemas.microsoft.com/office/2011/relationships/commentsExtended" Target="commentsExtended.xml"/><Relationship Id="rId19" Type="http://schemas.openxmlformats.org/officeDocument/2006/relationships/hyperlink" Target="https://pubmed.ncbi.nlm.nih.gov/?term=%22Liesenjohann%20T%22%5BAuthor%5D" TargetMode="External"/><Relationship Id="rId31" Type="http://schemas.openxmlformats.org/officeDocument/2006/relationships/image" Target="media/image4.jp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staff.aist.go.jp/k.matsuda/eye/indexe.html" TargetMode="External"/><Relationship Id="rId22" Type="http://schemas.openxmlformats.org/officeDocument/2006/relationships/hyperlink" Target="https://pubmed.ncbi.nlm.nih.gov/37798412/" TargetMode="External"/><Relationship Id="rId27" Type="http://schemas.openxmlformats.org/officeDocument/2006/relationships/hyperlink" Target="https://pubmed.ncbi.nlm.nih.gov/37798412/" TargetMode="External"/><Relationship Id="rId30" Type="http://schemas.openxmlformats.org/officeDocument/2006/relationships/image" Target="media/image3.jpg"/><Relationship Id="rId35" Type="http://schemas.openxmlformats.org/officeDocument/2006/relationships/image" Target="media/image8.png"/><Relationship Id="rId43" Type="http://schemas.microsoft.com/office/2011/relationships/people" Target="people.xml"/><Relationship Id="rId8" Type="http://schemas.openxmlformats.org/officeDocument/2006/relationships/hyperlink" Target="mailto:rossella.falcone@einsteinmed.edu" TargetMode="Externa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hyperlink" Target="https://royalsocietypublishing.org/doi/10.1098/rspb.2019.0795?utm_source=chatgpt.com" TargetMode="External"/><Relationship Id="rId25" Type="http://schemas.openxmlformats.org/officeDocument/2006/relationships/hyperlink" Target="https://pubmed.ncbi.nlm.nih.gov/?term=Richmond+B&amp;cauthor_id=37798412" TargetMode="External"/><Relationship Id="rId33" Type="http://schemas.openxmlformats.org/officeDocument/2006/relationships/image" Target="media/image6.jpg"/><Relationship Id="rId38" Type="http://schemas.openxmlformats.org/officeDocument/2006/relationships/image" Target="media/image11.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lsA70TWV7MBPXIbxz5rKjpt7Eg==">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38</Pages>
  <Words>7859</Words>
  <Characters>44800</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Siyu Wang</cp:lastModifiedBy>
  <cp:revision>239</cp:revision>
  <dcterms:created xsi:type="dcterms:W3CDTF">2026-07-19T14:07:00Z</dcterms:created>
  <dcterms:modified xsi:type="dcterms:W3CDTF">2026-07-19T18:34:00Z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9d70b874b087a30be8af2f464a8e7f9791f65d18f5bbf38e23b097f8df5b9f99</vt:lpwstr>
  </property>
</Properties>
</file>