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D25A4" w14:textId="4C30790F" w:rsidR="002B5E85" w:rsidRPr="002B5E85" w:rsidRDefault="00185A7E" w:rsidP="002B5E85">
      <w:pPr>
        <w:rPr>
          <w:rFonts w:ascii="Times New Roman" w:hAnsi="Times New Roman" w:cs="Times New Roman"/>
        </w:rPr>
      </w:pPr>
      <w:del w:id="0" w:author="Siyu Wang" w:date="2025-11-24T18:42:00Z" w16du:dateUtc="2025-11-24T23:42:00Z">
        <w:r w:rsidRPr="0093505B" w:rsidDel="00F5686B">
          <w:rPr>
            <w:rFonts w:ascii="Times New Roman" w:hAnsi="Times New Roman" w:cs="Times New Roman"/>
          </w:rPr>
          <w:delText>To whom it may concern,</w:delText>
        </w:r>
      </w:del>
      <w:ins w:id="1" w:author="Siyu Wang" w:date="2025-11-24T18:42:00Z" w16du:dateUtc="2025-11-24T23:42:00Z">
        <w:r w:rsidR="00F5686B">
          <w:rPr>
            <w:rFonts w:ascii="Times New Roman" w:hAnsi="Times New Roman" w:cs="Times New Roman"/>
          </w:rPr>
          <w:t xml:space="preserve">Dear </w:t>
        </w:r>
        <w:commentRangeStart w:id="2"/>
        <w:proofErr w:type="gramStart"/>
        <w:r w:rsidR="00F5686B">
          <w:rPr>
            <w:rFonts w:ascii="Times New Roman" w:hAnsi="Times New Roman" w:cs="Times New Roman"/>
          </w:rPr>
          <w:t>Editor</w:t>
        </w:r>
      </w:ins>
      <w:commentRangeEnd w:id="2"/>
      <w:proofErr w:type="gramEnd"/>
      <w:r w:rsidR="00FF53DE">
        <w:rPr>
          <w:rStyle w:val="CommentReference"/>
        </w:rPr>
        <w:commentReference w:id="2"/>
      </w:r>
    </w:p>
    <w:p w14:paraId="4639D281" w14:textId="4C6735F2" w:rsidR="002B5E85" w:rsidRPr="002B5E85" w:rsidRDefault="002B5E85" w:rsidP="002B5E85">
      <w:pPr>
        <w:rPr>
          <w:rFonts w:ascii="Times New Roman" w:hAnsi="Times New Roman" w:cs="Times New Roman"/>
        </w:rPr>
      </w:pPr>
      <w:r w:rsidRPr="002B5E85">
        <w:rPr>
          <w:rFonts w:ascii="Times New Roman" w:hAnsi="Times New Roman" w:cs="Times New Roman"/>
        </w:rPr>
        <w:t xml:space="preserve">I </w:t>
      </w:r>
      <w:del w:id="3" w:author="Mark Eldridge" w:date="2025-11-25T22:57:00Z" w16du:dateUtc="2025-11-25T22:57:00Z">
        <w:r w:rsidRPr="002B5E85" w:rsidDel="00FF53DE">
          <w:rPr>
            <w:rFonts w:ascii="Times New Roman" w:hAnsi="Times New Roman" w:cs="Times New Roman"/>
          </w:rPr>
          <w:delText>would like to submit a</w:delText>
        </w:r>
      </w:del>
      <w:ins w:id="4" w:author="Mark Eldridge" w:date="2025-11-25T22:57:00Z" w16du:dateUtc="2025-11-25T22:57:00Z">
        <w:r w:rsidR="00FF53DE">
          <w:rPr>
            <w:rFonts w:ascii="Times New Roman" w:hAnsi="Times New Roman" w:cs="Times New Roman"/>
          </w:rPr>
          <w:t>am contempla</w:t>
        </w:r>
      </w:ins>
      <w:ins w:id="5" w:author="Mark Eldridge" w:date="2025-11-25T22:58:00Z" w16du:dateUtc="2025-11-25T22:58:00Z">
        <w:r w:rsidR="00FF53DE">
          <w:rPr>
            <w:rFonts w:ascii="Times New Roman" w:hAnsi="Times New Roman" w:cs="Times New Roman"/>
          </w:rPr>
          <w:t>ting submitting a</w:t>
        </w:r>
      </w:ins>
      <w:r w:rsidRPr="002B5E85">
        <w:rPr>
          <w:rFonts w:ascii="Times New Roman" w:hAnsi="Times New Roman" w:cs="Times New Roman"/>
        </w:rPr>
        <w:t xml:space="preserve"> manuscript to Neuron,</w:t>
      </w:r>
      <w:r w:rsidR="00A06D15" w:rsidRPr="0093505B">
        <w:rPr>
          <w:rFonts w:ascii="Times New Roman" w:hAnsi="Times New Roman" w:cs="Times New Roman"/>
        </w:rPr>
        <w:t xml:space="preserve"> </w:t>
      </w:r>
      <w:del w:id="6" w:author="Siyu Wang" w:date="2025-11-24T18:42:00Z" w16du:dateUtc="2025-11-24T23:42:00Z">
        <w:r w:rsidR="00A06D15" w:rsidRPr="0093505B" w:rsidDel="00F5686B">
          <w:rPr>
            <w:rFonts w:ascii="Times New Roman" w:hAnsi="Times New Roman" w:cs="Times New Roman"/>
          </w:rPr>
          <w:delText>which title is</w:delText>
        </w:r>
        <w:r w:rsidR="002200A2" w:rsidRPr="0093505B" w:rsidDel="00F5686B">
          <w:rPr>
            <w:rFonts w:ascii="Times New Roman" w:hAnsi="Times New Roman" w:cs="Times New Roman"/>
          </w:rPr>
          <w:delText>:</w:delText>
        </w:r>
      </w:del>
      <w:ins w:id="7" w:author="Siyu Wang" w:date="2025-11-24T18:42:00Z" w16du:dateUtc="2025-11-24T23:42:00Z">
        <w:del w:id="8" w:author="Mark Eldridge" w:date="2025-11-25T22:58:00Z" w16du:dateUtc="2025-11-25T22:58:00Z">
          <w:r w:rsidR="00F5686B" w:rsidDel="00FF53DE">
            <w:rPr>
              <w:rFonts w:ascii="Times New Roman" w:hAnsi="Times New Roman" w:cs="Times New Roman"/>
            </w:rPr>
            <w:delText xml:space="preserve">with the </w:delText>
          </w:r>
        </w:del>
        <w:r w:rsidR="00F5686B">
          <w:rPr>
            <w:rFonts w:ascii="Times New Roman" w:hAnsi="Times New Roman" w:cs="Times New Roman"/>
          </w:rPr>
          <w:t>title</w:t>
        </w:r>
      </w:ins>
      <w:ins w:id="9" w:author="Mark Eldridge" w:date="2025-11-25T22:58:00Z" w16du:dateUtc="2025-11-25T22:58:00Z">
        <w:r w:rsidR="00FF53DE">
          <w:rPr>
            <w:rFonts w:ascii="Times New Roman" w:hAnsi="Times New Roman" w:cs="Times New Roman"/>
          </w:rPr>
          <w:t>d</w:t>
        </w:r>
      </w:ins>
      <w:ins w:id="10" w:author="Siyu Wang" w:date="2025-11-24T18:42:00Z" w16du:dateUtc="2025-11-24T23:42:00Z">
        <w:r w:rsidR="00F5686B">
          <w:rPr>
            <w:rFonts w:ascii="Times New Roman" w:hAnsi="Times New Roman" w:cs="Times New Roman"/>
          </w:rPr>
          <w:t xml:space="preserve"> </w:t>
        </w:r>
      </w:ins>
      <w:r w:rsidR="002200A2" w:rsidRPr="0093505B">
        <w:rPr>
          <w:rFonts w:ascii="Times New Roman" w:hAnsi="Times New Roman" w:cs="Times New Roman"/>
        </w:rPr>
        <w:t xml:space="preserve"> “</w:t>
      </w:r>
      <w:r w:rsidR="002200A2" w:rsidRPr="0093505B">
        <w:rPr>
          <w:rFonts w:ascii="Times New Roman" w:eastAsia="Times New Roman" w:hAnsi="Times New Roman" w:cs="Times New Roman"/>
          <w:bCs/>
          <w:i/>
          <w:iCs/>
        </w:rPr>
        <w:t>Temporal discounting strategies are represented in the dorsolateral prefrontal cortex of monkeys</w:t>
      </w:r>
      <w:r w:rsidR="002200A2" w:rsidRPr="0093505B">
        <w:rPr>
          <w:rFonts w:ascii="Times New Roman" w:eastAsia="Times New Roman" w:hAnsi="Times New Roman" w:cs="Times New Roman"/>
          <w:bCs/>
        </w:rPr>
        <w:t>”</w:t>
      </w:r>
      <w:ins w:id="11" w:author="Mark Eldridge" w:date="2025-11-25T22:58:00Z" w16du:dateUtc="2025-11-25T22:58:00Z">
        <w:r w:rsidR="00FF53DE">
          <w:rPr>
            <w:rFonts w:ascii="Times New Roman" w:eastAsia="Times New Roman" w:hAnsi="Times New Roman" w:cs="Times New Roman"/>
            <w:bCs/>
          </w:rPr>
          <w:t>.</w:t>
        </w:r>
      </w:ins>
      <w:del w:id="12" w:author="Mark Eldridge" w:date="2025-11-25T22:58:00Z" w16du:dateUtc="2025-11-25T22:58:00Z">
        <w:r w:rsidR="002200A2" w:rsidRPr="0093505B" w:rsidDel="00FF53DE">
          <w:rPr>
            <w:rFonts w:ascii="Times New Roman" w:eastAsia="Times New Roman" w:hAnsi="Times New Roman" w:cs="Times New Roman"/>
            <w:bCs/>
          </w:rPr>
          <w:delText>,</w:delText>
        </w:r>
      </w:del>
      <w:r w:rsidRPr="002B5E85">
        <w:rPr>
          <w:rFonts w:ascii="Times New Roman" w:hAnsi="Times New Roman" w:cs="Times New Roman"/>
        </w:rPr>
        <w:t xml:space="preserve"> </w:t>
      </w:r>
      <w:del w:id="13" w:author="Mark Eldridge" w:date="2025-11-25T22:58:00Z" w16du:dateUtc="2025-11-25T22:58:00Z">
        <w:r w:rsidRPr="002B5E85" w:rsidDel="00FF53DE">
          <w:rPr>
            <w:rFonts w:ascii="Times New Roman" w:hAnsi="Times New Roman" w:cs="Times New Roman"/>
          </w:rPr>
          <w:delText>and I w</w:delText>
        </w:r>
      </w:del>
      <w:ins w:id="14" w:author="Mark Eldridge" w:date="2025-11-25T22:58:00Z" w16du:dateUtc="2025-11-25T22:58:00Z">
        <w:r w:rsidR="00FF53DE">
          <w:rPr>
            <w:rFonts w:ascii="Times New Roman" w:hAnsi="Times New Roman" w:cs="Times New Roman"/>
          </w:rPr>
          <w:t>W</w:t>
        </w:r>
      </w:ins>
      <w:r w:rsidRPr="002B5E85">
        <w:rPr>
          <w:rFonts w:ascii="Times New Roman" w:hAnsi="Times New Roman" w:cs="Times New Roman"/>
        </w:rPr>
        <w:t xml:space="preserve">ould </w:t>
      </w:r>
      <w:del w:id="15" w:author="Mark Eldridge" w:date="2025-11-25T22:58:00Z" w16du:dateUtc="2025-11-25T22:58:00Z">
        <w:r w:rsidRPr="002B5E85" w:rsidDel="00FF53DE">
          <w:rPr>
            <w:rFonts w:ascii="Times New Roman" w:hAnsi="Times New Roman" w:cs="Times New Roman"/>
          </w:rPr>
          <w:delText>like to know whether the</w:delText>
        </w:r>
      </w:del>
      <w:ins w:id="16" w:author="Mark Eldridge" w:date="2025-11-25T22:58:00Z" w16du:dateUtc="2025-11-25T22:58:00Z">
        <w:r w:rsidR="00FF53DE">
          <w:rPr>
            <w:rFonts w:ascii="Times New Roman" w:hAnsi="Times New Roman" w:cs="Times New Roman"/>
          </w:rPr>
          <w:t>this</w:t>
        </w:r>
      </w:ins>
      <w:r w:rsidRPr="002B5E85">
        <w:rPr>
          <w:rFonts w:ascii="Times New Roman" w:hAnsi="Times New Roman" w:cs="Times New Roman"/>
        </w:rPr>
        <w:t xml:space="preserve"> topic</w:t>
      </w:r>
      <w:del w:id="17" w:author="Mark Eldridge" w:date="2025-11-25T22:58:00Z" w16du:dateUtc="2025-11-25T22:58:00Z">
        <w:r w:rsidRPr="002B5E85" w:rsidDel="00FF53DE">
          <w:rPr>
            <w:rFonts w:ascii="Times New Roman" w:hAnsi="Times New Roman" w:cs="Times New Roman"/>
          </w:rPr>
          <w:delText xml:space="preserve"> would</w:delText>
        </w:r>
      </w:del>
      <w:r w:rsidRPr="002B5E85">
        <w:rPr>
          <w:rFonts w:ascii="Times New Roman" w:hAnsi="Times New Roman" w:cs="Times New Roman"/>
        </w:rPr>
        <w:t xml:space="preserve"> be of</w:t>
      </w:r>
      <w:ins w:id="18" w:author="Mark Eldridge" w:date="2025-11-25T22:58:00Z" w16du:dateUtc="2025-11-25T22:58:00Z">
        <w:r w:rsidR="00FF53DE">
          <w:rPr>
            <w:rFonts w:ascii="Times New Roman" w:hAnsi="Times New Roman" w:cs="Times New Roman"/>
          </w:rPr>
          <w:t xml:space="preserve"> potential</w:t>
        </w:r>
      </w:ins>
      <w:r w:rsidRPr="002B5E85">
        <w:rPr>
          <w:rFonts w:ascii="Times New Roman" w:hAnsi="Times New Roman" w:cs="Times New Roman"/>
        </w:rPr>
        <w:t xml:space="preserve"> interest</w:t>
      </w:r>
      <w:ins w:id="19" w:author="Mark Eldridge" w:date="2025-11-25T22:59:00Z" w16du:dateUtc="2025-11-25T22:59:00Z">
        <w:r w:rsidR="00FF53DE">
          <w:rPr>
            <w:rFonts w:ascii="Times New Roman" w:hAnsi="Times New Roman" w:cs="Times New Roman"/>
          </w:rPr>
          <w:t>?</w:t>
        </w:r>
      </w:ins>
      <w:del w:id="20" w:author="Mark Eldridge" w:date="2025-11-25T22:59:00Z" w16du:dateUtc="2025-11-25T22:59:00Z">
        <w:r w:rsidRPr="002B5E85" w:rsidDel="00FF53DE">
          <w:rPr>
            <w:rFonts w:ascii="Times New Roman" w:hAnsi="Times New Roman" w:cs="Times New Roman"/>
          </w:rPr>
          <w:delText>.</w:delText>
        </w:r>
      </w:del>
      <w:r w:rsidRPr="002B5E85">
        <w:rPr>
          <w:rFonts w:ascii="Times New Roman" w:hAnsi="Times New Roman" w:cs="Times New Roman"/>
        </w:rPr>
        <w:t> </w:t>
      </w:r>
    </w:p>
    <w:p w14:paraId="6A7C98F8" w14:textId="29ED7195" w:rsidR="00AB4A81" w:rsidRPr="0093505B" w:rsidDel="00AB4A81" w:rsidRDefault="00397FF1">
      <w:pPr>
        <w:rPr>
          <w:del w:id="21" w:author="Siyu Wang" w:date="2025-11-24T18:46:00Z" w16du:dateUtc="2025-11-24T23:46:00Z"/>
          <w:rFonts w:ascii="Times New Roman" w:hAnsi="Times New Roman" w:cs="Times New Roman"/>
        </w:rPr>
      </w:pPr>
      <w:commentRangeStart w:id="22"/>
      <w:del w:id="23" w:author="Mark Eldridge" w:date="2025-11-25T23:00:00Z" w16du:dateUtc="2025-11-25T23:00:00Z">
        <w:r w:rsidRPr="0093505B" w:rsidDel="00FF53DE">
          <w:rPr>
            <w:rFonts w:ascii="Times New Roman" w:hAnsi="Times New Roman" w:cs="Times New Roman"/>
          </w:rPr>
          <w:delText xml:space="preserve">Although </w:delText>
        </w:r>
      </w:del>
      <w:ins w:id="24" w:author="Mark Eldridge" w:date="2025-11-25T23:00:00Z" w16du:dateUtc="2025-11-25T23:00:00Z">
        <w:r w:rsidR="00FF53DE">
          <w:rPr>
            <w:rFonts w:ascii="Times New Roman" w:hAnsi="Times New Roman" w:cs="Times New Roman"/>
          </w:rPr>
          <w:t>O</w:t>
        </w:r>
      </w:ins>
      <w:del w:id="25" w:author="Mark Eldridge" w:date="2025-11-25T23:00:00Z" w16du:dateUtc="2025-11-25T23:00:00Z">
        <w:r w:rsidRPr="0093505B" w:rsidDel="00FF53DE">
          <w:rPr>
            <w:rFonts w:ascii="Times New Roman" w:hAnsi="Times New Roman" w:cs="Times New Roman"/>
          </w:rPr>
          <w:delText>o</w:delText>
        </w:r>
      </w:del>
      <w:r w:rsidRPr="0093505B">
        <w:rPr>
          <w:rFonts w:ascii="Times New Roman" w:hAnsi="Times New Roman" w:cs="Times New Roman"/>
        </w:rPr>
        <w:t xml:space="preserve">ur study builds on </w:t>
      </w:r>
      <w:ins w:id="26" w:author="Mark Eldridge" w:date="2025-11-25T23:00:00Z" w16du:dateUtc="2025-11-25T23:00:00Z">
        <w:r w:rsidR="00FF53DE">
          <w:rPr>
            <w:rFonts w:ascii="Times New Roman" w:hAnsi="Times New Roman" w:cs="Times New Roman"/>
          </w:rPr>
          <w:t xml:space="preserve">the </w:t>
        </w:r>
      </w:ins>
      <w:del w:id="27" w:author="Mark Eldridge" w:date="2025-11-25T23:00:00Z" w16du:dateUtc="2025-11-25T23:00:00Z">
        <w:r w:rsidRPr="0093505B" w:rsidDel="00FF53DE">
          <w:rPr>
            <w:rFonts w:ascii="Times New Roman" w:hAnsi="Times New Roman" w:cs="Times New Roman"/>
          </w:rPr>
          <w:delText>well-</w:delText>
        </w:r>
      </w:del>
      <w:r w:rsidRPr="0093505B">
        <w:rPr>
          <w:rFonts w:ascii="Times New Roman" w:hAnsi="Times New Roman" w:cs="Times New Roman"/>
        </w:rPr>
        <w:t>established topic</w:t>
      </w:r>
      <w:ins w:id="28" w:author="Mark Eldridge" w:date="2025-11-25T23:00:00Z" w16du:dateUtc="2025-11-25T23:00:00Z">
        <w:r w:rsidR="00FF53DE">
          <w:rPr>
            <w:rFonts w:ascii="Times New Roman" w:hAnsi="Times New Roman" w:cs="Times New Roman"/>
          </w:rPr>
          <w:t xml:space="preserve"> of</w:t>
        </w:r>
      </w:ins>
      <w:del w:id="29" w:author="Mark Eldridge" w:date="2025-11-25T23:00:00Z" w16du:dateUtc="2025-11-25T23:00:00Z">
        <w:r w:rsidRPr="0093505B" w:rsidDel="00FF53DE">
          <w:rPr>
            <w:rFonts w:ascii="Times New Roman" w:hAnsi="Times New Roman" w:cs="Times New Roman"/>
          </w:rPr>
          <w:delText>s such as</w:delText>
        </w:r>
      </w:del>
      <w:r w:rsidRPr="0093505B">
        <w:rPr>
          <w:rFonts w:ascii="Times New Roman" w:hAnsi="Times New Roman" w:cs="Times New Roman"/>
        </w:rPr>
        <w:t xml:space="preserve"> temporal discounting</w:t>
      </w:r>
      <w:ins w:id="30" w:author="Mark Eldridge" w:date="2025-11-25T23:03:00Z" w16du:dateUtc="2025-11-25T23:03:00Z">
        <w:r w:rsidR="00FF53DE">
          <w:rPr>
            <w:rFonts w:ascii="Times New Roman" w:hAnsi="Times New Roman" w:cs="Times New Roman"/>
          </w:rPr>
          <w:t>;</w:t>
        </w:r>
      </w:ins>
      <w:del w:id="31" w:author="Mark Eldridge" w:date="2025-11-25T23:03:00Z" w16du:dateUtc="2025-11-25T23:03:00Z">
        <w:r w:rsidRPr="0093505B" w:rsidDel="00FF53DE">
          <w:rPr>
            <w:rFonts w:ascii="Times New Roman" w:hAnsi="Times New Roman" w:cs="Times New Roman"/>
          </w:rPr>
          <w:delText>,</w:delText>
        </w:r>
      </w:del>
      <w:r w:rsidRPr="0093505B">
        <w:rPr>
          <w:rFonts w:ascii="Times New Roman" w:hAnsi="Times New Roman" w:cs="Times New Roman"/>
        </w:rPr>
        <w:t xml:space="preserve"> we </w:t>
      </w:r>
      <w:del w:id="32" w:author="Mark Eldridge" w:date="2025-11-25T23:03:00Z" w16du:dateUtc="2025-11-25T23:03:00Z">
        <w:r w:rsidRPr="0093505B" w:rsidDel="00FF53DE">
          <w:rPr>
            <w:rFonts w:ascii="Times New Roman" w:hAnsi="Times New Roman" w:cs="Times New Roman"/>
          </w:rPr>
          <w:delText xml:space="preserve">aimed to </w:delText>
        </w:r>
      </w:del>
      <w:r w:rsidRPr="0093505B">
        <w:rPr>
          <w:rFonts w:ascii="Times New Roman" w:hAnsi="Times New Roman" w:cs="Times New Roman"/>
        </w:rPr>
        <w:t xml:space="preserve">examine it in a </w:t>
      </w:r>
      <w:del w:id="33" w:author="Mark Eldridge" w:date="2025-11-25T23:03:00Z" w16du:dateUtc="2025-11-25T23:03:00Z">
        <w:r w:rsidRPr="0093505B" w:rsidDel="00FF53DE">
          <w:rPr>
            <w:rFonts w:ascii="Times New Roman" w:hAnsi="Times New Roman" w:cs="Times New Roman"/>
          </w:rPr>
          <w:delText xml:space="preserve">way </w:delText>
        </w:r>
      </w:del>
      <w:ins w:id="34" w:author="Mark Eldridge" w:date="2025-11-25T23:03:00Z" w16du:dateUtc="2025-11-25T23:03:00Z">
        <w:r w:rsidR="00FF53DE">
          <w:rPr>
            <w:rFonts w:ascii="Times New Roman" w:hAnsi="Times New Roman" w:cs="Times New Roman"/>
          </w:rPr>
          <w:t>manner</w:t>
        </w:r>
        <w:r w:rsidR="00FF53DE" w:rsidRPr="0093505B">
          <w:rPr>
            <w:rFonts w:ascii="Times New Roman" w:hAnsi="Times New Roman" w:cs="Times New Roman"/>
          </w:rPr>
          <w:t xml:space="preserve"> </w:t>
        </w:r>
      </w:ins>
      <w:r w:rsidRPr="0093505B">
        <w:rPr>
          <w:rFonts w:ascii="Times New Roman" w:hAnsi="Times New Roman" w:cs="Times New Roman"/>
        </w:rPr>
        <w:t xml:space="preserve">that more closely reflects real-life decision-making. In many situations, </w:t>
      </w:r>
      <w:r w:rsidR="007F76C4" w:rsidRPr="0093505B">
        <w:rPr>
          <w:rFonts w:ascii="Times New Roman" w:hAnsi="Times New Roman" w:cs="Times New Roman"/>
        </w:rPr>
        <w:t xml:space="preserve">decisions </w:t>
      </w:r>
      <w:r w:rsidRPr="0093505B">
        <w:rPr>
          <w:rFonts w:ascii="Times New Roman" w:hAnsi="Times New Roman" w:cs="Times New Roman"/>
        </w:rPr>
        <w:t>are not made immediately</w:t>
      </w:r>
      <w:r w:rsidR="007F76C4" w:rsidRPr="0093505B">
        <w:rPr>
          <w:rFonts w:ascii="Times New Roman" w:hAnsi="Times New Roman" w:cs="Times New Roman"/>
        </w:rPr>
        <w:t xml:space="preserve"> but </w:t>
      </w:r>
      <w:r w:rsidRPr="0093505B">
        <w:rPr>
          <w:rFonts w:ascii="Times New Roman" w:hAnsi="Times New Roman" w:cs="Times New Roman"/>
        </w:rPr>
        <w:t>require time, either because of external constraints or internal deliberation.</w:t>
      </w:r>
      <w:commentRangeEnd w:id="22"/>
      <w:r w:rsidR="00AB4A81">
        <w:rPr>
          <w:rStyle w:val="CommentReference"/>
        </w:rPr>
        <w:commentReference w:id="22"/>
      </w:r>
      <w:ins w:id="35" w:author="Mark Eldridge" w:date="2025-11-25T23:04:00Z" w16du:dateUtc="2025-11-25T23:04:00Z">
        <w:r w:rsidR="00FF53DE">
          <w:rPr>
            <w:rFonts w:ascii="Times New Roman" w:hAnsi="Times New Roman" w:cs="Times New Roman"/>
          </w:rPr>
          <w:t xml:space="preserve"> </w:t>
        </w:r>
      </w:ins>
    </w:p>
    <w:p w14:paraId="6323DE74" w14:textId="2EF2FCAD" w:rsidR="00397FF1" w:rsidDel="00FF53DE" w:rsidRDefault="009C2AC5" w:rsidP="00FF53DE">
      <w:pPr>
        <w:rPr>
          <w:del w:id="36" w:author="Mark Eldridge" w:date="2025-11-25T23:05:00Z" w16du:dateUtc="2025-11-25T23:05:00Z"/>
          <w:rFonts w:ascii="Times New Roman" w:hAnsi="Times New Roman" w:cs="Times New Roman"/>
        </w:rPr>
      </w:pPr>
      <w:del w:id="37" w:author="Mark Eldridge" w:date="2025-11-25T23:05:00Z" w16du:dateUtc="2025-11-25T23:05:00Z">
        <w:r w:rsidRPr="0093505B" w:rsidDel="00FF53DE">
          <w:rPr>
            <w:rFonts w:ascii="Times New Roman" w:hAnsi="Times New Roman" w:cs="Times New Roman"/>
          </w:rPr>
          <w:delText>Beyond</w:delText>
        </w:r>
        <w:r w:rsidR="00397FF1" w:rsidRPr="0093505B" w:rsidDel="00FF53DE">
          <w:rPr>
            <w:rFonts w:ascii="Times New Roman" w:hAnsi="Times New Roman" w:cs="Times New Roman"/>
          </w:rPr>
          <w:delText xml:space="preserve"> studying how reward magnitude and delay are represented and integrated, we </w:delText>
        </w:r>
        <w:r w:rsidR="00506E57" w:rsidRPr="0093505B" w:rsidDel="00FF53DE">
          <w:rPr>
            <w:rFonts w:ascii="Times New Roman" w:hAnsi="Times New Roman" w:cs="Times New Roman"/>
          </w:rPr>
          <w:delText>examined</w:delText>
        </w:r>
        <w:r w:rsidR="00397FF1" w:rsidRPr="0093505B" w:rsidDel="00FF53DE">
          <w:rPr>
            <w:rFonts w:ascii="Times New Roman" w:hAnsi="Times New Roman" w:cs="Times New Roman"/>
          </w:rPr>
          <w:delText xml:space="preserve"> how these factors are combined in more complex situations, where other elements must also be considered</w:delText>
        </w:r>
        <w:r w:rsidR="00A03CF9" w:rsidRPr="0093505B" w:rsidDel="00FF53DE">
          <w:rPr>
            <w:rFonts w:ascii="Times New Roman" w:hAnsi="Times New Roman" w:cs="Times New Roman"/>
          </w:rPr>
          <w:delText xml:space="preserve">, such as </w:delText>
        </w:r>
        <w:r w:rsidR="00397FF1" w:rsidRPr="0093505B" w:rsidDel="00FF53DE">
          <w:rPr>
            <w:rFonts w:ascii="Times New Roman" w:hAnsi="Times New Roman" w:cs="Times New Roman"/>
          </w:rPr>
          <w:delText xml:space="preserve">the </w:delText>
        </w:r>
        <w:r w:rsidR="00F811B3" w:rsidRPr="0093505B" w:rsidDel="00FF53DE">
          <w:rPr>
            <w:rFonts w:ascii="Times New Roman" w:hAnsi="Times New Roman" w:cs="Times New Roman"/>
          </w:rPr>
          <w:delText xml:space="preserve">timing of the </w:delText>
        </w:r>
        <w:r w:rsidR="00397FF1" w:rsidRPr="0093505B" w:rsidDel="00FF53DE">
          <w:rPr>
            <w:rFonts w:ascii="Times New Roman" w:hAnsi="Times New Roman" w:cs="Times New Roman"/>
          </w:rPr>
          <w:delText xml:space="preserve">choice or the type of cue signaling when </w:delText>
        </w:r>
        <w:r w:rsidR="00B14117" w:rsidRPr="0093505B" w:rsidDel="00FF53DE">
          <w:rPr>
            <w:rFonts w:ascii="Times New Roman" w:hAnsi="Times New Roman" w:cs="Times New Roman"/>
          </w:rPr>
          <w:delText>the choice</w:delText>
        </w:r>
        <w:r w:rsidR="00397FF1" w:rsidRPr="0093505B" w:rsidDel="00FF53DE">
          <w:rPr>
            <w:rFonts w:ascii="Times New Roman" w:hAnsi="Times New Roman" w:cs="Times New Roman"/>
          </w:rPr>
          <w:delText xml:space="preserve"> can be taken.</w:delText>
        </w:r>
      </w:del>
    </w:p>
    <w:p w14:paraId="6830EA6A" w14:textId="77777777" w:rsidR="00FF53DE" w:rsidRPr="0093505B" w:rsidRDefault="00FF53DE" w:rsidP="00FF53DE">
      <w:pPr>
        <w:rPr>
          <w:ins w:id="38" w:author="Mark Eldridge" w:date="2025-11-25T23:05:00Z" w16du:dateUtc="2025-11-25T23:05:00Z"/>
          <w:rFonts w:ascii="Times New Roman" w:hAnsi="Times New Roman" w:cs="Times New Roman"/>
        </w:rPr>
      </w:pPr>
    </w:p>
    <w:p w14:paraId="05DCF2D9" w14:textId="74B6061C" w:rsidR="00397FF1" w:rsidRPr="0093505B" w:rsidRDefault="00397FF1" w:rsidP="00FF53DE">
      <w:pPr>
        <w:rPr>
          <w:rFonts w:ascii="Times New Roman" w:hAnsi="Times New Roman" w:cs="Times New Roman"/>
        </w:rPr>
      </w:pPr>
      <w:commentRangeStart w:id="39"/>
      <w:r w:rsidRPr="0093505B">
        <w:rPr>
          <w:rFonts w:ascii="Times New Roman" w:hAnsi="Times New Roman" w:cs="Times New Roman"/>
        </w:rPr>
        <w:t xml:space="preserve">We </w:t>
      </w:r>
      <w:del w:id="40" w:author="Mark Eldridge" w:date="2025-11-25T23:05:00Z" w16du:dateUtc="2025-11-25T23:05:00Z">
        <w:r w:rsidRPr="0093505B" w:rsidDel="00FF53DE">
          <w:rPr>
            <w:rFonts w:ascii="Times New Roman" w:hAnsi="Times New Roman" w:cs="Times New Roman"/>
          </w:rPr>
          <w:delText>then examined</w:delText>
        </w:r>
      </w:del>
      <w:ins w:id="41" w:author="Mark Eldridge" w:date="2025-11-25T23:05:00Z" w16du:dateUtc="2025-11-25T23:05:00Z">
        <w:r w:rsidR="00FF53DE">
          <w:rPr>
            <w:rFonts w:ascii="Times New Roman" w:hAnsi="Times New Roman" w:cs="Times New Roman"/>
          </w:rPr>
          <w:t>demonstrate</w:t>
        </w:r>
      </w:ins>
      <w:r w:rsidRPr="0093505B">
        <w:rPr>
          <w:rFonts w:ascii="Times New Roman" w:hAnsi="Times New Roman" w:cs="Times New Roman"/>
        </w:rPr>
        <w:t xml:space="preserve"> how dorsolateral prefrontal cortex </w:t>
      </w:r>
      <w:r w:rsidR="00B17C4C" w:rsidRPr="0093505B">
        <w:rPr>
          <w:rFonts w:ascii="Times New Roman" w:hAnsi="Times New Roman" w:cs="Times New Roman"/>
        </w:rPr>
        <w:t>(</w:t>
      </w:r>
      <w:proofErr w:type="spellStart"/>
      <w:r w:rsidR="00B17C4C" w:rsidRPr="0093505B">
        <w:rPr>
          <w:rFonts w:ascii="Times New Roman" w:hAnsi="Times New Roman" w:cs="Times New Roman"/>
        </w:rPr>
        <w:t>dlPFC</w:t>
      </w:r>
      <w:proofErr w:type="spellEnd"/>
      <w:r w:rsidR="00B17C4C" w:rsidRPr="0093505B">
        <w:rPr>
          <w:rFonts w:ascii="Times New Roman" w:hAnsi="Times New Roman" w:cs="Times New Roman"/>
        </w:rPr>
        <w:t xml:space="preserve">) </w:t>
      </w:r>
      <w:r w:rsidRPr="0093505B">
        <w:rPr>
          <w:rFonts w:ascii="Times New Roman" w:hAnsi="Times New Roman" w:cs="Times New Roman"/>
        </w:rPr>
        <w:t xml:space="preserve">activity relates to behavior. Although </w:t>
      </w:r>
      <w:del w:id="42" w:author="Mark Eldridge" w:date="2025-11-25T23:13:00Z" w16du:dateUtc="2025-11-25T23:13:00Z">
        <w:r w:rsidRPr="0093505B" w:rsidDel="00523432">
          <w:rPr>
            <w:rFonts w:ascii="Times New Roman" w:hAnsi="Times New Roman" w:cs="Times New Roman"/>
          </w:rPr>
          <w:delText>we studied only</w:delText>
        </w:r>
      </w:del>
      <w:ins w:id="43" w:author="Mark Eldridge" w:date="2025-11-25T23:13:00Z" w16du:dateUtc="2025-11-25T23:13:00Z">
        <w:r w:rsidR="00523432">
          <w:rPr>
            <w:rFonts w:ascii="Times New Roman" w:hAnsi="Times New Roman" w:cs="Times New Roman"/>
          </w:rPr>
          <w:t>tas</w:t>
        </w:r>
      </w:ins>
      <w:ins w:id="44" w:author="Mark Eldridge" w:date="2025-11-25T23:14:00Z" w16du:dateUtc="2025-11-25T23:14:00Z">
        <w:r w:rsidR="00523432">
          <w:rPr>
            <w:rFonts w:ascii="Times New Roman" w:hAnsi="Times New Roman" w:cs="Times New Roman"/>
          </w:rPr>
          <w:t xml:space="preserve">k-related activity was recorded from </w:t>
        </w:r>
        <w:proofErr w:type="spellStart"/>
        <w:r w:rsidR="00523432">
          <w:rPr>
            <w:rFonts w:ascii="Times New Roman" w:hAnsi="Times New Roman" w:cs="Times New Roman"/>
          </w:rPr>
          <w:t>dlPFC</w:t>
        </w:r>
        <w:proofErr w:type="spellEnd"/>
        <w:r w:rsidR="00523432">
          <w:rPr>
            <w:rFonts w:ascii="Times New Roman" w:hAnsi="Times New Roman" w:cs="Times New Roman"/>
          </w:rPr>
          <w:t xml:space="preserve"> in</w:t>
        </w:r>
      </w:ins>
      <w:r w:rsidRPr="0093505B">
        <w:rPr>
          <w:rFonts w:ascii="Times New Roman" w:hAnsi="Times New Roman" w:cs="Times New Roman"/>
        </w:rPr>
        <w:t xml:space="preserve"> two monkeys, we observed that differences in the strategies they used to solve the task were reflected in distinct neural activity patterns.</w:t>
      </w:r>
    </w:p>
    <w:p w14:paraId="05F662E5" w14:textId="207504B7" w:rsidR="00397FF1" w:rsidRPr="0093505B" w:rsidRDefault="00397FF1">
      <w:pPr>
        <w:rPr>
          <w:rFonts w:ascii="Times New Roman" w:hAnsi="Times New Roman" w:cs="Times New Roman"/>
        </w:rPr>
      </w:pPr>
      <w:del w:id="45" w:author="Mark Eldridge" w:date="2025-11-25T23:07:00Z" w16du:dateUtc="2025-11-25T23:07:00Z">
        <w:r w:rsidRPr="0093505B" w:rsidDel="00523432">
          <w:rPr>
            <w:rFonts w:ascii="Times New Roman" w:hAnsi="Times New Roman" w:cs="Times New Roman"/>
          </w:rPr>
          <w:delText>While we cannot make broad generalizations, o</w:delText>
        </w:r>
      </w:del>
      <w:ins w:id="46" w:author="Mark Eldridge" w:date="2025-11-25T23:07:00Z" w16du:dateUtc="2025-11-25T23:07:00Z">
        <w:r w:rsidR="00523432">
          <w:rPr>
            <w:rFonts w:ascii="Times New Roman" w:hAnsi="Times New Roman" w:cs="Times New Roman"/>
          </w:rPr>
          <w:t>O</w:t>
        </w:r>
      </w:ins>
      <w:r w:rsidRPr="0093505B">
        <w:rPr>
          <w:rFonts w:ascii="Times New Roman" w:hAnsi="Times New Roman" w:cs="Times New Roman"/>
        </w:rPr>
        <w:t>ur study provides a valuable perspective on individual differences, highlighting the importance of considering variability</w:t>
      </w:r>
      <w:r w:rsidR="00C8588F" w:rsidRPr="0093505B">
        <w:rPr>
          <w:rFonts w:ascii="Times New Roman" w:hAnsi="Times New Roman" w:cs="Times New Roman"/>
        </w:rPr>
        <w:t xml:space="preserve">, </w:t>
      </w:r>
      <w:r w:rsidRPr="0093505B">
        <w:rPr>
          <w:rFonts w:ascii="Times New Roman" w:hAnsi="Times New Roman" w:cs="Times New Roman"/>
        </w:rPr>
        <w:t>particularly in scientific research, where there is often a tendency to emphasize similarities.</w:t>
      </w:r>
      <w:commentRangeEnd w:id="39"/>
      <w:r w:rsidR="00AB4A81">
        <w:rPr>
          <w:rStyle w:val="CommentReference"/>
        </w:rPr>
        <w:commentReference w:id="39"/>
      </w:r>
    </w:p>
    <w:p w14:paraId="719810CE" w14:textId="126E09C8" w:rsidR="00254324" w:rsidRPr="00523432" w:rsidRDefault="00C8588F" w:rsidP="00CF7DEE">
      <w:pPr>
        <w:rPr>
          <w:rFonts w:ascii="Times New Roman" w:hAnsi="Times New Roman" w:cs="Times New Roman"/>
          <w:strike/>
          <w:rPrChange w:id="47" w:author="Mark Eldridge" w:date="2025-11-25T23:12:00Z" w16du:dateUtc="2025-11-25T23:12:00Z">
            <w:rPr>
              <w:rFonts w:ascii="Times New Roman" w:hAnsi="Times New Roman" w:cs="Times New Roman"/>
            </w:rPr>
          </w:rPrChange>
        </w:rPr>
      </w:pPr>
      <w:commentRangeStart w:id="48"/>
      <w:r w:rsidRPr="00523432">
        <w:rPr>
          <w:rFonts w:ascii="Times New Roman" w:hAnsi="Times New Roman" w:cs="Times New Roman"/>
          <w:strike/>
          <w:rPrChange w:id="49" w:author="Mark Eldridge" w:date="2025-11-25T23:12:00Z" w16du:dateUtc="2025-11-25T23:12:00Z">
            <w:rPr>
              <w:rFonts w:ascii="Times New Roman" w:hAnsi="Times New Roman" w:cs="Times New Roman"/>
            </w:rPr>
          </w:rPrChange>
        </w:rPr>
        <w:t xml:space="preserve">We </w:t>
      </w:r>
      <w:commentRangeEnd w:id="48"/>
      <w:r w:rsidR="00523432">
        <w:rPr>
          <w:rStyle w:val="CommentReference"/>
        </w:rPr>
        <w:commentReference w:id="48"/>
      </w:r>
      <w:r w:rsidRPr="00523432">
        <w:rPr>
          <w:rFonts w:ascii="Times New Roman" w:hAnsi="Times New Roman" w:cs="Times New Roman"/>
          <w:strike/>
          <w:rPrChange w:id="50" w:author="Mark Eldridge" w:date="2025-11-25T23:12:00Z" w16du:dateUtc="2025-11-25T23:12:00Z">
            <w:rPr>
              <w:rFonts w:ascii="Times New Roman" w:hAnsi="Times New Roman" w:cs="Times New Roman"/>
            </w:rPr>
          </w:rPrChange>
        </w:rPr>
        <w:t xml:space="preserve">designed a temporal discounting task with a two-step go-signal, which allowed us to separate offer evaluation from action execution. In addition, using two types of go-signals </w:t>
      </w:r>
      <w:del w:id="51" w:author="Mark Eldridge" w:date="2025-11-25T23:08:00Z" w16du:dateUtc="2025-11-25T23:08:00Z">
        <w:r w:rsidRPr="00523432" w:rsidDel="00523432">
          <w:rPr>
            <w:rFonts w:ascii="Times New Roman" w:hAnsi="Times New Roman" w:cs="Times New Roman"/>
            <w:strike/>
            <w:rPrChange w:id="52" w:author="Mark Eldridge" w:date="2025-11-25T23:12:00Z" w16du:dateUtc="2025-11-25T23:12:00Z">
              <w:rPr>
                <w:rFonts w:ascii="Times New Roman" w:hAnsi="Times New Roman" w:cs="Times New Roman"/>
              </w:rPr>
            </w:rPrChange>
          </w:rPr>
          <w:delText xml:space="preserve">that alternated </w:delText>
        </w:r>
      </w:del>
      <w:r w:rsidRPr="00523432">
        <w:rPr>
          <w:rFonts w:ascii="Times New Roman" w:hAnsi="Times New Roman" w:cs="Times New Roman"/>
          <w:strike/>
          <w:rPrChange w:id="53" w:author="Mark Eldridge" w:date="2025-11-25T23:12:00Z" w16du:dateUtc="2025-11-25T23:12:00Z">
            <w:rPr>
              <w:rFonts w:ascii="Times New Roman" w:hAnsi="Times New Roman" w:cs="Times New Roman"/>
            </w:rPr>
          </w:rPrChange>
        </w:rPr>
        <w:t>introduced variability in when and under which rules the animal could act, mimicking real-world decision scenarios. For example, after the initial visual cue was presented for a variable duration</w:t>
      </w:r>
      <w:r w:rsidR="00A1581F" w:rsidRPr="00523432">
        <w:rPr>
          <w:rFonts w:ascii="Times New Roman" w:hAnsi="Times New Roman" w:cs="Times New Roman"/>
          <w:strike/>
          <w:rPrChange w:id="54" w:author="Mark Eldridge" w:date="2025-11-25T23:12:00Z" w16du:dateUtc="2025-11-25T23:12:00Z">
            <w:rPr>
              <w:rFonts w:ascii="Times New Roman" w:hAnsi="Times New Roman" w:cs="Times New Roman"/>
            </w:rPr>
          </w:rPrChange>
        </w:rPr>
        <w:t xml:space="preserve">, </w:t>
      </w:r>
      <w:r w:rsidRPr="00523432">
        <w:rPr>
          <w:rFonts w:ascii="Times New Roman" w:hAnsi="Times New Roman" w:cs="Times New Roman"/>
          <w:strike/>
          <w:rPrChange w:id="55" w:author="Mark Eldridge" w:date="2025-11-25T23:12:00Z" w16du:dateUtc="2025-11-25T23:12:00Z">
            <w:rPr>
              <w:rFonts w:ascii="Times New Roman" w:hAnsi="Times New Roman" w:cs="Times New Roman"/>
            </w:rPr>
          </w:rPrChange>
        </w:rPr>
        <w:t>during which the monkey could evaluate the offer</w:t>
      </w:r>
      <w:r w:rsidR="00A1581F" w:rsidRPr="00523432">
        <w:rPr>
          <w:rFonts w:ascii="Times New Roman" w:hAnsi="Times New Roman" w:cs="Times New Roman"/>
          <w:strike/>
          <w:rPrChange w:id="56" w:author="Mark Eldridge" w:date="2025-11-25T23:12:00Z" w16du:dateUtc="2025-11-25T23:12:00Z">
            <w:rPr>
              <w:rFonts w:ascii="Times New Roman" w:hAnsi="Times New Roman" w:cs="Times New Roman"/>
            </w:rPr>
          </w:rPrChange>
        </w:rPr>
        <w:t xml:space="preserve">, </w:t>
      </w:r>
      <w:r w:rsidRPr="00523432">
        <w:rPr>
          <w:rFonts w:ascii="Times New Roman" w:hAnsi="Times New Roman" w:cs="Times New Roman"/>
          <w:strike/>
          <w:rPrChange w:id="57" w:author="Mark Eldridge" w:date="2025-11-25T23:12:00Z" w16du:dateUtc="2025-11-25T23:12:00Z">
            <w:rPr>
              <w:rFonts w:ascii="Times New Roman" w:hAnsi="Times New Roman" w:cs="Times New Roman"/>
            </w:rPr>
          </w:rPrChange>
        </w:rPr>
        <w:t>one of two possible go-signals (yellow or purple) appeared. In both cases, the animal had to release a bar, but the meaning of the action depended on the signal: releasing the bar when the yellow signal appeared indicated refusal of the offer, whereas releasing it when the purple signal appeared indicated acceptance. To ensure that the animal always had the opportunity to accept or reject an offer, even when the first go-signal did not align with its preferred choice, the task was designed so that if the animal continued holding the lever after the first go-signal, the second go-signal would appear</w:t>
      </w:r>
      <w:r w:rsidR="00DB0F00" w:rsidRPr="00523432">
        <w:rPr>
          <w:rFonts w:ascii="Times New Roman" w:hAnsi="Times New Roman" w:cs="Times New Roman"/>
          <w:strike/>
          <w:rPrChange w:id="58" w:author="Mark Eldridge" w:date="2025-11-25T23:12:00Z" w16du:dateUtc="2025-11-25T23:12:00Z">
            <w:rPr>
              <w:rFonts w:ascii="Times New Roman" w:hAnsi="Times New Roman" w:cs="Times New Roman"/>
            </w:rPr>
          </w:rPrChange>
        </w:rPr>
        <w:t xml:space="preserve"> just later</w:t>
      </w:r>
      <w:r w:rsidRPr="00523432">
        <w:rPr>
          <w:rFonts w:ascii="Times New Roman" w:hAnsi="Times New Roman" w:cs="Times New Roman"/>
          <w:strike/>
          <w:rPrChange w:id="59" w:author="Mark Eldridge" w:date="2025-11-25T23:12:00Z" w16du:dateUtc="2025-11-25T23:12:00Z">
            <w:rPr>
              <w:rFonts w:ascii="Times New Roman" w:hAnsi="Times New Roman" w:cs="Times New Roman"/>
            </w:rPr>
          </w:rPrChange>
        </w:rPr>
        <w:t xml:space="preserve">, giving him the chance to </w:t>
      </w:r>
      <w:r w:rsidR="00DB0F00" w:rsidRPr="00523432">
        <w:rPr>
          <w:rFonts w:ascii="Times New Roman" w:hAnsi="Times New Roman" w:cs="Times New Roman"/>
          <w:strike/>
          <w:rPrChange w:id="60" w:author="Mark Eldridge" w:date="2025-11-25T23:12:00Z" w16du:dateUtc="2025-11-25T23:12:00Z">
            <w:rPr>
              <w:rFonts w:ascii="Times New Roman" w:hAnsi="Times New Roman" w:cs="Times New Roman"/>
            </w:rPr>
          </w:rPrChange>
        </w:rPr>
        <w:t>finalize</w:t>
      </w:r>
      <w:r w:rsidRPr="00523432">
        <w:rPr>
          <w:rFonts w:ascii="Times New Roman" w:hAnsi="Times New Roman" w:cs="Times New Roman"/>
          <w:strike/>
          <w:rPrChange w:id="61" w:author="Mark Eldridge" w:date="2025-11-25T23:12:00Z" w16du:dateUtc="2025-11-25T23:12:00Z">
            <w:rPr>
              <w:rFonts w:ascii="Times New Roman" w:hAnsi="Times New Roman" w:cs="Times New Roman"/>
            </w:rPr>
          </w:rPrChange>
        </w:rPr>
        <w:t xml:space="preserve"> the choice. </w:t>
      </w:r>
      <w:r w:rsidR="00016553" w:rsidRPr="00523432">
        <w:rPr>
          <w:rFonts w:ascii="Times New Roman" w:hAnsi="Times New Roman" w:cs="Times New Roman"/>
          <w:strike/>
          <w:rPrChange w:id="62" w:author="Mark Eldridge" w:date="2025-11-25T23:12:00Z" w16du:dateUtc="2025-11-25T23:12:00Z">
            <w:rPr>
              <w:rFonts w:ascii="Times New Roman" w:hAnsi="Times New Roman" w:cs="Times New Roman"/>
            </w:rPr>
          </w:rPrChange>
        </w:rPr>
        <w:t>T</w:t>
      </w:r>
      <w:r w:rsidR="00CF7DEE" w:rsidRPr="00523432">
        <w:rPr>
          <w:rFonts w:ascii="Times New Roman" w:hAnsi="Times New Roman" w:cs="Times New Roman"/>
          <w:strike/>
          <w:rPrChange w:id="63" w:author="Mark Eldridge" w:date="2025-11-25T23:12:00Z" w16du:dateUtc="2025-11-25T23:12:00Z">
            <w:rPr>
              <w:rFonts w:ascii="Times New Roman" w:hAnsi="Times New Roman" w:cs="Times New Roman"/>
            </w:rPr>
          </w:rPrChange>
        </w:rPr>
        <w:t xml:space="preserve">his setup allowed us to investigate how the timing and structure of choices influence both behavior and single-neuron activity in the </w:t>
      </w:r>
      <w:proofErr w:type="spellStart"/>
      <w:r w:rsidR="00CF7DEE" w:rsidRPr="00523432">
        <w:rPr>
          <w:rFonts w:ascii="Times New Roman" w:hAnsi="Times New Roman" w:cs="Times New Roman"/>
          <w:strike/>
          <w:rPrChange w:id="64" w:author="Mark Eldridge" w:date="2025-11-25T23:12:00Z" w16du:dateUtc="2025-11-25T23:12:00Z">
            <w:rPr>
              <w:rFonts w:ascii="Times New Roman" w:hAnsi="Times New Roman" w:cs="Times New Roman"/>
            </w:rPr>
          </w:rPrChange>
        </w:rPr>
        <w:t>dlPFC</w:t>
      </w:r>
      <w:proofErr w:type="spellEnd"/>
      <w:r w:rsidR="00CF7DEE" w:rsidRPr="00523432">
        <w:rPr>
          <w:rFonts w:ascii="Times New Roman" w:hAnsi="Times New Roman" w:cs="Times New Roman"/>
          <w:strike/>
          <w:rPrChange w:id="65" w:author="Mark Eldridge" w:date="2025-11-25T23:12:00Z" w16du:dateUtc="2025-11-25T23:12:00Z">
            <w:rPr>
              <w:rFonts w:ascii="Times New Roman" w:hAnsi="Times New Roman" w:cs="Times New Roman"/>
            </w:rPr>
          </w:rPrChange>
        </w:rPr>
        <w:t xml:space="preserve"> of two monkeys.</w:t>
      </w:r>
      <w:r w:rsidR="000011BB" w:rsidRPr="00523432">
        <w:rPr>
          <w:rFonts w:ascii="Times New Roman" w:hAnsi="Times New Roman" w:cs="Times New Roman"/>
          <w:strike/>
          <w:rPrChange w:id="66" w:author="Mark Eldridge" w:date="2025-11-25T23:12:00Z" w16du:dateUtc="2025-11-25T23:12:00Z">
            <w:rPr>
              <w:rFonts w:ascii="Times New Roman" w:hAnsi="Times New Roman" w:cs="Times New Roman"/>
            </w:rPr>
          </w:rPrChange>
        </w:rPr>
        <w:t xml:space="preserve"> Importantly, it was precisely thanks to this design that we observed marked differences in strategy between the two animals, and we found support </w:t>
      </w:r>
      <w:r w:rsidR="00E460EB" w:rsidRPr="00523432">
        <w:rPr>
          <w:rFonts w:ascii="Times New Roman" w:hAnsi="Times New Roman" w:cs="Times New Roman"/>
          <w:strike/>
          <w:rPrChange w:id="67" w:author="Mark Eldridge" w:date="2025-11-25T23:12:00Z" w16du:dateUtc="2025-11-25T23:12:00Z">
            <w:rPr>
              <w:rFonts w:ascii="Times New Roman" w:hAnsi="Times New Roman" w:cs="Times New Roman"/>
            </w:rPr>
          </w:rPrChange>
        </w:rPr>
        <w:t>in neural coding to the b</w:t>
      </w:r>
      <w:r w:rsidR="0050116D" w:rsidRPr="00523432">
        <w:rPr>
          <w:rFonts w:ascii="Times New Roman" w:hAnsi="Times New Roman" w:cs="Times New Roman"/>
          <w:strike/>
          <w:rPrChange w:id="68" w:author="Mark Eldridge" w:date="2025-11-25T23:12:00Z" w16du:dateUtc="2025-11-25T23:12:00Z">
            <w:rPr>
              <w:rFonts w:ascii="Times New Roman" w:hAnsi="Times New Roman" w:cs="Times New Roman"/>
            </w:rPr>
          </w:rPrChange>
        </w:rPr>
        <w:t>e</w:t>
      </w:r>
      <w:r w:rsidR="00E460EB" w:rsidRPr="00523432">
        <w:rPr>
          <w:rFonts w:ascii="Times New Roman" w:hAnsi="Times New Roman" w:cs="Times New Roman"/>
          <w:strike/>
          <w:rPrChange w:id="69" w:author="Mark Eldridge" w:date="2025-11-25T23:12:00Z" w16du:dateUtc="2025-11-25T23:12:00Z">
            <w:rPr>
              <w:rFonts w:ascii="Times New Roman" w:hAnsi="Times New Roman" w:cs="Times New Roman"/>
            </w:rPr>
          </w:rPrChange>
        </w:rPr>
        <w:t>havior</w:t>
      </w:r>
      <w:r w:rsidR="000011BB" w:rsidRPr="00523432">
        <w:rPr>
          <w:rFonts w:ascii="Times New Roman" w:hAnsi="Times New Roman" w:cs="Times New Roman"/>
          <w:strike/>
          <w:rPrChange w:id="70" w:author="Mark Eldridge" w:date="2025-11-25T23:12:00Z" w16du:dateUtc="2025-11-25T23:12:00Z">
            <w:rPr>
              <w:rFonts w:ascii="Times New Roman" w:hAnsi="Times New Roman" w:cs="Times New Roman"/>
            </w:rPr>
          </w:rPrChange>
        </w:rPr>
        <w:t>.</w:t>
      </w:r>
    </w:p>
    <w:p w14:paraId="4EE6A106" w14:textId="3E148DE7" w:rsidR="00BB4596" w:rsidRPr="00523432" w:rsidRDefault="00492AEB" w:rsidP="00CF7DEE">
      <w:pPr>
        <w:rPr>
          <w:rFonts w:ascii="Times New Roman" w:hAnsi="Times New Roman" w:cs="Times New Roman"/>
          <w:strike/>
          <w:rPrChange w:id="71" w:author="Mark Eldridge" w:date="2025-11-25T23:12:00Z" w16du:dateUtc="2025-11-25T23:12:00Z">
            <w:rPr>
              <w:rFonts w:ascii="Times New Roman" w:hAnsi="Times New Roman" w:cs="Times New Roman"/>
            </w:rPr>
          </w:rPrChange>
        </w:rPr>
      </w:pPr>
      <w:r w:rsidRPr="00523432">
        <w:rPr>
          <w:rFonts w:ascii="Times New Roman" w:hAnsi="Times New Roman" w:cs="Times New Roman"/>
          <w:strike/>
          <w:rPrChange w:id="72" w:author="Mark Eldridge" w:date="2025-11-25T23:12:00Z" w16du:dateUtc="2025-11-25T23:12:00Z">
            <w:rPr>
              <w:rFonts w:ascii="Times New Roman" w:hAnsi="Times New Roman" w:cs="Times New Roman"/>
            </w:rPr>
          </w:rPrChange>
        </w:rPr>
        <w:t xml:space="preserve">Monkey S </w:t>
      </w:r>
      <w:r w:rsidR="00BB4596" w:rsidRPr="00523432">
        <w:rPr>
          <w:rFonts w:ascii="Times New Roman" w:hAnsi="Times New Roman" w:cs="Times New Roman"/>
          <w:strike/>
          <w:rPrChange w:id="73" w:author="Mark Eldridge" w:date="2025-11-25T23:12:00Z" w16du:dateUtc="2025-11-25T23:12:00Z">
            <w:rPr>
              <w:rFonts w:ascii="Times New Roman" w:hAnsi="Times New Roman" w:cs="Times New Roman"/>
            </w:rPr>
          </w:rPrChange>
        </w:rPr>
        <w:t>integrated reward and delay</w:t>
      </w:r>
      <w:r w:rsidR="001D1382" w:rsidRPr="00523432">
        <w:rPr>
          <w:rFonts w:ascii="Times New Roman" w:hAnsi="Times New Roman" w:cs="Times New Roman"/>
          <w:strike/>
          <w:rPrChange w:id="74" w:author="Mark Eldridge" w:date="2025-11-25T23:12:00Z" w16du:dateUtc="2025-11-25T23:12:00Z">
            <w:rPr>
              <w:rFonts w:ascii="Times New Roman" w:hAnsi="Times New Roman" w:cs="Times New Roman"/>
            </w:rPr>
          </w:rPrChange>
        </w:rPr>
        <w:t xml:space="preserve"> immediately after the</w:t>
      </w:r>
      <w:r w:rsidR="00BB4596" w:rsidRPr="00523432">
        <w:rPr>
          <w:rFonts w:ascii="Times New Roman" w:hAnsi="Times New Roman" w:cs="Times New Roman"/>
          <w:strike/>
          <w:rPrChange w:id="75" w:author="Mark Eldridge" w:date="2025-11-25T23:12:00Z" w16du:dateUtc="2025-11-25T23:12:00Z">
            <w:rPr>
              <w:rFonts w:ascii="Times New Roman" w:hAnsi="Times New Roman" w:cs="Times New Roman"/>
            </w:rPr>
          </w:rPrChange>
        </w:rPr>
        <w:t xml:space="preserve"> offer appeared, reflecting a goal-directed strategy. </w:t>
      </w:r>
      <w:r w:rsidRPr="00523432">
        <w:rPr>
          <w:rFonts w:ascii="Times New Roman" w:hAnsi="Times New Roman" w:cs="Times New Roman"/>
          <w:strike/>
          <w:rPrChange w:id="76" w:author="Mark Eldridge" w:date="2025-11-25T23:12:00Z" w16du:dateUtc="2025-11-25T23:12:00Z">
            <w:rPr>
              <w:rFonts w:ascii="Times New Roman" w:hAnsi="Times New Roman" w:cs="Times New Roman"/>
            </w:rPr>
          </w:rPrChange>
        </w:rPr>
        <w:t>Monkey T</w:t>
      </w:r>
      <w:r w:rsidR="00D90E01" w:rsidRPr="00523432">
        <w:rPr>
          <w:rFonts w:ascii="Times New Roman" w:hAnsi="Times New Roman" w:cs="Times New Roman"/>
          <w:strike/>
          <w:rPrChange w:id="77" w:author="Mark Eldridge" w:date="2025-11-25T23:12:00Z" w16du:dateUtc="2025-11-25T23:12:00Z">
            <w:rPr>
              <w:rFonts w:ascii="Times New Roman" w:hAnsi="Times New Roman" w:cs="Times New Roman"/>
            </w:rPr>
          </w:rPrChange>
        </w:rPr>
        <w:t xml:space="preserve"> integrated these features only later,</w:t>
      </w:r>
      <w:r w:rsidR="005966DA" w:rsidRPr="00523432">
        <w:rPr>
          <w:rFonts w:ascii="Times New Roman" w:hAnsi="Times New Roman" w:cs="Times New Roman"/>
          <w:strike/>
          <w:rPrChange w:id="78" w:author="Mark Eldridge" w:date="2025-11-25T23:12:00Z" w16du:dateUtc="2025-11-25T23:12:00Z">
            <w:rPr>
              <w:rFonts w:ascii="Times New Roman" w:hAnsi="Times New Roman" w:cs="Times New Roman"/>
            </w:rPr>
          </w:rPrChange>
        </w:rPr>
        <w:t xml:space="preserve"> </w:t>
      </w:r>
      <w:r w:rsidR="00D90E01" w:rsidRPr="00523432">
        <w:rPr>
          <w:rFonts w:ascii="Times New Roman" w:hAnsi="Times New Roman" w:cs="Times New Roman"/>
          <w:strike/>
          <w:rPrChange w:id="79" w:author="Mark Eldridge" w:date="2025-11-25T23:12:00Z" w16du:dateUtc="2025-11-25T23:12:00Z">
            <w:rPr>
              <w:rFonts w:ascii="Times New Roman" w:hAnsi="Times New Roman" w:cs="Times New Roman"/>
            </w:rPr>
          </w:rPrChange>
        </w:rPr>
        <w:t>closer to the time in which the go-signal appeared</w:t>
      </w:r>
      <w:r w:rsidR="005966DA" w:rsidRPr="00523432">
        <w:rPr>
          <w:rFonts w:ascii="Times New Roman" w:hAnsi="Times New Roman" w:cs="Times New Roman"/>
          <w:strike/>
          <w:rPrChange w:id="80" w:author="Mark Eldridge" w:date="2025-11-25T23:12:00Z" w16du:dateUtc="2025-11-25T23:12:00Z">
            <w:rPr>
              <w:rFonts w:ascii="Times New Roman" w:hAnsi="Times New Roman" w:cs="Times New Roman"/>
            </w:rPr>
          </w:rPrChange>
        </w:rPr>
        <w:t xml:space="preserve">, consistent with a more reactive, cue-driven strategy. </w:t>
      </w:r>
    </w:p>
    <w:p w14:paraId="395AF8DA" w14:textId="4AD965E2" w:rsidR="00E01997" w:rsidRPr="00523432" w:rsidRDefault="005966DA" w:rsidP="00CF7DEE">
      <w:pPr>
        <w:rPr>
          <w:rFonts w:ascii="Times New Roman" w:hAnsi="Times New Roman" w:cs="Times New Roman"/>
          <w:strike/>
          <w:rPrChange w:id="81" w:author="Mark Eldridge" w:date="2025-11-25T23:12:00Z" w16du:dateUtc="2025-11-25T23:12:00Z">
            <w:rPr>
              <w:rFonts w:ascii="Times New Roman" w:hAnsi="Times New Roman" w:cs="Times New Roman"/>
            </w:rPr>
          </w:rPrChange>
        </w:rPr>
      </w:pPr>
      <w:r w:rsidRPr="00523432">
        <w:rPr>
          <w:rFonts w:ascii="Times New Roman" w:hAnsi="Times New Roman" w:cs="Times New Roman"/>
          <w:strike/>
          <w:rPrChange w:id="82" w:author="Mark Eldridge" w:date="2025-11-25T23:12:00Z" w16du:dateUtc="2025-11-25T23:12:00Z">
            <w:rPr>
              <w:rFonts w:ascii="Times New Roman" w:hAnsi="Times New Roman" w:cs="Times New Roman"/>
            </w:rPr>
          </w:rPrChange>
        </w:rPr>
        <w:t xml:space="preserve">These behavioral differences found support in </w:t>
      </w:r>
      <w:r w:rsidR="00492AEB" w:rsidRPr="00523432">
        <w:rPr>
          <w:rFonts w:ascii="Times New Roman" w:hAnsi="Times New Roman" w:cs="Times New Roman"/>
          <w:strike/>
          <w:rPrChange w:id="83" w:author="Mark Eldridge" w:date="2025-11-25T23:12:00Z" w16du:dateUtc="2025-11-25T23:12:00Z">
            <w:rPr>
              <w:rFonts w:ascii="Times New Roman" w:hAnsi="Times New Roman" w:cs="Times New Roman"/>
            </w:rPr>
          </w:rPrChange>
        </w:rPr>
        <w:t xml:space="preserve">neural activity. </w:t>
      </w:r>
      <w:proofErr w:type="spellStart"/>
      <w:r w:rsidR="009B1EC0" w:rsidRPr="00523432">
        <w:rPr>
          <w:rFonts w:ascii="Times New Roman" w:hAnsi="Times New Roman" w:cs="Times New Roman"/>
          <w:strike/>
          <w:rPrChange w:id="84" w:author="Mark Eldridge" w:date="2025-11-25T23:12:00Z" w16du:dateUtc="2025-11-25T23:12:00Z">
            <w:rPr>
              <w:rFonts w:ascii="Times New Roman" w:hAnsi="Times New Roman" w:cs="Times New Roman"/>
            </w:rPr>
          </w:rPrChange>
        </w:rPr>
        <w:t>dlPFC</w:t>
      </w:r>
      <w:proofErr w:type="spellEnd"/>
      <w:r w:rsidR="009B1EC0" w:rsidRPr="00523432">
        <w:rPr>
          <w:rFonts w:ascii="Times New Roman" w:hAnsi="Times New Roman" w:cs="Times New Roman"/>
          <w:strike/>
          <w:rPrChange w:id="85" w:author="Mark Eldridge" w:date="2025-11-25T23:12:00Z" w16du:dateUtc="2025-11-25T23:12:00Z">
            <w:rPr>
              <w:rFonts w:ascii="Times New Roman" w:hAnsi="Times New Roman" w:cs="Times New Roman"/>
            </w:rPr>
          </w:rPrChange>
        </w:rPr>
        <w:t xml:space="preserve"> neurons in monkey S and population activity showed early </w:t>
      </w:r>
      <w:r w:rsidR="00A450C1" w:rsidRPr="00523432">
        <w:rPr>
          <w:rFonts w:ascii="Times New Roman" w:hAnsi="Times New Roman" w:cs="Times New Roman"/>
          <w:strike/>
          <w:rPrChange w:id="86" w:author="Mark Eldridge" w:date="2025-11-25T23:12:00Z" w16du:dateUtc="2025-11-25T23:12:00Z">
            <w:rPr>
              <w:rFonts w:ascii="Times New Roman" w:hAnsi="Times New Roman" w:cs="Times New Roman"/>
            </w:rPr>
          </w:rPrChange>
        </w:rPr>
        <w:t xml:space="preserve">and integrated coding of reward and delay. Neural coding in monkey T was more independent and closely to the </w:t>
      </w:r>
      <w:r w:rsidR="008C3915" w:rsidRPr="00523432">
        <w:rPr>
          <w:rFonts w:ascii="Times New Roman" w:hAnsi="Times New Roman" w:cs="Times New Roman"/>
          <w:strike/>
          <w:rPrChange w:id="87" w:author="Mark Eldridge" w:date="2025-11-25T23:12:00Z" w16du:dateUtc="2025-11-25T23:12:00Z">
            <w:rPr>
              <w:rFonts w:ascii="Times New Roman" w:hAnsi="Times New Roman" w:cs="Times New Roman"/>
            </w:rPr>
          </w:rPrChange>
        </w:rPr>
        <w:t>timing of the go-signal.</w:t>
      </w:r>
      <w:r w:rsidR="00E01997" w:rsidRPr="00523432">
        <w:rPr>
          <w:rFonts w:ascii="Times New Roman" w:hAnsi="Times New Roman" w:cs="Times New Roman"/>
          <w:strike/>
          <w:rPrChange w:id="88" w:author="Mark Eldridge" w:date="2025-11-25T23:12:00Z" w16du:dateUtc="2025-11-25T23:12:00Z">
            <w:rPr>
              <w:rFonts w:ascii="Times New Roman" w:hAnsi="Times New Roman" w:cs="Times New Roman"/>
            </w:rPr>
          </w:rPrChange>
        </w:rPr>
        <w:t xml:space="preserve"> </w:t>
      </w:r>
      <w:r w:rsidR="00C91EEE" w:rsidRPr="00523432">
        <w:rPr>
          <w:rFonts w:ascii="Times New Roman" w:hAnsi="Times New Roman" w:cs="Times New Roman"/>
          <w:strike/>
          <w:rPrChange w:id="89" w:author="Mark Eldridge" w:date="2025-11-25T23:12:00Z" w16du:dateUtc="2025-11-25T23:12:00Z">
            <w:rPr>
              <w:rFonts w:ascii="Times New Roman" w:hAnsi="Times New Roman" w:cs="Times New Roman"/>
            </w:rPr>
          </w:rPrChange>
        </w:rPr>
        <w:t xml:space="preserve">Further analyses, such as </w:t>
      </w:r>
      <w:r w:rsidR="00A41AC6" w:rsidRPr="00523432">
        <w:rPr>
          <w:rFonts w:ascii="Times New Roman" w:eastAsia="Times New Roman" w:hAnsi="Times New Roman" w:cs="Times New Roman"/>
          <w:strike/>
          <w:rPrChange w:id="90" w:author="Mark Eldridge" w:date="2025-11-25T23:12:00Z" w16du:dateUtc="2025-11-25T23:12:00Z">
            <w:rPr>
              <w:rFonts w:ascii="Times New Roman" w:eastAsia="Times New Roman" w:hAnsi="Times New Roman" w:cs="Times New Roman"/>
            </w:rPr>
          </w:rPrChange>
        </w:rPr>
        <w:t xml:space="preserve">representational geometry and decoding of reward and delay signals, </w:t>
      </w:r>
      <w:r w:rsidR="00E01997" w:rsidRPr="00523432">
        <w:rPr>
          <w:rFonts w:ascii="Times New Roman" w:eastAsia="Times New Roman" w:hAnsi="Times New Roman" w:cs="Times New Roman"/>
          <w:strike/>
          <w:rPrChange w:id="91" w:author="Mark Eldridge" w:date="2025-11-25T23:12:00Z" w16du:dateUtc="2025-11-25T23:12:00Z">
            <w:rPr>
              <w:rFonts w:ascii="Times New Roman" w:eastAsia="Times New Roman" w:hAnsi="Times New Roman" w:cs="Times New Roman"/>
            </w:rPr>
          </w:rPrChange>
        </w:rPr>
        <w:t>provide</w:t>
      </w:r>
      <w:r w:rsidR="000C705F" w:rsidRPr="00523432">
        <w:rPr>
          <w:rFonts w:ascii="Times New Roman" w:eastAsia="Times New Roman" w:hAnsi="Times New Roman" w:cs="Times New Roman"/>
          <w:strike/>
          <w:rPrChange w:id="92" w:author="Mark Eldridge" w:date="2025-11-25T23:12:00Z" w16du:dateUtc="2025-11-25T23:12:00Z">
            <w:rPr>
              <w:rFonts w:ascii="Times New Roman" w:eastAsia="Times New Roman" w:hAnsi="Times New Roman" w:cs="Times New Roman"/>
            </w:rPr>
          </w:rPrChange>
        </w:rPr>
        <w:t xml:space="preserve">d </w:t>
      </w:r>
      <w:r w:rsidR="0093505B" w:rsidRPr="00523432">
        <w:rPr>
          <w:rFonts w:ascii="Times New Roman" w:eastAsia="Times New Roman" w:hAnsi="Times New Roman" w:cs="Times New Roman"/>
          <w:strike/>
          <w:rPrChange w:id="93" w:author="Mark Eldridge" w:date="2025-11-25T23:12:00Z" w16du:dateUtc="2025-11-25T23:12:00Z">
            <w:rPr>
              <w:rFonts w:ascii="Times New Roman" w:eastAsia="Times New Roman" w:hAnsi="Times New Roman" w:cs="Times New Roman"/>
            </w:rPr>
          </w:rPrChange>
        </w:rPr>
        <w:t xml:space="preserve">further </w:t>
      </w:r>
      <w:r w:rsidR="00A41AC6" w:rsidRPr="00523432">
        <w:rPr>
          <w:rFonts w:ascii="Times New Roman" w:eastAsia="Times New Roman" w:hAnsi="Times New Roman" w:cs="Times New Roman"/>
          <w:strike/>
          <w:rPrChange w:id="94" w:author="Mark Eldridge" w:date="2025-11-25T23:12:00Z" w16du:dateUtc="2025-11-25T23:12:00Z">
            <w:rPr>
              <w:rFonts w:ascii="Times New Roman" w:eastAsia="Times New Roman" w:hAnsi="Times New Roman" w:cs="Times New Roman"/>
            </w:rPr>
          </w:rPrChange>
        </w:rPr>
        <w:t xml:space="preserve">quantitative support for the observed behavioral differences. </w:t>
      </w:r>
    </w:p>
    <w:p w14:paraId="6F3910B8" w14:textId="4D880CB8" w:rsidR="00200A51" w:rsidRPr="0093505B" w:rsidRDefault="007B20A3" w:rsidP="00CF7DEE">
      <w:pPr>
        <w:rPr>
          <w:rFonts w:ascii="Times New Roman" w:hAnsi="Times New Roman" w:cs="Times New Roman"/>
        </w:rPr>
      </w:pPr>
      <w:r w:rsidRPr="0093505B">
        <w:rPr>
          <w:rFonts w:ascii="Times New Roman" w:hAnsi="Times New Roman" w:cs="Times New Roman"/>
        </w:rPr>
        <w:lastRenderedPageBreak/>
        <w:t xml:space="preserve">Our results suggest that </w:t>
      </w:r>
      <w:proofErr w:type="spellStart"/>
      <w:r w:rsidR="00614674" w:rsidRPr="0093505B">
        <w:rPr>
          <w:rFonts w:ascii="Times New Roman" w:hAnsi="Times New Roman" w:cs="Times New Roman"/>
        </w:rPr>
        <w:t>dlPFC</w:t>
      </w:r>
      <w:proofErr w:type="spellEnd"/>
      <w:r w:rsidR="00B3024B" w:rsidRPr="0093505B">
        <w:rPr>
          <w:rFonts w:ascii="Times New Roman" w:hAnsi="Times New Roman" w:cs="Times New Roman"/>
        </w:rPr>
        <w:t xml:space="preserve"> </w:t>
      </w:r>
      <w:r w:rsidRPr="0093505B">
        <w:rPr>
          <w:rFonts w:ascii="Times New Roman" w:hAnsi="Times New Roman" w:cs="Times New Roman"/>
        </w:rPr>
        <w:t xml:space="preserve">computations </w:t>
      </w:r>
      <w:r w:rsidR="00FB4748" w:rsidRPr="0093505B">
        <w:rPr>
          <w:rFonts w:ascii="Times New Roman" w:hAnsi="Times New Roman" w:cs="Times New Roman"/>
        </w:rPr>
        <w:t xml:space="preserve">are flexible and adapt to </w:t>
      </w:r>
      <w:r w:rsidR="006B7416" w:rsidRPr="0093505B">
        <w:rPr>
          <w:rFonts w:ascii="Times New Roman" w:hAnsi="Times New Roman" w:cs="Times New Roman"/>
        </w:rPr>
        <w:t>different</w:t>
      </w:r>
      <w:r w:rsidR="00FB4748" w:rsidRPr="0093505B">
        <w:rPr>
          <w:rFonts w:ascii="Times New Roman" w:hAnsi="Times New Roman" w:cs="Times New Roman"/>
        </w:rPr>
        <w:t xml:space="preserve"> behavior</w:t>
      </w:r>
      <w:r w:rsidR="006B7416" w:rsidRPr="0093505B">
        <w:rPr>
          <w:rFonts w:ascii="Times New Roman" w:hAnsi="Times New Roman" w:cs="Times New Roman"/>
        </w:rPr>
        <w:t>al strategies</w:t>
      </w:r>
      <w:r w:rsidR="00FB4748" w:rsidRPr="0093505B">
        <w:rPr>
          <w:rFonts w:ascii="Times New Roman" w:hAnsi="Times New Roman" w:cs="Times New Roman"/>
        </w:rPr>
        <w:t xml:space="preserve">. </w:t>
      </w:r>
      <w:r w:rsidR="00BD2A3E" w:rsidRPr="0093505B">
        <w:rPr>
          <w:rFonts w:ascii="Times New Roman" w:hAnsi="Times New Roman" w:cs="Times New Roman"/>
        </w:rPr>
        <w:t>Importantly, the</w:t>
      </w:r>
      <w:r w:rsidR="002C0790" w:rsidRPr="0093505B">
        <w:rPr>
          <w:rFonts w:ascii="Times New Roman" w:hAnsi="Times New Roman" w:cs="Times New Roman"/>
        </w:rPr>
        <w:t xml:space="preserve"> two </w:t>
      </w:r>
      <w:r w:rsidR="00DD50DB" w:rsidRPr="0093505B">
        <w:rPr>
          <w:rFonts w:ascii="Times New Roman" w:hAnsi="Times New Roman" w:cs="Times New Roman"/>
        </w:rPr>
        <w:t>animals</w:t>
      </w:r>
      <w:r w:rsidR="006B7416" w:rsidRPr="0093505B">
        <w:rPr>
          <w:rFonts w:ascii="Times New Roman" w:hAnsi="Times New Roman" w:cs="Times New Roman"/>
        </w:rPr>
        <w:t xml:space="preserve"> differ</w:t>
      </w:r>
      <w:r w:rsidR="00BD2A3E" w:rsidRPr="0093505B">
        <w:rPr>
          <w:rFonts w:ascii="Times New Roman" w:hAnsi="Times New Roman" w:cs="Times New Roman"/>
        </w:rPr>
        <w:t>ed</w:t>
      </w:r>
      <w:r w:rsidR="006B7416" w:rsidRPr="0093505B">
        <w:rPr>
          <w:rFonts w:ascii="Times New Roman" w:hAnsi="Times New Roman" w:cs="Times New Roman"/>
        </w:rPr>
        <w:t xml:space="preserve"> </w:t>
      </w:r>
      <w:r w:rsidR="00BD2A3E" w:rsidRPr="0093505B">
        <w:rPr>
          <w:rFonts w:ascii="Times New Roman" w:hAnsi="Times New Roman" w:cs="Times New Roman"/>
        </w:rPr>
        <w:t>in</w:t>
      </w:r>
      <w:r w:rsidR="006B7416" w:rsidRPr="0093505B">
        <w:rPr>
          <w:rFonts w:ascii="Times New Roman" w:hAnsi="Times New Roman" w:cs="Times New Roman"/>
        </w:rPr>
        <w:t xml:space="preserve"> training</w:t>
      </w:r>
      <w:r w:rsidR="00BD2A3E" w:rsidRPr="0093505B">
        <w:rPr>
          <w:rFonts w:ascii="Times New Roman" w:hAnsi="Times New Roman" w:cs="Times New Roman"/>
        </w:rPr>
        <w:t xml:space="preserve"> experience</w:t>
      </w:r>
      <w:r w:rsidR="006B7416" w:rsidRPr="0093505B">
        <w:rPr>
          <w:rFonts w:ascii="Times New Roman" w:hAnsi="Times New Roman" w:cs="Times New Roman"/>
        </w:rPr>
        <w:t xml:space="preserve">. </w:t>
      </w:r>
      <w:r w:rsidR="002A512F" w:rsidRPr="0093505B">
        <w:rPr>
          <w:rFonts w:ascii="Times New Roman" w:hAnsi="Times New Roman" w:cs="Times New Roman"/>
        </w:rPr>
        <w:t xml:space="preserve">Monkey S was </w:t>
      </w:r>
      <w:r w:rsidR="004019EF" w:rsidRPr="0093505B">
        <w:rPr>
          <w:rFonts w:ascii="Times New Roman" w:hAnsi="Times New Roman" w:cs="Times New Roman"/>
        </w:rPr>
        <w:t xml:space="preserve">extensively </w:t>
      </w:r>
      <w:r w:rsidR="002A512F" w:rsidRPr="0093505B">
        <w:rPr>
          <w:rFonts w:ascii="Times New Roman" w:hAnsi="Times New Roman" w:cs="Times New Roman"/>
        </w:rPr>
        <w:t>trained and</w:t>
      </w:r>
      <w:r w:rsidR="004019EF" w:rsidRPr="0093505B">
        <w:rPr>
          <w:rFonts w:ascii="Times New Roman" w:hAnsi="Times New Roman" w:cs="Times New Roman"/>
        </w:rPr>
        <w:t xml:space="preserve"> </w:t>
      </w:r>
      <w:r w:rsidR="002A512F" w:rsidRPr="0093505B">
        <w:rPr>
          <w:rFonts w:ascii="Times New Roman" w:hAnsi="Times New Roman" w:cs="Times New Roman"/>
        </w:rPr>
        <w:t>recordings started</w:t>
      </w:r>
      <w:r w:rsidR="004019EF" w:rsidRPr="0093505B">
        <w:rPr>
          <w:rFonts w:ascii="Times New Roman" w:hAnsi="Times New Roman" w:cs="Times New Roman"/>
        </w:rPr>
        <w:t xml:space="preserve"> once behavior was stable</w:t>
      </w:r>
      <w:r w:rsidR="002A512F" w:rsidRPr="0093505B">
        <w:rPr>
          <w:rFonts w:ascii="Times New Roman" w:hAnsi="Times New Roman" w:cs="Times New Roman"/>
        </w:rPr>
        <w:t>. Monkey T was recorded</w:t>
      </w:r>
      <w:r w:rsidR="003335D8" w:rsidRPr="0093505B">
        <w:rPr>
          <w:rFonts w:ascii="Times New Roman" w:hAnsi="Times New Roman" w:cs="Times New Roman"/>
        </w:rPr>
        <w:t xml:space="preserve"> </w:t>
      </w:r>
      <w:r w:rsidR="002A512F" w:rsidRPr="0093505B">
        <w:rPr>
          <w:rFonts w:ascii="Times New Roman" w:hAnsi="Times New Roman" w:cs="Times New Roman"/>
        </w:rPr>
        <w:t xml:space="preserve">during </w:t>
      </w:r>
      <w:r w:rsidR="003335D8" w:rsidRPr="0093505B">
        <w:rPr>
          <w:rFonts w:ascii="Times New Roman" w:hAnsi="Times New Roman" w:cs="Times New Roman"/>
        </w:rPr>
        <w:t>the</w:t>
      </w:r>
      <w:r w:rsidR="002A512F" w:rsidRPr="0093505B">
        <w:rPr>
          <w:rFonts w:ascii="Times New Roman" w:hAnsi="Times New Roman" w:cs="Times New Roman"/>
        </w:rPr>
        <w:t xml:space="preserve"> </w:t>
      </w:r>
      <w:r w:rsidR="003335D8" w:rsidRPr="0093505B">
        <w:rPr>
          <w:rFonts w:ascii="Times New Roman" w:hAnsi="Times New Roman" w:cs="Times New Roman"/>
        </w:rPr>
        <w:t>early stages of</w:t>
      </w:r>
      <w:r w:rsidR="002A512F" w:rsidRPr="0093505B">
        <w:rPr>
          <w:rFonts w:ascii="Times New Roman" w:hAnsi="Times New Roman" w:cs="Times New Roman"/>
        </w:rPr>
        <w:t xml:space="preserve"> learning. </w:t>
      </w:r>
      <w:r w:rsidR="009C2CA4" w:rsidRPr="0093505B">
        <w:rPr>
          <w:rFonts w:ascii="Times New Roman" w:hAnsi="Times New Roman" w:cs="Times New Roman"/>
        </w:rPr>
        <w:t>Consequently</w:t>
      </w:r>
      <w:r w:rsidR="002A512F" w:rsidRPr="0093505B">
        <w:rPr>
          <w:rFonts w:ascii="Times New Roman" w:hAnsi="Times New Roman" w:cs="Times New Roman"/>
        </w:rPr>
        <w:t xml:space="preserve">, </w:t>
      </w:r>
      <w:r w:rsidR="003335D8" w:rsidRPr="0093505B">
        <w:rPr>
          <w:rFonts w:ascii="Times New Roman" w:hAnsi="Times New Roman" w:cs="Times New Roman"/>
        </w:rPr>
        <w:t>differences in</w:t>
      </w:r>
      <w:r w:rsidR="002A512F" w:rsidRPr="0093505B">
        <w:rPr>
          <w:rFonts w:ascii="Times New Roman" w:hAnsi="Times New Roman" w:cs="Times New Roman"/>
        </w:rPr>
        <w:t xml:space="preserve"> </w:t>
      </w:r>
      <w:r w:rsidR="00520F52" w:rsidRPr="0093505B">
        <w:rPr>
          <w:rFonts w:ascii="Times New Roman" w:hAnsi="Times New Roman" w:cs="Times New Roman"/>
        </w:rPr>
        <w:t xml:space="preserve">training may </w:t>
      </w:r>
      <w:r w:rsidR="009C2CA4" w:rsidRPr="0093505B">
        <w:rPr>
          <w:rFonts w:ascii="Times New Roman" w:hAnsi="Times New Roman" w:cs="Times New Roman"/>
        </w:rPr>
        <w:t>underlie the</w:t>
      </w:r>
      <w:r w:rsidR="00520F52" w:rsidRPr="0093505B">
        <w:rPr>
          <w:rFonts w:ascii="Times New Roman" w:hAnsi="Times New Roman" w:cs="Times New Roman"/>
        </w:rPr>
        <w:t xml:space="preserve"> </w:t>
      </w:r>
      <w:r w:rsidR="009C2CA4" w:rsidRPr="0093505B">
        <w:rPr>
          <w:rFonts w:ascii="Times New Roman" w:hAnsi="Times New Roman" w:cs="Times New Roman"/>
        </w:rPr>
        <w:t xml:space="preserve">distinct </w:t>
      </w:r>
      <w:r w:rsidR="00520F52" w:rsidRPr="0093505B">
        <w:rPr>
          <w:rFonts w:ascii="Times New Roman" w:hAnsi="Times New Roman" w:cs="Times New Roman"/>
        </w:rPr>
        <w:t>strategies</w:t>
      </w:r>
      <w:r w:rsidR="009C2CA4" w:rsidRPr="0093505B">
        <w:rPr>
          <w:rFonts w:ascii="Times New Roman" w:hAnsi="Times New Roman" w:cs="Times New Roman"/>
        </w:rPr>
        <w:t xml:space="preserve"> observed</w:t>
      </w:r>
      <w:r w:rsidR="00520F52" w:rsidRPr="0093505B">
        <w:rPr>
          <w:rFonts w:ascii="Times New Roman" w:hAnsi="Times New Roman" w:cs="Times New Roman"/>
        </w:rPr>
        <w:t xml:space="preserve">. </w:t>
      </w:r>
      <w:del w:id="95" w:author="Mark Eldridge" w:date="2025-11-25T23:15:00Z" w16du:dateUtc="2025-11-25T23:15:00Z">
        <w:r w:rsidR="00520F52" w:rsidRPr="0093505B" w:rsidDel="00523432">
          <w:rPr>
            <w:rFonts w:ascii="Times New Roman" w:hAnsi="Times New Roman" w:cs="Times New Roman"/>
          </w:rPr>
          <w:delText xml:space="preserve">We </w:delText>
        </w:r>
        <w:r w:rsidR="00F54BCD" w:rsidRPr="0093505B" w:rsidDel="00523432">
          <w:rPr>
            <w:rFonts w:ascii="Times New Roman" w:hAnsi="Times New Roman" w:cs="Times New Roman"/>
          </w:rPr>
          <w:delText xml:space="preserve">cannot predict how </w:delText>
        </w:r>
        <w:r w:rsidR="00DB65E9" w:rsidRPr="0093505B" w:rsidDel="00523432">
          <w:rPr>
            <w:rFonts w:ascii="Times New Roman" w:hAnsi="Times New Roman" w:cs="Times New Roman"/>
          </w:rPr>
          <w:delText>Monkey T</w:delText>
        </w:r>
        <w:r w:rsidR="00F54BCD" w:rsidRPr="0093505B" w:rsidDel="00523432">
          <w:rPr>
            <w:rFonts w:ascii="Times New Roman" w:hAnsi="Times New Roman" w:cs="Times New Roman"/>
          </w:rPr>
          <w:delText>’s behavior</w:delText>
        </w:r>
        <w:r w:rsidR="00DB65E9" w:rsidRPr="0093505B" w:rsidDel="00523432">
          <w:rPr>
            <w:rFonts w:ascii="Times New Roman" w:hAnsi="Times New Roman" w:cs="Times New Roman"/>
          </w:rPr>
          <w:delText xml:space="preserve"> </w:delText>
        </w:r>
        <w:r w:rsidR="00F54BCD" w:rsidRPr="0093505B" w:rsidDel="00523432">
          <w:rPr>
            <w:rFonts w:ascii="Times New Roman" w:hAnsi="Times New Roman" w:cs="Times New Roman"/>
          </w:rPr>
          <w:delText xml:space="preserve">or neural activity may have evolved </w:delText>
        </w:r>
        <w:r w:rsidR="003D72B7" w:rsidRPr="0093505B" w:rsidDel="00523432">
          <w:rPr>
            <w:rFonts w:ascii="Times New Roman" w:hAnsi="Times New Roman" w:cs="Times New Roman"/>
          </w:rPr>
          <w:delText xml:space="preserve">with extended </w:delText>
        </w:r>
        <w:r w:rsidR="00DB65E9" w:rsidRPr="0093505B" w:rsidDel="00523432">
          <w:rPr>
            <w:rFonts w:ascii="Times New Roman" w:hAnsi="Times New Roman" w:cs="Times New Roman"/>
          </w:rPr>
          <w:delText>training</w:delText>
        </w:r>
        <w:r w:rsidR="003D72B7" w:rsidRPr="0093505B" w:rsidDel="00523432">
          <w:rPr>
            <w:rFonts w:ascii="Times New Roman" w:hAnsi="Times New Roman" w:cs="Times New Roman"/>
          </w:rPr>
          <w:delText>, which</w:delText>
        </w:r>
        <w:r w:rsidR="00DB65E9" w:rsidRPr="0093505B" w:rsidDel="00523432">
          <w:rPr>
            <w:rFonts w:ascii="Times New Roman" w:hAnsi="Times New Roman" w:cs="Times New Roman"/>
          </w:rPr>
          <w:delText xml:space="preserve"> </w:delText>
        </w:r>
        <w:r w:rsidR="00ED363E" w:rsidRPr="0093505B" w:rsidDel="00523432">
          <w:rPr>
            <w:rFonts w:ascii="Times New Roman" w:hAnsi="Times New Roman" w:cs="Times New Roman"/>
          </w:rPr>
          <w:delText>limits</w:delText>
        </w:r>
        <w:r w:rsidR="00DB65E9" w:rsidRPr="0093505B" w:rsidDel="00523432">
          <w:rPr>
            <w:rFonts w:ascii="Times New Roman" w:hAnsi="Times New Roman" w:cs="Times New Roman"/>
          </w:rPr>
          <w:delText xml:space="preserve"> </w:delText>
        </w:r>
        <w:r w:rsidR="003D72B7" w:rsidRPr="0093505B" w:rsidDel="00523432">
          <w:rPr>
            <w:rFonts w:ascii="Times New Roman" w:hAnsi="Times New Roman" w:cs="Times New Roman"/>
          </w:rPr>
          <w:delText>our ability to generalize across training stages</w:delText>
        </w:r>
        <w:r w:rsidR="00ED363E" w:rsidRPr="0093505B" w:rsidDel="00523432">
          <w:rPr>
            <w:rFonts w:ascii="Times New Roman" w:hAnsi="Times New Roman" w:cs="Times New Roman"/>
          </w:rPr>
          <w:delText xml:space="preserve">. For instance, we cannot know how neural activity would have been changed </w:delText>
        </w:r>
        <w:r w:rsidR="0011649D" w:rsidRPr="0093505B" w:rsidDel="00523432">
          <w:rPr>
            <w:rFonts w:ascii="Times New Roman" w:hAnsi="Times New Roman" w:cs="Times New Roman"/>
          </w:rPr>
          <w:delText xml:space="preserve">if we prolonged the training exposure in Monkey T. </w:delText>
        </w:r>
        <w:r w:rsidR="00E30B47" w:rsidRPr="0093505B" w:rsidDel="00523432">
          <w:rPr>
            <w:rFonts w:ascii="Times New Roman" w:hAnsi="Times New Roman" w:cs="Times New Roman"/>
          </w:rPr>
          <w:delText>Nevertheless, we observed that neural coding reflected behavioral strategies in both animals</w:delText>
        </w:r>
        <w:r w:rsidR="003C4666" w:rsidDel="00523432">
          <w:rPr>
            <w:rFonts w:ascii="Times New Roman" w:hAnsi="Times New Roman" w:cs="Times New Roman"/>
          </w:rPr>
          <w:delText xml:space="preserve"> at their behavioral stage</w:delText>
        </w:r>
        <w:r w:rsidR="00E30B47" w:rsidRPr="0093505B" w:rsidDel="00523432">
          <w:rPr>
            <w:rFonts w:ascii="Times New Roman" w:hAnsi="Times New Roman" w:cs="Times New Roman"/>
          </w:rPr>
          <w:delText>.</w:delText>
        </w:r>
      </w:del>
    </w:p>
    <w:p w14:paraId="2A64F559" w14:textId="4B770752" w:rsidR="0062068C" w:rsidRPr="00523432" w:rsidRDefault="006B06E7" w:rsidP="00CF7DEE">
      <w:pPr>
        <w:rPr>
          <w:rFonts w:ascii="Times New Roman" w:hAnsi="Times New Roman" w:cs="Times New Roman"/>
          <w:strike/>
          <w:rPrChange w:id="96" w:author="Mark Eldridge" w:date="2025-11-25T23:16:00Z" w16du:dateUtc="2025-11-25T23:16:00Z">
            <w:rPr>
              <w:rFonts w:ascii="Times New Roman" w:hAnsi="Times New Roman" w:cs="Times New Roman"/>
            </w:rPr>
          </w:rPrChange>
        </w:rPr>
      </w:pPr>
      <w:r w:rsidRPr="0093505B">
        <w:rPr>
          <w:rFonts w:ascii="Times New Roman" w:hAnsi="Times New Roman" w:cs="Times New Roman"/>
        </w:rPr>
        <w:t>In summary, our</w:t>
      </w:r>
      <w:r w:rsidR="0062068C" w:rsidRPr="0093505B">
        <w:rPr>
          <w:rFonts w:ascii="Times New Roman" w:hAnsi="Times New Roman" w:cs="Times New Roman"/>
        </w:rPr>
        <w:t xml:space="preserve"> results show flexibility in the prefrontal cortex, </w:t>
      </w:r>
      <w:r w:rsidR="00631042" w:rsidRPr="0093505B">
        <w:rPr>
          <w:rFonts w:ascii="Times New Roman" w:hAnsi="Times New Roman" w:cs="Times New Roman"/>
        </w:rPr>
        <w:t xml:space="preserve">reveal individual </w:t>
      </w:r>
      <w:r w:rsidR="00512743" w:rsidRPr="0093505B">
        <w:rPr>
          <w:rFonts w:ascii="Times New Roman" w:hAnsi="Times New Roman" w:cs="Times New Roman"/>
        </w:rPr>
        <w:t>differences in the decisional processes</w:t>
      </w:r>
      <w:ins w:id="97" w:author="Mark Eldridge" w:date="2025-11-25T23:15:00Z" w16du:dateUtc="2025-11-25T23:15:00Z">
        <w:r w:rsidR="00523432">
          <w:rPr>
            <w:rFonts w:ascii="Times New Roman" w:hAnsi="Times New Roman" w:cs="Times New Roman"/>
          </w:rPr>
          <w:t>,</w:t>
        </w:r>
      </w:ins>
      <w:r w:rsidR="00EC5AFF" w:rsidRPr="0093505B">
        <w:rPr>
          <w:rFonts w:ascii="Times New Roman" w:hAnsi="Times New Roman" w:cs="Times New Roman"/>
        </w:rPr>
        <w:t xml:space="preserve"> and directly link</w:t>
      </w:r>
      <w:r w:rsidR="00512743" w:rsidRPr="0093505B">
        <w:rPr>
          <w:rFonts w:ascii="Times New Roman" w:hAnsi="Times New Roman" w:cs="Times New Roman"/>
        </w:rPr>
        <w:t xml:space="preserve"> behavior to neural activity</w:t>
      </w:r>
      <w:r w:rsidR="00107E8C" w:rsidRPr="0093505B">
        <w:rPr>
          <w:rFonts w:ascii="Times New Roman" w:hAnsi="Times New Roman" w:cs="Times New Roman"/>
        </w:rPr>
        <w:t xml:space="preserve">. </w:t>
      </w:r>
      <w:commentRangeStart w:id="98"/>
      <w:r w:rsidR="00107E8C" w:rsidRPr="00523432">
        <w:rPr>
          <w:rFonts w:ascii="Times New Roman" w:hAnsi="Times New Roman" w:cs="Times New Roman"/>
          <w:strike/>
          <w:rPrChange w:id="99" w:author="Mark Eldridge" w:date="2025-11-25T23:16:00Z" w16du:dateUtc="2025-11-25T23:16:00Z">
            <w:rPr>
              <w:rFonts w:ascii="Times New Roman" w:hAnsi="Times New Roman" w:cs="Times New Roman"/>
            </w:rPr>
          </w:rPrChange>
        </w:rPr>
        <w:t xml:space="preserve">In </w:t>
      </w:r>
      <w:commentRangeEnd w:id="98"/>
      <w:r w:rsidR="00523432">
        <w:rPr>
          <w:rStyle w:val="CommentReference"/>
        </w:rPr>
        <w:commentReference w:id="98"/>
      </w:r>
      <w:r w:rsidR="00107E8C" w:rsidRPr="00523432">
        <w:rPr>
          <w:rFonts w:ascii="Times New Roman" w:hAnsi="Times New Roman" w:cs="Times New Roman"/>
          <w:strike/>
          <w:rPrChange w:id="100" w:author="Mark Eldridge" w:date="2025-11-25T23:16:00Z" w16du:dateUtc="2025-11-25T23:16:00Z">
            <w:rPr>
              <w:rFonts w:ascii="Times New Roman" w:hAnsi="Times New Roman" w:cs="Times New Roman"/>
            </w:rPr>
          </w:rPrChange>
        </w:rPr>
        <w:t>addition</w:t>
      </w:r>
      <w:r w:rsidR="00EC5AFF" w:rsidRPr="00523432">
        <w:rPr>
          <w:rFonts w:ascii="Times New Roman" w:hAnsi="Times New Roman" w:cs="Times New Roman"/>
          <w:strike/>
          <w:rPrChange w:id="101" w:author="Mark Eldridge" w:date="2025-11-25T23:16:00Z" w16du:dateUtc="2025-11-25T23:16:00Z">
            <w:rPr>
              <w:rFonts w:ascii="Times New Roman" w:hAnsi="Times New Roman" w:cs="Times New Roman"/>
            </w:rPr>
          </w:rPrChange>
        </w:rPr>
        <w:t>,</w:t>
      </w:r>
      <w:r w:rsidR="00107E8C" w:rsidRPr="00523432">
        <w:rPr>
          <w:rFonts w:ascii="Times New Roman" w:hAnsi="Times New Roman" w:cs="Times New Roman"/>
          <w:strike/>
          <w:rPrChange w:id="102" w:author="Mark Eldridge" w:date="2025-11-25T23:16:00Z" w16du:dateUtc="2025-11-25T23:16:00Z">
            <w:rPr>
              <w:rFonts w:ascii="Times New Roman" w:hAnsi="Times New Roman" w:cs="Times New Roman"/>
            </w:rPr>
          </w:rPrChange>
        </w:rPr>
        <w:t xml:space="preserve"> our results open</w:t>
      </w:r>
      <w:r w:rsidR="00A12E45" w:rsidRPr="00523432">
        <w:rPr>
          <w:rFonts w:ascii="Times New Roman" w:hAnsi="Times New Roman" w:cs="Times New Roman"/>
          <w:strike/>
          <w:rPrChange w:id="103" w:author="Mark Eldridge" w:date="2025-11-25T23:16:00Z" w16du:dateUtc="2025-11-25T23:16:00Z">
            <w:rPr>
              <w:rFonts w:ascii="Times New Roman" w:hAnsi="Times New Roman" w:cs="Times New Roman"/>
            </w:rPr>
          </w:rPrChange>
        </w:rPr>
        <w:t xml:space="preserve"> the </w:t>
      </w:r>
      <w:r w:rsidR="007C5597" w:rsidRPr="00523432">
        <w:rPr>
          <w:rFonts w:ascii="Times New Roman" w:hAnsi="Times New Roman" w:cs="Times New Roman"/>
          <w:strike/>
          <w:rPrChange w:id="104" w:author="Mark Eldridge" w:date="2025-11-25T23:16:00Z" w16du:dateUtc="2025-11-25T23:16:00Z">
            <w:rPr>
              <w:rFonts w:ascii="Times New Roman" w:hAnsi="Times New Roman" w:cs="Times New Roman"/>
            </w:rPr>
          </w:rPrChange>
        </w:rPr>
        <w:t>door to</w:t>
      </w:r>
      <w:r w:rsidR="00107E8C" w:rsidRPr="00523432">
        <w:rPr>
          <w:rFonts w:ascii="Times New Roman" w:hAnsi="Times New Roman" w:cs="Times New Roman"/>
          <w:strike/>
          <w:rPrChange w:id="105" w:author="Mark Eldridge" w:date="2025-11-25T23:16:00Z" w16du:dateUtc="2025-11-25T23:16:00Z">
            <w:rPr>
              <w:rFonts w:ascii="Times New Roman" w:hAnsi="Times New Roman" w:cs="Times New Roman"/>
            </w:rPr>
          </w:rPrChange>
        </w:rPr>
        <w:t xml:space="preserve"> potential longitudinal </w:t>
      </w:r>
      <w:r w:rsidR="005A7671" w:rsidRPr="00523432">
        <w:rPr>
          <w:rFonts w:ascii="Times New Roman" w:hAnsi="Times New Roman" w:cs="Times New Roman"/>
          <w:strike/>
          <w:rPrChange w:id="106" w:author="Mark Eldridge" w:date="2025-11-25T23:16:00Z" w16du:dateUtc="2025-11-25T23:16:00Z">
            <w:rPr>
              <w:rFonts w:ascii="Times New Roman" w:hAnsi="Times New Roman" w:cs="Times New Roman"/>
            </w:rPr>
          </w:rPrChange>
        </w:rPr>
        <w:t xml:space="preserve">studies, in which we possibly can identify markers of flexibility or rigidity in the prefrontal cortex, opening the way </w:t>
      </w:r>
      <w:r w:rsidR="00A12E45" w:rsidRPr="00523432">
        <w:rPr>
          <w:rFonts w:ascii="Times New Roman" w:hAnsi="Times New Roman" w:cs="Times New Roman"/>
          <w:strike/>
          <w:rPrChange w:id="107" w:author="Mark Eldridge" w:date="2025-11-25T23:16:00Z" w16du:dateUtc="2025-11-25T23:16:00Z">
            <w:rPr>
              <w:rFonts w:ascii="Times New Roman" w:hAnsi="Times New Roman" w:cs="Times New Roman"/>
            </w:rPr>
          </w:rPrChange>
        </w:rPr>
        <w:t>to understand</w:t>
      </w:r>
      <w:r w:rsidR="009A149B" w:rsidRPr="00523432">
        <w:rPr>
          <w:rFonts w:ascii="Times New Roman" w:hAnsi="Times New Roman" w:cs="Times New Roman"/>
          <w:strike/>
          <w:rPrChange w:id="108" w:author="Mark Eldridge" w:date="2025-11-25T23:16:00Z" w16du:dateUtc="2025-11-25T23:16:00Z">
            <w:rPr>
              <w:rFonts w:ascii="Times New Roman" w:hAnsi="Times New Roman" w:cs="Times New Roman"/>
            </w:rPr>
          </w:rPrChange>
        </w:rPr>
        <w:t xml:space="preserve"> development and cognitive </w:t>
      </w:r>
      <w:r w:rsidR="00A12E45" w:rsidRPr="00523432">
        <w:rPr>
          <w:rFonts w:ascii="Times New Roman" w:hAnsi="Times New Roman" w:cs="Times New Roman"/>
          <w:strike/>
          <w:rPrChange w:id="109" w:author="Mark Eldridge" w:date="2025-11-25T23:16:00Z" w16du:dateUtc="2025-11-25T23:16:00Z">
            <w:rPr>
              <w:rFonts w:ascii="Times New Roman" w:hAnsi="Times New Roman" w:cs="Times New Roman"/>
            </w:rPr>
          </w:rPrChange>
        </w:rPr>
        <w:t>disorders</w:t>
      </w:r>
      <w:r w:rsidR="009A149B" w:rsidRPr="00523432">
        <w:rPr>
          <w:rFonts w:ascii="Times New Roman" w:hAnsi="Times New Roman" w:cs="Times New Roman"/>
          <w:strike/>
          <w:rPrChange w:id="110" w:author="Mark Eldridge" w:date="2025-11-25T23:16:00Z" w16du:dateUtc="2025-11-25T23:16:00Z">
            <w:rPr>
              <w:rFonts w:ascii="Times New Roman" w:hAnsi="Times New Roman" w:cs="Times New Roman"/>
            </w:rPr>
          </w:rPrChange>
        </w:rPr>
        <w:t xml:space="preserve">. </w:t>
      </w:r>
    </w:p>
    <w:p w14:paraId="291FD08B" w14:textId="77777777" w:rsidR="008455E6" w:rsidRDefault="008455E6" w:rsidP="00CF7DEE"/>
    <w:p w14:paraId="5FDD2BB6" w14:textId="77777777" w:rsidR="008A1C08" w:rsidRDefault="008A1C08" w:rsidP="00CF7DEE"/>
    <w:p w14:paraId="398BAF25" w14:textId="77777777" w:rsidR="00220BC5" w:rsidRDefault="00220BC5" w:rsidP="00CF7DEE"/>
    <w:p w14:paraId="0808F9C3" w14:textId="59C8FD7C" w:rsidR="00016553" w:rsidRDefault="00016553" w:rsidP="00CF7DEE"/>
    <w:sectPr w:rsidR="0001655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Mark Eldridge" w:date="2025-11-25T22:57:00Z" w:initials="ME">
    <w:p w14:paraId="290F07B8" w14:textId="77777777" w:rsidR="00FF53DE" w:rsidRDefault="00FF53DE" w:rsidP="00FF53DE">
      <w:r>
        <w:rPr>
          <w:rStyle w:val="CommentReference"/>
        </w:rPr>
        <w:annotationRef/>
      </w:r>
      <w:r>
        <w:rPr>
          <w:sz w:val="20"/>
          <w:szCs w:val="20"/>
        </w:rPr>
        <w:t>You could target a specific editor. This has worked for others. Maybe Benedicte or Christina?</w:t>
      </w:r>
    </w:p>
  </w:comment>
  <w:comment w:id="22" w:author="Siyu Wang" w:date="2025-11-24T18:51:00Z" w:initials="SW">
    <w:p w14:paraId="72631C2C" w14:textId="3C152B8F" w:rsidR="00AB4A81" w:rsidRDefault="00AB4A81" w:rsidP="00AB4A81">
      <w:r>
        <w:rPr>
          <w:rStyle w:val="CommentReference"/>
        </w:rPr>
        <w:annotationRef/>
      </w:r>
      <w:r>
        <w:rPr>
          <w:sz w:val="20"/>
          <w:szCs w:val="20"/>
        </w:rPr>
        <w:t>This is a bit too causal to me. "such as", "many", "more closely", I think you want formal, clear language here. This paragraph is confusing in general, I would remove it</w:t>
      </w:r>
    </w:p>
  </w:comment>
  <w:comment w:id="39" w:author="Siyu Wang" w:date="2025-11-24T18:49:00Z" w:initials="SW">
    <w:p w14:paraId="42B112C5" w14:textId="15276C96" w:rsidR="00AB4A81" w:rsidRDefault="00AB4A81" w:rsidP="00AB4A81">
      <w:r>
        <w:rPr>
          <w:rStyle w:val="CommentReference"/>
        </w:rPr>
        <w:annotationRef/>
      </w:r>
      <w:r>
        <w:rPr>
          <w:sz w:val="20"/>
          <w:szCs w:val="20"/>
        </w:rPr>
        <w:t>You want to highlight this in front. These are the main novelty, and should be highlighted at the beginning</w:t>
      </w:r>
    </w:p>
  </w:comment>
  <w:comment w:id="48" w:author="Mark Eldridge" w:date="2025-11-25T23:13:00Z" w:initials="ME">
    <w:p w14:paraId="7E630847" w14:textId="77777777" w:rsidR="00523432" w:rsidRDefault="00523432" w:rsidP="00523432">
      <w:r>
        <w:rPr>
          <w:rStyle w:val="CommentReference"/>
        </w:rPr>
        <w:annotationRef/>
      </w:r>
      <w:r>
        <w:rPr>
          <w:sz w:val="20"/>
          <w:szCs w:val="20"/>
        </w:rPr>
        <w:t>too much detail for a presubmission</w:t>
      </w:r>
    </w:p>
  </w:comment>
  <w:comment w:id="98" w:author="Mark Eldridge" w:date="2025-11-25T23:17:00Z" w:initials="ME">
    <w:p w14:paraId="6289C102" w14:textId="77777777" w:rsidR="00523432" w:rsidRDefault="00523432" w:rsidP="00523432">
      <w:r>
        <w:rPr>
          <w:rStyle w:val="CommentReference"/>
        </w:rPr>
        <w:annotationRef/>
      </w:r>
      <w:r>
        <w:rPr>
          <w:sz w:val="20"/>
          <w:szCs w:val="20"/>
        </w:rPr>
        <w:t>too speculative. what stopped you doing longitudinal recordings in these 2 monkeys?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90F07B8" w15:done="0"/>
  <w15:commentEx w15:paraId="72631C2C" w15:done="0"/>
  <w15:commentEx w15:paraId="42B112C5" w15:done="0"/>
  <w15:commentEx w15:paraId="7E630847" w15:done="0"/>
  <w15:commentEx w15:paraId="6289C1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6139F7D" w16cex:dateUtc="2025-11-25T22:57:00Z"/>
  <w16cex:commentExtensible w16cex:durableId="79E879D0" w16cex:dateUtc="2025-11-24T23:51:00Z"/>
  <w16cex:commentExtensible w16cex:durableId="0E8F047C" w16cex:dateUtc="2025-11-24T23:49:00Z"/>
  <w16cex:commentExtensible w16cex:durableId="4FEDFEAF" w16cex:dateUtc="2025-11-25T23:13:00Z"/>
  <w16cex:commentExtensible w16cex:durableId="30BAA649" w16cex:dateUtc="2025-11-25T23: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90F07B8" w16cid:durableId="56139F7D"/>
  <w16cid:commentId w16cid:paraId="72631C2C" w16cid:durableId="79E879D0"/>
  <w16cid:commentId w16cid:paraId="42B112C5" w16cid:durableId="0E8F047C"/>
  <w16cid:commentId w16cid:paraId="7E630847" w16cid:durableId="4FEDFEAF"/>
  <w16cid:commentId w16cid:paraId="6289C102" w16cid:durableId="30BAA64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yu Wang">
    <w15:presenceInfo w15:providerId="None" w15:userId="Siyu Wang"/>
  </w15:person>
  <w15:person w15:author="Mark Eldridge">
    <w15:presenceInfo w15:providerId="AD" w15:userId="S::nme99@newcastle.ac.uk::f770dde6-2e9a-4be7-86ca-b869791f79c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FF1"/>
    <w:rsid w:val="000011BB"/>
    <w:rsid w:val="00016553"/>
    <w:rsid w:val="00033924"/>
    <w:rsid w:val="0009293E"/>
    <w:rsid w:val="000C705F"/>
    <w:rsid w:val="00107E8C"/>
    <w:rsid w:val="0011649D"/>
    <w:rsid w:val="00185A7E"/>
    <w:rsid w:val="001D1382"/>
    <w:rsid w:val="00200A51"/>
    <w:rsid w:val="002200A2"/>
    <w:rsid w:val="00220BC5"/>
    <w:rsid w:val="00254324"/>
    <w:rsid w:val="002A512F"/>
    <w:rsid w:val="002B5E85"/>
    <w:rsid w:val="002C0790"/>
    <w:rsid w:val="003335D8"/>
    <w:rsid w:val="00340C00"/>
    <w:rsid w:val="00397FF1"/>
    <w:rsid w:val="003C4666"/>
    <w:rsid w:val="003D72B7"/>
    <w:rsid w:val="003F7B16"/>
    <w:rsid w:val="004019EF"/>
    <w:rsid w:val="00492AEB"/>
    <w:rsid w:val="0050116D"/>
    <w:rsid w:val="00506E57"/>
    <w:rsid w:val="00512743"/>
    <w:rsid w:val="00520F52"/>
    <w:rsid w:val="00523432"/>
    <w:rsid w:val="005966DA"/>
    <w:rsid w:val="005A7671"/>
    <w:rsid w:val="00614674"/>
    <w:rsid w:val="0062068C"/>
    <w:rsid w:val="00631042"/>
    <w:rsid w:val="00636707"/>
    <w:rsid w:val="006B06E7"/>
    <w:rsid w:val="006B7416"/>
    <w:rsid w:val="007715E7"/>
    <w:rsid w:val="00772BEF"/>
    <w:rsid w:val="007B20A3"/>
    <w:rsid w:val="007C5597"/>
    <w:rsid w:val="007D7469"/>
    <w:rsid w:val="007F76C4"/>
    <w:rsid w:val="008455E6"/>
    <w:rsid w:val="008A1C08"/>
    <w:rsid w:val="008C3915"/>
    <w:rsid w:val="008F22D1"/>
    <w:rsid w:val="0093505B"/>
    <w:rsid w:val="009A149B"/>
    <w:rsid w:val="009A562B"/>
    <w:rsid w:val="009B02E1"/>
    <w:rsid w:val="009B1EC0"/>
    <w:rsid w:val="009C2AC5"/>
    <w:rsid w:val="009C2CA4"/>
    <w:rsid w:val="009D5449"/>
    <w:rsid w:val="009F289C"/>
    <w:rsid w:val="00A03CF9"/>
    <w:rsid w:val="00A06D15"/>
    <w:rsid w:val="00A12E45"/>
    <w:rsid w:val="00A1581F"/>
    <w:rsid w:val="00A41AC6"/>
    <w:rsid w:val="00A450C1"/>
    <w:rsid w:val="00A9261C"/>
    <w:rsid w:val="00A93860"/>
    <w:rsid w:val="00AB4A81"/>
    <w:rsid w:val="00B03C72"/>
    <w:rsid w:val="00B14117"/>
    <w:rsid w:val="00B17C4C"/>
    <w:rsid w:val="00B3024B"/>
    <w:rsid w:val="00B64BC0"/>
    <w:rsid w:val="00BB4596"/>
    <w:rsid w:val="00BD2A3E"/>
    <w:rsid w:val="00C8588F"/>
    <w:rsid w:val="00C91EEE"/>
    <w:rsid w:val="00CC002B"/>
    <w:rsid w:val="00CF7DEE"/>
    <w:rsid w:val="00D90E01"/>
    <w:rsid w:val="00DB0F00"/>
    <w:rsid w:val="00DB65E9"/>
    <w:rsid w:val="00DD50DB"/>
    <w:rsid w:val="00E01997"/>
    <w:rsid w:val="00E30B47"/>
    <w:rsid w:val="00E460EB"/>
    <w:rsid w:val="00EB593D"/>
    <w:rsid w:val="00EC5AFF"/>
    <w:rsid w:val="00ED363E"/>
    <w:rsid w:val="00F409E2"/>
    <w:rsid w:val="00F54BCD"/>
    <w:rsid w:val="00F5686B"/>
    <w:rsid w:val="00F811B3"/>
    <w:rsid w:val="00FB4748"/>
    <w:rsid w:val="00FF53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CBE34"/>
  <w15:chartTrackingRefBased/>
  <w15:docId w15:val="{A44CA627-E641-400D-BC3E-CFB9DD20C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F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7F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7F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7F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7F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7F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F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F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F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F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7F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7F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7F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7F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7F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F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F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FF1"/>
    <w:rPr>
      <w:rFonts w:eastAsiaTheme="majorEastAsia" w:cstheme="majorBidi"/>
      <w:color w:val="272727" w:themeColor="text1" w:themeTint="D8"/>
    </w:rPr>
  </w:style>
  <w:style w:type="paragraph" w:styleId="Title">
    <w:name w:val="Title"/>
    <w:basedOn w:val="Normal"/>
    <w:next w:val="Normal"/>
    <w:link w:val="TitleChar"/>
    <w:uiPriority w:val="10"/>
    <w:qFormat/>
    <w:rsid w:val="00397F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F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F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F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FF1"/>
    <w:pPr>
      <w:spacing w:before="160"/>
      <w:jc w:val="center"/>
    </w:pPr>
    <w:rPr>
      <w:i/>
      <w:iCs/>
      <w:color w:val="404040" w:themeColor="text1" w:themeTint="BF"/>
    </w:rPr>
  </w:style>
  <w:style w:type="character" w:customStyle="1" w:styleId="QuoteChar">
    <w:name w:val="Quote Char"/>
    <w:basedOn w:val="DefaultParagraphFont"/>
    <w:link w:val="Quote"/>
    <w:uiPriority w:val="29"/>
    <w:rsid w:val="00397FF1"/>
    <w:rPr>
      <w:i/>
      <w:iCs/>
      <w:color w:val="404040" w:themeColor="text1" w:themeTint="BF"/>
    </w:rPr>
  </w:style>
  <w:style w:type="paragraph" w:styleId="ListParagraph">
    <w:name w:val="List Paragraph"/>
    <w:basedOn w:val="Normal"/>
    <w:uiPriority w:val="34"/>
    <w:qFormat/>
    <w:rsid w:val="00397FF1"/>
    <w:pPr>
      <w:ind w:left="720"/>
      <w:contextualSpacing/>
    </w:pPr>
  </w:style>
  <w:style w:type="character" w:styleId="IntenseEmphasis">
    <w:name w:val="Intense Emphasis"/>
    <w:basedOn w:val="DefaultParagraphFont"/>
    <w:uiPriority w:val="21"/>
    <w:qFormat/>
    <w:rsid w:val="00397FF1"/>
    <w:rPr>
      <w:i/>
      <w:iCs/>
      <w:color w:val="0F4761" w:themeColor="accent1" w:themeShade="BF"/>
    </w:rPr>
  </w:style>
  <w:style w:type="paragraph" w:styleId="IntenseQuote">
    <w:name w:val="Intense Quote"/>
    <w:basedOn w:val="Normal"/>
    <w:next w:val="Normal"/>
    <w:link w:val="IntenseQuoteChar"/>
    <w:uiPriority w:val="30"/>
    <w:qFormat/>
    <w:rsid w:val="00397F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FF1"/>
    <w:rPr>
      <w:i/>
      <w:iCs/>
      <w:color w:val="0F4761" w:themeColor="accent1" w:themeShade="BF"/>
    </w:rPr>
  </w:style>
  <w:style w:type="character" w:styleId="IntenseReference">
    <w:name w:val="Intense Reference"/>
    <w:basedOn w:val="DefaultParagraphFont"/>
    <w:uiPriority w:val="32"/>
    <w:qFormat/>
    <w:rsid w:val="00397FF1"/>
    <w:rPr>
      <w:b/>
      <w:bCs/>
      <w:smallCaps/>
      <w:color w:val="0F4761" w:themeColor="accent1" w:themeShade="BF"/>
      <w:spacing w:val="5"/>
    </w:rPr>
  </w:style>
  <w:style w:type="paragraph" w:styleId="Revision">
    <w:name w:val="Revision"/>
    <w:hidden/>
    <w:uiPriority w:val="99"/>
    <w:semiHidden/>
    <w:rsid w:val="00F5686B"/>
    <w:pPr>
      <w:spacing w:after="0" w:line="240" w:lineRule="auto"/>
    </w:pPr>
  </w:style>
  <w:style w:type="character" w:styleId="CommentReference">
    <w:name w:val="annotation reference"/>
    <w:basedOn w:val="DefaultParagraphFont"/>
    <w:uiPriority w:val="99"/>
    <w:semiHidden/>
    <w:unhideWhenUsed/>
    <w:rsid w:val="00AB4A81"/>
    <w:rPr>
      <w:sz w:val="16"/>
      <w:szCs w:val="16"/>
    </w:rPr>
  </w:style>
  <w:style w:type="paragraph" w:styleId="CommentText">
    <w:name w:val="annotation text"/>
    <w:basedOn w:val="Normal"/>
    <w:link w:val="CommentTextChar"/>
    <w:uiPriority w:val="99"/>
    <w:semiHidden/>
    <w:unhideWhenUsed/>
    <w:rsid w:val="00AB4A81"/>
    <w:pPr>
      <w:spacing w:line="240" w:lineRule="auto"/>
    </w:pPr>
    <w:rPr>
      <w:sz w:val="20"/>
      <w:szCs w:val="20"/>
    </w:rPr>
  </w:style>
  <w:style w:type="character" w:customStyle="1" w:styleId="CommentTextChar">
    <w:name w:val="Comment Text Char"/>
    <w:basedOn w:val="DefaultParagraphFont"/>
    <w:link w:val="CommentText"/>
    <w:uiPriority w:val="99"/>
    <w:semiHidden/>
    <w:rsid w:val="00AB4A81"/>
    <w:rPr>
      <w:sz w:val="20"/>
      <w:szCs w:val="20"/>
    </w:rPr>
  </w:style>
  <w:style w:type="paragraph" w:styleId="CommentSubject">
    <w:name w:val="annotation subject"/>
    <w:basedOn w:val="CommentText"/>
    <w:next w:val="CommentText"/>
    <w:link w:val="CommentSubjectChar"/>
    <w:uiPriority w:val="99"/>
    <w:semiHidden/>
    <w:unhideWhenUsed/>
    <w:rsid w:val="00AB4A81"/>
    <w:rPr>
      <w:b/>
      <w:bCs/>
    </w:rPr>
  </w:style>
  <w:style w:type="character" w:customStyle="1" w:styleId="CommentSubjectChar">
    <w:name w:val="Comment Subject Char"/>
    <w:basedOn w:val="CommentTextChar"/>
    <w:link w:val="CommentSubject"/>
    <w:uiPriority w:val="99"/>
    <w:semiHidden/>
    <w:rsid w:val="00AB4A8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786</Words>
  <Characters>4096</Characters>
  <Application>Microsoft Office Word</Application>
  <DocSecurity>0</DocSecurity>
  <Lines>49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Rossella Falcone</dc:creator>
  <cp:keywords/>
  <dc:description/>
  <cp:lastModifiedBy>Mark Eldridge</cp:lastModifiedBy>
  <cp:revision>3</cp:revision>
  <dcterms:created xsi:type="dcterms:W3CDTF">2025-11-25T22:56:00Z</dcterms:created>
  <dcterms:modified xsi:type="dcterms:W3CDTF">2025-11-25T23:17:00Z</dcterms:modified>
</cp:coreProperties>
</file>