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25A4" w14:textId="5084FE66" w:rsidR="002B5E85" w:rsidRPr="002B5E85" w:rsidRDefault="00F5686B" w:rsidP="009D459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</w:t>
      </w:r>
      <w:r w:rsidR="001D2567">
        <w:rPr>
          <w:rFonts w:ascii="Times New Roman" w:hAnsi="Times New Roman" w:cs="Times New Roman"/>
        </w:rPr>
        <w:t xml:space="preserve"> </w:t>
      </w:r>
      <w:r w:rsidR="001D2567">
        <w:rPr>
          <w:rFonts w:ascii="Times New Roman" w:hAnsi="Times New Roman" w:cs="Times New Roman"/>
        </w:rPr>
        <w:t>Benedicte Babayan,</w:t>
      </w:r>
      <w:r>
        <w:rPr>
          <w:rFonts w:ascii="Times New Roman" w:hAnsi="Times New Roman" w:cs="Times New Roman"/>
        </w:rPr>
        <w:t xml:space="preserve"> </w:t>
      </w:r>
    </w:p>
    <w:p w14:paraId="4639D281" w14:textId="35C5318C" w:rsidR="002B5E85" w:rsidRDefault="002B5E85" w:rsidP="009D459E">
      <w:pPr>
        <w:spacing w:after="0" w:line="240" w:lineRule="auto"/>
        <w:rPr>
          <w:rFonts w:ascii="Times New Roman" w:hAnsi="Times New Roman" w:cs="Times New Roman"/>
        </w:rPr>
      </w:pPr>
      <w:r w:rsidRPr="002B5E85">
        <w:rPr>
          <w:rFonts w:ascii="Times New Roman" w:hAnsi="Times New Roman" w:cs="Times New Roman"/>
        </w:rPr>
        <w:t xml:space="preserve">I </w:t>
      </w:r>
      <w:r w:rsidR="00FF53DE">
        <w:rPr>
          <w:rFonts w:ascii="Times New Roman" w:hAnsi="Times New Roman" w:cs="Times New Roman"/>
        </w:rPr>
        <w:t>am contemplating submitting a</w:t>
      </w:r>
      <w:r w:rsidRPr="002B5E85">
        <w:rPr>
          <w:rFonts w:ascii="Times New Roman" w:hAnsi="Times New Roman" w:cs="Times New Roman"/>
        </w:rPr>
        <w:t xml:space="preserve"> manuscript to Neuron,</w:t>
      </w:r>
      <w:r w:rsidR="00A06D15" w:rsidRPr="0093505B">
        <w:rPr>
          <w:rFonts w:ascii="Times New Roman" w:hAnsi="Times New Roman" w:cs="Times New Roman"/>
        </w:rPr>
        <w:t xml:space="preserve"> </w:t>
      </w:r>
      <w:r w:rsidR="00F5686B">
        <w:rPr>
          <w:rFonts w:ascii="Times New Roman" w:hAnsi="Times New Roman" w:cs="Times New Roman"/>
        </w:rPr>
        <w:t>title</w:t>
      </w:r>
      <w:r w:rsidR="00FF53DE">
        <w:rPr>
          <w:rFonts w:ascii="Times New Roman" w:hAnsi="Times New Roman" w:cs="Times New Roman"/>
        </w:rPr>
        <w:t>d</w:t>
      </w:r>
      <w:r w:rsidR="00F5686B">
        <w:rPr>
          <w:rFonts w:ascii="Times New Roman" w:hAnsi="Times New Roman" w:cs="Times New Roman"/>
        </w:rPr>
        <w:t xml:space="preserve"> </w:t>
      </w:r>
      <w:r w:rsidR="002200A2" w:rsidRPr="0093505B">
        <w:rPr>
          <w:rFonts w:ascii="Times New Roman" w:hAnsi="Times New Roman" w:cs="Times New Roman"/>
        </w:rPr>
        <w:t>“</w:t>
      </w:r>
      <w:bookmarkStart w:id="0" w:name="_Hlk214890806"/>
      <w:r w:rsidR="00E135BF" w:rsidRPr="003D20E7">
        <w:rPr>
          <w:rFonts w:ascii="Times New Roman" w:eastAsia="Times New Roman" w:hAnsi="Times New Roman" w:cs="Times New Roman"/>
          <w:bCs/>
          <w:i/>
          <w:iCs/>
        </w:rPr>
        <w:t xml:space="preserve">Neural activity in </w:t>
      </w:r>
      <w:r w:rsidR="00E135BF" w:rsidRPr="003D20E7">
        <w:rPr>
          <w:rFonts w:ascii="Times New Roman" w:eastAsia="Times New Roman" w:hAnsi="Times New Roman" w:cs="Times New Roman"/>
          <w:bCs/>
          <w:i/>
          <w:iCs/>
        </w:rPr>
        <w:t xml:space="preserve">dorsolateral prefrontal cortex </w:t>
      </w:r>
      <w:r w:rsidR="00E135BF" w:rsidRPr="003D20E7">
        <w:rPr>
          <w:rFonts w:ascii="Times New Roman" w:eastAsia="Times New Roman" w:hAnsi="Times New Roman" w:cs="Times New Roman"/>
          <w:bCs/>
          <w:i/>
          <w:iCs/>
        </w:rPr>
        <w:t>reflects different temporal-discounting strategies in</w:t>
      </w:r>
      <w:r w:rsidR="00E135BF" w:rsidRPr="003D20E7">
        <w:rPr>
          <w:rFonts w:ascii="Times New Roman" w:eastAsia="Times New Roman" w:hAnsi="Times New Roman" w:cs="Times New Roman"/>
          <w:bCs/>
          <w:i/>
          <w:iCs/>
        </w:rPr>
        <w:t xml:space="preserve"> monkeys</w:t>
      </w:r>
      <w:bookmarkEnd w:id="0"/>
      <w:r w:rsidR="004146EA" w:rsidRPr="000B7588">
        <w:rPr>
          <w:rFonts w:ascii="Times New Roman" w:eastAsia="Times New Roman" w:hAnsi="Times New Roman" w:cs="Times New Roman"/>
          <w:bCs/>
        </w:rPr>
        <w:t>”</w:t>
      </w:r>
      <w:r w:rsidR="004C6063">
        <w:rPr>
          <w:rFonts w:ascii="Times New Roman" w:hAnsi="Times New Roman" w:cs="Times New Roman"/>
        </w:rPr>
        <w:t xml:space="preserve">. </w:t>
      </w:r>
      <w:r w:rsidR="00FF53DE">
        <w:rPr>
          <w:rFonts w:ascii="Times New Roman" w:hAnsi="Times New Roman" w:cs="Times New Roman"/>
        </w:rPr>
        <w:t>W</w:t>
      </w:r>
      <w:r w:rsidRPr="002B5E85">
        <w:rPr>
          <w:rFonts w:ascii="Times New Roman" w:hAnsi="Times New Roman" w:cs="Times New Roman"/>
        </w:rPr>
        <w:t xml:space="preserve">ould </w:t>
      </w:r>
      <w:r w:rsidR="00FF53DE">
        <w:rPr>
          <w:rFonts w:ascii="Times New Roman" w:hAnsi="Times New Roman" w:cs="Times New Roman"/>
        </w:rPr>
        <w:t>this</w:t>
      </w:r>
      <w:r w:rsidRPr="002B5E85">
        <w:rPr>
          <w:rFonts w:ascii="Times New Roman" w:hAnsi="Times New Roman" w:cs="Times New Roman"/>
        </w:rPr>
        <w:t xml:space="preserve"> topic be of</w:t>
      </w:r>
      <w:r w:rsidR="00FF53DE">
        <w:rPr>
          <w:rFonts w:ascii="Times New Roman" w:hAnsi="Times New Roman" w:cs="Times New Roman"/>
        </w:rPr>
        <w:t xml:space="preserve"> potential</w:t>
      </w:r>
      <w:r w:rsidRPr="002B5E85">
        <w:rPr>
          <w:rFonts w:ascii="Times New Roman" w:hAnsi="Times New Roman" w:cs="Times New Roman"/>
        </w:rPr>
        <w:t xml:space="preserve"> interest</w:t>
      </w:r>
      <w:r w:rsidR="00FF53DE">
        <w:rPr>
          <w:rFonts w:ascii="Times New Roman" w:hAnsi="Times New Roman" w:cs="Times New Roman"/>
        </w:rPr>
        <w:t>?</w:t>
      </w:r>
      <w:r w:rsidRPr="002B5E85">
        <w:rPr>
          <w:rFonts w:ascii="Times New Roman" w:hAnsi="Times New Roman" w:cs="Times New Roman"/>
        </w:rPr>
        <w:t> </w:t>
      </w:r>
    </w:p>
    <w:p w14:paraId="554CD498" w14:textId="0DCE4646" w:rsidR="009130C2" w:rsidRDefault="009130C2" w:rsidP="009130C2">
      <w:pPr>
        <w:spacing w:after="0" w:line="240" w:lineRule="auto"/>
        <w:rPr>
          <w:rFonts w:ascii="Times New Roman" w:hAnsi="Times New Roman" w:cs="Times New Roman"/>
        </w:rPr>
      </w:pPr>
    </w:p>
    <w:p w14:paraId="7A0B2754" w14:textId="2F8CAECF" w:rsidR="004146EA" w:rsidRDefault="00267552" w:rsidP="009D459E">
      <w:pPr>
        <w:spacing w:line="240" w:lineRule="auto"/>
        <w:rPr>
          <w:ins w:id="1" w:author="Siyu Wang" w:date="2025-11-26T16:14:00Z" w16du:dateUtc="2025-11-26T21:14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this study, w</w:t>
      </w:r>
      <w:r w:rsidR="004146EA">
        <w:rPr>
          <w:rFonts w:ascii="Times New Roman" w:hAnsi="Times New Roman" w:cs="Times New Roman"/>
        </w:rPr>
        <w:t>e investigated</w:t>
      </w:r>
      <w:r w:rsidR="004146EA">
        <w:rPr>
          <w:rFonts w:ascii="Times New Roman" w:hAnsi="Times New Roman" w:cs="Times New Roman"/>
        </w:rPr>
        <w:t xml:space="preserve"> </w:t>
      </w:r>
      <w:del w:id="2" w:author="Siyu Wang" w:date="2025-11-26T15:54:00Z" w16du:dateUtc="2025-11-26T20:54:00Z">
        <w:r w:rsidR="004146EA" w:rsidDel="00B3157B">
          <w:rPr>
            <w:rFonts w:ascii="Times New Roman" w:hAnsi="Times New Roman" w:cs="Times New Roman"/>
          </w:rPr>
          <w:delText xml:space="preserve">how </w:delText>
        </w:r>
        <w:r w:rsidR="000B7588" w:rsidDel="00B3157B">
          <w:rPr>
            <w:rFonts w:ascii="Times New Roman" w:hAnsi="Times New Roman" w:cs="Times New Roman"/>
          </w:rPr>
          <w:delText xml:space="preserve">the activity of the </w:delText>
        </w:r>
      </w:del>
      <w:r w:rsidR="004146EA">
        <w:rPr>
          <w:rFonts w:ascii="Times New Roman" w:hAnsi="Times New Roman" w:cs="Times New Roman"/>
        </w:rPr>
        <w:t>dorsolateral prefrontal cortex</w:t>
      </w:r>
      <w:r w:rsidR="000B7588">
        <w:rPr>
          <w:rFonts w:ascii="Times New Roman" w:hAnsi="Times New Roman" w:cs="Times New Roman"/>
        </w:rPr>
        <w:t xml:space="preserve"> (</w:t>
      </w:r>
      <w:proofErr w:type="spellStart"/>
      <w:r w:rsidR="000B7588">
        <w:rPr>
          <w:rFonts w:ascii="Times New Roman" w:hAnsi="Times New Roman" w:cs="Times New Roman"/>
        </w:rPr>
        <w:t>dlPFC</w:t>
      </w:r>
      <w:proofErr w:type="spellEnd"/>
      <w:r w:rsidR="000B7588">
        <w:rPr>
          <w:rFonts w:ascii="Times New Roman" w:hAnsi="Times New Roman" w:cs="Times New Roman"/>
        </w:rPr>
        <w:t>)</w:t>
      </w:r>
      <w:r w:rsidR="004146EA">
        <w:rPr>
          <w:rFonts w:ascii="Times New Roman" w:hAnsi="Times New Roman" w:cs="Times New Roman"/>
        </w:rPr>
        <w:t xml:space="preserve"> </w:t>
      </w:r>
      <w:del w:id="3" w:author="Siyu Wang" w:date="2025-11-26T15:54:00Z" w16du:dateUtc="2025-11-26T20:54:00Z">
        <w:r w:rsidR="002356F7" w:rsidDel="00B3157B">
          <w:rPr>
            <w:rFonts w:ascii="Times New Roman" w:hAnsi="Times New Roman" w:cs="Times New Roman"/>
          </w:rPr>
          <w:delText>encodes</w:delText>
        </w:r>
        <w:r w:rsidR="004146EA" w:rsidDel="00B3157B">
          <w:rPr>
            <w:rFonts w:ascii="Times New Roman" w:hAnsi="Times New Roman" w:cs="Times New Roman"/>
          </w:rPr>
          <w:delText xml:space="preserve"> </w:delText>
        </w:r>
      </w:del>
      <w:ins w:id="4" w:author="Siyu Wang" w:date="2025-11-26T15:54:00Z" w16du:dateUtc="2025-11-26T20:54:00Z">
        <w:r w:rsidR="00B3157B">
          <w:rPr>
            <w:rFonts w:ascii="Times New Roman" w:hAnsi="Times New Roman" w:cs="Times New Roman"/>
          </w:rPr>
          <w:t>integrate</w:t>
        </w:r>
        <w:r w:rsidR="00B3157B">
          <w:rPr>
            <w:rFonts w:ascii="Times New Roman" w:hAnsi="Times New Roman" w:cs="Times New Roman"/>
          </w:rPr>
          <w:t xml:space="preserve">s </w:t>
        </w:r>
      </w:ins>
      <w:r w:rsidR="004146EA">
        <w:rPr>
          <w:rFonts w:ascii="Times New Roman" w:hAnsi="Times New Roman" w:cs="Times New Roman"/>
        </w:rPr>
        <w:t>reward magnitude</w:t>
      </w:r>
      <w:ins w:id="5" w:author="Siyu Wang" w:date="2025-11-26T15:54:00Z" w16du:dateUtc="2025-11-26T20:54:00Z">
        <w:r w:rsidR="00B3157B">
          <w:rPr>
            <w:rFonts w:ascii="Times New Roman" w:hAnsi="Times New Roman" w:cs="Times New Roman"/>
          </w:rPr>
          <w:t xml:space="preserve"> </w:t>
        </w:r>
      </w:ins>
      <w:ins w:id="6" w:author="Siyu Wang" w:date="2025-11-26T15:55:00Z" w16du:dateUtc="2025-11-26T20:55:00Z">
        <w:r w:rsidR="00B3157B">
          <w:rPr>
            <w:rFonts w:ascii="Times New Roman" w:hAnsi="Times New Roman" w:cs="Times New Roman"/>
          </w:rPr>
          <w:t>versus</w:t>
        </w:r>
      </w:ins>
      <w:del w:id="7" w:author="Siyu Wang" w:date="2025-11-26T15:54:00Z" w16du:dateUtc="2025-11-26T20:54:00Z">
        <w:r w:rsidR="004146EA" w:rsidDel="00B3157B">
          <w:rPr>
            <w:rFonts w:ascii="Times New Roman" w:hAnsi="Times New Roman" w:cs="Times New Roman"/>
          </w:rPr>
          <w:delText>,</w:delText>
        </w:r>
      </w:del>
      <w:r w:rsidR="004146EA">
        <w:rPr>
          <w:rFonts w:ascii="Times New Roman" w:hAnsi="Times New Roman" w:cs="Times New Roman"/>
        </w:rPr>
        <w:t xml:space="preserve"> delay</w:t>
      </w:r>
      <w:del w:id="8" w:author="Siyu Wang" w:date="2025-11-26T15:55:00Z" w16du:dateUtc="2025-11-26T20:55:00Z">
        <w:r w:rsidR="004146EA" w:rsidDel="00B3157B">
          <w:rPr>
            <w:rFonts w:ascii="Times New Roman" w:hAnsi="Times New Roman" w:cs="Times New Roman"/>
          </w:rPr>
          <w:delText>, and task timing during</w:delText>
        </w:r>
      </w:del>
      <w:ins w:id="9" w:author="Siyu Wang" w:date="2025-11-26T15:55:00Z" w16du:dateUtc="2025-11-26T20:55:00Z">
        <w:r w:rsidR="00B3157B">
          <w:rPr>
            <w:rFonts w:ascii="Times New Roman" w:hAnsi="Times New Roman" w:cs="Times New Roman"/>
          </w:rPr>
          <w:t xml:space="preserve"> in</w:t>
        </w:r>
      </w:ins>
      <w:r w:rsidR="004146EA">
        <w:rPr>
          <w:rFonts w:ascii="Times New Roman" w:hAnsi="Times New Roman" w:cs="Times New Roman"/>
        </w:rPr>
        <w:t xml:space="preserve"> a</w:t>
      </w:r>
      <w:del w:id="10" w:author="Siyu Wang" w:date="2025-11-26T15:55:00Z" w16du:dateUtc="2025-11-26T20:55:00Z">
        <w:r w:rsidR="004146EA" w:rsidDel="00B3157B">
          <w:rPr>
            <w:rFonts w:ascii="Times New Roman" w:hAnsi="Times New Roman" w:cs="Times New Roman"/>
          </w:rPr>
          <w:delText>n</w:delText>
        </w:r>
      </w:del>
      <w:r w:rsidR="004146EA">
        <w:rPr>
          <w:rFonts w:ascii="Times New Roman" w:hAnsi="Times New Roman" w:cs="Times New Roman"/>
        </w:rPr>
        <w:t xml:space="preserve"> </w:t>
      </w:r>
      <w:del w:id="11" w:author="Siyu Wang" w:date="2025-11-26T15:55:00Z" w16du:dateUtc="2025-11-26T20:55:00Z">
        <w:r w:rsidR="004146EA" w:rsidDel="00B3157B">
          <w:rPr>
            <w:rFonts w:ascii="Times New Roman" w:hAnsi="Times New Roman" w:cs="Times New Roman"/>
          </w:rPr>
          <w:delText xml:space="preserve">intertemporal </w:delText>
        </w:r>
      </w:del>
      <w:ins w:id="12" w:author="Siyu Wang" w:date="2025-11-26T15:55:00Z" w16du:dateUtc="2025-11-26T20:55:00Z">
        <w:r w:rsidR="00B3157B">
          <w:rPr>
            <w:rFonts w:ascii="Times New Roman" w:hAnsi="Times New Roman" w:cs="Times New Roman"/>
          </w:rPr>
          <w:t>temporal</w:t>
        </w:r>
        <w:r w:rsidR="00B3157B">
          <w:rPr>
            <w:rFonts w:ascii="Times New Roman" w:hAnsi="Times New Roman" w:cs="Times New Roman"/>
          </w:rPr>
          <w:t xml:space="preserve"> </w:t>
        </w:r>
      </w:ins>
      <w:r w:rsidR="004146EA">
        <w:rPr>
          <w:rFonts w:ascii="Times New Roman" w:hAnsi="Times New Roman" w:cs="Times New Roman"/>
        </w:rPr>
        <w:t>discounting task</w:t>
      </w:r>
      <w:ins w:id="13" w:author="Siyu Wang" w:date="2025-11-26T15:55:00Z" w16du:dateUtc="2025-11-26T20:55:00Z">
        <w:r w:rsidR="00B3157B">
          <w:rPr>
            <w:rFonts w:ascii="Times New Roman" w:hAnsi="Times New Roman" w:cs="Times New Roman"/>
          </w:rPr>
          <w:t xml:space="preserve"> in rhesus macaques. </w:t>
        </w:r>
      </w:ins>
      <w:del w:id="14" w:author="Siyu Wang" w:date="2025-11-26T15:55:00Z" w16du:dateUtc="2025-11-26T20:55:00Z">
        <w:r w:rsidR="004146EA" w:rsidDel="00B3157B">
          <w:rPr>
            <w:rFonts w:ascii="Times New Roman" w:hAnsi="Times New Roman" w:cs="Times New Roman"/>
          </w:rPr>
          <w:delText xml:space="preserve">, in two monkeys. </w:delText>
        </w:r>
      </w:del>
      <w:r w:rsidR="002356F7">
        <w:rPr>
          <w:rFonts w:ascii="Times New Roman" w:hAnsi="Times New Roman" w:cs="Times New Roman"/>
        </w:rPr>
        <w:t>Although</w:t>
      </w:r>
      <w:r w:rsidR="003B37BE">
        <w:rPr>
          <w:rFonts w:ascii="Times New Roman" w:hAnsi="Times New Roman" w:cs="Times New Roman"/>
        </w:rPr>
        <w:t xml:space="preserve"> </w:t>
      </w:r>
      <w:proofErr w:type="spellStart"/>
      <w:r w:rsidR="003B37BE">
        <w:rPr>
          <w:rFonts w:ascii="Times New Roman" w:hAnsi="Times New Roman" w:cs="Times New Roman"/>
        </w:rPr>
        <w:t>dlPFC</w:t>
      </w:r>
      <w:proofErr w:type="spellEnd"/>
      <w:r w:rsidR="002356F7">
        <w:rPr>
          <w:rFonts w:ascii="Times New Roman" w:hAnsi="Times New Roman" w:cs="Times New Roman"/>
        </w:rPr>
        <w:t xml:space="preserve"> </w:t>
      </w:r>
      <w:r w:rsidR="003B37BE">
        <w:rPr>
          <w:rFonts w:ascii="Times New Roman" w:hAnsi="Times New Roman" w:cs="Times New Roman"/>
        </w:rPr>
        <w:t xml:space="preserve">is </w:t>
      </w:r>
      <w:r w:rsidR="003B37BE">
        <w:rPr>
          <w:rFonts w:ascii="Times New Roman" w:hAnsi="Times New Roman" w:cs="Times New Roman"/>
        </w:rPr>
        <w:t xml:space="preserve">known to </w:t>
      </w:r>
      <w:del w:id="15" w:author="Siyu Wang" w:date="2025-11-26T15:55:00Z" w16du:dateUtc="2025-11-26T20:55:00Z">
        <w:r w:rsidR="003B37BE" w:rsidDel="00B3157B">
          <w:rPr>
            <w:rFonts w:ascii="Times New Roman" w:hAnsi="Times New Roman" w:cs="Times New Roman"/>
          </w:rPr>
          <w:delText xml:space="preserve">represent </w:delText>
        </w:r>
      </w:del>
      <w:ins w:id="16" w:author="Siyu Wang" w:date="2025-11-26T15:55:00Z" w16du:dateUtc="2025-11-26T20:55:00Z">
        <w:r w:rsidR="00B3157B">
          <w:rPr>
            <w:rFonts w:ascii="Times New Roman" w:hAnsi="Times New Roman" w:cs="Times New Roman"/>
          </w:rPr>
          <w:t>encode</w:t>
        </w:r>
        <w:r w:rsidR="00B3157B">
          <w:rPr>
            <w:rFonts w:ascii="Times New Roman" w:hAnsi="Times New Roman" w:cs="Times New Roman"/>
          </w:rPr>
          <w:t xml:space="preserve"> </w:t>
        </w:r>
      </w:ins>
      <w:r w:rsidR="002356F7">
        <w:rPr>
          <w:rFonts w:ascii="Times New Roman" w:hAnsi="Times New Roman" w:cs="Times New Roman"/>
        </w:rPr>
        <w:t xml:space="preserve">reward </w:t>
      </w:r>
      <w:ins w:id="17" w:author="Siyu Wang" w:date="2025-11-26T15:56:00Z" w16du:dateUtc="2025-11-26T20:56:00Z">
        <w:r w:rsidR="00B3157B">
          <w:rPr>
            <w:rFonts w:ascii="Times New Roman" w:hAnsi="Times New Roman" w:cs="Times New Roman"/>
          </w:rPr>
          <w:t xml:space="preserve">size </w:t>
        </w:r>
      </w:ins>
      <w:r w:rsidR="002356F7">
        <w:rPr>
          <w:rFonts w:ascii="Times New Roman" w:hAnsi="Times New Roman" w:cs="Times New Roman"/>
        </w:rPr>
        <w:t xml:space="preserve">and delay, </w:t>
      </w:r>
      <w:r w:rsidR="000B7588">
        <w:rPr>
          <w:rFonts w:ascii="Times New Roman" w:hAnsi="Times New Roman" w:cs="Times New Roman"/>
        </w:rPr>
        <w:t>little</w:t>
      </w:r>
      <w:r w:rsidR="003B37BE" w:rsidRPr="003B37BE">
        <w:rPr>
          <w:rFonts w:ascii="Times New Roman" w:hAnsi="Times New Roman" w:cs="Times New Roman"/>
        </w:rPr>
        <w:t xml:space="preserve"> is understood about </w:t>
      </w:r>
      <w:r w:rsidR="003B37BE" w:rsidRPr="000B7588">
        <w:rPr>
          <w:rFonts w:ascii="Times New Roman" w:hAnsi="Times New Roman" w:cs="Times New Roman"/>
        </w:rPr>
        <w:t xml:space="preserve">how these signals </w:t>
      </w:r>
      <w:del w:id="18" w:author="Siyu Wang" w:date="2025-11-26T16:02:00Z" w16du:dateUtc="2025-11-26T21:02:00Z">
        <w:r w:rsidR="003B37BE" w:rsidRPr="000B7588" w:rsidDel="00434578">
          <w:rPr>
            <w:rFonts w:ascii="Times New Roman" w:hAnsi="Times New Roman" w:cs="Times New Roman"/>
          </w:rPr>
          <w:delText xml:space="preserve">unfold </w:delText>
        </w:r>
      </w:del>
      <w:ins w:id="19" w:author="Siyu Wang" w:date="2025-11-26T16:02:00Z" w16du:dateUtc="2025-11-26T21:02:00Z">
        <w:r w:rsidR="00434578">
          <w:rPr>
            <w:rFonts w:ascii="Times New Roman" w:hAnsi="Times New Roman" w:cs="Times New Roman"/>
          </w:rPr>
          <w:t>are int</w:t>
        </w:r>
      </w:ins>
      <w:ins w:id="20" w:author="Siyu Wang" w:date="2025-11-26T16:03:00Z" w16du:dateUtc="2025-11-26T21:03:00Z">
        <w:r w:rsidR="00434578">
          <w:rPr>
            <w:rFonts w:ascii="Times New Roman" w:hAnsi="Times New Roman" w:cs="Times New Roman"/>
          </w:rPr>
          <w:t>egrated</w:t>
        </w:r>
      </w:ins>
      <w:ins w:id="21" w:author="Siyu Wang" w:date="2025-11-26T16:02:00Z" w16du:dateUtc="2025-11-26T21:02:00Z">
        <w:r w:rsidR="00434578" w:rsidRPr="000B7588">
          <w:rPr>
            <w:rFonts w:ascii="Times New Roman" w:hAnsi="Times New Roman" w:cs="Times New Roman"/>
          </w:rPr>
          <w:t xml:space="preserve"> </w:t>
        </w:r>
      </w:ins>
      <w:r w:rsidR="003B37BE" w:rsidRPr="000B7588">
        <w:rPr>
          <w:rFonts w:ascii="Times New Roman" w:hAnsi="Times New Roman" w:cs="Times New Roman"/>
        </w:rPr>
        <w:t>over time</w:t>
      </w:r>
      <w:ins w:id="22" w:author="Siyu Wang" w:date="2025-11-26T16:08:00Z" w16du:dateUtc="2025-11-26T21:08:00Z">
        <w:r w:rsidR="00434578">
          <w:rPr>
            <w:rFonts w:ascii="Times New Roman" w:hAnsi="Times New Roman" w:cs="Times New Roman"/>
          </w:rPr>
          <w:t>,</w:t>
        </w:r>
      </w:ins>
      <w:del w:id="23" w:author="Siyu Wang" w:date="2025-11-26T16:08:00Z" w16du:dateUtc="2025-11-26T21:08:00Z">
        <w:r w:rsidR="003B37BE" w:rsidRPr="003B37BE" w:rsidDel="00434578">
          <w:rPr>
            <w:rFonts w:ascii="Times New Roman" w:hAnsi="Times New Roman" w:cs="Times New Roman"/>
          </w:rPr>
          <w:delText>,</w:delText>
        </w:r>
      </w:del>
      <w:r w:rsidR="003B37BE" w:rsidRPr="003B37BE">
        <w:rPr>
          <w:rFonts w:ascii="Times New Roman" w:hAnsi="Times New Roman" w:cs="Times New Roman"/>
        </w:rPr>
        <w:t xml:space="preserve"> </w:t>
      </w:r>
      <w:ins w:id="24" w:author="Siyu Wang" w:date="2025-11-26T16:03:00Z" w16du:dateUtc="2025-11-26T21:03:00Z">
        <w:r w:rsidR="00434578">
          <w:rPr>
            <w:rFonts w:ascii="Times New Roman" w:hAnsi="Times New Roman" w:cs="Times New Roman"/>
          </w:rPr>
          <w:t xml:space="preserve">and </w:t>
        </w:r>
      </w:ins>
      <w:ins w:id="25" w:author="Siyu Wang" w:date="2025-11-26T16:08:00Z" w16du:dateUtc="2025-11-26T21:08:00Z">
        <w:r w:rsidR="00434578">
          <w:rPr>
            <w:rFonts w:ascii="Times New Roman" w:hAnsi="Times New Roman" w:cs="Times New Roman"/>
          </w:rPr>
          <w:t xml:space="preserve">in particular, </w:t>
        </w:r>
      </w:ins>
      <w:ins w:id="26" w:author="Siyu Wang" w:date="2025-11-26T16:03:00Z" w16du:dateUtc="2025-11-26T21:03:00Z">
        <w:r w:rsidR="00434578">
          <w:rPr>
            <w:rFonts w:ascii="Times New Roman" w:hAnsi="Times New Roman" w:cs="Times New Roman"/>
          </w:rPr>
          <w:t>whether</w:t>
        </w:r>
      </w:ins>
      <w:ins w:id="27" w:author="Siyu Wang" w:date="2025-11-26T16:04:00Z" w16du:dateUtc="2025-11-26T21:04:00Z">
        <w:r w:rsidR="00434578">
          <w:rPr>
            <w:rFonts w:ascii="Times New Roman" w:hAnsi="Times New Roman" w:cs="Times New Roman"/>
          </w:rPr>
          <w:t xml:space="preserve"> these </w:t>
        </w:r>
      </w:ins>
      <w:ins w:id="28" w:author="Siyu Wang" w:date="2025-11-26T16:13:00Z" w16du:dateUtc="2025-11-26T21:13:00Z">
        <w:r w:rsidR="00686F0A">
          <w:rPr>
            <w:rFonts w:ascii="Times New Roman" w:hAnsi="Times New Roman" w:cs="Times New Roman"/>
          </w:rPr>
          <w:t>neural representations</w:t>
        </w:r>
      </w:ins>
      <w:ins w:id="29" w:author="Siyu Wang" w:date="2025-11-26T16:04:00Z" w16du:dateUtc="2025-11-26T21:04:00Z">
        <w:r w:rsidR="00434578">
          <w:rPr>
            <w:rFonts w:ascii="Times New Roman" w:hAnsi="Times New Roman" w:cs="Times New Roman"/>
          </w:rPr>
          <w:t xml:space="preserve"> are </w:t>
        </w:r>
      </w:ins>
      <w:ins w:id="30" w:author="Siyu Wang" w:date="2025-11-26T16:13:00Z" w16du:dateUtc="2025-11-26T21:13:00Z">
        <w:r w:rsidR="00686F0A">
          <w:rPr>
            <w:rFonts w:ascii="Times New Roman" w:hAnsi="Times New Roman" w:cs="Times New Roman"/>
          </w:rPr>
          <w:t xml:space="preserve">universal and </w:t>
        </w:r>
      </w:ins>
      <w:ins w:id="31" w:author="Siyu Wang" w:date="2025-11-26T16:09:00Z" w16du:dateUtc="2025-11-26T21:09:00Z">
        <w:r w:rsidR="00434578">
          <w:rPr>
            <w:rFonts w:ascii="Times New Roman" w:hAnsi="Times New Roman" w:cs="Times New Roman"/>
          </w:rPr>
          <w:t xml:space="preserve">task-independent, or </w:t>
        </w:r>
      </w:ins>
      <w:ins w:id="32" w:author="Siyu Wang" w:date="2025-11-26T16:04:00Z" w16du:dateUtc="2025-11-26T21:04:00Z">
        <w:r w:rsidR="00434578">
          <w:rPr>
            <w:rFonts w:ascii="Times New Roman" w:hAnsi="Times New Roman" w:cs="Times New Roman"/>
          </w:rPr>
          <w:t xml:space="preserve">strategy </w:t>
        </w:r>
      </w:ins>
      <w:ins w:id="33" w:author="Siyu Wang" w:date="2025-11-26T16:08:00Z" w16du:dateUtc="2025-11-26T21:08:00Z">
        <w:r w:rsidR="00434578">
          <w:rPr>
            <w:rFonts w:ascii="Times New Roman" w:hAnsi="Times New Roman" w:cs="Times New Roman"/>
          </w:rPr>
          <w:t xml:space="preserve">and </w:t>
        </w:r>
      </w:ins>
      <w:ins w:id="34" w:author="Siyu Wang" w:date="2025-11-26T16:09:00Z" w16du:dateUtc="2025-11-26T21:09:00Z">
        <w:r w:rsidR="00434578">
          <w:rPr>
            <w:rFonts w:ascii="Times New Roman" w:hAnsi="Times New Roman" w:cs="Times New Roman"/>
          </w:rPr>
          <w:t>context</w:t>
        </w:r>
      </w:ins>
      <w:ins w:id="35" w:author="Siyu Wang" w:date="2025-11-26T16:08:00Z" w16du:dateUtc="2025-11-26T21:08:00Z">
        <w:r w:rsidR="00434578">
          <w:rPr>
            <w:rFonts w:ascii="Times New Roman" w:hAnsi="Times New Roman" w:cs="Times New Roman"/>
          </w:rPr>
          <w:t xml:space="preserve"> </w:t>
        </w:r>
      </w:ins>
      <w:ins w:id="36" w:author="Siyu Wang" w:date="2025-11-26T16:04:00Z" w16du:dateUtc="2025-11-26T21:04:00Z">
        <w:r w:rsidR="00434578">
          <w:rPr>
            <w:rFonts w:ascii="Times New Roman" w:hAnsi="Times New Roman" w:cs="Times New Roman"/>
          </w:rPr>
          <w:t>dependent</w:t>
        </w:r>
      </w:ins>
      <w:del w:id="37" w:author="Siyu Wang" w:date="2025-11-26T16:04:00Z" w16du:dateUtc="2025-11-26T21:04:00Z">
        <w:r w:rsidR="003B37BE" w:rsidRPr="000B7588" w:rsidDel="00434578">
          <w:rPr>
            <w:rFonts w:ascii="Times New Roman" w:hAnsi="Times New Roman" w:cs="Times New Roman"/>
          </w:rPr>
          <w:delText>adapt to contextual demands</w:delText>
        </w:r>
        <w:r w:rsidR="003B37BE" w:rsidRPr="003B37BE" w:rsidDel="00434578">
          <w:rPr>
            <w:rFonts w:ascii="Times New Roman" w:hAnsi="Times New Roman" w:cs="Times New Roman"/>
          </w:rPr>
          <w:delText xml:space="preserve">, and </w:delText>
        </w:r>
        <w:r w:rsidR="003B37BE" w:rsidRPr="000B7588" w:rsidDel="00434578">
          <w:rPr>
            <w:rFonts w:ascii="Times New Roman" w:hAnsi="Times New Roman" w:cs="Times New Roman"/>
          </w:rPr>
          <w:delText>vary across individuals</w:delText>
        </w:r>
      </w:del>
      <w:r w:rsidR="003B37BE" w:rsidRPr="003B37BE">
        <w:rPr>
          <w:rFonts w:ascii="Times New Roman" w:hAnsi="Times New Roman" w:cs="Times New Roman"/>
        </w:rPr>
        <w:t xml:space="preserve">. </w:t>
      </w:r>
      <w:r w:rsidR="003B37BE">
        <w:rPr>
          <w:rFonts w:ascii="Times New Roman" w:hAnsi="Times New Roman" w:cs="Times New Roman"/>
        </w:rPr>
        <w:t xml:space="preserve">To address these questions, we </w:t>
      </w:r>
      <w:r w:rsidR="000B7588">
        <w:rPr>
          <w:rFonts w:ascii="Times New Roman" w:hAnsi="Times New Roman" w:cs="Times New Roman"/>
        </w:rPr>
        <w:t>employed</w:t>
      </w:r>
      <w:r w:rsidR="000B7588" w:rsidRPr="009D459E">
        <w:rPr>
          <w:rFonts w:ascii="Times New Roman" w:hAnsi="Times New Roman"/>
        </w:rPr>
        <w:t xml:space="preserve"> </w:t>
      </w:r>
      <w:r w:rsidR="003B37BE" w:rsidRPr="009D459E">
        <w:rPr>
          <w:rFonts w:ascii="Times New Roman" w:hAnsi="Times New Roman"/>
        </w:rPr>
        <w:t>a two-step go-signal</w:t>
      </w:r>
      <w:r w:rsidR="003B37BE">
        <w:rPr>
          <w:rFonts w:ascii="Times New Roman" w:hAnsi="Times New Roman" w:cs="Times New Roman"/>
        </w:rPr>
        <w:t xml:space="preserve"> design</w:t>
      </w:r>
      <w:ins w:id="38" w:author="Siyu Wang" w:date="2025-11-26T16:12:00Z" w16du:dateUtc="2025-11-26T21:12:00Z">
        <w:r w:rsidR="00700388">
          <w:rPr>
            <w:rFonts w:ascii="Times New Roman" w:hAnsi="Times New Roman" w:cs="Times New Roman"/>
          </w:rPr>
          <w:t xml:space="preserve"> which separates value evaluation and action execution, </w:t>
        </w:r>
      </w:ins>
      <w:r w:rsidR="003B37BE">
        <w:rPr>
          <w:rFonts w:ascii="Times New Roman" w:hAnsi="Times New Roman" w:cs="Times New Roman"/>
        </w:rPr>
        <w:t xml:space="preserve"> </w:t>
      </w:r>
      <w:del w:id="39" w:author="Siyu Wang" w:date="2025-11-26T16:12:00Z" w16du:dateUtc="2025-11-26T21:12:00Z">
        <w:r w:rsidR="003B37BE" w:rsidDel="00700388">
          <w:rPr>
            <w:rFonts w:ascii="Times New Roman" w:hAnsi="Times New Roman" w:cs="Times New Roman"/>
          </w:rPr>
          <w:delText>that</w:delText>
        </w:r>
      </w:del>
      <w:del w:id="40" w:author="Siyu Wang" w:date="2025-11-26T16:11:00Z" w16du:dateUtc="2025-11-26T21:11:00Z">
        <w:r w:rsidR="003B37BE" w:rsidDel="00C14005">
          <w:rPr>
            <w:rFonts w:ascii="Times New Roman" w:hAnsi="Times New Roman" w:cs="Times New Roman"/>
          </w:rPr>
          <w:delText xml:space="preserve"> </w:delText>
        </w:r>
        <w:r w:rsidR="00172B94" w:rsidDel="00C14005">
          <w:rPr>
            <w:rFonts w:ascii="Times New Roman" w:hAnsi="Times New Roman" w:cs="Times New Roman"/>
          </w:rPr>
          <w:delText>separates</w:delText>
        </w:r>
        <w:r w:rsidR="00172B94" w:rsidRPr="009D459E" w:rsidDel="00C14005">
          <w:rPr>
            <w:rFonts w:ascii="Times New Roman" w:hAnsi="Times New Roman"/>
          </w:rPr>
          <w:delText xml:space="preserve"> </w:delText>
        </w:r>
      </w:del>
      <w:del w:id="41" w:author="Siyu Wang" w:date="2025-11-26T16:10:00Z" w16du:dateUtc="2025-11-26T21:10:00Z">
        <w:r w:rsidR="00172B94" w:rsidRPr="009D459E" w:rsidDel="00DC7578">
          <w:rPr>
            <w:rFonts w:ascii="Times New Roman" w:hAnsi="Times New Roman"/>
          </w:rPr>
          <w:delText xml:space="preserve">offer </w:delText>
        </w:r>
      </w:del>
      <w:ins w:id="42" w:author="Siyu Wang" w:date="2025-11-26T16:12:00Z" w16du:dateUtc="2025-11-26T21:12:00Z">
        <w:r w:rsidR="00700388">
          <w:rPr>
            <w:rFonts w:ascii="Times New Roman" w:hAnsi="Times New Roman" w:cs="Times New Roman"/>
          </w:rPr>
          <w:t>and at the same time</w:t>
        </w:r>
      </w:ins>
      <w:ins w:id="43" w:author="Siyu Wang" w:date="2025-11-26T16:11:00Z" w16du:dateUtc="2025-11-26T21:11:00Z">
        <w:r w:rsidR="00C14005">
          <w:rPr>
            <w:rFonts w:ascii="Times New Roman" w:hAnsi="Times New Roman" w:cs="Times New Roman"/>
          </w:rPr>
          <w:t xml:space="preserve"> imposes </w:t>
        </w:r>
      </w:ins>
      <w:ins w:id="44" w:author="Siyu Wang" w:date="2025-11-26T16:12:00Z" w16du:dateUtc="2025-11-26T21:12:00Z">
        <w:r w:rsidR="0025551D">
          <w:rPr>
            <w:rFonts w:ascii="Times New Roman" w:hAnsi="Times New Roman" w:cs="Times New Roman"/>
          </w:rPr>
          <w:t xml:space="preserve">additional </w:t>
        </w:r>
      </w:ins>
      <w:ins w:id="45" w:author="Siyu Wang" w:date="2025-11-26T16:11:00Z" w16du:dateUtc="2025-11-26T21:11:00Z">
        <w:r w:rsidR="00C14005">
          <w:rPr>
            <w:rFonts w:ascii="Times New Roman" w:hAnsi="Times New Roman" w:cs="Times New Roman"/>
          </w:rPr>
          <w:t>context</w:t>
        </w:r>
      </w:ins>
      <w:ins w:id="46" w:author="Siyu Wang" w:date="2025-11-26T16:12:00Z" w16du:dateUtc="2025-11-26T21:12:00Z">
        <w:r w:rsidR="00C14005">
          <w:rPr>
            <w:rFonts w:ascii="Times New Roman" w:hAnsi="Times New Roman" w:cs="Times New Roman"/>
          </w:rPr>
          <w:t xml:space="preserve">ual demand </w:t>
        </w:r>
      </w:ins>
      <w:ins w:id="47" w:author="Siyu Wang" w:date="2025-11-26T16:13:00Z" w16du:dateUtc="2025-11-26T21:13:00Z">
        <w:r w:rsidR="00416E4A">
          <w:rPr>
            <w:rFonts w:ascii="Times New Roman" w:hAnsi="Times New Roman" w:cs="Times New Roman"/>
          </w:rPr>
          <w:t>amid a</w:t>
        </w:r>
      </w:ins>
      <w:ins w:id="48" w:author="Siyu Wang" w:date="2025-11-26T16:12:00Z" w16du:dateUtc="2025-11-26T21:12:00Z">
        <w:r w:rsidR="00C14005">
          <w:rPr>
            <w:rFonts w:ascii="Times New Roman" w:hAnsi="Times New Roman" w:cs="Times New Roman"/>
          </w:rPr>
          <w:t xml:space="preserve"> trial. </w:t>
        </w:r>
      </w:ins>
      <w:del w:id="49" w:author="Siyu Wang" w:date="2025-11-26T16:10:00Z" w16du:dateUtc="2025-11-26T21:10:00Z">
        <w:r w:rsidR="00172B94" w:rsidRPr="009D459E" w:rsidDel="00DC7578">
          <w:rPr>
            <w:rFonts w:ascii="Times New Roman" w:hAnsi="Times New Roman"/>
          </w:rPr>
          <w:delText>evaluation</w:delText>
        </w:r>
      </w:del>
      <w:del w:id="50" w:author="Siyu Wang" w:date="2025-11-26T16:11:00Z" w16du:dateUtc="2025-11-26T21:11:00Z">
        <w:r w:rsidR="00172B94" w:rsidRPr="009D459E" w:rsidDel="00C14005">
          <w:rPr>
            <w:rFonts w:ascii="Times New Roman" w:hAnsi="Times New Roman"/>
          </w:rPr>
          <w:delText xml:space="preserve"> from action execution</w:delText>
        </w:r>
        <w:r w:rsidR="00172B94" w:rsidDel="00C14005">
          <w:rPr>
            <w:rFonts w:ascii="Times New Roman" w:hAnsi="Times New Roman" w:cs="Times New Roman"/>
          </w:rPr>
          <w:delText xml:space="preserve"> and introduces </w:delText>
        </w:r>
        <w:r w:rsidR="003B37BE" w:rsidRPr="003B37BE" w:rsidDel="00C14005">
          <w:rPr>
            <w:rFonts w:ascii="Times New Roman" w:hAnsi="Times New Roman" w:cs="Times New Roman"/>
          </w:rPr>
          <w:delText xml:space="preserve">uncertainty </w:delText>
        </w:r>
        <w:r w:rsidR="000B7588" w:rsidDel="00C14005">
          <w:rPr>
            <w:rFonts w:ascii="Times New Roman" w:hAnsi="Times New Roman" w:cs="Times New Roman"/>
          </w:rPr>
          <w:delText>regarding</w:delText>
        </w:r>
        <w:r w:rsidR="000B7588" w:rsidRPr="003B37BE" w:rsidDel="00C14005">
          <w:rPr>
            <w:rFonts w:ascii="Times New Roman" w:hAnsi="Times New Roman" w:cs="Times New Roman"/>
          </w:rPr>
          <w:delText xml:space="preserve"> </w:delText>
        </w:r>
        <w:r w:rsidR="003B37BE" w:rsidRPr="009D459E" w:rsidDel="00C14005">
          <w:rPr>
            <w:rFonts w:ascii="Times New Roman" w:hAnsi="Times New Roman"/>
          </w:rPr>
          <w:delText xml:space="preserve">when </w:delText>
        </w:r>
        <w:r w:rsidR="00172B94" w:rsidDel="00C14005">
          <w:rPr>
            <w:rFonts w:ascii="Times New Roman" w:hAnsi="Times New Roman" w:cs="Times New Roman"/>
          </w:rPr>
          <w:delText>a</w:delText>
        </w:r>
        <w:r w:rsidR="003B37BE" w:rsidRPr="003B37BE" w:rsidDel="00C14005">
          <w:rPr>
            <w:rFonts w:ascii="Times New Roman" w:hAnsi="Times New Roman" w:cs="Times New Roman"/>
          </w:rPr>
          <w:delText xml:space="preserve"> </w:delText>
        </w:r>
        <w:r w:rsidR="003B37BE" w:rsidRPr="009D459E" w:rsidDel="00C14005">
          <w:rPr>
            <w:rFonts w:ascii="Times New Roman" w:hAnsi="Times New Roman"/>
          </w:rPr>
          <w:delText>choice</w:delText>
        </w:r>
        <w:r w:rsidR="003B37BE" w:rsidRPr="003B37BE" w:rsidDel="00C14005">
          <w:rPr>
            <w:rFonts w:ascii="Times New Roman" w:hAnsi="Times New Roman" w:cs="Times New Roman"/>
          </w:rPr>
          <w:delText xml:space="preserve"> can be </w:delText>
        </w:r>
        <w:r w:rsidR="00172B94" w:rsidDel="00C14005">
          <w:rPr>
            <w:rFonts w:ascii="Times New Roman" w:hAnsi="Times New Roman" w:cs="Times New Roman"/>
          </w:rPr>
          <w:delText>made</w:delText>
        </w:r>
        <w:r w:rsidR="003B37BE" w:rsidRPr="009D459E" w:rsidDel="00C14005">
          <w:rPr>
            <w:rFonts w:ascii="Times New Roman" w:hAnsi="Times New Roman"/>
          </w:rPr>
          <w:delText>.</w:delText>
        </w:r>
      </w:del>
    </w:p>
    <w:p w14:paraId="393E531E" w14:textId="796717E5" w:rsidR="00686F0A" w:rsidRDefault="00686F0A" w:rsidP="00154F0B">
      <w:pPr>
        <w:spacing w:line="240" w:lineRule="auto"/>
        <w:rPr>
          <w:ins w:id="51" w:author="Siyu Wang" w:date="2025-11-26T16:17:00Z" w16du:dateUtc="2025-11-26T21:17:00Z"/>
          <w:rFonts w:ascii="Times New Roman" w:hAnsi="Times New Roman" w:cs="Times New Roman"/>
        </w:rPr>
      </w:pPr>
      <w:moveToRangeStart w:id="52" w:author="Siyu Wang" w:date="2025-11-26T16:14:00Z" w:name="move215066113"/>
      <w:moveTo w:id="53" w:author="Siyu Wang" w:date="2025-11-26T16:14:00Z" w16du:dateUtc="2025-11-26T21:14:00Z">
        <w:del w:id="54" w:author="Siyu Wang" w:date="2025-11-26T16:15:00Z" w16du:dateUtc="2025-11-26T21:15:00Z">
          <w:r w:rsidDel="00686F0A">
            <w:rPr>
              <w:rFonts w:ascii="Times New Roman" w:hAnsi="Times New Roman" w:cs="Times New Roman"/>
            </w:rPr>
            <w:delText>The</w:delText>
          </w:r>
        </w:del>
      </w:moveTo>
      <w:ins w:id="55" w:author="Siyu Wang" w:date="2025-11-26T16:15:00Z" w16du:dateUtc="2025-11-26T21:15:00Z">
        <w:r>
          <w:rPr>
            <w:rFonts w:ascii="Times New Roman" w:hAnsi="Times New Roman" w:cs="Times New Roman"/>
          </w:rPr>
          <w:t>Our</w:t>
        </w:r>
      </w:ins>
      <w:moveTo w:id="56" w:author="Siyu Wang" w:date="2025-11-26T16:14:00Z" w16du:dateUtc="2025-11-26T21:14:00Z">
        <w:r w:rsidRPr="000B7588">
          <w:rPr>
            <w:rFonts w:ascii="Times New Roman" w:hAnsi="Times New Roman" w:cs="Times New Roman"/>
          </w:rPr>
          <w:t xml:space="preserve"> two monkeys adopted distinct decision strategies. </w:t>
        </w:r>
        <w:r>
          <w:rPr>
            <w:rFonts w:ascii="Times New Roman" w:hAnsi="Times New Roman" w:cs="Times New Roman"/>
          </w:rPr>
          <w:t>Monkey S</w:t>
        </w:r>
        <w:r w:rsidRPr="000B7588">
          <w:rPr>
            <w:rFonts w:ascii="Times New Roman" w:hAnsi="Times New Roman" w:cs="Times New Roman"/>
          </w:rPr>
          <w:t xml:space="preserve"> showed early integration of reward and </w:t>
        </w:r>
        <w:proofErr w:type="gramStart"/>
        <w:r w:rsidRPr="000B7588">
          <w:rPr>
            <w:rFonts w:ascii="Times New Roman" w:hAnsi="Times New Roman" w:cs="Times New Roman"/>
          </w:rPr>
          <w:t>delay</w:t>
        </w:r>
      </w:moveTo>
      <w:proofErr w:type="gramEnd"/>
      <w:ins w:id="57" w:author="Siyu Wang" w:date="2025-11-26T16:16:00Z" w16du:dateUtc="2025-11-26T21:16:00Z">
        <w:r>
          <w:rPr>
            <w:rFonts w:ascii="Times New Roman" w:hAnsi="Times New Roman" w:cs="Times New Roman"/>
          </w:rPr>
          <w:t xml:space="preserve"> and on-the-fly readjustment based on the contextual demand signaled by the go-cue</w:t>
        </w:r>
      </w:ins>
      <w:moveTo w:id="58" w:author="Siyu Wang" w:date="2025-11-26T16:14:00Z" w16du:dateUtc="2025-11-26T21:14:00Z">
        <w:r w:rsidRPr="000B7588">
          <w:rPr>
            <w:rFonts w:ascii="Times New Roman" w:hAnsi="Times New Roman" w:cs="Times New Roman"/>
          </w:rPr>
          <w:t>, consistent with</w:t>
        </w:r>
        <w:r w:rsidRPr="009D459E">
          <w:rPr>
            <w:rFonts w:ascii="Times New Roman" w:hAnsi="Times New Roman"/>
          </w:rPr>
          <w:t xml:space="preserve"> a </w:t>
        </w:r>
        <w:r w:rsidRPr="00172B94">
          <w:rPr>
            <w:rFonts w:ascii="Times New Roman" w:hAnsi="Times New Roman" w:cs="Times New Roman"/>
          </w:rPr>
          <w:t>proactive</w:t>
        </w:r>
        <w:r w:rsidRPr="000B7588">
          <w:rPr>
            <w:rFonts w:ascii="Times New Roman" w:hAnsi="Times New Roman" w:cs="Times New Roman"/>
          </w:rPr>
          <w:t xml:space="preserve"> evaluation.</w:t>
        </w:r>
        <w:r w:rsidRPr="009D459E">
          <w:rPr>
            <w:rFonts w:ascii="Times New Roman" w:hAnsi="Times New Roman"/>
          </w:rPr>
          <w:t xml:space="preserve"> Monkey T</w:t>
        </w:r>
      </w:moveTo>
      <w:ins w:id="59" w:author="Siyu Wang" w:date="2025-11-26T16:16:00Z" w16du:dateUtc="2025-11-26T21:16:00Z">
        <w:r w:rsidR="006F36C0">
          <w:rPr>
            <w:rFonts w:ascii="Times New Roman" w:hAnsi="Times New Roman"/>
          </w:rPr>
          <w:t xml:space="preserve">, however, </w:t>
        </w:r>
      </w:ins>
      <w:moveTo w:id="60" w:author="Siyu Wang" w:date="2025-11-26T16:14:00Z" w16du:dateUtc="2025-11-26T21:14:00Z">
        <w:del w:id="61" w:author="Siyu Wang" w:date="2025-11-26T16:16:00Z" w16du:dateUtc="2025-11-26T21:16:00Z">
          <w:r w:rsidRPr="009D459E" w:rsidDel="006F36C0">
            <w:rPr>
              <w:rFonts w:ascii="Times New Roman" w:hAnsi="Times New Roman"/>
            </w:rPr>
            <w:delText xml:space="preserve"> </w:delText>
          </w:r>
        </w:del>
        <w:r w:rsidRPr="000B7588">
          <w:rPr>
            <w:rFonts w:ascii="Times New Roman" w:hAnsi="Times New Roman" w:cs="Times New Roman"/>
          </w:rPr>
          <w:t>showed</w:t>
        </w:r>
        <w:r w:rsidRPr="009D459E">
          <w:rPr>
            <w:rFonts w:ascii="Times New Roman" w:hAnsi="Times New Roman"/>
          </w:rPr>
          <w:t xml:space="preserve"> </w:t>
        </w:r>
        <w:del w:id="62" w:author="Siyu Wang" w:date="2025-11-26T16:16:00Z" w16du:dateUtc="2025-11-26T21:16:00Z">
          <w:r w:rsidRPr="009D459E" w:rsidDel="006F36C0">
            <w:rPr>
              <w:rFonts w:ascii="Times New Roman" w:hAnsi="Times New Roman"/>
            </w:rPr>
            <w:delText>later</w:delText>
          </w:r>
        </w:del>
      </w:moveTo>
      <w:ins w:id="63" w:author="Siyu Wang" w:date="2025-11-26T16:16:00Z" w16du:dateUtc="2025-11-26T21:16:00Z">
        <w:r w:rsidR="006F36C0">
          <w:rPr>
            <w:rFonts w:ascii="Times New Roman" w:hAnsi="Times New Roman"/>
          </w:rPr>
          <w:t>slower</w:t>
        </w:r>
      </w:ins>
      <w:moveTo w:id="64" w:author="Siyu Wang" w:date="2025-11-26T16:14:00Z" w16du:dateUtc="2025-11-26T21:14:00Z">
        <w:r w:rsidRPr="000B7588">
          <w:rPr>
            <w:rFonts w:ascii="Times New Roman" w:hAnsi="Times New Roman" w:cs="Times New Roman"/>
          </w:rPr>
          <w:t xml:space="preserve"> integration</w:t>
        </w:r>
        <w:r w:rsidRPr="009D459E">
          <w:rPr>
            <w:rFonts w:ascii="Times New Roman" w:hAnsi="Times New Roman"/>
          </w:rPr>
          <w:t xml:space="preserve">, consistent with a reactive, cue-driven strategy. </w:t>
        </w:r>
        <w:r w:rsidRPr="000B7588">
          <w:rPr>
            <w:rFonts w:ascii="Times New Roman" w:hAnsi="Times New Roman" w:cs="Times New Roman"/>
          </w:rPr>
          <w:t xml:space="preserve">These </w:t>
        </w:r>
      </w:moveTo>
      <w:ins w:id="65" w:author="Siyu Wang" w:date="2025-11-26T16:17:00Z" w16du:dateUtc="2025-11-26T21:17:00Z">
        <w:r w:rsidR="005F5A77">
          <w:rPr>
            <w:rFonts w:ascii="Times New Roman" w:hAnsi="Times New Roman" w:cs="Times New Roman"/>
          </w:rPr>
          <w:t xml:space="preserve">behavioral </w:t>
        </w:r>
      </w:ins>
      <w:moveTo w:id="66" w:author="Siyu Wang" w:date="2025-11-26T16:14:00Z" w16du:dateUtc="2025-11-26T21:14:00Z">
        <w:r w:rsidRPr="000B7588">
          <w:rPr>
            <w:rFonts w:ascii="Times New Roman" w:hAnsi="Times New Roman" w:cs="Times New Roman"/>
          </w:rPr>
          <w:t xml:space="preserve">differences were </w:t>
        </w:r>
        <w:del w:id="67" w:author="Siyu Wang" w:date="2025-11-26T16:17:00Z" w16du:dateUtc="2025-11-26T21:17:00Z">
          <w:r w:rsidRPr="000B7588" w:rsidDel="005F5A77">
            <w:rPr>
              <w:rFonts w:ascii="Times New Roman" w:hAnsi="Times New Roman" w:cs="Times New Roman"/>
            </w:rPr>
            <w:delText>strongly</w:delText>
          </w:r>
        </w:del>
      </w:moveTo>
      <w:ins w:id="68" w:author="Siyu Wang" w:date="2025-11-26T16:17:00Z" w16du:dateUtc="2025-11-26T21:17:00Z">
        <w:r w:rsidR="005F5A77">
          <w:rPr>
            <w:rFonts w:ascii="Times New Roman" w:hAnsi="Times New Roman" w:cs="Times New Roman"/>
          </w:rPr>
          <w:t>further</w:t>
        </w:r>
      </w:ins>
      <w:moveTo w:id="69" w:author="Siyu Wang" w:date="2025-11-26T16:14:00Z" w16du:dateUtc="2025-11-26T21:14:00Z">
        <w:r w:rsidRPr="000B7588">
          <w:rPr>
            <w:rFonts w:ascii="Times New Roman" w:hAnsi="Times New Roman" w:cs="Times New Roman"/>
          </w:rPr>
          <w:t xml:space="preserve"> reflected in </w:t>
        </w:r>
        <w:r>
          <w:rPr>
            <w:rFonts w:ascii="Times New Roman" w:hAnsi="Times New Roman" w:cs="Times New Roman"/>
          </w:rPr>
          <w:t xml:space="preserve">the </w:t>
        </w:r>
      </w:moveTo>
      <w:ins w:id="70" w:author="Siyu Wang" w:date="2025-11-26T16:17:00Z" w16du:dateUtc="2025-11-26T21:17:00Z">
        <w:r w:rsidR="005F5A77">
          <w:rPr>
            <w:rFonts w:ascii="Times New Roman" w:hAnsi="Times New Roman" w:cs="Times New Roman"/>
          </w:rPr>
          <w:t xml:space="preserve">neural </w:t>
        </w:r>
      </w:ins>
      <w:moveTo w:id="71" w:author="Siyu Wang" w:date="2025-11-26T16:14:00Z" w16du:dateUtc="2025-11-26T21:14:00Z">
        <w:r>
          <w:rPr>
            <w:rFonts w:ascii="Times New Roman" w:hAnsi="Times New Roman" w:cs="Times New Roman"/>
          </w:rPr>
          <w:t xml:space="preserve">activity of </w:t>
        </w:r>
        <w:proofErr w:type="spellStart"/>
        <w:r w:rsidRPr="000B7588">
          <w:rPr>
            <w:rFonts w:ascii="Times New Roman" w:hAnsi="Times New Roman" w:cs="Times New Roman"/>
          </w:rPr>
          <w:t>dlPFC</w:t>
        </w:r>
        <w:proofErr w:type="spellEnd"/>
        <w:r w:rsidRPr="000B7588">
          <w:rPr>
            <w:rFonts w:ascii="Times New Roman" w:hAnsi="Times New Roman" w:cs="Times New Roman"/>
          </w:rPr>
          <w:t xml:space="preserve"> population. </w:t>
        </w:r>
      </w:moveTo>
      <w:ins w:id="72" w:author="Siyu Wang" w:date="2025-11-26T16:19:00Z" w16du:dateUtc="2025-11-26T21:19:00Z">
        <w:r w:rsidR="00154F0B">
          <w:rPr>
            <w:rFonts w:ascii="Times New Roman" w:hAnsi="Times New Roman" w:cs="Times New Roman"/>
          </w:rPr>
          <w:t>Neural</w:t>
        </w:r>
      </w:ins>
      <w:ins w:id="73" w:author="Siyu Wang" w:date="2025-11-26T16:18:00Z" w16du:dateUtc="2025-11-26T21:18:00Z">
        <w:r w:rsidR="00154F0B" w:rsidRPr="00A01FF6">
          <w:rPr>
            <w:rFonts w:ascii="Times New Roman" w:hAnsi="Times New Roman" w:cs="Times New Roman"/>
          </w:rPr>
          <w:t xml:space="preserve"> coding </w:t>
        </w:r>
      </w:ins>
      <w:ins w:id="74" w:author="Siyu Wang" w:date="2025-11-26T16:20:00Z" w16du:dateUtc="2025-11-26T21:20:00Z">
        <w:r w:rsidR="00154F0B">
          <w:rPr>
            <w:rFonts w:ascii="Times New Roman" w:hAnsi="Times New Roman" w:cs="Times New Roman"/>
          </w:rPr>
          <w:t xml:space="preserve">in monkey S </w:t>
        </w:r>
      </w:ins>
      <w:ins w:id="75" w:author="Siyu Wang" w:date="2025-11-26T16:18:00Z" w16du:dateUtc="2025-11-26T21:18:00Z">
        <w:r w:rsidR="00154F0B" w:rsidRPr="00A01FF6">
          <w:rPr>
            <w:rFonts w:ascii="Times New Roman" w:hAnsi="Times New Roman" w:cs="Times New Roman"/>
          </w:rPr>
          <w:t xml:space="preserve">was </w:t>
        </w:r>
      </w:ins>
      <w:ins w:id="76" w:author="Siyu Wang" w:date="2025-11-26T16:20:00Z" w16du:dateUtc="2025-11-26T21:20:00Z">
        <w:r w:rsidR="00154F0B">
          <w:rPr>
            <w:rFonts w:ascii="Times New Roman" w:hAnsi="Times New Roman" w:cs="Times New Roman"/>
          </w:rPr>
          <w:t xml:space="preserve">non-linear, </w:t>
        </w:r>
      </w:ins>
      <w:ins w:id="77" w:author="Siyu Wang" w:date="2025-11-26T16:18:00Z" w16du:dateUtc="2025-11-26T21:18:00Z">
        <w:r w:rsidR="00154F0B" w:rsidRPr="00A01FF6">
          <w:rPr>
            <w:rFonts w:ascii="Times New Roman" w:hAnsi="Times New Roman" w:cs="Times New Roman"/>
          </w:rPr>
          <w:t>dynamic</w:t>
        </w:r>
        <w:r w:rsidR="00154F0B">
          <w:rPr>
            <w:rFonts w:ascii="Times New Roman" w:hAnsi="Times New Roman" w:cs="Times New Roman"/>
          </w:rPr>
          <w:t xml:space="preserve"> a</w:t>
        </w:r>
      </w:ins>
      <w:ins w:id="78" w:author="Siyu Wang" w:date="2025-11-26T16:19:00Z" w16du:dateUtc="2025-11-26T21:19:00Z">
        <w:r w:rsidR="00154F0B">
          <w:rPr>
            <w:rFonts w:ascii="Times New Roman" w:hAnsi="Times New Roman" w:cs="Times New Roman"/>
          </w:rPr>
          <w:t xml:space="preserve">nd </w:t>
        </w:r>
        <w:proofErr w:type="gramStart"/>
        <w:r w:rsidR="00154F0B">
          <w:rPr>
            <w:rFonts w:ascii="Times New Roman" w:hAnsi="Times New Roman" w:cs="Times New Roman"/>
          </w:rPr>
          <w:t>context-sensitive</w:t>
        </w:r>
      </w:ins>
      <w:proofErr w:type="gramEnd"/>
      <w:ins w:id="79" w:author="Siyu Wang" w:date="2025-11-26T16:18:00Z" w16du:dateUtc="2025-11-26T21:18:00Z">
        <w:r w:rsidR="00154F0B">
          <w:rPr>
            <w:rFonts w:ascii="Times New Roman" w:hAnsi="Times New Roman" w:cs="Times New Roman"/>
          </w:rPr>
          <w:t xml:space="preserve">. </w:t>
        </w:r>
      </w:ins>
      <w:ins w:id="80" w:author="Siyu Wang" w:date="2025-11-26T16:19:00Z" w16du:dateUtc="2025-11-26T21:19:00Z">
        <w:r w:rsidR="00154F0B">
          <w:rPr>
            <w:rFonts w:ascii="Times New Roman" w:hAnsi="Times New Roman" w:cs="Times New Roman"/>
          </w:rPr>
          <w:t xml:space="preserve">whereas </w:t>
        </w:r>
      </w:ins>
      <w:moveTo w:id="81" w:author="Siyu Wang" w:date="2025-11-26T16:14:00Z" w16du:dateUtc="2025-11-26T21:14:00Z">
        <w:del w:id="82" w:author="Siyu Wang" w:date="2025-11-26T16:19:00Z" w16du:dateUtc="2025-11-26T21:19:00Z">
          <w:r w:rsidDel="00154F0B">
            <w:rPr>
              <w:rFonts w:ascii="Times New Roman" w:hAnsi="Times New Roman" w:cs="Times New Roman"/>
            </w:rPr>
            <w:delText xml:space="preserve">Population analyses showed that monkey S relied on distributed, context-sensitive coding, while </w:delText>
          </w:r>
        </w:del>
        <w:r>
          <w:rPr>
            <w:rFonts w:ascii="Times New Roman" w:hAnsi="Times New Roman" w:cs="Times New Roman"/>
          </w:rPr>
          <w:t>monkey T</w:t>
        </w:r>
      </w:moveTo>
      <w:ins w:id="83" w:author="Siyu Wang" w:date="2025-11-26T16:19:00Z" w16du:dateUtc="2025-11-26T21:19:00Z">
        <w:r w:rsidR="00154F0B">
          <w:rPr>
            <w:rFonts w:ascii="Times New Roman" w:hAnsi="Times New Roman" w:cs="Times New Roman"/>
          </w:rPr>
          <w:t xml:space="preserve"> </w:t>
        </w:r>
      </w:ins>
      <w:moveTo w:id="84" w:author="Siyu Wang" w:date="2025-11-26T16:14:00Z" w16du:dateUtc="2025-11-26T21:14:00Z">
        <w:del w:id="85" w:author="Siyu Wang" w:date="2025-11-26T16:19:00Z" w16du:dateUtc="2025-11-26T21:19:00Z">
          <w:r w:rsidDel="00154F0B">
            <w:rPr>
              <w:rFonts w:ascii="Times New Roman" w:hAnsi="Times New Roman" w:cs="Times New Roman"/>
            </w:rPr>
            <w:delText xml:space="preserve"> </w:delText>
          </w:r>
        </w:del>
        <w:r>
          <w:rPr>
            <w:rFonts w:ascii="Times New Roman" w:hAnsi="Times New Roman" w:cs="Times New Roman"/>
          </w:rPr>
          <w:t xml:space="preserve">exhibited </w:t>
        </w:r>
        <w:del w:id="86" w:author="Siyu Wang" w:date="2025-11-26T16:20:00Z" w16du:dateUtc="2025-11-26T21:20:00Z">
          <w:r w:rsidDel="00154F0B">
            <w:rPr>
              <w:rFonts w:ascii="Times New Roman" w:hAnsi="Times New Roman" w:cs="Times New Roman"/>
            </w:rPr>
            <w:delText xml:space="preserve">a more rigid </w:delText>
          </w:r>
        </w:del>
      </w:moveTo>
      <w:ins w:id="87" w:author="Siyu Wang" w:date="2025-11-26T16:20:00Z" w16du:dateUtc="2025-11-26T21:20:00Z">
        <w:r w:rsidR="00154F0B">
          <w:rPr>
            <w:rFonts w:ascii="Times New Roman" w:hAnsi="Times New Roman" w:cs="Times New Roman"/>
          </w:rPr>
          <w:t xml:space="preserve">a linear, </w:t>
        </w:r>
      </w:ins>
      <w:ins w:id="88" w:author="Siyu Wang" w:date="2025-11-26T16:21:00Z" w16du:dateUtc="2025-11-26T21:21:00Z">
        <w:r w:rsidR="00CE56D7">
          <w:rPr>
            <w:rFonts w:ascii="Times New Roman" w:hAnsi="Times New Roman" w:cs="Times New Roman"/>
          </w:rPr>
          <w:t xml:space="preserve">more </w:t>
        </w:r>
      </w:ins>
      <w:ins w:id="89" w:author="Siyu Wang" w:date="2025-11-26T16:20:00Z" w16du:dateUtc="2025-11-26T21:20:00Z">
        <w:r w:rsidR="00154F0B">
          <w:rPr>
            <w:rFonts w:ascii="Times New Roman" w:hAnsi="Times New Roman" w:cs="Times New Roman"/>
          </w:rPr>
          <w:t xml:space="preserve">static, </w:t>
        </w:r>
      </w:ins>
      <w:moveTo w:id="90" w:author="Siyu Wang" w:date="2025-11-26T16:14:00Z" w16du:dateUtc="2025-11-26T21:14:00Z">
        <w:r>
          <w:rPr>
            <w:rFonts w:ascii="Times New Roman" w:hAnsi="Times New Roman" w:cs="Times New Roman"/>
          </w:rPr>
          <w:t xml:space="preserve">and independent representation of reward and delay. </w:t>
        </w:r>
        <w:del w:id="91" w:author="Siyu Wang" w:date="2025-11-26T16:17:00Z" w16du:dateUtc="2025-11-26T21:17:00Z">
          <w:r w:rsidDel="005F5A77">
            <w:rPr>
              <w:rFonts w:ascii="Times New Roman" w:hAnsi="Times New Roman" w:cs="Times New Roman"/>
            </w:rPr>
            <w:delText xml:space="preserve">Trajectory and decoding analyses confirmed these patterns. </w:delText>
          </w:r>
        </w:del>
      </w:moveTo>
    </w:p>
    <w:p w14:paraId="59C9D116" w14:textId="43410BD2" w:rsidR="0035365C" w:rsidRPr="0093505B" w:rsidRDefault="0035365C" w:rsidP="0035365C">
      <w:pPr>
        <w:rPr>
          <w:ins w:id="92" w:author="Siyu Wang" w:date="2025-11-26T16:21:00Z" w16du:dateUtc="2025-11-26T21:21:00Z"/>
          <w:rFonts w:ascii="Times New Roman" w:hAnsi="Times New Roman" w:cs="Times New Roman"/>
        </w:rPr>
      </w:pPr>
      <w:ins w:id="93" w:author="Siyu Wang" w:date="2025-11-26T16:21:00Z" w16du:dateUtc="2025-11-26T21:21:00Z">
        <w:r>
          <w:rPr>
            <w:rFonts w:ascii="Times New Roman" w:hAnsi="Times New Roman" w:cs="Times New Roman"/>
          </w:rPr>
          <w:t>O</w:t>
        </w:r>
        <w:r w:rsidRPr="0093505B">
          <w:rPr>
            <w:rFonts w:ascii="Times New Roman" w:hAnsi="Times New Roman" w:cs="Times New Roman"/>
          </w:rPr>
          <w:t>ur study provides a valuable perspective on</w:t>
        </w:r>
        <w:r>
          <w:rPr>
            <w:rFonts w:ascii="Times New Roman" w:hAnsi="Times New Roman" w:cs="Times New Roman"/>
          </w:rPr>
          <w:t xml:space="preserve"> </w:t>
        </w:r>
        <w:r w:rsidRPr="0093505B">
          <w:rPr>
            <w:rFonts w:ascii="Times New Roman" w:hAnsi="Times New Roman" w:cs="Times New Roman"/>
          </w:rPr>
          <w:t>individual differences</w:t>
        </w:r>
        <w:r>
          <w:rPr>
            <w:rFonts w:ascii="Times New Roman" w:hAnsi="Times New Roman" w:cs="Times New Roman"/>
          </w:rPr>
          <w:t xml:space="preserve"> in neural encoding</w:t>
        </w:r>
        <w:r w:rsidRPr="0093505B">
          <w:rPr>
            <w:rFonts w:ascii="Times New Roman" w:hAnsi="Times New Roman" w:cs="Times New Roman"/>
          </w:rPr>
          <w:t>, highlighting the importance of considering variability</w:t>
        </w:r>
      </w:ins>
      <w:ins w:id="94" w:author="Siyu Wang" w:date="2025-11-26T16:22:00Z" w16du:dateUtc="2025-11-26T21:22:00Z">
        <w:r>
          <w:rPr>
            <w:rFonts w:ascii="Times New Roman" w:hAnsi="Times New Roman" w:cs="Times New Roman"/>
          </w:rPr>
          <w:t xml:space="preserve"> in animal behavior</w:t>
        </w:r>
      </w:ins>
      <w:ins w:id="95" w:author="Siyu Wang" w:date="2025-11-26T16:21:00Z" w16du:dateUtc="2025-11-26T21:21:00Z">
        <w:r w:rsidRPr="0093505B">
          <w:rPr>
            <w:rFonts w:ascii="Times New Roman" w:hAnsi="Times New Roman" w:cs="Times New Roman"/>
          </w:rPr>
          <w:t>, particularly in scientific research, where there is often a tendency to emphasize similarities.</w:t>
        </w:r>
        <w:commentRangeStart w:id="96"/>
        <w:commentRangeEnd w:id="96"/>
        <w:r>
          <w:rPr>
            <w:rStyle w:val="CommentReference"/>
          </w:rPr>
          <w:commentReference w:id="96"/>
        </w:r>
      </w:ins>
    </w:p>
    <w:p w14:paraId="793FE1E9" w14:textId="703AD392" w:rsidR="005F5A77" w:rsidRPr="009D459E" w:rsidDel="002B5EDA" w:rsidRDefault="005F5A77" w:rsidP="00686F0A">
      <w:pPr>
        <w:spacing w:line="240" w:lineRule="auto"/>
        <w:rPr>
          <w:del w:id="97" w:author="Siyu Wang" w:date="2025-11-26T16:22:00Z" w16du:dateUtc="2025-11-26T21:22:00Z"/>
          <w:moveTo w:id="98" w:author="Siyu Wang" w:date="2025-11-26T16:14:00Z" w16du:dateUtc="2025-11-26T21:14:00Z"/>
          <w:rFonts w:ascii="Times New Roman" w:hAnsi="Times New Roman"/>
        </w:rPr>
      </w:pPr>
    </w:p>
    <w:moveToRangeEnd w:id="52"/>
    <w:p w14:paraId="6A1ED5D8" w14:textId="77777777" w:rsidR="00686F0A" w:rsidDel="0035365C" w:rsidRDefault="00686F0A" w:rsidP="000B7588">
      <w:pPr>
        <w:spacing w:line="240" w:lineRule="auto"/>
        <w:rPr>
          <w:del w:id="99" w:author="Siyu Wang" w:date="2025-11-26T16:21:00Z" w16du:dateUtc="2025-11-26T21:21:00Z"/>
          <w:rFonts w:ascii="Times New Roman" w:hAnsi="Times New Roman" w:cs="Times New Roman"/>
        </w:rPr>
      </w:pPr>
    </w:p>
    <w:p w14:paraId="5B3AE3FB" w14:textId="0FF9D018" w:rsidR="00A01FF6" w:rsidDel="0035365C" w:rsidRDefault="00A01FF6" w:rsidP="000B7588">
      <w:pPr>
        <w:spacing w:line="240" w:lineRule="auto"/>
        <w:rPr>
          <w:del w:id="100" w:author="Siyu Wang" w:date="2025-11-26T16:21:00Z" w16du:dateUtc="2025-11-26T21:21:00Z"/>
          <w:rFonts w:ascii="Times New Roman" w:hAnsi="Times New Roman" w:cs="Times New Roman"/>
        </w:rPr>
      </w:pPr>
      <w:del w:id="101" w:author="Siyu Wang" w:date="2025-11-26T16:21:00Z" w16du:dateUtc="2025-11-26T21:21:00Z">
        <w:r w:rsidDel="0035365C">
          <w:rPr>
            <w:rFonts w:ascii="Times New Roman" w:hAnsi="Times New Roman" w:cs="Times New Roman"/>
          </w:rPr>
          <w:delText>We found that dlPFC neurons encoded</w:delText>
        </w:r>
        <w:r w:rsidRPr="009D459E" w:rsidDel="0035365C">
          <w:rPr>
            <w:rFonts w:ascii="Times New Roman" w:hAnsi="Times New Roman"/>
          </w:rPr>
          <w:delText xml:space="preserve"> reward and delay </w:delText>
        </w:r>
        <w:r w:rsidDel="0035365C">
          <w:rPr>
            <w:rFonts w:ascii="Times New Roman" w:hAnsi="Times New Roman" w:cs="Times New Roman"/>
          </w:rPr>
          <w:delText>in an inverse manner</w:delText>
        </w:r>
        <w:r w:rsidR="00ED0680" w:rsidDel="0035365C">
          <w:rPr>
            <w:rFonts w:ascii="Times New Roman" w:hAnsi="Times New Roman" w:cs="Times New Roman"/>
          </w:rPr>
          <w:delText>,</w:delText>
        </w:r>
        <w:r w:rsidDel="0035365C">
          <w:rPr>
            <w:rFonts w:ascii="Times New Roman" w:hAnsi="Times New Roman" w:cs="Times New Roman"/>
          </w:rPr>
          <w:delText xml:space="preserve"> </w:delText>
        </w:r>
        <w:r w:rsidR="000B7588" w:rsidDel="0035365C">
          <w:rPr>
            <w:rFonts w:ascii="Times New Roman" w:hAnsi="Times New Roman" w:cs="Times New Roman"/>
          </w:rPr>
          <w:delText xml:space="preserve">which is </w:delText>
        </w:r>
        <w:r w:rsidDel="0035365C">
          <w:rPr>
            <w:rFonts w:ascii="Times New Roman" w:hAnsi="Times New Roman" w:cs="Times New Roman"/>
          </w:rPr>
          <w:delText xml:space="preserve">consistent with temporal discounting as reported in previous studies. </w:delText>
        </w:r>
      </w:del>
      <w:del w:id="102" w:author="Siyu Wang" w:date="2025-11-26T16:18:00Z" w16du:dateUtc="2025-11-26T21:18:00Z">
        <w:r w:rsidRPr="00A01FF6" w:rsidDel="00154F0B">
          <w:rPr>
            <w:rFonts w:ascii="Times New Roman" w:hAnsi="Times New Roman" w:cs="Times New Roman"/>
          </w:rPr>
          <w:delText xml:space="preserve">In </w:delText>
        </w:r>
        <w:r w:rsidR="000B7588" w:rsidDel="00154F0B">
          <w:rPr>
            <w:rFonts w:ascii="Times New Roman" w:hAnsi="Times New Roman" w:cs="Times New Roman"/>
          </w:rPr>
          <w:delText>m</w:delText>
        </w:r>
        <w:r w:rsidRPr="00A01FF6" w:rsidDel="00154F0B">
          <w:rPr>
            <w:rFonts w:ascii="Times New Roman" w:hAnsi="Times New Roman" w:cs="Times New Roman"/>
          </w:rPr>
          <w:delText>onkey S, this coding was dynamic</w:delText>
        </w:r>
        <w:r w:rsidR="00ED0680" w:rsidDel="00154F0B">
          <w:rPr>
            <w:rFonts w:ascii="Times New Roman" w:hAnsi="Times New Roman" w:cs="Times New Roman"/>
          </w:rPr>
          <w:delText>. I</w:delText>
        </w:r>
        <w:r w:rsidRPr="00A01FF6" w:rsidDel="00154F0B">
          <w:rPr>
            <w:rFonts w:ascii="Times New Roman" w:hAnsi="Times New Roman" w:cs="Times New Roman"/>
          </w:rPr>
          <w:delText xml:space="preserve">t evolved over time and flexibly incorporated additional waiting time when the task introduced temporal uncertainty. In </w:delText>
        </w:r>
        <w:r w:rsidR="000B7588" w:rsidDel="00154F0B">
          <w:rPr>
            <w:rFonts w:ascii="Times New Roman" w:hAnsi="Times New Roman" w:cs="Times New Roman"/>
          </w:rPr>
          <w:delText>m</w:delText>
        </w:r>
        <w:r w:rsidRPr="00A01FF6" w:rsidDel="00154F0B">
          <w:rPr>
            <w:rFonts w:ascii="Times New Roman" w:hAnsi="Times New Roman" w:cs="Times New Roman"/>
          </w:rPr>
          <w:delText>onkey T, value coding was less flexible and emerged primarily closer to the go-signal</w:delText>
        </w:r>
      </w:del>
    </w:p>
    <w:p w14:paraId="0808F9C3" w14:textId="2FABFC70" w:rsidR="00016553" w:rsidRPr="009D459E" w:rsidDel="0035365C" w:rsidRDefault="00ED0680" w:rsidP="009D459E">
      <w:pPr>
        <w:spacing w:line="240" w:lineRule="auto"/>
        <w:rPr>
          <w:del w:id="103" w:author="Siyu Wang" w:date="2025-11-26T16:21:00Z" w16du:dateUtc="2025-11-26T21:21:00Z"/>
          <w:moveFrom w:id="104" w:author="Siyu Wang" w:date="2025-11-26T16:14:00Z" w16du:dateUtc="2025-11-26T21:14:00Z"/>
          <w:rFonts w:ascii="Times New Roman" w:hAnsi="Times New Roman"/>
        </w:rPr>
      </w:pPr>
      <w:moveFromRangeStart w:id="105" w:author="Siyu Wang" w:date="2025-11-26T16:14:00Z" w:name="move215066113"/>
      <w:moveFrom w:id="106" w:author="Siyu Wang" w:date="2025-11-26T16:14:00Z" w16du:dateUtc="2025-11-26T21:14:00Z">
        <w:del w:id="107" w:author="Siyu Wang" w:date="2025-11-26T16:21:00Z" w16du:dateUtc="2025-11-26T21:21:00Z">
          <w:r w:rsidDel="0035365C">
            <w:rPr>
              <w:rFonts w:ascii="Times New Roman" w:hAnsi="Times New Roman" w:cs="Times New Roman"/>
            </w:rPr>
            <w:delText>The</w:delText>
          </w:r>
          <w:r w:rsidR="00172B94" w:rsidRPr="000B7588" w:rsidDel="0035365C">
            <w:rPr>
              <w:rFonts w:ascii="Times New Roman" w:hAnsi="Times New Roman" w:cs="Times New Roman"/>
            </w:rPr>
            <w:delText xml:space="preserve"> two monkeys adopted distinct decision strategies. </w:delText>
          </w:r>
          <w:r w:rsidR="00172B94" w:rsidDel="0035365C">
            <w:rPr>
              <w:rFonts w:ascii="Times New Roman" w:hAnsi="Times New Roman" w:cs="Times New Roman"/>
            </w:rPr>
            <w:delText>Monkey S</w:delText>
          </w:r>
          <w:r w:rsidR="00172B94" w:rsidRPr="000B7588" w:rsidDel="0035365C">
            <w:rPr>
              <w:rFonts w:ascii="Times New Roman" w:hAnsi="Times New Roman" w:cs="Times New Roman"/>
            </w:rPr>
            <w:delText xml:space="preserve"> showed early integration of reward and delay, consistent with</w:delText>
          </w:r>
          <w:r w:rsidR="00172B94" w:rsidRPr="009D459E" w:rsidDel="0035365C">
            <w:rPr>
              <w:rFonts w:ascii="Times New Roman" w:hAnsi="Times New Roman"/>
            </w:rPr>
            <w:delText xml:space="preserve"> a </w:delText>
          </w:r>
          <w:r w:rsidR="00172B94" w:rsidRPr="00172B94" w:rsidDel="0035365C">
            <w:rPr>
              <w:rFonts w:ascii="Times New Roman" w:hAnsi="Times New Roman" w:cs="Times New Roman"/>
            </w:rPr>
            <w:delText>proactive</w:delText>
          </w:r>
          <w:r w:rsidR="00172B94" w:rsidRPr="000B7588" w:rsidDel="0035365C">
            <w:rPr>
              <w:rFonts w:ascii="Times New Roman" w:hAnsi="Times New Roman" w:cs="Times New Roman"/>
            </w:rPr>
            <w:delText xml:space="preserve"> evaluation.</w:delText>
          </w:r>
          <w:r w:rsidR="00172B94" w:rsidRPr="009D459E" w:rsidDel="0035365C">
            <w:rPr>
              <w:rFonts w:ascii="Times New Roman" w:hAnsi="Times New Roman"/>
            </w:rPr>
            <w:delText xml:space="preserve"> Monkey T </w:delText>
          </w:r>
          <w:r w:rsidR="00172B94" w:rsidRPr="000B7588" w:rsidDel="0035365C">
            <w:rPr>
              <w:rFonts w:ascii="Times New Roman" w:hAnsi="Times New Roman" w:cs="Times New Roman"/>
            </w:rPr>
            <w:delText>showed</w:delText>
          </w:r>
          <w:r w:rsidR="00172B94" w:rsidRPr="009D459E" w:rsidDel="0035365C">
            <w:rPr>
              <w:rFonts w:ascii="Times New Roman" w:hAnsi="Times New Roman"/>
            </w:rPr>
            <w:delText xml:space="preserve"> later</w:delText>
          </w:r>
          <w:r w:rsidR="00172B94" w:rsidRPr="000B7588" w:rsidDel="0035365C">
            <w:rPr>
              <w:rFonts w:ascii="Times New Roman" w:hAnsi="Times New Roman" w:cs="Times New Roman"/>
            </w:rPr>
            <w:delText xml:space="preserve"> integration</w:delText>
          </w:r>
          <w:r w:rsidR="00172B94" w:rsidRPr="009D459E" w:rsidDel="0035365C">
            <w:rPr>
              <w:rFonts w:ascii="Times New Roman" w:hAnsi="Times New Roman"/>
            </w:rPr>
            <w:delText>, consistent with a reactive, cue</w:delText>
          </w:r>
          <w:r w:rsidRPr="009D459E" w:rsidDel="0035365C">
            <w:rPr>
              <w:rFonts w:ascii="Times New Roman" w:hAnsi="Times New Roman"/>
            </w:rPr>
            <w:delText>-</w:delText>
          </w:r>
          <w:r w:rsidR="00172B94" w:rsidRPr="009D459E" w:rsidDel="0035365C">
            <w:rPr>
              <w:rFonts w:ascii="Times New Roman" w:hAnsi="Times New Roman"/>
            </w:rPr>
            <w:delText xml:space="preserve">driven strategy. </w:delText>
          </w:r>
          <w:r w:rsidR="00172B94" w:rsidRPr="000B7588" w:rsidDel="0035365C">
            <w:rPr>
              <w:rFonts w:ascii="Times New Roman" w:hAnsi="Times New Roman" w:cs="Times New Roman"/>
            </w:rPr>
            <w:delText xml:space="preserve">These differences were strongly reflected in </w:delText>
          </w:r>
          <w:r w:rsidR="000B7588" w:rsidDel="0035365C">
            <w:rPr>
              <w:rFonts w:ascii="Times New Roman" w:hAnsi="Times New Roman" w:cs="Times New Roman"/>
            </w:rPr>
            <w:delText>the activity of</w:delText>
          </w:r>
          <w:r w:rsidR="003D20E7" w:rsidDel="0035365C">
            <w:rPr>
              <w:rFonts w:ascii="Times New Roman" w:hAnsi="Times New Roman" w:cs="Times New Roman"/>
            </w:rPr>
            <w:delText xml:space="preserve"> </w:delText>
          </w:r>
          <w:r w:rsidR="00172B94" w:rsidRPr="000B7588" w:rsidDel="0035365C">
            <w:rPr>
              <w:rFonts w:ascii="Times New Roman" w:hAnsi="Times New Roman" w:cs="Times New Roman"/>
            </w:rPr>
            <w:delText xml:space="preserve">dlPFC population. </w:delText>
          </w:r>
          <w:r w:rsidR="00172B94" w:rsidDel="0035365C">
            <w:rPr>
              <w:rFonts w:ascii="Times New Roman" w:hAnsi="Times New Roman" w:cs="Times New Roman"/>
            </w:rPr>
            <w:delText xml:space="preserve">Population </w:delText>
          </w:r>
          <w:r w:rsidR="00E67DE1" w:rsidDel="0035365C">
            <w:rPr>
              <w:rFonts w:ascii="Times New Roman" w:hAnsi="Times New Roman" w:cs="Times New Roman"/>
            </w:rPr>
            <w:delText xml:space="preserve">analyses </w:delText>
          </w:r>
          <w:r w:rsidR="00172B94" w:rsidDel="0035365C">
            <w:rPr>
              <w:rFonts w:ascii="Times New Roman" w:hAnsi="Times New Roman" w:cs="Times New Roman"/>
            </w:rPr>
            <w:delText xml:space="preserve">showed that </w:delText>
          </w:r>
          <w:r w:rsidR="000D2FC4" w:rsidDel="0035365C">
            <w:rPr>
              <w:rFonts w:ascii="Times New Roman" w:hAnsi="Times New Roman" w:cs="Times New Roman"/>
            </w:rPr>
            <w:delText>m</w:delText>
          </w:r>
          <w:r w:rsidR="00E67DE1" w:rsidDel="0035365C">
            <w:rPr>
              <w:rFonts w:ascii="Times New Roman" w:hAnsi="Times New Roman" w:cs="Times New Roman"/>
            </w:rPr>
            <w:delText xml:space="preserve">onkey S relied on distributed, context-sensitive coding, </w:delText>
          </w:r>
          <w:r w:rsidR="000D2FC4" w:rsidDel="0035365C">
            <w:rPr>
              <w:rFonts w:ascii="Times New Roman" w:hAnsi="Times New Roman" w:cs="Times New Roman"/>
            </w:rPr>
            <w:delText>while m</w:delText>
          </w:r>
          <w:r w:rsidR="00E67DE1" w:rsidDel="0035365C">
            <w:rPr>
              <w:rFonts w:ascii="Times New Roman" w:hAnsi="Times New Roman" w:cs="Times New Roman"/>
            </w:rPr>
            <w:delText xml:space="preserve">onkey T </w:delText>
          </w:r>
          <w:r w:rsidR="000D2FC4" w:rsidDel="0035365C">
            <w:rPr>
              <w:rFonts w:ascii="Times New Roman" w:hAnsi="Times New Roman" w:cs="Times New Roman"/>
            </w:rPr>
            <w:delText xml:space="preserve">exhibited a </w:delText>
          </w:r>
          <w:r w:rsidR="00E67DE1" w:rsidDel="0035365C">
            <w:rPr>
              <w:rFonts w:ascii="Times New Roman" w:hAnsi="Times New Roman" w:cs="Times New Roman"/>
            </w:rPr>
            <w:delText xml:space="preserve">more rigid and independent representation of reward and delay. Trajectory and decoding analyses confirmed </w:delText>
          </w:r>
          <w:r w:rsidR="00A01FF6" w:rsidDel="0035365C">
            <w:rPr>
              <w:rFonts w:ascii="Times New Roman" w:hAnsi="Times New Roman" w:cs="Times New Roman"/>
            </w:rPr>
            <w:delText>th</w:delText>
          </w:r>
          <w:r w:rsidDel="0035365C">
            <w:rPr>
              <w:rFonts w:ascii="Times New Roman" w:hAnsi="Times New Roman" w:cs="Times New Roman"/>
            </w:rPr>
            <w:delText>ese patterns</w:delText>
          </w:r>
          <w:r w:rsidR="00A01FF6" w:rsidDel="0035365C">
            <w:rPr>
              <w:rFonts w:ascii="Times New Roman" w:hAnsi="Times New Roman" w:cs="Times New Roman"/>
            </w:rPr>
            <w:delText xml:space="preserve">. </w:delText>
          </w:r>
        </w:del>
      </w:moveFrom>
    </w:p>
    <w:moveFromRangeEnd w:id="105"/>
    <w:p w14:paraId="065C6E34" w14:textId="140AE78E" w:rsidR="00A01FF6" w:rsidDel="0035365C" w:rsidRDefault="00A01FF6" w:rsidP="000B7588">
      <w:pPr>
        <w:spacing w:line="240" w:lineRule="auto"/>
        <w:rPr>
          <w:del w:id="108" w:author="Siyu Wang" w:date="2025-11-26T16:21:00Z" w16du:dateUtc="2025-11-26T21:21:00Z"/>
          <w:rFonts w:ascii="Times New Roman" w:hAnsi="Times New Roman" w:cs="Times New Roman"/>
        </w:rPr>
      </w:pPr>
      <w:del w:id="109" w:author="Siyu Wang" w:date="2025-11-26T16:21:00Z" w16du:dateUtc="2025-11-26T21:21:00Z">
        <w:r w:rsidDel="0035365C">
          <w:rPr>
            <w:rFonts w:ascii="Times New Roman" w:hAnsi="Times New Roman" w:cs="Times New Roman"/>
          </w:rPr>
          <w:delText xml:space="preserve">Taken together, our results suggest that dlPFC </w:delText>
        </w:r>
        <w:r w:rsidR="000D2FC4" w:rsidDel="0035365C">
          <w:rPr>
            <w:rFonts w:ascii="Times New Roman" w:hAnsi="Times New Roman" w:cs="Times New Roman"/>
          </w:rPr>
          <w:delText xml:space="preserve">operates </w:delText>
        </w:r>
        <w:r w:rsidDel="0035365C">
          <w:rPr>
            <w:rFonts w:ascii="Times New Roman" w:hAnsi="Times New Roman" w:cs="Times New Roman"/>
          </w:rPr>
          <w:delText>in distinct computational modes depending on the subject’s strategy: proactive evidence accumulation versus reactive, cue-driven respon</w:delText>
        </w:r>
        <w:r w:rsidR="00ED0680" w:rsidDel="0035365C">
          <w:rPr>
            <w:rFonts w:ascii="Times New Roman" w:hAnsi="Times New Roman" w:cs="Times New Roman"/>
          </w:rPr>
          <w:delText>ding</w:delText>
        </w:r>
        <w:r w:rsidDel="0035365C">
          <w:rPr>
            <w:rFonts w:ascii="Times New Roman" w:hAnsi="Times New Roman" w:cs="Times New Roman"/>
          </w:rPr>
          <w:delText>. Thus, the timing and the type of decision strategy s</w:delText>
        </w:r>
        <w:r w:rsidR="00ED0680" w:rsidDel="0035365C">
          <w:rPr>
            <w:rFonts w:ascii="Times New Roman" w:hAnsi="Times New Roman" w:cs="Times New Roman"/>
          </w:rPr>
          <w:delText>t</w:delText>
        </w:r>
        <w:r w:rsidDel="0035365C">
          <w:rPr>
            <w:rFonts w:ascii="Times New Roman" w:hAnsi="Times New Roman" w:cs="Times New Roman"/>
          </w:rPr>
          <w:delText xml:space="preserve">rongly </w:delText>
        </w:r>
        <w:r w:rsidR="000D2FC4" w:rsidDel="0035365C">
          <w:rPr>
            <w:rFonts w:ascii="Times New Roman" w:hAnsi="Times New Roman" w:cs="Times New Roman"/>
          </w:rPr>
          <w:delText xml:space="preserve">influence </w:delText>
        </w:r>
        <w:r w:rsidDel="0035365C">
          <w:rPr>
            <w:rFonts w:ascii="Times New Roman" w:hAnsi="Times New Roman" w:cs="Times New Roman"/>
          </w:rPr>
          <w:delText xml:space="preserve">how value is encoded in </w:delText>
        </w:r>
        <w:r w:rsidR="000D2FC4" w:rsidDel="0035365C">
          <w:rPr>
            <w:rFonts w:ascii="Times New Roman" w:hAnsi="Times New Roman" w:cs="Times New Roman"/>
          </w:rPr>
          <w:delText xml:space="preserve">the </w:delText>
        </w:r>
        <w:r w:rsidDel="0035365C">
          <w:rPr>
            <w:rFonts w:ascii="Times New Roman" w:hAnsi="Times New Roman" w:cs="Times New Roman"/>
          </w:rPr>
          <w:delText xml:space="preserve">dlPFC. </w:delText>
        </w:r>
      </w:del>
    </w:p>
    <w:p w14:paraId="5B37DBB7" w14:textId="7A8AC7F0" w:rsidR="005177F2" w:rsidDel="002B5EDA" w:rsidRDefault="005177F2" w:rsidP="000B7588">
      <w:pPr>
        <w:spacing w:line="240" w:lineRule="auto"/>
        <w:rPr>
          <w:del w:id="110" w:author="Siyu Wang" w:date="2025-11-26T16:22:00Z" w16du:dateUtc="2025-11-26T21:22:00Z"/>
          <w:rFonts w:ascii="Times New Roman" w:hAnsi="Times New Roman" w:cs="Times New Roman"/>
        </w:rPr>
      </w:pPr>
      <w:del w:id="111" w:author="Siyu Wang" w:date="2025-11-26T16:22:00Z" w16du:dateUtc="2025-11-26T21:22:00Z">
        <w:r w:rsidDel="002B5EDA">
          <w:rPr>
            <w:rFonts w:ascii="Times New Roman" w:hAnsi="Times New Roman" w:cs="Times New Roman"/>
          </w:rPr>
          <w:delText xml:space="preserve">Our results have implications for computational theories of decision-making, including </w:delText>
        </w:r>
        <w:r w:rsidR="000D2FC4" w:rsidDel="002B5EDA">
          <w:rPr>
            <w:rFonts w:ascii="Times New Roman" w:hAnsi="Times New Roman" w:cs="Times New Roman"/>
          </w:rPr>
          <w:delText xml:space="preserve">those involving </w:delText>
        </w:r>
        <w:r w:rsidDel="002B5EDA">
          <w:rPr>
            <w:rFonts w:ascii="Times New Roman" w:hAnsi="Times New Roman" w:cs="Times New Roman"/>
          </w:rPr>
          <w:delText>mixed selectivity, working memory</w:delText>
        </w:r>
        <w:r w:rsidR="000D2FC4" w:rsidDel="002B5EDA">
          <w:rPr>
            <w:rFonts w:ascii="Times New Roman" w:hAnsi="Times New Roman" w:cs="Times New Roman"/>
          </w:rPr>
          <w:delText xml:space="preserve">, </w:delText>
        </w:r>
        <w:r w:rsidDel="002B5EDA">
          <w:rPr>
            <w:rFonts w:ascii="Times New Roman" w:hAnsi="Times New Roman" w:cs="Times New Roman"/>
          </w:rPr>
          <w:delText>and evidenc</w:delText>
        </w:r>
        <w:r w:rsidR="000D2FC4" w:rsidDel="002B5EDA">
          <w:rPr>
            <w:rFonts w:ascii="Times New Roman" w:hAnsi="Times New Roman" w:cs="Times New Roman"/>
          </w:rPr>
          <w:delText xml:space="preserve">e </w:delText>
        </w:r>
        <w:r w:rsidDel="002B5EDA">
          <w:rPr>
            <w:rFonts w:ascii="Times New Roman" w:hAnsi="Times New Roman" w:cs="Times New Roman"/>
          </w:rPr>
          <w:delText xml:space="preserve">accumulations versus </w:delText>
        </w:r>
        <w:r w:rsidR="004C6063" w:rsidDel="002B5EDA">
          <w:rPr>
            <w:rFonts w:ascii="Times New Roman" w:hAnsi="Times New Roman" w:cs="Times New Roman"/>
          </w:rPr>
          <w:delText>attractor-based</w:delText>
        </w:r>
        <w:r w:rsidDel="002B5EDA">
          <w:rPr>
            <w:rFonts w:ascii="Times New Roman" w:hAnsi="Times New Roman" w:cs="Times New Roman"/>
          </w:rPr>
          <w:delText xml:space="preserve"> models. </w:delText>
        </w:r>
      </w:del>
    </w:p>
    <w:p w14:paraId="1E5FC3A1" w14:textId="78D795A2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Neuron’s interest in </w:t>
      </w:r>
      <w:r w:rsidR="000D2FC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neural computations underlying decision-making, cognitive flexibility, and prefrontal cortical function, we believe that our manuscript</w:t>
      </w:r>
      <w:r w:rsidR="000D2FC4">
        <w:rPr>
          <w:rFonts w:ascii="Times New Roman" w:hAnsi="Times New Roman" w:cs="Times New Roman"/>
        </w:rPr>
        <w:t xml:space="preserve"> showing</w:t>
      </w:r>
      <w:r>
        <w:rPr>
          <w:rFonts w:ascii="Times New Roman" w:hAnsi="Times New Roman" w:cs="Times New Roman"/>
        </w:rPr>
        <w:t xml:space="preserve"> strategy-specific coding in </w:t>
      </w:r>
      <w:r w:rsidR="000D2FC4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, </w:t>
      </w:r>
      <w:r w:rsidR="000D2FC4">
        <w:rPr>
          <w:rFonts w:ascii="Times New Roman" w:hAnsi="Times New Roman" w:cs="Times New Roman"/>
        </w:rPr>
        <w:t xml:space="preserve">would </w:t>
      </w:r>
      <w:r>
        <w:rPr>
          <w:rFonts w:ascii="Times New Roman" w:hAnsi="Times New Roman" w:cs="Times New Roman"/>
        </w:rPr>
        <w:t xml:space="preserve">be a strong fit for the journal. </w:t>
      </w:r>
    </w:p>
    <w:p w14:paraId="6A65F637" w14:textId="77777777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</w:p>
    <w:p w14:paraId="0EB86628" w14:textId="0717D5BA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your consideration. </w:t>
      </w:r>
    </w:p>
    <w:p w14:paraId="6079432E" w14:textId="77777777" w:rsidR="000B7588" w:rsidRDefault="000B7588" w:rsidP="000B7588">
      <w:pPr>
        <w:spacing w:line="240" w:lineRule="auto"/>
        <w:rPr>
          <w:rFonts w:ascii="Times New Roman" w:hAnsi="Times New Roman" w:cs="Times New Roman"/>
        </w:rPr>
      </w:pPr>
    </w:p>
    <w:p w14:paraId="2A264C2C" w14:textId="70AB9D2B" w:rsidR="004C6063" w:rsidRPr="000B7588" w:rsidRDefault="004C6063" w:rsidP="000B7588">
      <w:pPr>
        <w:spacing w:line="240" w:lineRule="auto"/>
        <w:rPr>
          <w:rFonts w:ascii="Times New Roman" w:hAnsi="Times New Roman" w:cs="Times New Roman"/>
          <w:lang w:val="fr-FR"/>
        </w:rPr>
      </w:pPr>
      <w:r w:rsidRPr="000B7588">
        <w:rPr>
          <w:rFonts w:ascii="Times New Roman" w:hAnsi="Times New Roman" w:cs="Times New Roman"/>
          <w:lang w:val="fr-FR"/>
        </w:rPr>
        <w:t xml:space="preserve">Dr. </w:t>
      </w:r>
      <w:proofErr w:type="spellStart"/>
      <w:r w:rsidRPr="000B7588">
        <w:rPr>
          <w:rFonts w:ascii="Times New Roman" w:hAnsi="Times New Roman" w:cs="Times New Roman"/>
          <w:lang w:val="fr-FR"/>
        </w:rPr>
        <w:t>Rossella</w:t>
      </w:r>
      <w:proofErr w:type="spellEnd"/>
      <w:r w:rsidRPr="000B7588">
        <w:rPr>
          <w:rFonts w:ascii="Times New Roman" w:hAnsi="Times New Roman" w:cs="Times New Roman"/>
          <w:lang w:val="fr-FR"/>
        </w:rPr>
        <w:t xml:space="preserve"> Falcone, PhD</w:t>
      </w:r>
    </w:p>
    <w:p w14:paraId="60E7C1E3" w14:textId="1B3E7B04" w:rsidR="004C6063" w:rsidRDefault="004C6063" w:rsidP="000B7588">
      <w:pPr>
        <w:spacing w:line="240" w:lineRule="auto"/>
        <w:rPr>
          <w:rFonts w:ascii="Times New Roman" w:hAnsi="Times New Roman" w:cs="Times New Roman"/>
          <w:lang w:val="fr-FR"/>
        </w:rPr>
      </w:pPr>
      <w:r w:rsidRPr="000B7588">
        <w:rPr>
          <w:rFonts w:ascii="Times New Roman" w:hAnsi="Times New Roman" w:cs="Times New Roman"/>
          <w:lang w:val="fr-FR"/>
        </w:rPr>
        <w:t>Assistant P</w:t>
      </w:r>
      <w:r>
        <w:rPr>
          <w:rFonts w:ascii="Times New Roman" w:hAnsi="Times New Roman" w:cs="Times New Roman"/>
          <w:lang w:val="fr-FR"/>
        </w:rPr>
        <w:t>rofessor</w:t>
      </w:r>
    </w:p>
    <w:p w14:paraId="3F09B02C" w14:textId="35D028CF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  <w:r w:rsidRPr="000B7588">
        <w:rPr>
          <w:rFonts w:ascii="Times New Roman" w:hAnsi="Times New Roman" w:cs="Times New Roman"/>
        </w:rPr>
        <w:t>Albert Einstein College of Medicine</w:t>
      </w:r>
    </w:p>
    <w:p w14:paraId="7F914A50" w14:textId="6A31D6B3" w:rsidR="004C6063" w:rsidRPr="009D459E" w:rsidRDefault="004C6063" w:rsidP="009D459E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rossella.falcone@einsteinmed.edu</w:t>
      </w:r>
    </w:p>
    <w:sectPr w:rsidR="004C6063" w:rsidRPr="009D4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6" w:author="Siyu Wang" w:date="2025-11-24T18:49:00Z" w:initials="SW">
    <w:p w14:paraId="2E670FB0" w14:textId="77777777" w:rsidR="0035365C" w:rsidRDefault="0035365C" w:rsidP="0035365C">
      <w:r>
        <w:rPr>
          <w:rStyle w:val="CommentReference"/>
        </w:rPr>
        <w:annotationRef/>
      </w:r>
      <w:r>
        <w:rPr>
          <w:sz w:val="20"/>
          <w:szCs w:val="20"/>
        </w:rPr>
        <w:t>You want to highlight this in front. These are the main novelty, and should be highlighted at the beginning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670F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8F047C" w16cex:dateUtc="2025-11-24T2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670FB0" w16cid:durableId="0E8F04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yu Wang">
    <w15:presenceInfo w15:providerId="None" w15:userId="Siyu 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33924"/>
    <w:rsid w:val="0009293E"/>
    <w:rsid w:val="000B7588"/>
    <w:rsid w:val="000C705F"/>
    <w:rsid w:val="000D2FC4"/>
    <w:rsid w:val="00107E8C"/>
    <w:rsid w:val="0011649D"/>
    <w:rsid w:val="00154F0B"/>
    <w:rsid w:val="00172B94"/>
    <w:rsid w:val="00185A7E"/>
    <w:rsid w:val="001D1382"/>
    <w:rsid w:val="001D2567"/>
    <w:rsid w:val="00200A51"/>
    <w:rsid w:val="002200A2"/>
    <w:rsid w:val="00220BC5"/>
    <w:rsid w:val="002356F7"/>
    <w:rsid w:val="00254324"/>
    <w:rsid w:val="0025551D"/>
    <w:rsid w:val="00267552"/>
    <w:rsid w:val="002A512F"/>
    <w:rsid w:val="002B5E85"/>
    <w:rsid w:val="002B5EDA"/>
    <w:rsid w:val="002C0790"/>
    <w:rsid w:val="002D387A"/>
    <w:rsid w:val="003335D8"/>
    <w:rsid w:val="00340C00"/>
    <w:rsid w:val="0035365C"/>
    <w:rsid w:val="00397FF1"/>
    <w:rsid w:val="003B37BE"/>
    <w:rsid w:val="003C4666"/>
    <w:rsid w:val="003D20E7"/>
    <w:rsid w:val="003D72B7"/>
    <w:rsid w:val="003F7B16"/>
    <w:rsid w:val="004019EF"/>
    <w:rsid w:val="004146EA"/>
    <w:rsid w:val="00416E4A"/>
    <w:rsid w:val="00434578"/>
    <w:rsid w:val="00492AEB"/>
    <w:rsid w:val="00493E41"/>
    <w:rsid w:val="004C6063"/>
    <w:rsid w:val="0050116D"/>
    <w:rsid w:val="00506E57"/>
    <w:rsid w:val="00512743"/>
    <w:rsid w:val="005177F2"/>
    <w:rsid w:val="00520F52"/>
    <w:rsid w:val="00523432"/>
    <w:rsid w:val="005406DD"/>
    <w:rsid w:val="005966DA"/>
    <w:rsid w:val="005A7671"/>
    <w:rsid w:val="005F5A77"/>
    <w:rsid w:val="00614674"/>
    <w:rsid w:val="0062068C"/>
    <w:rsid w:val="00631042"/>
    <w:rsid w:val="00636707"/>
    <w:rsid w:val="00686F0A"/>
    <w:rsid w:val="006B06E7"/>
    <w:rsid w:val="006B7416"/>
    <w:rsid w:val="006F36C0"/>
    <w:rsid w:val="00700388"/>
    <w:rsid w:val="007715E7"/>
    <w:rsid w:val="00772BEF"/>
    <w:rsid w:val="007B20A3"/>
    <w:rsid w:val="007C5597"/>
    <w:rsid w:val="007D7469"/>
    <w:rsid w:val="007F76C4"/>
    <w:rsid w:val="008455E6"/>
    <w:rsid w:val="008A1C08"/>
    <w:rsid w:val="008C3915"/>
    <w:rsid w:val="008F22D1"/>
    <w:rsid w:val="009130C2"/>
    <w:rsid w:val="0093505B"/>
    <w:rsid w:val="00944B7D"/>
    <w:rsid w:val="009A149B"/>
    <w:rsid w:val="009A562B"/>
    <w:rsid w:val="009B02E1"/>
    <w:rsid w:val="009B1EC0"/>
    <w:rsid w:val="009C2AC5"/>
    <w:rsid w:val="009C2CA4"/>
    <w:rsid w:val="009D459E"/>
    <w:rsid w:val="009D5449"/>
    <w:rsid w:val="009F289C"/>
    <w:rsid w:val="00A01FF6"/>
    <w:rsid w:val="00A03CF9"/>
    <w:rsid w:val="00A06D15"/>
    <w:rsid w:val="00A12E45"/>
    <w:rsid w:val="00A1581F"/>
    <w:rsid w:val="00A41A6F"/>
    <w:rsid w:val="00A41AC6"/>
    <w:rsid w:val="00A450C1"/>
    <w:rsid w:val="00A9261C"/>
    <w:rsid w:val="00A93860"/>
    <w:rsid w:val="00AB4A81"/>
    <w:rsid w:val="00AC044C"/>
    <w:rsid w:val="00B03C72"/>
    <w:rsid w:val="00B14117"/>
    <w:rsid w:val="00B17C4C"/>
    <w:rsid w:val="00B3024B"/>
    <w:rsid w:val="00B3157B"/>
    <w:rsid w:val="00B64BC0"/>
    <w:rsid w:val="00BB4596"/>
    <w:rsid w:val="00BB5EDE"/>
    <w:rsid w:val="00BD2A3E"/>
    <w:rsid w:val="00C14005"/>
    <w:rsid w:val="00C8588F"/>
    <w:rsid w:val="00C91EEE"/>
    <w:rsid w:val="00C94B6C"/>
    <w:rsid w:val="00CC002B"/>
    <w:rsid w:val="00CE56D7"/>
    <w:rsid w:val="00CF7DEE"/>
    <w:rsid w:val="00D90E01"/>
    <w:rsid w:val="00DB0F00"/>
    <w:rsid w:val="00DB65E9"/>
    <w:rsid w:val="00DC7578"/>
    <w:rsid w:val="00DD50DB"/>
    <w:rsid w:val="00E01997"/>
    <w:rsid w:val="00E135BF"/>
    <w:rsid w:val="00E30B47"/>
    <w:rsid w:val="00E460EB"/>
    <w:rsid w:val="00E67DE1"/>
    <w:rsid w:val="00EB593D"/>
    <w:rsid w:val="00EC5AFF"/>
    <w:rsid w:val="00ED0680"/>
    <w:rsid w:val="00ED363E"/>
    <w:rsid w:val="00F409E2"/>
    <w:rsid w:val="00F54BCD"/>
    <w:rsid w:val="00F5686B"/>
    <w:rsid w:val="00F811B3"/>
    <w:rsid w:val="00FB4748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Siyu Wang</cp:lastModifiedBy>
  <cp:revision>21</cp:revision>
  <dcterms:created xsi:type="dcterms:W3CDTF">2025-11-26T19:31:00Z</dcterms:created>
  <dcterms:modified xsi:type="dcterms:W3CDTF">2025-11-26T21:22:00Z</dcterms:modified>
</cp:coreProperties>
</file>