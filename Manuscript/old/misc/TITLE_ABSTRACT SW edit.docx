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275C" w14:textId="49283B4C" w:rsidR="00B81663" w:rsidRDefault="008D5ED7" w:rsidP="00FA404D">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r w:rsidR="00FA404D" w:rsidRPr="00FA404D">
        <w:rPr>
          <w:rFonts w:ascii="Times New Roman" w:eastAsia="Times New Roman" w:hAnsi="Times New Roman" w:cs="Times New Roman"/>
          <w:bCs/>
          <w:sz w:val="24"/>
          <w:szCs w:val="24"/>
        </w:rPr>
        <w:t>Neural activity in dorsolateral</w:t>
      </w:r>
      <w:r w:rsidR="00FA404D">
        <w:rPr>
          <w:rFonts w:ascii="Times New Roman" w:eastAsia="Times New Roman" w:hAnsi="Times New Roman" w:cs="Times New Roman"/>
          <w:bCs/>
          <w:sz w:val="24"/>
          <w:szCs w:val="24"/>
        </w:rPr>
        <w:t xml:space="preserve"> </w:t>
      </w:r>
      <w:r w:rsidR="00FA404D" w:rsidRPr="00FA404D">
        <w:rPr>
          <w:rFonts w:ascii="Times New Roman" w:eastAsia="Times New Roman" w:hAnsi="Times New Roman" w:cs="Times New Roman"/>
          <w:bCs/>
          <w:sz w:val="24"/>
          <w:szCs w:val="24"/>
        </w:rPr>
        <w:t>prefrontal cortex reflects different temporal-discounting strategies in monkeys.</w:t>
      </w:r>
    </w:p>
    <w:p w14:paraId="44EC66F1" w14:textId="77777777" w:rsidR="00740F78" w:rsidRDefault="00740F78" w:rsidP="00FA404D">
      <w:pPr>
        <w:spacing w:after="0" w:line="480" w:lineRule="auto"/>
        <w:rPr>
          <w:rFonts w:ascii="Times New Roman" w:eastAsia="Times New Roman" w:hAnsi="Times New Roman" w:cs="Times New Roman"/>
          <w:bCs/>
          <w:sz w:val="24"/>
          <w:szCs w:val="24"/>
        </w:rPr>
      </w:pPr>
    </w:p>
    <w:p w14:paraId="0DB6D64D" w14:textId="09C28664" w:rsidR="008D5ED7" w:rsidRDefault="008D5ED7" w:rsidP="00D412C3">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 xml:space="preserve">Imagine being offered two options: a small reward now </w:t>
      </w:r>
      <w:del w:id="0" w:author="Siyu Wang" w:date="2025-11-26T16:29:00Z" w16du:dateUtc="2025-11-26T21:29:00Z">
        <w:r w:rsidDel="00584CD8">
          <w:rPr>
            <w:rFonts w:ascii="Times New Roman" w:eastAsia="Times New Roman" w:hAnsi="Times New Roman" w:cs="Times New Roman"/>
            <w:bCs/>
            <w:sz w:val="24"/>
            <w:szCs w:val="24"/>
          </w:rPr>
          <w:delText xml:space="preserve">or </w:delText>
        </w:r>
      </w:del>
      <w:ins w:id="1" w:author="Siyu Wang" w:date="2025-11-26T16:29:00Z" w16du:dateUtc="2025-11-26T21:29:00Z">
        <w:r w:rsidR="00584CD8">
          <w:rPr>
            <w:rFonts w:ascii="Times New Roman" w:eastAsia="Times New Roman" w:hAnsi="Times New Roman" w:cs="Times New Roman"/>
            <w:bCs/>
            <w:sz w:val="24"/>
            <w:szCs w:val="24"/>
          </w:rPr>
          <w:t>versus</w:t>
        </w:r>
        <w:r w:rsidR="00584CD8">
          <w:rPr>
            <w:rFonts w:ascii="Times New Roman" w:eastAsia="Times New Roman" w:hAnsi="Times New Roman" w:cs="Times New Roman"/>
            <w:bCs/>
            <w:sz w:val="24"/>
            <w:szCs w:val="24"/>
          </w:rPr>
          <w:t xml:space="preserve"> </w:t>
        </w:r>
      </w:ins>
      <w:r>
        <w:rPr>
          <w:rFonts w:ascii="Times New Roman" w:eastAsia="Times New Roman" w:hAnsi="Times New Roman" w:cs="Times New Roman"/>
          <w:bCs/>
          <w:sz w:val="24"/>
          <w:szCs w:val="24"/>
        </w:rPr>
        <w:t xml:space="preserve">a larger reward later. Which would you choose? This behavior is governed by temporal discounting, in which temporal delay reduces the value of future rewards. Although this phenomenon is well established,  </w:t>
      </w:r>
    </w:p>
    <w:p w14:paraId="1166D882" w14:textId="551DDAD9" w:rsidR="00C15E60" w:rsidRDefault="008D5ED7" w:rsidP="00C15E60">
      <w:pPr>
        <w:spacing w:after="0" w:line="480" w:lineRule="auto"/>
        <w:rPr>
          <w:ins w:id="2" w:author="Siyu Wang" w:date="2025-11-26T16:36:00Z" w16du:dateUtc="2025-11-26T21:36:00Z"/>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individuals differ widely in the strategies they use to weigh future benefits against immediate gratification. </w:t>
      </w:r>
      <w:ins w:id="3" w:author="Siyu Wang" w:date="2025-11-26T16:33:00Z" w16du:dateUtc="2025-11-26T21:33:00Z">
        <w:r w:rsidR="00C15E60">
          <w:rPr>
            <w:rFonts w:ascii="Times New Roman" w:eastAsia="Times New Roman" w:hAnsi="Times New Roman" w:cs="Times New Roman"/>
            <w:bCs/>
            <w:sz w:val="24"/>
            <w:szCs w:val="24"/>
          </w:rPr>
          <w:t xml:space="preserve">Prefrontal neurons are known to encode reward size and delay, </w:t>
        </w:r>
      </w:ins>
      <w:ins w:id="4" w:author="Siyu Wang" w:date="2025-11-26T16:37:00Z" w16du:dateUtc="2025-11-26T21:37:00Z">
        <w:r w:rsidR="00782A09">
          <w:rPr>
            <w:rFonts w:ascii="Times New Roman" w:eastAsia="Times New Roman" w:hAnsi="Times New Roman" w:cs="Times New Roman"/>
            <w:bCs/>
            <w:sz w:val="24"/>
            <w:szCs w:val="24"/>
          </w:rPr>
          <w:t>however,</w:t>
        </w:r>
      </w:ins>
      <w:ins w:id="5" w:author="Siyu Wang" w:date="2025-11-26T16:33:00Z" w16du:dateUtc="2025-11-26T21:33:00Z">
        <w:r w:rsidR="00C15E60">
          <w:rPr>
            <w:rFonts w:ascii="Times New Roman" w:eastAsia="Times New Roman" w:hAnsi="Times New Roman" w:cs="Times New Roman"/>
            <w:bCs/>
            <w:sz w:val="24"/>
            <w:szCs w:val="24"/>
          </w:rPr>
          <w:t xml:space="preserve"> it remains unclear whether the </w:t>
        </w:r>
      </w:ins>
      <w:ins w:id="6" w:author="Siyu Wang" w:date="2025-11-26T16:32:00Z" w16du:dateUtc="2025-11-26T21:32:00Z">
        <w:r w:rsidR="00C15E60">
          <w:rPr>
            <w:rFonts w:ascii="Times New Roman" w:eastAsia="Times New Roman" w:hAnsi="Times New Roman" w:cs="Times New Roman"/>
            <w:bCs/>
            <w:sz w:val="24"/>
            <w:szCs w:val="24"/>
          </w:rPr>
          <w:t xml:space="preserve">neural </w:t>
        </w:r>
      </w:ins>
      <w:ins w:id="7" w:author="Siyu Wang" w:date="2025-11-26T16:36:00Z" w16du:dateUtc="2025-11-26T21:36:00Z">
        <w:r w:rsidR="005C3798">
          <w:rPr>
            <w:rFonts w:ascii="Times New Roman" w:eastAsia="Times New Roman" w:hAnsi="Times New Roman" w:cs="Times New Roman"/>
            <w:bCs/>
            <w:sz w:val="24"/>
            <w:szCs w:val="24"/>
          </w:rPr>
          <w:t>representation</w:t>
        </w:r>
        <w:r w:rsidR="002F4EFE">
          <w:rPr>
            <w:rFonts w:ascii="Times New Roman" w:eastAsia="Times New Roman" w:hAnsi="Times New Roman" w:cs="Times New Roman"/>
            <w:bCs/>
            <w:sz w:val="24"/>
            <w:szCs w:val="24"/>
          </w:rPr>
          <w:t>s</w:t>
        </w:r>
      </w:ins>
      <w:ins w:id="8" w:author="Siyu Wang" w:date="2025-11-26T16:32:00Z" w16du:dateUtc="2025-11-26T21:32:00Z">
        <w:r w:rsidR="00C15E60">
          <w:rPr>
            <w:rFonts w:ascii="Times New Roman" w:eastAsia="Times New Roman" w:hAnsi="Times New Roman" w:cs="Times New Roman"/>
            <w:bCs/>
            <w:sz w:val="24"/>
            <w:szCs w:val="24"/>
          </w:rPr>
          <w:t xml:space="preserve"> of temporal discounting </w:t>
        </w:r>
      </w:ins>
      <w:ins w:id="9" w:author="Siyu Wang" w:date="2025-11-26T16:36:00Z" w16du:dateUtc="2025-11-26T21:36:00Z">
        <w:r w:rsidR="009952BF">
          <w:rPr>
            <w:rFonts w:ascii="Times New Roman" w:eastAsia="Times New Roman" w:hAnsi="Times New Roman" w:cs="Times New Roman"/>
            <w:bCs/>
            <w:sz w:val="24"/>
            <w:szCs w:val="24"/>
          </w:rPr>
          <w:t>reflect</w:t>
        </w:r>
      </w:ins>
      <w:ins w:id="10" w:author="Siyu Wang" w:date="2025-11-26T16:35:00Z" w16du:dateUtc="2025-11-26T21:35:00Z">
        <w:r w:rsidR="00C15E60">
          <w:rPr>
            <w:rFonts w:ascii="Times New Roman" w:eastAsia="Times New Roman" w:hAnsi="Times New Roman" w:cs="Times New Roman"/>
            <w:bCs/>
            <w:sz w:val="24"/>
            <w:szCs w:val="24"/>
          </w:rPr>
          <w:t xml:space="preserve"> a universal </w:t>
        </w:r>
      </w:ins>
      <w:ins w:id="11" w:author="Siyu Wang" w:date="2025-11-26T16:36:00Z" w16du:dateUtc="2025-11-26T21:36:00Z">
        <w:r w:rsidR="00706BBF">
          <w:rPr>
            <w:rFonts w:ascii="Times New Roman" w:eastAsia="Times New Roman" w:hAnsi="Times New Roman" w:cs="Times New Roman"/>
            <w:bCs/>
            <w:sz w:val="24"/>
            <w:szCs w:val="24"/>
          </w:rPr>
          <w:t>encoding of reward versus time</w:t>
        </w:r>
      </w:ins>
      <w:ins w:id="12" w:author="Siyu Wang" w:date="2025-11-26T16:35:00Z" w16du:dateUtc="2025-11-26T21:35:00Z">
        <w:r w:rsidR="00C15E60">
          <w:rPr>
            <w:rFonts w:ascii="Times New Roman" w:eastAsia="Times New Roman" w:hAnsi="Times New Roman" w:cs="Times New Roman"/>
            <w:bCs/>
            <w:sz w:val="24"/>
            <w:szCs w:val="24"/>
          </w:rPr>
          <w:t xml:space="preserve">, or if they are highly dependent on contextual demand and task strategy. </w:t>
        </w:r>
      </w:ins>
    </w:p>
    <w:p w14:paraId="3A480AA9" w14:textId="0ACBCB08" w:rsidR="008D5ED7" w:rsidDel="005C3798" w:rsidRDefault="008D5ED7" w:rsidP="00D412C3">
      <w:pPr>
        <w:spacing w:after="0" w:line="480" w:lineRule="auto"/>
        <w:rPr>
          <w:del w:id="13" w:author="Siyu Wang" w:date="2025-11-26T16:36:00Z" w16du:dateUtc="2025-11-26T21:36:00Z"/>
          <w:rFonts w:ascii="Times New Roman" w:eastAsia="Times New Roman" w:hAnsi="Times New Roman" w:cs="Times New Roman"/>
          <w:bCs/>
          <w:sz w:val="24"/>
          <w:szCs w:val="24"/>
        </w:rPr>
      </w:pPr>
      <w:del w:id="14" w:author="Siyu Wang" w:date="2025-11-26T16:36:00Z" w16du:dateUtc="2025-11-26T21:36:00Z">
        <w:r w:rsidDel="005C3798">
          <w:rPr>
            <w:rFonts w:ascii="Times New Roman" w:eastAsia="Times New Roman" w:hAnsi="Times New Roman" w:cs="Times New Roman"/>
            <w:bCs/>
            <w:sz w:val="24"/>
            <w:szCs w:val="24"/>
          </w:rPr>
          <w:delText xml:space="preserve">Such variability in behavior reflects differences in how the brain integrates reward magnitude and delay during deliberation. </w:delText>
        </w:r>
      </w:del>
    </w:p>
    <w:p w14:paraId="5B969196" w14:textId="77777777" w:rsidR="00E6115C" w:rsidRDefault="00846968" w:rsidP="0000090A">
      <w:pPr>
        <w:spacing w:after="0" w:line="480" w:lineRule="auto"/>
        <w:rPr>
          <w:ins w:id="15" w:author="Siyu Wang" w:date="2025-11-26T16:56:00Z" w16du:dateUtc="2025-11-26T21:56:00Z"/>
          <w:rFonts w:ascii="Times New Roman" w:eastAsia="Times New Roman" w:hAnsi="Times New Roman" w:cs="Times New Roman"/>
          <w:bCs/>
          <w:sz w:val="24"/>
          <w:szCs w:val="24"/>
        </w:rPr>
      </w:pPr>
      <w:ins w:id="16" w:author="Siyu Wang" w:date="2025-11-26T16:37:00Z" w16du:dateUtc="2025-11-26T21:37:00Z">
        <w:r>
          <w:rPr>
            <w:rFonts w:ascii="Times New Roman" w:eastAsia="Times New Roman" w:hAnsi="Times New Roman" w:cs="Times New Roman"/>
            <w:bCs/>
            <w:sz w:val="24"/>
            <w:szCs w:val="24"/>
          </w:rPr>
          <w:t xml:space="preserve">In this work, we </w:t>
        </w:r>
      </w:ins>
      <w:del w:id="17" w:author="Siyu Wang" w:date="2025-11-26T16:37:00Z" w16du:dateUtc="2025-11-26T21:37:00Z">
        <w:r w:rsidR="008D5ED7" w:rsidDel="00846968">
          <w:rPr>
            <w:rFonts w:ascii="Times New Roman" w:eastAsia="Times New Roman" w:hAnsi="Times New Roman" w:cs="Times New Roman"/>
            <w:bCs/>
            <w:sz w:val="24"/>
            <w:szCs w:val="24"/>
          </w:rPr>
          <w:delText xml:space="preserve">In many real-life situations, such as whether to accept a new job position or when to retire or when to make an investment, the opportunity to choose may be delayed, or the rules governing the choice may only become clear later. To capture this phenomenon, we </w:delText>
        </w:r>
      </w:del>
      <w:r w:rsidR="008D5ED7">
        <w:rPr>
          <w:rFonts w:ascii="Times New Roman" w:eastAsia="Times New Roman" w:hAnsi="Times New Roman" w:cs="Times New Roman"/>
          <w:bCs/>
          <w:sz w:val="24"/>
          <w:szCs w:val="24"/>
        </w:rPr>
        <w:t xml:space="preserve">designed a </w:t>
      </w:r>
      <w:ins w:id="18" w:author="Siyu Wang" w:date="2025-11-26T16:37:00Z" w16du:dateUtc="2025-11-26T21:37:00Z">
        <w:r>
          <w:rPr>
            <w:rFonts w:ascii="Times New Roman" w:eastAsia="Times New Roman" w:hAnsi="Times New Roman" w:cs="Times New Roman"/>
            <w:bCs/>
            <w:sz w:val="24"/>
            <w:szCs w:val="24"/>
          </w:rPr>
          <w:t>two-st</w:t>
        </w:r>
      </w:ins>
      <w:ins w:id="19" w:author="Siyu Wang" w:date="2025-11-26T16:38:00Z" w16du:dateUtc="2025-11-26T21:38:00Z">
        <w:r>
          <w:rPr>
            <w:rFonts w:ascii="Times New Roman" w:eastAsia="Times New Roman" w:hAnsi="Times New Roman" w:cs="Times New Roman"/>
            <w:bCs/>
            <w:sz w:val="24"/>
            <w:szCs w:val="24"/>
          </w:rPr>
          <w:t xml:space="preserve">ep </w:t>
        </w:r>
      </w:ins>
      <w:r w:rsidR="008D5ED7">
        <w:rPr>
          <w:rFonts w:ascii="Times New Roman" w:eastAsia="Times New Roman" w:hAnsi="Times New Roman" w:cs="Times New Roman"/>
          <w:bCs/>
          <w:sz w:val="24"/>
          <w:szCs w:val="24"/>
        </w:rPr>
        <w:t>temporal discounting task</w:t>
      </w:r>
      <w:ins w:id="20" w:author="Siyu Wang" w:date="2025-11-26T16:38:00Z" w16du:dateUtc="2025-11-26T21:38:00Z">
        <w:r>
          <w:rPr>
            <w:rFonts w:ascii="Times New Roman" w:eastAsia="Times New Roman" w:hAnsi="Times New Roman" w:cs="Times New Roman"/>
            <w:bCs/>
            <w:sz w:val="24"/>
            <w:szCs w:val="24"/>
          </w:rPr>
          <w:t xml:space="preserve">, </w:t>
        </w:r>
      </w:ins>
      <w:ins w:id="21" w:author="Siyu Wang" w:date="2025-11-26T16:39:00Z" w16du:dateUtc="2025-11-26T21:39:00Z">
        <w:r>
          <w:rPr>
            <w:rFonts w:ascii="Times New Roman" w:eastAsia="Times New Roman" w:hAnsi="Times New Roman" w:cs="Times New Roman"/>
            <w:bCs/>
            <w:sz w:val="24"/>
            <w:szCs w:val="24"/>
          </w:rPr>
          <w:t>in which the action required to accept an offer is contingent upon a go-signal</w:t>
        </w:r>
      </w:ins>
      <w:ins w:id="22" w:author="Siyu Wang" w:date="2025-11-26T16:43:00Z" w16du:dateUtc="2025-11-26T21:43:00Z">
        <w:r>
          <w:rPr>
            <w:rFonts w:ascii="Times New Roman" w:eastAsia="Times New Roman" w:hAnsi="Times New Roman" w:cs="Times New Roman"/>
            <w:bCs/>
            <w:sz w:val="24"/>
            <w:szCs w:val="24"/>
          </w:rPr>
          <w:t xml:space="preserve">. This allowed us to </w:t>
        </w:r>
      </w:ins>
      <w:ins w:id="23" w:author="Siyu Wang" w:date="2025-11-26T16:44:00Z" w16du:dateUtc="2025-11-26T21:44:00Z">
        <w:r>
          <w:rPr>
            <w:rFonts w:ascii="Times New Roman" w:eastAsia="Times New Roman" w:hAnsi="Times New Roman" w:cs="Times New Roman"/>
            <w:bCs/>
            <w:sz w:val="24"/>
            <w:szCs w:val="24"/>
          </w:rPr>
          <w:t xml:space="preserve">disentangle evaluation, which reflects the integration of reward size and delay, and </w:t>
        </w:r>
      </w:ins>
      <w:ins w:id="24" w:author="Siyu Wang" w:date="2025-11-26T16:45:00Z" w16du:dateUtc="2025-11-26T21:45:00Z">
        <w:r>
          <w:rPr>
            <w:rFonts w:ascii="Times New Roman" w:eastAsia="Times New Roman" w:hAnsi="Times New Roman" w:cs="Times New Roman"/>
            <w:bCs/>
            <w:sz w:val="24"/>
            <w:szCs w:val="24"/>
          </w:rPr>
          <w:t>action plans</w:t>
        </w:r>
      </w:ins>
      <w:ins w:id="25" w:author="Siyu Wang" w:date="2025-11-26T16:44:00Z" w16du:dateUtc="2025-11-26T21:44:00Z">
        <w:r>
          <w:rPr>
            <w:rFonts w:ascii="Times New Roman" w:eastAsia="Times New Roman" w:hAnsi="Times New Roman" w:cs="Times New Roman"/>
            <w:bCs/>
            <w:sz w:val="24"/>
            <w:szCs w:val="24"/>
          </w:rPr>
          <w:t>.</w:t>
        </w:r>
      </w:ins>
      <w:ins w:id="26" w:author="Siyu Wang" w:date="2025-11-26T16:45:00Z" w16du:dateUtc="2025-11-26T21:45:00Z">
        <w:r w:rsidR="00C32467">
          <w:rPr>
            <w:rFonts w:ascii="Times New Roman" w:eastAsia="Times New Roman" w:hAnsi="Times New Roman" w:cs="Times New Roman"/>
            <w:bCs/>
            <w:sz w:val="24"/>
            <w:szCs w:val="24"/>
          </w:rPr>
          <w:t xml:space="preserve"> The go-signal also introduced an additional delay time which </w:t>
        </w:r>
      </w:ins>
      <w:ins w:id="27" w:author="Siyu Wang" w:date="2025-11-26T16:56:00Z" w16du:dateUtc="2025-11-26T21:56:00Z">
        <w:r w:rsidR="002C1CFF">
          <w:rPr>
            <w:rFonts w:ascii="Times New Roman" w:eastAsia="Times New Roman" w:hAnsi="Times New Roman" w:cs="Times New Roman"/>
            <w:bCs/>
            <w:sz w:val="24"/>
            <w:szCs w:val="24"/>
          </w:rPr>
          <w:t>supposedly</w:t>
        </w:r>
      </w:ins>
      <w:ins w:id="28" w:author="Siyu Wang" w:date="2025-11-26T16:55:00Z" w16du:dateUtc="2025-11-26T21:55:00Z">
        <w:r w:rsidR="009B1EAD">
          <w:rPr>
            <w:rFonts w:ascii="Times New Roman" w:eastAsia="Times New Roman" w:hAnsi="Times New Roman" w:cs="Times New Roman"/>
            <w:bCs/>
            <w:sz w:val="24"/>
            <w:szCs w:val="24"/>
          </w:rPr>
          <w:t xml:space="preserve"> </w:t>
        </w:r>
      </w:ins>
      <w:ins w:id="29" w:author="Siyu Wang" w:date="2025-11-26T16:45:00Z" w16du:dateUtc="2025-11-26T21:45:00Z">
        <w:r w:rsidR="00C32467">
          <w:rPr>
            <w:rFonts w:ascii="Times New Roman" w:eastAsia="Times New Roman" w:hAnsi="Times New Roman" w:cs="Times New Roman"/>
            <w:bCs/>
            <w:sz w:val="24"/>
            <w:szCs w:val="24"/>
          </w:rPr>
          <w:t>alters the temporal</w:t>
        </w:r>
        <w:r w:rsidR="00EA536B">
          <w:rPr>
            <w:rFonts w:ascii="Times New Roman" w:eastAsia="Times New Roman" w:hAnsi="Times New Roman" w:cs="Times New Roman"/>
            <w:bCs/>
            <w:sz w:val="24"/>
            <w:szCs w:val="24"/>
          </w:rPr>
          <w:t>ly</w:t>
        </w:r>
        <w:r w:rsidR="00C32467">
          <w:rPr>
            <w:rFonts w:ascii="Times New Roman" w:eastAsia="Times New Roman" w:hAnsi="Times New Roman" w:cs="Times New Roman"/>
            <w:bCs/>
            <w:sz w:val="24"/>
            <w:szCs w:val="24"/>
          </w:rPr>
          <w:t xml:space="preserve"> </w:t>
        </w:r>
        <w:r w:rsidR="00EA536B">
          <w:rPr>
            <w:rFonts w:ascii="Times New Roman" w:eastAsia="Times New Roman" w:hAnsi="Times New Roman" w:cs="Times New Roman"/>
            <w:bCs/>
            <w:sz w:val="24"/>
            <w:szCs w:val="24"/>
          </w:rPr>
          <w:t>discounted</w:t>
        </w:r>
        <w:r w:rsidR="00C32467">
          <w:rPr>
            <w:rFonts w:ascii="Times New Roman" w:eastAsia="Times New Roman" w:hAnsi="Times New Roman" w:cs="Times New Roman"/>
            <w:bCs/>
            <w:sz w:val="24"/>
            <w:szCs w:val="24"/>
          </w:rPr>
          <w:t xml:space="preserve"> value of the original offer.  </w:t>
        </w:r>
      </w:ins>
      <w:ins w:id="30" w:author="Siyu Wang" w:date="2025-11-26T16:46:00Z" w16du:dateUtc="2025-11-26T21:46:00Z">
        <w:r w:rsidR="00903EEF">
          <w:rPr>
            <w:rFonts w:ascii="Times New Roman" w:eastAsia="Times New Roman" w:hAnsi="Times New Roman" w:cs="Times New Roman"/>
            <w:bCs/>
            <w:sz w:val="24"/>
            <w:szCs w:val="24"/>
          </w:rPr>
          <w:t xml:space="preserve">Our two animals </w:t>
        </w:r>
      </w:ins>
      <w:ins w:id="31" w:author="Siyu Wang" w:date="2025-11-26T16:47:00Z" w16du:dateUtc="2025-11-26T21:47:00Z">
        <w:r w:rsidR="00903EEF">
          <w:rPr>
            <w:rFonts w:ascii="Times New Roman" w:eastAsia="Times New Roman" w:hAnsi="Times New Roman" w:cs="Times New Roman"/>
            <w:bCs/>
            <w:sz w:val="24"/>
            <w:szCs w:val="24"/>
          </w:rPr>
          <w:t>exhibited</w:t>
        </w:r>
      </w:ins>
      <w:ins w:id="32" w:author="Siyu Wang" w:date="2025-11-26T16:46:00Z" w16du:dateUtc="2025-11-26T21:46:00Z">
        <w:r w:rsidR="00903EEF">
          <w:rPr>
            <w:rFonts w:ascii="Times New Roman" w:eastAsia="Times New Roman" w:hAnsi="Times New Roman" w:cs="Times New Roman"/>
            <w:bCs/>
            <w:sz w:val="24"/>
            <w:szCs w:val="24"/>
          </w:rPr>
          <w:t xml:space="preserve"> </w:t>
        </w:r>
      </w:ins>
      <w:ins w:id="33" w:author="Siyu Wang" w:date="2025-11-26T16:47:00Z" w16du:dateUtc="2025-11-26T21:47:00Z">
        <w:r w:rsidR="00903EEF">
          <w:rPr>
            <w:rFonts w:ascii="Times New Roman" w:eastAsia="Times New Roman" w:hAnsi="Times New Roman" w:cs="Times New Roman"/>
            <w:bCs/>
            <w:sz w:val="24"/>
            <w:szCs w:val="24"/>
          </w:rPr>
          <w:t xml:space="preserve">distinct strategies in response to the go-cue. </w:t>
        </w:r>
      </w:ins>
      <w:ins w:id="34" w:author="Siyu Wang" w:date="2025-11-26T16:51:00Z" w16du:dateUtc="2025-11-26T21:51:00Z">
        <w:r w:rsidR="00903EEF">
          <w:rPr>
            <w:rFonts w:ascii="Times New Roman" w:eastAsia="Times New Roman" w:hAnsi="Times New Roman" w:cs="Times New Roman"/>
            <w:bCs/>
            <w:sz w:val="24"/>
            <w:szCs w:val="24"/>
          </w:rPr>
          <w:t xml:space="preserve">Behavioral modeling showed that </w:t>
        </w:r>
      </w:ins>
      <w:ins w:id="35" w:author="Siyu Wang" w:date="2025-11-26T16:47:00Z" w16du:dateUtc="2025-11-26T21:47:00Z">
        <w:r w:rsidR="00903EEF">
          <w:rPr>
            <w:rFonts w:ascii="Times New Roman" w:eastAsia="Times New Roman" w:hAnsi="Times New Roman" w:cs="Times New Roman"/>
            <w:bCs/>
            <w:sz w:val="24"/>
            <w:szCs w:val="24"/>
          </w:rPr>
          <w:t xml:space="preserve">Monkey S </w:t>
        </w:r>
      </w:ins>
      <w:ins w:id="36" w:author="Siyu Wang" w:date="2025-11-26T16:53:00Z" w16du:dateUtc="2025-11-26T21:53:00Z">
        <w:r w:rsidR="00903EEF">
          <w:rPr>
            <w:rFonts w:ascii="Times New Roman" w:eastAsia="Times New Roman" w:hAnsi="Times New Roman" w:cs="Times New Roman"/>
            <w:bCs/>
            <w:sz w:val="24"/>
            <w:szCs w:val="24"/>
          </w:rPr>
          <w:t xml:space="preserve">used a dynamic strategy and </w:t>
        </w:r>
      </w:ins>
      <w:ins w:id="37" w:author="Siyu Wang" w:date="2025-11-26T16:51:00Z" w16du:dateUtc="2025-11-26T21:51:00Z">
        <w:r w:rsidR="00903EEF">
          <w:rPr>
            <w:rFonts w:ascii="Times New Roman" w:eastAsia="Times New Roman" w:hAnsi="Times New Roman" w:cs="Times New Roman"/>
            <w:bCs/>
            <w:sz w:val="24"/>
            <w:szCs w:val="24"/>
          </w:rPr>
          <w:t xml:space="preserve">adjusted the discounted value based on the </w:t>
        </w:r>
      </w:ins>
      <w:ins w:id="38" w:author="Siyu Wang" w:date="2025-11-26T16:52:00Z" w16du:dateUtc="2025-11-26T21:52:00Z">
        <w:r w:rsidR="00903EEF">
          <w:rPr>
            <w:rFonts w:ascii="Times New Roman" w:eastAsia="Times New Roman" w:hAnsi="Times New Roman" w:cs="Times New Roman"/>
            <w:bCs/>
            <w:sz w:val="24"/>
            <w:szCs w:val="24"/>
          </w:rPr>
          <w:t xml:space="preserve">additional delay associated with the go-cue, </w:t>
        </w:r>
      </w:ins>
      <w:ins w:id="39" w:author="Siyu Wang" w:date="2025-11-26T16:53:00Z" w16du:dateUtc="2025-11-26T21:53:00Z">
        <w:r w:rsidR="00903EEF">
          <w:rPr>
            <w:rFonts w:ascii="Times New Roman" w:eastAsia="Times New Roman" w:hAnsi="Times New Roman" w:cs="Times New Roman"/>
            <w:bCs/>
            <w:sz w:val="24"/>
            <w:szCs w:val="24"/>
          </w:rPr>
          <w:t xml:space="preserve">whereas Monkey T used a more static strategy </w:t>
        </w:r>
      </w:ins>
      <w:ins w:id="40" w:author="Siyu Wang" w:date="2025-11-26T16:54:00Z" w16du:dateUtc="2025-11-26T21:54:00Z">
        <w:r w:rsidR="00903EEF">
          <w:rPr>
            <w:rFonts w:ascii="Times New Roman" w:eastAsia="Times New Roman" w:hAnsi="Times New Roman" w:cs="Times New Roman"/>
            <w:bCs/>
            <w:sz w:val="24"/>
            <w:szCs w:val="24"/>
          </w:rPr>
          <w:t xml:space="preserve">that </w:t>
        </w:r>
      </w:ins>
      <w:ins w:id="41" w:author="Siyu Wang" w:date="2025-11-26T16:55:00Z" w16du:dateUtc="2025-11-26T21:55:00Z">
        <w:r w:rsidR="00903EEF">
          <w:rPr>
            <w:rFonts w:ascii="Times New Roman" w:eastAsia="Times New Roman" w:hAnsi="Times New Roman" w:cs="Times New Roman"/>
            <w:bCs/>
            <w:sz w:val="24"/>
            <w:szCs w:val="24"/>
          </w:rPr>
          <w:t>assigned</w:t>
        </w:r>
      </w:ins>
      <w:ins w:id="42" w:author="Siyu Wang" w:date="2025-11-26T16:54:00Z" w16du:dateUtc="2025-11-26T21:54:00Z">
        <w:r w:rsidR="00903EEF">
          <w:rPr>
            <w:rFonts w:ascii="Times New Roman" w:eastAsia="Times New Roman" w:hAnsi="Times New Roman" w:cs="Times New Roman"/>
            <w:bCs/>
            <w:sz w:val="24"/>
            <w:szCs w:val="24"/>
          </w:rPr>
          <w:t xml:space="preserve"> fixed values to the go-cue </w:t>
        </w:r>
      </w:ins>
      <w:ins w:id="43" w:author="Siyu Wang" w:date="2025-11-26T16:55:00Z" w16du:dateUtc="2025-11-26T21:55:00Z">
        <w:r w:rsidR="00903EEF">
          <w:rPr>
            <w:rFonts w:ascii="Times New Roman" w:eastAsia="Times New Roman" w:hAnsi="Times New Roman" w:cs="Times New Roman"/>
            <w:bCs/>
            <w:sz w:val="24"/>
            <w:szCs w:val="24"/>
          </w:rPr>
          <w:t xml:space="preserve">and the original offer. </w:t>
        </w:r>
      </w:ins>
    </w:p>
    <w:p w14:paraId="70BBA497" w14:textId="5736D346" w:rsidR="00F46289" w:rsidDel="00903EEF" w:rsidRDefault="00E61576" w:rsidP="00E6115C">
      <w:pPr>
        <w:spacing w:after="0" w:line="480" w:lineRule="auto"/>
        <w:rPr>
          <w:del w:id="44" w:author="Siyu Wang" w:date="2025-11-26T16:46:00Z" w16du:dateUtc="2025-11-26T21:46:00Z"/>
          <w:rFonts w:ascii="Times New Roman" w:eastAsia="Times New Roman" w:hAnsi="Times New Roman" w:cs="Times New Roman"/>
          <w:bCs/>
          <w:sz w:val="24"/>
          <w:szCs w:val="24"/>
        </w:rPr>
        <w:pPrChange w:id="45" w:author="Siyu Wang" w:date="2025-11-26T16:56:00Z" w16du:dateUtc="2025-11-26T21:56:00Z">
          <w:pPr>
            <w:spacing w:after="0" w:line="480" w:lineRule="auto"/>
            <w:ind w:firstLine="360"/>
          </w:pPr>
        </w:pPrChange>
      </w:pPr>
      <w:ins w:id="46" w:author="Siyu Wang" w:date="2025-11-26T16:57:00Z" w16du:dateUtc="2025-11-26T21:57:00Z">
        <w:r>
          <w:rPr>
            <w:rFonts w:ascii="Times New Roman" w:eastAsia="Times New Roman" w:hAnsi="Times New Roman" w:cs="Times New Roman"/>
            <w:bCs/>
            <w:sz w:val="24"/>
            <w:szCs w:val="24"/>
          </w:rPr>
          <w:t>In line with previous literature, w</w:t>
        </w:r>
      </w:ins>
      <w:ins w:id="47" w:author="Siyu Wang" w:date="2025-11-26T16:56:00Z" w16du:dateUtc="2025-11-26T21:56:00Z">
        <w:r>
          <w:rPr>
            <w:rFonts w:ascii="Times New Roman" w:eastAsia="Times New Roman" w:hAnsi="Times New Roman" w:cs="Times New Roman"/>
            <w:bCs/>
            <w:sz w:val="24"/>
            <w:szCs w:val="24"/>
          </w:rPr>
          <w:t>e identi</w:t>
        </w:r>
      </w:ins>
      <w:ins w:id="48" w:author="Siyu Wang" w:date="2025-11-26T16:57:00Z" w16du:dateUtc="2025-11-26T21:57:00Z">
        <w:r>
          <w:rPr>
            <w:rFonts w:ascii="Times New Roman" w:eastAsia="Times New Roman" w:hAnsi="Times New Roman" w:cs="Times New Roman"/>
            <w:bCs/>
            <w:sz w:val="24"/>
            <w:szCs w:val="24"/>
          </w:rPr>
          <w:t>fied the value-encoding dimension in both animals, and observed an inverse population coding d</w:t>
        </w:r>
      </w:ins>
      <w:ins w:id="49" w:author="Siyu Wang" w:date="2025-11-26T16:58:00Z" w16du:dateUtc="2025-11-26T21:58:00Z">
        <w:r>
          <w:rPr>
            <w:rFonts w:ascii="Times New Roman" w:eastAsia="Times New Roman" w:hAnsi="Times New Roman" w:cs="Times New Roman"/>
            <w:bCs/>
            <w:sz w:val="24"/>
            <w:szCs w:val="24"/>
          </w:rPr>
          <w:t>imension for delay and reward size</w:t>
        </w:r>
      </w:ins>
      <w:ins w:id="50" w:author="Siyu Wang" w:date="2025-11-26T17:00:00Z" w16du:dateUtc="2025-11-26T22:00:00Z">
        <w:r w:rsidR="00A210BF">
          <w:rPr>
            <w:rFonts w:ascii="Times New Roman" w:eastAsia="Times New Roman" w:hAnsi="Times New Roman" w:cs="Times New Roman"/>
            <w:bCs/>
            <w:sz w:val="24"/>
            <w:szCs w:val="24"/>
          </w:rPr>
          <w:t xml:space="preserve">. </w:t>
        </w:r>
      </w:ins>
      <w:ins w:id="51" w:author="Siyu Wang" w:date="2025-11-26T16:46:00Z" w16du:dateUtc="2025-11-26T21:46:00Z">
        <w:r w:rsidR="00903EEF">
          <w:rPr>
            <w:rFonts w:ascii="Times New Roman" w:eastAsia="Times New Roman" w:hAnsi="Times New Roman" w:cs="Times New Roman"/>
            <w:bCs/>
            <w:sz w:val="24"/>
            <w:szCs w:val="24"/>
          </w:rPr>
          <w:t xml:space="preserve">While dlPFC neurons in both of our monkeys </w:t>
        </w:r>
      </w:ins>
      <w:del w:id="52" w:author="Siyu Wang" w:date="2025-11-26T16:38:00Z" w16du:dateUtc="2025-11-26T21:38:00Z">
        <w:r w:rsidR="008D5ED7" w:rsidDel="00846968">
          <w:rPr>
            <w:rFonts w:ascii="Times New Roman" w:eastAsia="Times New Roman" w:hAnsi="Times New Roman" w:cs="Times New Roman"/>
            <w:bCs/>
            <w:sz w:val="24"/>
            <w:szCs w:val="24"/>
          </w:rPr>
          <w:delText xml:space="preserve"> </w:delText>
        </w:r>
      </w:del>
      <w:del w:id="53" w:author="Siyu Wang" w:date="2025-11-26T16:46:00Z" w16du:dateUtc="2025-11-26T21:46:00Z">
        <w:r w:rsidR="008D5ED7" w:rsidDel="00F46289">
          <w:rPr>
            <w:rFonts w:ascii="Times New Roman" w:eastAsia="Times New Roman" w:hAnsi="Times New Roman" w:cs="Times New Roman"/>
            <w:bCs/>
            <w:sz w:val="24"/>
            <w:szCs w:val="24"/>
          </w:rPr>
          <w:delText xml:space="preserve">with a two-step go-signal that introduced an element of temporal uncertainty that could potentially influence not only when the animal acts but also the type of choice it makes (accept or reject). This setup allowed us to examine how the timing and structure of the choice affects both behavior and single-neuron activity in the dorsolateral prefrontal cortex (dlPFC) in two monkeys. </w:delText>
        </w:r>
      </w:del>
    </w:p>
    <w:p w14:paraId="089FD8FA" w14:textId="1C5DCE30" w:rsidR="008D5ED7" w:rsidDel="009C4966" w:rsidRDefault="008D5ED7" w:rsidP="009C4966">
      <w:pPr>
        <w:spacing w:after="0" w:line="480" w:lineRule="auto"/>
        <w:rPr>
          <w:del w:id="54" w:author="Siyu Wang" w:date="2025-11-26T17:01:00Z" w16du:dateUtc="2025-11-26T22:01:00Z"/>
          <w:rFonts w:ascii="Times New Roman" w:eastAsia="Times New Roman" w:hAnsi="Times New Roman" w:cs="Times New Roman"/>
          <w:sz w:val="24"/>
          <w:szCs w:val="24"/>
        </w:rPr>
      </w:pPr>
      <w:del w:id="55" w:author="Siyu Wang" w:date="2025-11-26T16:46:00Z" w16du:dateUtc="2025-11-26T21:46:00Z">
        <w:r w:rsidDel="00903EEF">
          <w:rPr>
            <w:rFonts w:ascii="Times New Roman" w:eastAsia="Times New Roman" w:hAnsi="Times New Roman" w:cs="Times New Roman"/>
            <w:sz w:val="24"/>
            <w:szCs w:val="24"/>
          </w:rPr>
          <w:delText xml:space="preserve">Although both monkeys </w:delText>
        </w:r>
      </w:del>
      <w:r>
        <w:rPr>
          <w:rFonts w:ascii="Times New Roman" w:eastAsia="Times New Roman" w:hAnsi="Times New Roman" w:cs="Times New Roman"/>
          <w:sz w:val="24"/>
          <w:szCs w:val="24"/>
        </w:rPr>
        <w:t>encoded reward and delay</w:t>
      </w:r>
      <w:del w:id="56" w:author="Siyu Wang" w:date="2025-11-26T16:56:00Z" w16du:dateUtc="2025-11-26T21:56:00Z">
        <w:r w:rsidDel="00E61576">
          <w:rPr>
            <w:rFonts w:ascii="Times New Roman" w:eastAsia="Times New Roman" w:hAnsi="Times New Roman" w:cs="Times New Roman"/>
            <w:sz w:val="24"/>
            <w:szCs w:val="24"/>
          </w:rPr>
          <w:delText xml:space="preserve"> in dlPFC</w:delText>
        </w:r>
      </w:del>
      <w:r>
        <w:rPr>
          <w:rFonts w:ascii="Times New Roman" w:eastAsia="Times New Roman" w:hAnsi="Times New Roman" w:cs="Times New Roman"/>
          <w:sz w:val="24"/>
          <w:szCs w:val="24"/>
        </w:rPr>
        <w:t xml:space="preserve">, </w:t>
      </w:r>
      <w:ins w:id="57" w:author="Siyu Wang" w:date="2025-11-26T17:00:00Z" w16du:dateUtc="2025-11-26T22:00:00Z">
        <w:r w:rsidR="00A210BF">
          <w:rPr>
            <w:rFonts w:ascii="Times New Roman" w:eastAsia="Times New Roman" w:hAnsi="Times New Roman" w:cs="Times New Roman"/>
            <w:sz w:val="24"/>
            <w:szCs w:val="24"/>
          </w:rPr>
          <w:t>the temporal dynamics and inte</w:t>
        </w:r>
      </w:ins>
      <w:ins w:id="58" w:author="Siyu Wang" w:date="2025-11-26T17:01:00Z" w16du:dateUtc="2025-11-26T22:01:00Z">
        <w:r w:rsidR="00A210BF">
          <w:rPr>
            <w:rFonts w:ascii="Times New Roman" w:eastAsia="Times New Roman" w:hAnsi="Times New Roman" w:cs="Times New Roman"/>
            <w:sz w:val="24"/>
            <w:szCs w:val="24"/>
          </w:rPr>
          <w:t xml:space="preserve">gration process differed between animals, reflecting their respective strategies. </w:t>
        </w:r>
      </w:ins>
      <w:del w:id="59" w:author="Siyu Wang" w:date="2025-11-26T17:01:00Z" w16du:dateUtc="2025-11-26T22:01:00Z">
        <w:r w:rsidDel="009C4966">
          <w:rPr>
            <w:rFonts w:ascii="Times New Roman" w:eastAsia="Times New Roman" w:hAnsi="Times New Roman" w:cs="Times New Roman"/>
            <w:sz w:val="24"/>
            <w:szCs w:val="24"/>
          </w:rPr>
          <w:delText xml:space="preserve">consistent with previous literature, the temporal dynamics and integration of these signals differed between monkeys, supporting distinct temporal discounting strategies. </w:delText>
        </w:r>
        <w:r w:rsidRPr="00405938" w:rsidDel="009C4966">
          <w:rPr>
            <w:rFonts w:ascii="Times New Roman" w:eastAsia="Times New Roman" w:hAnsi="Times New Roman" w:cs="Times New Roman"/>
            <w:sz w:val="24"/>
            <w:szCs w:val="24"/>
          </w:rPr>
          <w:delText xml:space="preserve">Crucially, these neural differences tightly </w:delText>
        </w:r>
        <w:r w:rsidDel="009C4966">
          <w:rPr>
            <w:rFonts w:ascii="Times New Roman" w:eastAsia="Times New Roman" w:hAnsi="Times New Roman" w:cs="Times New Roman"/>
            <w:sz w:val="24"/>
            <w:szCs w:val="24"/>
          </w:rPr>
          <w:delText xml:space="preserve">relate </w:delText>
        </w:r>
        <w:r w:rsidRPr="00405938" w:rsidDel="009C4966">
          <w:rPr>
            <w:rFonts w:ascii="Times New Roman" w:eastAsia="Times New Roman" w:hAnsi="Times New Roman" w:cs="Times New Roman"/>
            <w:sz w:val="24"/>
            <w:szCs w:val="24"/>
          </w:rPr>
          <w:delText>with differences in how each animal behaved under temporal uncertainty.</w:delText>
        </w:r>
      </w:del>
    </w:p>
    <w:p w14:paraId="77539601" w14:textId="63EE605B" w:rsidR="008D5ED7" w:rsidRDefault="009C4966" w:rsidP="009C4966">
      <w:pPr>
        <w:spacing w:after="0" w:line="480" w:lineRule="auto"/>
        <w:rPr>
          <w:rFonts w:ascii="Times New Roman" w:eastAsia="Times New Roman" w:hAnsi="Times New Roman" w:cs="Times New Roman"/>
          <w:sz w:val="24"/>
          <w:szCs w:val="24"/>
        </w:rPr>
        <w:pPrChange w:id="60" w:author="Siyu Wang" w:date="2025-11-26T17:01:00Z" w16du:dateUtc="2025-11-26T22:01:00Z">
          <w:pPr>
            <w:spacing w:after="0" w:line="480" w:lineRule="auto"/>
            <w:ind w:firstLine="360"/>
          </w:pPr>
        </w:pPrChange>
      </w:pPr>
      <w:ins w:id="61" w:author="Siyu Wang" w:date="2025-11-26T17:02:00Z" w16du:dateUtc="2025-11-26T22:02:00Z">
        <w:r>
          <w:rPr>
            <w:rFonts w:ascii="Times New Roman" w:hAnsi="Times New Roman" w:cs="Times New Roman"/>
          </w:rPr>
          <w:t>Monkey S</w:t>
        </w:r>
        <w:r w:rsidRPr="000B7588">
          <w:rPr>
            <w:rFonts w:ascii="Times New Roman" w:hAnsi="Times New Roman" w:cs="Times New Roman"/>
          </w:rPr>
          <w:t xml:space="preserve"> showed </w:t>
        </w:r>
      </w:ins>
      <w:ins w:id="62" w:author="Siyu Wang" w:date="2025-11-26T17:03:00Z" w16du:dateUtc="2025-11-26T22:03:00Z">
        <w:r w:rsidR="008577E2">
          <w:rPr>
            <w:rFonts w:ascii="Times New Roman" w:hAnsi="Times New Roman" w:cs="Times New Roman"/>
          </w:rPr>
          <w:t xml:space="preserve">non-linear </w:t>
        </w:r>
      </w:ins>
      <w:ins w:id="63" w:author="Siyu Wang" w:date="2025-11-26T17:02:00Z" w16du:dateUtc="2025-11-26T22:02:00Z">
        <w:r w:rsidRPr="000B7588">
          <w:rPr>
            <w:rFonts w:ascii="Times New Roman" w:hAnsi="Times New Roman" w:cs="Times New Roman"/>
          </w:rPr>
          <w:t>integration of reward and delay</w:t>
        </w:r>
        <w:r>
          <w:rPr>
            <w:rFonts w:ascii="Times New Roman" w:hAnsi="Times New Roman" w:cs="Times New Roman"/>
          </w:rPr>
          <w:t xml:space="preserve"> and on-the-fly readjustment based on the contextual </w:t>
        </w:r>
        <w:r>
          <w:rPr>
            <w:rFonts w:ascii="Times New Roman" w:hAnsi="Times New Roman" w:cs="Times New Roman"/>
          </w:rPr>
          <w:lastRenderedPageBreak/>
          <w:t>demand signaled by the go-cue</w:t>
        </w:r>
        <w:r w:rsidRPr="000B7588">
          <w:rPr>
            <w:rFonts w:ascii="Times New Roman" w:hAnsi="Times New Roman" w:cs="Times New Roman"/>
          </w:rPr>
          <w:t>, consistent with</w:t>
        </w:r>
        <w:r w:rsidRPr="009D459E">
          <w:rPr>
            <w:rFonts w:ascii="Times New Roman" w:hAnsi="Times New Roman"/>
          </w:rPr>
          <w:t xml:space="preserve"> a </w:t>
        </w:r>
        <w:r w:rsidRPr="00172B94">
          <w:rPr>
            <w:rFonts w:ascii="Times New Roman" w:hAnsi="Times New Roman" w:cs="Times New Roman"/>
          </w:rPr>
          <w:t>proactive</w:t>
        </w:r>
        <w:r w:rsidRPr="000B7588">
          <w:rPr>
            <w:rFonts w:ascii="Times New Roman" w:hAnsi="Times New Roman" w:cs="Times New Roman"/>
          </w:rPr>
          <w:t xml:space="preserve"> evaluation.</w:t>
        </w:r>
        <w:r w:rsidRPr="009D459E">
          <w:rPr>
            <w:rFonts w:ascii="Times New Roman" w:hAnsi="Times New Roman"/>
          </w:rPr>
          <w:t xml:space="preserve"> Monkey T</w:t>
        </w:r>
        <w:r>
          <w:rPr>
            <w:rFonts w:ascii="Times New Roman" w:hAnsi="Times New Roman"/>
          </w:rPr>
          <w:t xml:space="preserve">, however, </w:t>
        </w:r>
        <w:r w:rsidRPr="000B7588">
          <w:rPr>
            <w:rFonts w:ascii="Times New Roman" w:hAnsi="Times New Roman" w:cs="Times New Roman"/>
          </w:rPr>
          <w:t>showed</w:t>
        </w:r>
        <w:r w:rsidRPr="009D459E">
          <w:rPr>
            <w:rFonts w:ascii="Times New Roman" w:hAnsi="Times New Roman"/>
          </w:rPr>
          <w:t xml:space="preserve"> </w:t>
        </w:r>
      </w:ins>
      <w:ins w:id="64" w:author="Siyu Wang" w:date="2025-11-26T17:03:00Z" w16du:dateUtc="2025-11-26T22:03:00Z">
        <w:r w:rsidR="008577E2">
          <w:rPr>
            <w:rFonts w:ascii="Times New Roman" w:hAnsi="Times New Roman"/>
          </w:rPr>
          <w:t xml:space="preserve">a </w:t>
        </w:r>
      </w:ins>
      <w:ins w:id="65" w:author="Siyu Wang" w:date="2025-11-26T17:04:00Z" w16du:dateUtc="2025-11-26T22:04:00Z">
        <w:r w:rsidR="008577E2">
          <w:rPr>
            <w:rFonts w:ascii="Times New Roman" w:hAnsi="Times New Roman"/>
          </w:rPr>
          <w:t>slower and linear response,</w:t>
        </w:r>
      </w:ins>
      <w:ins w:id="66" w:author="Siyu Wang" w:date="2025-11-26T17:02:00Z" w16du:dateUtc="2025-11-26T22:02:00Z">
        <w:r w:rsidRPr="009D459E">
          <w:rPr>
            <w:rFonts w:ascii="Times New Roman" w:hAnsi="Times New Roman"/>
          </w:rPr>
          <w:t xml:space="preserve"> consistent with a reactive, cue-driven strategy. </w:t>
        </w:r>
      </w:ins>
      <w:del w:id="67" w:author="Siyu Wang" w:date="2025-11-26T17:02:00Z" w16du:dateUtc="2025-11-26T22:02:00Z">
        <w:r w:rsidR="008D5ED7" w:rsidDel="009C4966">
          <w:rPr>
            <w:rFonts w:ascii="Times New Roman" w:eastAsia="Times New Roman" w:hAnsi="Times New Roman" w:cs="Times New Roman"/>
            <w:sz w:val="24"/>
            <w:szCs w:val="24"/>
          </w:rPr>
          <w:delText xml:space="preserve">In </w:delText>
        </w:r>
      </w:del>
      <w:del w:id="68" w:author="Siyu Wang" w:date="2025-11-26T17:01:00Z" w16du:dateUtc="2025-11-26T22:01:00Z">
        <w:r w:rsidR="008D5ED7" w:rsidDel="009C4966">
          <w:rPr>
            <w:rFonts w:ascii="Times New Roman" w:eastAsia="Times New Roman" w:hAnsi="Times New Roman" w:cs="Times New Roman"/>
            <w:sz w:val="24"/>
            <w:szCs w:val="24"/>
          </w:rPr>
          <w:delText>one animal</w:delText>
        </w:r>
      </w:del>
      <w:del w:id="69" w:author="Siyu Wang" w:date="2025-11-26T17:02:00Z" w16du:dateUtc="2025-11-26T22:02:00Z">
        <w:r w:rsidR="008D5ED7" w:rsidDel="009C4966">
          <w:rPr>
            <w:rFonts w:ascii="Times New Roman" w:eastAsia="Times New Roman" w:hAnsi="Times New Roman" w:cs="Times New Roman"/>
            <w:sz w:val="24"/>
            <w:szCs w:val="24"/>
          </w:rPr>
          <w:delText xml:space="preserve">, reward and delay were integrated early and flexibly into a unified representation, </w:delText>
        </w:r>
        <w:r w:rsidR="008D5ED7" w:rsidRPr="00405938" w:rsidDel="009C4966">
          <w:rPr>
            <w:rFonts w:ascii="Times New Roman" w:eastAsia="Times New Roman" w:hAnsi="Times New Roman" w:cs="Times New Roman"/>
            <w:sz w:val="24"/>
            <w:szCs w:val="24"/>
          </w:rPr>
          <w:delText>and this early integration predicted more goal-directed choices</w:delText>
        </w:r>
        <w:r w:rsidR="008D5ED7" w:rsidDel="009C4966">
          <w:rPr>
            <w:rFonts w:ascii="Times New Roman" w:eastAsia="Times New Roman" w:hAnsi="Times New Roman" w:cs="Times New Roman"/>
            <w:sz w:val="24"/>
            <w:szCs w:val="24"/>
          </w:rPr>
          <w:delText xml:space="preserve">, reflecting a goal-directed strategy. In the other, integration occurred closer to the go-signal, with more independent coding of reward and delay, </w:delText>
        </w:r>
        <w:r w:rsidR="008D5ED7" w:rsidRPr="0061129E" w:rsidDel="009C4966">
          <w:rPr>
            <w:rFonts w:ascii="Times New Roman" w:eastAsia="Times New Roman" w:hAnsi="Times New Roman" w:cs="Times New Roman"/>
            <w:sz w:val="24"/>
            <w:szCs w:val="24"/>
          </w:rPr>
          <w:delText>corresponding to a more reactive</w:delText>
        </w:r>
        <w:r w:rsidR="008D5ED7" w:rsidDel="009C4966">
          <w:rPr>
            <w:rFonts w:ascii="Times New Roman" w:eastAsia="Times New Roman" w:hAnsi="Times New Roman" w:cs="Times New Roman"/>
            <w:sz w:val="24"/>
            <w:szCs w:val="24"/>
          </w:rPr>
          <w:delText xml:space="preserve">, stimulus-driven strategy. </w:delText>
        </w:r>
      </w:del>
      <w:r w:rsidR="008D5ED7" w:rsidRPr="00B81663">
        <w:rPr>
          <w:rFonts w:ascii="Times New Roman" w:eastAsia="Times New Roman" w:hAnsi="Times New Roman" w:cs="Times New Roman"/>
          <w:sz w:val="24"/>
          <w:szCs w:val="24"/>
        </w:rPr>
        <w:t xml:space="preserve">These strategies were confirmed through </w:t>
      </w:r>
      <w:ins w:id="70" w:author="Siyu Wang" w:date="2025-11-26T17:04:00Z" w16du:dateUtc="2025-11-26T22:04:00Z">
        <w:r w:rsidR="008577E2">
          <w:rPr>
            <w:rFonts w:ascii="Times New Roman" w:eastAsia="Times New Roman" w:hAnsi="Times New Roman" w:cs="Times New Roman"/>
            <w:sz w:val="24"/>
            <w:szCs w:val="24"/>
          </w:rPr>
          <w:t>decoding and</w:t>
        </w:r>
      </w:ins>
      <w:del w:id="71" w:author="Siyu Wang" w:date="2025-11-26T17:04:00Z" w16du:dateUtc="2025-11-26T22:04:00Z">
        <w:r w:rsidR="008D5ED7" w:rsidRPr="00B81663" w:rsidDel="008577E2">
          <w:rPr>
            <w:rFonts w:ascii="Times New Roman" w:eastAsia="Times New Roman" w:hAnsi="Times New Roman" w:cs="Times New Roman"/>
            <w:sz w:val="24"/>
            <w:szCs w:val="24"/>
          </w:rPr>
          <w:delText>analyses of</w:delText>
        </w:r>
      </w:del>
      <w:r w:rsidR="008D5ED7" w:rsidRPr="00B81663">
        <w:rPr>
          <w:rFonts w:ascii="Times New Roman" w:eastAsia="Times New Roman" w:hAnsi="Times New Roman" w:cs="Times New Roman"/>
          <w:sz w:val="24"/>
          <w:szCs w:val="24"/>
        </w:rPr>
        <w:t xml:space="preserve"> </w:t>
      </w:r>
      <w:bookmarkStart w:id="72" w:name="_Hlk214891180"/>
      <w:r w:rsidR="008D5ED7" w:rsidRPr="00B81663">
        <w:rPr>
          <w:rFonts w:ascii="Times New Roman" w:eastAsia="Times New Roman" w:hAnsi="Times New Roman" w:cs="Times New Roman"/>
          <w:sz w:val="24"/>
          <w:szCs w:val="24"/>
        </w:rPr>
        <w:t xml:space="preserve">representational geometry </w:t>
      </w:r>
      <w:del w:id="73" w:author="Siyu Wang" w:date="2025-11-26T17:04:00Z" w16du:dateUtc="2025-11-26T22:04:00Z">
        <w:r w:rsidR="008D5ED7" w:rsidRPr="00B81663" w:rsidDel="008577E2">
          <w:rPr>
            <w:rFonts w:ascii="Times New Roman" w:eastAsia="Times New Roman" w:hAnsi="Times New Roman" w:cs="Times New Roman"/>
            <w:sz w:val="24"/>
            <w:szCs w:val="24"/>
          </w:rPr>
          <w:delText>and decoding of reward and delay signals, providing quantitative support for the observed behavioral differences.</w:delText>
        </w:r>
      </w:del>
      <w:ins w:id="74" w:author="Siyu Wang" w:date="2025-11-26T17:04:00Z" w16du:dateUtc="2025-11-26T22:04:00Z">
        <w:r w:rsidR="008577E2">
          <w:rPr>
            <w:rFonts w:ascii="Times New Roman" w:eastAsia="Times New Roman" w:hAnsi="Times New Roman" w:cs="Times New Roman"/>
            <w:sz w:val="24"/>
            <w:szCs w:val="24"/>
          </w:rPr>
          <w:t xml:space="preserve">analyses. Our </w:t>
        </w:r>
      </w:ins>
      <w:ins w:id="75" w:author="Siyu Wang" w:date="2025-11-26T17:05:00Z" w16du:dateUtc="2025-11-26T22:05:00Z">
        <w:r w:rsidR="008577E2">
          <w:rPr>
            <w:rFonts w:ascii="Times New Roman" w:eastAsia="Times New Roman" w:hAnsi="Times New Roman" w:cs="Times New Roman"/>
            <w:sz w:val="24"/>
            <w:szCs w:val="24"/>
          </w:rPr>
          <w:t xml:space="preserve">results highlighted the strategy-depending coding of dlPFC in representing temporal discounting.  </w:t>
        </w:r>
      </w:ins>
      <w:del w:id="76" w:author="Siyu Wang" w:date="2025-11-26T17:05:00Z" w16du:dateUtc="2025-11-26T22:05:00Z">
        <w:r w:rsidR="008D5ED7" w:rsidDel="008577E2">
          <w:rPr>
            <w:rFonts w:ascii="Times New Roman" w:eastAsia="Times New Roman" w:hAnsi="Times New Roman" w:cs="Times New Roman"/>
            <w:sz w:val="24"/>
            <w:szCs w:val="24"/>
          </w:rPr>
          <w:delText xml:space="preserve"> </w:delText>
        </w:r>
      </w:del>
    </w:p>
    <w:bookmarkEnd w:id="72"/>
    <w:p w14:paraId="3AC6B303" w14:textId="77777777" w:rsidR="007D7469" w:rsidRDefault="007D7469"/>
    <w:sectPr w:rsidR="007D7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D7"/>
    <w:rsid w:val="0000090A"/>
    <w:rsid w:val="002C1CFF"/>
    <w:rsid w:val="002F4EFE"/>
    <w:rsid w:val="003140E9"/>
    <w:rsid w:val="0035595A"/>
    <w:rsid w:val="003F7B16"/>
    <w:rsid w:val="00584CD8"/>
    <w:rsid w:val="005C3798"/>
    <w:rsid w:val="00706BBF"/>
    <w:rsid w:val="00740F78"/>
    <w:rsid w:val="00782A09"/>
    <w:rsid w:val="00790A3B"/>
    <w:rsid w:val="007D7469"/>
    <w:rsid w:val="00846968"/>
    <w:rsid w:val="008577E2"/>
    <w:rsid w:val="008D5ED7"/>
    <w:rsid w:val="00903EEF"/>
    <w:rsid w:val="00923B4A"/>
    <w:rsid w:val="009952BF"/>
    <w:rsid w:val="009B1EAD"/>
    <w:rsid w:val="009C4966"/>
    <w:rsid w:val="00A210BF"/>
    <w:rsid w:val="00A41A6F"/>
    <w:rsid w:val="00B81663"/>
    <w:rsid w:val="00C15E60"/>
    <w:rsid w:val="00C32467"/>
    <w:rsid w:val="00D412C3"/>
    <w:rsid w:val="00D476A4"/>
    <w:rsid w:val="00D601C2"/>
    <w:rsid w:val="00E6115C"/>
    <w:rsid w:val="00E61576"/>
    <w:rsid w:val="00EA536B"/>
    <w:rsid w:val="00F409E2"/>
    <w:rsid w:val="00F46289"/>
    <w:rsid w:val="00FA4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016D"/>
  <w15:chartTrackingRefBased/>
  <w15:docId w15:val="{DEB3C2EF-1F7B-4851-B81F-C3F56456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ED7"/>
    <w:pPr>
      <w:suppressAutoHyphens/>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8D5ED7"/>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D5ED7"/>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D5ED7"/>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D5ED7"/>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D5ED7"/>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D5ED7"/>
    <w:pPr>
      <w:keepNext/>
      <w:keepLines/>
      <w:suppressAutoHyphens w:val="0"/>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D5ED7"/>
    <w:pPr>
      <w:keepNext/>
      <w:keepLines/>
      <w:suppressAutoHyphens w:val="0"/>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D5ED7"/>
    <w:pPr>
      <w:keepNext/>
      <w:keepLines/>
      <w:suppressAutoHyphens w:val="0"/>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D5ED7"/>
    <w:pPr>
      <w:keepNext/>
      <w:keepLines/>
      <w:suppressAutoHyphens w:val="0"/>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ED7"/>
    <w:rPr>
      <w:rFonts w:eastAsiaTheme="majorEastAsia" w:cstheme="majorBidi"/>
      <w:color w:val="272727" w:themeColor="text1" w:themeTint="D8"/>
    </w:rPr>
  </w:style>
  <w:style w:type="paragraph" w:styleId="Title">
    <w:name w:val="Title"/>
    <w:basedOn w:val="Normal"/>
    <w:next w:val="Normal"/>
    <w:link w:val="TitleChar"/>
    <w:uiPriority w:val="10"/>
    <w:qFormat/>
    <w:rsid w:val="008D5ED7"/>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D5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ED7"/>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D5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ED7"/>
    <w:pPr>
      <w:suppressAutoHyphens w:val="0"/>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D5ED7"/>
    <w:rPr>
      <w:i/>
      <w:iCs/>
      <w:color w:val="404040" w:themeColor="text1" w:themeTint="BF"/>
    </w:rPr>
  </w:style>
  <w:style w:type="paragraph" w:styleId="ListParagraph">
    <w:name w:val="List Paragraph"/>
    <w:basedOn w:val="Normal"/>
    <w:uiPriority w:val="34"/>
    <w:qFormat/>
    <w:rsid w:val="008D5ED7"/>
    <w:pPr>
      <w:suppressAutoHyphens w:val="0"/>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D5ED7"/>
    <w:rPr>
      <w:i/>
      <w:iCs/>
      <w:color w:val="0F4761" w:themeColor="accent1" w:themeShade="BF"/>
    </w:rPr>
  </w:style>
  <w:style w:type="paragraph" w:styleId="IntenseQuote">
    <w:name w:val="Intense Quote"/>
    <w:basedOn w:val="Normal"/>
    <w:next w:val="Normal"/>
    <w:link w:val="IntenseQuoteChar"/>
    <w:uiPriority w:val="30"/>
    <w:qFormat/>
    <w:rsid w:val="008D5ED7"/>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D5ED7"/>
    <w:rPr>
      <w:i/>
      <w:iCs/>
      <w:color w:val="0F4761" w:themeColor="accent1" w:themeShade="BF"/>
    </w:rPr>
  </w:style>
  <w:style w:type="character" w:styleId="IntenseReference">
    <w:name w:val="Intense Reference"/>
    <w:basedOn w:val="DefaultParagraphFont"/>
    <w:uiPriority w:val="32"/>
    <w:qFormat/>
    <w:rsid w:val="008D5ED7"/>
    <w:rPr>
      <w:b/>
      <w:bCs/>
      <w:smallCaps/>
      <w:color w:val="0F4761" w:themeColor="accent1" w:themeShade="BF"/>
      <w:spacing w:val="5"/>
    </w:rPr>
  </w:style>
  <w:style w:type="paragraph" w:styleId="Revision">
    <w:name w:val="Revision"/>
    <w:hidden/>
    <w:uiPriority w:val="99"/>
    <w:semiHidden/>
    <w:rsid w:val="00584CD8"/>
    <w:pPr>
      <w:spacing w:after="0" w:line="240"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42</cp:revision>
  <dcterms:created xsi:type="dcterms:W3CDTF">2025-11-24T20:46:00Z</dcterms:created>
  <dcterms:modified xsi:type="dcterms:W3CDTF">2025-11-26T22:05:00Z</dcterms:modified>
</cp:coreProperties>
</file>