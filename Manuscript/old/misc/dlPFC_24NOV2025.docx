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A4CC1" w14:textId="77777777" w:rsidR="00A450C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Title: </w:t>
      </w:r>
      <w:bookmarkStart w:id="0" w:name="_Hlk214890806"/>
      <w:commentRangeStart w:id="1"/>
      <w:r>
        <w:rPr>
          <w:rFonts w:ascii="Times New Roman" w:eastAsia="Times New Roman" w:hAnsi="Times New Roman" w:cs="Times New Roman"/>
          <w:bCs/>
          <w:sz w:val="24"/>
          <w:szCs w:val="24"/>
        </w:rPr>
        <w:t>Temporal discounting strategies are represented in the dorsolateral prefrontal cortex of monkeys.</w:t>
      </w:r>
      <w:bookmarkEnd w:id="0"/>
      <w:commentRangeEnd w:id="1"/>
      <w:r w:rsidR="00A25F77">
        <w:rPr>
          <w:rStyle w:val="CommentReference"/>
        </w:rPr>
        <w:commentReference w:id="1"/>
      </w:r>
    </w:p>
    <w:p w14:paraId="218F84CC" w14:textId="77777777" w:rsidR="00A450CA" w:rsidRDefault="00A450CA">
      <w:pPr>
        <w:spacing w:after="0" w:line="240" w:lineRule="auto"/>
        <w:rPr>
          <w:rFonts w:ascii="Times New Roman" w:eastAsia="Times New Roman" w:hAnsi="Times New Roman" w:cs="Times New Roman"/>
          <w:bCs/>
          <w:sz w:val="24"/>
          <w:szCs w:val="24"/>
        </w:rPr>
      </w:pPr>
    </w:p>
    <w:p w14:paraId="19E6432E" w14:textId="77777777" w:rsidR="00A450CA" w:rsidRDefault="00000000">
      <w:pPr>
        <w:spacing w:after="0" w:line="24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b/>
          <w:sz w:val="24"/>
          <w:szCs w:val="24"/>
        </w:rPr>
        <w:t>Authors:</w:t>
      </w:r>
      <w:r>
        <w:rPr>
          <w:rFonts w:ascii="Times New Roman" w:eastAsia="Times New Roman" w:hAnsi="Times New Roman" w:cs="Times New Roman"/>
          <w:sz w:val="24"/>
          <w:szCs w:val="24"/>
        </w:rPr>
        <w:t xml:space="preserve"> Rossella Falcone</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Siyu Wang</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David B. Weintraub</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Mariko McDougall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Mark A. G. Eldridge</w:t>
      </w:r>
      <w:r>
        <w:rPr>
          <w:rFonts w:ascii="Times New Roman" w:eastAsia="Times New Roman" w:hAnsi="Times New Roman" w:cs="Times New Roman"/>
          <w:sz w:val="24"/>
          <w:szCs w:val="24"/>
          <w:vertAlign w:val="superscript"/>
        </w:rPr>
        <w:t>1,4</w:t>
      </w:r>
      <w:r>
        <w:rPr>
          <w:rFonts w:ascii="Times New Roman" w:eastAsia="Times New Roman" w:hAnsi="Times New Roman" w:cs="Times New Roman"/>
          <w:sz w:val="24"/>
          <w:szCs w:val="24"/>
        </w:rPr>
        <w:t>, and Barry J. Richmond</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w:t>
      </w:r>
    </w:p>
    <w:p w14:paraId="31ABF09D" w14:textId="77777777" w:rsidR="00A450CA" w:rsidRDefault="00A450CA">
      <w:pPr>
        <w:spacing w:after="0" w:line="240" w:lineRule="auto"/>
        <w:rPr>
          <w:rFonts w:ascii="Times New Roman" w:eastAsia="Times New Roman" w:hAnsi="Times New Roman" w:cs="Times New Roman"/>
          <w:sz w:val="24"/>
          <w:szCs w:val="24"/>
        </w:rPr>
      </w:pPr>
    </w:p>
    <w:p w14:paraId="2C3A73A7" w14:textId="77777777" w:rsidR="00A450C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Affiliations:</w:t>
      </w:r>
    </w:p>
    <w:p w14:paraId="5973A57C" w14:textId="77777777" w:rsidR="00A450C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vertAlign w:val="superscript"/>
        </w:rPr>
        <w:t>1</w:t>
      </w:r>
      <w:r>
        <w:rPr>
          <w:rFonts w:ascii="Times New Roman" w:eastAsia="Times New Roman" w:hAnsi="Times New Roman" w:cs="Times New Roman"/>
        </w:rPr>
        <w:t>Laboratory of Neuropsychology, NIMH, Bethesda, MD, USA</w:t>
      </w:r>
    </w:p>
    <w:p w14:paraId="44A05B64" w14:textId="77777777" w:rsidR="00A450C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vertAlign w:val="superscript"/>
        </w:rPr>
        <w:t>2</w:t>
      </w:r>
      <w:r>
        <w:rPr>
          <w:rFonts w:ascii="Times New Roman" w:eastAsia="Times New Roman" w:hAnsi="Times New Roman" w:cs="Times New Roman"/>
        </w:rPr>
        <w:t>Surgical Neurology Branch, NINDS, Bethesda, MD, USA</w:t>
      </w:r>
    </w:p>
    <w:p w14:paraId="56DEE0E5" w14:textId="77777777" w:rsidR="00A450CA" w:rsidRDefault="00000000">
      <w:pPr>
        <w:suppressLineNumbers/>
        <w:spacing w:after="0" w:line="240" w:lineRule="auto"/>
        <w:ind w:left="90" w:hanging="90"/>
        <w:jc w:val="both"/>
        <w:rPr>
          <w:rFonts w:ascii="Times New Roman" w:eastAsia="Times New Roman" w:hAnsi="Times New Roman" w:cs="Times New Roman"/>
        </w:rPr>
      </w:pPr>
      <w:r>
        <w:rPr>
          <w:rFonts w:ascii="Times New Roman" w:eastAsia="Times New Roman" w:hAnsi="Times New Roman" w:cs="Times New Roman"/>
          <w:vertAlign w:val="superscript"/>
        </w:rPr>
        <w:t>3</w:t>
      </w:r>
      <w:r>
        <w:rPr>
          <w:rFonts w:ascii="Times New Roman" w:hAnsi="Times New Roman" w:cs="Times New Roman"/>
          <w:color w:val="000000"/>
        </w:rPr>
        <w:t>Leo M. Davidoff Department of Neurological Surgery, Albert Einstein College of Medicine Montefiore Medical Center Bronx, NY USA</w:t>
      </w:r>
      <w:r>
        <w:rPr>
          <w:rFonts w:ascii="Times New Roman" w:eastAsia="Times New Roman" w:hAnsi="Times New Roman" w:cs="Times New Roman"/>
        </w:rPr>
        <w:t>.</w:t>
      </w:r>
    </w:p>
    <w:p w14:paraId="3F669BAA" w14:textId="77777777" w:rsidR="00A450CA" w:rsidRDefault="00000000">
      <w:pPr>
        <w:suppressLineNumbers/>
        <w:spacing w:after="0" w:line="240" w:lineRule="auto"/>
        <w:jc w:val="both"/>
        <w:rPr>
          <w:rFonts w:ascii="Times New Roman" w:eastAsia="Times New Roman" w:hAnsi="Times New Roman" w:cs="Times New Roman"/>
        </w:rPr>
      </w:pPr>
      <w:r>
        <w:rPr>
          <w:rFonts w:ascii="Times New Roman" w:eastAsia="Times New Roman" w:hAnsi="Times New Roman" w:cs="Times New Roman"/>
          <w:vertAlign w:val="superscript"/>
        </w:rPr>
        <w:t>4</w:t>
      </w:r>
      <w:r>
        <w:rPr>
          <w:rFonts w:ascii="Times New Roman" w:eastAsia="Times New Roman" w:hAnsi="Times New Roman" w:cs="Times New Roman"/>
        </w:rPr>
        <w:t>Newcastle University, Newcastle upon Tyne, NE1 7RU</w:t>
      </w:r>
    </w:p>
    <w:p w14:paraId="5E6EA6DE" w14:textId="77777777" w:rsidR="00A450CA" w:rsidRDefault="00A450CA">
      <w:pPr>
        <w:spacing w:after="0" w:line="240" w:lineRule="auto"/>
        <w:rPr>
          <w:rFonts w:ascii="Times New Roman" w:eastAsia="Times New Roman" w:hAnsi="Times New Roman" w:cs="Times New Roman"/>
          <w:color w:val="000000"/>
          <w:sz w:val="24"/>
          <w:szCs w:val="24"/>
        </w:rPr>
      </w:pPr>
    </w:p>
    <w:p w14:paraId="560471E2" w14:textId="77777777" w:rsidR="00A450CA" w:rsidRDefault="00000000">
      <w:pPr>
        <w:spacing w:after="0" w:line="240" w:lineRule="auto"/>
        <w:rPr>
          <w:rFonts w:ascii="Times New Roman" w:eastAsia="Times New Roman" w:hAnsi="Times New Roman" w:cs="Times New Roman"/>
          <w:color w:val="000000"/>
          <w:sz w:val="24"/>
          <w:szCs w:val="24"/>
        </w:rPr>
      </w:pPr>
      <w:bookmarkStart w:id="2" w:name="_heading=h.30j0zll"/>
      <w:bookmarkEnd w:id="2"/>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00"/>
          <w:sz w:val="24"/>
          <w:szCs w:val="24"/>
        </w:rPr>
        <w:t>Corresponding authors:</w:t>
      </w:r>
      <w:r>
        <w:rPr>
          <w:rFonts w:ascii="Times New Roman" w:eastAsia="Times New Roman" w:hAnsi="Times New Roman" w:cs="Times New Roman"/>
          <w:color w:val="000000"/>
          <w:sz w:val="24"/>
          <w:szCs w:val="24"/>
        </w:rPr>
        <w:t xml:space="preserve"> </w:t>
      </w:r>
    </w:p>
    <w:p w14:paraId="0391BFC6" w14:textId="77777777" w:rsidR="00A450CA"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Rossella Falcone, PhD</w:t>
      </w:r>
    </w:p>
    <w:p w14:paraId="0976CC26" w14:textId="77777777" w:rsidR="00A450CA"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Assistant Professor</w:t>
      </w:r>
    </w:p>
    <w:p w14:paraId="2D8290A4" w14:textId="77777777" w:rsidR="00A450CA"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Albert Einstein College of Medicine, Bronx, NY, 10461</w:t>
      </w:r>
    </w:p>
    <w:p w14:paraId="04F3BE52" w14:textId="77777777" w:rsidR="00A450CA" w:rsidRDefault="00000000">
      <w:pPr>
        <w:spacing w:after="0" w:line="240" w:lineRule="auto"/>
        <w:rPr>
          <w:rFonts w:ascii="Times New Roman" w:eastAsia="Times New Roman" w:hAnsi="Times New Roman" w:cs="Times New Roman"/>
          <w:color w:val="000000"/>
          <w:sz w:val="24"/>
          <w:szCs w:val="24"/>
          <w:lang w:val="fr-FR"/>
        </w:rPr>
      </w:pPr>
      <w:proofErr w:type="gramStart"/>
      <w:r>
        <w:rPr>
          <w:rFonts w:ascii="Times New Roman" w:eastAsia="Times New Roman" w:hAnsi="Times New Roman" w:cs="Times New Roman"/>
          <w:color w:val="000000"/>
          <w:sz w:val="24"/>
          <w:szCs w:val="24"/>
          <w:lang w:val="fr-FR"/>
        </w:rPr>
        <w:t>e-mail:</w:t>
      </w:r>
      <w:proofErr w:type="gramEnd"/>
      <w:r>
        <w:rPr>
          <w:rFonts w:ascii="Times New Roman" w:eastAsia="Times New Roman" w:hAnsi="Times New Roman" w:cs="Times New Roman"/>
          <w:color w:val="000000"/>
          <w:sz w:val="24"/>
          <w:szCs w:val="24"/>
          <w:lang w:val="fr-FR"/>
        </w:rPr>
        <w:t xml:space="preserve"> </w:t>
      </w:r>
      <w:r>
        <w:rPr>
          <w:rFonts w:ascii="Times New Roman" w:hAnsi="Times New Roman" w:cs="Times New Roman"/>
          <w:sz w:val="24"/>
          <w:szCs w:val="24"/>
          <w:lang w:val="fr-FR"/>
        </w:rPr>
        <w:t>rossella.falcone@einsteinmed.edu</w:t>
      </w:r>
    </w:p>
    <w:p w14:paraId="15D901FE" w14:textId="77777777" w:rsidR="00A450CA" w:rsidRDefault="00A450CA">
      <w:pPr>
        <w:spacing w:after="0" w:line="240" w:lineRule="auto"/>
        <w:rPr>
          <w:rFonts w:ascii="Times New Roman" w:eastAsia="Times New Roman" w:hAnsi="Times New Roman" w:cs="Times New Roman"/>
          <w:color w:val="000000"/>
          <w:sz w:val="24"/>
          <w:szCs w:val="24"/>
          <w:lang w:val="fr-FR"/>
        </w:rPr>
      </w:pPr>
    </w:p>
    <w:p w14:paraId="412E3B93" w14:textId="77777777" w:rsidR="00A450CA" w:rsidRDefault="00000000">
      <w:pPr>
        <w:shd w:val="clear" w:color="auto" w:fill="FFFFFF"/>
        <w:spacing w:after="0" w:line="240" w:lineRule="auto"/>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 xml:space="preserve">Barry J. Richmond, MD </w:t>
      </w:r>
    </w:p>
    <w:p w14:paraId="25B04920" w14:textId="131493EF" w:rsidR="00A450CA" w:rsidRDefault="00E26623">
      <w:pPr>
        <w:shd w:val="clear" w:color="auto" w:fill="FFFFFF"/>
        <w:spacing w:after="0" w:line="240" w:lineRule="auto"/>
        <w:rPr>
          <w:rFonts w:ascii="Times New Roman" w:eastAsia="Times New Roman" w:hAnsi="Times New Roman" w:cs="Times New Roman"/>
          <w:color w:val="000000"/>
          <w:sz w:val="24"/>
          <w:szCs w:val="24"/>
        </w:rPr>
      </w:pPr>
      <w:r w:rsidRPr="00E26623">
        <w:rPr>
          <w:rFonts w:ascii="Times New Roman" w:eastAsia="Times New Roman" w:hAnsi="Times New Roman" w:cs="Times New Roman"/>
          <w:color w:val="000000"/>
          <w:sz w:val="24"/>
          <w:szCs w:val="24"/>
        </w:rPr>
        <w:t>Senior</w:t>
      </w:r>
      <w:r>
        <w:rPr>
          <w:rFonts w:ascii="Times New Roman" w:eastAsia="Times New Roman" w:hAnsi="Times New Roman" w:cs="Times New Roman"/>
          <w:color w:val="000000"/>
          <w:sz w:val="24"/>
          <w:szCs w:val="24"/>
        </w:rPr>
        <w:t xml:space="preserve"> </w:t>
      </w:r>
      <w:r w:rsidRPr="00E26623">
        <w:rPr>
          <w:rFonts w:ascii="Times New Roman" w:eastAsia="Times New Roman" w:hAnsi="Times New Roman" w:cs="Times New Roman"/>
          <w:color w:val="000000"/>
          <w:sz w:val="24"/>
          <w:szCs w:val="24"/>
        </w:rPr>
        <w:t>Investigator, Emeritus</w:t>
      </w:r>
      <w:r>
        <w:rPr>
          <w:rFonts w:ascii="Times New Roman" w:eastAsia="Times New Roman" w:hAnsi="Times New Roman" w:cs="Times New Roman"/>
          <w:color w:val="000000"/>
          <w:sz w:val="24"/>
          <w:szCs w:val="24"/>
        </w:rPr>
        <w:t>. Laboratory of Neuropsychology, NIMH/NIH/DHHS,</w:t>
      </w:r>
      <w:r w:rsidR="0038781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Bethesda, MD, 20892</w:t>
      </w:r>
    </w:p>
    <w:p w14:paraId="5ACAA91A" w14:textId="77777777" w:rsidR="00F5683C" w:rsidRPr="00F5683C" w:rsidRDefault="00000000" w:rsidP="00F5683C">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e-mail: </w:t>
      </w:r>
      <w:r w:rsidR="00F5683C" w:rsidRPr="00F5683C">
        <w:rPr>
          <w:rFonts w:ascii="Times New Roman" w:eastAsia="Times New Roman" w:hAnsi="Times New Roman" w:cs="Times New Roman"/>
          <w:color w:val="000000"/>
          <w:sz w:val="24"/>
          <w:szCs w:val="24"/>
        </w:rPr>
        <w:t>barry@richmond-family.org</w:t>
      </w:r>
    </w:p>
    <w:p w14:paraId="40A207F1" w14:textId="77777777" w:rsidR="00A450CA" w:rsidRDefault="00A450CA">
      <w:pPr>
        <w:shd w:val="clear" w:color="auto" w:fill="FFFFFF"/>
        <w:spacing w:after="0" w:line="240" w:lineRule="auto"/>
        <w:rPr>
          <w:rFonts w:ascii="Times New Roman" w:eastAsia="Times New Roman" w:hAnsi="Times New Roman" w:cs="Times New Roman"/>
          <w:color w:val="000000"/>
          <w:sz w:val="24"/>
          <w:szCs w:val="24"/>
          <w:u w:val="single"/>
        </w:rPr>
      </w:pPr>
    </w:p>
    <w:p w14:paraId="231779B3" w14:textId="77777777" w:rsidR="00A450CA"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pages:</w:t>
      </w:r>
      <w:r>
        <w:rPr>
          <w:rFonts w:ascii="Times New Roman" w:eastAsia="Times New Roman" w:hAnsi="Times New Roman" w:cs="Times New Roman"/>
          <w:color w:val="000000"/>
          <w:sz w:val="24"/>
          <w:szCs w:val="24"/>
        </w:rPr>
        <w:t xml:space="preserve"> </w:t>
      </w:r>
    </w:p>
    <w:p w14:paraId="56A49700" w14:textId="77777777" w:rsidR="00A450CA"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figures:</w:t>
      </w:r>
    </w:p>
    <w:p w14:paraId="0341C614" w14:textId="77777777" w:rsidR="00A450CA"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Abstract:</w:t>
      </w:r>
      <w:r>
        <w:rPr>
          <w:rFonts w:ascii="Times New Roman" w:eastAsia="Times New Roman" w:hAnsi="Times New Roman" w:cs="Times New Roman"/>
          <w:color w:val="000000"/>
          <w:sz w:val="24"/>
          <w:szCs w:val="24"/>
        </w:rPr>
        <w:t xml:space="preserve"> </w:t>
      </w:r>
    </w:p>
    <w:p w14:paraId="0D589009" w14:textId="77777777" w:rsidR="00A450CA"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Introduction:</w:t>
      </w:r>
      <w:r>
        <w:rPr>
          <w:rFonts w:ascii="Times New Roman" w:eastAsia="Times New Roman" w:hAnsi="Times New Roman" w:cs="Times New Roman"/>
          <w:color w:val="000000"/>
          <w:sz w:val="24"/>
          <w:szCs w:val="24"/>
        </w:rPr>
        <w:t xml:space="preserve"> </w:t>
      </w:r>
    </w:p>
    <w:p w14:paraId="199A678A" w14:textId="77777777" w:rsidR="00A450CA"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Discussion:</w:t>
      </w:r>
    </w:p>
    <w:p w14:paraId="5382E170" w14:textId="77777777" w:rsidR="00A450CA" w:rsidRDefault="00A450CA">
      <w:pPr>
        <w:spacing w:after="0" w:line="240" w:lineRule="auto"/>
        <w:rPr>
          <w:rFonts w:ascii="Times New Roman" w:eastAsia="Times New Roman" w:hAnsi="Times New Roman" w:cs="Times New Roman"/>
          <w:color w:val="000000"/>
          <w:sz w:val="24"/>
          <w:szCs w:val="24"/>
        </w:rPr>
      </w:pPr>
    </w:p>
    <w:p w14:paraId="5F0F6A64" w14:textId="77777777" w:rsidR="00A450C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Conflict of interests:</w:t>
      </w:r>
      <w:r>
        <w:rPr>
          <w:rFonts w:ascii="Times New Roman" w:eastAsia="Times New Roman" w:hAnsi="Times New Roman" w:cs="Times New Roman"/>
          <w:sz w:val="24"/>
          <w:szCs w:val="24"/>
        </w:rPr>
        <w:t xml:space="preserve"> The authors declare no competing financial interests.</w:t>
      </w:r>
    </w:p>
    <w:p w14:paraId="6D715CF6" w14:textId="77777777" w:rsidR="00A450CA" w:rsidRDefault="00A450CA">
      <w:pPr>
        <w:spacing w:after="0" w:line="240" w:lineRule="auto"/>
        <w:rPr>
          <w:rFonts w:ascii="Times New Roman" w:eastAsia="Times New Roman" w:hAnsi="Times New Roman" w:cs="Times New Roman"/>
          <w:sz w:val="24"/>
          <w:szCs w:val="24"/>
        </w:rPr>
      </w:pPr>
    </w:p>
    <w:p w14:paraId="31083304" w14:textId="77777777" w:rsidR="00A450C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Acknowledgments: </w:t>
      </w:r>
    </w:p>
    <w:p w14:paraId="2299FECA" w14:textId="77777777" w:rsidR="00A450CA"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research was supported in part by the Intramural Research Program of the National Institutes of Health (NIH). The contributions of the NIH author(s) were made as part of their official duties as NIH federal employees, </w:t>
      </w:r>
      <w:proofErr w:type="gramStart"/>
      <w:r>
        <w:rPr>
          <w:rFonts w:ascii="Times New Roman" w:eastAsia="Times New Roman" w:hAnsi="Times New Roman" w:cs="Times New Roman"/>
          <w:sz w:val="24"/>
          <w:szCs w:val="24"/>
        </w:rPr>
        <w:t>are in compliance with</w:t>
      </w:r>
      <w:proofErr w:type="gramEnd"/>
      <w:r>
        <w:rPr>
          <w:rFonts w:ascii="Times New Roman" w:eastAsia="Times New Roman" w:hAnsi="Times New Roman" w:cs="Times New Roman"/>
          <w:sz w:val="24"/>
          <w:szCs w:val="24"/>
        </w:rPr>
        <w:t xml:space="preserve"> agency policy requirements, and are considered Works of the United States Government. However, the findings and conclusions presented in this paper are those of the author(s) and do not necessarily reflect the views of the NIH or the U.S. Department of Health and Human Services.</w:t>
      </w:r>
    </w:p>
    <w:p w14:paraId="351C5321" w14:textId="57761301" w:rsidR="00E2391F" w:rsidRDefault="00E239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thank Dr. Andrew Mitz for helping with setting up the recording system, and Dr. Richard Saunders for assisting with surgeries. </w:t>
      </w:r>
    </w:p>
    <w:p w14:paraId="08D05929" w14:textId="77777777" w:rsidR="00A450CA" w:rsidRDefault="00000000">
      <w:pPr>
        <w:spacing w:after="0" w:line="240" w:lineRule="auto"/>
        <w:rPr>
          <w:rFonts w:ascii="Times New Roman" w:eastAsia="Times New Roman" w:hAnsi="Times New Roman" w:cs="Times New Roman"/>
          <w:i/>
          <w:color w:val="FF0000"/>
          <w:sz w:val="24"/>
          <w:szCs w:val="24"/>
        </w:rPr>
      </w:pPr>
      <w:sdt>
        <w:sdtPr>
          <w:tag w:val="goog_rdk_4"/>
          <w:id w:val="-2028628276"/>
        </w:sdtPr>
        <w:sdtContent/>
      </w:sdt>
      <w:r>
        <w:rPr>
          <w:rFonts w:ascii="Times New Roman" w:eastAsia="Times New Roman" w:hAnsi="Times New Roman" w:cs="Times New Roman"/>
          <w:i/>
          <w:color w:val="FF0000"/>
          <w:sz w:val="24"/>
          <w:szCs w:val="24"/>
        </w:rPr>
        <w:t xml:space="preserve"> </w:t>
      </w:r>
    </w:p>
    <w:p w14:paraId="3BF94233" w14:textId="77777777" w:rsidR="00A450CA"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Authors contribution: </w:t>
      </w:r>
    </w:p>
    <w:p w14:paraId="646D833B" w14:textId="77777777" w:rsidR="00A450CA"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DW, BR and RF conceived and designed the task. RF, DW collected the data. RF and DW sorted the data. SW, RF, </w:t>
      </w:r>
      <w:proofErr w:type="spellStart"/>
      <w:r>
        <w:rPr>
          <w:rFonts w:ascii="Times New Roman" w:eastAsia="Times New Roman" w:hAnsi="Times New Roman" w:cs="Times New Roman"/>
          <w:bCs/>
          <w:sz w:val="24"/>
          <w:szCs w:val="24"/>
        </w:rPr>
        <w:t>MMcD</w:t>
      </w:r>
      <w:proofErr w:type="spellEnd"/>
      <w:r>
        <w:rPr>
          <w:rFonts w:ascii="Times New Roman" w:eastAsia="Times New Roman" w:hAnsi="Times New Roman" w:cs="Times New Roman"/>
          <w:bCs/>
          <w:sz w:val="24"/>
          <w:szCs w:val="24"/>
        </w:rPr>
        <w:t xml:space="preserve">, ME, BR analyzed the data. RF, DW and ME performed surgeries and MRIs. RF, ME, SW, and BR wrote the paper. </w:t>
      </w:r>
    </w:p>
    <w:p w14:paraId="58504D11" w14:textId="77777777" w:rsidR="00A450CA" w:rsidRDefault="00A450CA">
      <w:pPr>
        <w:spacing w:after="0" w:line="240" w:lineRule="auto"/>
        <w:rPr>
          <w:rFonts w:ascii="Times New Roman" w:eastAsia="Times New Roman" w:hAnsi="Times New Roman" w:cs="Times New Roman"/>
          <w:bCs/>
          <w:sz w:val="24"/>
          <w:szCs w:val="24"/>
        </w:rPr>
      </w:pPr>
    </w:p>
    <w:p w14:paraId="74FB61F1" w14:textId="77777777" w:rsidR="00A450CA" w:rsidRDefault="00000000">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lastRenderedPageBreak/>
        <w:t>Abstract</w:t>
      </w:r>
      <w:r>
        <w:rPr>
          <w:rFonts w:ascii="Times New Roman" w:eastAsia="Times New Roman" w:hAnsi="Times New Roman" w:cs="Times New Roman"/>
          <w:b/>
          <w:sz w:val="24"/>
          <w:szCs w:val="24"/>
        </w:rPr>
        <w:br/>
      </w:r>
      <w:r>
        <w:rPr>
          <w:rFonts w:ascii="Times New Roman" w:eastAsia="Times New Roman" w:hAnsi="Times New Roman" w:cs="Times New Roman"/>
          <w:bCs/>
          <w:sz w:val="24"/>
          <w:szCs w:val="24"/>
        </w:rPr>
        <w:t xml:space="preserve">Imagine being offered two options: a small reward now or a larger reward later. Which would you choose? This behavior is governed by temporal discounting, in which temporal delay reduces the value of future rewards. Although this phenomenon is well established,  </w:t>
      </w:r>
    </w:p>
    <w:p w14:paraId="6AE95176" w14:textId="77777777" w:rsidR="00A450CA" w:rsidRDefault="00000000">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individuals differ widely in the strategies they use to weigh future benefits against immediate gratification. Such variability in behavior reflects differences in how the brain integrates reward magnitude and delay during deliberation. </w:t>
      </w:r>
    </w:p>
    <w:p w14:paraId="13E6FFE6" w14:textId="559C38BA" w:rsidR="00A450CA" w:rsidRDefault="00000000">
      <w:pPr>
        <w:spacing w:after="0" w:line="480" w:lineRule="auto"/>
        <w:ind w:firstLine="36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In many real-life situations, such as whether to accept a new job position or when to retire or when to make an investment, the opportunity to choose may be delayed, or the rules governing the choice may only become clear later. To capture this </w:t>
      </w:r>
      <w:r w:rsidR="00FF5F4B">
        <w:rPr>
          <w:rFonts w:ascii="Times New Roman" w:eastAsia="Times New Roman" w:hAnsi="Times New Roman" w:cs="Times New Roman"/>
          <w:bCs/>
          <w:sz w:val="24"/>
          <w:szCs w:val="24"/>
        </w:rPr>
        <w:t>phenomenon,</w:t>
      </w:r>
      <w:r>
        <w:rPr>
          <w:rFonts w:ascii="Times New Roman" w:eastAsia="Times New Roman" w:hAnsi="Times New Roman" w:cs="Times New Roman"/>
          <w:bCs/>
          <w:sz w:val="24"/>
          <w:szCs w:val="24"/>
        </w:rPr>
        <w:t xml:space="preserve"> we designed a temporal discounting task with a two-step go-signal that introduced an element of temporal uncertainty that could potentially influence not only when the animal acts but also the type of choice it makes (accept or reject). This setup allowed us to examine how the timing and structure of the choice affects both behavior and single-neuron activity in the dorsolateral prefrontal cortex (</w:t>
      </w:r>
      <w:proofErr w:type="spellStart"/>
      <w:r>
        <w:rPr>
          <w:rFonts w:ascii="Times New Roman" w:eastAsia="Times New Roman" w:hAnsi="Times New Roman" w:cs="Times New Roman"/>
          <w:bCs/>
          <w:sz w:val="24"/>
          <w:szCs w:val="24"/>
        </w:rPr>
        <w:t>dlPFC</w:t>
      </w:r>
      <w:proofErr w:type="spellEnd"/>
      <w:r>
        <w:rPr>
          <w:rFonts w:ascii="Times New Roman" w:eastAsia="Times New Roman" w:hAnsi="Times New Roman" w:cs="Times New Roman"/>
          <w:bCs/>
          <w:sz w:val="24"/>
          <w:szCs w:val="24"/>
        </w:rPr>
        <w:t xml:space="preserve">) in two monkeys. </w:t>
      </w:r>
    </w:p>
    <w:p w14:paraId="1FF3E0EA" w14:textId="225B8C78" w:rsidR="00A450CA"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both monkeys encoded reward and delay in </w:t>
      </w:r>
      <w:proofErr w:type="spellStart"/>
      <w:r>
        <w:rPr>
          <w:rFonts w:ascii="Times New Roman" w:eastAsia="Times New Roman" w:hAnsi="Times New Roman" w:cs="Times New Roman"/>
          <w:sz w:val="24"/>
          <w:szCs w:val="24"/>
        </w:rPr>
        <w:t>dlPFC</w:t>
      </w:r>
      <w:proofErr w:type="spellEnd"/>
      <w:r>
        <w:rPr>
          <w:rFonts w:ascii="Times New Roman" w:eastAsia="Times New Roman" w:hAnsi="Times New Roman" w:cs="Times New Roman"/>
          <w:sz w:val="24"/>
          <w:szCs w:val="24"/>
        </w:rPr>
        <w:t xml:space="preserve">, consistent with previous literature, the temporal dynamics and integration of these signals differed between monkeys, supporting distinct temporal discounting strategies. </w:t>
      </w:r>
      <w:r w:rsidR="00405938" w:rsidRPr="00405938">
        <w:rPr>
          <w:rFonts w:ascii="Times New Roman" w:eastAsia="Times New Roman" w:hAnsi="Times New Roman" w:cs="Times New Roman"/>
          <w:sz w:val="24"/>
          <w:szCs w:val="24"/>
        </w:rPr>
        <w:t xml:space="preserve">Crucially, these neural differences tightly </w:t>
      </w:r>
      <w:r w:rsidR="00405938">
        <w:rPr>
          <w:rFonts w:ascii="Times New Roman" w:eastAsia="Times New Roman" w:hAnsi="Times New Roman" w:cs="Times New Roman"/>
          <w:sz w:val="24"/>
          <w:szCs w:val="24"/>
        </w:rPr>
        <w:t xml:space="preserve">relate </w:t>
      </w:r>
      <w:r w:rsidR="00405938" w:rsidRPr="00405938">
        <w:rPr>
          <w:rFonts w:ascii="Times New Roman" w:eastAsia="Times New Roman" w:hAnsi="Times New Roman" w:cs="Times New Roman"/>
          <w:sz w:val="24"/>
          <w:szCs w:val="24"/>
        </w:rPr>
        <w:t>with differences in how each animal behaved under temporal uncertainty.</w:t>
      </w:r>
    </w:p>
    <w:p w14:paraId="6A0839FC" w14:textId="0600A8CA" w:rsidR="00A450CA" w:rsidRDefault="0000000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one animal, reward and delay were integrated early and flexibly into a unified representation, </w:t>
      </w:r>
      <w:r w:rsidR="00405938" w:rsidRPr="00405938">
        <w:rPr>
          <w:rFonts w:ascii="Times New Roman" w:eastAsia="Times New Roman" w:hAnsi="Times New Roman" w:cs="Times New Roman"/>
          <w:sz w:val="24"/>
          <w:szCs w:val="24"/>
        </w:rPr>
        <w:t>and this early integration predicted more goal-directed choices</w:t>
      </w:r>
      <w:r w:rsidR="0040593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reflecting a goal-directed strategy. In the other, integration occurred closer to the go-signal, with more independent coding of reward and delay, </w:t>
      </w:r>
      <w:r w:rsidR="0061129E" w:rsidRPr="0061129E">
        <w:rPr>
          <w:rFonts w:ascii="Times New Roman" w:eastAsia="Times New Roman" w:hAnsi="Times New Roman" w:cs="Times New Roman"/>
          <w:sz w:val="24"/>
          <w:szCs w:val="24"/>
        </w:rPr>
        <w:t>corresponding to a more reactive</w:t>
      </w:r>
      <w:r w:rsidR="0061129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stimulus-driven </w:t>
      </w:r>
      <w:r>
        <w:rPr>
          <w:rFonts w:ascii="Times New Roman" w:eastAsia="Times New Roman" w:hAnsi="Times New Roman" w:cs="Times New Roman"/>
          <w:sz w:val="24"/>
          <w:szCs w:val="24"/>
        </w:rPr>
        <w:lastRenderedPageBreak/>
        <w:t xml:space="preserve">strategy. </w:t>
      </w:r>
      <w:r w:rsidR="00D5553C" w:rsidRPr="00413BB5">
        <w:rPr>
          <w:rFonts w:ascii="Times New Roman" w:eastAsia="Times New Roman" w:hAnsi="Times New Roman" w:cs="Times New Roman"/>
          <w:sz w:val="24"/>
          <w:szCs w:val="24"/>
          <w:highlight w:val="yellow"/>
        </w:rPr>
        <w:t xml:space="preserve">These strategies were confirmed through analyses of </w:t>
      </w:r>
      <w:bookmarkStart w:id="3" w:name="_Hlk214891180"/>
      <w:r w:rsidR="00D5553C" w:rsidRPr="00413BB5">
        <w:rPr>
          <w:rFonts w:ascii="Times New Roman" w:eastAsia="Times New Roman" w:hAnsi="Times New Roman" w:cs="Times New Roman"/>
          <w:sz w:val="24"/>
          <w:szCs w:val="24"/>
          <w:highlight w:val="yellow"/>
        </w:rPr>
        <w:t>representational geometry and decoding of reward and delay signals, provid</w:t>
      </w:r>
      <w:r w:rsidR="00413BB5">
        <w:rPr>
          <w:rFonts w:ascii="Times New Roman" w:eastAsia="Times New Roman" w:hAnsi="Times New Roman" w:cs="Times New Roman"/>
          <w:sz w:val="24"/>
          <w:szCs w:val="24"/>
          <w:highlight w:val="yellow"/>
        </w:rPr>
        <w:t>ing</w:t>
      </w:r>
      <w:r w:rsidR="00D5553C" w:rsidRPr="00413BB5">
        <w:rPr>
          <w:rFonts w:ascii="Times New Roman" w:eastAsia="Times New Roman" w:hAnsi="Times New Roman" w:cs="Times New Roman"/>
          <w:sz w:val="24"/>
          <w:szCs w:val="24"/>
          <w:highlight w:val="yellow"/>
        </w:rPr>
        <w:t xml:space="preserve"> quantitative support for the observed behavioral differences</w:t>
      </w:r>
      <w:r w:rsidR="004173E3" w:rsidRPr="00413BB5">
        <w:rPr>
          <w:rFonts w:ascii="Times New Roman" w:eastAsia="Times New Roman" w:hAnsi="Times New Roman" w:cs="Times New Roman"/>
          <w:sz w:val="24"/>
          <w:szCs w:val="24"/>
          <w:highlight w:val="yellow"/>
        </w:rPr>
        <w:t>.</w:t>
      </w:r>
      <w:r w:rsidR="004173E3">
        <w:rPr>
          <w:rFonts w:ascii="Times New Roman" w:eastAsia="Times New Roman" w:hAnsi="Times New Roman" w:cs="Times New Roman"/>
          <w:sz w:val="24"/>
          <w:szCs w:val="24"/>
        </w:rPr>
        <w:t xml:space="preserve"> </w:t>
      </w:r>
    </w:p>
    <w:bookmarkEnd w:id="3"/>
    <w:p w14:paraId="26180305" w14:textId="77777777" w:rsidR="00F40D1C" w:rsidRDefault="00F40D1C">
      <w:pPr>
        <w:spacing w:after="0" w:line="480" w:lineRule="auto"/>
        <w:ind w:firstLine="360"/>
        <w:rPr>
          <w:rFonts w:ascii="Times New Roman" w:eastAsia="Times New Roman" w:hAnsi="Times New Roman" w:cs="Times New Roman"/>
          <w:bCs/>
          <w:sz w:val="24"/>
          <w:szCs w:val="24"/>
        </w:rPr>
      </w:pPr>
    </w:p>
    <w:p w14:paraId="5E9D74DA" w14:textId="77777777" w:rsidR="00A450CA" w:rsidRDefault="00000000">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5998BC37" w14:textId="77777777" w:rsidR="00A450CA" w:rsidRDefault="00000000">
      <w:pPr>
        <w:spacing w:after="0" w:line="480" w:lineRule="auto"/>
        <w:ind w:firstLine="36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Temporal discounting refers to the tendency to assign less value to rewards that are delayed in time (</w:t>
      </w:r>
      <w:r>
        <w:rPr>
          <w:rFonts w:ascii="Times New Roman" w:eastAsia="Times New Roman" w:hAnsi="Times New Roman" w:cs="Times New Roman"/>
          <w:b/>
          <w:color w:val="EE0000"/>
          <w:sz w:val="24"/>
          <w:szCs w:val="24"/>
        </w:rPr>
        <w:t>Ainslie, 1975</w:t>
      </w:r>
      <w:r>
        <w:rPr>
          <w:rFonts w:ascii="Times New Roman" w:eastAsia="Times New Roman" w:hAnsi="Times New Roman" w:cs="Times New Roman"/>
          <w:bCs/>
          <w:color w:val="EE0000"/>
          <w:sz w:val="24"/>
          <w:szCs w:val="24"/>
        </w:rPr>
        <w:t xml:space="preserve">; </w:t>
      </w:r>
      <w:r>
        <w:rPr>
          <w:rFonts w:ascii="Times New Roman" w:eastAsia="Times New Roman" w:hAnsi="Times New Roman" w:cs="Times New Roman"/>
          <w:b/>
          <w:color w:val="EE0000"/>
          <w:sz w:val="24"/>
          <w:szCs w:val="24"/>
        </w:rPr>
        <w:t>Mazur, 1987</w:t>
      </w:r>
      <w:r>
        <w:rPr>
          <w:rFonts w:ascii="Times New Roman" w:eastAsia="Times New Roman" w:hAnsi="Times New Roman" w:cs="Times New Roman"/>
          <w:bCs/>
          <w:sz w:val="24"/>
          <w:szCs w:val="24"/>
        </w:rPr>
        <w:t>). This trade-off between reward magnitude and delay is central to many everyday decisions that involve choosing something small now vs. waiting for something larger later. A well-known example is the ‘marshmallow’ test, in which children were given a choice between eating one marshmallow immediately or waiting to receive two (</w:t>
      </w:r>
      <w:r>
        <w:rPr>
          <w:rFonts w:ascii="Times New Roman" w:eastAsia="Times New Roman" w:hAnsi="Times New Roman" w:cs="Times New Roman"/>
          <w:b/>
          <w:color w:val="EE0000"/>
          <w:sz w:val="24"/>
          <w:szCs w:val="24"/>
        </w:rPr>
        <w:t>Mischel and Ebbesen, 1970</w:t>
      </w:r>
      <w:r>
        <w:rPr>
          <w:rFonts w:ascii="Times New Roman" w:eastAsia="Times New Roman" w:hAnsi="Times New Roman" w:cs="Times New Roman"/>
          <w:bCs/>
          <w:sz w:val="24"/>
          <w:szCs w:val="24"/>
        </w:rPr>
        <w:t xml:space="preserve">). Although confounded with socioeconomic background, this test revealed individual differences in how children tolerate delay and self-control, with some children resisting immediate gratification and others succumbing to it. </w:t>
      </w:r>
    </w:p>
    <w:p w14:paraId="53796ED5" w14:textId="77777777" w:rsidR="00A450CA" w:rsidRDefault="00000000">
      <w:pPr>
        <w:spacing w:after="0" w:line="480" w:lineRule="auto"/>
        <w:ind w:firstLine="36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Similar variability has been observed in animals. In natural foraging scenarios, animals often face choices between immediate but smaller food sources and delayed but more substantial ones. Their preferences can vary with environmental conditions, prior experience, and individual differences (</w:t>
      </w:r>
      <w:r>
        <w:rPr>
          <w:rFonts w:ascii="Times New Roman" w:eastAsia="Times New Roman" w:hAnsi="Times New Roman" w:cs="Times New Roman"/>
          <w:b/>
          <w:color w:val="EE0000"/>
          <w:sz w:val="24"/>
          <w:szCs w:val="24"/>
        </w:rPr>
        <w:t>Trevail et al., 2019; Eccard et al., 2020; Walker et al., 2023</w:t>
      </w:r>
      <w:r>
        <w:rPr>
          <w:rFonts w:ascii="Times New Roman" w:eastAsia="Times New Roman" w:hAnsi="Times New Roman" w:cs="Times New Roman"/>
          <w:bCs/>
          <w:sz w:val="24"/>
          <w:szCs w:val="24"/>
        </w:rPr>
        <w:t xml:space="preserve">).  </w:t>
      </w:r>
    </w:p>
    <w:p w14:paraId="749DCDF2" w14:textId="13C6808F" w:rsidR="00A450CA" w:rsidRDefault="00000000">
      <w:pPr>
        <w:spacing w:after="0" w:line="480" w:lineRule="auto"/>
        <w:rPr>
          <w:rFonts w:ascii="Times New Roman" w:eastAsia="Times New Roman" w:hAnsi="Times New Roman" w:cs="Times New Roman"/>
          <w:bCs/>
          <w:sz w:val="24"/>
          <w:szCs w:val="24"/>
          <w:highlight w:val="yellow"/>
        </w:rPr>
      </w:pPr>
      <w:r>
        <w:rPr>
          <w:rFonts w:ascii="Times New Roman" w:eastAsia="Times New Roman" w:hAnsi="Times New Roman" w:cs="Times New Roman"/>
          <w:bCs/>
          <w:sz w:val="24"/>
          <w:szCs w:val="24"/>
        </w:rPr>
        <w:t xml:space="preserve">Although temporal discounting is commonly viewed as the result of general valuation processes, emerging evidence suggests </w:t>
      </w:r>
      <w:ins w:id="4" w:author="Rossella Falcone" w:date="2025-11-24T11:12:00Z" w16du:dateUtc="2025-11-24T16:12:00Z">
        <w:r w:rsidR="0061129E">
          <w:rPr>
            <w:rFonts w:ascii="Times New Roman" w:eastAsia="Times New Roman" w:hAnsi="Times New Roman" w:cs="Times New Roman"/>
            <w:bCs/>
            <w:sz w:val="24"/>
            <w:szCs w:val="24"/>
          </w:rPr>
          <w:t xml:space="preserve">that </w:t>
        </w:r>
      </w:ins>
      <w:r>
        <w:rPr>
          <w:rFonts w:ascii="Times New Roman" w:eastAsia="Times New Roman" w:hAnsi="Times New Roman" w:cs="Times New Roman"/>
          <w:bCs/>
          <w:sz w:val="24"/>
          <w:szCs w:val="24"/>
        </w:rPr>
        <w:t>decisions may also reflect adaptive strategies</w:t>
      </w:r>
      <w:ins w:id="5" w:author="Rossella Falcone" w:date="2025-11-24T11:33:00Z" w16du:dateUtc="2025-11-24T16:33:00Z">
        <w:r w:rsidR="002B0076">
          <w:rPr>
            <w:rFonts w:ascii="Times New Roman" w:eastAsia="Times New Roman" w:hAnsi="Times New Roman" w:cs="Times New Roman"/>
            <w:bCs/>
            <w:sz w:val="24"/>
            <w:szCs w:val="24"/>
          </w:rPr>
          <w:t>. These strategies can be</w:t>
        </w:r>
      </w:ins>
      <w:r>
        <w:rPr>
          <w:rFonts w:ascii="Times New Roman" w:eastAsia="Times New Roman" w:hAnsi="Times New Roman" w:cs="Times New Roman"/>
          <w:bCs/>
          <w:sz w:val="24"/>
          <w:szCs w:val="24"/>
        </w:rPr>
        <w:t xml:space="preserve"> shaped by both internal states, such as motivation (</w:t>
      </w:r>
      <w:r>
        <w:rPr>
          <w:rFonts w:ascii="Times New Roman" w:eastAsia="Times New Roman" w:hAnsi="Times New Roman" w:cs="Times New Roman"/>
          <w:b/>
          <w:bCs/>
          <w:color w:val="EE0000"/>
          <w:sz w:val="24"/>
          <w:szCs w:val="24"/>
        </w:rPr>
        <w:t>Kable &amp; Glimcher, 2007</w:t>
      </w:r>
      <w:r>
        <w:rPr>
          <w:rFonts w:ascii="Times New Roman" w:eastAsia="Times New Roman" w:hAnsi="Times New Roman" w:cs="Times New Roman"/>
          <w:sz w:val="24"/>
          <w:szCs w:val="24"/>
        </w:rPr>
        <w:t>),</w:t>
      </w:r>
      <w:r>
        <w:rPr>
          <w:rFonts w:ascii="Times New Roman" w:eastAsia="Times New Roman" w:hAnsi="Times New Roman" w:cs="Times New Roman"/>
          <w:bCs/>
          <w:sz w:val="24"/>
          <w:szCs w:val="24"/>
        </w:rPr>
        <w:t xml:space="preserve"> and </w:t>
      </w:r>
      <w:ins w:id="6" w:author="Rossella Falcone" w:date="2025-11-24T11:33:00Z" w16du:dateUtc="2025-11-24T16:33:00Z">
        <w:r w:rsidR="002B0076">
          <w:rPr>
            <w:rFonts w:ascii="Times New Roman" w:eastAsia="Times New Roman" w:hAnsi="Times New Roman" w:cs="Times New Roman"/>
            <w:bCs/>
            <w:sz w:val="24"/>
            <w:szCs w:val="24"/>
          </w:rPr>
          <w:t xml:space="preserve">by </w:t>
        </w:r>
      </w:ins>
      <w:r>
        <w:rPr>
          <w:rFonts w:ascii="Times New Roman" w:eastAsia="Times New Roman" w:hAnsi="Times New Roman" w:cs="Times New Roman"/>
          <w:bCs/>
          <w:sz w:val="24"/>
          <w:szCs w:val="24"/>
        </w:rPr>
        <w:t xml:space="preserve">external demands, including the timing and the structure of the choice. We hypothesize that the time required to make a choice and the nature of the choice, such as accepting or rejecting sooner or later, can impose an additional temporal cost that can influence the evaluation process, similar </w:t>
      </w:r>
      <w:r>
        <w:rPr>
          <w:rFonts w:ascii="Times New Roman" w:eastAsia="Times New Roman" w:hAnsi="Times New Roman" w:cs="Times New Roman"/>
          <w:bCs/>
          <w:sz w:val="24"/>
          <w:szCs w:val="24"/>
        </w:rPr>
        <w:lastRenderedPageBreak/>
        <w:t xml:space="preserve">to findings of </w:t>
      </w:r>
      <w:proofErr w:type="spellStart"/>
      <w:r>
        <w:rPr>
          <w:rFonts w:ascii="Times New Roman" w:eastAsia="Times New Roman" w:hAnsi="Times New Roman" w:cs="Times New Roman"/>
          <w:b/>
          <w:bCs/>
          <w:color w:val="EE0000"/>
          <w:sz w:val="24"/>
          <w:szCs w:val="24"/>
        </w:rPr>
        <w:t>Shadmehr</w:t>
      </w:r>
      <w:proofErr w:type="spellEnd"/>
      <w:r>
        <w:rPr>
          <w:rFonts w:ascii="Times New Roman" w:eastAsia="Times New Roman" w:hAnsi="Times New Roman" w:cs="Times New Roman"/>
          <w:b/>
          <w:bCs/>
          <w:color w:val="EE0000"/>
          <w:sz w:val="24"/>
          <w:szCs w:val="24"/>
        </w:rPr>
        <w:t xml:space="preserve"> and colleagues (2010)</w:t>
      </w:r>
      <w:r>
        <w:rPr>
          <w:rFonts w:ascii="Times New Roman" w:eastAsia="Times New Roman" w:hAnsi="Times New Roman" w:cs="Times New Roman"/>
          <w:bCs/>
          <w:sz w:val="24"/>
          <w:szCs w:val="24"/>
        </w:rPr>
        <w:t>, who showed that the brain treats the duration of movements as a cost, such that longer delays reduce the subjective value of rewards and influence motor planning.</w:t>
      </w:r>
    </w:p>
    <w:p w14:paraId="12C588B6" w14:textId="13ECD53F" w:rsidR="00580719" w:rsidRDefault="00000000">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Most studies on temporal discounting present options simultaneously and allow immediate choice. However, in real-life situations, the opportunity to act may be delayed, or the rules governing the choice may become clear only later. To capture this, we designed a temporal discounting task with a two-step go-signal that controlled both when the animal could act and whether it could accept or reject the offer at different times. This design separates offer evaluation from action execution</w:t>
      </w:r>
      <w:r w:rsidR="00190E68" w:rsidRPr="003F3C3D">
        <w:rPr>
          <w:rFonts w:ascii="Times New Roman" w:eastAsia="Times New Roman" w:hAnsi="Times New Roman" w:cs="Times New Roman"/>
          <w:bCs/>
          <w:sz w:val="24"/>
          <w:szCs w:val="24"/>
          <w:highlight w:val="yellow"/>
          <w:rPrChange w:id="7" w:author="Rossella Falcone" w:date="2025-11-24T11:40:00Z" w16du:dateUtc="2025-11-24T16:40:00Z">
            <w:rPr>
              <w:rFonts w:ascii="Times New Roman" w:eastAsia="Times New Roman" w:hAnsi="Times New Roman" w:cs="Times New Roman"/>
              <w:bCs/>
              <w:sz w:val="24"/>
              <w:szCs w:val="24"/>
            </w:rPr>
          </w:rPrChange>
        </w:rPr>
        <w:t xml:space="preserve">: a visual cue </w:t>
      </w:r>
      <w:r w:rsidR="002B0076" w:rsidRPr="003F3C3D">
        <w:rPr>
          <w:rFonts w:ascii="Times New Roman" w:eastAsia="Times New Roman" w:hAnsi="Times New Roman" w:cs="Times New Roman"/>
          <w:bCs/>
          <w:sz w:val="24"/>
          <w:szCs w:val="24"/>
          <w:highlight w:val="yellow"/>
          <w:rPrChange w:id="8" w:author="Rossella Falcone" w:date="2025-11-24T11:40:00Z" w16du:dateUtc="2025-11-24T16:40:00Z">
            <w:rPr>
              <w:rFonts w:ascii="Times New Roman" w:eastAsia="Times New Roman" w:hAnsi="Times New Roman" w:cs="Times New Roman"/>
              <w:bCs/>
              <w:sz w:val="24"/>
              <w:szCs w:val="24"/>
            </w:rPr>
          </w:rPrChange>
        </w:rPr>
        <w:t>signals</w:t>
      </w:r>
      <w:r w:rsidR="00190E68" w:rsidRPr="003F3C3D">
        <w:rPr>
          <w:rFonts w:ascii="Times New Roman" w:eastAsia="Times New Roman" w:hAnsi="Times New Roman" w:cs="Times New Roman"/>
          <w:bCs/>
          <w:sz w:val="24"/>
          <w:szCs w:val="24"/>
          <w:highlight w:val="yellow"/>
          <w:rPrChange w:id="9" w:author="Rossella Falcone" w:date="2025-11-24T11:40:00Z" w16du:dateUtc="2025-11-24T16:40:00Z">
            <w:rPr>
              <w:rFonts w:ascii="Times New Roman" w:eastAsia="Times New Roman" w:hAnsi="Times New Roman" w:cs="Times New Roman"/>
              <w:bCs/>
              <w:sz w:val="24"/>
              <w:szCs w:val="24"/>
            </w:rPr>
          </w:rPrChange>
        </w:rPr>
        <w:t xml:space="preserve"> that the offer is available for consideration, and the type of the go-signal indicates </w:t>
      </w:r>
      <w:r w:rsidR="002B0076" w:rsidRPr="003F3C3D">
        <w:rPr>
          <w:rFonts w:ascii="Times New Roman" w:eastAsia="Times New Roman" w:hAnsi="Times New Roman" w:cs="Times New Roman"/>
          <w:bCs/>
          <w:sz w:val="24"/>
          <w:szCs w:val="24"/>
          <w:highlight w:val="yellow"/>
          <w:rPrChange w:id="10" w:author="Rossella Falcone" w:date="2025-11-24T11:40:00Z" w16du:dateUtc="2025-11-24T16:40:00Z">
            <w:rPr>
              <w:rFonts w:ascii="Times New Roman" w:eastAsia="Times New Roman" w:hAnsi="Times New Roman" w:cs="Times New Roman"/>
              <w:bCs/>
              <w:sz w:val="24"/>
              <w:szCs w:val="24"/>
            </w:rPr>
          </w:rPrChange>
        </w:rPr>
        <w:t>when</w:t>
      </w:r>
      <w:r w:rsidR="00190E68" w:rsidRPr="003F3C3D">
        <w:rPr>
          <w:rFonts w:ascii="Times New Roman" w:eastAsia="Times New Roman" w:hAnsi="Times New Roman" w:cs="Times New Roman"/>
          <w:bCs/>
          <w:sz w:val="24"/>
          <w:szCs w:val="24"/>
          <w:highlight w:val="yellow"/>
          <w:rPrChange w:id="11" w:author="Rossella Falcone" w:date="2025-11-24T11:40:00Z" w16du:dateUtc="2025-11-24T16:40:00Z">
            <w:rPr>
              <w:rFonts w:ascii="Times New Roman" w:eastAsia="Times New Roman" w:hAnsi="Times New Roman" w:cs="Times New Roman"/>
              <w:bCs/>
              <w:sz w:val="24"/>
              <w:szCs w:val="24"/>
            </w:rPr>
          </w:rPrChange>
        </w:rPr>
        <w:t xml:space="preserve"> the animal can act </w:t>
      </w:r>
      <w:r w:rsidR="002B0076" w:rsidRPr="003F3C3D">
        <w:rPr>
          <w:rFonts w:ascii="Times New Roman" w:eastAsia="Times New Roman" w:hAnsi="Times New Roman" w:cs="Times New Roman"/>
          <w:bCs/>
          <w:sz w:val="24"/>
          <w:szCs w:val="24"/>
          <w:highlight w:val="yellow"/>
          <w:rPrChange w:id="12" w:author="Rossella Falcone" w:date="2025-11-24T11:40:00Z" w16du:dateUtc="2025-11-24T16:40:00Z">
            <w:rPr>
              <w:rFonts w:ascii="Times New Roman" w:eastAsia="Times New Roman" w:hAnsi="Times New Roman" w:cs="Times New Roman"/>
              <w:bCs/>
              <w:sz w:val="24"/>
              <w:szCs w:val="24"/>
            </w:rPr>
          </w:rPrChange>
        </w:rPr>
        <w:t>and which rules apply,</w:t>
      </w:r>
      <w:r w:rsidR="00190E68" w:rsidRPr="003F3C3D">
        <w:rPr>
          <w:rFonts w:ascii="Times New Roman" w:eastAsia="Times New Roman" w:hAnsi="Times New Roman" w:cs="Times New Roman"/>
          <w:bCs/>
          <w:sz w:val="24"/>
          <w:szCs w:val="24"/>
          <w:highlight w:val="yellow"/>
          <w:rPrChange w:id="13" w:author="Rossella Falcone" w:date="2025-11-24T11:40:00Z" w16du:dateUtc="2025-11-24T16:40:00Z">
            <w:rPr>
              <w:rFonts w:ascii="Times New Roman" w:eastAsia="Times New Roman" w:hAnsi="Times New Roman" w:cs="Times New Roman"/>
              <w:bCs/>
              <w:sz w:val="24"/>
              <w:szCs w:val="24"/>
            </w:rPr>
          </w:rPrChange>
        </w:rPr>
        <w:t xml:space="preserve"> </w:t>
      </w:r>
      <w:r w:rsidR="002B0076" w:rsidRPr="003F3C3D">
        <w:rPr>
          <w:rFonts w:ascii="Times New Roman" w:eastAsia="Times New Roman" w:hAnsi="Times New Roman" w:cs="Times New Roman"/>
          <w:bCs/>
          <w:sz w:val="24"/>
          <w:szCs w:val="24"/>
          <w:highlight w:val="yellow"/>
          <w:rPrChange w:id="14" w:author="Rossella Falcone" w:date="2025-11-24T11:40:00Z" w16du:dateUtc="2025-11-24T16:40:00Z">
            <w:rPr>
              <w:rFonts w:ascii="Times New Roman" w:eastAsia="Times New Roman" w:hAnsi="Times New Roman" w:cs="Times New Roman"/>
              <w:bCs/>
              <w:sz w:val="24"/>
              <w:szCs w:val="24"/>
            </w:rPr>
          </w:rPrChange>
        </w:rPr>
        <w:t>adding unpredictability to the timing of the choice and</w:t>
      </w:r>
      <w:del w:id="15" w:author="Rossella Falcone" w:date="2025-11-24T11:23:00Z" w16du:dateUtc="2025-11-24T16:23:00Z">
        <w:r w:rsidRPr="003F3C3D" w:rsidDel="00190E68">
          <w:rPr>
            <w:rFonts w:ascii="Times New Roman" w:eastAsia="Times New Roman" w:hAnsi="Times New Roman" w:cs="Times New Roman"/>
            <w:bCs/>
            <w:sz w:val="24"/>
            <w:szCs w:val="24"/>
            <w:highlight w:val="yellow"/>
            <w:rPrChange w:id="16" w:author="Rossella Falcone" w:date="2025-11-24T11:40:00Z" w16du:dateUtc="2025-11-24T16:40:00Z">
              <w:rPr>
                <w:rFonts w:ascii="Times New Roman" w:eastAsia="Times New Roman" w:hAnsi="Times New Roman" w:cs="Times New Roman"/>
                <w:bCs/>
                <w:sz w:val="24"/>
                <w:szCs w:val="24"/>
              </w:rPr>
            </w:rPrChange>
          </w:rPr>
          <w:delText>,</w:delText>
        </w:r>
      </w:del>
      <w:r>
        <w:rPr>
          <w:rFonts w:ascii="Times New Roman" w:eastAsia="Times New Roman" w:hAnsi="Times New Roman" w:cs="Times New Roman"/>
          <w:bCs/>
          <w:sz w:val="24"/>
          <w:szCs w:val="24"/>
        </w:rPr>
        <w:t xml:space="preserve"> allowing us to investigate how temporal structure shapes neural computations of reward and delay. It also offered us the opportunity to identify possible individual strategies that may be reflected in distinct neural coding. </w:t>
      </w:r>
    </w:p>
    <w:p w14:paraId="50704C82" w14:textId="77777777" w:rsidR="00A450CA" w:rsidRDefault="00000000">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sz w:val="24"/>
          <w:szCs w:val="24"/>
        </w:rPr>
        <w:t xml:space="preserve">We recorded single-neuron activity in the </w:t>
      </w:r>
      <w:r>
        <w:rPr>
          <w:rFonts w:ascii="Times New Roman" w:eastAsia="Times New Roman" w:hAnsi="Times New Roman" w:cs="Times New Roman"/>
          <w:bCs/>
          <w:sz w:val="24"/>
          <w:szCs w:val="24"/>
        </w:rPr>
        <w:t>dorsolateral prefrontal cortex (</w:t>
      </w:r>
      <w:proofErr w:type="spellStart"/>
      <w:r>
        <w:rPr>
          <w:rFonts w:ascii="Times New Roman" w:eastAsia="Times New Roman" w:hAnsi="Times New Roman" w:cs="Times New Roman"/>
          <w:bCs/>
          <w:sz w:val="24"/>
          <w:szCs w:val="24"/>
        </w:rPr>
        <w:t>dlPFC</w:t>
      </w:r>
      <w:proofErr w:type="spellEnd"/>
      <w:r>
        <w:rPr>
          <w:rFonts w:ascii="Times New Roman" w:eastAsia="Times New Roman" w:hAnsi="Times New Roman" w:cs="Times New Roman"/>
          <w:bCs/>
          <w:sz w:val="24"/>
          <w:szCs w:val="24"/>
        </w:rPr>
        <w:t xml:space="preserve">) </w:t>
      </w:r>
      <w:r>
        <w:rPr>
          <w:rFonts w:ascii="Times New Roman" w:eastAsia="Times New Roman" w:hAnsi="Times New Roman" w:cs="Times New Roman"/>
          <w:sz w:val="24"/>
          <w:szCs w:val="24"/>
        </w:rPr>
        <w:t xml:space="preserve">of two monkeys. </w:t>
      </w:r>
      <w:r>
        <w:rPr>
          <w:rFonts w:ascii="Times New Roman" w:eastAsia="Times New Roman" w:hAnsi="Times New Roman" w:cs="Times New Roman"/>
          <w:bCs/>
          <w:sz w:val="24"/>
          <w:szCs w:val="24"/>
        </w:rPr>
        <w:t xml:space="preserve">The </w:t>
      </w:r>
      <w:proofErr w:type="spellStart"/>
      <w:r>
        <w:rPr>
          <w:rFonts w:ascii="Times New Roman" w:eastAsia="Times New Roman" w:hAnsi="Times New Roman" w:cs="Times New Roman"/>
          <w:bCs/>
          <w:sz w:val="24"/>
          <w:szCs w:val="24"/>
        </w:rPr>
        <w:t>dlPFC</w:t>
      </w:r>
      <w:proofErr w:type="spellEnd"/>
      <w:r>
        <w:rPr>
          <w:rFonts w:ascii="Times New Roman" w:eastAsia="Times New Roman" w:hAnsi="Times New Roman" w:cs="Times New Roman"/>
          <w:bCs/>
          <w:sz w:val="24"/>
          <w:szCs w:val="24"/>
        </w:rPr>
        <w:t xml:space="preserve"> is implicated in value-guided behavior </w:t>
      </w:r>
      <w:r>
        <w:rPr>
          <w:rFonts w:ascii="Times New Roman" w:eastAsia="Times New Roman" w:hAnsi="Times New Roman" w:cs="Times New Roman"/>
          <w:b/>
          <w:color w:val="EE0000"/>
          <w:sz w:val="24"/>
          <w:szCs w:val="24"/>
        </w:rPr>
        <w:t>(Barraclough et al., 2004; Hutcherson et al., 2012</w:t>
      </w:r>
      <w:r>
        <w:rPr>
          <w:rFonts w:ascii="Times New Roman" w:eastAsia="Times New Roman" w:hAnsi="Times New Roman" w:cs="Times New Roman"/>
          <w:bCs/>
          <w:sz w:val="24"/>
          <w:szCs w:val="24"/>
        </w:rPr>
        <w:t>) and self-control (</w:t>
      </w:r>
      <w:proofErr w:type="spellStart"/>
      <w:r>
        <w:rPr>
          <w:rFonts w:ascii="Times New Roman" w:eastAsia="Times New Roman" w:hAnsi="Times New Roman" w:cs="Times New Roman"/>
          <w:b/>
          <w:color w:val="EE0000"/>
          <w:sz w:val="24"/>
          <w:szCs w:val="24"/>
        </w:rPr>
        <w:t>Figner</w:t>
      </w:r>
      <w:proofErr w:type="spellEnd"/>
      <w:r>
        <w:rPr>
          <w:rFonts w:ascii="Times New Roman" w:eastAsia="Times New Roman" w:hAnsi="Times New Roman" w:cs="Times New Roman"/>
          <w:b/>
          <w:color w:val="EE0000"/>
          <w:sz w:val="24"/>
          <w:szCs w:val="24"/>
        </w:rPr>
        <w:t xml:space="preserve"> et al., 2010; Hare et al., 2009</w:t>
      </w:r>
      <w:r>
        <w:rPr>
          <w:rFonts w:ascii="Times New Roman" w:eastAsia="Times New Roman" w:hAnsi="Times New Roman" w:cs="Times New Roman"/>
          <w:bCs/>
          <w:sz w:val="24"/>
          <w:szCs w:val="24"/>
        </w:rPr>
        <w:t>), with neurons encoding reward magnitude, delay, and interaction, supporting the computation of temporally discounted value (</w:t>
      </w:r>
      <w:r>
        <w:rPr>
          <w:rFonts w:ascii="Times New Roman" w:eastAsia="Times New Roman" w:hAnsi="Times New Roman" w:cs="Times New Roman"/>
          <w:b/>
          <w:color w:val="EE0000"/>
          <w:sz w:val="24"/>
          <w:szCs w:val="24"/>
        </w:rPr>
        <w:t>Kim et al., 2008; Wang, Falcone et al., 2023</w:t>
      </w:r>
      <w:r>
        <w:rPr>
          <w:rFonts w:ascii="Times New Roman" w:eastAsia="Times New Roman" w:hAnsi="Times New Roman" w:cs="Times New Roman"/>
          <w:bCs/>
          <w:sz w:val="24"/>
          <w:szCs w:val="24"/>
        </w:rPr>
        <w:t xml:space="preserve">). </w:t>
      </w:r>
      <w:r>
        <w:rPr>
          <w:rFonts w:ascii="Times New Roman" w:hAnsi="Times New Roman" w:cs="Times New Roman"/>
          <w:sz w:val="24"/>
          <w:szCs w:val="24"/>
          <w:shd w:val="clear" w:color="auto" w:fill="FFFFFF"/>
        </w:rPr>
        <w:t xml:space="preserve">Human </w:t>
      </w:r>
      <w:proofErr w:type="spellStart"/>
      <w:r>
        <w:rPr>
          <w:rFonts w:ascii="Times New Roman" w:hAnsi="Times New Roman" w:cs="Times New Roman"/>
          <w:sz w:val="24"/>
          <w:szCs w:val="24"/>
          <w:shd w:val="clear" w:color="auto" w:fill="FFFFFF"/>
        </w:rPr>
        <w:t>dlPFC</w:t>
      </w:r>
      <w:proofErr w:type="spellEnd"/>
      <w:r>
        <w:rPr>
          <w:rFonts w:ascii="Times New Roman" w:hAnsi="Times New Roman" w:cs="Times New Roman"/>
          <w:sz w:val="24"/>
          <w:szCs w:val="24"/>
          <w:shd w:val="clear" w:color="auto" w:fill="FFFFFF"/>
        </w:rPr>
        <w:t xml:space="preserve"> is active in intertemporal choice (</w:t>
      </w:r>
      <w:r>
        <w:rPr>
          <w:rFonts w:ascii="Times New Roman" w:hAnsi="Times New Roman" w:cs="Times New Roman"/>
          <w:b/>
          <w:bCs/>
          <w:color w:val="FF0000"/>
          <w:sz w:val="24"/>
          <w:szCs w:val="24"/>
          <w:shd w:val="clear" w:color="auto" w:fill="FFFFFF"/>
        </w:rPr>
        <w:t>McClure et al., 2004</w:t>
      </w:r>
      <w:r>
        <w:rPr>
          <w:rFonts w:ascii="Times New Roman" w:hAnsi="Times New Roman" w:cs="Times New Roman"/>
          <w:sz w:val="24"/>
          <w:szCs w:val="24"/>
          <w:shd w:val="clear" w:color="auto" w:fill="FFFFFF"/>
        </w:rPr>
        <w:t>), and during the learning of actions for gaining great future rewards while suffering small immediate losses (</w:t>
      </w:r>
      <w:r>
        <w:rPr>
          <w:rFonts w:ascii="Times New Roman" w:hAnsi="Times New Roman" w:cs="Times New Roman"/>
          <w:b/>
          <w:bCs/>
          <w:color w:val="FF0000"/>
          <w:sz w:val="24"/>
          <w:szCs w:val="24"/>
          <w:shd w:val="clear" w:color="auto" w:fill="FFFFFF"/>
        </w:rPr>
        <w:t>Tanaka et al., 2004</w:t>
      </w:r>
      <w:r>
        <w:rPr>
          <w:rFonts w:ascii="Times New Roman" w:hAnsi="Times New Roman" w:cs="Times New Roman"/>
          <w:sz w:val="24"/>
          <w:szCs w:val="24"/>
          <w:shd w:val="clear" w:color="auto" w:fill="FFFFFF"/>
        </w:rPr>
        <w:t>).</w:t>
      </w:r>
    </w:p>
    <w:p w14:paraId="7F33F662" w14:textId="5AB7DF95" w:rsidR="00A450CA"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results reveal two complementary findings. First, consistent with previous studies, </w:t>
      </w:r>
      <w:proofErr w:type="spellStart"/>
      <w:r>
        <w:rPr>
          <w:rFonts w:ascii="Times New Roman" w:eastAsia="Times New Roman" w:hAnsi="Times New Roman" w:cs="Times New Roman"/>
          <w:sz w:val="24"/>
          <w:szCs w:val="24"/>
        </w:rPr>
        <w:t>dlPFC</w:t>
      </w:r>
      <w:proofErr w:type="spellEnd"/>
      <w:r>
        <w:rPr>
          <w:rFonts w:ascii="Times New Roman" w:eastAsia="Times New Roman" w:hAnsi="Times New Roman" w:cs="Times New Roman"/>
          <w:sz w:val="24"/>
          <w:szCs w:val="24"/>
        </w:rPr>
        <w:t xml:space="preserve"> neurons encode reward magnitude and delay with an inverse linear relationship (</w:t>
      </w:r>
      <w:r>
        <w:rPr>
          <w:rFonts w:ascii="Times New Roman" w:eastAsia="Times New Roman" w:hAnsi="Times New Roman" w:cs="Times New Roman"/>
          <w:b/>
          <w:color w:val="EE0000"/>
          <w:sz w:val="24"/>
          <w:szCs w:val="24"/>
        </w:rPr>
        <w:t>Kim et al., 2008; Wang, Falcone et al., 2023</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supporting temporal discounting computations. Second, and </w:t>
      </w:r>
      <w:r>
        <w:rPr>
          <w:rFonts w:ascii="Times New Roman" w:eastAsia="Times New Roman" w:hAnsi="Times New Roman" w:cs="Times New Roman"/>
          <w:sz w:val="24"/>
          <w:szCs w:val="24"/>
        </w:rPr>
        <w:lastRenderedPageBreak/>
        <w:t>crucially, the temporal dynamics and integration of these signals differed between the two animals, supporting distinct behavioral strategies</w:t>
      </w:r>
      <w:r w:rsidR="0061129E">
        <w:rPr>
          <w:rFonts w:ascii="Times New Roman" w:eastAsia="Times New Roman" w:hAnsi="Times New Roman" w:cs="Times New Roman"/>
          <w:sz w:val="24"/>
          <w:szCs w:val="24"/>
        </w:rPr>
        <w:t xml:space="preserve"> </w:t>
      </w:r>
      <w:r w:rsidR="0061129E" w:rsidRPr="003F3C3D">
        <w:rPr>
          <w:rFonts w:ascii="Times New Roman" w:eastAsia="Times New Roman" w:hAnsi="Times New Roman" w:cs="Times New Roman"/>
          <w:sz w:val="24"/>
          <w:szCs w:val="24"/>
          <w:highlight w:val="yellow"/>
        </w:rPr>
        <w:t>each animal adopted under temporal uncertainty</w:t>
      </w:r>
      <w:r>
        <w:rPr>
          <w:rFonts w:ascii="Times New Roman" w:eastAsia="Times New Roman" w:hAnsi="Times New Roman" w:cs="Times New Roman"/>
          <w:sz w:val="24"/>
          <w:szCs w:val="24"/>
        </w:rPr>
        <w:t>: one monkey integrated reward and delay early and flexibly, forming a unified value representation (goal-directed strategy), whereas the other integrated these features later and more independently, consistent with a reactive, stimulus-driven strategy.</w:t>
      </w:r>
    </w:p>
    <w:p w14:paraId="078001AB" w14:textId="77777777" w:rsidR="00A450CA" w:rsidRDefault="00000000">
      <w:pPr>
        <w:spacing w:after="0" w:line="480" w:lineRule="auto"/>
        <w:ind w:firstLine="36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Additional analyses, including correlation with discounted value, representational geometry and decoding confirmed these differences, showing unified value signals in the first monkey but more independent reward and delay representations in the second monkey.</w:t>
      </w:r>
    </w:p>
    <w:p w14:paraId="54CCBE88" w14:textId="77777777" w:rsidR="00A450CA" w:rsidRDefault="00000000">
      <w:pPr>
        <w:spacing w:after="0" w:line="480" w:lineRule="auto"/>
        <w:ind w:firstLine="36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Together, these results show that </w:t>
      </w:r>
      <w:proofErr w:type="spellStart"/>
      <w:r>
        <w:rPr>
          <w:rFonts w:ascii="Times New Roman" w:eastAsia="Times New Roman" w:hAnsi="Times New Roman" w:cs="Times New Roman"/>
          <w:bCs/>
          <w:sz w:val="24"/>
          <w:szCs w:val="24"/>
        </w:rPr>
        <w:t>dlPFC</w:t>
      </w:r>
      <w:proofErr w:type="spellEnd"/>
      <w:r>
        <w:rPr>
          <w:rFonts w:ascii="Times New Roman" w:eastAsia="Times New Roman" w:hAnsi="Times New Roman" w:cs="Times New Roman"/>
          <w:bCs/>
          <w:sz w:val="24"/>
          <w:szCs w:val="24"/>
        </w:rPr>
        <w:t xml:space="preserve"> computations underlying temporal discounting are dynamically shaped by both offer features and task demands, and that individual differences in neural integration processes contribute to variability in temporal discounting strategies.</w:t>
      </w:r>
    </w:p>
    <w:p w14:paraId="4DB65733" w14:textId="77777777" w:rsidR="00A450CA" w:rsidRDefault="00A450CA">
      <w:pPr>
        <w:spacing w:after="0" w:line="480" w:lineRule="auto"/>
        <w:rPr>
          <w:rFonts w:ascii="Times New Roman" w:eastAsia="Times New Roman" w:hAnsi="Times New Roman" w:cs="Times New Roman"/>
          <w:bCs/>
          <w:sz w:val="24"/>
          <w:szCs w:val="24"/>
        </w:rPr>
      </w:pPr>
    </w:p>
    <w:p w14:paraId="673C19AA" w14:textId="77777777" w:rsidR="00A450CA" w:rsidRDefault="00000000">
      <w:pPr>
        <w:spacing w:after="0" w:line="480" w:lineRule="auto"/>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sz w:val="24"/>
          <w:szCs w:val="24"/>
        </w:rPr>
        <w:t>Results</w:t>
      </w:r>
    </w:p>
    <w:p w14:paraId="07B17C4F" w14:textId="77777777" w:rsidR="00A450CA" w:rsidRDefault="00000000">
      <w:pPr>
        <w:shd w:val="clear" w:color="auto" w:fill="FFFFFF"/>
        <w:spacing w:after="0" w:line="480" w:lineRule="auto"/>
        <w:rPr>
          <w:rFonts w:ascii="Times New Roman" w:eastAsia="Times New Roman" w:hAnsi="Times New Roman" w:cs="Times New Roman"/>
          <w:b/>
          <w:bCs/>
          <w:i/>
          <w:sz w:val="24"/>
          <w:szCs w:val="24"/>
        </w:rPr>
      </w:pPr>
      <w:r>
        <w:rPr>
          <w:rFonts w:ascii="Times New Roman" w:eastAsia="Times New Roman" w:hAnsi="Times New Roman" w:cs="Times New Roman"/>
          <w:b/>
          <w:bCs/>
          <w:i/>
          <w:sz w:val="24"/>
          <w:szCs w:val="24"/>
        </w:rPr>
        <w:t xml:space="preserve">1. Behavioral evidence of temporal discounting  </w:t>
      </w:r>
    </w:p>
    <w:p w14:paraId="3EFA853E"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monkeys performed a temporal discounting task (Fig. 1A; see Methods); each of nine visual cues signaled an offer of reward (Fig. 1B). Each offer combined reward magnitude (2, 4, or 6 drops of liquid reward) with a delay before delivery (1, 5, or 10 seconds). </w:t>
      </w:r>
    </w:p>
    <w:p w14:paraId="2BD66B40"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By varying reward and delay independently across trials in an orthogonal design, we could dissociate their individual and combined effects on both behavior and neural activity.</w:t>
      </w:r>
    </w:p>
    <w:p w14:paraId="5BDD33EA" w14:textId="2B5A474E"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each trial, the animal viewed one of the nine visual cues and </w:t>
      </w:r>
      <w:proofErr w:type="spellStart"/>
      <w:r>
        <w:rPr>
          <w:rFonts w:ascii="Times New Roman" w:eastAsia="Times New Roman" w:hAnsi="Times New Roman" w:cs="Times New Roman"/>
          <w:sz w:val="24"/>
          <w:szCs w:val="24"/>
        </w:rPr>
        <w:t>chose</w:t>
      </w:r>
      <w:proofErr w:type="spellEnd"/>
      <w:r>
        <w:rPr>
          <w:rFonts w:ascii="Times New Roman" w:eastAsia="Times New Roman" w:hAnsi="Times New Roman" w:cs="Times New Roman"/>
          <w:sz w:val="24"/>
          <w:szCs w:val="24"/>
        </w:rPr>
        <w:t xml:space="preserve"> whether to accept or reject the offer by releasing a lever at a go-signal. A two-step go-signal determined when each action was available: a yellow dot indicated that refusal was allowed, and a purple dot indicated that acceptance was allowed. One color appeared first at random</w:t>
      </w:r>
      <w:r w:rsidR="002E2D88" w:rsidRPr="002E2D88">
        <w:rPr>
          <w:rFonts w:ascii="Times New Roman" w:eastAsia="Times New Roman" w:hAnsi="Times New Roman" w:cs="Times New Roman"/>
          <w:sz w:val="24"/>
          <w:szCs w:val="24"/>
          <w:highlight w:val="yellow"/>
          <w:rPrChange w:id="17" w:author="Rossella Falcone" w:date="2025-11-24T11:43:00Z" w16du:dateUtc="2025-11-24T16:43:00Z">
            <w:rPr>
              <w:rFonts w:ascii="Times New Roman" w:eastAsia="Times New Roman" w:hAnsi="Times New Roman" w:cs="Times New Roman"/>
              <w:sz w:val="24"/>
              <w:szCs w:val="24"/>
            </w:rPr>
          </w:rPrChange>
        </w:rPr>
        <w:t xml:space="preserve">, introducing further temporal </w:t>
      </w:r>
      <w:r w:rsidR="002E2D88" w:rsidRPr="002E2D88">
        <w:rPr>
          <w:rFonts w:ascii="Times New Roman" w:eastAsia="Times New Roman" w:hAnsi="Times New Roman" w:cs="Times New Roman"/>
          <w:sz w:val="24"/>
          <w:szCs w:val="24"/>
          <w:highlight w:val="yellow"/>
          <w:rPrChange w:id="18" w:author="Rossella Falcone" w:date="2025-11-24T11:43:00Z" w16du:dateUtc="2025-11-24T16:43:00Z">
            <w:rPr>
              <w:rFonts w:ascii="Times New Roman" w:eastAsia="Times New Roman" w:hAnsi="Times New Roman" w:cs="Times New Roman"/>
              <w:sz w:val="24"/>
              <w:szCs w:val="24"/>
            </w:rPr>
          </w:rPrChange>
        </w:rPr>
        <w:lastRenderedPageBreak/>
        <w:t>unpredictability in when the animal could act</w:t>
      </w:r>
      <w:r w:rsidRPr="002E2D88">
        <w:rPr>
          <w:rFonts w:ascii="Times New Roman" w:eastAsia="Times New Roman" w:hAnsi="Times New Roman" w:cs="Times New Roman"/>
          <w:sz w:val="24"/>
          <w:szCs w:val="24"/>
          <w:highlight w:val="yellow"/>
          <w:rPrChange w:id="19" w:author="Rossella Falcone" w:date="2025-11-24T11:43:00Z" w16du:dateUtc="2025-11-24T16:43:00Z">
            <w:rPr>
              <w:rFonts w:ascii="Times New Roman" w:eastAsia="Times New Roman" w:hAnsi="Times New Roman" w:cs="Times New Roman"/>
              <w:sz w:val="24"/>
              <w:szCs w:val="24"/>
            </w:rPr>
          </w:rPrChange>
        </w:rPr>
        <w:t>.</w:t>
      </w:r>
      <w:r>
        <w:rPr>
          <w:rFonts w:ascii="Times New Roman" w:eastAsia="Times New Roman" w:hAnsi="Times New Roman" w:cs="Times New Roman"/>
          <w:sz w:val="24"/>
          <w:szCs w:val="24"/>
        </w:rPr>
        <w:t xml:space="preserve"> For example, if purple appeared first, the animal could release the bar immediately to accept the offer or wait until the purple turned yellow to refuse the offer. Conversely, if yellow appeared first, the animal could release the bar immediately to refuse the offer or wait for the yellow spot to turn purple to accept the offer. If the offer was accepted (irrespective of choice order), the cue-defined drops were delivered after the corresponding delay (Fig. 1A). If the offer was rejected, a new trial began immediately.</w:t>
      </w:r>
    </w:p>
    <w:p w14:paraId="501D84A7" w14:textId="77777777" w:rsidR="00A450CA" w:rsidRDefault="00000000">
      <w:pPr>
        <w:shd w:val="clear" w:color="auto" w:fill="FFFFFF"/>
        <w:spacing w:after="0" w:line="480" w:lineRule="auto"/>
        <w:jc w:val="center"/>
        <w:rPr>
          <w:rFonts w:ascii="Times New Roman" w:eastAsia="Times New Roman" w:hAnsi="Times New Roman" w:cs="Times New Roman"/>
          <w:sz w:val="24"/>
          <w:szCs w:val="24"/>
        </w:rPr>
      </w:pPr>
      <w:r>
        <w:rPr>
          <w:noProof/>
        </w:rPr>
        <w:drawing>
          <wp:inline distT="0" distB="0" distL="0" distR="0" wp14:anchorId="484744C7" wp14:editId="71264FA5">
            <wp:extent cx="6009005" cy="2600325"/>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noChangeArrowheads="1"/>
                    </pic:cNvPicPr>
                  </pic:nvPicPr>
                  <pic:blipFill>
                    <a:blip r:embed="rId9"/>
                    <a:stretch>
                      <a:fillRect/>
                    </a:stretch>
                  </pic:blipFill>
                  <pic:spPr bwMode="auto">
                    <a:xfrm>
                      <a:off x="0" y="0"/>
                      <a:ext cx="6009005" cy="2600325"/>
                    </a:xfrm>
                    <a:prstGeom prst="rect">
                      <a:avLst/>
                    </a:prstGeom>
                  </pic:spPr>
                </pic:pic>
              </a:graphicData>
            </a:graphic>
          </wp:inline>
        </w:drawing>
      </w:r>
    </w:p>
    <w:p w14:paraId="1776E30C" w14:textId="77777777" w:rsidR="00A450CA"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b/>
          <w:bCs/>
        </w:rPr>
        <w:t>Figure 1. Task description.</w:t>
      </w:r>
      <w:r>
        <w:rPr>
          <w:rFonts w:ascii="Times New Roman" w:eastAsia="Times New Roman" w:hAnsi="Times New Roman" w:cs="Times New Roman"/>
        </w:rPr>
        <w:t> </w:t>
      </w:r>
      <w:r>
        <w:rPr>
          <w:rFonts w:ascii="Times New Roman" w:eastAsia="Times New Roman" w:hAnsi="Times New Roman" w:cs="Times New Roman"/>
          <w:b/>
          <w:bCs/>
        </w:rPr>
        <w:t>(A)</w:t>
      </w:r>
      <w:r>
        <w:rPr>
          <w:rFonts w:ascii="Times New Roman" w:eastAsia="Times New Roman" w:hAnsi="Times New Roman" w:cs="Times New Roman"/>
        </w:rPr>
        <w:t xml:space="preserve"> Each trial begins with the monkey touching and holding a bar. A red square appears at the center of the screen, followed by a visual cue presented behind the red square. The cue indicates the offer, defined by a combination of reward magnitude (2, 4, or 6 drops) and delay (1, 5, or 10 s). Next, the red square changes color to either purple or yellow, serving as a go-signal. If the square turns purple, the monkey can release the bar to accept the offer, and the reward is delivered after the indicated delay. Alternatively, the monkey can continue holding the bar until the purple turns yellow to refuse the offer.</w:t>
      </w:r>
    </w:p>
    <w:p w14:paraId="46F0F7CF" w14:textId="77777777" w:rsidR="00A450CA"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If the square turns yellow, the monkey can release the bar to refuse the offer, immediately starting a new trial, or continue holding until the yellow turns purple to accept the offer.</w:t>
      </w:r>
    </w:p>
    <w:p w14:paraId="255F9FBC" w14:textId="77777777" w:rsidR="00A450CA"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b/>
          <w:bCs/>
        </w:rPr>
        <w:t>(B)</w:t>
      </w:r>
      <w:r>
        <w:rPr>
          <w:rFonts w:ascii="Times New Roman" w:eastAsia="Times New Roman" w:hAnsi="Times New Roman" w:cs="Times New Roman"/>
        </w:rPr>
        <w:t xml:space="preserve"> Set of nine visual cues used in the task, labeled from “a” to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w:t>
      </w:r>
    </w:p>
    <w:p w14:paraId="607FB979" w14:textId="77777777" w:rsidR="00A450CA" w:rsidRDefault="00A450CA">
      <w:pPr>
        <w:spacing w:after="0" w:line="480" w:lineRule="auto"/>
        <w:rPr>
          <w:rFonts w:ascii="Times New Roman" w:eastAsia="Times New Roman" w:hAnsi="Times New Roman" w:cs="Times New Roman"/>
          <w:sz w:val="24"/>
          <w:szCs w:val="24"/>
        </w:rPr>
      </w:pPr>
    </w:p>
    <w:p w14:paraId="1EFB506B" w14:textId="1B1FC31D"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Behavior was analyzed across all neural recording days (7 for Monkey 1, 16 for Monkey 2). </w:t>
      </w:r>
    </w:p>
    <w:p w14:paraId="2A48DD35" w14:textId="23DBF5C6"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expected, both animals were more likely to accept larger, earlier rewards and less likely to accept smaller, delayed ones (</w:t>
      </w:r>
      <w:r w:rsidR="008F6ACE" w:rsidRPr="00C051F7">
        <w:rPr>
          <w:rFonts w:ascii="Times New Roman" w:eastAsia="Times New Roman" w:hAnsi="Times New Roman" w:cs="Times New Roman"/>
          <w:sz w:val="24"/>
          <w:szCs w:val="24"/>
          <w:highlight w:val="yellow"/>
          <w:rPrChange w:id="20" w:author="Rossella Falcone" w:date="2025-11-24T11:46:00Z" w16du:dateUtc="2025-11-24T16:46:00Z">
            <w:rPr>
              <w:rFonts w:ascii="Times New Roman" w:eastAsia="Times New Roman" w:hAnsi="Times New Roman" w:cs="Times New Roman"/>
              <w:sz w:val="24"/>
              <w:szCs w:val="24"/>
            </w:rPr>
          </w:rPrChange>
        </w:rPr>
        <w:t>e.g</w:t>
      </w:r>
      <w:r w:rsidR="002E2D88" w:rsidRPr="00C051F7">
        <w:rPr>
          <w:rFonts w:ascii="Times New Roman" w:eastAsia="Times New Roman" w:hAnsi="Times New Roman" w:cs="Times New Roman"/>
          <w:sz w:val="24"/>
          <w:szCs w:val="24"/>
          <w:highlight w:val="yellow"/>
          <w:rPrChange w:id="21" w:author="Rossella Falcone" w:date="2025-11-24T11:46:00Z" w16du:dateUtc="2025-11-24T16:46:00Z">
            <w:rPr>
              <w:rFonts w:ascii="Times New Roman" w:eastAsia="Times New Roman" w:hAnsi="Times New Roman" w:cs="Times New Roman"/>
              <w:sz w:val="24"/>
              <w:szCs w:val="24"/>
            </w:rPr>
          </w:rPrChange>
        </w:rPr>
        <w:t xml:space="preserve">. Monkey S accepted </w:t>
      </w:r>
      <w:r w:rsidR="008F6ACE" w:rsidRPr="00C051F7">
        <w:rPr>
          <w:rFonts w:ascii="Times New Roman" w:eastAsia="Times New Roman" w:hAnsi="Times New Roman" w:cs="Times New Roman"/>
          <w:sz w:val="24"/>
          <w:szCs w:val="24"/>
          <w:highlight w:val="yellow"/>
          <w:rPrChange w:id="22" w:author="Rossella Falcone" w:date="2025-11-24T11:46:00Z" w16du:dateUtc="2025-11-24T16:46:00Z">
            <w:rPr>
              <w:rFonts w:ascii="Times New Roman" w:eastAsia="Times New Roman" w:hAnsi="Times New Roman" w:cs="Times New Roman"/>
              <w:sz w:val="24"/>
              <w:szCs w:val="24"/>
            </w:rPr>
          </w:rPrChange>
        </w:rPr>
        <w:t>almost 100% of 6</w:t>
      </w:r>
      <w:r w:rsidR="00E378DB" w:rsidRPr="00C051F7">
        <w:rPr>
          <w:rFonts w:ascii="Times New Roman" w:eastAsia="Times New Roman" w:hAnsi="Times New Roman" w:cs="Times New Roman"/>
          <w:sz w:val="24"/>
          <w:szCs w:val="24"/>
          <w:highlight w:val="yellow"/>
          <w:rPrChange w:id="23" w:author="Rossella Falcone" w:date="2025-11-24T11:46:00Z" w16du:dateUtc="2025-11-24T16:46:00Z">
            <w:rPr>
              <w:rFonts w:ascii="Times New Roman" w:eastAsia="Times New Roman" w:hAnsi="Times New Roman" w:cs="Times New Roman"/>
              <w:sz w:val="24"/>
              <w:szCs w:val="24"/>
            </w:rPr>
          </w:rPrChange>
        </w:rPr>
        <w:t>-</w:t>
      </w:r>
      <w:r w:rsidR="008F6ACE" w:rsidRPr="00C051F7">
        <w:rPr>
          <w:rFonts w:ascii="Times New Roman" w:eastAsia="Times New Roman" w:hAnsi="Times New Roman" w:cs="Times New Roman"/>
          <w:sz w:val="24"/>
          <w:szCs w:val="24"/>
          <w:highlight w:val="yellow"/>
          <w:rPrChange w:id="24" w:author="Rossella Falcone" w:date="2025-11-24T11:46:00Z" w16du:dateUtc="2025-11-24T16:46:00Z">
            <w:rPr>
              <w:rFonts w:ascii="Times New Roman" w:eastAsia="Times New Roman" w:hAnsi="Times New Roman" w:cs="Times New Roman"/>
              <w:sz w:val="24"/>
              <w:szCs w:val="24"/>
            </w:rPr>
          </w:rPrChange>
        </w:rPr>
        <w:t>drop/1s offers versus 7% of 2-drop/10s offer;</w:t>
      </w:r>
      <w:r w:rsidR="008F6AC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Fig. 2A-B). Choices were fit with a hyperbolic discounting function to estimate discounted value, and a logistic function captured the acceptance probability as a smooth function of discounted value (Fig. 2A-B; see Methods).  </w:t>
      </w:r>
    </w:p>
    <w:p w14:paraId="485B06E8" w14:textId="77777777" w:rsidR="00A450CA" w:rsidRDefault="00A450CA">
      <w:pPr>
        <w:shd w:val="clear" w:color="auto" w:fill="FFFFFF"/>
        <w:spacing w:after="0" w:line="480" w:lineRule="auto"/>
        <w:jc w:val="center"/>
        <w:rPr>
          <w:rFonts w:ascii="Times New Roman" w:eastAsia="Times New Roman" w:hAnsi="Times New Roman" w:cs="Times New Roman"/>
          <w:sz w:val="24"/>
          <w:szCs w:val="24"/>
        </w:rPr>
      </w:pPr>
    </w:p>
    <w:p w14:paraId="6724C526" w14:textId="77777777" w:rsidR="00A450CA" w:rsidRDefault="00000000">
      <w:pPr>
        <w:shd w:val="clear" w:color="auto" w:fill="FFFFFF"/>
        <w:spacing w:after="0" w:line="480" w:lineRule="auto"/>
        <w:jc w:val="center"/>
        <w:rPr>
          <w:rFonts w:ascii="Times New Roman" w:eastAsia="Times New Roman" w:hAnsi="Times New Roman" w:cs="Times New Roman"/>
          <w:sz w:val="24"/>
          <w:szCs w:val="24"/>
        </w:rPr>
      </w:pPr>
      <w:r>
        <w:rPr>
          <w:noProof/>
        </w:rPr>
        <w:drawing>
          <wp:inline distT="0" distB="0" distL="0" distR="0" wp14:anchorId="65CA6679" wp14:editId="20CA21C6">
            <wp:extent cx="5319395" cy="270129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tretch>
                      <a:fillRect/>
                    </a:stretch>
                  </pic:blipFill>
                  <pic:spPr bwMode="auto">
                    <a:xfrm>
                      <a:off x="0" y="0"/>
                      <a:ext cx="5319395" cy="2701290"/>
                    </a:xfrm>
                    <a:prstGeom prst="rect">
                      <a:avLst/>
                    </a:prstGeom>
                  </pic:spPr>
                </pic:pic>
              </a:graphicData>
            </a:graphic>
          </wp:inline>
        </w:drawing>
      </w:r>
    </w:p>
    <w:p w14:paraId="08AC3EF7" w14:textId="29A7CFAF" w:rsidR="00A450CA" w:rsidRDefault="00000000">
      <w:pPr>
        <w:shd w:val="clear" w:color="auto" w:fill="FFFFFF"/>
        <w:spacing w:after="0" w:line="480" w:lineRule="auto"/>
        <w:rPr>
          <w:rFonts w:ascii="Times New Roman" w:eastAsia="Times New Roman" w:hAnsi="Times New Roman" w:cs="Times New Roman"/>
        </w:rPr>
      </w:pPr>
      <w:r>
        <w:rPr>
          <w:rFonts w:ascii="Times New Roman" w:eastAsia="Times New Roman" w:hAnsi="Times New Roman" w:cs="Times New Roman"/>
          <w:b/>
          <w:bCs/>
        </w:rPr>
        <w:t>Figure 2.</w:t>
      </w:r>
      <w:r>
        <w:rPr>
          <w:rFonts w:ascii="Times New Roman" w:eastAsia="Times New Roman" w:hAnsi="Times New Roman" w:cs="Times New Roman"/>
        </w:rPr>
        <w:t xml:space="preserve"> </w:t>
      </w:r>
      <w:r>
        <w:rPr>
          <w:rFonts w:ascii="Times New Roman" w:eastAsia="Times New Roman" w:hAnsi="Times New Roman" w:cs="Times New Roman"/>
          <w:b/>
          <w:bCs/>
        </w:rPr>
        <w:t>Behavioral performance.</w:t>
      </w:r>
      <w:r>
        <w:rPr>
          <w:rFonts w:ascii="Times New Roman" w:eastAsia="Times New Roman" w:hAnsi="Times New Roman" w:cs="Times New Roman"/>
        </w:rPr>
        <w:t xml:space="preserve">  Acceptance rate </w:t>
      </w:r>
      <w:ins w:id="25" w:author="Siyu Wang" w:date="2025-11-24T18:00:00Z" w16du:dateUtc="2025-11-24T23:00:00Z">
        <w:r w:rsidR="008713C1">
          <w:rPr>
            <w:rFonts w:ascii="Times New Roman" w:eastAsia="Times New Roman" w:hAnsi="Times New Roman" w:cs="Times New Roman"/>
          </w:rPr>
          <w:t xml:space="preserve">as a function of </w:t>
        </w:r>
      </w:ins>
      <w:ins w:id="26" w:author="Siyu Wang" w:date="2025-11-24T18:01:00Z" w16du:dateUtc="2025-11-24T23:01:00Z">
        <w:r w:rsidR="008713C1">
          <w:rPr>
            <w:rFonts w:ascii="Times New Roman" w:eastAsia="Times New Roman" w:hAnsi="Times New Roman" w:cs="Times New Roman"/>
          </w:rPr>
          <w:t xml:space="preserve">model-inferred </w:t>
        </w:r>
      </w:ins>
      <w:ins w:id="27" w:author="Siyu Wang" w:date="2025-11-24T18:00:00Z" w16du:dateUtc="2025-11-24T23:00:00Z">
        <w:r w:rsidR="008713C1">
          <w:rPr>
            <w:rFonts w:ascii="Times New Roman" w:eastAsia="Times New Roman" w:hAnsi="Times New Roman" w:cs="Times New Roman"/>
          </w:rPr>
          <w:t>discounted value</w:t>
        </w:r>
      </w:ins>
      <w:ins w:id="28" w:author="Siyu Wang" w:date="2025-11-24T18:01:00Z" w16du:dateUtc="2025-11-24T23:01:00Z">
        <w:r w:rsidR="008713C1">
          <w:rPr>
            <w:rFonts w:ascii="Times New Roman" w:eastAsia="Times New Roman" w:hAnsi="Times New Roman" w:cs="Times New Roman"/>
          </w:rPr>
          <w:t xml:space="preserve"> (data: colored points, model: black line</w:t>
        </w:r>
      </w:ins>
      <w:ins w:id="29" w:author="Siyu Wang" w:date="2025-11-24T18:02:00Z" w16du:dateUtc="2025-11-24T23:02:00Z">
        <w:r w:rsidR="008713C1">
          <w:rPr>
            <w:rFonts w:ascii="Times New Roman" w:eastAsia="Times New Roman" w:hAnsi="Times New Roman" w:cs="Times New Roman"/>
          </w:rPr>
          <w:t>)</w:t>
        </w:r>
      </w:ins>
      <w:ins w:id="30" w:author="Siyu Wang" w:date="2025-11-24T18:00:00Z" w16du:dateUtc="2025-11-24T23:00:00Z">
        <w:r w:rsidR="008713C1">
          <w:rPr>
            <w:rFonts w:ascii="Times New Roman" w:eastAsia="Times New Roman" w:hAnsi="Times New Roman" w:cs="Times New Roman"/>
          </w:rPr>
          <w:t xml:space="preserve"> </w:t>
        </w:r>
      </w:ins>
      <w:del w:id="31" w:author="Siyu Wang" w:date="2025-11-24T18:01:00Z" w16du:dateUtc="2025-11-24T23:01:00Z">
        <w:r w:rsidDel="008713C1">
          <w:rPr>
            <w:rFonts w:ascii="Times New Roman" w:eastAsia="Times New Roman" w:hAnsi="Times New Roman" w:cs="Times New Roman"/>
          </w:rPr>
          <w:delText xml:space="preserve">(colored points) estimated from hyperbolic discounting model </w:delText>
        </w:r>
      </w:del>
      <w:r>
        <w:rPr>
          <w:rFonts w:ascii="Times New Roman" w:eastAsia="Times New Roman" w:hAnsi="Times New Roman" w:cs="Times New Roman"/>
        </w:rPr>
        <w:t xml:space="preserve">in Monkey S </w:t>
      </w:r>
      <w:r>
        <w:rPr>
          <w:rFonts w:ascii="Times New Roman" w:eastAsia="Times New Roman" w:hAnsi="Times New Roman" w:cs="Times New Roman"/>
          <w:b/>
          <w:bCs/>
        </w:rPr>
        <w:t>(A)</w:t>
      </w:r>
      <w:r>
        <w:rPr>
          <w:rFonts w:ascii="Times New Roman" w:eastAsia="Times New Roman" w:hAnsi="Times New Roman" w:cs="Times New Roman"/>
        </w:rPr>
        <w:t xml:space="preserve"> and Monkey T </w:t>
      </w:r>
      <w:r>
        <w:rPr>
          <w:rFonts w:ascii="Times New Roman" w:eastAsia="Times New Roman" w:hAnsi="Times New Roman" w:cs="Times New Roman"/>
          <w:b/>
          <w:bCs/>
        </w:rPr>
        <w:t>(B)</w:t>
      </w:r>
      <w:r>
        <w:rPr>
          <w:rFonts w:ascii="Times New Roman" w:eastAsia="Times New Roman" w:hAnsi="Times New Roman" w:cs="Times New Roman"/>
        </w:rPr>
        <w:t xml:space="preserve">. </w:t>
      </w:r>
      <w:commentRangeStart w:id="32"/>
      <w:commentRangeStart w:id="33"/>
      <w:r>
        <w:rPr>
          <w:rFonts w:ascii="Times New Roman" w:eastAsia="Times New Roman" w:hAnsi="Times New Roman" w:cs="Times New Roman"/>
        </w:rPr>
        <w:t xml:space="preserve">The acceptance probability was fitted with a logistic </w:t>
      </w:r>
      <w:del w:id="34" w:author="Siyu Wang" w:date="2025-11-24T18:03:00Z" w16du:dateUtc="2025-11-24T23:03:00Z">
        <w:r w:rsidDel="008F2880">
          <w:rPr>
            <w:rFonts w:ascii="Times New Roman" w:eastAsia="Times New Roman" w:hAnsi="Times New Roman" w:cs="Times New Roman"/>
          </w:rPr>
          <w:delText>sigmoid</w:delText>
        </w:r>
      </w:del>
      <w:ins w:id="35" w:author="Siyu Wang" w:date="2025-11-24T18:03:00Z" w16du:dateUtc="2025-11-24T23:03:00Z">
        <w:r w:rsidR="008F2880">
          <w:rPr>
            <w:rFonts w:ascii="Times New Roman" w:eastAsia="Times New Roman" w:hAnsi="Times New Roman" w:cs="Times New Roman"/>
          </w:rPr>
          <w:t>choice model</w:t>
        </w:r>
      </w:ins>
      <w:r>
        <w:rPr>
          <w:rFonts w:ascii="Times New Roman" w:eastAsia="Times New Roman" w:hAnsi="Times New Roman" w:cs="Times New Roman"/>
        </w:rPr>
        <w:t xml:space="preserve">, </w:t>
      </w:r>
      <w:ins w:id="36" w:author="Siyu Wang" w:date="2025-11-24T18:02:00Z" w16du:dateUtc="2025-11-24T23:02:00Z">
        <w:r w:rsidR="008F2880">
          <w:rPr>
            <w:rFonts w:ascii="Times New Roman" w:eastAsia="Times New Roman" w:hAnsi="Times New Roman" w:cs="Times New Roman"/>
          </w:rPr>
          <w:t>based on the discounted value, and an ac</w:t>
        </w:r>
      </w:ins>
      <w:ins w:id="37" w:author="Siyu Wang" w:date="2025-11-24T18:03:00Z" w16du:dateUtc="2025-11-24T23:03:00Z">
        <w:r w:rsidR="008F2880">
          <w:rPr>
            <w:rFonts w:ascii="Times New Roman" w:eastAsia="Times New Roman" w:hAnsi="Times New Roman" w:cs="Times New Roman"/>
          </w:rPr>
          <w:t>cepting threshold.</w:t>
        </w:r>
      </w:ins>
      <w:del w:id="38" w:author="Siyu Wang" w:date="2025-11-24T18:03:00Z" w16du:dateUtc="2025-11-24T23:03:00Z">
        <w:r w:rsidDel="008F2880">
          <w:rPr>
            <w:rFonts w:ascii="Times New Roman" w:eastAsia="Times New Roman" w:hAnsi="Times New Roman" w:cs="Times New Roman"/>
          </w:rPr>
          <w:delText>capturing a smooth transition from rejection to acceptance as discounted value rose (black curves in A-B)</w:delText>
        </w:r>
      </w:del>
      <w:r>
        <w:rPr>
          <w:rFonts w:ascii="Times New Roman" w:eastAsia="Times New Roman" w:hAnsi="Times New Roman" w:cs="Times New Roman"/>
        </w:rPr>
        <w:t>. Letters from “a” to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indicate the nine possible offers.</w:t>
      </w:r>
      <w:commentRangeEnd w:id="32"/>
      <w:r>
        <w:commentReference w:id="32"/>
      </w:r>
      <w:commentRangeEnd w:id="33"/>
      <w:r w:rsidR="006E3D41">
        <w:rPr>
          <w:rStyle w:val="CommentReference"/>
        </w:rPr>
        <w:commentReference w:id="33"/>
      </w:r>
      <w:r>
        <w:rPr>
          <w:rFonts w:ascii="Times New Roman" w:eastAsia="Times New Roman" w:hAnsi="Times New Roman" w:cs="Times New Roman"/>
        </w:rPr>
        <w:t xml:space="preserve"> In this analysis the total delay was the cue-indicated delay (1 s, 5 s or 10 s) and the reward size was the cue-indicated drops (2, 4 or 6). </w:t>
      </w:r>
    </w:p>
    <w:p w14:paraId="52F83C62" w14:textId="77777777" w:rsidR="00A450CA" w:rsidRDefault="00A450CA">
      <w:pPr>
        <w:shd w:val="clear" w:color="auto" w:fill="FFFFFF"/>
        <w:spacing w:after="0" w:line="480" w:lineRule="auto"/>
        <w:rPr>
          <w:ins w:id="39" w:author="Rossella Falcone" w:date="2025-11-24T11:46:00Z" w16du:dateUtc="2025-11-24T16:46:00Z"/>
          <w:rFonts w:ascii="Times New Roman" w:eastAsia="Times New Roman" w:hAnsi="Times New Roman" w:cs="Times New Roman"/>
          <w:sz w:val="24"/>
          <w:szCs w:val="24"/>
        </w:rPr>
      </w:pPr>
    </w:p>
    <w:p w14:paraId="18D260D6" w14:textId="77777777" w:rsidR="00C051F7" w:rsidRDefault="00C051F7">
      <w:pPr>
        <w:shd w:val="clear" w:color="auto" w:fill="FFFFFF"/>
        <w:spacing w:after="0" w:line="480" w:lineRule="auto"/>
        <w:rPr>
          <w:rFonts w:ascii="Times New Roman" w:eastAsia="Times New Roman" w:hAnsi="Times New Roman" w:cs="Times New Roman"/>
          <w:sz w:val="24"/>
          <w:szCs w:val="24"/>
        </w:rPr>
      </w:pPr>
    </w:p>
    <w:p w14:paraId="18314D5A" w14:textId="77777777" w:rsidR="00A450CA" w:rsidRDefault="00000000">
      <w:pPr>
        <w:shd w:val="clear" w:color="auto" w:fill="FFFFFF"/>
        <w:spacing w:after="0" w:line="48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2. </w:t>
      </w:r>
      <w:proofErr w:type="spellStart"/>
      <w:r>
        <w:rPr>
          <w:rFonts w:ascii="Times New Roman" w:eastAsia="Times New Roman" w:hAnsi="Times New Roman" w:cs="Times New Roman"/>
          <w:b/>
          <w:bCs/>
          <w:i/>
          <w:iCs/>
          <w:sz w:val="24"/>
          <w:szCs w:val="24"/>
        </w:rPr>
        <w:t>dlPFC</w:t>
      </w:r>
      <w:proofErr w:type="spellEnd"/>
      <w:r>
        <w:rPr>
          <w:rFonts w:ascii="Times New Roman" w:eastAsia="Times New Roman" w:hAnsi="Times New Roman" w:cs="Times New Roman"/>
          <w:b/>
          <w:bCs/>
          <w:i/>
          <w:iCs/>
          <w:sz w:val="24"/>
          <w:szCs w:val="24"/>
        </w:rPr>
        <w:t xml:space="preserve"> neurons encode offer value but not upcoming choice </w:t>
      </w:r>
    </w:p>
    <w:p w14:paraId="36712FB1" w14:textId="66697F08"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recorded 170 neurons in </w:t>
      </w:r>
      <w:proofErr w:type="spellStart"/>
      <w:r>
        <w:rPr>
          <w:rFonts w:ascii="Times New Roman" w:eastAsia="Times New Roman" w:hAnsi="Times New Roman" w:cs="Times New Roman"/>
          <w:sz w:val="24"/>
          <w:szCs w:val="24"/>
        </w:rPr>
        <w:t>dlPFC</w:t>
      </w:r>
      <w:proofErr w:type="spellEnd"/>
      <w:r>
        <w:rPr>
          <w:rFonts w:ascii="Times New Roman" w:eastAsia="Times New Roman" w:hAnsi="Times New Roman" w:cs="Times New Roman"/>
          <w:sz w:val="24"/>
          <w:szCs w:val="24"/>
        </w:rPr>
        <w:t xml:space="preserve">, from the lower bank of the principal sulcus (107 neurons in Monkey 1 and 63 neurons in Monkey 2; Fig. 3A) while the animals performed the task. </w:t>
      </w:r>
    </w:p>
    <w:p w14:paraId="2F3F6368" w14:textId="77777777" w:rsidR="00A450CA" w:rsidRDefault="00000000">
      <w:pPr>
        <w:shd w:val="clear" w:color="auto" w:fill="FFFFFF"/>
        <w:spacing w:after="0" w:line="480" w:lineRule="auto"/>
        <w:ind w:firstLine="426"/>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Following offer onset, 121 out of 170 neurons were significantly modulated by reward magnitude and/or delay (2-way ANOVA, p &lt; 0.05; Fig. 3B). A sliding window ANOVA analysis showed that t</w:t>
      </w:r>
      <w:r>
        <w:rPr>
          <w:rFonts w:ascii="Times New Roman" w:eastAsia="Times New Roman" w:hAnsi="Times New Roman" w:cs="Times New Roman"/>
          <w:color w:val="000000"/>
          <w:sz w:val="24"/>
          <w:szCs w:val="24"/>
        </w:rPr>
        <w:t xml:space="preserve">he proportion of neurons modulated by each factor began to increase shortly after cue presentation (Fig. 3C-D). We did not find significant numbers of cells encoding the upcoming choice outcome (accept vs. refuse) during the offer period – i.e. before the </w:t>
      </w:r>
      <w:proofErr w:type="gramStart"/>
      <w:r>
        <w:rPr>
          <w:rFonts w:ascii="Times New Roman" w:eastAsia="Times New Roman" w:hAnsi="Times New Roman" w:cs="Times New Roman"/>
          <w:color w:val="000000"/>
          <w:sz w:val="24"/>
          <w:szCs w:val="24"/>
        </w:rPr>
        <w:t>first choice</w:t>
      </w:r>
      <w:proofErr w:type="gramEnd"/>
      <w:r>
        <w:rPr>
          <w:rFonts w:ascii="Times New Roman" w:eastAsia="Times New Roman" w:hAnsi="Times New Roman" w:cs="Times New Roman"/>
          <w:color w:val="000000"/>
          <w:sz w:val="24"/>
          <w:szCs w:val="24"/>
        </w:rPr>
        <w:t xml:space="preserve"> option had been presented - in either monkey (Fig. 3C-D, yellow line). </w:t>
      </w:r>
    </w:p>
    <w:p w14:paraId="4DA67E74" w14:textId="77777777" w:rsidR="00AA6088" w:rsidRDefault="00062D31" w:rsidP="009A796E">
      <w:pPr>
        <w:spacing w:after="0" w:line="480" w:lineRule="auto"/>
        <w:jc w:val="center"/>
        <w:rPr>
          <w:rFonts w:ascii="Times New Roman" w:eastAsia="Times New Roman" w:hAnsi="Times New Roman" w:cs="Times New Roman"/>
          <w:b/>
          <w:bCs/>
        </w:rPr>
      </w:pPr>
      <w:r>
        <w:rPr>
          <w:noProof/>
        </w:rPr>
        <w:drawing>
          <wp:inline distT="0" distB="0" distL="0" distR="0" wp14:anchorId="0E7E9B4F" wp14:editId="0691711B">
            <wp:extent cx="3555459" cy="3652093"/>
            <wp:effectExtent l="0" t="0" r="6985" b="5715"/>
            <wp:docPr id="249975862" name="Image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75862" name="Image3" descr="A screenshot of a computer screen&#10;&#10;AI-generated content may be incorrect."/>
                    <pic:cNvPicPr>
                      <a:picLocks noChangeAspect="1" noChangeArrowheads="1"/>
                    </pic:cNvPicPr>
                  </pic:nvPicPr>
                  <pic:blipFill>
                    <a:blip r:embed="rId11"/>
                    <a:stretch>
                      <a:fillRect/>
                    </a:stretch>
                  </pic:blipFill>
                  <pic:spPr bwMode="auto">
                    <a:xfrm>
                      <a:off x="0" y="0"/>
                      <a:ext cx="3560114" cy="3656874"/>
                    </a:xfrm>
                    <a:prstGeom prst="rect">
                      <a:avLst/>
                    </a:prstGeom>
                  </pic:spPr>
                </pic:pic>
              </a:graphicData>
            </a:graphic>
          </wp:inline>
        </w:drawing>
      </w:r>
    </w:p>
    <w:p w14:paraId="3642DAB9" w14:textId="6B483F04" w:rsidR="00A450CA"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b/>
          <w:bCs/>
        </w:rPr>
        <w:t>Figure 3. Recording sites and neural modulation by task factors. A.</w:t>
      </w:r>
      <w:r>
        <w:rPr>
          <w:rFonts w:ascii="Times New Roman" w:eastAsia="Times New Roman" w:hAnsi="Times New Roman" w:cs="Times New Roman"/>
        </w:rPr>
        <w:t xml:space="preserve"> Schematic representation of the Utah array positions in the </w:t>
      </w:r>
      <w:proofErr w:type="spellStart"/>
      <w:r>
        <w:rPr>
          <w:rFonts w:ascii="Times New Roman" w:eastAsia="Times New Roman" w:hAnsi="Times New Roman" w:cs="Times New Roman"/>
        </w:rPr>
        <w:t>dlPFC</w:t>
      </w:r>
      <w:proofErr w:type="spellEnd"/>
      <w:r>
        <w:rPr>
          <w:rFonts w:ascii="Times New Roman" w:eastAsia="Times New Roman" w:hAnsi="Times New Roman" w:cs="Times New Roman"/>
        </w:rPr>
        <w:t xml:space="preserve">, reconstructed from MRI scans in Monkeys S and T. Bottom panel: Most anterior and posterior MRI slices of Monkey S, with Utah arrays highlighted by yellow dashed </w:t>
      </w:r>
      <w:r>
        <w:rPr>
          <w:rFonts w:ascii="Times New Roman" w:eastAsia="Times New Roman" w:hAnsi="Times New Roman" w:cs="Times New Roman"/>
        </w:rPr>
        <w:lastRenderedPageBreak/>
        <w:t>circles.</w:t>
      </w:r>
      <w:r>
        <w:rPr>
          <w:rFonts w:ascii="Times New Roman" w:eastAsia="Times New Roman" w:hAnsi="Times New Roman" w:cs="Times New Roman"/>
        </w:rPr>
        <w:br/>
      </w:r>
      <w:r>
        <w:rPr>
          <w:rFonts w:ascii="Times New Roman" w:eastAsia="Times New Roman" w:hAnsi="Times New Roman" w:cs="Times New Roman"/>
          <w:b/>
          <w:bCs/>
        </w:rPr>
        <w:t>B.</w:t>
      </w:r>
      <w:r>
        <w:rPr>
          <w:rFonts w:ascii="Times New Roman" w:eastAsia="Times New Roman" w:hAnsi="Times New Roman" w:cs="Times New Roman"/>
        </w:rPr>
        <w:t xml:space="preserve"> Percentage of neurons significantly modulated by reward magnitude (drops), delay, their interaction, and upcoming choice.</w:t>
      </w:r>
      <w:r>
        <w:rPr>
          <w:rFonts w:ascii="Times New Roman" w:eastAsia="Times New Roman" w:hAnsi="Times New Roman" w:cs="Times New Roman"/>
        </w:rPr>
        <w:br/>
      </w:r>
      <w:r>
        <w:rPr>
          <w:rFonts w:ascii="Times New Roman" w:eastAsia="Times New Roman" w:hAnsi="Times New Roman" w:cs="Times New Roman"/>
          <w:b/>
          <w:bCs/>
        </w:rPr>
        <w:t>C–D.</w:t>
      </w:r>
      <w:r>
        <w:rPr>
          <w:rFonts w:ascii="Times New Roman" w:eastAsia="Times New Roman" w:hAnsi="Times New Roman" w:cs="Times New Roman"/>
        </w:rPr>
        <w:t xml:space="preserve"> Time course of the percentage of neurons significantly modulated by each factor, from 500 </w:t>
      </w:r>
      <w:proofErr w:type="spellStart"/>
      <w:r>
        <w:rPr>
          <w:rFonts w:ascii="Times New Roman" w:eastAsia="Times New Roman" w:hAnsi="Times New Roman" w:cs="Times New Roman"/>
        </w:rPr>
        <w:t>ms</w:t>
      </w:r>
      <w:proofErr w:type="spellEnd"/>
      <w:r>
        <w:rPr>
          <w:rFonts w:ascii="Times New Roman" w:eastAsia="Times New Roman" w:hAnsi="Times New Roman" w:cs="Times New Roman"/>
        </w:rPr>
        <w:t xml:space="preserve"> before to 1000 </w:t>
      </w:r>
      <w:proofErr w:type="spellStart"/>
      <w:r>
        <w:rPr>
          <w:rFonts w:ascii="Times New Roman" w:eastAsia="Times New Roman" w:hAnsi="Times New Roman" w:cs="Times New Roman"/>
        </w:rPr>
        <w:t>ms</w:t>
      </w:r>
      <w:proofErr w:type="spellEnd"/>
      <w:r>
        <w:rPr>
          <w:rFonts w:ascii="Times New Roman" w:eastAsia="Times New Roman" w:hAnsi="Times New Roman" w:cs="Times New Roman"/>
        </w:rPr>
        <w:t xml:space="preserve"> after cue onset, in monkey S and monkey T, respectively.</w:t>
      </w:r>
    </w:p>
    <w:p w14:paraId="3DCDBA1B" w14:textId="77777777" w:rsidR="00A450CA" w:rsidRDefault="00A450CA">
      <w:pPr>
        <w:shd w:val="clear" w:color="auto" w:fill="FFFFFF"/>
        <w:spacing w:after="0" w:line="480" w:lineRule="auto"/>
        <w:jc w:val="center"/>
        <w:rPr>
          <w:rFonts w:ascii="Times New Roman" w:eastAsia="Times New Roman" w:hAnsi="Times New Roman" w:cs="Times New Roman"/>
          <w:color w:val="000000"/>
          <w:sz w:val="24"/>
          <w:szCs w:val="24"/>
        </w:rPr>
      </w:pPr>
    </w:p>
    <w:p w14:paraId="186981EA" w14:textId="77777777" w:rsidR="00A450CA" w:rsidRDefault="0000000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quantify the strength of encoding for each variable (reward magnitude, delay, and their interaction), we computed omega squared (ω²), which captures the proportion of variance in neural activity explained by each factor (see Methods).</w:t>
      </w:r>
    </w:p>
    <w:p w14:paraId="22A9BB43" w14:textId="131C131F" w:rsidR="00A450CA" w:rsidRDefault="0000000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found that modulation by reward appeared earlier and larger than modulation by delay, in Monkey S during the first 500 </w:t>
      </w:r>
      <w:proofErr w:type="spellStart"/>
      <w:r>
        <w:rPr>
          <w:rFonts w:ascii="Times New Roman" w:eastAsia="Times New Roman" w:hAnsi="Times New Roman" w:cs="Times New Roman"/>
          <w:color w:val="000000"/>
          <w:sz w:val="24"/>
          <w:szCs w:val="24"/>
        </w:rPr>
        <w:t>ms</w:t>
      </w:r>
      <w:proofErr w:type="spellEnd"/>
      <w:r>
        <w:rPr>
          <w:rFonts w:ascii="Times New Roman" w:eastAsia="Times New Roman" w:hAnsi="Times New Roman" w:cs="Times New Roman"/>
          <w:color w:val="000000"/>
          <w:sz w:val="24"/>
          <w:szCs w:val="24"/>
        </w:rPr>
        <w:t xml:space="preserve"> of the offer period</w:t>
      </w:r>
      <w:r w:rsidR="00C42B9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Monkey T showed stronger delay modulation </w:t>
      </w:r>
      <w:r w:rsidR="00C42B9D">
        <w:rPr>
          <w:rFonts w:ascii="Times New Roman" w:eastAsia="Times New Roman" w:hAnsi="Times New Roman" w:cs="Times New Roman"/>
          <w:color w:val="000000"/>
          <w:sz w:val="24"/>
          <w:szCs w:val="24"/>
        </w:rPr>
        <w:t xml:space="preserve">than reward size </w:t>
      </w:r>
      <w:r>
        <w:rPr>
          <w:rFonts w:ascii="Times New Roman" w:eastAsia="Times New Roman" w:hAnsi="Times New Roman" w:cs="Times New Roman"/>
          <w:color w:val="000000"/>
          <w:sz w:val="24"/>
          <w:szCs w:val="24"/>
        </w:rPr>
        <w:t xml:space="preserve">(Fig. S1A-B). </w:t>
      </w:r>
    </w:p>
    <w:p w14:paraId="6481B73B" w14:textId="77777777" w:rsidR="00A450CA" w:rsidRDefault="00A450CA">
      <w:pPr>
        <w:shd w:val="clear" w:color="auto" w:fill="FFFFFF"/>
        <w:spacing w:after="0" w:line="480" w:lineRule="auto"/>
        <w:rPr>
          <w:rFonts w:ascii="Times New Roman" w:eastAsia="Times New Roman" w:hAnsi="Times New Roman" w:cs="Times New Roman"/>
          <w:color w:val="000000"/>
          <w:sz w:val="24"/>
          <w:szCs w:val="24"/>
        </w:rPr>
      </w:pPr>
    </w:p>
    <w:p w14:paraId="5F5F2D9F" w14:textId="77777777" w:rsidR="00A450CA" w:rsidRDefault="00000000">
      <w:pPr>
        <w:shd w:val="clear" w:color="auto" w:fill="FFFFFF"/>
        <w:spacing w:after="0" w:line="480" w:lineRule="auto"/>
        <w:jc w:val="center"/>
        <w:rPr>
          <w:rFonts w:ascii="Times New Roman" w:eastAsia="Times New Roman" w:hAnsi="Times New Roman" w:cs="Times New Roman"/>
          <w:color w:val="000000"/>
          <w:sz w:val="24"/>
          <w:szCs w:val="24"/>
        </w:rPr>
      </w:pPr>
      <w:r>
        <w:rPr>
          <w:noProof/>
        </w:rPr>
        <w:drawing>
          <wp:inline distT="0" distB="0" distL="0" distR="0" wp14:anchorId="144F0D79" wp14:editId="37C49853">
            <wp:extent cx="5446395" cy="270192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2"/>
                    <a:stretch>
                      <a:fillRect/>
                    </a:stretch>
                  </pic:blipFill>
                  <pic:spPr bwMode="auto">
                    <a:xfrm>
                      <a:off x="0" y="0"/>
                      <a:ext cx="5446395" cy="2701925"/>
                    </a:xfrm>
                    <a:prstGeom prst="rect">
                      <a:avLst/>
                    </a:prstGeom>
                  </pic:spPr>
                </pic:pic>
              </a:graphicData>
            </a:graphic>
          </wp:inline>
        </w:drawing>
      </w:r>
    </w:p>
    <w:p w14:paraId="616608C6" w14:textId="77777777" w:rsidR="00A450CA"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S1.</w:t>
      </w:r>
      <w:r>
        <w:rPr>
          <w:rFonts w:ascii="Times New Roman" w:eastAsia="Times New Roman" w:hAnsi="Times New Roman" w:cs="Times New Roman"/>
          <w:sz w:val="24"/>
          <w:szCs w:val="24"/>
        </w:rPr>
        <w:t xml:space="preserve"> Explained variance calculated for each task factor over time, from 250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before to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the cue onset in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w:t>
      </w:r>
    </w:p>
    <w:p w14:paraId="226B6FDE" w14:textId="77777777" w:rsidR="00A450CA" w:rsidRDefault="00A450CA">
      <w:pPr>
        <w:shd w:val="clear" w:color="auto" w:fill="FFFFFF"/>
        <w:spacing w:after="0" w:line="480" w:lineRule="auto"/>
        <w:jc w:val="center"/>
        <w:rPr>
          <w:rFonts w:ascii="Times New Roman" w:eastAsia="Times New Roman" w:hAnsi="Times New Roman" w:cs="Times New Roman"/>
          <w:color w:val="000000"/>
          <w:sz w:val="24"/>
          <w:szCs w:val="24"/>
        </w:rPr>
      </w:pPr>
    </w:p>
    <w:p w14:paraId="0EAF6C9F" w14:textId="77777777" w:rsidR="00A450CA" w:rsidRDefault="00000000">
      <w:pPr>
        <w:shd w:val="clear" w:color="auto" w:fill="FFFFFF"/>
        <w:spacing w:after="0" w:line="480" w:lineRule="auto"/>
        <w:ind w:firstLine="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We found no evidence of modulation of neural activity during the offer period by the upcoming choice outcome (accept vs. reject) in either animal (Fig. S1A-B, yellow line).</w:t>
      </w:r>
    </w:p>
    <w:p w14:paraId="7AE6C27C" w14:textId="1E34C66D" w:rsidR="00A450CA" w:rsidRDefault="00000000">
      <w:pPr>
        <w:shd w:val="clear" w:color="auto" w:fill="FFFFFF"/>
        <w:spacing w:after="0" w:line="480" w:lineRule="auto"/>
        <w:ind w:firstLine="426"/>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 1-way ANOVA for each condition for each cell, confirmed that spike counts during the offer period did not differ significantly between accepted and rejected offers </w:t>
      </w:r>
      <w:r>
        <w:rPr>
          <w:rFonts w:ascii="Times New Roman" w:eastAsia="Times New Roman" w:hAnsi="Times New Roman" w:cs="Times New Roman"/>
          <w:sz w:val="24"/>
          <w:szCs w:val="24"/>
        </w:rPr>
        <w:t>(see Methods; N = 770 conditions; 35/598 for monkey T and 8/172 for monkey S; 1-way ANOVAs (p &lt; 0.05)</w:t>
      </w:r>
      <w:r>
        <w:rPr>
          <w:rFonts w:ascii="Times New Roman" w:eastAsia="Times New Roman" w:hAnsi="Times New Roman" w:cs="Times New Roman"/>
          <w:color w:val="000000"/>
          <w:sz w:val="24"/>
          <w:szCs w:val="24"/>
        </w:rPr>
        <w:t>; Fig. S2A),  nor between</w:t>
      </w:r>
      <w:r w:rsidR="0078655D">
        <w:rPr>
          <w:rFonts w:ascii="Times New Roman" w:eastAsia="Times New Roman" w:hAnsi="Times New Roman" w:cs="Times New Roman"/>
          <w:color w:val="000000"/>
          <w:sz w:val="24"/>
          <w:szCs w:val="24"/>
        </w:rPr>
        <w:t xml:space="preserve"> </w:t>
      </w:r>
      <w:r w:rsidR="0078655D" w:rsidRPr="0078655D">
        <w:rPr>
          <w:rFonts w:ascii="Times New Roman" w:eastAsia="Times New Roman" w:hAnsi="Times New Roman" w:cs="Times New Roman"/>
          <w:color w:val="000000"/>
          <w:sz w:val="24"/>
          <w:szCs w:val="24"/>
        </w:rPr>
        <w:t>action taken in the first go-signal vs the second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(N = 1195 conditions; 53/903 for monkey T and 16/292 for monkey S; 1-way ANOVAs (p &lt; 0.05)</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Fig. S2B). </w:t>
      </w:r>
    </w:p>
    <w:p w14:paraId="01C00E21" w14:textId="77777777" w:rsidR="00A450CA" w:rsidRDefault="00000000">
      <w:pPr>
        <w:shd w:val="clear" w:color="auto" w:fill="FFFFFF"/>
        <w:spacing w:after="0" w:line="480" w:lineRule="auto"/>
        <w:ind w:firstLine="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results indicate that </w:t>
      </w:r>
      <w:proofErr w:type="spellStart"/>
      <w:r>
        <w:rPr>
          <w:rFonts w:ascii="Times New Roman" w:eastAsia="Times New Roman" w:hAnsi="Times New Roman" w:cs="Times New Roman"/>
          <w:sz w:val="24"/>
          <w:szCs w:val="24"/>
        </w:rPr>
        <w:t>dlPFC</w:t>
      </w:r>
      <w:proofErr w:type="spellEnd"/>
      <w:r>
        <w:rPr>
          <w:rFonts w:ascii="Times New Roman" w:eastAsia="Times New Roman" w:hAnsi="Times New Roman" w:cs="Times New Roman"/>
          <w:sz w:val="24"/>
          <w:szCs w:val="24"/>
        </w:rPr>
        <w:t xml:space="preserve"> neurons encode the value attributes of the offer (reward and delay) during the offer evaluation, but do not represent the animal’s commitment to a choice or when to respond.</w:t>
      </w:r>
    </w:p>
    <w:p w14:paraId="3FEABDDD" w14:textId="77777777" w:rsidR="00A450CA" w:rsidRDefault="00000000">
      <w:pPr>
        <w:shd w:val="clear" w:color="auto" w:fill="FFFFFF"/>
        <w:spacing w:after="0" w:line="480" w:lineRule="auto"/>
        <w:jc w:val="center"/>
        <w:rPr>
          <w:rFonts w:ascii="Times New Roman" w:eastAsia="Times New Roman" w:hAnsi="Times New Roman" w:cs="Times New Roman"/>
          <w:b/>
          <w:bCs/>
          <w:i/>
          <w:iCs/>
          <w:color w:val="000000"/>
          <w:sz w:val="24"/>
          <w:szCs w:val="24"/>
        </w:rPr>
      </w:pPr>
      <w:r>
        <w:rPr>
          <w:noProof/>
        </w:rPr>
        <w:drawing>
          <wp:inline distT="0" distB="0" distL="0" distR="0" wp14:anchorId="0C1478EE" wp14:editId="086FEE99">
            <wp:extent cx="4544695" cy="178752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3"/>
                    <a:stretch>
                      <a:fillRect/>
                    </a:stretch>
                  </pic:blipFill>
                  <pic:spPr bwMode="auto">
                    <a:xfrm>
                      <a:off x="0" y="0"/>
                      <a:ext cx="4544695" cy="1787525"/>
                    </a:xfrm>
                    <a:prstGeom prst="rect">
                      <a:avLst/>
                    </a:prstGeom>
                  </pic:spPr>
                </pic:pic>
              </a:graphicData>
            </a:graphic>
          </wp:inline>
        </w:drawing>
      </w:r>
    </w:p>
    <w:p w14:paraId="4B1EEBD0" w14:textId="77777777" w:rsidR="00A450CA"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b/>
          <w:bCs/>
        </w:rPr>
        <w:t>Figure S2.</w:t>
      </w:r>
      <w:r>
        <w:rPr>
          <w:rFonts w:ascii="Times New Roman" w:eastAsia="Times New Roman" w:hAnsi="Times New Roman" w:cs="Times New Roman"/>
        </w:rPr>
        <w:t xml:space="preserve"> Neural response is not related to predicted choice and to motor response. Raster displays with spike densities on top of four different neurons when visual cue “h” indicating 4 drops/10 secs of delay (</w:t>
      </w:r>
      <w:r>
        <w:rPr>
          <w:rFonts w:ascii="Times New Roman" w:eastAsia="Times New Roman" w:hAnsi="Times New Roman" w:cs="Times New Roman"/>
          <w:b/>
          <w:bCs/>
        </w:rPr>
        <w:t>A-B</w:t>
      </w:r>
      <w:r>
        <w:rPr>
          <w:rFonts w:ascii="Times New Roman" w:eastAsia="Times New Roman" w:hAnsi="Times New Roman" w:cs="Times New Roman"/>
        </w:rPr>
        <w:t>), and when visual cue “b” indicating 4 drops/1 sec of delay (</w:t>
      </w:r>
      <w:r>
        <w:rPr>
          <w:rFonts w:ascii="Times New Roman" w:eastAsia="Times New Roman" w:hAnsi="Times New Roman" w:cs="Times New Roman"/>
          <w:b/>
          <w:bCs/>
        </w:rPr>
        <w:t>C-D</w:t>
      </w:r>
      <w:r>
        <w:rPr>
          <w:rFonts w:ascii="Times New Roman" w:eastAsia="Times New Roman" w:hAnsi="Times New Roman" w:cs="Times New Roman"/>
        </w:rPr>
        <w:t xml:space="preserve">) are shown to monkey S and monkey T.  </w:t>
      </w:r>
    </w:p>
    <w:p w14:paraId="7C495BB5" w14:textId="77777777" w:rsidR="00A450CA"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The activity is aligned to the cue onset (time 0); grey rectangles show the 75–750 </w:t>
      </w:r>
      <w:proofErr w:type="spellStart"/>
      <w:r>
        <w:rPr>
          <w:rFonts w:ascii="Times New Roman" w:eastAsia="Times New Roman" w:hAnsi="Times New Roman" w:cs="Times New Roman"/>
        </w:rPr>
        <w:t>ms</w:t>
      </w:r>
      <w:proofErr w:type="spellEnd"/>
      <w:r>
        <w:rPr>
          <w:rFonts w:ascii="Times New Roman" w:eastAsia="Times New Roman" w:hAnsi="Times New Roman" w:cs="Times New Roman"/>
        </w:rPr>
        <w:t xml:space="preserve"> analysis interval. Trials are sorted based on the choice, accept (black) or refuse (magenta) in A, and based on whether the response is made after the first go-signal (cyan) or after the second go-signal (blue) in B. </w:t>
      </w:r>
    </w:p>
    <w:p w14:paraId="25502418" w14:textId="77777777" w:rsidR="00A450CA" w:rsidRDefault="00A450CA">
      <w:pPr>
        <w:shd w:val="clear" w:color="auto" w:fill="FFFFFF"/>
        <w:spacing w:after="0" w:line="480" w:lineRule="auto"/>
        <w:jc w:val="center"/>
        <w:rPr>
          <w:rFonts w:ascii="Times New Roman" w:eastAsia="Times New Roman" w:hAnsi="Times New Roman" w:cs="Times New Roman"/>
          <w:color w:val="000000"/>
          <w:sz w:val="24"/>
          <w:szCs w:val="24"/>
        </w:rPr>
      </w:pPr>
    </w:p>
    <w:p w14:paraId="0E857195" w14:textId="77777777" w:rsidR="00A450CA" w:rsidRDefault="00000000">
      <w:pPr>
        <w:spacing w:after="0" w:line="480" w:lineRule="auto"/>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lastRenderedPageBreak/>
        <w:t xml:space="preserve">3. Inverse encoding of reward magnitude and delay in </w:t>
      </w:r>
      <w:proofErr w:type="spellStart"/>
      <w:r>
        <w:rPr>
          <w:rFonts w:ascii="Times New Roman" w:eastAsia="Times New Roman" w:hAnsi="Times New Roman" w:cs="Times New Roman"/>
          <w:b/>
          <w:bCs/>
          <w:i/>
          <w:iCs/>
          <w:color w:val="000000"/>
          <w:sz w:val="24"/>
          <w:szCs w:val="24"/>
        </w:rPr>
        <w:t>dlPFC</w:t>
      </w:r>
      <w:proofErr w:type="spellEnd"/>
      <w:r>
        <w:rPr>
          <w:rFonts w:ascii="Times New Roman" w:eastAsia="Times New Roman" w:hAnsi="Times New Roman" w:cs="Times New Roman"/>
          <w:b/>
          <w:bCs/>
          <w:i/>
          <w:iCs/>
          <w:color w:val="000000"/>
          <w:sz w:val="24"/>
          <w:szCs w:val="24"/>
        </w:rPr>
        <w:t xml:space="preserve"> neurons</w:t>
      </w:r>
    </w:p>
    <w:p w14:paraId="306311D5" w14:textId="77777777" w:rsidR="00A450CA"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both animals, </w:t>
      </w:r>
      <w:proofErr w:type="spellStart"/>
      <w:r>
        <w:rPr>
          <w:rFonts w:ascii="Times New Roman" w:eastAsia="Times New Roman" w:hAnsi="Times New Roman" w:cs="Times New Roman"/>
          <w:color w:val="000000"/>
          <w:sz w:val="24"/>
          <w:szCs w:val="24"/>
        </w:rPr>
        <w:t>dlPFC</w:t>
      </w:r>
      <w:proofErr w:type="spellEnd"/>
      <w:r>
        <w:rPr>
          <w:rFonts w:ascii="Times New Roman" w:eastAsia="Times New Roman" w:hAnsi="Times New Roman" w:cs="Times New Roman"/>
          <w:color w:val="000000"/>
          <w:sz w:val="24"/>
          <w:szCs w:val="24"/>
        </w:rPr>
        <w:t xml:space="preserve"> neurons showed an inverse correlation between reward magnitude and delay encoding, consistent with temporal discounting.</w:t>
      </w:r>
      <w:r>
        <w:t xml:space="preserve"> </w:t>
      </w:r>
      <w:r>
        <w:rPr>
          <w:rFonts w:ascii="Times New Roman" w:eastAsia="Times New Roman" w:hAnsi="Times New Roman" w:cs="Times New Roman"/>
          <w:color w:val="000000"/>
          <w:sz w:val="24"/>
          <w:szCs w:val="24"/>
        </w:rPr>
        <w:t xml:space="preserve">This relationship became particularly evident after 750 </w:t>
      </w:r>
      <w:proofErr w:type="spellStart"/>
      <w:r>
        <w:rPr>
          <w:rFonts w:ascii="Times New Roman" w:eastAsia="Times New Roman" w:hAnsi="Times New Roman" w:cs="Times New Roman"/>
          <w:color w:val="000000"/>
          <w:sz w:val="24"/>
          <w:szCs w:val="24"/>
        </w:rPr>
        <w:t>ms</w:t>
      </w:r>
      <w:proofErr w:type="spellEnd"/>
      <w:r>
        <w:rPr>
          <w:rFonts w:ascii="Times New Roman" w:eastAsia="Times New Roman" w:hAnsi="Times New Roman" w:cs="Times New Roman"/>
          <w:color w:val="000000"/>
          <w:sz w:val="24"/>
          <w:szCs w:val="24"/>
        </w:rPr>
        <w:t xml:space="preserve"> from offer onset, a point corresponding to the earliest possible appearance of the first go-signal (Fig. 4A-B; see Methods).</w:t>
      </w:r>
    </w:p>
    <w:p w14:paraId="63AFF4C3" w14:textId="77777777" w:rsidR="00A450CA" w:rsidRDefault="00000000">
      <w:pPr>
        <w:spacing w:after="0" w:line="480" w:lineRule="auto"/>
        <w:jc w:val="center"/>
        <w:rPr>
          <w:rFonts w:ascii="Times New Roman" w:eastAsia="Times New Roman" w:hAnsi="Times New Roman" w:cs="Times New Roman"/>
          <w:color w:val="000000"/>
          <w:sz w:val="24"/>
          <w:szCs w:val="24"/>
        </w:rPr>
      </w:pPr>
      <w:r>
        <w:rPr>
          <w:noProof/>
        </w:rPr>
        <w:drawing>
          <wp:inline distT="0" distB="0" distL="0" distR="0" wp14:anchorId="49211688" wp14:editId="156A4D07">
            <wp:extent cx="5181600" cy="27432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4"/>
                    <a:stretch>
                      <a:fillRect/>
                    </a:stretch>
                  </pic:blipFill>
                  <pic:spPr bwMode="auto">
                    <a:xfrm>
                      <a:off x="0" y="0"/>
                      <a:ext cx="5181600" cy="2743200"/>
                    </a:xfrm>
                    <a:prstGeom prst="rect">
                      <a:avLst/>
                    </a:prstGeom>
                  </pic:spPr>
                </pic:pic>
              </a:graphicData>
            </a:graphic>
          </wp:inline>
        </w:drawing>
      </w:r>
    </w:p>
    <w:p w14:paraId="704DDB9E" w14:textId="56E16828" w:rsidR="00A450CA" w:rsidRDefault="00000000">
      <w:pPr>
        <w:spacing w:after="0" w:line="480" w:lineRule="auto"/>
        <w:rPr>
          <w:rFonts w:ascii="Times New Roman" w:eastAsia="Times New Roman" w:hAnsi="Times New Roman" w:cs="Times New Roman"/>
        </w:rPr>
      </w:pPr>
      <w:commentRangeStart w:id="40"/>
      <w:commentRangeStart w:id="41"/>
      <w:r>
        <w:rPr>
          <w:rFonts w:ascii="Times New Roman" w:eastAsia="Times New Roman" w:hAnsi="Times New Roman" w:cs="Times New Roman"/>
          <w:b/>
          <w:bCs/>
        </w:rPr>
        <w:t>Figure 4.</w:t>
      </w:r>
      <w:r>
        <w:rPr>
          <w:rFonts w:ascii="Times New Roman" w:eastAsia="Times New Roman" w:hAnsi="Times New Roman" w:cs="Times New Roman"/>
        </w:rPr>
        <w:t xml:space="preserve"> </w:t>
      </w:r>
      <w:ins w:id="42" w:author="Siyu Wang" w:date="2025-11-24T18:04:00Z" w16du:dateUtc="2025-11-24T23:04:00Z">
        <w:r w:rsidR="00E33B54">
          <w:rPr>
            <w:rFonts w:ascii="Times New Roman" w:eastAsia="Times New Roman" w:hAnsi="Times New Roman" w:cs="Times New Roman"/>
          </w:rPr>
          <w:t xml:space="preserve"> The </w:t>
        </w:r>
      </w:ins>
      <w:ins w:id="43" w:author="Siyu Wang" w:date="2025-11-24T18:05:00Z" w16du:dateUtc="2025-11-24T23:05:00Z">
        <w:r w:rsidR="00E33B54">
          <w:rPr>
            <w:rFonts w:ascii="Times New Roman" w:eastAsia="Times New Roman" w:hAnsi="Times New Roman" w:cs="Times New Roman"/>
          </w:rPr>
          <w:t xml:space="preserve">population </w:t>
        </w:r>
      </w:ins>
      <w:ins w:id="44" w:author="Siyu Wang" w:date="2025-11-24T18:04:00Z" w16du:dateUtc="2025-11-24T23:04:00Z">
        <w:r w:rsidR="00E33B54">
          <w:rPr>
            <w:rFonts w:ascii="Times New Roman" w:eastAsia="Times New Roman" w:hAnsi="Times New Roman" w:cs="Times New Roman"/>
          </w:rPr>
          <w:t>encoding dimension</w:t>
        </w:r>
      </w:ins>
      <w:ins w:id="45" w:author="Siyu Wang" w:date="2025-11-24T18:05:00Z" w16du:dateUtc="2025-11-24T23:05:00Z">
        <w:r w:rsidR="00E33B54">
          <w:rPr>
            <w:rFonts w:ascii="Times New Roman" w:eastAsia="Times New Roman" w:hAnsi="Times New Roman" w:cs="Times New Roman"/>
          </w:rPr>
          <w:t>s</w:t>
        </w:r>
      </w:ins>
      <w:ins w:id="46" w:author="Siyu Wang" w:date="2025-11-24T18:04:00Z" w16du:dateUtc="2025-11-24T23:04:00Z">
        <w:r w:rsidR="00E33B54">
          <w:rPr>
            <w:rFonts w:ascii="Times New Roman" w:eastAsia="Times New Roman" w:hAnsi="Times New Roman" w:cs="Times New Roman"/>
          </w:rPr>
          <w:t xml:space="preserve"> of Drop and Delay are negatively corre</w:t>
        </w:r>
      </w:ins>
      <w:ins w:id="47" w:author="Siyu Wang" w:date="2025-11-24T18:05:00Z" w16du:dateUtc="2025-11-24T23:05:00Z">
        <w:r w:rsidR="00E33B54">
          <w:rPr>
            <w:rFonts w:ascii="Times New Roman" w:eastAsia="Times New Roman" w:hAnsi="Times New Roman" w:cs="Times New Roman"/>
          </w:rPr>
          <w:t xml:space="preserve">lated, </w:t>
        </w:r>
      </w:ins>
      <w:moveToRangeStart w:id="48" w:author="Siyu Wang" w:date="2025-11-24T18:05:00Z" w:name="move214899974"/>
      <w:moveTo w:id="49" w:author="Siyu Wang" w:date="2025-11-24T18:05:00Z" w16du:dateUtc="2025-11-24T23:05:00Z">
        <w:r w:rsidR="00E33B54">
          <w:rPr>
            <w:rFonts w:ascii="Times New Roman" w:eastAsia="Times New Roman" w:hAnsi="Times New Roman" w:cs="Times New Roman"/>
          </w:rPr>
          <w:t>in Monkey S (</w:t>
        </w:r>
        <w:r w:rsidR="00E33B54">
          <w:rPr>
            <w:rFonts w:ascii="Times New Roman" w:eastAsia="Times New Roman" w:hAnsi="Times New Roman" w:cs="Times New Roman"/>
            <w:b/>
            <w:bCs/>
          </w:rPr>
          <w:t>A</w:t>
        </w:r>
        <w:r w:rsidR="00E33B54">
          <w:rPr>
            <w:rFonts w:ascii="Times New Roman" w:eastAsia="Times New Roman" w:hAnsi="Times New Roman" w:cs="Times New Roman"/>
          </w:rPr>
          <w:t>) and Monkey T (</w:t>
        </w:r>
        <w:r w:rsidR="00E33B54">
          <w:rPr>
            <w:rFonts w:ascii="Times New Roman" w:eastAsia="Times New Roman" w:hAnsi="Times New Roman" w:cs="Times New Roman"/>
            <w:b/>
            <w:bCs/>
          </w:rPr>
          <w:t>B</w:t>
        </w:r>
        <w:r w:rsidR="00E33B54">
          <w:rPr>
            <w:rFonts w:ascii="Times New Roman" w:eastAsia="Times New Roman" w:hAnsi="Times New Roman" w:cs="Times New Roman"/>
          </w:rPr>
          <w:t>).</w:t>
        </w:r>
        <w:del w:id="50" w:author="Siyu Wang" w:date="2025-11-24T18:06:00Z" w16du:dateUtc="2025-11-24T23:06:00Z">
          <w:r w:rsidR="00E33B54" w:rsidDel="00E33B54">
            <w:rPr>
              <w:rFonts w:ascii="Times New Roman" w:eastAsia="Times New Roman" w:hAnsi="Times New Roman" w:cs="Times New Roman"/>
            </w:rPr>
            <w:delText xml:space="preserve"> </w:delText>
          </w:r>
          <w:commentRangeStart w:id="51"/>
          <w:commentRangeStart w:id="52"/>
          <w:commentRangeEnd w:id="51"/>
          <w:r w:rsidR="00E33B54" w:rsidDel="00E33B54">
            <w:commentReference w:id="51"/>
          </w:r>
        </w:del>
      </w:moveTo>
      <w:moveToRangeEnd w:id="48"/>
      <w:commentRangeEnd w:id="52"/>
      <w:r w:rsidR="0026108D">
        <w:rPr>
          <w:rStyle w:val="CommentReference"/>
        </w:rPr>
        <w:commentReference w:id="52"/>
      </w:r>
      <w:ins w:id="53" w:author="Siyu Wang" w:date="2025-11-24T18:05:00Z" w16du:dateUtc="2025-11-24T23:05:00Z">
        <w:r w:rsidR="00E33B54">
          <w:rPr>
            <w:rFonts w:ascii="Times New Roman" w:eastAsia="Times New Roman" w:hAnsi="Times New Roman" w:cs="Times New Roman"/>
          </w:rPr>
          <w:t xml:space="preserve"> Population encoding dimensions were estimated using time window 750ms to 1000ms after cue onset. </w:t>
        </w:r>
      </w:ins>
      <w:del w:id="54" w:author="Siyu Wang" w:date="2025-11-24T18:05:00Z" w16du:dateUtc="2025-11-24T23:05:00Z">
        <w:r w:rsidDel="00E33B54">
          <w:rPr>
            <w:rFonts w:ascii="Times New Roman" w:eastAsia="Times New Roman" w:hAnsi="Times New Roman" w:cs="Times New Roman"/>
          </w:rPr>
          <w:delText xml:space="preserve">Negative correlation of Drops and Delay neural encoding in the period from 750 ms to 1000 ms after the cue onset, </w:delText>
        </w:r>
      </w:del>
      <w:moveFromRangeStart w:id="55" w:author="Siyu Wang" w:date="2025-11-24T18:05:00Z" w:name="move214899974"/>
      <w:moveFrom w:id="56" w:author="Siyu Wang" w:date="2025-11-24T18:05:00Z" w16du:dateUtc="2025-11-24T23:05:00Z">
        <w:r w:rsidDel="00E33B54">
          <w:rPr>
            <w:rFonts w:ascii="Times New Roman" w:eastAsia="Times New Roman" w:hAnsi="Times New Roman" w:cs="Times New Roman"/>
          </w:rPr>
          <w:t>in Monkey S (</w:t>
        </w:r>
        <w:r w:rsidDel="00E33B54">
          <w:rPr>
            <w:rFonts w:ascii="Times New Roman" w:eastAsia="Times New Roman" w:hAnsi="Times New Roman" w:cs="Times New Roman"/>
            <w:b/>
            <w:bCs/>
          </w:rPr>
          <w:t>A</w:t>
        </w:r>
        <w:r w:rsidDel="00E33B54">
          <w:rPr>
            <w:rFonts w:ascii="Times New Roman" w:eastAsia="Times New Roman" w:hAnsi="Times New Roman" w:cs="Times New Roman"/>
          </w:rPr>
          <w:t>) and Monkey T (</w:t>
        </w:r>
        <w:r w:rsidDel="00E33B54">
          <w:rPr>
            <w:rFonts w:ascii="Times New Roman" w:eastAsia="Times New Roman" w:hAnsi="Times New Roman" w:cs="Times New Roman"/>
            <w:b/>
            <w:bCs/>
          </w:rPr>
          <w:t>B</w:t>
        </w:r>
        <w:r w:rsidDel="00E33B54">
          <w:rPr>
            <w:rFonts w:ascii="Times New Roman" w:eastAsia="Times New Roman" w:hAnsi="Times New Roman" w:cs="Times New Roman"/>
          </w:rPr>
          <w:t xml:space="preserve">). </w:t>
        </w:r>
        <w:commentRangeEnd w:id="40"/>
        <w:r w:rsidDel="00E33B54">
          <w:commentReference w:id="40"/>
        </w:r>
      </w:moveFrom>
      <w:moveFromRangeEnd w:id="55"/>
      <w:commentRangeEnd w:id="41"/>
      <w:r w:rsidR="0026108D">
        <w:rPr>
          <w:rStyle w:val="CommentReference"/>
        </w:rPr>
        <w:commentReference w:id="41"/>
      </w:r>
    </w:p>
    <w:p w14:paraId="75EF231F" w14:textId="77777777" w:rsidR="00A450CA" w:rsidRDefault="00A450CA">
      <w:pPr>
        <w:spacing w:after="0" w:line="480" w:lineRule="auto"/>
        <w:rPr>
          <w:rFonts w:ascii="Times New Roman" w:eastAsia="Times New Roman" w:hAnsi="Times New Roman" w:cs="Times New Roman"/>
          <w:color w:val="000000"/>
          <w:sz w:val="20"/>
          <w:szCs w:val="20"/>
        </w:rPr>
      </w:pPr>
    </w:p>
    <w:p w14:paraId="51CD10E8" w14:textId="54661B40" w:rsidR="00A450CA" w:rsidRDefault="0000000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Monkey S, this inverse relationship emerged rapidly, within the first 250 </w:t>
      </w:r>
      <w:proofErr w:type="spellStart"/>
      <w:r>
        <w:rPr>
          <w:rFonts w:ascii="Times New Roman" w:eastAsia="Times New Roman" w:hAnsi="Times New Roman" w:cs="Times New Roman"/>
          <w:color w:val="000000"/>
          <w:sz w:val="24"/>
          <w:szCs w:val="24"/>
        </w:rPr>
        <w:t>ms</w:t>
      </w:r>
      <w:proofErr w:type="spellEnd"/>
      <w:r>
        <w:rPr>
          <w:rFonts w:ascii="Times New Roman" w:eastAsia="Times New Roman" w:hAnsi="Times New Roman" w:cs="Times New Roman"/>
          <w:color w:val="000000"/>
          <w:sz w:val="24"/>
          <w:szCs w:val="24"/>
        </w:rPr>
        <w:t xml:space="preserve"> of the offer period and persisted throughout cue presentation (Fig. S3 B–D). In Monkey T there was a similar trend during the first 750 </w:t>
      </w:r>
      <w:proofErr w:type="spellStart"/>
      <w:r>
        <w:rPr>
          <w:rFonts w:ascii="Times New Roman" w:eastAsia="Times New Roman" w:hAnsi="Times New Roman" w:cs="Times New Roman"/>
          <w:color w:val="000000"/>
          <w:sz w:val="24"/>
          <w:szCs w:val="24"/>
        </w:rPr>
        <w:t>ms</w:t>
      </w:r>
      <w:proofErr w:type="spellEnd"/>
      <w:r>
        <w:rPr>
          <w:rFonts w:ascii="Times New Roman" w:eastAsia="Times New Roman" w:hAnsi="Times New Roman" w:cs="Times New Roman"/>
          <w:color w:val="000000"/>
          <w:sz w:val="24"/>
          <w:szCs w:val="24"/>
        </w:rPr>
        <w:t xml:space="preserve">, but it was weaker and did not reach statistical significance (Fig. S3 G–I). </w:t>
      </w:r>
      <w:commentRangeStart w:id="57"/>
      <w:commentRangeStart w:id="58"/>
      <w:commentRangeStart w:id="59"/>
      <w:r>
        <w:rPr>
          <w:rFonts w:ascii="Times New Roman" w:eastAsia="Times New Roman" w:hAnsi="Times New Roman" w:cs="Times New Roman"/>
          <w:color w:val="000000"/>
          <w:sz w:val="24"/>
          <w:szCs w:val="24"/>
        </w:rPr>
        <w:t xml:space="preserve">No significant correlation was observed in the 250 </w:t>
      </w:r>
      <w:proofErr w:type="spellStart"/>
      <w:r>
        <w:rPr>
          <w:rFonts w:ascii="Times New Roman" w:eastAsia="Times New Roman" w:hAnsi="Times New Roman" w:cs="Times New Roman"/>
          <w:color w:val="000000"/>
          <w:sz w:val="24"/>
          <w:szCs w:val="24"/>
        </w:rPr>
        <w:t>ms</w:t>
      </w:r>
      <w:proofErr w:type="spellEnd"/>
      <w:r>
        <w:rPr>
          <w:rFonts w:ascii="Times New Roman" w:eastAsia="Times New Roman" w:hAnsi="Times New Roman" w:cs="Times New Roman"/>
          <w:color w:val="000000"/>
          <w:sz w:val="24"/>
          <w:szCs w:val="24"/>
        </w:rPr>
        <w:t xml:space="preserve"> before cue onset (Fig. S3A, E), indicating that these relationships were specific to the evaluation period. </w:t>
      </w:r>
      <w:commentRangeEnd w:id="57"/>
      <w:r>
        <w:commentReference w:id="57"/>
      </w:r>
      <w:commentRangeEnd w:id="58"/>
      <w:r>
        <w:commentReference w:id="58"/>
      </w:r>
      <w:commentRangeEnd w:id="59"/>
      <w:r>
        <w:commentReference w:id="59"/>
      </w:r>
    </w:p>
    <w:p w14:paraId="430E7F81" w14:textId="77777777" w:rsidR="00A450CA" w:rsidRDefault="00A450CA">
      <w:pPr>
        <w:shd w:val="clear" w:color="auto" w:fill="FFFFFF"/>
        <w:spacing w:after="0" w:line="480" w:lineRule="auto"/>
        <w:rPr>
          <w:rFonts w:ascii="Times New Roman" w:eastAsia="Times New Roman" w:hAnsi="Times New Roman" w:cs="Times New Roman"/>
          <w:color w:val="000000"/>
          <w:sz w:val="24"/>
          <w:szCs w:val="24"/>
        </w:rPr>
      </w:pPr>
    </w:p>
    <w:p w14:paraId="1E3E4EEF" w14:textId="77777777" w:rsidR="00A450CA" w:rsidRDefault="00000000">
      <w:pPr>
        <w:spacing w:after="0" w:line="480" w:lineRule="auto"/>
        <w:jc w:val="center"/>
        <w:rPr>
          <w:rFonts w:ascii="Times New Roman" w:eastAsia="Times New Roman" w:hAnsi="Times New Roman" w:cs="Times New Roman"/>
          <w:sz w:val="24"/>
          <w:szCs w:val="24"/>
        </w:rPr>
      </w:pPr>
      <w:r>
        <w:rPr>
          <w:noProof/>
        </w:rPr>
        <w:lastRenderedPageBreak/>
        <w:drawing>
          <wp:inline distT="0" distB="0" distL="0" distR="0" wp14:anchorId="2A19D56B" wp14:editId="3C1D3579">
            <wp:extent cx="5943600" cy="312928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5"/>
                    <a:stretch>
                      <a:fillRect/>
                    </a:stretch>
                  </pic:blipFill>
                  <pic:spPr bwMode="auto">
                    <a:xfrm>
                      <a:off x="0" y="0"/>
                      <a:ext cx="5943600" cy="3129280"/>
                    </a:xfrm>
                    <a:prstGeom prst="rect">
                      <a:avLst/>
                    </a:prstGeom>
                  </pic:spPr>
                </pic:pic>
              </a:graphicData>
            </a:graphic>
          </wp:inline>
        </w:drawing>
      </w:r>
    </w:p>
    <w:p w14:paraId="5766DCD9" w14:textId="77777777" w:rsidR="00A450CA" w:rsidRDefault="00000000">
      <w:pPr>
        <w:spacing w:after="0" w:line="480" w:lineRule="auto"/>
        <w:rPr>
          <w:sz w:val="20"/>
          <w:szCs w:val="20"/>
        </w:rPr>
      </w:pPr>
      <w:r>
        <w:rPr>
          <w:rFonts w:ascii="Times New Roman" w:eastAsia="Times New Roman" w:hAnsi="Times New Roman" w:cs="Times New Roman"/>
          <w:b/>
          <w:bCs/>
        </w:rPr>
        <w:t>Figure S3.</w:t>
      </w:r>
      <w:r>
        <w:rPr>
          <w:rFonts w:ascii="Times New Roman" w:eastAsia="Times New Roman" w:hAnsi="Times New Roman" w:cs="Times New Roman"/>
        </w:rPr>
        <w:t xml:space="preserve"> Linear correlations between Drops and Delay neural encoding calculated in 250 </w:t>
      </w:r>
      <w:proofErr w:type="spellStart"/>
      <w:r>
        <w:rPr>
          <w:rFonts w:ascii="Times New Roman" w:eastAsia="Times New Roman" w:hAnsi="Times New Roman" w:cs="Times New Roman"/>
        </w:rPr>
        <w:t>ms</w:t>
      </w:r>
      <w:proofErr w:type="spellEnd"/>
      <w:r>
        <w:rPr>
          <w:rFonts w:ascii="Times New Roman" w:eastAsia="Times New Roman" w:hAnsi="Times New Roman" w:cs="Times New Roman"/>
        </w:rPr>
        <w:t xml:space="preserve"> time bins before and after offer onset (time 0) for Monkey S (A–D) and Monkey T (E–H).</w:t>
      </w:r>
    </w:p>
    <w:p w14:paraId="20334940" w14:textId="77777777" w:rsidR="00A450CA" w:rsidRDefault="00A450CA">
      <w:pPr>
        <w:shd w:val="clear" w:color="auto" w:fill="FFFFFF"/>
        <w:spacing w:after="0" w:line="480" w:lineRule="auto"/>
        <w:rPr>
          <w:rFonts w:ascii="Times New Roman" w:eastAsia="Times New Roman" w:hAnsi="Times New Roman" w:cs="Times New Roman"/>
          <w:b/>
          <w:bCs/>
          <w:sz w:val="24"/>
          <w:szCs w:val="24"/>
        </w:rPr>
      </w:pPr>
    </w:p>
    <w:p w14:paraId="6A8DDC9C" w14:textId="77777777" w:rsidR="00A450CA" w:rsidRDefault="00000000">
      <w:pPr>
        <w:shd w:val="clear" w:color="auto" w:fill="FFFFFF"/>
        <w:spacing w:after="0" w:line="480" w:lineRule="auto"/>
        <w:rPr>
          <w:rFonts w:ascii="Times New Roman" w:hAnsi="Times New Roman" w:cs="Times New Roman"/>
          <w:b/>
          <w:bCs/>
          <w:i/>
          <w:iCs/>
          <w:sz w:val="24"/>
          <w:szCs w:val="24"/>
        </w:rPr>
      </w:pPr>
      <w:r>
        <w:rPr>
          <w:rFonts w:ascii="Times New Roman" w:eastAsia="Times New Roman" w:hAnsi="Times New Roman" w:cs="Times New Roman"/>
          <w:b/>
          <w:bCs/>
          <w:sz w:val="24"/>
          <w:szCs w:val="24"/>
        </w:rPr>
        <w:t xml:space="preserve">4. </w:t>
      </w:r>
      <w:r>
        <w:rPr>
          <w:rFonts w:ascii="Times New Roman" w:hAnsi="Times New Roman" w:cs="Times New Roman"/>
          <w:b/>
          <w:bCs/>
          <w:i/>
          <w:iCs/>
          <w:sz w:val="24"/>
          <w:szCs w:val="24"/>
        </w:rPr>
        <w:t>Choice order influences delay discounting</w:t>
      </w:r>
    </w:p>
    <w:p w14:paraId="5F554DFF" w14:textId="5CC8CF1F"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task design included two possible go-signals: purple (accept) and yellow (reject). The first signal determined which action could be taken immediately; the alternative required waiting until the color switched (see Methods). For example, if the yellow signal appeared first, the animal could refuse right </w:t>
      </w:r>
      <w:r w:rsidR="00857C03">
        <w:rPr>
          <w:rFonts w:ascii="Times New Roman" w:eastAsia="Times New Roman" w:hAnsi="Times New Roman" w:cs="Times New Roman"/>
          <w:sz w:val="24"/>
          <w:szCs w:val="24"/>
        </w:rPr>
        <w:t>away or</w:t>
      </w:r>
      <w:r>
        <w:rPr>
          <w:rFonts w:ascii="Times New Roman" w:eastAsia="Times New Roman" w:hAnsi="Times New Roman" w:cs="Times New Roman"/>
          <w:sz w:val="24"/>
          <w:szCs w:val="24"/>
        </w:rPr>
        <w:t xml:space="preserve"> wait for the purple to accept the offer. </w:t>
      </w:r>
    </w:p>
    <w:p w14:paraId="669E1D1B" w14:textId="157505CD"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two-step go-signal design allowed us to hypothesize that if the yellow signal appeared first, delaying the opportunity to act for acceptance, the offer might seem less attractive, reducing acceptance rates. For highly valuable offers, acceptance rates were similar whether yellow or purple appeared, in both monkeys (Fig. 5A-B). For less valuable offers, acceptance rates were significantly lower when the yellow go-signal was presented first, in both monkeys. However, </w:t>
      </w:r>
      <w:r>
        <w:rPr>
          <w:rFonts w:ascii="Times New Roman" w:eastAsia="Times New Roman" w:hAnsi="Times New Roman" w:cs="Times New Roman"/>
          <w:sz w:val="24"/>
          <w:szCs w:val="24"/>
        </w:rPr>
        <w:lastRenderedPageBreak/>
        <w:t xml:space="preserve">for less valuable offers we found differences in the acceptance rate if the first go-signal was purple between the two animals: </w:t>
      </w:r>
      <w:r>
        <w:rPr>
          <w:rFonts w:ascii="Times New Roman" w:eastAsia="Times New Roman" w:hAnsi="Times New Roman" w:cs="Times New Roman"/>
          <w:bCs/>
          <w:sz w:val="24"/>
          <w:szCs w:val="24"/>
        </w:rPr>
        <w:t xml:space="preserve">Monkey T was more likely to accept them (Fig. 5A-B). </w:t>
      </w:r>
    </w:p>
    <w:p w14:paraId="5ACF7D1C" w14:textId="77777777" w:rsidR="00A450CA" w:rsidRDefault="00000000">
      <w:pPr>
        <w:shd w:val="clear" w:color="auto" w:fill="FFFFFF"/>
        <w:spacing w:after="0" w:line="480" w:lineRule="auto"/>
        <w:jc w:val="center"/>
        <w:rPr>
          <w:rFonts w:ascii="Times New Roman" w:eastAsia="Times New Roman" w:hAnsi="Times New Roman" w:cs="Times New Roman"/>
          <w:bCs/>
          <w:sz w:val="24"/>
          <w:szCs w:val="24"/>
        </w:rPr>
      </w:pPr>
      <w:r>
        <w:rPr>
          <w:noProof/>
        </w:rPr>
        <w:drawing>
          <wp:inline distT="0" distB="0" distL="0" distR="0" wp14:anchorId="4799475C" wp14:editId="5E537D8B">
            <wp:extent cx="4695190" cy="280670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6"/>
                    <a:stretch>
                      <a:fillRect/>
                    </a:stretch>
                  </pic:blipFill>
                  <pic:spPr bwMode="auto">
                    <a:xfrm>
                      <a:off x="0" y="0"/>
                      <a:ext cx="4695190" cy="2806700"/>
                    </a:xfrm>
                    <a:prstGeom prst="rect">
                      <a:avLst/>
                    </a:prstGeom>
                  </pic:spPr>
                </pic:pic>
              </a:graphicData>
            </a:graphic>
          </wp:inline>
        </w:drawing>
      </w:r>
    </w:p>
    <w:p w14:paraId="64FF6F04" w14:textId="77777777" w:rsidR="00A450CA"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b/>
          <w:bCs/>
        </w:rPr>
        <w:t>Figure 5.</w:t>
      </w:r>
      <w:r>
        <w:rPr>
          <w:rFonts w:ascii="Times New Roman" w:eastAsia="Times New Roman" w:hAnsi="Times New Roman" w:cs="Times New Roman"/>
        </w:rPr>
        <w:t xml:space="preserve"> Acceptance rate for each offer when the first go-signal was yellow or purple, shown for Monkey S (</w:t>
      </w:r>
      <w:r>
        <w:rPr>
          <w:rFonts w:ascii="Times New Roman" w:eastAsia="Times New Roman" w:hAnsi="Times New Roman" w:cs="Times New Roman"/>
          <w:b/>
          <w:bCs/>
        </w:rPr>
        <w:t>A</w:t>
      </w:r>
      <w:r>
        <w:rPr>
          <w:rFonts w:ascii="Times New Roman" w:eastAsia="Times New Roman" w:hAnsi="Times New Roman" w:cs="Times New Roman"/>
        </w:rPr>
        <w:t>) and Monkey T (</w:t>
      </w:r>
      <w:r>
        <w:rPr>
          <w:rFonts w:ascii="Times New Roman" w:eastAsia="Times New Roman" w:hAnsi="Times New Roman" w:cs="Times New Roman"/>
          <w:b/>
          <w:bCs/>
        </w:rPr>
        <w:t>B</w:t>
      </w:r>
      <w:r>
        <w:rPr>
          <w:rFonts w:ascii="Times New Roman" w:eastAsia="Times New Roman" w:hAnsi="Times New Roman" w:cs="Times New Roman"/>
        </w:rPr>
        <w:t>). Offers are sorted by their empirical acceptance rate across the nine cues.</w:t>
      </w:r>
    </w:p>
    <w:p w14:paraId="3652D01C" w14:textId="77777777" w:rsidR="00A450CA" w:rsidRDefault="00A450CA">
      <w:pPr>
        <w:shd w:val="clear" w:color="auto" w:fill="FFFFFF"/>
        <w:spacing w:after="0" w:line="480" w:lineRule="auto"/>
        <w:rPr>
          <w:rFonts w:ascii="Times New Roman" w:eastAsia="Times New Roman" w:hAnsi="Times New Roman" w:cs="Times New Roman"/>
          <w:bCs/>
          <w:sz w:val="20"/>
          <w:szCs w:val="20"/>
        </w:rPr>
      </w:pPr>
    </w:p>
    <w:p w14:paraId="22068BFA" w14:textId="0569C9EA" w:rsidR="00A450CA" w:rsidRDefault="00000000">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Overall, both animals preferred when the purple signal appeared first</w:t>
      </w:r>
      <w:r w:rsidR="00857C03">
        <w:rPr>
          <w:rFonts w:ascii="Times New Roman" w:eastAsia="Times New Roman" w:hAnsi="Times New Roman" w:cs="Times New Roman"/>
          <w:bCs/>
          <w:sz w:val="24"/>
          <w:szCs w:val="24"/>
        </w:rPr>
        <w:t xml:space="preserve">. This </w:t>
      </w:r>
      <w:r>
        <w:rPr>
          <w:rFonts w:ascii="Times New Roman" w:eastAsia="Times New Roman" w:hAnsi="Times New Roman" w:cs="Times New Roman"/>
          <w:bCs/>
          <w:sz w:val="24"/>
          <w:szCs w:val="24"/>
        </w:rPr>
        <w:t>suggest</w:t>
      </w:r>
      <w:r w:rsidR="00857C03">
        <w:rPr>
          <w:rFonts w:ascii="Times New Roman" w:eastAsia="Times New Roman" w:hAnsi="Times New Roman" w:cs="Times New Roman"/>
          <w:bCs/>
          <w:sz w:val="24"/>
          <w:szCs w:val="24"/>
        </w:rPr>
        <w:t>s</w:t>
      </w:r>
      <w:r>
        <w:rPr>
          <w:rFonts w:ascii="Times New Roman" w:eastAsia="Times New Roman" w:hAnsi="Times New Roman" w:cs="Times New Roman"/>
          <w:bCs/>
          <w:sz w:val="24"/>
          <w:szCs w:val="24"/>
        </w:rPr>
        <w:t xml:space="preserve"> an intrinsic motivational asymmetry tied to the meaning of the signal. However, the two animals appeared to interpret the go-signal differently. One possibility is that the go-signal was processed in terms of its temporal implication, effectively becoming part of the temporal discounting computation. Alternatively, it may have been treated merely as an additional visual cue, required to trigger the choice but not integrated into the valuation process.</w:t>
      </w:r>
    </w:p>
    <w:p w14:paraId="7034CC6F" w14:textId="77777777" w:rsidR="00A450CA"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distinguish these possibilities, we compared three behavioral models. The base model considered only the offer attributes (reward magnitude and delay; see Methods for details), ignoring the color and order of the go-signals. This is the classic temporal discounting model, </w:t>
      </w:r>
      <w:r>
        <w:rPr>
          <w:rFonts w:ascii="Times New Roman" w:eastAsia="Times New Roman" w:hAnsi="Times New Roman" w:cs="Times New Roman"/>
          <w:sz w:val="24"/>
          <w:szCs w:val="24"/>
        </w:rPr>
        <w:lastRenderedPageBreak/>
        <w:t xml:space="preserve">whereby value depends solely on reward magnitude and delivery delay </w:t>
      </w:r>
      <w:commentRangeStart w:id="60"/>
      <w:commentRangeStart w:id="61"/>
      <w:r>
        <w:rPr>
          <w:rFonts w:ascii="Times New Roman" w:eastAsia="Times New Roman" w:hAnsi="Times New Roman" w:cs="Times New Roman"/>
          <w:sz w:val="24"/>
          <w:szCs w:val="24"/>
        </w:rPr>
        <w:t xml:space="preserve">(as for previous analysis which results were reported in figure 2). </w:t>
      </w:r>
      <w:commentRangeEnd w:id="60"/>
      <w:r>
        <w:commentReference w:id="60"/>
      </w:r>
      <w:commentRangeEnd w:id="61"/>
      <w:r w:rsidR="0026108D">
        <w:rPr>
          <w:rStyle w:val="CommentReference"/>
        </w:rPr>
        <w:commentReference w:id="61"/>
      </w:r>
    </w:p>
    <w:p w14:paraId="3493BDA1"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‘full’ temporal discounting model added an extra waiting cost, including the wait imposed by the first go-signal (see Methods). </w:t>
      </w:r>
    </w:p>
    <w:p w14:paraId="22DE9458"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Finally, the ‘</w:t>
      </w:r>
      <w:proofErr w:type="spellStart"/>
      <w:r>
        <w:rPr>
          <w:rFonts w:ascii="Times New Roman" w:eastAsia="Times New Roman" w:hAnsi="Times New Roman" w:cs="Times New Roman"/>
          <w:sz w:val="24"/>
          <w:szCs w:val="24"/>
        </w:rPr>
        <w:t>bias’</w:t>
      </w:r>
      <w:proofErr w:type="spellEnd"/>
      <w:r>
        <w:rPr>
          <w:rFonts w:ascii="Times New Roman" w:eastAsia="Times New Roman" w:hAnsi="Times New Roman" w:cs="Times New Roman"/>
          <w:sz w:val="24"/>
          <w:szCs w:val="24"/>
        </w:rPr>
        <w:t xml:space="preserve"> model assumed that the go-signal color introduced a categorical bias and assumed that choices were driven by both the temporal discounted value associated with each offer, and the bias associated with the go-signal (see Methods). </w:t>
      </w:r>
    </w:p>
    <w:p w14:paraId="4FEDB90D"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comparison showed that the base model, with only the offer attributes, fit worst for both animals. </w:t>
      </w:r>
    </w:p>
    <w:p w14:paraId="6DE113B1"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Monkey S’s behavior was best explained by the full temporal discounting model (Fig. 6A&amp;C), suggesting integration of both offer and go-signal timing into value computations.</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In contrast, Monkey T’s behavior fits the bias model, indicating a strong cue-based preference rather than temporal integration (Fig. 6B&amp;D). </w:t>
      </w:r>
    </w:p>
    <w:p w14:paraId="6EBD63AF" w14:textId="062605CF" w:rsidR="00A450CA" w:rsidRDefault="00AD1151">
      <w:pPr>
        <w:shd w:val="clear" w:color="auto" w:fill="FFFFFF"/>
        <w:spacing w:after="0" w:line="480" w:lineRule="auto"/>
        <w:rPr>
          <w:rFonts w:ascii="Times New Roman" w:eastAsia="Times New Roman" w:hAnsi="Times New Roman" w:cs="Times New Roman"/>
          <w:sz w:val="24"/>
          <w:szCs w:val="24"/>
        </w:rPr>
      </w:pPr>
      <w:r w:rsidRPr="00AD1151">
        <w:rPr>
          <w:rFonts w:ascii="Times New Roman" w:eastAsia="Times New Roman" w:hAnsi="Times New Roman" w:cs="Times New Roman"/>
          <w:sz w:val="24"/>
          <w:szCs w:val="24"/>
          <w:highlight w:val="yellow"/>
          <w:rPrChange w:id="62" w:author="Rossella Falcone" w:date="2025-11-24T12:26:00Z" w16du:dateUtc="2025-11-24T17:26:00Z">
            <w:rPr>
              <w:rFonts w:ascii="Times New Roman" w:eastAsia="Times New Roman" w:hAnsi="Times New Roman" w:cs="Times New Roman"/>
              <w:sz w:val="24"/>
              <w:szCs w:val="24"/>
            </w:rPr>
          </w:rPrChange>
        </w:rPr>
        <w:t>These models show that the two animals treat offer information and go-signal timing in different ways, which helps us look at the corresponding neural responses.</w:t>
      </w:r>
    </w:p>
    <w:p w14:paraId="72A63079" w14:textId="77777777" w:rsidR="00A450CA" w:rsidRDefault="00000000">
      <w:pPr>
        <w:shd w:val="clear" w:color="auto" w:fill="FFFFFF"/>
        <w:spacing w:after="0" w:line="480" w:lineRule="auto"/>
        <w:jc w:val="center"/>
        <w:rPr>
          <w:rFonts w:ascii="Times New Roman" w:eastAsia="Times New Roman" w:hAnsi="Times New Roman" w:cs="Times New Roman"/>
          <w:b/>
          <w:i/>
          <w:iCs/>
          <w:sz w:val="24"/>
          <w:szCs w:val="24"/>
        </w:rPr>
      </w:pPr>
      <w:r>
        <w:rPr>
          <w:noProof/>
        </w:rPr>
        <w:lastRenderedPageBreak/>
        <w:drawing>
          <wp:inline distT="0" distB="0" distL="0" distR="0" wp14:anchorId="440437A1" wp14:editId="70D6F82C">
            <wp:extent cx="3800475" cy="386905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7"/>
                    <a:stretch>
                      <a:fillRect/>
                    </a:stretch>
                  </pic:blipFill>
                  <pic:spPr bwMode="auto">
                    <a:xfrm>
                      <a:off x="0" y="0"/>
                      <a:ext cx="3800475" cy="3869055"/>
                    </a:xfrm>
                    <a:prstGeom prst="rect">
                      <a:avLst/>
                    </a:prstGeom>
                  </pic:spPr>
                </pic:pic>
              </a:graphicData>
            </a:graphic>
          </wp:inline>
        </w:drawing>
      </w:r>
    </w:p>
    <w:p w14:paraId="6C9E948E" w14:textId="77777777" w:rsidR="00A450CA" w:rsidRDefault="00000000">
      <w:pPr>
        <w:shd w:val="clear" w:color="auto" w:fill="FFFFFF"/>
        <w:spacing w:after="0" w:line="480" w:lineRule="auto"/>
        <w:rPr>
          <w:rFonts w:ascii="Times New Roman" w:eastAsia="Times New Roman" w:hAnsi="Times New Roman" w:cs="Times New Roman"/>
          <w:b/>
          <w:i/>
          <w:iCs/>
        </w:rPr>
      </w:pPr>
      <w:r>
        <w:rPr>
          <w:rFonts w:ascii="Times New Roman" w:eastAsia="Times New Roman" w:hAnsi="Times New Roman" w:cs="Times New Roman"/>
          <w:b/>
          <w:bCs/>
        </w:rPr>
        <w:t>Figure 6. Model comparison.</w:t>
      </w:r>
      <w:r>
        <w:rPr>
          <w:rFonts w:ascii="Times New Roman" w:eastAsia="Times New Roman" w:hAnsi="Times New Roman" w:cs="Times New Roman"/>
        </w:rPr>
        <w:t xml:space="preserve"> AIC values (A-B) and probability of best fit (C-D) for the base, full, and bias models in Monkey S (A&amp;C) and Monkey T (B&amp; D).</w:t>
      </w:r>
    </w:p>
    <w:p w14:paraId="1AB5FC81" w14:textId="77777777" w:rsidR="00A450CA" w:rsidRDefault="00A450CA">
      <w:pPr>
        <w:shd w:val="clear" w:color="auto" w:fill="FFFFFF"/>
        <w:spacing w:after="0" w:line="480" w:lineRule="auto"/>
        <w:rPr>
          <w:rFonts w:ascii="Times New Roman" w:eastAsia="Times New Roman" w:hAnsi="Times New Roman" w:cs="Times New Roman"/>
          <w:b/>
          <w:i/>
          <w:iCs/>
          <w:sz w:val="24"/>
          <w:szCs w:val="24"/>
        </w:rPr>
      </w:pPr>
    </w:p>
    <w:p w14:paraId="52A4B083" w14:textId="77777777" w:rsidR="00A450CA" w:rsidRDefault="00000000">
      <w:pPr>
        <w:shd w:val="clear" w:color="auto" w:fill="FFFFFF"/>
        <w:spacing w:after="0" w:line="480" w:lineRule="auto"/>
        <w:rPr>
          <w:rFonts w:ascii="Times New Roman" w:eastAsia="Times New Roman" w:hAnsi="Times New Roman" w:cs="Times New Roman"/>
          <w:b/>
          <w:i/>
          <w:iCs/>
          <w:sz w:val="24"/>
          <w:szCs w:val="24"/>
        </w:rPr>
      </w:pPr>
      <w:r>
        <w:rPr>
          <w:rFonts w:ascii="Times New Roman" w:eastAsia="Times New Roman" w:hAnsi="Times New Roman" w:cs="Times New Roman"/>
          <w:b/>
          <w:i/>
          <w:iCs/>
          <w:sz w:val="24"/>
          <w:szCs w:val="24"/>
        </w:rPr>
        <w:t>5. Neural signatures of go-signal timing and value integration</w:t>
      </w:r>
    </w:p>
    <w:p w14:paraId="13146EA7" w14:textId="37472C0D" w:rsidR="00A450CA" w:rsidRDefault="00000000">
      <w:pPr>
        <w:spacing w:after="0" w:line="480" w:lineRule="auto"/>
        <w:rPr>
          <w:rFonts w:ascii="Times New Roman" w:hAnsi="Times New Roman" w:cs="Times New Roman"/>
          <w:sz w:val="24"/>
          <w:szCs w:val="24"/>
        </w:rPr>
      </w:pPr>
      <w:r>
        <w:rPr>
          <w:rFonts w:ascii="Times New Roman" w:hAnsi="Times New Roman" w:cs="Times New Roman"/>
          <w:bCs/>
          <w:sz w:val="24"/>
          <w:szCs w:val="24"/>
        </w:rPr>
        <w:t>The two-step go-signal design introduced uncertainty about the timing and the structure of the choice, whether the animal could act immediately or had to wait</w:t>
      </w:r>
      <w:r w:rsidR="001B4D2D">
        <w:rPr>
          <w:rFonts w:ascii="Times New Roman" w:hAnsi="Times New Roman" w:cs="Times New Roman"/>
          <w:bCs/>
          <w:sz w:val="24"/>
          <w:szCs w:val="24"/>
        </w:rPr>
        <w:t xml:space="preserve">. This </w:t>
      </w:r>
      <w:r>
        <w:rPr>
          <w:rFonts w:ascii="Times New Roman" w:hAnsi="Times New Roman" w:cs="Times New Roman"/>
          <w:bCs/>
          <w:sz w:val="24"/>
          <w:szCs w:val="24"/>
        </w:rPr>
        <w:t>allow</w:t>
      </w:r>
      <w:r w:rsidR="001B4D2D">
        <w:rPr>
          <w:rFonts w:ascii="Times New Roman" w:hAnsi="Times New Roman" w:cs="Times New Roman"/>
          <w:bCs/>
          <w:sz w:val="24"/>
          <w:szCs w:val="24"/>
        </w:rPr>
        <w:t>ed</w:t>
      </w:r>
      <w:r>
        <w:rPr>
          <w:rFonts w:ascii="Times New Roman" w:hAnsi="Times New Roman" w:cs="Times New Roman"/>
          <w:bCs/>
          <w:sz w:val="24"/>
          <w:szCs w:val="24"/>
        </w:rPr>
        <w:t xml:space="preserve"> us to test how the timing constraint interacted with the integration of reward and delay in shaping value signals in </w:t>
      </w:r>
      <w:proofErr w:type="spellStart"/>
      <w:r>
        <w:rPr>
          <w:rFonts w:ascii="Times New Roman" w:hAnsi="Times New Roman" w:cs="Times New Roman"/>
          <w:bCs/>
          <w:sz w:val="24"/>
          <w:szCs w:val="24"/>
        </w:rPr>
        <w:t>dlPFC</w:t>
      </w:r>
      <w:proofErr w:type="spellEnd"/>
      <w:r>
        <w:rPr>
          <w:rFonts w:ascii="Times New Roman" w:hAnsi="Times New Roman" w:cs="Times New Roman"/>
          <w:bCs/>
          <w:sz w:val="24"/>
          <w:szCs w:val="24"/>
        </w:rPr>
        <w:t xml:space="preserve"> neural activity. </w:t>
      </w:r>
    </w:p>
    <w:p w14:paraId="11E5C713" w14:textId="77777777" w:rsidR="00A450CA" w:rsidRDefault="00000000">
      <w:pPr>
        <w:shd w:val="clear" w:color="auto" w:fill="FFFFFF"/>
        <w:spacing w:after="0" w:line="480" w:lineRule="auto"/>
        <w:rPr>
          <w:ins w:id="63" w:author="Siyu Wang" w:date="2025-11-24T18:21:00Z" w16du:dateUtc="2025-11-24T23:21: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investigated how the neural encoding of reward magnitude and delay changed when the additional time, including the first go-signal, was considered. </w:t>
      </w:r>
    </w:p>
    <w:p w14:paraId="42A674DE" w14:textId="34BF0D53" w:rsidR="00AC615F" w:rsidDel="00AC615F" w:rsidRDefault="00AC615F" w:rsidP="00D83A15">
      <w:pPr>
        <w:shd w:val="clear" w:color="auto" w:fill="FFFFFF"/>
        <w:spacing w:after="0" w:line="480" w:lineRule="auto"/>
        <w:rPr>
          <w:del w:id="64" w:author="Siyu Wang" w:date="2025-11-24T18:23:00Z" w16du:dateUtc="2025-11-24T23:23:00Z"/>
          <w:rFonts w:ascii="Times New Roman" w:eastAsia="Times New Roman" w:hAnsi="Times New Roman" w:cs="Times New Roman"/>
          <w:sz w:val="24"/>
          <w:szCs w:val="24"/>
        </w:rPr>
      </w:pPr>
      <w:ins w:id="65" w:author="Siyu Wang" w:date="2025-11-24T18:21:00Z" w16du:dateUtc="2025-11-24T23:21:00Z">
        <w:r>
          <w:rPr>
            <w:rFonts w:ascii="Times New Roman" w:eastAsia="Times New Roman" w:hAnsi="Times New Roman" w:cs="Times New Roman"/>
            <w:sz w:val="24"/>
            <w:szCs w:val="24"/>
          </w:rPr>
          <w:t xml:space="preserve">If temporally discounted value is calculated on the fly, we would expect that </w:t>
        </w:r>
      </w:ins>
      <w:ins w:id="66" w:author="Siyu Wang" w:date="2025-11-24T18:22:00Z" w16du:dateUtc="2025-11-24T23:22:00Z">
        <w:r>
          <w:rPr>
            <w:rFonts w:ascii="Times New Roman" w:eastAsia="Times New Roman" w:hAnsi="Times New Roman" w:cs="Times New Roman"/>
            <w:sz w:val="24"/>
            <w:szCs w:val="24"/>
          </w:rPr>
          <w:t xml:space="preserve">compared to the yellow go-cue which signals an accept, </w:t>
        </w:r>
      </w:ins>
      <w:ins w:id="67" w:author="Siyu Wang" w:date="2025-11-24T18:21:00Z" w16du:dateUtc="2025-11-24T23:21:00Z">
        <w:r>
          <w:rPr>
            <w:rFonts w:ascii="Times New Roman" w:eastAsia="Times New Roman" w:hAnsi="Times New Roman" w:cs="Times New Roman"/>
            <w:sz w:val="24"/>
            <w:szCs w:val="24"/>
          </w:rPr>
          <w:t xml:space="preserve">the </w:t>
        </w:r>
      </w:ins>
      <w:ins w:id="68" w:author="Siyu Wang" w:date="2025-11-24T18:22:00Z" w16du:dateUtc="2025-11-24T23:22:00Z">
        <w:r>
          <w:rPr>
            <w:rFonts w:ascii="Times New Roman" w:eastAsia="Times New Roman" w:hAnsi="Times New Roman" w:cs="Times New Roman"/>
            <w:sz w:val="24"/>
            <w:szCs w:val="24"/>
          </w:rPr>
          <w:t xml:space="preserve">yellow go-cue which signals a reject would decrease </w:t>
        </w:r>
        <w:r>
          <w:rPr>
            <w:rFonts w:ascii="Times New Roman" w:eastAsia="Times New Roman" w:hAnsi="Times New Roman" w:cs="Times New Roman"/>
            <w:sz w:val="24"/>
            <w:szCs w:val="24"/>
          </w:rPr>
          <w:lastRenderedPageBreak/>
          <w:t>the value of the opt</w:t>
        </w:r>
      </w:ins>
      <w:ins w:id="69" w:author="Siyu Wang" w:date="2025-11-24T18:23:00Z" w16du:dateUtc="2025-11-24T23:23:00Z">
        <w:r>
          <w:rPr>
            <w:rFonts w:ascii="Times New Roman" w:eastAsia="Times New Roman" w:hAnsi="Times New Roman" w:cs="Times New Roman"/>
            <w:sz w:val="24"/>
            <w:szCs w:val="24"/>
          </w:rPr>
          <w:t xml:space="preserve">ion, since animals have to wait for an additional delay and wait for the purple go-cue to accept the offer. </w:t>
        </w:r>
      </w:ins>
      <w:ins w:id="70" w:author="Siyu Wang" w:date="2025-11-24T18:26:00Z" w16du:dateUtc="2025-11-24T23:26:00Z">
        <w:r w:rsidR="00D83A15">
          <w:rPr>
            <w:rFonts w:ascii="Times New Roman" w:eastAsia="Times New Roman" w:hAnsi="Times New Roman" w:cs="Times New Roman"/>
            <w:sz w:val="24"/>
            <w:szCs w:val="24"/>
          </w:rPr>
          <w:t xml:space="preserve">Specifically, we would expect that the population encoding dimension for </w:t>
        </w:r>
        <w:proofErr w:type="gramStart"/>
        <w:r w:rsidR="00D83A15">
          <w:rPr>
            <w:rFonts w:ascii="Times New Roman" w:eastAsia="Times New Roman" w:hAnsi="Times New Roman" w:cs="Times New Roman"/>
            <w:sz w:val="24"/>
            <w:szCs w:val="24"/>
          </w:rPr>
          <w:t>Yellow</w:t>
        </w:r>
        <w:proofErr w:type="gramEnd"/>
        <w:r w:rsidR="00D83A15">
          <w:rPr>
            <w:rFonts w:ascii="Times New Roman" w:eastAsia="Times New Roman" w:hAnsi="Times New Roman" w:cs="Times New Roman"/>
            <w:sz w:val="24"/>
            <w:szCs w:val="24"/>
          </w:rPr>
          <w:t xml:space="preserve"> vs Purple go-cue, to be positively correlated with the population encoding dimension of reward </w:t>
        </w:r>
        <w:proofErr w:type="gramStart"/>
        <w:r w:rsidR="00D83A15">
          <w:rPr>
            <w:rFonts w:ascii="Times New Roman" w:eastAsia="Times New Roman" w:hAnsi="Times New Roman" w:cs="Times New Roman"/>
            <w:sz w:val="24"/>
            <w:szCs w:val="24"/>
          </w:rPr>
          <w:t>magnitude, and</w:t>
        </w:r>
        <w:proofErr w:type="gramEnd"/>
        <w:r w:rsidR="00D83A15">
          <w:rPr>
            <w:rFonts w:ascii="Times New Roman" w:eastAsia="Times New Roman" w:hAnsi="Times New Roman" w:cs="Times New Roman"/>
            <w:sz w:val="24"/>
            <w:szCs w:val="24"/>
          </w:rPr>
          <w:t xml:space="preserve"> negatively correlated wi</w:t>
        </w:r>
      </w:ins>
      <w:ins w:id="71" w:author="Siyu Wang" w:date="2025-11-24T18:27:00Z" w16du:dateUtc="2025-11-24T23:27:00Z">
        <w:r w:rsidR="00D83A15">
          <w:rPr>
            <w:rFonts w:ascii="Times New Roman" w:eastAsia="Times New Roman" w:hAnsi="Times New Roman" w:cs="Times New Roman"/>
            <w:sz w:val="24"/>
            <w:szCs w:val="24"/>
          </w:rPr>
          <w:t xml:space="preserve">th the population encoding dimension for delay. </w:t>
        </w:r>
      </w:ins>
      <w:ins w:id="72" w:author="Siyu Wang" w:date="2025-11-24T18:23:00Z" w16du:dateUtc="2025-11-24T23:23:00Z">
        <w:r>
          <w:rPr>
            <w:rFonts w:ascii="Times New Roman" w:eastAsia="Times New Roman" w:hAnsi="Times New Roman" w:cs="Times New Roman"/>
            <w:sz w:val="24"/>
            <w:szCs w:val="24"/>
          </w:rPr>
          <w:t>We find support for this in Monkey S</w:t>
        </w:r>
      </w:ins>
      <w:ins w:id="73" w:author="Siyu Wang" w:date="2025-11-24T18:27:00Z" w16du:dateUtc="2025-11-24T23:27:00Z">
        <w:r w:rsidR="00D83A15">
          <w:rPr>
            <w:rFonts w:ascii="Times New Roman" w:eastAsia="Times New Roman" w:hAnsi="Times New Roman" w:cs="Times New Roman"/>
            <w:sz w:val="24"/>
            <w:szCs w:val="24"/>
          </w:rPr>
          <w:t xml:space="preserve"> (Fig. 7A, C)</w:t>
        </w:r>
      </w:ins>
      <w:ins w:id="74" w:author="Siyu Wang" w:date="2025-11-24T18:23:00Z" w16du:dateUtc="2025-11-24T23:23:00Z">
        <w:r>
          <w:rPr>
            <w:rFonts w:ascii="Times New Roman" w:eastAsia="Times New Roman" w:hAnsi="Times New Roman" w:cs="Times New Roman"/>
            <w:sz w:val="24"/>
            <w:szCs w:val="24"/>
          </w:rPr>
          <w:t>, and not Monkey T</w:t>
        </w:r>
      </w:ins>
      <w:ins w:id="75" w:author="Siyu Wang" w:date="2025-11-24T18:27:00Z" w16du:dateUtc="2025-11-24T23:27:00Z">
        <w:r w:rsidR="00D83A15">
          <w:rPr>
            <w:rFonts w:ascii="Times New Roman" w:eastAsia="Times New Roman" w:hAnsi="Times New Roman" w:cs="Times New Roman"/>
            <w:sz w:val="24"/>
            <w:szCs w:val="24"/>
          </w:rPr>
          <w:t xml:space="preserve"> (Fig. 7B, D)</w:t>
        </w:r>
      </w:ins>
      <w:ins w:id="76" w:author="Siyu Wang" w:date="2025-11-24T18:23:00Z" w16du:dateUtc="2025-11-24T23:23:00Z">
        <w:r>
          <w:rPr>
            <w:rFonts w:ascii="Times New Roman" w:eastAsia="Times New Roman" w:hAnsi="Times New Roman" w:cs="Times New Roman"/>
            <w:sz w:val="24"/>
            <w:szCs w:val="24"/>
          </w:rPr>
          <w:t>.</w:t>
        </w:r>
      </w:ins>
      <w:ins w:id="77" w:author="Siyu Wang" w:date="2025-11-24T18:24:00Z" w16du:dateUtc="2025-11-24T23:24:00Z">
        <w:r>
          <w:rPr>
            <w:rFonts w:ascii="Times New Roman" w:eastAsia="Times New Roman" w:hAnsi="Times New Roman" w:cs="Times New Roman"/>
            <w:sz w:val="24"/>
            <w:szCs w:val="24"/>
          </w:rPr>
          <w:t xml:space="preserve"> </w:t>
        </w:r>
      </w:ins>
      <w:ins w:id="78" w:author="Siyu Wang" w:date="2025-11-24T18:28:00Z" w16du:dateUtc="2025-11-24T23:28:00Z">
        <w:r w:rsidR="00B57B37">
          <w:rPr>
            <w:rFonts w:ascii="Times New Roman" w:eastAsia="Times New Roman" w:hAnsi="Times New Roman" w:cs="Times New Roman"/>
            <w:sz w:val="24"/>
            <w:szCs w:val="24"/>
          </w:rPr>
          <w:t xml:space="preserve">This agrees with the different </w:t>
        </w:r>
      </w:ins>
      <w:ins w:id="79" w:author="Siyu Wang" w:date="2025-11-24T18:30:00Z" w16du:dateUtc="2025-11-24T23:30:00Z">
        <w:r w:rsidR="00420F07">
          <w:rPr>
            <w:rFonts w:ascii="Times New Roman" w:eastAsia="Times New Roman" w:hAnsi="Times New Roman" w:cs="Times New Roman"/>
            <w:sz w:val="24"/>
            <w:szCs w:val="24"/>
          </w:rPr>
          <w:t xml:space="preserve">behavioral </w:t>
        </w:r>
      </w:ins>
      <w:ins w:id="80" w:author="Siyu Wang" w:date="2025-11-24T18:28:00Z" w16du:dateUtc="2025-11-24T23:28:00Z">
        <w:r w:rsidR="00B57B37">
          <w:rPr>
            <w:rFonts w:ascii="Times New Roman" w:eastAsia="Times New Roman" w:hAnsi="Times New Roman" w:cs="Times New Roman"/>
            <w:sz w:val="24"/>
            <w:szCs w:val="24"/>
          </w:rPr>
          <w:t>strategies utilized by Monkey S vs Monkey T</w:t>
        </w:r>
      </w:ins>
      <w:ins w:id="81" w:author="Siyu Wang" w:date="2025-11-24T18:30:00Z" w16du:dateUtc="2025-11-24T23:30:00Z">
        <w:r w:rsidR="00CA6768">
          <w:rPr>
            <w:rFonts w:ascii="Times New Roman" w:eastAsia="Times New Roman" w:hAnsi="Times New Roman" w:cs="Times New Roman"/>
            <w:sz w:val="24"/>
            <w:szCs w:val="24"/>
          </w:rPr>
          <w:t xml:space="preserve">. </w:t>
        </w:r>
      </w:ins>
      <w:ins w:id="82" w:author="Siyu Wang" w:date="2025-11-24T18:28:00Z" w16du:dateUtc="2025-11-24T23:28:00Z">
        <w:r w:rsidR="00B57B37">
          <w:rPr>
            <w:rFonts w:ascii="Times New Roman" w:eastAsia="Times New Roman" w:hAnsi="Times New Roman" w:cs="Times New Roman"/>
            <w:sz w:val="24"/>
            <w:szCs w:val="24"/>
          </w:rPr>
          <w:t>Monkey S is computing temporally discounted value on the fly</w:t>
        </w:r>
      </w:ins>
      <w:ins w:id="83" w:author="Siyu Wang" w:date="2025-11-24T18:29:00Z" w16du:dateUtc="2025-11-24T23:29:00Z">
        <w:r w:rsidR="00B57B37">
          <w:rPr>
            <w:rFonts w:ascii="Times New Roman" w:eastAsia="Times New Roman" w:hAnsi="Times New Roman" w:cs="Times New Roman"/>
            <w:sz w:val="24"/>
            <w:szCs w:val="24"/>
          </w:rPr>
          <w:t xml:space="preserve"> whose behavior is best-fit by the YP time model, whereas Monkey T does not re-calculate the </w:t>
        </w:r>
      </w:ins>
      <w:ins w:id="84" w:author="Siyu Wang" w:date="2025-11-24T18:30:00Z" w16du:dateUtc="2025-11-24T23:30:00Z">
        <w:r w:rsidR="00E30304">
          <w:rPr>
            <w:rFonts w:ascii="Times New Roman" w:eastAsia="Times New Roman" w:hAnsi="Times New Roman" w:cs="Times New Roman"/>
            <w:sz w:val="24"/>
            <w:szCs w:val="24"/>
          </w:rPr>
          <w:t xml:space="preserve">temporally discounted </w:t>
        </w:r>
      </w:ins>
      <w:ins w:id="85" w:author="Siyu Wang" w:date="2025-11-24T18:29:00Z" w16du:dateUtc="2025-11-24T23:29:00Z">
        <w:r w:rsidR="00B57B37">
          <w:rPr>
            <w:rFonts w:ascii="Times New Roman" w:eastAsia="Times New Roman" w:hAnsi="Times New Roman" w:cs="Times New Roman"/>
            <w:sz w:val="24"/>
            <w:szCs w:val="24"/>
          </w:rPr>
          <w:t>value based on the go-cue</w:t>
        </w:r>
      </w:ins>
      <w:ins w:id="86" w:author="Siyu Wang" w:date="2025-11-24T18:30:00Z" w16du:dateUtc="2025-11-24T23:30:00Z">
        <w:r w:rsidR="00E30304">
          <w:rPr>
            <w:rFonts w:ascii="Times New Roman" w:eastAsia="Times New Roman" w:hAnsi="Times New Roman" w:cs="Times New Roman"/>
            <w:sz w:val="24"/>
            <w:szCs w:val="24"/>
          </w:rPr>
          <w:t xml:space="preserve"> but instead learned to</w:t>
        </w:r>
      </w:ins>
      <w:ins w:id="87" w:author="Siyu Wang" w:date="2025-11-24T18:31:00Z" w16du:dateUtc="2025-11-24T23:31:00Z">
        <w:r w:rsidR="00A16C02">
          <w:rPr>
            <w:rFonts w:ascii="Times New Roman" w:eastAsia="Times New Roman" w:hAnsi="Times New Roman" w:cs="Times New Roman"/>
            <w:sz w:val="24"/>
            <w:szCs w:val="24"/>
          </w:rPr>
          <w:t xml:space="preserve"> simply</w:t>
        </w:r>
      </w:ins>
      <w:ins w:id="88" w:author="Siyu Wang" w:date="2025-11-24T18:30:00Z" w16du:dateUtc="2025-11-24T23:30:00Z">
        <w:r w:rsidR="00E30304">
          <w:rPr>
            <w:rFonts w:ascii="Times New Roman" w:eastAsia="Times New Roman" w:hAnsi="Times New Roman" w:cs="Times New Roman"/>
            <w:sz w:val="24"/>
            <w:szCs w:val="24"/>
          </w:rPr>
          <w:t xml:space="preserve"> approach vs avoid the go-cue itself,</w:t>
        </w:r>
      </w:ins>
      <w:ins w:id="89" w:author="Siyu Wang" w:date="2025-11-24T18:29:00Z" w16du:dateUtc="2025-11-24T23:29:00Z">
        <w:r w:rsidR="00B57B37">
          <w:rPr>
            <w:rFonts w:ascii="Times New Roman" w:eastAsia="Times New Roman" w:hAnsi="Times New Roman" w:cs="Times New Roman"/>
            <w:sz w:val="24"/>
            <w:szCs w:val="24"/>
          </w:rPr>
          <w:t xml:space="preserve"> whose behavior is better explained by the YP bias model. </w:t>
        </w:r>
      </w:ins>
      <w:ins w:id="90" w:author="Siyu Wang" w:date="2025-11-24T18:28:00Z" w16du:dateUtc="2025-11-24T23:28:00Z">
        <w:r w:rsidR="00B57B37">
          <w:rPr>
            <w:rFonts w:ascii="Times New Roman" w:eastAsia="Times New Roman" w:hAnsi="Times New Roman" w:cs="Times New Roman"/>
            <w:sz w:val="24"/>
            <w:szCs w:val="24"/>
          </w:rPr>
          <w:t xml:space="preserve"> </w:t>
        </w:r>
      </w:ins>
    </w:p>
    <w:p w14:paraId="3712E58A" w14:textId="2D4BE2AF" w:rsidR="00A450CA" w:rsidRDefault="00000000" w:rsidP="00D83A15">
      <w:pPr>
        <w:shd w:val="clear" w:color="auto" w:fill="FFFFFF"/>
        <w:spacing w:after="0" w:line="480" w:lineRule="auto"/>
        <w:rPr>
          <w:rFonts w:ascii="Times New Roman" w:eastAsia="Times New Roman" w:hAnsi="Times New Roman" w:cs="Times New Roman"/>
          <w:sz w:val="24"/>
          <w:szCs w:val="24"/>
        </w:rPr>
      </w:pPr>
      <w:del w:id="91" w:author="Siyu Wang" w:date="2025-11-24T18:27:00Z" w16du:dateUtc="2025-11-24T23:27:00Z">
        <w:r w:rsidDel="00D83A15">
          <w:rPr>
            <w:rFonts w:ascii="Times New Roman" w:eastAsia="Times New Roman" w:hAnsi="Times New Roman" w:cs="Times New Roman"/>
            <w:sz w:val="24"/>
            <w:szCs w:val="24"/>
          </w:rPr>
          <w:delText xml:space="preserve">For Monkey S, we found that the degree to which neurons encoded reward magnitude was positively linearly correlated with how strongly they encoded the model-inferred time to act (Fig. 7A; </w:delText>
        </w:r>
        <w:commentRangeStart w:id="92"/>
        <w:commentRangeStart w:id="93"/>
        <w:commentRangeStart w:id="94"/>
        <w:r w:rsidDel="00D83A15">
          <w:rPr>
            <w:rFonts w:ascii="Times New Roman" w:eastAsia="Times New Roman" w:hAnsi="Times New Roman" w:cs="Times New Roman"/>
            <w:sz w:val="24"/>
            <w:szCs w:val="24"/>
          </w:rPr>
          <w:delText>see Methods</w:delText>
        </w:r>
        <w:commentRangeEnd w:id="92"/>
        <w:r w:rsidDel="00D83A15">
          <w:commentReference w:id="92"/>
        </w:r>
      </w:del>
      <w:commentRangeEnd w:id="93"/>
      <w:commentRangeEnd w:id="94"/>
      <w:r w:rsidR="004E6C84">
        <w:rPr>
          <w:rStyle w:val="CommentReference"/>
        </w:rPr>
        <w:commentReference w:id="94"/>
      </w:r>
      <w:del w:id="95" w:author="Siyu Wang" w:date="2025-11-24T18:27:00Z" w16du:dateUtc="2025-11-24T23:27:00Z">
        <w:r w:rsidDel="00D83A15">
          <w:commentReference w:id="93"/>
        </w:r>
        <w:r w:rsidDel="00D83A15">
          <w:rPr>
            <w:rFonts w:ascii="Times New Roman" w:eastAsia="Times New Roman" w:hAnsi="Times New Roman" w:cs="Times New Roman"/>
            <w:sz w:val="24"/>
            <w:szCs w:val="24"/>
          </w:rPr>
          <w:delText xml:space="preserve">). </w:delText>
        </w:r>
        <w:r w:rsidRPr="004D771E" w:rsidDel="00D83A15">
          <w:rPr>
            <w:rFonts w:ascii="Times New Roman" w:eastAsia="Times New Roman" w:hAnsi="Times New Roman" w:cs="Times New Roman"/>
            <w:b/>
            <w:bCs/>
            <w:color w:val="EE0000"/>
            <w:sz w:val="24"/>
            <w:szCs w:val="24"/>
            <w:rPrChange w:id="96" w:author="Rossella Falcone" w:date="2025-11-24T12:29:00Z" w16du:dateUtc="2025-11-24T17:29:00Z">
              <w:rPr>
                <w:rFonts w:ascii="Times New Roman" w:eastAsia="Times New Roman" w:hAnsi="Times New Roman" w:cs="Times New Roman"/>
                <w:sz w:val="24"/>
                <w:szCs w:val="24"/>
              </w:rPr>
            </w:rPrChange>
          </w:rPr>
          <w:delText xml:space="preserve">This suggests that </w:delText>
        </w:r>
        <w:commentRangeStart w:id="97"/>
        <w:commentRangeStart w:id="98"/>
        <w:r w:rsidRPr="004D771E" w:rsidDel="00D83A15">
          <w:rPr>
            <w:rFonts w:ascii="Times New Roman" w:eastAsia="Times New Roman" w:hAnsi="Times New Roman" w:cs="Times New Roman"/>
            <w:b/>
            <w:bCs/>
            <w:color w:val="EE0000"/>
            <w:sz w:val="24"/>
            <w:szCs w:val="24"/>
            <w:rPrChange w:id="99" w:author="Rossella Falcone" w:date="2025-11-24T12:29:00Z" w16du:dateUtc="2025-11-24T17:29:00Z">
              <w:rPr>
                <w:rFonts w:ascii="Times New Roman" w:eastAsia="Times New Roman" w:hAnsi="Times New Roman" w:cs="Times New Roman"/>
                <w:sz w:val="24"/>
                <w:szCs w:val="24"/>
              </w:rPr>
            </w:rPrChange>
          </w:rPr>
          <w:delText xml:space="preserve">reward signals were larger when the animal had to wait </w:delText>
        </w:r>
        <w:commentRangeEnd w:id="97"/>
        <w:r w:rsidRPr="004D771E" w:rsidDel="00D83A15">
          <w:rPr>
            <w:b/>
            <w:bCs/>
            <w:color w:val="EE0000"/>
            <w:rPrChange w:id="100" w:author="Rossella Falcone" w:date="2025-11-24T12:29:00Z" w16du:dateUtc="2025-11-24T17:29:00Z">
              <w:rPr/>
            </w:rPrChange>
          </w:rPr>
          <w:commentReference w:id="97"/>
        </w:r>
        <w:commentRangeEnd w:id="98"/>
        <w:r w:rsidRPr="004D771E" w:rsidDel="00D83A15">
          <w:rPr>
            <w:b/>
            <w:bCs/>
            <w:color w:val="EE0000"/>
            <w:rPrChange w:id="101" w:author="Rossella Falcone" w:date="2025-11-24T12:29:00Z" w16du:dateUtc="2025-11-24T17:29:00Z">
              <w:rPr/>
            </w:rPrChange>
          </w:rPr>
          <w:commentReference w:id="98"/>
        </w:r>
        <w:r w:rsidRPr="004D771E" w:rsidDel="00D83A15">
          <w:rPr>
            <w:rFonts w:ascii="Times New Roman" w:eastAsia="Times New Roman" w:hAnsi="Times New Roman" w:cs="Times New Roman"/>
            <w:b/>
            <w:bCs/>
            <w:color w:val="EE0000"/>
            <w:sz w:val="24"/>
            <w:szCs w:val="24"/>
            <w:rPrChange w:id="102" w:author="Rossella Falcone" w:date="2025-11-24T12:29:00Z" w16du:dateUtc="2025-11-24T17:29:00Z">
              <w:rPr>
                <w:rFonts w:ascii="Times New Roman" w:eastAsia="Times New Roman" w:hAnsi="Times New Roman" w:cs="Times New Roman"/>
                <w:sz w:val="24"/>
                <w:szCs w:val="24"/>
              </w:rPr>
            </w:rPrChange>
          </w:rPr>
          <w:delText xml:space="preserve">longer before it could accept the offer, </w:delText>
        </w:r>
        <w:r w:rsidRPr="004D771E" w:rsidDel="00D83A15">
          <w:rPr>
            <w:rFonts w:ascii="Times New Roman" w:eastAsia="Times New Roman" w:hAnsi="Times New Roman" w:cs="Times New Roman"/>
            <w:b/>
            <w:bCs/>
            <w:color w:val="EE0000"/>
            <w:sz w:val="24"/>
            <w:szCs w:val="24"/>
            <w:highlight w:val="yellow"/>
            <w:rPrChange w:id="103" w:author="Rossella Falcone" w:date="2025-11-24T12:29:00Z" w16du:dateUtc="2025-11-24T17:29:00Z">
              <w:rPr>
                <w:rFonts w:ascii="Times New Roman" w:eastAsia="Times New Roman" w:hAnsi="Times New Roman" w:cs="Times New Roman"/>
                <w:sz w:val="24"/>
                <w:szCs w:val="24"/>
              </w:rPr>
            </w:rPrChange>
          </w:rPr>
          <w:delText>possibly reflecting more neural resources engaged during longer wait.</w:delText>
        </w:r>
        <w:r w:rsidRPr="004D771E" w:rsidDel="00D83A15">
          <w:rPr>
            <w:rFonts w:ascii="Times New Roman" w:eastAsia="Times New Roman" w:hAnsi="Times New Roman" w:cs="Times New Roman"/>
            <w:color w:val="EE0000"/>
            <w:sz w:val="24"/>
            <w:szCs w:val="24"/>
            <w:rPrChange w:id="104" w:author="Rossella Falcone" w:date="2025-11-24T12:29:00Z" w16du:dateUtc="2025-11-24T17:29:00Z">
              <w:rPr>
                <w:rFonts w:ascii="Times New Roman" w:eastAsia="Times New Roman" w:hAnsi="Times New Roman" w:cs="Times New Roman"/>
                <w:sz w:val="24"/>
                <w:szCs w:val="24"/>
              </w:rPr>
            </w:rPrChange>
          </w:rPr>
          <w:delText xml:space="preserve"> </w:delText>
        </w:r>
        <w:r w:rsidDel="00D83A15">
          <w:rPr>
            <w:rFonts w:ascii="Times New Roman" w:eastAsia="Times New Roman" w:hAnsi="Times New Roman" w:cs="Times New Roman"/>
            <w:sz w:val="24"/>
            <w:szCs w:val="24"/>
          </w:rPr>
          <w:delText xml:space="preserve">In contrast, the degree to which neurons encoded delay was negatively linearly correlated with this timing variable encoding, consistent with a dynamic reweighting of value components based on anticipated wait time (Fig. 7C; see Methods). </w:delText>
        </w:r>
        <w:r w:rsidDel="00246468">
          <w:rPr>
            <w:rFonts w:ascii="Times New Roman" w:eastAsia="Times New Roman" w:hAnsi="Times New Roman" w:cs="Times New Roman"/>
            <w:sz w:val="24"/>
            <w:szCs w:val="24"/>
          </w:rPr>
          <w:delText>In Monkey T, no significant differences were found in neural encoding of reward magnitude or delay as a function of the additional time to act (Fig. 7B&amp;D).</w:delText>
        </w:r>
      </w:del>
    </w:p>
    <w:p w14:paraId="6AFCBD77"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findings indicate that in Monkey S, the timing differences imposed by the two-step go-signal sequence dynamically influenced the neural representation of offer value in the </w:t>
      </w:r>
      <w:proofErr w:type="spellStart"/>
      <w:r>
        <w:rPr>
          <w:rFonts w:ascii="Times New Roman" w:eastAsia="Times New Roman" w:hAnsi="Times New Roman" w:cs="Times New Roman"/>
          <w:sz w:val="24"/>
          <w:szCs w:val="24"/>
        </w:rPr>
        <w:t>dlPFC</w:t>
      </w:r>
      <w:proofErr w:type="spellEnd"/>
      <w:r>
        <w:rPr>
          <w:rFonts w:ascii="Times New Roman" w:eastAsia="Times New Roman" w:hAnsi="Times New Roman" w:cs="Times New Roman"/>
          <w:sz w:val="24"/>
          <w:szCs w:val="24"/>
        </w:rPr>
        <w:t>, whereas in Monkey T, such modulation was not evident, consistent with their distinct behavioral strategies.</w:t>
      </w:r>
    </w:p>
    <w:p w14:paraId="7CFD725E" w14:textId="77777777" w:rsidR="00A450CA" w:rsidRDefault="00000000">
      <w:pPr>
        <w:shd w:val="clear" w:color="auto" w:fill="FFFFFF"/>
        <w:spacing w:after="0" w:line="480" w:lineRule="auto"/>
        <w:jc w:val="center"/>
        <w:rPr>
          <w:rFonts w:ascii="Times New Roman" w:eastAsia="Times New Roman" w:hAnsi="Times New Roman" w:cs="Times New Roman"/>
          <w:sz w:val="24"/>
          <w:szCs w:val="24"/>
        </w:rPr>
      </w:pPr>
      <w:r>
        <w:rPr>
          <w:noProof/>
        </w:rPr>
        <w:lastRenderedPageBreak/>
        <w:drawing>
          <wp:inline distT="0" distB="0" distL="0" distR="0" wp14:anchorId="01FBA447" wp14:editId="2DD9E7AC">
            <wp:extent cx="4007485" cy="405130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8"/>
                    <a:stretch>
                      <a:fillRect/>
                    </a:stretch>
                  </pic:blipFill>
                  <pic:spPr bwMode="auto">
                    <a:xfrm>
                      <a:off x="0" y="0"/>
                      <a:ext cx="4007485" cy="4051300"/>
                    </a:xfrm>
                    <a:prstGeom prst="rect">
                      <a:avLst/>
                    </a:prstGeom>
                  </pic:spPr>
                </pic:pic>
              </a:graphicData>
            </a:graphic>
          </wp:inline>
        </w:drawing>
      </w:r>
    </w:p>
    <w:p w14:paraId="22196EF8" w14:textId="77777777" w:rsidR="00A450CA" w:rsidRDefault="00A450CA">
      <w:pPr>
        <w:spacing w:after="0" w:line="480" w:lineRule="auto"/>
        <w:rPr>
          <w:rFonts w:ascii="Times New Roman" w:eastAsia="Times New Roman" w:hAnsi="Times New Roman" w:cs="Times New Roman"/>
          <w:b/>
          <w:bCs/>
          <w:sz w:val="24"/>
          <w:szCs w:val="24"/>
        </w:rPr>
      </w:pPr>
    </w:p>
    <w:p w14:paraId="44C2EC72" w14:textId="77777777" w:rsidR="00A450CA"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b/>
          <w:bCs/>
        </w:rPr>
        <w:t>Figure 7.</w:t>
      </w:r>
      <w:r>
        <w:rPr>
          <w:rFonts w:ascii="Times New Roman" w:eastAsia="Times New Roman" w:hAnsi="Times New Roman" w:cs="Times New Roman"/>
        </w:rPr>
        <w:t xml:space="preserve"> Linear correlation between Drops and model-inferred time (Yellow-Purple time; see methods) neural encoding.</w:t>
      </w:r>
      <w:r>
        <w:rPr>
          <w:rFonts w:ascii="Times New Roman" w:eastAsia="Times New Roman" w:hAnsi="Times New Roman" w:cs="Times New Roman"/>
          <w:b/>
          <w:bCs/>
        </w:rPr>
        <w:t xml:space="preserve"> Top panels:</w:t>
      </w:r>
      <w:r>
        <w:rPr>
          <w:rFonts w:ascii="Times New Roman" w:eastAsia="Times New Roman" w:hAnsi="Times New Roman" w:cs="Times New Roman"/>
        </w:rPr>
        <w:t xml:space="preserve"> correlation between Drops and yellow-purple time in Monkey S (A) and Monkey T (B). </w:t>
      </w:r>
      <w:r>
        <w:rPr>
          <w:rFonts w:ascii="Times New Roman" w:eastAsia="Times New Roman" w:hAnsi="Times New Roman" w:cs="Times New Roman"/>
          <w:b/>
          <w:bCs/>
        </w:rPr>
        <w:t>Bottom panels:</w:t>
      </w:r>
      <w:r>
        <w:rPr>
          <w:rFonts w:ascii="Times New Roman" w:eastAsia="Times New Roman" w:hAnsi="Times New Roman" w:cs="Times New Roman"/>
        </w:rPr>
        <w:t xml:space="preserve"> correlation between Delay and yellow-purple time in Monkey S (C) and Monkey T (D).</w:t>
      </w:r>
    </w:p>
    <w:p w14:paraId="04F5AEC7" w14:textId="77777777" w:rsidR="00A450CA" w:rsidRDefault="00A450CA">
      <w:pPr>
        <w:shd w:val="clear" w:color="auto" w:fill="FFFFFF"/>
        <w:spacing w:after="0" w:line="480" w:lineRule="auto"/>
        <w:rPr>
          <w:rFonts w:ascii="Times New Roman" w:eastAsia="Times New Roman" w:hAnsi="Times New Roman" w:cs="Times New Roman"/>
          <w:b/>
          <w:bCs/>
          <w:sz w:val="24"/>
          <w:szCs w:val="24"/>
        </w:rPr>
      </w:pPr>
    </w:p>
    <w:p w14:paraId="603EC835" w14:textId="77777777" w:rsidR="00A450CA" w:rsidRDefault="00000000">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 </w:t>
      </w:r>
      <w:r>
        <w:rPr>
          <w:rFonts w:ascii="Times New Roman" w:eastAsia="Times New Roman" w:hAnsi="Times New Roman" w:cs="Times New Roman"/>
          <w:b/>
          <w:bCs/>
          <w:i/>
          <w:iCs/>
          <w:sz w:val="24"/>
          <w:szCs w:val="24"/>
        </w:rPr>
        <w:t>Different single-neuron and population value coding across monkeys</w:t>
      </w:r>
    </w:p>
    <w:p w14:paraId="639370C5" w14:textId="77777777" w:rsidR="00A450CA" w:rsidRDefault="0000000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next examined whether the monkeys’ behavioral ranking of offers from lowest to highest discounted value was reflected in neural activity at the single-neuron and population level. </w:t>
      </w:r>
    </w:p>
    <w:p w14:paraId="2A5A1567" w14:textId="77777777" w:rsidR="00A450CA" w:rsidRDefault="0000000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 the single-neuron level, we tested whether firing rates calculated in the first 750 </w:t>
      </w:r>
      <w:proofErr w:type="spellStart"/>
      <w:r>
        <w:rPr>
          <w:rFonts w:ascii="Times New Roman" w:eastAsia="Times New Roman" w:hAnsi="Times New Roman" w:cs="Times New Roman"/>
          <w:color w:val="000000"/>
          <w:sz w:val="24"/>
          <w:szCs w:val="24"/>
        </w:rPr>
        <w:t>ms</w:t>
      </w:r>
      <w:proofErr w:type="spellEnd"/>
      <w:r>
        <w:rPr>
          <w:rFonts w:ascii="Times New Roman" w:eastAsia="Times New Roman" w:hAnsi="Times New Roman" w:cs="Times New Roman"/>
          <w:color w:val="000000"/>
          <w:sz w:val="24"/>
          <w:szCs w:val="24"/>
        </w:rPr>
        <w:t xml:space="preserve"> of the offer period were linearly modulated by the discounted value calculated from the behavior. </w:t>
      </w:r>
    </w:p>
    <w:p w14:paraId="5CF3D01B" w14:textId="77777777" w:rsidR="00A450CA" w:rsidRDefault="0000000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 Monkey S, only 6 out of 63 neurons (10%) showed a significant linear correlation between spike count and discounted value. In contrast, Monkey T showed a higher proportion, with 35 out of 107 neurons (33%) exhibiting such linear coding.</w:t>
      </w:r>
      <w:r>
        <w:t xml:space="preserve"> </w:t>
      </w:r>
      <w:r>
        <w:rPr>
          <w:rFonts w:ascii="Times New Roman" w:eastAsia="Times New Roman" w:hAnsi="Times New Roman" w:cs="Times New Roman"/>
          <w:color w:val="000000"/>
          <w:sz w:val="24"/>
          <w:szCs w:val="24"/>
        </w:rPr>
        <w:t xml:space="preserve">This suggests that Monkey T’s </w:t>
      </w:r>
      <w:proofErr w:type="spellStart"/>
      <w:r>
        <w:rPr>
          <w:rFonts w:ascii="Times New Roman" w:eastAsia="Times New Roman" w:hAnsi="Times New Roman" w:cs="Times New Roman"/>
          <w:color w:val="000000"/>
          <w:sz w:val="24"/>
          <w:szCs w:val="24"/>
        </w:rPr>
        <w:t>dlPFC</w:t>
      </w:r>
      <w:proofErr w:type="spellEnd"/>
      <w:r>
        <w:rPr>
          <w:rFonts w:ascii="Times New Roman" w:eastAsia="Times New Roman" w:hAnsi="Times New Roman" w:cs="Times New Roman"/>
          <w:color w:val="000000"/>
          <w:sz w:val="24"/>
          <w:szCs w:val="24"/>
        </w:rPr>
        <w:t xml:space="preserve"> neurons encode the value of the offer more linearly and uniformly, while Monkey S’s neurons exhibit more heterogeneous or nonlinear patterns of value representation.</w:t>
      </w:r>
    </w:p>
    <w:p w14:paraId="108384C9" w14:textId="77777777" w:rsidR="00A450CA" w:rsidRDefault="00A450CA">
      <w:pPr>
        <w:shd w:val="clear" w:color="auto" w:fill="FFFFFF"/>
        <w:spacing w:after="0" w:line="480" w:lineRule="auto"/>
        <w:rPr>
          <w:rFonts w:ascii="Times New Roman" w:eastAsia="Times New Roman" w:hAnsi="Times New Roman" w:cs="Times New Roman"/>
          <w:color w:val="EE0000"/>
          <w:sz w:val="24"/>
          <w:szCs w:val="24"/>
        </w:rPr>
      </w:pPr>
    </w:p>
    <w:p w14:paraId="2089D8DB" w14:textId="77777777" w:rsidR="00A450CA" w:rsidRDefault="00A450CA">
      <w:pPr>
        <w:shd w:val="clear" w:color="auto" w:fill="FFFFFF"/>
        <w:spacing w:after="0" w:line="480" w:lineRule="auto"/>
        <w:rPr>
          <w:rFonts w:ascii="Times New Roman" w:eastAsia="Times New Roman" w:hAnsi="Times New Roman" w:cs="Times New Roman"/>
          <w:color w:val="EE0000"/>
          <w:sz w:val="24"/>
          <w:szCs w:val="24"/>
        </w:rPr>
      </w:pPr>
    </w:p>
    <w:p w14:paraId="6351081F" w14:textId="77777777" w:rsidR="00A450CA" w:rsidRDefault="00000000">
      <w:pPr>
        <w:shd w:val="clear" w:color="auto" w:fill="FFFFFF"/>
        <w:spacing w:after="0" w:line="480" w:lineRule="auto"/>
        <w:jc w:val="center"/>
        <w:rPr>
          <w14:ligatures w14:val="standardContextual"/>
        </w:rPr>
      </w:pPr>
      <w:r>
        <w:rPr>
          <w14:ligatures w14:val="standardContextual"/>
        </w:rPr>
        <w:t xml:space="preserve"> </w:t>
      </w:r>
      <w:r>
        <w:rPr>
          <w:noProof/>
        </w:rPr>
        <w:drawing>
          <wp:inline distT="0" distB="0" distL="0" distR="0" wp14:anchorId="1B998DF3" wp14:editId="6CE7734C">
            <wp:extent cx="3971290" cy="406908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9"/>
                    <a:stretch>
                      <a:fillRect/>
                    </a:stretch>
                  </pic:blipFill>
                  <pic:spPr bwMode="auto">
                    <a:xfrm>
                      <a:off x="0" y="0"/>
                      <a:ext cx="3971290" cy="4069080"/>
                    </a:xfrm>
                    <a:prstGeom prst="rect">
                      <a:avLst/>
                    </a:prstGeom>
                  </pic:spPr>
                </pic:pic>
              </a:graphicData>
            </a:graphic>
          </wp:inline>
        </w:drawing>
      </w:r>
    </w:p>
    <w:p w14:paraId="36B180CD" w14:textId="77777777" w:rsidR="00A450CA" w:rsidRDefault="00A450CA">
      <w:pPr>
        <w:shd w:val="clear" w:color="auto" w:fill="FFFFFF"/>
        <w:spacing w:after="0" w:line="480" w:lineRule="auto"/>
        <w:jc w:val="center"/>
        <w:rPr>
          <w14:ligatures w14:val="standardContextual"/>
        </w:rPr>
      </w:pPr>
    </w:p>
    <w:p w14:paraId="52A715C2" w14:textId="77777777" w:rsidR="00A450CA"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b/>
          <w:bCs/>
        </w:rPr>
        <w:t>Figure 8. Raster plots and correlation between mean spike count and discounted value.</w:t>
      </w:r>
      <w:r>
        <w:rPr>
          <w:rFonts w:ascii="Times New Roman" w:eastAsia="Times New Roman" w:hAnsi="Times New Roman" w:cs="Times New Roman"/>
        </w:rPr>
        <w:t xml:space="preserve"> </w:t>
      </w:r>
      <w:r>
        <w:rPr>
          <w:rFonts w:ascii="Times New Roman" w:eastAsia="Times New Roman" w:hAnsi="Times New Roman" w:cs="Times New Roman"/>
          <w:b/>
          <w:bCs/>
        </w:rPr>
        <w:t>Left panels:</w:t>
      </w:r>
      <w:r>
        <w:rPr>
          <w:rFonts w:ascii="Times New Roman" w:eastAsia="Times New Roman" w:hAnsi="Times New Roman" w:cs="Times New Roman"/>
        </w:rPr>
        <w:t xml:space="preserve"> example neurons from Monkey T (</w:t>
      </w:r>
      <w:r>
        <w:rPr>
          <w:rFonts w:ascii="Times New Roman" w:eastAsia="Times New Roman" w:hAnsi="Times New Roman" w:cs="Times New Roman"/>
          <w:b/>
          <w:bCs/>
        </w:rPr>
        <w:t>A</w:t>
      </w:r>
      <w:r>
        <w:rPr>
          <w:rFonts w:ascii="Times New Roman" w:eastAsia="Times New Roman" w:hAnsi="Times New Roman" w:cs="Times New Roman"/>
        </w:rPr>
        <w:t>) and Monkey S (</w:t>
      </w:r>
      <w:r>
        <w:rPr>
          <w:rFonts w:ascii="Times New Roman" w:eastAsia="Times New Roman" w:hAnsi="Times New Roman" w:cs="Times New Roman"/>
          <w:b/>
          <w:bCs/>
        </w:rPr>
        <w:t>B</w:t>
      </w:r>
      <w:r>
        <w:rPr>
          <w:rFonts w:ascii="Times New Roman" w:eastAsia="Times New Roman" w:hAnsi="Times New Roman" w:cs="Times New Roman"/>
        </w:rPr>
        <w:t xml:space="preserve">). Spike density functions are shown above each raster. Neural activity is aligned to cue onset and split by the nine offers, ordered from highest to lowest mean firing rate (calculated from 75 to 750 </w:t>
      </w:r>
      <w:proofErr w:type="spellStart"/>
      <w:r>
        <w:rPr>
          <w:rFonts w:ascii="Times New Roman" w:eastAsia="Times New Roman" w:hAnsi="Times New Roman" w:cs="Times New Roman"/>
        </w:rPr>
        <w:t>ms</w:t>
      </w:r>
      <w:proofErr w:type="spellEnd"/>
      <w:r>
        <w:rPr>
          <w:rFonts w:ascii="Times New Roman" w:eastAsia="Times New Roman" w:hAnsi="Times New Roman" w:cs="Times New Roman"/>
        </w:rPr>
        <w:t xml:space="preserve"> after cue onset, grey rectangle). </w:t>
      </w:r>
      <w:r>
        <w:rPr>
          <w:rFonts w:ascii="Times New Roman" w:eastAsia="Times New Roman" w:hAnsi="Times New Roman" w:cs="Times New Roman"/>
          <w:b/>
          <w:bCs/>
        </w:rPr>
        <w:t>Right panels:</w:t>
      </w:r>
      <w:r>
        <w:rPr>
          <w:rFonts w:ascii="Times New Roman" w:eastAsia="Times New Roman" w:hAnsi="Times New Roman" w:cs="Times New Roman"/>
        </w:rPr>
        <w:t xml:space="preserve"> Linear </w:t>
      </w:r>
      <w:r>
        <w:rPr>
          <w:rFonts w:ascii="Times New Roman" w:eastAsia="Times New Roman" w:hAnsi="Times New Roman" w:cs="Times New Roman"/>
        </w:rPr>
        <w:lastRenderedPageBreak/>
        <w:t>correlation between the mean spike count for each offer and the behaviorally calculated discounted value, corresponding to the neurons shown in the left panels.</w:t>
      </w:r>
    </w:p>
    <w:p w14:paraId="6EFA92C8" w14:textId="77777777" w:rsidR="00A450CA" w:rsidRDefault="00A450CA">
      <w:pPr>
        <w:shd w:val="clear" w:color="auto" w:fill="FFFFFF"/>
        <w:spacing w:after="0" w:line="480" w:lineRule="auto"/>
        <w:jc w:val="center"/>
        <w:rPr>
          <w:rFonts w:ascii="Times New Roman" w:eastAsia="Times New Roman" w:hAnsi="Times New Roman" w:cs="Times New Roman"/>
          <w:color w:val="000000"/>
          <w:sz w:val="24"/>
          <w:szCs w:val="24"/>
        </w:rPr>
      </w:pPr>
    </w:p>
    <w:p w14:paraId="1DDE04A9" w14:textId="69E479E0" w:rsidR="00A450CA" w:rsidRDefault="00000000">
      <w:pPr>
        <w:shd w:val="clear" w:color="auto" w:fill="FFFFFF"/>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 the population level, we applied PCA dimensionality reduction to visualize neural trajectories across offer conditions</w:t>
      </w:r>
      <w:r w:rsidR="007940D9">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7940D9">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z w:val="24"/>
          <w:szCs w:val="24"/>
        </w:rPr>
        <w:t xml:space="preserve">n Monkey S, trajectories for different offer values were entangled, suggesting a complex and nonlinear encoding of value and choice (Figure 9A&amp;C). In Monkey T, trajectories were well separated and arranged in an orderly progression from low (green) to high (red) value offers (green to red in Fig. 9B&amp;D), consistent with a more linear and lower-dimensional population code. This was valid when the neural trajectories were calculated in the first 1000 </w:t>
      </w:r>
      <w:proofErr w:type="spellStart"/>
      <w:r>
        <w:rPr>
          <w:rFonts w:ascii="Times New Roman" w:eastAsia="Times New Roman" w:hAnsi="Times New Roman" w:cs="Times New Roman"/>
          <w:color w:val="000000"/>
          <w:sz w:val="24"/>
          <w:szCs w:val="24"/>
        </w:rPr>
        <w:t>ms</w:t>
      </w:r>
      <w:proofErr w:type="spellEnd"/>
      <w:r>
        <w:rPr>
          <w:rFonts w:ascii="Times New Roman" w:eastAsia="Times New Roman" w:hAnsi="Times New Roman" w:cs="Times New Roman"/>
          <w:color w:val="000000"/>
          <w:sz w:val="24"/>
          <w:szCs w:val="24"/>
        </w:rPr>
        <w:t xml:space="preserve"> after cue onset (Fig. 9A&amp;B) or in the window from –500 </w:t>
      </w:r>
      <w:proofErr w:type="spellStart"/>
      <w:r>
        <w:rPr>
          <w:rFonts w:ascii="Times New Roman" w:eastAsia="Times New Roman" w:hAnsi="Times New Roman" w:cs="Times New Roman"/>
          <w:color w:val="000000"/>
          <w:sz w:val="24"/>
          <w:szCs w:val="24"/>
        </w:rPr>
        <w:t>ms</w:t>
      </w:r>
      <w:proofErr w:type="spellEnd"/>
      <w:r>
        <w:rPr>
          <w:rFonts w:ascii="Times New Roman" w:eastAsia="Times New Roman" w:hAnsi="Times New Roman" w:cs="Times New Roman"/>
          <w:color w:val="000000"/>
          <w:sz w:val="24"/>
          <w:szCs w:val="24"/>
        </w:rPr>
        <w:t xml:space="preserve"> before to +500 </w:t>
      </w:r>
      <w:proofErr w:type="spellStart"/>
      <w:r>
        <w:rPr>
          <w:rFonts w:ascii="Times New Roman" w:eastAsia="Times New Roman" w:hAnsi="Times New Roman" w:cs="Times New Roman"/>
          <w:color w:val="000000"/>
          <w:sz w:val="24"/>
          <w:szCs w:val="24"/>
        </w:rPr>
        <w:t>ms</w:t>
      </w:r>
      <w:proofErr w:type="spellEnd"/>
      <w:r>
        <w:rPr>
          <w:rFonts w:ascii="Times New Roman" w:eastAsia="Times New Roman" w:hAnsi="Times New Roman" w:cs="Times New Roman"/>
          <w:color w:val="000000"/>
          <w:sz w:val="24"/>
          <w:szCs w:val="24"/>
        </w:rPr>
        <w:t xml:space="preserve"> after the first go-signal onset (Fig. 9 C&amp;D). For Monkey T, the mean trajectories for each condition became even more distinct and well separated in the latter period (Fig. 9D).</w:t>
      </w:r>
    </w:p>
    <w:p w14:paraId="69658090" w14:textId="77777777" w:rsidR="00A450CA" w:rsidRDefault="00000000">
      <w:pPr>
        <w:shd w:val="clear" w:color="auto" w:fill="FFFFFF"/>
        <w:spacing w:after="0" w:line="480" w:lineRule="auto"/>
        <w:ind w:firstLine="720"/>
        <w:jc w:val="center"/>
        <w:rPr>
          <w:rFonts w:ascii="Times New Roman" w:eastAsia="Times New Roman" w:hAnsi="Times New Roman" w:cs="Times New Roman"/>
          <w:color w:val="000000"/>
          <w:sz w:val="24"/>
          <w:szCs w:val="24"/>
        </w:rPr>
      </w:pPr>
      <w:r>
        <w:rPr>
          <w:noProof/>
        </w:rPr>
        <w:drawing>
          <wp:inline distT="0" distB="0" distL="0" distR="0" wp14:anchorId="063F2A84" wp14:editId="404EBFD4">
            <wp:extent cx="4758055" cy="402590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20"/>
                    <a:stretch>
                      <a:fillRect/>
                    </a:stretch>
                  </pic:blipFill>
                  <pic:spPr bwMode="auto">
                    <a:xfrm>
                      <a:off x="0" y="0"/>
                      <a:ext cx="4758055" cy="4025900"/>
                    </a:xfrm>
                    <a:prstGeom prst="rect">
                      <a:avLst/>
                    </a:prstGeom>
                  </pic:spPr>
                </pic:pic>
              </a:graphicData>
            </a:graphic>
          </wp:inline>
        </w:drawing>
      </w:r>
    </w:p>
    <w:p w14:paraId="760204DA" w14:textId="77777777" w:rsidR="00A450CA" w:rsidRDefault="00A450CA">
      <w:pPr>
        <w:shd w:val="clear" w:color="auto" w:fill="FFFFFF"/>
        <w:spacing w:after="0" w:line="480" w:lineRule="auto"/>
        <w:ind w:firstLine="720"/>
        <w:jc w:val="center"/>
        <w:rPr>
          <w:rFonts w:ascii="Times New Roman" w:eastAsia="Times New Roman" w:hAnsi="Times New Roman" w:cs="Times New Roman"/>
          <w:color w:val="000000"/>
          <w:sz w:val="24"/>
          <w:szCs w:val="24"/>
        </w:rPr>
      </w:pPr>
    </w:p>
    <w:p w14:paraId="468118A7" w14:textId="77777777" w:rsidR="00A450CA" w:rsidRDefault="00000000">
      <w:pPr>
        <w:spacing w:after="0" w:line="480" w:lineRule="auto"/>
        <w:rPr>
          <w:rFonts w:ascii="Times New Roman" w:eastAsia="Times New Roman" w:hAnsi="Times New Roman" w:cs="Times New Roman"/>
          <w:b/>
          <w:bCs/>
        </w:rPr>
      </w:pPr>
      <w:r>
        <w:rPr>
          <w:rFonts w:ascii="Times New Roman" w:eastAsia="Times New Roman" w:hAnsi="Times New Roman" w:cs="Times New Roman"/>
          <w:b/>
          <w:bCs/>
        </w:rPr>
        <w:t xml:space="preserve">Figure 9. Geometry of neural coding. </w:t>
      </w:r>
      <w:r>
        <w:rPr>
          <w:rFonts w:ascii="Times New Roman" w:eastAsia="Times New Roman" w:hAnsi="Times New Roman" w:cs="Times New Roman"/>
        </w:rPr>
        <w:t xml:space="preserve">Population trajectories for each offer in Monkey S (A, C) and Monkey T (B, D). Trajectories are plotted in the 3D space derived from principal component analysis for the first 1000 </w:t>
      </w:r>
      <w:proofErr w:type="spellStart"/>
      <w:r>
        <w:rPr>
          <w:rFonts w:ascii="Times New Roman" w:eastAsia="Times New Roman" w:hAnsi="Times New Roman" w:cs="Times New Roman"/>
        </w:rPr>
        <w:t>ms</w:t>
      </w:r>
      <w:proofErr w:type="spellEnd"/>
      <w:r>
        <w:rPr>
          <w:rFonts w:ascii="Times New Roman" w:eastAsia="Times New Roman" w:hAnsi="Times New Roman" w:cs="Times New Roman"/>
        </w:rPr>
        <w:t xml:space="preserve"> of the offer period (top panels) and from 500 </w:t>
      </w:r>
      <w:proofErr w:type="spellStart"/>
      <w:r>
        <w:rPr>
          <w:rFonts w:ascii="Times New Roman" w:eastAsia="Times New Roman" w:hAnsi="Times New Roman" w:cs="Times New Roman"/>
        </w:rPr>
        <w:t>ms</w:t>
      </w:r>
      <w:proofErr w:type="spellEnd"/>
      <w:r>
        <w:rPr>
          <w:rFonts w:ascii="Times New Roman" w:eastAsia="Times New Roman" w:hAnsi="Times New Roman" w:cs="Times New Roman"/>
        </w:rPr>
        <w:t xml:space="preserve"> before to 500 </w:t>
      </w:r>
      <w:proofErr w:type="spellStart"/>
      <w:r>
        <w:rPr>
          <w:rFonts w:ascii="Times New Roman" w:eastAsia="Times New Roman" w:hAnsi="Times New Roman" w:cs="Times New Roman"/>
        </w:rPr>
        <w:t>ms</w:t>
      </w:r>
      <w:proofErr w:type="spellEnd"/>
      <w:r>
        <w:rPr>
          <w:rFonts w:ascii="Times New Roman" w:eastAsia="Times New Roman" w:hAnsi="Times New Roman" w:cs="Times New Roman"/>
        </w:rPr>
        <w:t xml:space="preserve"> after the first go-signal onset (bottom panels).</w:t>
      </w:r>
    </w:p>
    <w:p w14:paraId="619BA970" w14:textId="77777777" w:rsidR="00A450CA" w:rsidRDefault="00A450CA">
      <w:pPr>
        <w:shd w:val="clear" w:color="auto" w:fill="FFFFFF"/>
        <w:spacing w:after="0" w:line="480" w:lineRule="auto"/>
        <w:ind w:firstLine="720"/>
        <w:jc w:val="center"/>
        <w:rPr>
          <w:rFonts w:ascii="Times New Roman" w:eastAsia="Times New Roman" w:hAnsi="Times New Roman" w:cs="Times New Roman"/>
          <w:color w:val="000000"/>
          <w:sz w:val="24"/>
          <w:szCs w:val="24"/>
        </w:rPr>
      </w:pPr>
    </w:p>
    <w:p w14:paraId="2BC027AC" w14:textId="77777777" w:rsidR="00A450CA" w:rsidRDefault="00A450CA">
      <w:pPr>
        <w:shd w:val="clear" w:color="auto" w:fill="FFFFFF"/>
        <w:spacing w:after="0" w:line="480" w:lineRule="auto"/>
        <w:rPr>
          <w:rFonts w:ascii="Times New Roman" w:eastAsia="Times New Roman" w:hAnsi="Times New Roman" w:cs="Times New Roman"/>
          <w:b/>
          <w:bCs/>
          <w:color w:val="000000"/>
          <w:sz w:val="24"/>
          <w:szCs w:val="24"/>
        </w:rPr>
      </w:pPr>
    </w:p>
    <w:p w14:paraId="05BEC03D" w14:textId="77777777" w:rsidR="00A450CA" w:rsidRDefault="00000000">
      <w:pPr>
        <w:shd w:val="clear" w:color="auto" w:fill="FFFFFF"/>
        <w:spacing w:after="0" w:line="480" w:lineRule="auto"/>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7. Monkey S integrates reward and delay in neural population codes</w:t>
      </w:r>
    </w:p>
    <w:p w14:paraId="01E193F8" w14:textId="45CBC95E" w:rsidR="00A450CA" w:rsidRDefault="0000000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test to what degree we can decode reward magnitude and delay information from the neural population, we performed a moving window decoding analysis with cross-validation on the pseudo-population (see Methods). For both animals, decoding accuracy was significantly above chance for all three variables (drops, delay, and their interaction). Peak decoding accuracy reached almost 80% for reward and delay (chance is 33%), and more than 60% for their interaction (chance is 11%) (Figure 10, colored lines). </w:t>
      </w:r>
    </w:p>
    <w:p w14:paraId="45F64039" w14:textId="77777777" w:rsidR="00A450CA" w:rsidRDefault="0000000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determine whether reward magnitude and delay were encoded independently or integrated into a joint representation, we compared the observed value for the interaction term with a prediction based on independent encoding.  </w:t>
      </w:r>
    </w:p>
    <w:p w14:paraId="130AAE38" w14:textId="77777777" w:rsidR="00A450CA" w:rsidRDefault="0000000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Specifically, if the neural population is encoding delay and drops independently, without interacting, then the expected interaction decoding accuracy should equal the product of their individual decoding accuracies:</w:t>
      </w:r>
    </w:p>
    <w:p w14:paraId="1BCA46DB" w14:textId="77777777" w:rsidR="00A450CA" w:rsidRDefault="00000000">
      <w:pPr>
        <w:shd w:val="clear" w:color="auto" w:fill="FFFFFF"/>
        <w:spacing w:after="0" w:line="480" w:lineRule="auto"/>
        <w:jc w:val="center"/>
        <w:rPr>
          <w:rFonts w:ascii="Times New Roman" w:eastAsia="Times New Roman" w:hAnsi="Times New Roman" w:cs="Times New Roman"/>
          <w:color w:val="000000"/>
          <w:sz w:val="24"/>
          <w:szCs w:val="24"/>
        </w:rPr>
      </w:pPr>
      <m:oMathPara>
        <m:oMathParaPr>
          <m:jc m:val="center"/>
        </m:oMathParaPr>
        <m:oMath>
          <m:bar>
            <m:barPr>
              <m:pos m:val="top"/>
              <m:ctrlPr>
                <w:rPr>
                  <w:rFonts w:ascii="Cambria Math" w:hAnsi="Cambria Math"/>
                </w:rPr>
              </m:ctrlPr>
            </m:barPr>
            <m:e>
              <m:r>
                <w:rPr>
                  <w:rFonts w:ascii="Cambria Math" w:hAnsi="Cambria Math"/>
                </w:rPr>
                <m:t>P</m:t>
              </m:r>
            </m:e>
          </m:bar>
          <m:d>
            <m:dPr>
              <m:ctrlPr>
                <w:rPr>
                  <w:rFonts w:ascii="Cambria Math" w:hAnsi="Cambria Math"/>
                </w:rPr>
              </m:ctrlPr>
            </m:dPr>
            <m:e>
              <m:r>
                <w:rPr>
                  <w:rFonts w:ascii="Cambria Math" w:hAnsi="Cambria Math"/>
                </w:rPr>
                <m:t>interaction</m:t>
              </m:r>
            </m:e>
          </m:d>
          <m:r>
            <w:rPr>
              <w:rFonts w:ascii="Cambria Math" w:hAnsi="Cambria Math"/>
            </w:rPr>
            <m:t>=P</m:t>
          </m:r>
          <m:d>
            <m:dPr>
              <m:ctrlPr>
                <w:rPr>
                  <w:rFonts w:ascii="Cambria Math" w:hAnsi="Cambria Math"/>
                </w:rPr>
              </m:ctrlPr>
            </m:dPr>
            <m:e>
              <m:r>
                <w:rPr>
                  <w:rFonts w:ascii="Cambria Math" w:hAnsi="Cambria Math"/>
                </w:rPr>
                <m:t>delay</m:t>
              </m:r>
            </m:e>
          </m:d>
          <m:r>
            <w:rPr>
              <w:rFonts w:ascii="Cambria Math" w:hAnsi="Cambria Math"/>
            </w:rPr>
            <m:t>xP</m:t>
          </m:r>
          <m:d>
            <m:dPr>
              <m:ctrlPr>
                <w:rPr>
                  <w:rFonts w:ascii="Cambria Math" w:hAnsi="Cambria Math"/>
                </w:rPr>
              </m:ctrlPr>
            </m:dPr>
            <m:e>
              <m:r>
                <w:rPr>
                  <w:rFonts w:ascii="Cambria Math" w:hAnsi="Cambria Math"/>
                </w:rPr>
                <m:t>drops</m:t>
              </m:r>
            </m:e>
          </m:d>
        </m:oMath>
      </m:oMathPara>
    </w:p>
    <w:p w14:paraId="3A0CEEFD" w14:textId="77777777" w:rsidR="00A450CA" w:rsidRDefault="0000000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w:t>
      </w:r>
      <m:oMath>
        <m:r>
          <w:rPr>
            <w:rFonts w:ascii="Cambria Math" w:hAnsi="Cambria Math"/>
          </w:rPr>
          <m:t>P</m:t>
        </m:r>
        <m:d>
          <m:dPr>
            <m:ctrlPr>
              <w:rPr>
                <w:rFonts w:ascii="Cambria Math" w:hAnsi="Cambria Math"/>
              </w:rPr>
            </m:ctrlPr>
          </m:dPr>
          <m:e>
            <m:r>
              <w:rPr>
                <w:rFonts w:ascii="Cambria Math" w:hAnsi="Cambria Math"/>
              </w:rPr>
              <m:t>interaction</m:t>
            </m:r>
          </m:e>
        </m:d>
        <m:r>
          <w:rPr>
            <w:rFonts w:ascii="Cambria Math" w:hAnsi="Cambria Math"/>
          </w:rPr>
          <m:t>,P</m:t>
        </m:r>
        <m:d>
          <m:dPr>
            <m:ctrlPr>
              <w:rPr>
                <w:rFonts w:ascii="Cambria Math" w:hAnsi="Cambria Math"/>
              </w:rPr>
            </m:ctrlPr>
          </m:dPr>
          <m:e>
            <m:r>
              <w:rPr>
                <w:rFonts w:ascii="Cambria Math" w:hAnsi="Cambria Math"/>
              </w:rPr>
              <m:t>delay</m:t>
            </m:r>
          </m:e>
        </m:d>
        <m:r>
          <w:rPr>
            <w:rFonts w:ascii="Cambria Math" w:hAnsi="Cambria Math"/>
          </w:rPr>
          <m:t>,P</m:t>
        </m:r>
        <m:d>
          <m:dPr>
            <m:ctrlPr>
              <w:rPr>
                <w:rFonts w:ascii="Cambria Math" w:hAnsi="Cambria Math"/>
              </w:rPr>
            </m:ctrlPr>
          </m:dPr>
          <m:e>
            <m:r>
              <w:rPr>
                <w:rFonts w:ascii="Cambria Math" w:hAnsi="Cambria Math"/>
              </w:rPr>
              <m:t>drops</m:t>
            </m:r>
          </m:e>
        </m:d>
      </m:oMath>
      <w:r>
        <w:rPr>
          <w:rFonts w:ascii="Times New Roman" w:eastAsia="Times New Roman" w:hAnsi="Times New Roman" w:cs="Times New Roman"/>
          <w:color w:val="000000"/>
          <w:sz w:val="24"/>
          <w:szCs w:val="24"/>
        </w:rPr>
        <w:t xml:space="preserve"> are the decoding performance for each factor, </w:t>
      </w:r>
      <m:oMath>
        <m:bar>
          <m:barPr>
            <m:pos m:val="top"/>
            <m:ctrlPr>
              <w:rPr>
                <w:rFonts w:ascii="Cambria Math" w:hAnsi="Cambria Math"/>
              </w:rPr>
            </m:ctrlPr>
          </m:barPr>
          <m:e>
            <m:r>
              <w:rPr>
                <w:rFonts w:ascii="Cambria Math" w:hAnsi="Cambria Math"/>
              </w:rPr>
              <m:t>P</m:t>
            </m:r>
          </m:e>
        </m:bar>
        <m:d>
          <m:dPr>
            <m:ctrlPr>
              <w:rPr>
                <w:rFonts w:ascii="Cambria Math" w:hAnsi="Cambria Math"/>
              </w:rPr>
            </m:ctrlPr>
          </m:dPr>
          <m:e>
            <m:r>
              <w:rPr>
                <w:rFonts w:ascii="Cambria Math" w:hAnsi="Cambria Math"/>
              </w:rPr>
              <m:t>interaction</m:t>
            </m:r>
          </m:e>
        </m:d>
      </m:oMath>
      <w:r>
        <w:rPr>
          <w:rFonts w:ascii="Times New Roman" w:eastAsia="Times New Roman" w:hAnsi="Times New Roman" w:cs="Times New Roman"/>
          <w:color w:val="000000"/>
          <w:sz w:val="24"/>
          <w:szCs w:val="24"/>
        </w:rPr>
        <w:t xml:space="preserve"> refers to the predicted decoding performance assuming independent representation of delay and drop. </w:t>
      </w:r>
    </w:p>
    <w:p w14:paraId="1D3938ED" w14:textId="5AA42423" w:rsidR="00A450CA" w:rsidRDefault="0000000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If the </w:t>
      </w:r>
      <w:r w:rsidR="007940D9">
        <w:rPr>
          <w:rFonts w:ascii="Times New Roman" w:eastAsia="Times New Roman" w:hAnsi="Times New Roman" w:cs="Times New Roman"/>
          <w:color w:val="000000"/>
          <w:sz w:val="24"/>
          <w:szCs w:val="24"/>
        </w:rPr>
        <w:t>observed</w:t>
      </w:r>
      <w:r>
        <w:rPr>
          <w:rFonts w:ascii="Times New Roman" w:eastAsia="Times New Roman" w:hAnsi="Times New Roman" w:cs="Times New Roman"/>
          <w:color w:val="000000"/>
          <w:sz w:val="24"/>
          <w:szCs w:val="24"/>
        </w:rPr>
        <w:t xml:space="preserve"> decoding performance is higher than the predicted performance from the independent encoding of each factor,</w:t>
      </w:r>
      <w:r w:rsidR="007940D9">
        <w:rPr>
          <w:rFonts w:ascii="Times New Roman" w:eastAsia="Times New Roman" w:hAnsi="Times New Roman" w:cs="Times New Roman"/>
          <w:color w:val="000000"/>
          <w:sz w:val="24"/>
          <w:szCs w:val="24"/>
        </w:rPr>
        <w:t xml:space="preserve"> it</w:t>
      </w:r>
      <w:r>
        <w:rPr>
          <w:rFonts w:ascii="Times New Roman" w:eastAsia="Times New Roman" w:hAnsi="Times New Roman" w:cs="Times New Roman"/>
          <w:color w:val="000000"/>
          <w:sz w:val="24"/>
          <w:szCs w:val="24"/>
        </w:rPr>
        <w:t xml:space="preserve"> would indicate </w:t>
      </w:r>
      <w:r w:rsidR="007940D9">
        <w:rPr>
          <w:rFonts w:ascii="Times New Roman" w:eastAsia="Times New Roman" w:hAnsi="Times New Roman" w:cs="Times New Roman"/>
          <w:color w:val="000000"/>
          <w:sz w:val="24"/>
          <w:szCs w:val="24"/>
        </w:rPr>
        <w:t xml:space="preserve">that reward and delay are </w:t>
      </w:r>
      <w:r>
        <w:rPr>
          <w:rFonts w:ascii="Times New Roman" w:eastAsia="Times New Roman" w:hAnsi="Times New Roman" w:cs="Times New Roman"/>
          <w:color w:val="000000"/>
          <w:sz w:val="24"/>
          <w:szCs w:val="24"/>
        </w:rPr>
        <w:t>integrat</w:t>
      </w:r>
      <w:r w:rsidR="007940D9">
        <w:rPr>
          <w:rFonts w:ascii="Times New Roman" w:eastAsia="Times New Roman" w:hAnsi="Times New Roman" w:cs="Times New Roman"/>
          <w:color w:val="000000"/>
          <w:sz w:val="24"/>
          <w:szCs w:val="24"/>
        </w:rPr>
        <w:t>ed</w:t>
      </w:r>
      <w:r>
        <w:rPr>
          <w:rFonts w:ascii="Times New Roman" w:eastAsia="Times New Roman" w:hAnsi="Times New Roman" w:cs="Times New Roman"/>
          <w:color w:val="000000"/>
          <w:sz w:val="24"/>
          <w:szCs w:val="24"/>
        </w:rPr>
        <w:t xml:space="preserve"> in the neural representation. We compare the predicted decoding performance of cue </w:t>
      </w:r>
      <m:oMath>
        <m:bar>
          <m:barPr>
            <m:pos m:val="top"/>
            <m:ctrlPr>
              <w:rPr>
                <w:rFonts w:ascii="Cambria Math" w:hAnsi="Cambria Math"/>
              </w:rPr>
            </m:ctrlPr>
          </m:barPr>
          <m:e>
            <m:r>
              <w:rPr>
                <w:rFonts w:ascii="Cambria Math" w:hAnsi="Cambria Math"/>
              </w:rPr>
              <m:t>P</m:t>
            </m:r>
          </m:e>
        </m:bar>
        <m:d>
          <m:dPr>
            <m:ctrlPr>
              <w:rPr>
                <w:rFonts w:ascii="Cambria Math" w:hAnsi="Cambria Math"/>
              </w:rPr>
            </m:ctrlPr>
          </m:dPr>
          <m:e>
            <m:r>
              <w:rPr>
                <w:rFonts w:ascii="Cambria Math" w:hAnsi="Cambria Math"/>
              </w:rPr>
              <m:t>interaction</m:t>
            </m:r>
          </m:e>
        </m:d>
      </m:oMath>
      <w:r>
        <w:rPr>
          <w:rFonts w:ascii="Times New Roman" w:eastAsia="Times New Roman" w:hAnsi="Times New Roman" w:cs="Times New Roman"/>
          <w:color w:val="000000"/>
          <w:sz w:val="24"/>
          <w:szCs w:val="24"/>
        </w:rPr>
        <w:t xml:space="preserve"> with the actual decoding performance </w:t>
      </w:r>
      <m:oMath>
        <m:r>
          <w:rPr>
            <w:rFonts w:ascii="Cambria Math" w:hAnsi="Cambria Math"/>
          </w:rPr>
          <m:t>P</m:t>
        </m:r>
        <m:d>
          <m:dPr>
            <m:ctrlPr>
              <w:rPr>
                <w:rFonts w:ascii="Cambria Math" w:hAnsi="Cambria Math"/>
              </w:rPr>
            </m:ctrlPr>
          </m:dPr>
          <m:e>
            <m:r>
              <w:rPr>
                <w:rFonts w:ascii="Cambria Math" w:hAnsi="Cambria Math"/>
              </w:rPr>
              <m:t>cue</m:t>
            </m:r>
          </m:e>
        </m:d>
      </m:oMath>
      <w:r>
        <w:rPr>
          <w:rFonts w:ascii="Times New Roman" w:eastAsia="Times New Roman" w:hAnsi="Times New Roman" w:cs="Times New Roman"/>
          <w:color w:val="000000"/>
          <w:sz w:val="24"/>
          <w:szCs w:val="24"/>
        </w:rPr>
        <w:t xml:space="preserve">. We found that </w:t>
      </w:r>
      <m:oMath>
        <m:r>
          <w:rPr>
            <w:rFonts w:ascii="Cambria Math" w:hAnsi="Cambria Math"/>
          </w:rPr>
          <m:t>P</m:t>
        </m:r>
        <m:d>
          <m:dPr>
            <m:ctrlPr>
              <w:rPr>
                <w:rFonts w:ascii="Cambria Math" w:hAnsi="Cambria Math"/>
              </w:rPr>
            </m:ctrlPr>
          </m:dPr>
          <m:e>
            <m:r>
              <w:rPr>
                <w:rFonts w:ascii="Cambria Math" w:hAnsi="Cambria Math"/>
              </w:rPr>
              <m:t>cue</m:t>
            </m:r>
          </m:e>
        </m:d>
      </m:oMath>
      <w:r>
        <w:rPr>
          <w:rFonts w:ascii="Times New Roman" w:eastAsia="Times New Roman" w:hAnsi="Times New Roman" w:cs="Times New Roman"/>
          <w:color w:val="000000"/>
          <w:sz w:val="24"/>
          <w:szCs w:val="24"/>
        </w:rPr>
        <w:t xml:space="preserve"> is significantly higher than </w:t>
      </w:r>
      <m:oMath>
        <m:bar>
          <m:barPr>
            <m:pos m:val="top"/>
            <m:ctrlPr>
              <w:rPr>
                <w:rFonts w:ascii="Cambria Math" w:hAnsi="Cambria Math"/>
              </w:rPr>
            </m:ctrlPr>
          </m:barPr>
          <m:e>
            <m:r>
              <w:rPr>
                <w:rFonts w:ascii="Cambria Math" w:hAnsi="Cambria Math"/>
              </w:rPr>
              <m:t>P</m:t>
            </m:r>
          </m:e>
        </m:bar>
        <m:d>
          <m:dPr>
            <m:ctrlPr>
              <w:rPr>
                <w:rFonts w:ascii="Cambria Math" w:hAnsi="Cambria Math"/>
              </w:rPr>
            </m:ctrlPr>
          </m:dPr>
          <m:e>
            <m:r>
              <w:rPr>
                <w:rFonts w:ascii="Cambria Math" w:hAnsi="Cambria Math"/>
              </w:rPr>
              <m:t>interaction</m:t>
            </m:r>
          </m:e>
        </m:d>
      </m:oMath>
      <w:r>
        <w:rPr>
          <w:rFonts w:ascii="Times New Roman" w:eastAsia="Times New Roman" w:hAnsi="Times New Roman" w:cs="Times New Roman"/>
          <w:color w:val="000000"/>
          <w:sz w:val="24"/>
          <w:szCs w:val="24"/>
        </w:rPr>
        <w:t xml:space="preserve"> in Monkey S, from around 200ms after cue onset (Fig. 10E). Monkey T did not show such a difference, suggesting that in this animal, reward and delay may be encoded more independently (Fig. 10F). </w:t>
      </w:r>
    </w:p>
    <w:p w14:paraId="3749ADD8" w14:textId="77777777" w:rsidR="00A450CA" w:rsidRDefault="00A450CA">
      <w:pPr>
        <w:shd w:val="clear" w:color="auto" w:fill="FFFFFF"/>
        <w:spacing w:after="0" w:line="480" w:lineRule="auto"/>
        <w:rPr>
          <w:rFonts w:ascii="Times New Roman" w:eastAsia="Times New Roman" w:hAnsi="Times New Roman" w:cs="Times New Roman"/>
          <w:color w:val="000000"/>
          <w:sz w:val="24"/>
          <w:szCs w:val="24"/>
        </w:rPr>
      </w:pPr>
    </w:p>
    <w:p w14:paraId="209F17D4" w14:textId="77777777" w:rsidR="00A450CA" w:rsidRDefault="00000000">
      <w:pPr>
        <w:shd w:val="clear" w:color="auto" w:fill="FFFFFF"/>
        <w:spacing w:after="0" w:line="480" w:lineRule="auto"/>
        <w:jc w:val="center"/>
        <w:rPr>
          <w:rFonts w:ascii="Times New Roman" w:eastAsia="Times New Roman" w:hAnsi="Times New Roman" w:cs="Times New Roman"/>
          <w:b/>
          <w:sz w:val="24"/>
          <w:szCs w:val="24"/>
        </w:rPr>
      </w:pPr>
      <w:r>
        <w:rPr>
          <w:noProof/>
        </w:rPr>
        <w:lastRenderedPageBreak/>
        <w:drawing>
          <wp:inline distT="0" distB="0" distL="0" distR="0" wp14:anchorId="2821F27F" wp14:editId="3960BABE">
            <wp:extent cx="4231005" cy="6778625"/>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21"/>
                    <a:stretch>
                      <a:fillRect/>
                    </a:stretch>
                  </pic:blipFill>
                  <pic:spPr bwMode="auto">
                    <a:xfrm>
                      <a:off x="0" y="0"/>
                      <a:ext cx="4231005" cy="6778625"/>
                    </a:xfrm>
                    <a:prstGeom prst="rect">
                      <a:avLst/>
                    </a:prstGeom>
                  </pic:spPr>
                </pic:pic>
              </a:graphicData>
            </a:graphic>
          </wp:inline>
        </w:drawing>
      </w:r>
    </w:p>
    <w:p w14:paraId="1261EA1F" w14:textId="77777777" w:rsidR="00A450CA" w:rsidRDefault="00A450CA">
      <w:pPr>
        <w:shd w:val="clear" w:color="auto" w:fill="FFFFFF"/>
        <w:spacing w:after="0" w:line="480" w:lineRule="auto"/>
        <w:rPr>
          <w:rFonts w:ascii="Times New Roman" w:eastAsia="Times New Roman" w:hAnsi="Times New Roman" w:cs="Times New Roman"/>
          <w:b/>
          <w:sz w:val="24"/>
          <w:szCs w:val="24"/>
        </w:rPr>
      </w:pPr>
    </w:p>
    <w:p w14:paraId="515F7363" w14:textId="77777777" w:rsidR="00A450CA" w:rsidRDefault="00000000">
      <w:pPr>
        <w:tabs>
          <w:tab w:val="left" w:pos="1890"/>
        </w:tabs>
        <w:spacing w:after="0" w:line="480" w:lineRule="auto"/>
        <w:rPr>
          <w:rFonts w:ascii="Times New Roman" w:eastAsia="Times New Roman" w:hAnsi="Times New Roman" w:cs="Times New Roman"/>
        </w:rPr>
      </w:pPr>
      <w:r>
        <w:rPr>
          <w:rFonts w:ascii="Times New Roman" w:eastAsia="Times New Roman" w:hAnsi="Times New Roman" w:cs="Times New Roman"/>
          <w:b/>
          <w:bCs/>
        </w:rPr>
        <w:t>Figure 10.</w:t>
      </w:r>
      <w:r>
        <w:rPr>
          <w:rFonts w:ascii="Times New Roman" w:eastAsia="Times New Roman" w:hAnsi="Times New Roman" w:cs="Times New Roman"/>
        </w:rPr>
        <w:t xml:space="preserve"> </w:t>
      </w:r>
      <w:r>
        <w:rPr>
          <w:rFonts w:ascii="Times New Roman" w:eastAsia="Times New Roman" w:hAnsi="Times New Roman" w:cs="Times New Roman"/>
          <w:b/>
          <w:bCs/>
        </w:rPr>
        <w:t>Decoding Analysis:</w:t>
      </w:r>
      <w:r>
        <w:rPr>
          <w:rFonts w:ascii="Times New Roman" w:eastAsia="Times New Roman" w:hAnsi="Times New Roman" w:cs="Times New Roman"/>
        </w:rPr>
        <w:t xml:space="preserve"> decoding accuracy calculated for each task factor, reward magnitude (top panels), delay (middle panels) and interaction (bottom panels), for Monkey S (A&amp;C&amp;E) and Monkey T (B&amp;D&amp;F), from 500 </w:t>
      </w:r>
      <w:proofErr w:type="spellStart"/>
      <w:r>
        <w:rPr>
          <w:rFonts w:ascii="Times New Roman" w:eastAsia="Times New Roman" w:hAnsi="Times New Roman" w:cs="Times New Roman"/>
        </w:rPr>
        <w:t>ms</w:t>
      </w:r>
      <w:proofErr w:type="spellEnd"/>
      <w:r>
        <w:rPr>
          <w:rFonts w:ascii="Times New Roman" w:eastAsia="Times New Roman" w:hAnsi="Times New Roman" w:cs="Times New Roman"/>
        </w:rPr>
        <w:t xml:space="preserve"> before to 1000 </w:t>
      </w:r>
      <w:proofErr w:type="spellStart"/>
      <w:r>
        <w:rPr>
          <w:rFonts w:ascii="Times New Roman" w:eastAsia="Times New Roman" w:hAnsi="Times New Roman" w:cs="Times New Roman"/>
        </w:rPr>
        <w:t>ms</w:t>
      </w:r>
      <w:proofErr w:type="spellEnd"/>
      <w:r>
        <w:rPr>
          <w:rFonts w:ascii="Times New Roman" w:eastAsia="Times New Roman" w:hAnsi="Times New Roman" w:cs="Times New Roman"/>
        </w:rPr>
        <w:t xml:space="preserve"> after the offer onset.   </w:t>
      </w:r>
    </w:p>
    <w:p w14:paraId="55DA8BC8" w14:textId="77777777" w:rsidR="00A450CA" w:rsidRDefault="00A450CA">
      <w:pPr>
        <w:shd w:val="clear" w:color="auto" w:fill="FFFFFF"/>
        <w:spacing w:after="0" w:line="480" w:lineRule="auto"/>
        <w:rPr>
          <w:rFonts w:ascii="Times New Roman" w:eastAsia="Times New Roman" w:hAnsi="Times New Roman" w:cs="Times New Roman"/>
          <w:b/>
          <w:bCs/>
          <w:sz w:val="24"/>
          <w:szCs w:val="24"/>
        </w:rPr>
      </w:pPr>
    </w:p>
    <w:p w14:paraId="3C316A4C" w14:textId="77777777" w:rsidR="00A450CA" w:rsidRDefault="00000000">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Discussion</w:t>
      </w:r>
    </w:p>
    <w:p w14:paraId="4EC7BC00"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both monkeys, consistent with previous studies, </w:t>
      </w:r>
      <w:proofErr w:type="spellStart"/>
      <w:r>
        <w:rPr>
          <w:rFonts w:ascii="Times New Roman" w:eastAsia="Times New Roman" w:hAnsi="Times New Roman" w:cs="Times New Roman"/>
          <w:sz w:val="24"/>
          <w:szCs w:val="24"/>
        </w:rPr>
        <w:t>dlPFC</w:t>
      </w:r>
      <w:proofErr w:type="spellEnd"/>
      <w:r>
        <w:rPr>
          <w:rFonts w:ascii="Times New Roman" w:eastAsia="Times New Roman" w:hAnsi="Times New Roman" w:cs="Times New Roman"/>
          <w:sz w:val="24"/>
          <w:szCs w:val="24"/>
        </w:rPr>
        <w:t xml:space="preserve"> neurons encoded reward magnitude (drops) and delay in an inverse manner that reflects temporal discounting computations (</w:t>
      </w:r>
      <w:r>
        <w:rPr>
          <w:rFonts w:ascii="Times New Roman" w:eastAsia="Times New Roman" w:hAnsi="Times New Roman" w:cs="Times New Roman"/>
          <w:b/>
          <w:bCs/>
          <w:color w:val="EE0000"/>
          <w:sz w:val="24"/>
          <w:szCs w:val="24"/>
        </w:rPr>
        <w:t>Kim et al., 2008</w:t>
      </w:r>
      <w:r>
        <w:rPr>
          <w:rFonts w:ascii="Times New Roman" w:eastAsia="Times New Roman" w:hAnsi="Times New Roman" w:cs="Times New Roman"/>
          <w:sz w:val="24"/>
          <w:szCs w:val="24"/>
        </w:rPr>
        <w:t xml:space="preserve">), confirming that </w:t>
      </w:r>
      <w:proofErr w:type="spellStart"/>
      <w:r>
        <w:rPr>
          <w:rFonts w:ascii="Times New Roman" w:eastAsia="Times New Roman" w:hAnsi="Times New Roman" w:cs="Times New Roman"/>
          <w:sz w:val="24"/>
          <w:szCs w:val="24"/>
        </w:rPr>
        <w:t>dlPFC</w:t>
      </w:r>
      <w:proofErr w:type="spellEnd"/>
      <w:r>
        <w:rPr>
          <w:rFonts w:ascii="Times New Roman" w:eastAsia="Times New Roman" w:hAnsi="Times New Roman" w:cs="Times New Roman"/>
          <w:sz w:val="24"/>
          <w:szCs w:val="24"/>
        </w:rPr>
        <w:t xml:space="preserve"> contributes to integrating multiple value dimensions. We found that this integration emerged more prominently when the choice became imminent, in both animals. </w:t>
      </w:r>
    </w:p>
    <w:p w14:paraId="5F843666" w14:textId="10BE9824"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findings go beyond prior studies by showing that the value signal is not static but dynamically adapted to task </w:t>
      </w:r>
      <w:r w:rsidR="007940D9">
        <w:rPr>
          <w:rFonts w:ascii="Times New Roman" w:eastAsia="Times New Roman" w:hAnsi="Times New Roman" w:cs="Times New Roman"/>
          <w:sz w:val="24"/>
          <w:szCs w:val="24"/>
        </w:rPr>
        <w:t>context and</w:t>
      </w:r>
      <w:r>
        <w:rPr>
          <w:rFonts w:ascii="Times New Roman" w:eastAsia="Times New Roman" w:hAnsi="Times New Roman" w:cs="Times New Roman"/>
          <w:sz w:val="24"/>
          <w:szCs w:val="24"/>
        </w:rPr>
        <w:t xml:space="preserve"> correlated with subject-specific strategy adoption. </w:t>
      </w:r>
    </w:p>
    <w:p w14:paraId="6E27BE32"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Specifically, when we introduce uncertainty about when and what choice could be executed via the two-step go-signal design, </w:t>
      </w:r>
      <w:proofErr w:type="spellStart"/>
      <w:r>
        <w:rPr>
          <w:rFonts w:ascii="Times New Roman" w:eastAsia="Times New Roman" w:hAnsi="Times New Roman" w:cs="Times New Roman"/>
          <w:sz w:val="24"/>
          <w:szCs w:val="24"/>
        </w:rPr>
        <w:t>dlPFC</w:t>
      </w:r>
      <w:proofErr w:type="spellEnd"/>
      <w:r>
        <w:rPr>
          <w:rFonts w:ascii="Times New Roman" w:eastAsia="Times New Roman" w:hAnsi="Times New Roman" w:cs="Times New Roman"/>
          <w:sz w:val="24"/>
          <w:szCs w:val="24"/>
        </w:rPr>
        <w:t xml:space="preserve"> signals flexibly integrated additional waiting time into valuation, demonstrating context-sensitive adjustments rather than rigid rules. This dynamic integration in </w:t>
      </w:r>
      <w:proofErr w:type="spellStart"/>
      <w:r>
        <w:rPr>
          <w:rFonts w:ascii="Times New Roman" w:eastAsia="Times New Roman" w:hAnsi="Times New Roman" w:cs="Times New Roman"/>
          <w:sz w:val="24"/>
          <w:szCs w:val="24"/>
        </w:rPr>
        <w:t>dlPFC</w:t>
      </w:r>
      <w:proofErr w:type="spellEnd"/>
      <w:r>
        <w:rPr>
          <w:rFonts w:ascii="Times New Roman" w:eastAsia="Times New Roman" w:hAnsi="Times New Roman" w:cs="Times New Roman"/>
          <w:sz w:val="24"/>
          <w:szCs w:val="24"/>
        </w:rPr>
        <w:t>, where reward and timing are competitively integrated depending on the context, aligns with recent work in rodents showing ramping frontal activity that reflects how reward and time are weighted during decisions (</w:t>
      </w:r>
      <w:proofErr w:type="spellStart"/>
      <w:r>
        <w:rPr>
          <w:rFonts w:ascii="Times New Roman" w:eastAsia="Times New Roman" w:hAnsi="Times New Roman" w:cs="Times New Roman"/>
          <w:b/>
          <w:bCs/>
          <w:color w:val="EE0000"/>
          <w:sz w:val="24"/>
          <w:szCs w:val="24"/>
        </w:rPr>
        <w:t>Bukwich</w:t>
      </w:r>
      <w:proofErr w:type="spellEnd"/>
      <w:r>
        <w:rPr>
          <w:rFonts w:ascii="Times New Roman" w:eastAsia="Times New Roman" w:hAnsi="Times New Roman" w:cs="Times New Roman"/>
          <w:b/>
          <w:bCs/>
          <w:color w:val="EE0000"/>
          <w:sz w:val="24"/>
          <w:szCs w:val="24"/>
        </w:rPr>
        <w:t xml:space="preserve"> et al., 2025</w:t>
      </w:r>
      <w:r>
        <w:rPr>
          <w:rFonts w:ascii="Times New Roman" w:eastAsia="Times New Roman" w:hAnsi="Times New Roman" w:cs="Times New Roman"/>
          <w:sz w:val="24"/>
          <w:szCs w:val="24"/>
        </w:rPr>
        <w:t xml:space="preserve">). </w:t>
      </w:r>
    </w:p>
    <w:p w14:paraId="05B86786"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Crucially, the timing and manner of this integration differed between monkeys, revealing the representation of individual strategies rather than mere noise or random variability.</w:t>
      </w:r>
    </w:p>
    <w:p w14:paraId="0E682DC4" w14:textId="55D5D8E1"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Monkey S adopted a proactive, goal-directed strategy</w:t>
      </w:r>
      <w:r w:rsidR="007940D9">
        <w:rPr>
          <w:rFonts w:ascii="Times New Roman" w:eastAsia="Times New Roman" w:hAnsi="Times New Roman" w:cs="Times New Roman"/>
          <w:sz w:val="24"/>
          <w:szCs w:val="24"/>
        </w:rPr>
        <w:t>. N</w:t>
      </w:r>
      <w:r>
        <w:rPr>
          <w:rFonts w:ascii="Times New Roman" w:eastAsia="Times New Roman" w:hAnsi="Times New Roman" w:cs="Times New Roman"/>
          <w:sz w:val="24"/>
          <w:szCs w:val="24"/>
        </w:rPr>
        <w:t xml:space="preserve">eural activity showed a strong and early inverse correlation between reward and delay immediately after the offer was presented. This suggests an evidence accumulation process that began as soon as the offer was presented, supporting a model-based evaluation where future outcomes and timing contingencies are actively weighed during deliberation. The integration of go-signal timing with reward and delay </w:t>
      </w:r>
      <w:r>
        <w:rPr>
          <w:rFonts w:ascii="Times New Roman" w:eastAsia="Times New Roman" w:hAnsi="Times New Roman" w:cs="Times New Roman"/>
          <w:sz w:val="24"/>
          <w:szCs w:val="24"/>
        </w:rPr>
        <w:lastRenderedPageBreak/>
        <w:t xml:space="preserve">signals indicates that the </w:t>
      </w:r>
      <w:proofErr w:type="spellStart"/>
      <w:r>
        <w:rPr>
          <w:rFonts w:ascii="Times New Roman" w:eastAsia="Times New Roman" w:hAnsi="Times New Roman" w:cs="Times New Roman"/>
          <w:sz w:val="24"/>
          <w:szCs w:val="24"/>
        </w:rPr>
        <w:t>dlPFC</w:t>
      </w:r>
      <w:proofErr w:type="spellEnd"/>
      <w:r>
        <w:rPr>
          <w:rFonts w:ascii="Times New Roman" w:eastAsia="Times New Roman" w:hAnsi="Times New Roman" w:cs="Times New Roman"/>
          <w:sz w:val="24"/>
          <w:szCs w:val="24"/>
        </w:rPr>
        <w:t xml:space="preserve"> continuously combines multiple task-relevant features to flexibly compute value. </w:t>
      </w:r>
    </w:p>
    <w:p w14:paraId="4DB06084" w14:textId="7A3AC403"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Monkey T relied on a reactive strategy: the integration of reward and delay emerged </w:t>
      </w:r>
      <w:r w:rsidRPr="002434A0">
        <w:rPr>
          <w:rFonts w:ascii="Times New Roman" w:eastAsia="Times New Roman" w:hAnsi="Times New Roman" w:cs="Times New Roman"/>
          <w:sz w:val="24"/>
          <w:szCs w:val="24"/>
          <w:highlight w:val="yellow"/>
        </w:rPr>
        <w:t xml:space="preserve">only </w:t>
      </w:r>
      <w:r w:rsidR="00A22281" w:rsidRPr="002434A0">
        <w:rPr>
          <w:rFonts w:ascii="Times New Roman" w:eastAsia="Times New Roman" w:hAnsi="Times New Roman" w:cs="Times New Roman"/>
          <w:sz w:val="24"/>
          <w:szCs w:val="24"/>
          <w:highlight w:val="yellow"/>
        </w:rPr>
        <w:t xml:space="preserve">after the </w:t>
      </w:r>
      <w:r w:rsidR="002434A0">
        <w:rPr>
          <w:rFonts w:ascii="Times New Roman" w:eastAsia="Times New Roman" w:hAnsi="Times New Roman" w:cs="Times New Roman"/>
          <w:sz w:val="24"/>
          <w:szCs w:val="24"/>
          <w:highlight w:val="yellow"/>
        </w:rPr>
        <w:t xml:space="preserve">first </w:t>
      </w:r>
      <w:r w:rsidR="00A22281" w:rsidRPr="002434A0">
        <w:rPr>
          <w:rFonts w:ascii="Times New Roman" w:eastAsia="Times New Roman" w:hAnsi="Times New Roman" w:cs="Times New Roman"/>
          <w:sz w:val="24"/>
          <w:szCs w:val="24"/>
          <w:highlight w:val="yellow"/>
        </w:rPr>
        <w:t xml:space="preserve">750 </w:t>
      </w:r>
      <w:proofErr w:type="spellStart"/>
      <w:r w:rsidR="00A22281" w:rsidRPr="002434A0">
        <w:rPr>
          <w:rFonts w:ascii="Times New Roman" w:eastAsia="Times New Roman" w:hAnsi="Times New Roman" w:cs="Times New Roman"/>
          <w:sz w:val="24"/>
          <w:szCs w:val="24"/>
          <w:highlight w:val="yellow"/>
        </w:rPr>
        <w:t>ms</w:t>
      </w:r>
      <w:proofErr w:type="spellEnd"/>
      <w:r w:rsidR="002434A0">
        <w:rPr>
          <w:rFonts w:ascii="Times New Roman" w:eastAsia="Times New Roman" w:hAnsi="Times New Roman" w:cs="Times New Roman"/>
          <w:sz w:val="24"/>
          <w:szCs w:val="24"/>
          <w:highlight w:val="yellow"/>
        </w:rPr>
        <w:t xml:space="preserve"> of the visual stimulus presentation</w:t>
      </w:r>
      <w:r w:rsidR="00A22281" w:rsidRPr="002434A0">
        <w:rPr>
          <w:rFonts w:ascii="Times New Roman" w:eastAsia="Times New Roman" w:hAnsi="Times New Roman" w:cs="Times New Roman"/>
          <w:sz w:val="24"/>
          <w:szCs w:val="24"/>
          <w:highlight w:val="yellow"/>
        </w:rPr>
        <w:t xml:space="preserve">, </w:t>
      </w:r>
      <w:r w:rsidR="002434A0" w:rsidRPr="002434A0">
        <w:rPr>
          <w:rFonts w:ascii="Times New Roman" w:eastAsia="Times New Roman" w:hAnsi="Times New Roman" w:cs="Times New Roman"/>
          <w:sz w:val="24"/>
          <w:szCs w:val="24"/>
          <w:highlight w:val="yellow"/>
        </w:rPr>
        <w:t>closer to</w:t>
      </w:r>
      <w:r w:rsidR="00A22281" w:rsidRPr="002434A0">
        <w:rPr>
          <w:rFonts w:ascii="Times New Roman" w:eastAsia="Times New Roman" w:hAnsi="Times New Roman" w:cs="Times New Roman"/>
          <w:sz w:val="24"/>
          <w:szCs w:val="24"/>
          <w:highlight w:val="yellow"/>
        </w:rPr>
        <w:t xml:space="preserve"> </w:t>
      </w:r>
      <w:r w:rsidRPr="002434A0">
        <w:rPr>
          <w:rFonts w:ascii="Times New Roman" w:eastAsia="Times New Roman" w:hAnsi="Times New Roman" w:cs="Times New Roman"/>
          <w:sz w:val="24"/>
          <w:szCs w:val="24"/>
          <w:highlight w:val="yellow"/>
          <w:rPrChange w:id="105" w:author="Rossella Falcone" w:date="2025-11-24T13:24:00Z" w16du:dateUtc="2025-11-24T18:24:00Z">
            <w:rPr>
              <w:rFonts w:ascii="Times New Roman" w:eastAsia="Times New Roman" w:hAnsi="Times New Roman" w:cs="Times New Roman"/>
              <w:sz w:val="24"/>
              <w:szCs w:val="24"/>
            </w:rPr>
          </w:rPrChange>
        </w:rPr>
        <w:t xml:space="preserve">the </w:t>
      </w:r>
      <w:r w:rsidR="002434A0" w:rsidRPr="002434A0">
        <w:rPr>
          <w:rFonts w:ascii="Times New Roman" w:eastAsia="Times New Roman" w:hAnsi="Times New Roman" w:cs="Times New Roman"/>
          <w:sz w:val="24"/>
          <w:szCs w:val="24"/>
          <w:highlight w:val="yellow"/>
          <w:rPrChange w:id="106" w:author="Rossella Falcone" w:date="2025-11-24T13:24:00Z" w16du:dateUtc="2025-11-24T18:24:00Z">
            <w:rPr>
              <w:rFonts w:ascii="Times New Roman" w:eastAsia="Times New Roman" w:hAnsi="Times New Roman" w:cs="Times New Roman"/>
              <w:sz w:val="24"/>
              <w:szCs w:val="24"/>
            </w:rPr>
          </w:rPrChange>
        </w:rPr>
        <w:t xml:space="preserve">imminent </w:t>
      </w:r>
      <w:r w:rsidRPr="002434A0">
        <w:rPr>
          <w:rFonts w:ascii="Times New Roman" w:eastAsia="Times New Roman" w:hAnsi="Times New Roman" w:cs="Times New Roman"/>
          <w:sz w:val="24"/>
          <w:szCs w:val="24"/>
          <w:highlight w:val="yellow"/>
          <w:rPrChange w:id="107" w:author="Rossella Falcone" w:date="2025-11-24T13:24:00Z" w16du:dateUtc="2025-11-24T18:24:00Z">
            <w:rPr>
              <w:rFonts w:ascii="Times New Roman" w:eastAsia="Times New Roman" w:hAnsi="Times New Roman" w:cs="Times New Roman"/>
              <w:sz w:val="24"/>
              <w:szCs w:val="24"/>
            </w:rPr>
          </w:rPrChange>
        </w:rPr>
        <w:t xml:space="preserve">go-signal, which, from </w:t>
      </w:r>
      <w:r w:rsidR="002434A0" w:rsidRPr="002434A0">
        <w:rPr>
          <w:rFonts w:ascii="Times New Roman" w:eastAsia="Times New Roman" w:hAnsi="Times New Roman" w:cs="Times New Roman"/>
          <w:sz w:val="24"/>
          <w:szCs w:val="24"/>
          <w:highlight w:val="yellow"/>
          <w:rPrChange w:id="108" w:author="Rossella Falcone" w:date="2025-11-24T13:24:00Z" w16du:dateUtc="2025-11-24T18:24:00Z">
            <w:rPr>
              <w:rFonts w:ascii="Times New Roman" w:eastAsia="Times New Roman" w:hAnsi="Times New Roman" w:cs="Times New Roman"/>
              <w:sz w:val="24"/>
              <w:szCs w:val="24"/>
            </w:rPr>
          </w:rPrChange>
        </w:rPr>
        <w:t xml:space="preserve">a </w:t>
      </w:r>
      <w:r w:rsidRPr="002434A0">
        <w:rPr>
          <w:rFonts w:ascii="Times New Roman" w:eastAsia="Times New Roman" w:hAnsi="Times New Roman" w:cs="Times New Roman"/>
          <w:sz w:val="24"/>
          <w:szCs w:val="24"/>
          <w:highlight w:val="yellow"/>
          <w:rPrChange w:id="109" w:author="Rossella Falcone" w:date="2025-11-24T13:24:00Z" w16du:dateUtc="2025-11-24T18:24:00Z">
            <w:rPr>
              <w:rFonts w:ascii="Times New Roman" w:eastAsia="Times New Roman" w:hAnsi="Times New Roman" w:cs="Times New Roman"/>
              <w:sz w:val="24"/>
              <w:szCs w:val="24"/>
            </w:rPr>
          </w:rPrChange>
        </w:rPr>
        <w:t>behavioral perspective appeared to act more like an additional visual cue than a temporal marker</w:t>
      </w:r>
      <w:r>
        <w:rPr>
          <w:rFonts w:ascii="Times New Roman" w:eastAsia="Times New Roman" w:hAnsi="Times New Roman" w:cs="Times New Roman"/>
          <w:sz w:val="24"/>
          <w:szCs w:val="24"/>
        </w:rPr>
        <w:t xml:space="preserve">. This suggests that evidence accumulation in Monkey T was gated by the presence of the go-signal. Consequently, </w:t>
      </w:r>
      <w:proofErr w:type="spellStart"/>
      <w:r>
        <w:rPr>
          <w:rFonts w:ascii="Times New Roman" w:eastAsia="Times New Roman" w:hAnsi="Times New Roman" w:cs="Times New Roman"/>
          <w:sz w:val="24"/>
          <w:szCs w:val="24"/>
        </w:rPr>
        <w:t>dlPFC</w:t>
      </w:r>
      <w:proofErr w:type="spellEnd"/>
      <w:r>
        <w:rPr>
          <w:rFonts w:ascii="Times New Roman" w:eastAsia="Times New Roman" w:hAnsi="Times New Roman" w:cs="Times New Roman"/>
          <w:sz w:val="24"/>
          <w:szCs w:val="24"/>
        </w:rPr>
        <w:t xml:space="preserve"> activity showed weaker coupling between value features and task timing, consistent with a cue-driven, model-free approach in which decisions were gated by external events. </w:t>
      </w:r>
    </w:p>
    <w:p w14:paraId="6001EB3A" w14:textId="18B0E5A4" w:rsidR="0046210B" w:rsidRDefault="0046210B">
      <w:pPr>
        <w:shd w:val="clear" w:color="auto" w:fill="FFFFFF"/>
        <w:spacing w:after="0" w:line="480" w:lineRule="auto"/>
        <w:rPr>
          <w:rFonts w:ascii="Times New Roman" w:eastAsia="Times New Roman" w:hAnsi="Times New Roman" w:cs="Times New Roman"/>
          <w:sz w:val="24"/>
          <w:szCs w:val="24"/>
        </w:rPr>
      </w:pPr>
      <w:r w:rsidRPr="0071396F">
        <w:rPr>
          <w:rFonts w:ascii="Times New Roman" w:eastAsia="Times New Roman" w:hAnsi="Times New Roman" w:cs="Times New Roman"/>
          <w:sz w:val="24"/>
          <w:szCs w:val="24"/>
          <w:highlight w:val="yellow"/>
        </w:rPr>
        <w:t>These neural patterns suggest that decision making can involve either proactive evidence accumulation or reactive, cue-driven process.</w:t>
      </w:r>
      <w:r>
        <w:rPr>
          <w:rFonts w:ascii="Times New Roman" w:eastAsia="Times New Roman" w:hAnsi="Times New Roman" w:cs="Times New Roman"/>
          <w:sz w:val="24"/>
          <w:szCs w:val="24"/>
        </w:rPr>
        <w:t xml:space="preserve"> </w:t>
      </w:r>
    </w:p>
    <w:p w14:paraId="4A67DD7F" w14:textId="6907DB67" w:rsidR="00F276CE" w:rsidRDefault="00000000">
      <w:pPr>
        <w:shd w:val="clear" w:color="auto" w:fill="FFFFFF"/>
        <w:spacing w:after="0" w:line="48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These differences show the existence of different strategies to solve apparently similar decisional problems and highlight how individual variability can modify the neural dynamics of valuation. </w:t>
      </w:r>
      <w:r w:rsidR="00F276CE" w:rsidRPr="00F276CE">
        <w:rPr>
          <w:rFonts w:ascii="Times New Roman" w:eastAsia="Times New Roman" w:hAnsi="Times New Roman" w:cs="Times New Roman"/>
          <w:sz w:val="24"/>
          <w:szCs w:val="24"/>
          <w:highlight w:val="yellow"/>
        </w:rPr>
        <w:t xml:space="preserve">Behavioral model comparisons reinforce this distinction: Monkey S’s choices aligned with the full temporal discounting model, integrating both offer attributes and go-signal timing, whereas Monkey T’s behavior matched the bias model, reflecting cue-driven decisions. These patterns parallel the observed differences in </w:t>
      </w:r>
      <w:proofErr w:type="spellStart"/>
      <w:r w:rsidR="00F276CE" w:rsidRPr="00F276CE">
        <w:rPr>
          <w:rFonts w:ascii="Times New Roman" w:eastAsia="Times New Roman" w:hAnsi="Times New Roman" w:cs="Times New Roman"/>
          <w:sz w:val="24"/>
          <w:szCs w:val="24"/>
          <w:highlight w:val="yellow"/>
        </w:rPr>
        <w:t>dlPFC</w:t>
      </w:r>
      <w:proofErr w:type="spellEnd"/>
      <w:r w:rsidR="00F276CE" w:rsidRPr="00F276CE">
        <w:rPr>
          <w:rFonts w:ascii="Times New Roman" w:eastAsia="Times New Roman" w:hAnsi="Times New Roman" w:cs="Times New Roman"/>
          <w:sz w:val="24"/>
          <w:szCs w:val="24"/>
          <w:highlight w:val="yellow"/>
        </w:rPr>
        <w:t xml:space="preserve"> coding</w:t>
      </w:r>
      <w:r w:rsidR="00F276CE">
        <w:rPr>
          <w:rFonts w:ascii="Times New Roman" w:eastAsia="Times New Roman" w:hAnsi="Times New Roman" w:cs="Times New Roman"/>
          <w:sz w:val="24"/>
          <w:szCs w:val="24"/>
          <w:highlight w:val="yellow"/>
        </w:rPr>
        <w:t xml:space="preserve">. </w:t>
      </w:r>
    </w:p>
    <w:p w14:paraId="1350BDAE" w14:textId="6CF420F1" w:rsidR="00FE0FAF" w:rsidRDefault="00FE0FAF">
      <w:pPr>
        <w:shd w:val="clear" w:color="auto" w:fill="FFFFFF"/>
        <w:spacing w:after="0" w:line="480" w:lineRule="auto"/>
        <w:rPr>
          <w:ins w:id="110" w:author="Siyu Wang" w:date="2025-11-24T18:11:00Z" w16du:dateUtc="2025-11-24T23:11:00Z"/>
          <w:rFonts w:ascii="Times New Roman" w:eastAsia="Times New Roman" w:hAnsi="Times New Roman" w:cs="Times New Roman"/>
          <w:sz w:val="24"/>
          <w:szCs w:val="24"/>
          <w:highlight w:val="yellow"/>
        </w:rPr>
      </w:pPr>
      <w:ins w:id="111" w:author="Siyu Wang" w:date="2025-11-24T18:11:00Z" w16du:dateUtc="2025-11-24T23:11:00Z">
        <w:r>
          <w:rPr>
            <w:rFonts w:ascii="Times New Roman" w:eastAsia="Times New Roman" w:hAnsi="Times New Roman" w:cs="Times New Roman"/>
            <w:sz w:val="24"/>
            <w:szCs w:val="24"/>
            <w:highlight w:val="yellow"/>
          </w:rPr>
          <w:t xml:space="preserve">In a </w:t>
        </w:r>
      </w:ins>
      <w:ins w:id="112" w:author="Siyu Wang" w:date="2025-11-24T18:12:00Z" w16du:dateUtc="2025-11-24T23:12:00Z">
        <w:r>
          <w:rPr>
            <w:rFonts w:ascii="Times New Roman" w:eastAsia="Times New Roman" w:hAnsi="Times New Roman" w:cs="Times New Roman"/>
            <w:sz w:val="24"/>
            <w:szCs w:val="24"/>
            <w:highlight w:val="yellow"/>
          </w:rPr>
          <w:t>similar temporal-discounting</w:t>
        </w:r>
      </w:ins>
      <w:ins w:id="113" w:author="Siyu Wang" w:date="2025-11-24T18:11:00Z" w16du:dateUtc="2025-11-24T23:11:00Z">
        <w:r>
          <w:rPr>
            <w:rFonts w:ascii="Times New Roman" w:eastAsia="Times New Roman" w:hAnsi="Times New Roman" w:cs="Times New Roman"/>
            <w:sz w:val="24"/>
            <w:szCs w:val="24"/>
            <w:highlight w:val="yellow"/>
          </w:rPr>
          <w:t xml:space="preserve"> task, </w:t>
        </w:r>
      </w:ins>
      <w:ins w:id="114" w:author="Siyu Wang" w:date="2025-11-24T18:12:00Z" w16du:dateUtc="2025-11-24T23:12:00Z">
        <w:r>
          <w:rPr>
            <w:rFonts w:ascii="Times New Roman" w:eastAsia="Times New Roman" w:hAnsi="Times New Roman" w:cs="Times New Roman"/>
            <w:sz w:val="24"/>
            <w:szCs w:val="24"/>
            <w:highlight w:val="yellow"/>
          </w:rPr>
          <w:t>our previous study</w:t>
        </w:r>
      </w:ins>
      <w:ins w:id="115" w:author="Siyu Wang" w:date="2025-11-24T18:11:00Z" w16du:dateUtc="2025-11-24T23:11:00Z">
        <w:r>
          <w:rPr>
            <w:rFonts w:ascii="Times New Roman" w:eastAsia="Times New Roman" w:hAnsi="Times New Roman" w:cs="Times New Roman"/>
            <w:sz w:val="24"/>
            <w:szCs w:val="24"/>
            <w:highlight w:val="yellow"/>
          </w:rPr>
          <w:t xml:space="preserve"> </w:t>
        </w:r>
      </w:ins>
      <w:ins w:id="116" w:author="Siyu Wang" w:date="2025-11-24T18:12:00Z" w16du:dateUtc="2025-11-24T23:12:00Z">
        <w:r>
          <w:rPr>
            <w:rFonts w:ascii="Times New Roman" w:eastAsia="Times New Roman" w:hAnsi="Times New Roman" w:cs="Times New Roman"/>
            <w:sz w:val="24"/>
            <w:szCs w:val="24"/>
            <w:highlight w:val="yellow"/>
          </w:rPr>
          <w:t xml:space="preserve">showed that </w:t>
        </w:r>
      </w:ins>
      <w:ins w:id="117" w:author="Siyu Wang" w:date="2025-11-24T18:16:00Z" w16du:dateUtc="2025-11-24T23:16:00Z">
        <w:r>
          <w:rPr>
            <w:rFonts w:ascii="Times New Roman" w:eastAsia="Times New Roman" w:hAnsi="Times New Roman" w:cs="Times New Roman"/>
            <w:sz w:val="24"/>
            <w:szCs w:val="24"/>
            <w:highlight w:val="yellow"/>
          </w:rPr>
          <w:t xml:space="preserve">in addition to an evidence accumulation process (sampling the visual cue), </w:t>
        </w:r>
      </w:ins>
      <w:ins w:id="118" w:author="Siyu Wang" w:date="2025-11-24T18:12:00Z" w16du:dateUtc="2025-11-24T23:12:00Z">
        <w:r>
          <w:rPr>
            <w:rFonts w:ascii="Times New Roman" w:eastAsia="Times New Roman" w:hAnsi="Times New Roman" w:cs="Times New Roman"/>
            <w:sz w:val="24"/>
            <w:szCs w:val="24"/>
            <w:highlight w:val="yellow"/>
          </w:rPr>
          <w:t xml:space="preserve">attractor dynamics </w:t>
        </w:r>
      </w:ins>
      <w:ins w:id="119" w:author="Siyu Wang" w:date="2025-11-24T18:13:00Z" w16du:dateUtc="2025-11-24T23:13:00Z">
        <w:r>
          <w:rPr>
            <w:rFonts w:ascii="Times New Roman" w:eastAsia="Times New Roman" w:hAnsi="Times New Roman" w:cs="Times New Roman"/>
            <w:sz w:val="24"/>
            <w:szCs w:val="24"/>
            <w:highlight w:val="yellow"/>
          </w:rPr>
          <w:t>underlies value-based decision-ma</w:t>
        </w:r>
      </w:ins>
      <w:ins w:id="120" w:author="Siyu Wang" w:date="2025-11-24T18:14:00Z" w16du:dateUtc="2025-11-24T23:14:00Z">
        <w:r>
          <w:rPr>
            <w:rFonts w:ascii="Times New Roman" w:eastAsia="Times New Roman" w:hAnsi="Times New Roman" w:cs="Times New Roman"/>
            <w:sz w:val="24"/>
            <w:szCs w:val="24"/>
            <w:highlight w:val="yellow"/>
          </w:rPr>
          <w:t>king, and reflects decision certainty (</w:t>
        </w:r>
        <w:r>
          <w:rPr>
            <w:rFonts w:ascii="Times New Roman" w:eastAsia="Times New Roman" w:hAnsi="Times New Roman" w:cs="Times New Roman"/>
            <w:b/>
            <w:bCs/>
            <w:color w:val="EE0000"/>
            <w:sz w:val="24"/>
            <w:szCs w:val="24"/>
            <w:highlight w:val="yellow"/>
          </w:rPr>
          <w:t>Wang, Falcone et al., 2023</w:t>
        </w:r>
        <w:r>
          <w:rPr>
            <w:rFonts w:ascii="Times New Roman" w:eastAsia="Times New Roman" w:hAnsi="Times New Roman" w:cs="Times New Roman"/>
            <w:sz w:val="24"/>
            <w:szCs w:val="24"/>
            <w:highlight w:val="yellow"/>
          </w:rPr>
          <w:t xml:space="preserve">). </w:t>
        </w:r>
      </w:ins>
      <w:ins w:id="121" w:author="Siyu Wang" w:date="2025-11-24T18:17:00Z" w16du:dateUtc="2025-11-24T23:17:00Z">
        <w:r w:rsidR="00861A58">
          <w:rPr>
            <w:rFonts w:ascii="Times New Roman" w:eastAsia="Times New Roman" w:hAnsi="Times New Roman" w:cs="Times New Roman"/>
            <w:sz w:val="24"/>
            <w:szCs w:val="24"/>
            <w:highlight w:val="yellow"/>
          </w:rPr>
          <w:t>Future work is needed to investigate h</w:t>
        </w:r>
      </w:ins>
      <w:ins w:id="122" w:author="Siyu Wang" w:date="2025-11-24T18:15:00Z" w16du:dateUtc="2025-11-24T23:15:00Z">
        <w:r>
          <w:rPr>
            <w:rFonts w:ascii="Times New Roman" w:eastAsia="Times New Roman" w:hAnsi="Times New Roman" w:cs="Times New Roman"/>
            <w:sz w:val="24"/>
            <w:szCs w:val="24"/>
            <w:highlight w:val="yellow"/>
          </w:rPr>
          <w:t xml:space="preserve">ow </w:t>
        </w:r>
      </w:ins>
      <w:ins w:id="123" w:author="Siyu Wang" w:date="2025-11-24T18:18:00Z" w16du:dateUtc="2025-11-24T23:18:00Z">
        <w:r w:rsidR="00D94AED">
          <w:rPr>
            <w:rFonts w:ascii="Times New Roman" w:eastAsia="Times New Roman" w:hAnsi="Times New Roman" w:cs="Times New Roman"/>
            <w:sz w:val="24"/>
            <w:szCs w:val="24"/>
            <w:highlight w:val="yellow"/>
          </w:rPr>
          <w:t xml:space="preserve">the timing and strength of </w:t>
        </w:r>
      </w:ins>
      <w:ins w:id="124" w:author="Siyu Wang" w:date="2025-11-24T18:15:00Z" w16du:dateUtc="2025-11-24T23:15:00Z">
        <w:r>
          <w:rPr>
            <w:rFonts w:ascii="Times New Roman" w:eastAsia="Times New Roman" w:hAnsi="Times New Roman" w:cs="Times New Roman"/>
            <w:sz w:val="24"/>
            <w:szCs w:val="24"/>
            <w:highlight w:val="yellow"/>
          </w:rPr>
          <w:t xml:space="preserve">such attractor dynamics </w:t>
        </w:r>
      </w:ins>
      <w:ins w:id="125" w:author="Siyu Wang" w:date="2025-11-24T18:17:00Z" w16du:dateUtc="2025-11-24T23:17:00Z">
        <w:r w:rsidR="00861A58">
          <w:rPr>
            <w:rFonts w:ascii="Times New Roman" w:eastAsia="Times New Roman" w:hAnsi="Times New Roman" w:cs="Times New Roman"/>
            <w:sz w:val="24"/>
            <w:szCs w:val="24"/>
            <w:highlight w:val="yellow"/>
          </w:rPr>
          <w:t xml:space="preserve">as well as evidence accumulation processes </w:t>
        </w:r>
      </w:ins>
      <w:ins w:id="126" w:author="Siyu Wang" w:date="2025-11-24T18:15:00Z" w16du:dateUtc="2025-11-24T23:15:00Z">
        <w:r>
          <w:rPr>
            <w:rFonts w:ascii="Times New Roman" w:eastAsia="Times New Roman" w:hAnsi="Times New Roman" w:cs="Times New Roman"/>
            <w:sz w:val="24"/>
            <w:szCs w:val="24"/>
            <w:highlight w:val="yellow"/>
          </w:rPr>
          <w:t>differ among</w:t>
        </w:r>
      </w:ins>
      <w:ins w:id="127" w:author="Siyu Wang" w:date="2025-11-24T18:14:00Z" w16du:dateUtc="2025-11-24T23:14:00Z">
        <w:r>
          <w:rPr>
            <w:rFonts w:ascii="Times New Roman" w:eastAsia="Times New Roman" w:hAnsi="Times New Roman" w:cs="Times New Roman"/>
            <w:sz w:val="24"/>
            <w:szCs w:val="24"/>
            <w:highlight w:val="yellow"/>
          </w:rPr>
          <w:t xml:space="preserve"> </w:t>
        </w:r>
      </w:ins>
      <w:ins w:id="128" w:author="Siyu Wang" w:date="2025-11-24T18:15:00Z" w16du:dateUtc="2025-11-24T23:15:00Z">
        <w:r>
          <w:rPr>
            <w:rFonts w:ascii="Times New Roman" w:eastAsia="Times New Roman" w:hAnsi="Times New Roman" w:cs="Times New Roman"/>
            <w:sz w:val="24"/>
            <w:szCs w:val="24"/>
            <w:highlight w:val="yellow"/>
          </w:rPr>
          <w:t>individuals with different strategies</w:t>
        </w:r>
      </w:ins>
      <w:ins w:id="129" w:author="Siyu Wang" w:date="2025-11-24T18:17:00Z" w16du:dateUtc="2025-11-24T23:17:00Z">
        <w:r w:rsidR="00861A58">
          <w:rPr>
            <w:rFonts w:ascii="Times New Roman" w:eastAsia="Times New Roman" w:hAnsi="Times New Roman" w:cs="Times New Roman"/>
            <w:sz w:val="24"/>
            <w:szCs w:val="24"/>
            <w:highlight w:val="yellow"/>
          </w:rPr>
          <w:t xml:space="preserve">. </w:t>
        </w:r>
      </w:ins>
    </w:p>
    <w:p w14:paraId="22AEECC9" w14:textId="2C454BF9" w:rsidR="00A450CA" w:rsidRPr="009B7231" w:rsidRDefault="00000000">
      <w:pPr>
        <w:shd w:val="clear" w:color="auto" w:fill="FFFFFF"/>
        <w:spacing w:after="0" w:line="480" w:lineRule="auto"/>
        <w:rPr>
          <w:rFonts w:ascii="Times New Roman" w:eastAsia="Times New Roman" w:hAnsi="Times New Roman" w:cs="Times New Roman"/>
          <w:strike/>
          <w:sz w:val="24"/>
          <w:szCs w:val="24"/>
          <w:highlight w:val="yellow"/>
          <w:rPrChange w:id="130" w:author="Siyu Wang" w:date="2025-11-24T18:18:00Z" w16du:dateUtc="2025-11-24T23:18:00Z">
            <w:rPr>
              <w:rFonts w:ascii="Times New Roman" w:eastAsia="Times New Roman" w:hAnsi="Times New Roman" w:cs="Times New Roman"/>
              <w:sz w:val="24"/>
              <w:szCs w:val="24"/>
              <w:highlight w:val="yellow"/>
            </w:rPr>
          </w:rPrChange>
        </w:rPr>
      </w:pPr>
      <w:r w:rsidRPr="009B7231">
        <w:rPr>
          <w:rFonts w:ascii="Times New Roman" w:eastAsia="Times New Roman" w:hAnsi="Times New Roman" w:cs="Times New Roman"/>
          <w:strike/>
          <w:sz w:val="24"/>
          <w:szCs w:val="24"/>
          <w:highlight w:val="yellow"/>
          <w:rPrChange w:id="131" w:author="Siyu Wang" w:date="2025-11-24T18:18:00Z" w16du:dateUtc="2025-11-24T23:18:00Z">
            <w:rPr>
              <w:rFonts w:ascii="Times New Roman" w:eastAsia="Times New Roman" w:hAnsi="Times New Roman" w:cs="Times New Roman"/>
              <w:sz w:val="24"/>
              <w:szCs w:val="24"/>
              <w:highlight w:val="yellow"/>
            </w:rPr>
          </w:rPrChange>
        </w:rPr>
        <w:lastRenderedPageBreak/>
        <w:t>In our previous study, we showed that both evidence accumulation and attractor dynamics underlie value-based decision making in a related task</w:t>
      </w:r>
      <w:del w:id="132" w:author="Siyu Wang" w:date="2025-11-24T18:14:00Z" w16du:dateUtc="2025-11-24T23:14:00Z">
        <w:r w:rsidRPr="009B7231" w:rsidDel="00FE0FAF">
          <w:rPr>
            <w:rFonts w:ascii="Times New Roman" w:eastAsia="Times New Roman" w:hAnsi="Times New Roman" w:cs="Times New Roman"/>
            <w:strike/>
            <w:sz w:val="24"/>
            <w:szCs w:val="24"/>
            <w:highlight w:val="yellow"/>
            <w:rPrChange w:id="133" w:author="Siyu Wang" w:date="2025-11-24T18:18:00Z" w16du:dateUtc="2025-11-24T23:18:00Z">
              <w:rPr>
                <w:rFonts w:ascii="Times New Roman" w:eastAsia="Times New Roman" w:hAnsi="Times New Roman" w:cs="Times New Roman"/>
                <w:sz w:val="24"/>
                <w:szCs w:val="24"/>
                <w:highlight w:val="yellow"/>
              </w:rPr>
            </w:rPrChange>
          </w:rPr>
          <w:delText xml:space="preserve"> (</w:delText>
        </w:r>
        <w:r w:rsidRPr="009B7231" w:rsidDel="00FE0FAF">
          <w:rPr>
            <w:rFonts w:ascii="Times New Roman" w:eastAsia="Times New Roman" w:hAnsi="Times New Roman" w:cs="Times New Roman"/>
            <w:b/>
            <w:bCs/>
            <w:strike/>
            <w:color w:val="EE0000"/>
            <w:sz w:val="24"/>
            <w:szCs w:val="24"/>
            <w:highlight w:val="yellow"/>
            <w:rPrChange w:id="134" w:author="Siyu Wang" w:date="2025-11-24T18:18:00Z" w16du:dateUtc="2025-11-24T23:18:00Z">
              <w:rPr>
                <w:rFonts w:ascii="Times New Roman" w:eastAsia="Times New Roman" w:hAnsi="Times New Roman" w:cs="Times New Roman"/>
                <w:b/>
                <w:bCs/>
                <w:color w:val="EE0000"/>
                <w:sz w:val="24"/>
                <w:szCs w:val="24"/>
                <w:highlight w:val="yellow"/>
              </w:rPr>
            </w:rPrChange>
          </w:rPr>
          <w:delText>Wang, Falcone et al., 2023</w:delText>
        </w:r>
        <w:r w:rsidRPr="009B7231" w:rsidDel="00FE0FAF">
          <w:rPr>
            <w:rFonts w:ascii="Times New Roman" w:eastAsia="Times New Roman" w:hAnsi="Times New Roman" w:cs="Times New Roman"/>
            <w:strike/>
            <w:sz w:val="24"/>
            <w:szCs w:val="24"/>
            <w:highlight w:val="yellow"/>
            <w:rPrChange w:id="135" w:author="Siyu Wang" w:date="2025-11-24T18:18:00Z" w16du:dateUtc="2025-11-24T23:18:00Z">
              <w:rPr>
                <w:rFonts w:ascii="Times New Roman" w:eastAsia="Times New Roman" w:hAnsi="Times New Roman" w:cs="Times New Roman"/>
                <w:sz w:val="24"/>
                <w:szCs w:val="24"/>
                <w:highlight w:val="yellow"/>
              </w:rPr>
            </w:rPrChange>
          </w:rPr>
          <w:delText>)</w:delText>
        </w:r>
      </w:del>
      <w:r w:rsidRPr="009B7231">
        <w:rPr>
          <w:rFonts w:ascii="Times New Roman" w:eastAsia="Times New Roman" w:hAnsi="Times New Roman" w:cs="Times New Roman"/>
          <w:strike/>
          <w:sz w:val="24"/>
          <w:szCs w:val="24"/>
          <w:highlight w:val="yellow"/>
          <w:rPrChange w:id="136" w:author="Siyu Wang" w:date="2025-11-24T18:18:00Z" w16du:dateUtc="2025-11-24T23:18:00Z">
            <w:rPr>
              <w:rFonts w:ascii="Times New Roman" w:eastAsia="Times New Roman" w:hAnsi="Times New Roman" w:cs="Times New Roman"/>
              <w:sz w:val="24"/>
              <w:szCs w:val="24"/>
              <w:highlight w:val="yellow"/>
            </w:rPr>
          </w:rPrChange>
        </w:rPr>
        <w:t xml:space="preserve">. Although we did not </w:t>
      </w:r>
      <w:del w:id="137" w:author="Rossella Falcone" w:date="2025-11-24T12:49:00Z" w16du:dateUtc="2025-11-24T17:49:00Z">
        <w:r w:rsidRPr="009B7231" w:rsidDel="0046210B">
          <w:rPr>
            <w:rFonts w:ascii="Times New Roman" w:eastAsia="Times New Roman" w:hAnsi="Times New Roman" w:cs="Times New Roman"/>
            <w:strike/>
            <w:sz w:val="24"/>
            <w:szCs w:val="24"/>
            <w:highlight w:val="yellow"/>
            <w:rPrChange w:id="138" w:author="Siyu Wang" w:date="2025-11-24T18:18:00Z" w16du:dateUtc="2025-11-24T23:18:00Z">
              <w:rPr>
                <w:rFonts w:ascii="Times New Roman" w:eastAsia="Times New Roman" w:hAnsi="Times New Roman" w:cs="Times New Roman"/>
                <w:sz w:val="24"/>
                <w:szCs w:val="24"/>
                <w:highlight w:val="yellow"/>
              </w:rPr>
            </w:rPrChange>
          </w:rPr>
          <w:delText xml:space="preserve">explicitly </w:delText>
        </w:r>
      </w:del>
      <w:ins w:id="139" w:author="Rossella Falcone" w:date="2025-11-24T12:49:00Z" w16du:dateUtc="2025-11-24T17:49:00Z">
        <w:r w:rsidR="0046210B" w:rsidRPr="009B7231">
          <w:rPr>
            <w:rFonts w:ascii="Times New Roman" w:eastAsia="Times New Roman" w:hAnsi="Times New Roman" w:cs="Times New Roman"/>
            <w:strike/>
            <w:sz w:val="24"/>
            <w:szCs w:val="24"/>
            <w:highlight w:val="yellow"/>
            <w:rPrChange w:id="140" w:author="Siyu Wang" w:date="2025-11-24T18:18:00Z" w16du:dateUtc="2025-11-24T23:18:00Z">
              <w:rPr>
                <w:rFonts w:ascii="Times New Roman" w:eastAsia="Times New Roman" w:hAnsi="Times New Roman" w:cs="Times New Roman"/>
                <w:sz w:val="24"/>
                <w:szCs w:val="24"/>
                <w:highlight w:val="yellow"/>
              </w:rPr>
            </w:rPrChange>
          </w:rPr>
          <w:t>perform an</w:t>
        </w:r>
      </w:ins>
      <w:ins w:id="141" w:author="Rossella Falcone" w:date="2025-11-24T12:49:00Z">
        <w:r w:rsidR="0046210B" w:rsidRPr="009B7231">
          <w:rPr>
            <w:rFonts w:ascii="Times New Roman" w:eastAsia="Times New Roman" w:hAnsi="Times New Roman" w:cs="Times New Roman"/>
            <w:strike/>
            <w:sz w:val="24"/>
            <w:szCs w:val="24"/>
            <w:highlight w:val="yellow"/>
            <w:rPrChange w:id="142" w:author="Siyu Wang" w:date="2025-11-24T18:18:00Z" w16du:dateUtc="2025-11-24T23:18:00Z">
              <w:rPr>
                <w:rFonts w:ascii="Times New Roman" w:eastAsia="Times New Roman" w:hAnsi="Times New Roman" w:cs="Times New Roman"/>
                <w:sz w:val="24"/>
                <w:szCs w:val="24"/>
                <w:highlight w:val="yellow"/>
              </w:rPr>
            </w:rPrChange>
          </w:rPr>
          <w:t xml:space="preserve"> evidence accumulation or drift-diffusion modeling</w:t>
        </w:r>
      </w:ins>
      <w:ins w:id="143" w:author="Rossella Falcone" w:date="2025-11-24T12:49:00Z" w16du:dateUtc="2025-11-24T17:49:00Z">
        <w:r w:rsidR="0046210B" w:rsidRPr="009B7231">
          <w:rPr>
            <w:rFonts w:ascii="Times New Roman" w:eastAsia="Times New Roman" w:hAnsi="Times New Roman" w:cs="Times New Roman"/>
            <w:strike/>
            <w:sz w:val="24"/>
            <w:szCs w:val="24"/>
            <w:highlight w:val="yellow"/>
            <w:rPrChange w:id="144" w:author="Siyu Wang" w:date="2025-11-24T18:18:00Z" w16du:dateUtc="2025-11-24T23:18:00Z">
              <w:rPr>
                <w:rFonts w:ascii="Times New Roman" w:eastAsia="Times New Roman" w:hAnsi="Times New Roman" w:cs="Times New Roman"/>
                <w:sz w:val="24"/>
                <w:szCs w:val="24"/>
                <w:highlight w:val="yellow"/>
              </w:rPr>
            </w:rPrChange>
          </w:rPr>
          <w:t xml:space="preserve"> </w:t>
        </w:r>
      </w:ins>
      <w:commentRangeStart w:id="145"/>
      <w:commentRangeStart w:id="146"/>
      <w:commentRangeStart w:id="147"/>
      <w:commentRangeStart w:id="148"/>
      <w:commentRangeStart w:id="149"/>
      <w:commentRangeStart w:id="150"/>
      <w:del w:id="151" w:author="Rossella Falcone" w:date="2025-11-24T12:49:00Z" w16du:dateUtc="2025-11-24T17:49:00Z">
        <w:r w:rsidRPr="009B7231" w:rsidDel="0046210B">
          <w:rPr>
            <w:rFonts w:ascii="Times New Roman" w:eastAsia="Times New Roman" w:hAnsi="Times New Roman" w:cs="Times New Roman"/>
            <w:strike/>
            <w:sz w:val="24"/>
            <w:szCs w:val="24"/>
            <w:highlight w:val="yellow"/>
            <w:rPrChange w:id="152" w:author="Siyu Wang" w:date="2025-11-24T18:18:00Z" w16du:dateUtc="2025-11-24T23:18:00Z">
              <w:rPr>
                <w:rFonts w:ascii="Times New Roman" w:eastAsia="Times New Roman" w:hAnsi="Times New Roman" w:cs="Times New Roman"/>
                <w:sz w:val="24"/>
                <w:szCs w:val="24"/>
                <w:highlight w:val="yellow"/>
              </w:rPr>
            </w:rPrChange>
          </w:rPr>
          <w:delText>model accumulation dynamics</w:delText>
        </w:r>
        <w:commentRangeEnd w:id="145"/>
        <w:r w:rsidRPr="009B7231" w:rsidDel="0046210B">
          <w:rPr>
            <w:strike/>
            <w:rPrChange w:id="153" w:author="Siyu Wang" w:date="2025-11-24T18:18:00Z" w16du:dateUtc="2025-11-24T23:18:00Z">
              <w:rPr/>
            </w:rPrChange>
          </w:rPr>
          <w:commentReference w:id="145"/>
        </w:r>
        <w:commentRangeEnd w:id="146"/>
        <w:r w:rsidRPr="009B7231" w:rsidDel="0046210B">
          <w:rPr>
            <w:strike/>
            <w:rPrChange w:id="154" w:author="Siyu Wang" w:date="2025-11-24T18:18:00Z" w16du:dateUtc="2025-11-24T23:18:00Z">
              <w:rPr/>
            </w:rPrChange>
          </w:rPr>
          <w:commentReference w:id="146"/>
        </w:r>
      </w:del>
      <w:commentRangeEnd w:id="147"/>
      <w:commentRangeEnd w:id="148"/>
      <w:r w:rsidR="00FE0FAF" w:rsidRPr="009B7231">
        <w:rPr>
          <w:rStyle w:val="CommentReference"/>
          <w:strike/>
          <w:rPrChange w:id="155" w:author="Siyu Wang" w:date="2025-11-24T18:18:00Z" w16du:dateUtc="2025-11-24T23:18:00Z">
            <w:rPr>
              <w:rStyle w:val="CommentReference"/>
            </w:rPr>
          </w:rPrChange>
        </w:rPr>
        <w:commentReference w:id="147"/>
      </w:r>
      <w:del w:id="156" w:author="Rossella Falcone" w:date="2025-11-24T12:49:00Z" w16du:dateUtc="2025-11-24T17:49:00Z">
        <w:r w:rsidRPr="009B7231" w:rsidDel="0046210B">
          <w:rPr>
            <w:strike/>
            <w:rPrChange w:id="157" w:author="Siyu Wang" w:date="2025-11-24T18:18:00Z" w16du:dateUtc="2025-11-24T23:18:00Z">
              <w:rPr/>
            </w:rPrChange>
          </w:rPr>
          <w:commentReference w:id="148"/>
        </w:r>
        <w:commentRangeEnd w:id="149"/>
        <w:r w:rsidRPr="009B7231" w:rsidDel="0046210B">
          <w:rPr>
            <w:strike/>
            <w:rPrChange w:id="158" w:author="Siyu Wang" w:date="2025-11-24T18:18:00Z" w16du:dateUtc="2025-11-24T23:18:00Z">
              <w:rPr/>
            </w:rPrChange>
          </w:rPr>
          <w:commentReference w:id="149"/>
        </w:r>
        <w:commentRangeEnd w:id="150"/>
        <w:r w:rsidRPr="009B7231" w:rsidDel="0046210B">
          <w:rPr>
            <w:strike/>
            <w:rPrChange w:id="159" w:author="Siyu Wang" w:date="2025-11-24T18:18:00Z" w16du:dateUtc="2025-11-24T23:18:00Z">
              <w:rPr/>
            </w:rPrChange>
          </w:rPr>
          <w:commentReference w:id="150"/>
        </w:r>
        <w:r w:rsidRPr="009B7231" w:rsidDel="0046210B">
          <w:rPr>
            <w:rFonts w:ascii="Times New Roman" w:eastAsia="Times New Roman" w:hAnsi="Times New Roman" w:cs="Times New Roman"/>
            <w:strike/>
            <w:sz w:val="24"/>
            <w:szCs w:val="24"/>
            <w:highlight w:val="yellow"/>
            <w:rPrChange w:id="160" w:author="Siyu Wang" w:date="2025-11-24T18:18:00Z" w16du:dateUtc="2025-11-24T23:18:00Z">
              <w:rPr>
                <w:rFonts w:ascii="Times New Roman" w:eastAsia="Times New Roman" w:hAnsi="Times New Roman" w:cs="Times New Roman"/>
                <w:sz w:val="24"/>
                <w:szCs w:val="24"/>
                <w:highlight w:val="yellow"/>
              </w:rPr>
            </w:rPrChange>
          </w:rPr>
          <w:delText xml:space="preserve"> </w:delText>
        </w:r>
      </w:del>
      <w:r w:rsidRPr="009B7231">
        <w:rPr>
          <w:rFonts w:ascii="Times New Roman" w:eastAsia="Times New Roman" w:hAnsi="Times New Roman" w:cs="Times New Roman"/>
          <w:strike/>
          <w:sz w:val="24"/>
          <w:szCs w:val="24"/>
          <w:highlight w:val="yellow"/>
          <w:rPrChange w:id="161" w:author="Siyu Wang" w:date="2025-11-24T18:18:00Z" w16du:dateUtc="2025-11-24T23:18:00Z">
            <w:rPr>
              <w:rFonts w:ascii="Times New Roman" w:eastAsia="Times New Roman" w:hAnsi="Times New Roman" w:cs="Times New Roman"/>
              <w:sz w:val="24"/>
              <w:szCs w:val="24"/>
              <w:highlight w:val="yellow"/>
            </w:rPr>
          </w:rPrChange>
        </w:rPr>
        <w:t>here, our findings align with such computational frameworks, indicating that the timing of evidence integration and its neural correlations can vary across individuals and strategies. Future work should include formal analyses to directly test these hypotheses.</w:t>
      </w:r>
    </w:p>
    <w:p w14:paraId="2BBE97CA" w14:textId="696D4F54"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contrasting neural profiles suggest that </w:t>
      </w:r>
      <w:proofErr w:type="spellStart"/>
      <w:r>
        <w:rPr>
          <w:rFonts w:ascii="Times New Roman" w:eastAsia="Times New Roman" w:hAnsi="Times New Roman" w:cs="Times New Roman"/>
          <w:sz w:val="24"/>
          <w:szCs w:val="24"/>
        </w:rPr>
        <w:t>dlPFC</w:t>
      </w:r>
      <w:proofErr w:type="spellEnd"/>
      <w:r>
        <w:rPr>
          <w:rFonts w:ascii="Times New Roman" w:eastAsia="Times New Roman" w:hAnsi="Times New Roman" w:cs="Times New Roman"/>
          <w:sz w:val="24"/>
          <w:szCs w:val="24"/>
        </w:rPr>
        <w:t xml:space="preserve"> can operate in multiple computational modes: proactive accumulation of evidence vs. reactive cue-driven responses, depending on the cognitive strategy engaged by the subject. Such </w:t>
      </w:r>
      <w:r w:rsidR="0075760E" w:rsidRPr="0071396F">
        <w:rPr>
          <w:rFonts w:ascii="Times New Roman" w:eastAsia="Times New Roman" w:hAnsi="Times New Roman" w:cs="Times New Roman"/>
          <w:sz w:val="24"/>
          <w:szCs w:val="24"/>
          <w:highlight w:val="yellow"/>
        </w:rPr>
        <w:t>modes</w:t>
      </w:r>
      <w:r w:rsidR="0075760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flexibility may be mediated by mechanisms like 1) mixed selectivity (</w:t>
      </w:r>
      <w:r>
        <w:rPr>
          <w:rFonts w:ascii="Times New Roman" w:eastAsia="Times New Roman" w:hAnsi="Times New Roman" w:cs="Times New Roman"/>
          <w:b/>
          <w:bCs/>
          <w:color w:val="EE0000"/>
          <w:sz w:val="24"/>
          <w:szCs w:val="24"/>
        </w:rPr>
        <w:t>Rigotti et al., 2013</w:t>
      </w:r>
      <w:r>
        <w:rPr>
          <w:rFonts w:ascii="Times New Roman" w:eastAsia="Times New Roman" w:hAnsi="Times New Roman" w:cs="Times New Roman"/>
          <w:sz w:val="24"/>
          <w:szCs w:val="24"/>
        </w:rPr>
        <w:t>), enabling neurons to multiplex different task-related information like reward, delay, and context, or 2) by working memory gating (</w:t>
      </w:r>
      <w:r>
        <w:rPr>
          <w:rFonts w:ascii="Times New Roman" w:eastAsia="Times New Roman" w:hAnsi="Times New Roman" w:cs="Times New Roman"/>
          <w:b/>
          <w:bCs/>
          <w:color w:val="EE0000"/>
          <w:sz w:val="24"/>
          <w:szCs w:val="24"/>
        </w:rPr>
        <w:t>Miller and Cohen, 2001</w:t>
      </w:r>
      <w:r>
        <w:rPr>
          <w:rFonts w:ascii="Times New Roman" w:eastAsia="Times New Roman" w:hAnsi="Times New Roman" w:cs="Times New Roman"/>
          <w:sz w:val="24"/>
          <w:szCs w:val="24"/>
        </w:rPr>
        <w:t>) that selectively maintains task-relevant variables during deliberation.</w:t>
      </w:r>
    </w:p>
    <w:p w14:paraId="16F4F455" w14:textId="5AB73BFB" w:rsidR="00A450CA" w:rsidRDefault="007940D9">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Single neuron and population analyses reinforce this interpretation. In Monkey S, </w:t>
      </w:r>
      <w:r w:rsidRPr="00F379CB">
        <w:rPr>
          <w:rFonts w:ascii="Times New Roman" w:eastAsia="Times New Roman" w:hAnsi="Times New Roman" w:cs="Times New Roman"/>
          <w:sz w:val="24"/>
          <w:szCs w:val="24"/>
          <w:highlight w:val="yellow"/>
        </w:rPr>
        <w:t>only 10% of neurons linearly tracked discounted value, yet the population showed early inverse correlation between reward magnitude and delay</w:t>
      </w:r>
      <w:r>
        <w:rPr>
          <w:rFonts w:ascii="Times New Roman" w:eastAsia="Times New Roman" w:hAnsi="Times New Roman" w:cs="Times New Roman"/>
          <w:sz w:val="24"/>
          <w:szCs w:val="24"/>
        </w:rPr>
        <w:t xml:space="preserve">. This suggests that value integration in Monkey S is distributed across the population and relies on dynamic, context-sensitive coding rather than fixed, unitary representations. </w:t>
      </w:r>
      <w:r w:rsidR="0046210B">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n Monkey T, 33% of neurons showed linear value coding, consistent with a more rigid and uniform representation linked to a reactive strategy to the external cue (the go-signal) to trigger action. </w:t>
      </w:r>
    </w:p>
    <w:p w14:paraId="4E4E11A8" w14:textId="71351A8A"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Population trajectory and decoding analyses further showed that Monkey S integrated reward and delay into a unified representation, whereas Monkey T encoded these features more independently and this was more evident once the first go-signal appeared. </w:t>
      </w:r>
      <w:r w:rsidR="00F276CE" w:rsidRPr="00F379CB">
        <w:rPr>
          <w:rFonts w:ascii="Times New Roman" w:eastAsia="Times New Roman" w:hAnsi="Times New Roman" w:cs="Times New Roman"/>
          <w:sz w:val="24"/>
          <w:szCs w:val="24"/>
          <w:highlight w:val="yellow"/>
        </w:rPr>
        <w:t xml:space="preserve">Decoding analyses </w:t>
      </w:r>
      <w:r w:rsidR="00F276CE" w:rsidRPr="00F379CB">
        <w:rPr>
          <w:rFonts w:ascii="Times New Roman" w:eastAsia="Times New Roman" w:hAnsi="Times New Roman" w:cs="Times New Roman"/>
          <w:sz w:val="24"/>
          <w:szCs w:val="24"/>
          <w:highlight w:val="yellow"/>
        </w:rPr>
        <w:lastRenderedPageBreak/>
        <w:t>confirm this distinction: in Monkey S, interaction decoding accuracy exceeded predictions based on independent encoding, indicating a true neural integration of reward and delay. In Monkey T, decoding performance for the interaction matched the independent prediction, consistent with separate representation of these variables.</w:t>
      </w:r>
    </w:p>
    <w:p w14:paraId="24083D63" w14:textId="77777777" w:rsidR="00A450CA" w:rsidRDefault="00000000" w:rsidP="003720B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results extend previous studies by adding a temporal/categorical dimension to prefrontal value encoding, showing that the classic inverse relationship between reward and delay emerges dynamically and varies across individuals. This temporal unfolding emphasizes the role of </w:t>
      </w:r>
      <w:proofErr w:type="spellStart"/>
      <w:r>
        <w:rPr>
          <w:rFonts w:ascii="Times New Roman" w:eastAsia="Times New Roman" w:hAnsi="Times New Roman" w:cs="Times New Roman"/>
          <w:sz w:val="24"/>
          <w:szCs w:val="24"/>
        </w:rPr>
        <w:t>dlPFC</w:t>
      </w:r>
      <w:proofErr w:type="spellEnd"/>
      <w:r>
        <w:rPr>
          <w:rFonts w:ascii="Times New Roman" w:eastAsia="Times New Roman" w:hAnsi="Times New Roman" w:cs="Times New Roman"/>
          <w:sz w:val="24"/>
          <w:szCs w:val="24"/>
        </w:rPr>
        <w:t xml:space="preserve"> in maintaining context-sensitive value representations that evolve during decision-making.</w:t>
      </w:r>
    </w:p>
    <w:p w14:paraId="6B27D342"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pronounced individual differences observed calls for caution when assuming uniform neural mechanisms across subjects. </w:t>
      </w:r>
    </w:p>
    <w:p w14:paraId="71E07213"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Such variability may arise from differences in prefrontal dopamine signaling and cognitive control (</w:t>
      </w:r>
      <w:r>
        <w:rPr>
          <w:rFonts w:ascii="Times New Roman" w:eastAsia="Times New Roman" w:hAnsi="Times New Roman" w:cs="Times New Roman"/>
          <w:b/>
          <w:bCs/>
          <w:color w:val="EE0000"/>
          <w:sz w:val="24"/>
          <w:szCs w:val="24"/>
        </w:rPr>
        <w:t>Cools &amp; D’Esposito, 2011</w:t>
      </w:r>
      <w:r>
        <w:rPr>
          <w:rFonts w:ascii="Times New Roman" w:eastAsia="Times New Roman" w:hAnsi="Times New Roman" w:cs="Times New Roman"/>
          <w:sz w:val="24"/>
          <w:szCs w:val="24"/>
        </w:rPr>
        <w:t>) that can produce different balances between goal-directed and habitual strategies, consistent with theories proposing that the prefrontal cortex dynamically orchestrates multiple modes of decision-making depending on context and individual differences (</w:t>
      </w:r>
      <w:r>
        <w:rPr>
          <w:rFonts w:ascii="Times New Roman" w:eastAsia="Times New Roman" w:hAnsi="Times New Roman" w:cs="Times New Roman"/>
          <w:b/>
          <w:bCs/>
          <w:color w:val="EE0000"/>
          <w:sz w:val="24"/>
          <w:szCs w:val="24"/>
        </w:rPr>
        <w:t>Koechlin et al., 2003</w:t>
      </w:r>
      <w:r>
        <w:rPr>
          <w:rFonts w:ascii="Times New Roman" w:eastAsia="Times New Roman" w:hAnsi="Times New Roman" w:cs="Times New Roman"/>
          <w:sz w:val="24"/>
          <w:szCs w:val="24"/>
        </w:rPr>
        <w:t>).</w:t>
      </w:r>
    </w:p>
    <w:p w14:paraId="4A8540B5"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These findings raise important questions about how prefrontal circuits may shift between computational modes, such as flexible integration versus rigid stimulus-response mappings, and how these shifts might underline adaptive or maladaptive behavior (</w:t>
      </w:r>
      <w:r>
        <w:rPr>
          <w:rFonts w:ascii="Times New Roman" w:eastAsia="Times New Roman" w:hAnsi="Times New Roman" w:cs="Times New Roman"/>
          <w:b/>
          <w:bCs/>
          <w:color w:val="EE0000"/>
          <w:sz w:val="24"/>
          <w:szCs w:val="24"/>
        </w:rPr>
        <w:t>Daw et al., 2011; Gillan et al., 2016; Voon et al., 2015</w:t>
      </w:r>
      <w:r>
        <w:rPr>
          <w:rFonts w:ascii="Times New Roman" w:eastAsia="Times New Roman" w:hAnsi="Times New Roman" w:cs="Times New Roman"/>
          <w:sz w:val="24"/>
          <w:szCs w:val="24"/>
        </w:rPr>
        <w:t>).</w:t>
      </w:r>
    </w:p>
    <w:p w14:paraId="30A5598E" w14:textId="77777777" w:rsidR="001F5639" w:rsidRDefault="00000000">
      <w:pPr>
        <w:shd w:val="clear" w:color="auto" w:fill="FFFFFF"/>
        <w:spacing w:after="0" w:line="480" w:lineRule="auto"/>
        <w:ind w:firstLine="720"/>
      </w:pPr>
      <w:r>
        <w:rPr>
          <w:rFonts w:ascii="Times New Roman" w:eastAsia="Times New Roman" w:hAnsi="Times New Roman" w:cs="Times New Roman"/>
          <w:sz w:val="24"/>
          <w:szCs w:val="24"/>
        </w:rPr>
        <w:t xml:space="preserve">Limitations of our study include the small sample size and differences in training history: Monkey S had extensive task experience, whereas Monkey T was recorded earlier in training and for a shorter time. Thus, over time, the two monkeys’ strategies – and neural representations in </w:t>
      </w:r>
      <w:proofErr w:type="spellStart"/>
      <w:r>
        <w:rPr>
          <w:rFonts w:ascii="Times New Roman" w:eastAsia="Times New Roman" w:hAnsi="Times New Roman" w:cs="Times New Roman"/>
          <w:sz w:val="24"/>
          <w:szCs w:val="24"/>
        </w:rPr>
        <w:t>dlPFC</w:t>
      </w:r>
      <w:proofErr w:type="spellEnd"/>
      <w:r>
        <w:rPr>
          <w:rFonts w:ascii="Times New Roman" w:eastAsia="Times New Roman" w:hAnsi="Times New Roman" w:cs="Times New Roman"/>
          <w:sz w:val="24"/>
          <w:szCs w:val="24"/>
        </w:rPr>
        <w:t xml:space="preserve">- may have become more aligned. Future longitudinal studies are necessary to determine </w:t>
      </w:r>
      <w:r>
        <w:rPr>
          <w:rFonts w:ascii="Times New Roman" w:eastAsia="Times New Roman" w:hAnsi="Times New Roman" w:cs="Times New Roman"/>
          <w:sz w:val="24"/>
          <w:szCs w:val="24"/>
        </w:rPr>
        <w:lastRenderedPageBreak/>
        <w:t>whether these strategies represent stable traits or adaptive responses to experience.</w:t>
      </w:r>
      <w:r>
        <w:t xml:space="preserve"> </w:t>
      </w:r>
      <w:r w:rsidR="001F5639" w:rsidRPr="00DE000A">
        <w:rPr>
          <w:rFonts w:ascii="Times New Roman" w:hAnsi="Times New Roman" w:cs="Times New Roman"/>
          <w:sz w:val="24"/>
          <w:szCs w:val="24"/>
          <w:highlight w:val="yellow"/>
          <w:rPrChange w:id="162" w:author="Rossella Falcone" w:date="2025-11-24T13:54:00Z" w16du:dateUtc="2025-11-24T18:54:00Z">
            <w:rPr>
              <w:rFonts w:ascii="Times New Roman" w:hAnsi="Times New Roman" w:cs="Times New Roman"/>
              <w:sz w:val="24"/>
              <w:szCs w:val="24"/>
            </w:rPr>
          </w:rPrChange>
        </w:rPr>
        <w:t xml:space="preserve">Additionally, the recording sites were slightly offset between monkeys: although both arrays targeted the dorsolateral prefrontal cortex, Monkey S’s array was positioned slightly more posteriorly than Monkey </w:t>
      </w:r>
      <w:proofErr w:type="gramStart"/>
      <w:r w:rsidR="001F5639" w:rsidRPr="00DE000A">
        <w:rPr>
          <w:rFonts w:ascii="Times New Roman" w:hAnsi="Times New Roman" w:cs="Times New Roman"/>
          <w:sz w:val="24"/>
          <w:szCs w:val="24"/>
          <w:highlight w:val="yellow"/>
          <w:rPrChange w:id="163" w:author="Rossella Falcone" w:date="2025-11-24T13:54:00Z" w16du:dateUtc="2025-11-24T18:54:00Z">
            <w:rPr>
              <w:rFonts w:ascii="Times New Roman" w:hAnsi="Times New Roman" w:cs="Times New Roman"/>
              <w:sz w:val="24"/>
              <w:szCs w:val="24"/>
            </w:rPr>
          </w:rPrChange>
        </w:rPr>
        <w:t>T’s</w:t>
      </w:r>
      <w:proofErr w:type="gramEnd"/>
      <w:r w:rsidR="001F5639" w:rsidRPr="00DE000A">
        <w:rPr>
          <w:rFonts w:ascii="Times New Roman" w:hAnsi="Times New Roman" w:cs="Times New Roman"/>
          <w:sz w:val="24"/>
          <w:szCs w:val="24"/>
          <w:highlight w:val="yellow"/>
          <w:rPrChange w:id="164" w:author="Rossella Falcone" w:date="2025-11-24T13:54:00Z" w16du:dateUtc="2025-11-24T18:54:00Z">
            <w:rPr>
              <w:rFonts w:ascii="Times New Roman" w:hAnsi="Times New Roman" w:cs="Times New Roman"/>
              <w:sz w:val="24"/>
              <w:szCs w:val="24"/>
            </w:rPr>
          </w:rPrChange>
        </w:rPr>
        <w:t xml:space="preserve">. This anatomical difference could contribute to some of the observed differences in neural dynamics. However, the key patterns of neural encoding remain behaviorally relevant, as the correlations between </w:t>
      </w:r>
      <w:proofErr w:type="spellStart"/>
      <w:r w:rsidR="001F5639" w:rsidRPr="00DE000A">
        <w:rPr>
          <w:rFonts w:ascii="Times New Roman" w:hAnsi="Times New Roman" w:cs="Times New Roman"/>
          <w:sz w:val="24"/>
          <w:szCs w:val="24"/>
          <w:highlight w:val="yellow"/>
          <w:rPrChange w:id="165" w:author="Rossella Falcone" w:date="2025-11-24T13:54:00Z" w16du:dateUtc="2025-11-24T18:54:00Z">
            <w:rPr>
              <w:rFonts w:ascii="Times New Roman" w:hAnsi="Times New Roman" w:cs="Times New Roman"/>
              <w:sz w:val="24"/>
              <w:szCs w:val="24"/>
            </w:rPr>
          </w:rPrChange>
        </w:rPr>
        <w:t>dlPFC</w:t>
      </w:r>
      <w:proofErr w:type="spellEnd"/>
      <w:r w:rsidR="001F5639" w:rsidRPr="00DE000A">
        <w:rPr>
          <w:rFonts w:ascii="Times New Roman" w:hAnsi="Times New Roman" w:cs="Times New Roman"/>
          <w:sz w:val="24"/>
          <w:szCs w:val="24"/>
          <w:highlight w:val="yellow"/>
          <w:rPrChange w:id="166" w:author="Rossella Falcone" w:date="2025-11-24T13:54:00Z" w16du:dateUtc="2025-11-24T18:54:00Z">
            <w:rPr>
              <w:rFonts w:ascii="Times New Roman" w:hAnsi="Times New Roman" w:cs="Times New Roman"/>
              <w:sz w:val="24"/>
              <w:szCs w:val="24"/>
            </w:rPr>
          </w:rPrChange>
        </w:rPr>
        <w:t xml:space="preserve"> activity and each monkey’s choice strategy were robust, supporting the functional significance of our findings.</w:t>
      </w:r>
      <w:r w:rsidR="001F5639" w:rsidRPr="00DE000A">
        <w:rPr>
          <w:rFonts w:ascii="Times New Roman" w:hAnsi="Times New Roman" w:cs="Times New Roman"/>
          <w:sz w:val="24"/>
          <w:szCs w:val="24"/>
        </w:rPr>
        <w:t xml:space="preserve"> </w:t>
      </w:r>
    </w:p>
    <w:p w14:paraId="751038B1" w14:textId="4E2D0854" w:rsidR="00A450CA" w:rsidRDefault="00000000" w:rsidP="0034636B">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Future work should also incorporate computational modeling to test whether these dynamics map onto evidence accumulation or attractor-based frameworks (</w:t>
      </w:r>
      <w:r>
        <w:rPr>
          <w:rFonts w:ascii="Times New Roman" w:eastAsia="Times New Roman" w:hAnsi="Times New Roman" w:cs="Times New Roman"/>
          <w:b/>
          <w:bCs/>
          <w:color w:val="EE0000"/>
          <w:sz w:val="24"/>
          <w:szCs w:val="24"/>
        </w:rPr>
        <w:t>Wang, Falcone et al., 2023</w:t>
      </w:r>
      <w:r>
        <w:rPr>
          <w:rFonts w:ascii="Times New Roman" w:eastAsia="Times New Roman" w:hAnsi="Times New Roman" w:cs="Times New Roman"/>
          <w:sz w:val="24"/>
          <w:szCs w:val="24"/>
        </w:rPr>
        <w:t>).</w:t>
      </w:r>
    </w:p>
    <w:p w14:paraId="0A5BCF72" w14:textId="17820647" w:rsidR="00A450CA" w:rsidRDefault="00000000">
      <w:pPr>
        <w:shd w:val="clear" w:color="auto" w:fill="FFFFFF"/>
        <w:spacing w:after="0" w:line="480" w:lineRule="auto"/>
        <w:ind w:firstLine="720"/>
        <w:rPr>
          <w:rFonts w:ascii="Times New Roman" w:eastAsia="Times New Roman" w:hAnsi="Times New Roman" w:cs="Times New Roman"/>
          <w:b/>
          <w:sz w:val="24"/>
          <w:szCs w:val="24"/>
        </w:rPr>
      </w:pPr>
      <w:r>
        <w:rPr>
          <w:rFonts w:ascii="Times New Roman" w:eastAsia="Times New Roman" w:hAnsi="Times New Roman" w:cs="Times New Roman"/>
          <w:bCs/>
          <w:sz w:val="24"/>
          <w:szCs w:val="24"/>
        </w:rPr>
        <w:t>In summary, our findings show that computation</w:t>
      </w:r>
      <w:r w:rsidR="00EF7CC9">
        <w:rPr>
          <w:rFonts w:ascii="Times New Roman" w:eastAsia="Times New Roman" w:hAnsi="Times New Roman" w:cs="Times New Roman"/>
          <w:bCs/>
          <w:sz w:val="24"/>
          <w:szCs w:val="24"/>
        </w:rPr>
        <w:t>s</w:t>
      </w:r>
      <w:r>
        <w:rPr>
          <w:rFonts w:ascii="Times New Roman" w:eastAsia="Times New Roman" w:hAnsi="Times New Roman" w:cs="Times New Roman"/>
          <w:bCs/>
          <w:sz w:val="24"/>
          <w:szCs w:val="24"/>
        </w:rPr>
        <w:t xml:space="preserve"> in the </w:t>
      </w:r>
      <w:proofErr w:type="spellStart"/>
      <w:r>
        <w:rPr>
          <w:rFonts w:ascii="Times New Roman" w:eastAsia="Times New Roman" w:hAnsi="Times New Roman" w:cs="Times New Roman"/>
          <w:bCs/>
          <w:sz w:val="24"/>
          <w:szCs w:val="24"/>
        </w:rPr>
        <w:t>dlPFC</w:t>
      </w:r>
      <w:proofErr w:type="spellEnd"/>
      <w:r>
        <w:rPr>
          <w:rFonts w:ascii="Times New Roman" w:eastAsia="Times New Roman" w:hAnsi="Times New Roman" w:cs="Times New Roman"/>
          <w:bCs/>
          <w:sz w:val="24"/>
          <w:szCs w:val="24"/>
        </w:rPr>
        <w:t xml:space="preserve"> </w:t>
      </w:r>
      <w:r w:rsidR="00EF7CC9">
        <w:rPr>
          <w:rFonts w:ascii="Times New Roman" w:eastAsia="Times New Roman" w:hAnsi="Times New Roman" w:cs="Times New Roman"/>
          <w:bCs/>
          <w:sz w:val="24"/>
          <w:szCs w:val="24"/>
        </w:rPr>
        <w:t>are</w:t>
      </w:r>
      <w:r>
        <w:rPr>
          <w:rFonts w:ascii="Times New Roman" w:eastAsia="Times New Roman" w:hAnsi="Times New Roman" w:cs="Times New Roman"/>
          <w:bCs/>
          <w:sz w:val="24"/>
          <w:szCs w:val="24"/>
        </w:rPr>
        <w:t xml:space="preserve"> </w:t>
      </w:r>
      <w:r w:rsidR="00B14B44">
        <w:rPr>
          <w:rFonts w:ascii="Times New Roman" w:eastAsia="Times New Roman" w:hAnsi="Times New Roman" w:cs="Times New Roman"/>
          <w:bCs/>
          <w:sz w:val="24"/>
          <w:szCs w:val="24"/>
        </w:rPr>
        <w:t>flexible and</w:t>
      </w:r>
      <w:r>
        <w:rPr>
          <w:rFonts w:ascii="Times New Roman" w:eastAsia="Times New Roman" w:hAnsi="Times New Roman" w:cs="Times New Roman"/>
          <w:bCs/>
          <w:sz w:val="24"/>
          <w:szCs w:val="24"/>
        </w:rPr>
        <w:t xml:space="preserve"> context-dependent</w:t>
      </w:r>
      <w:r w:rsidR="00B14B44">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shaped by individual strategies, underscor</w:t>
      </w:r>
      <w:r w:rsidR="00B14B44">
        <w:rPr>
          <w:rFonts w:ascii="Times New Roman" w:eastAsia="Times New Roman" w:hAnsi="Times New Roman" w:cs="Times New Roman"/>
          <w:bCs/>
          <w:sz w:val="24"/>
          <w:szCs w:val="24"/>
        </w:rPr>
        <w:t>ing</w:t>
      </w:r>
      <w:r>
        <w:rPr>
          <w:rFonts w:ascii="Times New Roman" w:eastAsia="Times New Roman" w:hAnsi="Times New Roman" w:cs="Times New Roman"/>
          <w:bCs/>
          <w:sz w:val="24"/>
          <w:szCs w:val="24"/>
        </w:rPr>
        <w:t xml:space="preserve"> the importance of considering variability </w:t>
      </w:r>
      <w:r w:rsidR="00B14B44">
        <w:rPr>
          <w:rFonts w:ascii="Times New Roman" w:eastAsia="Times New Roman" w:hAnsi="Times New Roman" w:cs="Times New Roman"/>
          <w:bCs/>
          <w:sz w:val="24"/>
          <w:szCs w:val="24"/>
        </w:rPr>
        <w:t xml:space="preserve">when </w:t>
      </w:r>
      <w:r>
        <w:rPr>
          <w:rFonts w:ascii="Times New Roman" w:eastAsia="Times New Roman" w:hAnsi="Times New Roman" w:cs="Times New Roman"/>
          <w:bCs/>
          <w:sz w:val="24"/>
          <w:szCs w:val="24"/>
        </w:rPr>
        <w:t>studying the neural mechanisms of choice behavior.</w:t>
      </w:r>
    </w:p>
    <w:p w14:paraId="7F3206AD" w14:textId="77777777" w:rsidR="00A450CA" w:rsidRDefault="00A450CA">
      <w:pPr>
        <w:shd w:val="clear" w:color="auto" w:fill="FFFFFF"/>
        <w:spacing w:after="0" w:line="480" w:lineRule="auto"/>
        <w:rPr>
          <w:rFonts w:ascii="Times New Roman" w:eastAsia="Times New Roman" w:hAnsi="Times New Roman" w:cs="Times New Roman"/>
          <w:b/>
          <w:sz w:val="24"/>
          <w:szCs w:val="24"/>
        </w:rPr>
      </w:pPr>
    </w:p>
    <w:p w14:paraId="3D3718E1" w14:textId="77777777" w:rsidR="00A450CA" w:rsidRDefault="00000000">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Materials and Methods</w:t>
      </w:r>
    </w:p>
    <w:p w14:paraId="05C2374C" w14:textId="77777777" w:rsidR="00A450CA" w:rsidRDefault="00000000">
      <w:pPr>
        <w:spacing w:after="0" w:line="480" w:lineRule="auto"/>
        <w:ind w:left="-5"/>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Subjects</w:t>
      </w:r>
    </w:p>
    <w:p w14:paraId="06D023FF" w14:textId="77777777" w:rsidR="00A450CA"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were used. The experimental procedures followed the Institute of Laboratory Animal Research </w:t>
      </w:r>
      <w:r>
        <w:rPr>
          <w:rFonts w:ascii="Times New Roman" w:eastAsia="Times New Roman" w:hAnsi="Times New Roman" w:cs="Times New Roman"/>
          <w:i/>
          <w:sz w:val="24"/>
          <w:szCs w:val="24"/>
        </w:rPr>
        <w:t>Guide for the Care and Use of 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7A01A8C0" w14:textId="77777777" w:rsidR="00A450CA" w:rsidRDefault="00A450CA">
      <w:pPr>
        <w:spacing w:after="0" w:line="480" w:lineRule="auto"/>
        <w:rPr>
          <w:rFonts w:ascii="Times New Roman" w:eastAsia="Times New Roman" w:hAnsi="Times New Roman" w:cs="Times New Roman"/>
          <w:i/>
          <w:sz w:val="24"/>
          <w:szCs w:val="24"/>
        </w:rPr>
      </w:pPr>
    </w:p>
    <w:p w14:paraId="2CB3DA04" w14:textId="77777777" w:rsidR="00A450CA" w:rsidRDefault="00000000">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Surgical Procedures</w:t>
      </w:r>
    </w:p>
    <w:p w14:paraId="0ABFA67F" w14:textId="15E93134" w:rsidR="00A450CA"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Surgical procedures were carried out using sterile technique under general anesthesia in a fully equipped operating room. An initial surgery was performed to place a head fixation post. In </w:t>
      </w:r>
      <w:r>
        <w:rPr>
          <w:rFonts w:ascii="Times New Roman" w:eastAsia="Times New Roman" w:hAnsi="Times New Roman" w:cs="Times New Roman"/>
          <w:sz w:val="24"/>
          <w:szCs w:val="24"/>
        </w:rPr>
        <w:lastRenderedPageBreak/>
        <w:t xml:space="preserve">monkey </w:t>
      </w:r>
      <w:r w:rsidR="00135F7E">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an eye coil was implanted</w:t>
      </w:r>
      <w:r w:rsidR="00135F7E">
        <w:rPr>
          <w:rFonts w:ascii="Times New Roman" w:eastAsia="Times New Roman" w:hAnsi="Times New Roman" w:cs="Times New Roman"/>
          <w:sz w:val="24"/>
          <w:szCs w:val="24"/>
        </w:rPr>
        <w:t xml:space="preserve">, </w:t>
      </w:r>
      <w:r w:rsidR="00135F7E" w:rsidRPr="00F379CB">
        <w:rPr>
          <w:rFonts w:ascii="Times New Roman" w:eastAsia="Times New Roman" w:hAnsi="Times New Roman" w:cs="Times New Roman"/>
          <w:sz w:val="24"/>
          <w:szCs w:val="24"/>
          <w:highlight w:val="yellow"/>
        </w:rPr>
        <w:t>but the eye movement was not monitored</w:t>
      </w:r>
      <w:r>
        <w:rPr>
          <w:rFonts w:ascii="Times New Roman" w:eastAsia="Times New Roman" w:hAnsi="Times New Roman" w:cs="Times New Roman"/>
          <w:sz w:val="24"/>
          <w:szCs w:val="24"/>
        </w:rPr>
        <w:t xml:space="preserve">. A second surgery was performed to implant the Utah recording arrays. We implanted one Utah array in </w:t>
      </w:r>
      <w:r w:rsidR="00F40D1C">
        <w:rPr>
          <w:rFonts w:ascii="Times New Roman" w:eastAsia="Times New Roman" w:hAnsi="Times New Roman" w:cs="Times New Roman"/>
          <w:sz w:val="24"/>
          <w:szCs w:val="24"/>
        </w:rPr>
        <w:t>Monkey</w:t>
      </w:r>
      <w:r>
        <w:rPr>
          <w:rFonts w:ascii="Times New Roman" w:eastAsia="Times New Roman" w:hAnsi="Times New Roman" w:cs="Times New Roman"/>
          <w:sz w:val="24"/>
          <w:szCs w:val="24"/>
        </w:rPr>
        <w:t xml:space="preserve"> </w:t>
      </w:r>
      <w:r w:rsidR="00F40D1C">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 and two Utah arrays in </w:t>
      </w:r>
      <w:r w:rsidR="00F40D1C">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onkey </w:t>
      </w:r>
      <w:r w:rsidR="00F40D1C">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MR scans were obtained later, about 2-4 months after the Utah arrays were implanted to define the recording area (Fig. 3A). </w:t>
      </w:r>
    </w:p>
    <w:p w14:paraId="7562FDD9" w14:textId="77777777" w:rsidR="00A450CA" w:rsidRDefault="00A450CA">
      <w:pPr>
        <w:spacing w:after="0" w:line="480" w:lineRule="auto"/>
        <w:ind w:left="-5"/>
        <w:rPr>
          <w:rFonts w:ascii="Times New Roman" w:eastAsia="Times New Roman" w:hAnsi="Times New Roman" w:cs="Times New Roman"/>
          <w:sz w:val="24"/>
          <w:szCs w:val="24"/>
        </w:rPr>
      </w:pPr>
    </w:p>
    <w:p w14:paraId="71B15202" w14:textId="77777777" w:rsidR="00A450CA" w:rsidRDefault="00000000">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Data Collection</w:t>
      </w:r>
    </w:p>
    <w:p w14:paraId="3AA41163" w14:textId="01E8F822" w:rsidR="00A450CA"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control stimuli presentation, reward delivery and bar touches a noncommercial software package was used (REX, </w:t>
      </w:r>
      <w:hyperlink r:id="rId22">
        <w:r w:rsidR="00A450CA">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b/>
          <w:bCs/>
          <w:iCs/>
          <w:color w:val="EE0000"/>
          <w:sz w:val="24"/>
          <w:szCs w:val="24"/>
        </w:rPr>
        <w:t>Hays et al., 1982</w:t>
      </w:r>
      <w:r>
        <w:rPr>
          <w:rFonts w:ascii="Times New Roman" w:eastAsia="Times New Roman" w:hAnsi="Times New Roman" w:cs="Times New Roman"/>
          <w:sz w:val="24"/>
          <w:szCs w:val="24"/>
        </w:rPr>
        <w:t xml:space="preserve">). The eye position was monitored by using the Eye Position measuring system (https://staff.aist.go.jp/k.matsuda/eye/indexe.html) only for some sessions of Monkey </w:t>
      </w:r>
      <w:r w:rsidR="00EB3D67">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Neural activity of single units was recorded with Utah arrays (Blackrock Microsystems, Salt Lake City, USA; blackrockmicro.com). Electrical signals were captured, and single units were isolated online with TDT (Tucker-Davis Technologies, TDT, Alachua, USA; tdt.com) system for Monkey </w:t>
      </w:r>
      <w:r w:rsidR="00C26AE0">
        <w:rPr>
          <w:rFonts w:ascii="Times New Roman" w:eastAsia="Times New Roman" w:hAnsi="Times New Roman" w:cs="Times New Roman"/>
          <w:sz w:val="24"/>
          <w:szCs w:val="24"/>
        </w:rPr>
        <w:t xml:space="preserve">T </w:t>
      </w:r>
      <w:r>
        <w:rPr>
          <w:rFonts w:ascii="Times New Roman" w:eastAsia="Times New Roman" w:hAnsi="Times New Roman" w:cs="Times New Roman"/>
          <w:sz w:val="24"/>
          <w:szCs w:val="24"/>
        </w:rPr>
        <w:t xml:space="preserve">and with Grapevine (Ripple Neuro, Salt Lake City, USA; rippleneuro.com) for Monkey </w:t>
      </w:r>
      <w:r w:rsidR="00C26AE0">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Data analyses were performed in MATLAB </w:t>
      </w:r>
      <w:hyperlink r:id="rId23">
        <w:r w:rsidR="00A450CA">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R2024b</w:t>
      </w:r>
      <w:hyperlink r:id="rId24">
        <w:r w:rsidR="00A450CA">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433BC3C7" w14:textId="77777777" w:rsidR="00A450CA" w:rsidRDefault="00A450CA">
      <w:pPr>
        <w:spacing w:after="0" w:line="480" w:lineRule="auto"/>
        <w:rPr>
          <w:rFonts w:ascii="Times New Roman" w:eastAsia="Times New Roman" w:hAnsi="Times New Roman" w:cs="Times New Roman"/>
          <w:sz w:val="24"/>
          <w:szCs w:val="24"/>
        </w:rPr>
      </w:pPr>
    </w:p>
    <w:p w14:paraId="76D59CAA" w14:textId="77777777" w:rsidR="002C7C54" w:rsidRDefault="002C7C54">
      <w:pPr>
        <w:spacing w:after="0" w:line="480" w:lineRule="auto"/>
        <w:rPr>
          <w:rFonts w:ascii="Times New Roman" w:eastAsia="Times New Roman" w:hAnsi="Times New Roman" w:cs="Times New Roman"/>
          <w:i/>
          <w:sz w:val="24"/>
          <w:szCs w:val="24"/>
        </w:rPr>
      </w:pPr>
    </w:p>
    <w:p w14:paraId="66D287B3" w14:textId="46CB0D9A" w:rsidR="00A450CA" w:rsidRDefault="00000000">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Task</w:t>
      </w:r>
    </w:p>
    <w:p w14:paraId="35ACD923" w14:textId="77777777" w:rsidR="00A450CA"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sat in a primate chair with the head fixed, 57 cm away from a video screen (47x30 cm; 1024x768 pixel; 120Hz) placed in front. A touch-sensitive bar was mounted on the chair at the level of the monkeys’ hands. A metal tube was positioned in front of the monkey’s lips to allow the monkey to drink when the reward was delivered.</w:t>
      </w:r>
    </w:p>
    <w:p w14:paraId="4312D7E6" w14:textId="4ACFDE97" w:rsidR="00A450CA"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monkey worked in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intertemporal discounting task (Fig. 1A). To start a trial the monkey had to touch a lever, hold it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After a variable time </w:t>
      </w:r>
      <w:r w:rsidRPr="002C7C54">
        <w:rPr>
          <w:rFonts w:ascii="Times New Roman" w:eastAsia="Times New Roman" w:hAnsi="Times New Roman" w:cs="Times New Roman"/>
          <w:sz w:val="24"/>
          <w:szCs w:val="24"/>
        </w:rPr>
        <w:t xml:space="preserve">of 250 and 500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one of 9 possible visual cues (9.2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for one of 5 durations between 750 and 2000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(step size 313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Each visual cue indicated a particular offer, with the set of offers made by combining one of three reward sizes (2, 4 or 6 drops of liquid reward) with one of three delays to deliver the reward (1, 5 or 10 seconds). The monkey was required to continue to hold the bar and, if it was required, to maintain its gaze within the virtual window until the red square changed color to purple or yellow with equal probability (Fig. 1A). Either the purple or the yellow square served as a prompt to release the bar. Releasing the bar while the purple square was present indicated that the monkey was accepting the offer. Releasing the bar when the yellow square was present indicated that the monkey was refusing the offer. If the animal continued to hold the bar for the duration of the initial purple or yellow period of 1100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the color of the square would change to the alternate color, allowing the animal to accept or refuse in each trial. </w:t>
      </w:r>
    </w:p>
    <w:p w14:paraId="44F177A2" w14:textId="77777777" w:rsidR="00A450CA" w:rsidRDefault="00000000">
      <w:pPr>
        <w:spacing w:after="0" w:line="480" w:lineRule="auto"/>
        <w:ind w:left="-5"/>
        <w:rPr>
          <w:rFonts w:ascii="Times New Roman" w:eastAsia="Times New Roman" w:hAnsi="Times New Roman" w:cs="Times New Roman"/>
          <w:sz w:val="24"/>
          <w:szCs w:val="24"/>
        </w:rPr>
      </w:pPr>
      <w:sdt>
        <w:sdtPr>
          <w:tag w:val="goog_rdk_134"/>
          <w:id w:val="-789128116"/>
        </w:sdtPr>
        <w:sdtContent/>
      </w:sdt>
      <w:sdt>
        <w:sdtPr>
          <w:tag w:val="goog_rdk_135"/>
          <w:id w:val="-1161153009"/>
        </w:sdtPr>
        <w:sdtContent/>
      </w:sdt>
      <w:r>
        <w:rPr>
          <w:rFonts w:ascii="Times New Roman" w:eastAsia="Times New Roman" w:hAnsi="Times New Roman" w:cs="Times New Roman"/>
          <w:sz w:val="24"/>
          <w:szCs w:val="24"/>
        </w:rPr>
        <w:t xml:space="preserve">For instance, if the animal did not release the bar during the initial purple period, it could continue to hold the bar until the yellow square replaced the initial purple spot and release the bar in the yellow period. The same thing happened if the animal did not release the bar in the initial yellow period: it could hold the bar until the purple square replaced the initial yellow square and then release the bar. </w:t>
      </w:r>
    </w:p>
    <w:p w14:paraId="7E875CF6" w14:textId="77777777" w:rsidR="00A450CA"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design we prevented the monkey from preprogramming the motor response in the cue period, since the monkey could not anticipate whether the acceptance or refusal period would be the first interval or the second.  </w:t>
      </w:r>
    </w:p>
    <w:p w14:paraId="2A0644C7" w14:textId="77777777" w:rsidR="00A450CA"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Upon accepting the offer, the purple square turned green (feedback signal), and the drops of reward were delivered after the delay indicated in the offer. Upon refusing the offer, the cue and fixation target disappeared, and a new trial would immediately begin with a new offer.  </w:t>
      </w:r>
    </w:p>
    <w:p w14:paraId="4D894010" w14:textId="77777777" w:rsidR="00A450CA" w:rsidRDefault="00000000">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For 12/16 sessions the eye of Monkey 2 was monitored. A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 xml:space="preserve">degrees virtual window was built around the cue. The monkey was required to maintain his gaze in the virtual window from the appearance of the red spot to the appearance of the go-signal.  </w:t>
      </w:r>
    </w:p>
    <w:p w14:paraId="256B8160" w14:textId="77777777" w:rsidR="00A450CA"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If the monkey (a) released the bar during the cue period, (b) didn’t maintain gaze in the virtual window, or (c) failed to release the bar during any of the go periods, an error was registered and an error feedback image (white rectangle with a red cross; 28.7</w:t>
      </w:r>
      <w:r>
        <w:rPr>
          <w:rFonts w:ascii="Times New Roman" w:eastAsia="Times New Roman" w:hAnsi="Times New Roman" w:cs="Times New Roman"/>
          <w:sz w:val="24"/>
          <w:szCs w:val="24"/>
          <w:vertAlign w:val="superscript"/>
        </w:rPr>
        <w:t xml:space="preserve"> </w:t>
      </w:r>
      <w:proofErr w:type="spellStart"/>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w:t>
      </w:r>
      <w:proofErr w:type="spellEnd"/>
      <w:r>
        <w:rPr>
          <w:rFonts w:ascii="Times New Roman" w:eastAsia="Times New Roman" w:hAnsi="Times New Roman" w:cs="Times New Roman"/>
          <w:sz w:val="24"/>
          <w:szCs w:val="24"/>
        </w:rPr>
        <w:t xml:space="preserve">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appeared on the screen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an error, the next trial was a correction trial, during which the offer was repeated.  </w:t>
      </w:r>
    </w:p>
    <w:p w14:paraId="284F185E" w14:textId="77777777" w:rsidR="00A450CA" w:rsidRDefault="00A450CA">
      <w:pPr>
        <w:spacing w:after="0" w:line="480" w:lineRule="auto"/>
        <w:rPr>
          <w:rFonts w:ascii="Times New Roman" w:eastAsia="Times New Roman" w:hAnsi="Times New Roman" w:cs="Times New Roman"/>
          <w:sz w:val="24"/>
          <w:szCs w:val="24"/>
        </w:rPr>
      </w:pPr>
    </w:p>
    <w:p w14:paraId="7D66957A" w14:textId="77777777" w:rsidR="00A450CA"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Behavior</w:t>
      </w:r>
    </w:p>
    <w:p w14:paraId="63816686" w14:textId="77777777" w:rsidR="00A450CA"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For the behavioral analyses, we used data from all the neural recording days (7 for monkey 1 and 16 for monkey 2).</w:t>
      </w:r>
      <w:r>
        <w:rPr>
          <w:rFonts w:ascii="Times New Roman" w:eastAsia="Times New Roman" w:hAnsi="Times New Roman" w:cs="Times New Roman"/>
          <w:i/>
          <w:iCs/>
          <w:sz w:val="24"/>
          <w:szCs w:val="24"/>
        </w:rPr>
        <w:t xml:space="preserve"> </w:t>
      </w:r>
    </w:p>
    <w:p w14:paraId="76471099" w14:textId="77777777" w:rsidR="00A450CA" w:rsidRDefault="00000000">
      <w:pPr>
        <w:spacing w:after="0" w:line="480" w:lineRule="auto"/>
        <w:ind w:firstLine="36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The probability of accepting an offer was calculated independently for each of the 9 offers.  </w:t>
      </w:r>
    </w:p>
    <w:p w14:paraId="1F54A955"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Reinforcement learning models fit the behavior of the two monkeys separately. The probability of choosing to accept an offer is modelled through a </w:t>
      </w:r>
      <w:r>
        <w:rPr>
          <w:rFonts w:ascii="Times New Roman" w:eastAsia="Times New Roman" w:hAnsi="Times New Roman" w:cs="Times New Roman"/>
          <w:i/>
          <w:iCs/>
          <w:sz w:val="24"/>
          <w:szCs w:val="24"/>
        </w:rPr>
        <w:t>SoftMax</w:t>
      </w:r>
      <w:r>
        <w:rPr>
          <w:rFonts w:ascii="Times New Roman" w:eastAsia="Times New Roman" w:hAnsi="Times New Roman" w:cs="Times New Roman"/>
          <w:sz w:val="24"/>
          <w:szCs w:val="24"/>
        </w:rPr>
        <w:t xml:space="preserve"> function as </w:t>
      </w:r>
    </w:p>
    <w:p w14:paraId="0DF0DD27" w14:textId="77777777" w:rsidR="00A450CA" w:rsidRDefault="00000000">
      <w:pPr>
        <w:shd w:val="clear" w:color="auto" w:fill="FFFFFF"/>
        <w:spacing w:after="0" w:line="480" w:lineRule="auto"/>
        <w:jc w:val="center"/>
        <w:rPr>
          <w:rFonts w:ascii="Times New Roman" w:eastAsia="Times New Roman" w:hAnsi="Times New Roman" w:cs="Times New Roman"/>
          <w:b/>
          <w:bCs/>
          <w:sz w:val="24"/>
          <w:szCs w:val="24"/>
        </w:rPr>
      </w:pPr>
      <m:oMathPara>
        <m:oMathParaPr>
          <m:jc m:val="center"/>
        </m:oMathParaPr>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β⋅</m:t>
                  </m:r>
                  <m:d>
                    <m:dPr>
                      <m:ctrlPr>
                        <w:rPr>
                          <w:rFonts w:ascii="Cambria Math" w:hAnsi="Cambria Math"/>
                        </w:rPr>
                      </m:ctrlPr>
                    </m:dPr>
                    <m:e>
                      <m:r>
                        <w:rPr>
                          <w:rFonts w:ascii="Cambria Math" w:hAnsi="Cambria Math"/>
                        </w:rPr>
                        <m:t>θ-V</m:t>
                      </m:r>
                      <m:d>
                        <m:dPr>
                          <m:ctrlPr>
                            <w:rPr>
                              <w:rFonts w:ascii="Cambria Math" w:hAnsi="Cambria Math"/>
                            </w:rPr>
                          </m:ctrlPr>
                        </m:dPr>
                        <m:e>
                          <m:r>
                            <w:rPr>
                              <w:rFonts w:ascii="Cambria Math" w:hAnsi="Cambria Math"/>
                            </w:rPr>
                            <m:t>drop,delay</m:t>
                          </m:r>
                        </m:e>
                      </m:d>
                    </m:e>
                  </m:d>
                </m:sup>
              </m:sSup>
            </m:den>
          </m:f>
        </m:oMath>
      </m:oMathPara>
    </w:p>
    <w:p w14:paraId="6C60C847" w14:textId="77777777" w:rsidR="00A450CA"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w:t>
      </w:r>
      <m:oMath>
        <m:r>
          <w:rPr>
            <w:rFonts w:ascii="Cambria Math" w:hAnsi="Cambria Math"/>
          </w:rPr>
          <m:t>θ</m:t>
        </m:r>
      </m:oMath>
      <w:r>
        <w:rPr>
          <w:rFonts w:ascii="Times New Roman" w:eastAsia="Times New Roman" w:hAnsi="Times New Roman" w:cs="Times New Roman"/>
          <w:sz w:val="24"/>
          <w:szCs w:val="24"/>
        </w:rPr>
        <w:t xml:space="preserve"> is decision threshold, </w:t>
      </w:r>
      <m:oMath>
        <m:r>
          <w:rPr>
            <w:rFonts w:ascii="Cambria Math" w:hAnsi="Cambria Math"/>
          </w:rPr>
          <m:t>β</m:t>
        </m:r>
      </m:oMath>
      <w:r>
        <w:rPr>
          <w:rFonts w:ascii="Times New Roman" w:eastAsia="Times New Roman" w:hAnsi="Times New Roman" w:cs="Times New Roman"/>
          <w:sz w:val="24"/>
          <w:szCs w:val="24"/>
        </w:rPr>
        <w:t xml:space="preserve"> is the temperature term.</w:t>
      </w:r>
    </w:p>
    <w:p w14:paraId="57F044F3" w14:textId="77777777" w:rsidR="00A450CA" w:rsidRDefault="00000000">
      <w:pPr>
        <w:spacing w:after="0" w:line="480" w:lineRule="auto"/>
        <w:ind w:left="-5"/>
        <w:jc w:val="center"/>
        <w:rPr>
          <w:rFonts w:ascii="Times New Roman" w:eastAsia="Times New Roman" w:hAnsi="Times New Roman" w:cs="Times New Roman"/>
          <w:b/>
          <w:bCs/>
          <w:sz w:val="24"/>
          <w:szCs w:val="24"/>
        </w:rPr>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drop,delay</m:t>
              </m:r>
            </m:e>
          </m:d>
          <m:r>
            <w:rPr>
              <w:rFonts w:ascii="Cambria Math" w:hAnsi="Cambria Math"/>
            </w:rPr>
            <m:t>=</m:t>
          </m:r>
          <m:f>
            <m:fPr>
              <m:ctrlPr>
                <w:rPr>
                  <w:rFonts w:ascii="Cambria Math" w:hAnsi="Cambria Math"/>
                </w:rPr>
              </m:ctrlPr>
            </m:fPr>
            <m:num>
              <m:r>
                <w:rPr>
                  <w:rFonts w:ascii="Cambria Math" w:hAnsi="Cambria Math"/>
                </w:rPr>
                <m:t>drop</m:t>
              </m:r>
            </m:num>
            <m:den>
              <m:r>
                <w:rPr>
                  <w:rFonts w:ascii="Cambria Math" w:hAnsi="Cambria Math"/>
                </w:rPr>
                <m:t>1+k⋅delay</m:t>
              </m:r>
            </m:den>
          </m:f>
        </m:oMath>
      </m:oMathPara>
    </w:p>
    <w:p w14:paraId="3792138A" w14:textId="77777777" w:rsidR="00A450CA" w:rsidRDefault="00000000">
      <w:pPr>
        <w:spacing w:after="0" w:line="480" w:lineRule="auto"/>
        <w:ind w:left="-5"/>
        <w:rPr>
          <w:rFonts w:ascii="Times New Roman" w:eastAsia="Times New Roman" w:hAnsi="Times New Roman" w:cs="Times New Roman"/>
          <w:sz w:val="24"/>
          <w:szCs w:val="24"/>
        </w:rPr>
      </w:pPr>
      <m:oMath>
        <m:r>
          <w:rPr>
            <w:rFonts w:ascii="Cambria Math" w:hAnsi="Cambria Math"/>
          </w:rPr>
          <m:t>k</m:t>
        </m:r>
      </m:oMath>
      <w:r>
        <w:rPr>
          <w:rFonts w:ascii="Times New Roman" w:eastAsia="Times New Roman" w:hAnsi="Times New Roman" w:cs="Times New Roman"/>
          <w:sz w:val="24"/>
          <w:szCs w:val="24"/>
        </w:rPr>
        <w:t xml:space="preserve"> is the hyperbolic discounting factor. The free parameters </w:t>
      </w:r>
      <m:oMath>
        <m:r>
          <w:rPr>
            <w:rFonts w:ascii="Cambria Math" w:hAnsi="Cambria Math"/>
          </w:rPr>
          <m:t>θ,β,k</m:t>
        </m:r>
      </m:oMath>
      <w:r>
        <w:rPr>
          <w:rFonts w:ascii="Times New Roman" w:eastAsia="Times New Roman" w:hAnsi="Times New Roman" w:cs="Times New Roman"/>
          <w:sz w:val="24"/>
          <w:szCs w:val="24"/>
        </w:rPr>
        <w:t xml:space="preserve"> are fit via maximum likelihood estimation. </w:t>
      </w:r>
    </w:p>
    <w:p w14:paraId="7A04793C" w14:textId="77777777" w:rsidR="00A450CA"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iCs/>
          <w:sz w:val="24"/>
          <w:szCs w:val="24"/>
        </w:rPr>
        <w:lastRenderedPageBreak/>
        <w:t xml:space="preserve">To test how the timing of action opportunities influences value computation, </w:t>
      </w:r>
      <w:r>
        <w:rPr>
          <w:rFonts w:ascii="Times New Roman" w:eastAsia="Times New Roman" w:hAnsi="Times New Roman" w:cs="Times New Roman"/>
          <w:sz w:val="24"/>
          <w:szCs w:val="24"/>
        </w:rPr>
        <w:t xml:space="preserve">we compared three models. </w:t>
      </w:r>
    </w:p>
    <w:p w14:paraId="18ABE66A" w14:textId="77777777" w:rsidR="00A450CA"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simplest model computes a temporally discounted value, that is then compared to an accept threshold </w:t>
      </w:r>
      <m:oMath>
        <m:r>
          <w:rPr>
            <w:rFonts w:ascii="Cambria Math" w:hAnsi="Cambria Math"/>
          </w:rPr>
          <m:t>θ</m:t>
        </m:r>
      </m:oMath>
      <w:r>
        <w:rPr>
          <w:rFonts w:ascii="Times New Roman" w:eastAsia="Times New Roman" w:hAnsi="Times New Roman" w:cs="Times New Roman"/>
          <w:sz w:val="24"/>
          <w:szCs w:val="24"/>
        </w:rPr>
        <w:t xml:space="preserve">. </w:t>
      </w:r>
    </w:p>
    <w:p w14:paraId="15B32E7A" w14:textId="77777777" w:rsidR="00A450CA" w:rsidRDefault="00000000">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DV=</m:t>
          </m:r>
          <m:f>
            <m:fPr>
              <m:ctrlPr>
                <w:rPr>
                  <w:rFonts w:ascii="Cambria Math" w:hAnsi="Cambria Math"/>
                </w:rPr>
              </m:ctrlPr>
            </m:fPr>
            <m:num>
              <m:r>
                <w:rPr>
                  <w:rFonts w:ascii="Cambria Math" w:hAnsi="Cambria Math"/>
                </w:rPr>
                <m:t>R</m:t>
              </m:r>
            </m:num>
            <m:den>
              <m:r>
                <w:rPr>
                  <w:rFonts w:ascii="Cambria Math" w:hAnsi="Cambria Math"/>
                </w:rPr>
                <m:t>1+k⋅D</m:t>
              </m:r>
            </m:den>
          </m:f>
        </m:oMath>
      </m:oMathPara>
    </w:p>
    <w:p w14:paraId="160ABA1E"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DV is the discounted value, D is the delay, R is the reward. </w:t>
      </w:r>
    </w:p>
    <w:p w14:paraId="3492C26D"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Animals will be more likely to accept when DV is above the acceptance threshold θ, and more likely to reject otherwise. The probability of accepting an offer is modelled using the </w:t>
      </w:r>
      <w:proofErr w:type="spellStart"/>
      <w:r>
        <w:rPr>
          <w:rFonts w:ascii="Times New Roman" w:eastAsia="Times New Roman" w:hAnsi="Times New Roman" w:cs="Times New Roman"/>
          <w:sz w:val="24"/>
          <w:szCs w:val="24"/>
        </w:rPr>
        <w:t>softmax</w:t>
      </w:r>
      <w:proofErr w:type="spellEnd"/>
      <w:r>
        <w:rPr>
          <w:rFonts w:ascii="Times New Roman" w:eastAsia="Times New Roman" w:hAnsi="Times New Roman" w:cs="Times New Roman"/>
          <w:sz w:val="24"/>
          <w:szCs w:val="24"/>
        </w:rPr>
        <w:t xml:space="preserve"> rule with decision noise σ:</w:t>
      </w:r>
    </w:p>
    <w:p w14:paraId="7D39ABE8" w14:textId="77777777" w:rsidR="00A450CA" w:rsidRDefault="00000000">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-V-θ</m:t>
                      </m:r>
                    </m:num>
                    <m:den>
                      <m:r>
                        <w:rPr>
                          <w:rFonts w:ascii="Cambria Math" w:hAnsi="Cambria Math"/>
                        </w:rPr>
                        <m:t>σ</m:t>
                      </m:r>
                    </m:den>
                  </m:f>
                </m:sup>
              </m:sSup>
            </m:den>
          </m:f>
        </m:oMath>
      </m:oMathPara>
    </w:p>
    <w:p w14:paraId="2884DB18"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strategy, animals do not pay attention to the go cue and choose solely based on the offer. </w:t>
      </w:r>
    </w:p>
    <w:p w14:paraId="0BD5EC48" w14:textId="24814054" w:rsidR="00A450CA"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sidR="00EB7DBA">
        <w:rPr>
          <w:rFonts w:ascii="Times New Roman" w:eastAsia="Times New Roman" w:hAnsi="Times New Roman" w:cs="Times New Roman"/>
          <w:sz w:val="24"/>
          <w:szCs w:val="24"/>
        </w:rPr>
        <w:t xml:space="preserve">second </w:t>
      </w:r>
      <w:ins w:id="167" w:author="Siyu Wang" w:date="2025-11-24T18:35:00Z" w16du:dateUtc="2025-11-24T23:35:00Z">
        <w:r w:rsidR="00C60E64">
          <w:rPr>
            <w:rFonts w:ascii="Times New Roman" w:eastAsia="Times New Roman" w:hAnsi="Times New Roman" w:cs="Times New Roman"/>
            <w:sz w:val="24"/>
            <w:szCs w:val="24"/>
          </w:rPr>
          <w:t xml:space="preserve">YP time </w:t>
        </w:r>
      </w:ins>
      <w:r>
        <w:rPr>
          <w:rFonts w:ascii="Times New Roman" w:eastAsia="Times New Roman" w:hAnsi="Times New Roman" w:cs="Times New Roman"/>
          <w:sz w:val="24"/>
          <w:szCs w:val="24"/>
        </w:rPr>
        <w:t xml:space="preserve">model, the full temporal discounting model, animals adjust their discounted value estimate as well as their acceptance threshold based on the go-signal. If the go-signal is yellow, they </w:t>
      </w:r>
      <w:proofErr w:type="gramStart"/>
      <w:r>
        <w:rPr>
          <w:rFonts w:ascii="Times New Roman" w:eastAsia="Times New Roman" w:hAnsi="Times New Roman" w:cs="Times New Roman"/>
          <w:sz w:val="24"/>
          <w:szCs w:val="24"/>
        </w:rPr>
        <w:t>have to</w:t>
      </w:r>
      <w:proofErr w:type="gramEnd"/>
      <w:r>
        <w:rPr>
          <w:rFonts w:ascii="Times New Roman" w:eastAsia="Times New Roman" w:hAnsi="Times New Roman" w:cs="Times New Roman"/>
          <w:sz w:val="24"/>
          <w:szCs w:val="24"/>
        </w:rPr>
        <w:t xml:space="preserve"> wait for an additional delay </w:t>
      </w:r>
      <w:proofErr w:type="spellStart"/>
      <w:r>
        <w:rPr>
          <w:rFonts w:ascii="Times New Roman" w:eastAsia="Times New Roman" w:hAnsi="Times New Roman" w:cs="Times New Roman"/>
          <w:sz w:val="24"/>
          <w:szCs w:val="24"/>
        </w:rPr>
        <w:t>Δt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before they can accept the offer, as a result, effectively the value of the offer decreases to</w:t>
      </w:r>
    </w:p>
    <w:p w14:paraId="28D6415A" w14:textId="77777777" w:rsidR="00A450CA" w:rsidRDefault="00000000">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yellow</m:t>
              </m:r>
            </m:sup>
          </m:sSup>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1+k⋅</m:t>
              </m:r>
              <m:d>
                <m:dPr>
                  <m:ctrlPr>
                    <w:rPr>
                      <w:rFonts w:ascii="Cambria Math" w:hAnsi="Cambria Math"/>
                    </w:rPr>
                  </m:ctrlPr>
                </m:dPr>
                <m:e>
                  <m:r>
                    <w:rPr>
                      <w:rFonts w:ascii="Cambria Math" w:hAnsi="Cambria Math"/>
                    </w:rPr>
                    <m:t>D+Δt</m:t>
                  </m:r>
                </m:e>
              </m:d>
            </m:den>
          </m:f>
        </m:oMath>
      </m:oMathPara>
    </w:p>
    <w:p w14:paraId="3E95E034"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Since threshold effectively reflects the average expected discounted reward during this task, the total value of choosing to accept a yellow offer becomes</w:t>
      </w:r>
    </w:p>
    <w:p w14:paraId="16C701CF" w14:textId="77777777" w:rsidR="00A450CA" w:rsidRDefault="00000000">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yellow</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yellow</m:t>
              </m:r>
            </m:sup>
          </m:sSup>
          <m:r>
            <w:rPr>
              <w:rFonts w:ascii="Cambria Math" w:hAnsi="Cambria Math"/>
            </w:rPr>
            <m:t>+</m:t>
          </m:r>
          <m:sSup>
            <m:sSupPr>
              <m:ctrlPr>
                <w:rPr>
                  <w:rFonts w:ascii="Cambria Math" w:hAnsi="Cambria Math"/>
                </w:rPr>
              </m:ctrlPr>
            </m:sSupPr>
            <m:e>
              <m:r>
                <w:rPr>
                  <w:rFonts w:ascii="Cambria Math" w:hAnsi="Cambria Math"/>
                </w:rPr>
                <m:t>VF</m:t>
              </m:r>
            </m:e>
            <m:sup>
              <m:r>
                <w:rPr>
                  <w:rFonts w:ascii="Cambria Math" w:hAnsi="Cambria Math"/>
                </w:rPr>
                <m:t>yellow</m:t>
              </m:r>
            </m:sup>
          </m:sSup>
        </m:oMath>
      </m:oMathPara>
    </w:p>
    <w:p w14:paraId="6B9D30A6"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p>
          <m:sSupPr>
            <m:ctrlPr>
              <w:rPr>
                <w:rFonts w:ascii="Cambria Math" w:hAnsi="Cambria Math"/>
              </w:rPr>
            </m:ctrlPr>
          </m:sSupPr>
          <m:e>
            <m:r>
              <w:rPr>
                <w:rFonts w:ascii="Cambria Math" w:hAnsi="Cambria Math"/>
              </w:rPr>
              <m:t>VF</m:t>
            </m:r>
          </m:e>
          <m:sup>
            <m:r>
              <w:rPr>
                <w:rFonts w:ascii="Cambria Math" w:hAnsi="Cambria Math"/>
              </w:rPr>
              <m:t>yellow</m:t>
            </m:r>
          </m:sup>
        </m:sSup>
      </m:oMath>
      <w:r>
        <w:rPr>
          <w:rFonts w:ascii="Times New Roman" w:eastAsia="Times New Roman" w:hAnsi="Times New Roman" w:cs="Times New Roman"/>
          <w:sz w:val="24"/>
          <w:szCs w:val="24"/>
        </w:rPr>
        <w:t xml:space="preserve"> is the expected future reward, and is θ discounted by the additional waiting time Δt plus the delay:</w:t>
      </w:r>
    </w:p>
    <w:p w14:paraId="086030F7" w14:textId="77777777" w:rsidR="00A450CA" w:rsidRDefault="00000000">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VF</m:t>
              </m:r>
            </m:e>
            <m:sup>
              <m:r>
                <w:rPr>
                  <w:rFonts w:ascii="Cambria Math" w:hAnsi="Cambria Math"/>
                </w:rPr>
                <m:t>yellow</m:t>
              </m:r>
            </m:sup>
          </m:sSup>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1+k⋅</m:t>
              </m:r>
              <m:d>
                <m:dPr>
                  <m:ctrlPr>
                    <w:rPr>
                      <w:rFonts w:ascii="Cambria Math" w:hAnsi="Cambria Math"/>
                    </w:rPr>
                  </m:ctrlPr>
                </m:dPr>
                <m:e>
                  <m:r>
                    <w:rPr>
                      <w:rFonts w:ascii="Cambria Math" w:hAnsi="Cambria Math"/>
                    </w:rPr>
                    <m:t>D+Δt</m:t>
                  </m:r>
                </m:e>
              </m:d>
            </m:den>
          </m:f>
        </m:oMath>
      </m:oMathPara>
    </w:p>
    <w:p w14:paraId="6D43337E"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acceptance threshold would remain at </w:t>
      </w:r>
      <m:oMath>
        <m:sSup>
          <m:sSupPr>
            <m:ctrlPr>
              <w:rPr>
                <w:rFonts w:ascii="Cambria Math" w:hAnsi="Cambria Math"/>
              </w:rPr>
            </m:ctrlPr>
          </m:sSupPr>
          <m:e>
            <m:r>
              <w:rPr>
                <w:rFonts w:ascii="Cambria Math" w:hAnsi="Cambria Math"/>
              </w:rPr>
              <m:t>θ</m:t>
            </m:r>
          </m:e>
          <m:sup>
            <m:r>
              <w:rPr>
                <w:rFonts w:ascii="Cambria Math" w:hAnsi="Cambria Math"/>
              </w:rPr>
              <m:t>yellow</m:t>
            </m:r>
          </m:sup>
        </m:sSup>
        <m:r>
          <w:rPr>
            <w:rFonts w:ascii="Cambria Math" w:hAnsi="Cambria Math"/>
          </w:rPr>
          <m:t>=θ</m:t>
        </m:r>
      </m:oMath>
    </w:p>
    <w:p w14:paraId="461B58B7"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However, if the go cue is purple, we compute</w:t>
      </w:r>
    </w:p>
    <w:p w14:paraId="22274CB5" w14:textId="77777777" w:rsidR="00A450CA" w:rsidRDefault="00000000">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purple</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purple</m:t>
              </m:r>
            </m:sup>
          </m:sSup>
          <m:r>
            <w:rPr>
              <w:rFonts w:ascii="Cambria Math" w:hAnsi="Cambria Math"/>
            </w:rPr>
            <m:t>+</m:t>
          </m:r>
          <m:sSup>
            <m:sSupPr>
              <m:ctrlPr>
                <w:rPr>
                  <w:rFonts w:ascii="Cambria Math" w:hAnsi="Cambria Math"/>
                </w:rPr>
              </m:ctrlPr>
            </m:sSupPr>
            <m:e>
              <m:r>
                <w:rPr>
                  <w:rFonts w:ascii="Cambria Math" w:hAnsi="Cambria Math"/>
                </w:rPr>
                <m:t>VF</m:t>
              </m:r>
            </m:e>
            <m:sup>
              <m:r>
                <w:rPr>
                  <w:rFonts w:ascii="Cambria Math" w:hAnsi="Cambria Math"/>
                </w:rPr>
                <m:t>purple</m:t>
              </m:r>
            </m:sup>
          </m:sSup>
        </m:oMath>
      </m:oMathPara>
    </w:p>
    <w:p w14:paraId="58B688A1"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they can accept right away, </w:t>
      </w:r>
      <m:oMath>
        <m:sSup>
          <m:sSupPr>
            <m:ctrlPr>
              <w:rPr>
                <w:rFonts w:ascii="Cambria Math" w:hAnsi="Cambria Math"/>
              </w:rPr>
            </m:ctrlPr>
          </m:sSupPr>
          <m:e>
            <m:r>
              <w:rPr>
                <w:rFonts w:ascii="Cambria Math" w:hAnsi="Cambria Math"/>
              </w:rPr>
              <m:t>V</m:t>
            </m:r>
          </m:e>
          <m:sup>
            <m:r>
              <w:rPr>
                <w:rFonts w:ascii="Cambria Math" w:hAnsi="Cambria Math"/>
              </w:rPr>
              <m:t>Purple</m:t>
            </m:r>
          </m:sup>
        </m:sSup>
        <m:r>
          <w:rPr>
            <w:rFonts w:ascii="Cambria Math" w:hAnsi="Cambria Math"/>
          </w:rPr>
          <m:t>=V</m:t>
        </m:r>
      </m:oMath>
      <w:r>
        <w:rPr>
          <w:rFonts w:ascii="Times New Roman" w:eastAsia="Times New Roman" w:hAnsi="Times New Roman" w:cs="Times New Roman"/>
          <w:sz w:val="24"/>
          <w:szCs w:val="24"/>
        </w:rPr>
        <w:t xml:space="preserve"> and </w:t>
      </w:r>
      <m:oMath>
        <m:sSup>
          <m:sSupPr>
            <m:ctrlPr>
              <w:rPr>
                <w:rFonts w:ascii="Cambria Math" w:hAnsi="Cambria Math"/>
              </w:rPr>
            </m:ctrlPr>
          </m:sSupPr>
          <m:e>
            <m:r>
              <w:rPr>
                <w:rFonts w:ascii="Cambria Math" w:hAnsi="Cambria Math"/>
              </w:rPr>
              <m:t>VF</m:t>
            </m:r>
          </m:e>
          <m:sup>
            <m:r>
              <w:rPr>
                <w:rFonts w:ascii="Cambria Math" w:hAnsi="Cambria Math"/>
              </w:rPr>
              <m:t>purple</m:t>
            </m:r>
          </m:sup>
        </m:sSup>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1+k⋅D</m:t>
            </m:r>
          </m:den>
        </m:f>
      </m:oMath>
      <w:r>
        <w:rPr>
          <w:rFonts w:ascii="Times New Roman" w:eastAsia="Times New Roman" w:hAnsi="Times New Roman" w:cs="Times New Roman"/>
          <w:sz w:val="24"/>
          <w:szCs w:val="24"/>
        </w:rPr>
        <w:t xml:space="preserve">, </w:t>
      </w:r>
    </w:p>
    <w:p w14:paraId="6DA47043"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Rejecting is </w:t>
      </w:r>
      <w:proofErr w:type="gramStart"/>
      <w:r>
        <w:rPr>
          <w:rFonts w:ascii="Times New Roman" w:eastAsia="Times New Roman" w:hAnsi="Times New Roman" w:cs="Times New Roman"/>
          <w:sz w:val="24"/>
          <w:szCs w:val="24"/>
        </w:rPr>
        <w:t>actually more</w:t>
      </w:r>
      <w:proofErr w:type="gramEnd"/>
      <w:r>
        <w:rPr>
          <w:rFonts w:ascii="Times New Roman" w:eastAsia="Times New Roman" w:hAnsi="Times New Roman" w:cs="Times New Roman"/>
          <w:sz w:val="24"/>
          <w:szCs w:val="24"/>
        </w:rPr>
        <w:t xml:space="preserve"> expensive after purple, as animals </w:t>
      </w:r>
      <w:proofErr w:type="gramStart"/>
      <w:r>
        <w:rPr>
          <w:rFonts w:ascii="Times New Roman" w:eastAsia="Times New Roman" w:hAnsi="Times New Roman" w:cs="Times New Roman"/>
          <w:sz w:val="24"/>
          <w:szCs w:val="24"/>
        </w:rPr>
        <w:t>have to</w:t>
      </w:r>
      <w:proofErr w:type="gramEnd"/>
      <w:r>
        <w:rPr>
          <w:rFonts w:ascii="Times New Roman" w:eastAsia="Times New Roman" w:hAnsi="Times New Roman" w:cs="Times New Roman"/>
          <w:sz w:val="24"/>
          <w:szCs w:val="24"/>
        </w:rPr>
        <w:t xml:space="preserve"> wait for an additional delay to reject. The acceptance threshold here is essentially the expected discounted value of future rewards after a rejection. This would be </w:t>
      </w:r>
    </w:p>
    <w:p w14:paraId="5873AA22" w14:textId="77777777" w:rsidR="00A450CA" w:rsidRDefault="00000000">
      <w:pPr>
        <w:jc w:val="center"/>
        <w:rPr>
          <w:rFonts w:ascii="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θ</m:t>
              </m:r>
            </m:e>
            <m:sup>
              <m:r>
                <w:rPr>
                  <w:rFonts w:ascii="Cambria Math" w:hAnsi="Cambria Math"/>
                </w:rPr>
                <m:t>purple</m:t>
              </m:r>
            </m:sup>
          </m:sSup>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1+k⋅Δt</m:t>
              </m:r>
            </m:den>
          </m:f>
        </m:oMath>
      </m:oMathPara>
    </w:p>
    <w:p w14:paraId="6852B47D" w14:textId="77777777" w:rsidR="00A450CA" w:rsidRDefault="00000000">
      <w:pPr>
        <w:rPr>
          <w:rFonts w:ascii="Times New Roman" w:hAnsi="Times New Roman" w:cs="Times New Roman"/>
          <w:sz w:val="24"/>
          <w:szCs w:val="24"/>
        </w:rPr>
      </w:pPr>
      <w:r>
        <w:rPr>
          <w:rFonts w:ascii="Times New Roman" w:hAnsi="Times New Roman" w:cs="Times New Roman"/>
          <w:sz w:val="24"/>
          <w:szCs w:val="24"/>
        </w:rPr>
        <w:t xml:space="preserve">In either case, </w:t>
      </w:r>
    </w:p>
    <w:p w14:paraId="47E30CF5" w14:textId="77777777" w:rsidR="00A450CA" w:rsidRDefault="00000000">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-U-θ</m:t>
                      </m:r>
                    </m:num>
                    <m:den>
                      <m:r>
                        <w:rPr>
                          <w:rFonts w:ascii="Cambria Math" w:hAnsi="Cambria Math"/>
                        </w:rPr>
                        <m:t>σ</m:t>
                      </m:r>
                    </m:den>
                  </m:f>
                </m:sup>
              </m:sSup>
            </m:den>
          </m:f>
        </m:oMath>
      </m:oMathPara>
    </w:p>
    <w:p w14:paraId="6C74DBE8" w14:textId="6ABF81A9" w:rsidR="00A450CA" w:rsidRDefault="00000000" w:rsidP="00C26AE0">
      <w:pPr>
        <w:rPr>
          <w:rFonts w:ascii="Times New Roman" w:hAnsi="Times New Roman" w:cs="Times New Roman"/>
          <w:sz w:val="24"/>
          <w:szCs w:val="24"/>
        </w:rPr>
      </w:pPr>
      <w:r>
        <w:rPr>
          <w:rFonts w:ascii="Times New Roman" w:hAnsi="Times New Roman" w:cs="Times New Roman"/>
          <w:sz w:val="24"/>
          <w:szCs w:val="24"/>
        </w:rPr>
        <w:t xml:space="preserve">In the third </w:t>
      </w:r>
      <w:ins w:id="168" w:author="Siyu Wang" w:date="2025-11-24T18:34:00Z" w16du:dateUtc="2025-11-24T23:34:00Z">
        <w:r w:rsidR="00E70386">
          <w:rPr>
            <w:rFonts w:ascii="Times New Roman" w:hAnsi="Times New Roman" w:cs="Times New Roman"/>
            <w:sz w:val="24"/>
            <w:szCs w:val="24"/>
          </w:rPr>
          <w:t>YP bias</w:t>
        </w:r>
        <w:r w:rsidR="00E70386">
          <w:rPr>
            <w:rFonts w:ascii="Times New Roman" w:hAnsi="Times New Roman" w:cs="Times New Roman"/>
            <w:sz w:val="24"/>
            <w:szCs w:val="24"/>
          </w:rPr>
          <w:t xml:space="preserve"> </w:t>
        </w:r>
      </w:ins>
      <w:r>
        <w:rPr>
          <w:rFonts w:ascii="Times New Roman" w:hAnsi="Times New Roman" w:cs="Times New Roman"/>
          <w:sz w:val="24"/>
          <w:szCs w:val="24"/>
        </w:rPr>
        <w:t xml:space="preserve">model, the bias model, animals simply have a bias for purple or yellow. </w:t>
      </w:r>
    </w:p>
    <w:p w14:paraId="5A25495E" w14:textId="77777777" w:rsidR="00A450CA" w:rsidRDefault="00000000">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acceptpurple</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-U-θ+β</m:t>
                      </m:r>
                    </m:num>
                    <m:den>
                      <m:r>
                        <w:rPr>
                          <w:rFonts w:ascii="Cambria Math" w:hAnsi="Cambria Math"/>
                        </w:rPr>
                        <m:t>σ</m:t>
                      </m:r>
                    </m:den>
                  </m:f>
                </m:sup>
              </m:sSup>
            </m:den>
          </m:f>
        </m:oMath>
      </m:oMathPara>
    </w:p>
    <w:p w14:paraId="637C7F2D" w14:textId="77777777" w:rsidR="00A450CA" w:rsidRDefault="00000000">
      <w:pPr>
        <w:rPr>
          <w:rFonts w:ascii="Times New Roman" w:hAnsi="Times New Roman" w:cs="Times New Roman"/>
          <w:sz w:val="24"/>
          <w:szCs w:val="24"/>
        </w:rPr>
      </w:pPr>
      <w:r>
        <w:rPr>
          <w:rFonts w:ascii="Times New Roman" w:eastAsia="Times New Roman" w:hAnsi="Times New Roman" w:cs="Times New Roman"/>
          <w:sz w:val="24"/>
          <w:szCs w:val="24"/>
        </w:rPr>
        <w:t>whereas</w:t>
      </w:r>
    </w:p>
    <w:p w14:paraId="3A27CDFF" w14:textId="77777777" w:rsidR="00A450CA" w:rsidRDefault="00000000">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acceptyellow</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-U-θ-β</m:t>
                      </m:r>
                    </m:num>
                    <m:den>
                      <m:r>
                        <w:rPr>
                          <w:rFonts w:ascii="Cambria Math" w:hAnsi="Cambria Math"/>
                        </w:rPr>
                        <m:t>σ</m:t>
                      </m:r>
                    </m:den>
                  </m:f>
                </m:sup>
              </m:sSup>
            </m:den>
          </m:f>
        </m:oMath>
      </m:oMathPara>
    </w:p>
    <w:p w14:paraId="241671A7" w14:textId="77777777" w:rsidR="00A450CA" w:rsidRDefault="00A450CA">
      <w:pPr>
        <w:spacing w:after="0" w:line="480" w:lineRule="auto"/>
        <w:rPr>
          <w:rFonts w:ascii="Times New Roman" w:eastAsia="Times New Roman" w:hAnsi="Times New Roman" w:cs="Times New Roman"/>
          <w:i/>
          <w:sz w:val="24"/>
          <w:szCs w:val="24"/>
        </w:rPr>
      </w:pPr>
    </w:p>
    <w:p w14:paraId="0C12C81F" w14:textId="77777777" w:rsidR="00A450CA" w:rsidRDefault="00000000">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Neural Activity</w:t>
      </w:r>
    </w:p>
    <w:p w14:paraId="4794066F" w14:textId="77777777" w:rsidR="00A450CA"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neural activity of 170 neurons was analyzed using data from 75-750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the appearance of the cue, labeled as Offer Period. This period ended before the prompt to accept (purple go-signal) or refuse (yellow go-signal) first appeared, and therefore before the monkey knew when it needed to make a movement.</w:t>
      </w:r>
    </w:p>
    <w:p w14:paraId="487F19F5" w14:textId="77777777" w:rsidR="00A450CA" w:rsidRDefault="00A450CA">
      <w:pPr>
        <w:spacing w:after="0" w:line="480" w:lineRule="auto"/>
        <w:rPr>
          <w:rFonts w:ascii="Times New Roman" w:eastAsia="Times New Roman" w:hAnsi="Times New Roman" w:cs="Times New Roman"/>
          <w:i/>
          <w:iCs/>
          <w:sz w:val="24"/>
          <w:szCs w:val="24"/>
        </w:rPr>
      </w:pPr>
    </w:p>
    <w:p w14:paraId="4F13B6B4" w14:textId="77777777" w:rsidR="00A450CA"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1-way ANOVAs</w:t>
      </w:r>
    </w:p>
    <w:p w14:paraId="4254E40B" w14:textId="77777777" w:rsidR="00A450CA"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performed two separate 1-way ANOVAs (p &lt; 0.05) on all 170 recorded cells, for each of nine offers. The first 1-way ANOVA was performed on each offer where the animal responded with at least 5 accepted and 5 refused trials. In the second 1-way ANOVA, each offer was selected based on whether the animal responded by releasing the bar on at least 5 trials on the first go signal and 5 trials on the second go signal, regardless of acceptance or refusal.</w:t>
      </w:r>
    </w:p>
    <w:p w14:paraId="4DBD4CDE" w14:textId="77777777" w:rsidR="00A450CA" w:rsidRDefault="00A450CA">
      <w:pPr>
        <w:spacing w:after="0" w:line="480" w:lineRule="auto"/>
        <w:rPr>
          <w:rFonts w:ascii="Times New Roman" w:eastAsia="Times New Roman" w:hAnsi="Times New Roman" w:cs="Times New Roman"/>
          <w:sz w:val="24"/>
          <w:szCs w:val="24"/>
        </w:rPr>
      </w:pPr>
    </w:p>
    <w:p w14:paraId="723AB670" w14:textId="77777777" w:rsidR="00A450CA" w:rsidRDefault="00000000">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ANOVA-sliding window Analysis</w:t>
      </w:r>
    </w:p>
    <w:p w14:paraId="5175E611" w14:textId="77777777" w:rsidR="00A450CA"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sliding window analysis was performed using the neural activity from all 170 recorded cells, expressed as total spike count. Starting at 500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before the cue onset to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the cue onset, 100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bins were created with a 10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interleave period. The spike count within each bin was used in the 2-way ANOVA sliding window analysis, with drops, delay, independent variables. Choice as factor was included as an additional effect to test whether choice explains additional variance in firing rate, independently of drop and delay.</w:t>
      </w:r>
    </w:p>
    <w:p w14:paraId="3307EBEC" w14:textId="77777777" w:rsidR="00A450CA"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 each bin we estimated the proportion of cells that were significantly modulated by each factor (2-way ANOVA, p &lt; 0.05).</w:t>
      </w:r>
    </w:p>
    <w:p w14:paraId="51F29D17" w14:textId="77777777" w:rsidR="00A450CA" w:rsidRDefault="00000000">
      <w:pPr>
        <w:spacing w:after="0" w:line="480" w:lineRule="auto"/>
        <w:rPr>
          <w:rFonts w:ascii="Times New Roman" w:hAnsi="Times New Roman" w:cs="Times New Roman"/>
          <w:color w:val="242424"/>
          <w:sz w:val="24"/>
          <w:szCs w:val="24"/>
          <w:shd w:val="clear" w:color="auto" w:fill="FFFFFF"/>
        </w:rPr>
      </w:pPr>
      <w:r>
        <w:rPr>
          <w:rFonts w:ascii="Times New Roman" w:eastAsia="Times New Roman" w:hAnsi="Times New Roman" w:cs="Times New Roman"/>
          <w:sz w:val="24"/>
          <w:szCs w:val="24"/>
        </w:rPr>
        <w:t xml:space="preserve">Additionally, at each bin we extracted the variance explained for each factor, and for the interaction of drops and delay as </w:t>
      </w:r>
      <w:r>
        <w:rPr>
          <w:rFonts w:ascii="Times New Roman" w:hAnsi="Times New Roman" w:cs="Times New Roman"/>
          <w:color w:val="242424"/>
          <w:sz w:val="24"/>
          <w:szCs w:val="24"/>
          <w:shd w:val="clear" w:color="auto" w:fill="FFFFFF"/>
        </w:rPr>
        <w:t xml:space="preserve">omega </w:t>
      </w:r>
      <w:r>
        <w:rPr>
          <w:rFonts w:ascii="Times New Roman" w:hAnsi="Times New Roman" w:cs="Times New Roman"/>
          <w:sz w:val="24"/>
          <w:szCs w:val="24"/>
          <w:shd w:val="clear" w:color="auto" w:fill="FFFFFF"/>
        </w:rPr>
        <w:t>squared (</w:t>
      </w:r>
      <w:r>
        <w:rPr>
          <w:rFonts w:ascii="Times New Roman" w:hAnsi="Times New Roman" w:cs="Times New Roman"/>
          <w:b/>
          <w:bCs/>
          <w:color w:val="EE0000"/>
          <w:sz w:val="24"/>
          <w:szCs w:val="24"/>
          <w:shd w:val="clear" w:color="auto" w:fill="FFFFFF"/>
        </w:rPr>
        <w:t>Olejnik and Algina, 2003</w:t>
      </w:r>
      <w:r>
        <w:rPr>
          <w:rFonts w:ascii="Times New Roman" w:hAnsi="Times New Roman" w:cs="Times New Roman"/>
          <w:sz w:val="24"/>
          <w:szCs w:val="24"/>
          <w:shd w:val="clear" w:color="auto" w:fill="FFFFFF"/>
        </w:rPr>
        <w:t>):</w:t>
      </w:r>
    </w:p>
    <w:p w14:paraId="63816BD2" w14:textId="77777777" w:rsidR="00A450CA" w:rsidRPr="009357AF" w:rsidRDefault="00000000">
      <w:pPr>
        <w:spacing w:after="0" w:line="480" w:lineRule="auto"/>
        <w:jc w:val="center"/>
        <w:rPr>
          <w:rFonts w:ascii="Times New Roman" w:hAnsi="Times New Roman" w:cs="Times New Roman"/>
          <w:sz w:val="24"/>
          <w:szCs w:val="24"/>
          <w:shd w:val="clear" w:color="auto" w:fill="FFFFFF"/>
          <w:vertAlign w:val="subscript"/>
        </w:rPr>
      </w:pPr>
      <w:r w:rsidRPr="009357AF">
        <w:rPr>
          <w:rFonts w:ascii="Times New Roman" w:hAnsi="Times New Roman" w:cs="Times New Roman"/>
          <w:sz w:val="24"/>
          <w:szCs w:val="24"/>
          <w:shd w:val="clear" w:color="auto" w:fill="FFFFFF"/>
        </w:rPr>
        <w:t>ω</w:t>
      </w:r>
      <w:r w:rsidRPr="009357AF">
        <w:rPr>
          <w:rFonts w:ascii="Times New Roman" w:hAnsi="Times New Roman" w:cs="Times New Roman"/>
          <w:sz w:val="24"/>
          <w:szCs w:val="24"/>
          <w:shd w:val="clear" w:color="auto" w:fill="FFFFFF"/>
          <w:vertAlign w:val="superscript"/>
        </w:rPr>
        <w:t>2</w:t>
      </w:r>
      <w:r w:rsidRPr="009357AF">
        <w:rPr>
          <w:rFonts w:ascii="Times New Roman" w:hAnsi="Times New Roman" w:cs="Times New Roman"/>
          <w:sz w:val="24"/>
          <w:szCs w:val="24"/>
          <w:shd w:val="clear" w:color="auto" w:fill="FFFFFF"/>
        </w:rPr>
        <w:t xml:space="preserve"> = (</w:t>
      </w:r>
      <w:proofErr w:type="spellStart"/>
      <w:r w:rsidRPr="009357AF">
        <w:rPr>
          <w:rFonts w:ascii="Times New Roman" w:hAnsi="Times New Roman" w:cs="Times New Roman"/>
          <w:sz w:val="24"/>
          <w:szCs w:val="24"/>
          <w:shd w:val="clear" w:color="auto" w:fill="FFFFFF"/>
        </w:rPr>
        <w:t>SS</w:t>
      </w:r>
      <w:r w:rsidRPr="009357AF">
        <w:rPr>
          <w:rFonts w:ascii="Times New Roman" w:hAnsi="Times New Roman" w:cs="Times New Roman"/>
          <w:sz w:val="24"/>
          <w:szCs w:val="24"/>
          <w:shd w:val="clear" w:color="auto" w:fill="FFFFFF"/>
          <w:vertAlign w:val="subscript"/>
        </w:rPr>
        <w:t>effect</w:t>
      </w:r>
      <w:proofErr w:type="spellEnd"/>
      <w:r w:rsidRPr="009357AF">
        <w:rPr>
          <w:rFonts w:ascii="Times New Roman" w:hAnsi="Times New Roman" w:cs="Times New Roman"/>
          <w:sz w:val="24"/>
          <w:szCs w:val="24"/>
          <w:shd w:val="clear" w:color="auto" w:fill="FFFFFF"/>
          <w:vertAlign w:val="subscript"/>
        </w:rPr>
        <w:t xml:space="preserve"> </w:t>
      </w:r>
      <w:r w:rsidRPr="009357AF">
        <w:rPr>
          <w:rFonts w:ascii="Times New Roman" w:hAnsi="Times New Roman" w:cs="Times New Roman"/>
          <w:sz w:val="24"/>
          <w:szCs w:val="24"/>
          <w:shd w:val="clear" w:color="auto" w:fill="FFFFFF"/>
        </w:rPr>
        <w:t>– (</w:t>
      </w:r>
      <w:proofErr w:type="spellStart"/>
      <w:r w:rsidRPr="009357AF">
        <w:rPr>
          <w:rFonts w:ascii="Times New Roman" w:hAnsi="Times New Roman" w:cs="Times New Roman"/>
          <w:sz w:val="24"/>
          <w:szCs w:val="24"/>
          <w:shd w:val="clear" w:color="auto" w:fill="FFFFFF"/>
        </w:rPr>
        <w:t>df</w:t>
      </w:r>
      <w:r w:rsidRPr="009357AF">
        <w:rPr>
          <w:rFonts w:ascii="Times New Roman" w:hAnsi="Times New Roman" w:cs="Times New Roman"/>
          <w:sz w:val="24"/>
          <w:szCs w:val="24"/>
          <w:shd w:val="clear" w:color="auto" w:fill="FFFFFF"/>
          <w:vertAlign w:val="subscript"/>
        </w:rPr>
        <w:t>effect</w:t>
      </w:r>
      <w:proofErr w:type="spellEnd"/>
      <w:r w:rsidRPr="009357AF">
        <w:rPr>
          <w:rFonts w:ascii="Times New Roman" w:hAnsi="Times New Roman" w:cs="Times New Roman"/>
          <w:sz w:val="24"/>
          <w:szCs w:val="24"/>
          <w:shd w:val="clear" w:color="auto" w:fill="FFFFFF"/>
        </w:rPr>
        <w:t>)(</w:t>
      </w:r>
      <w:proofErr w:type="spellStart"/>
      <w:r w:rsidRPr="009357AF">
        <w:rPr>
          <w:rFonts w:ascii="Times New Roman" w:hAnsi="Times New Roman" w:cs="Times New Roman"/>
          <w:sz w:val="24"/>
          <w:szCs w:val="24"/>
          <w:shd w:val="clear" w:color="auto" w:fill="FFFFFF"/>
        </w:rPr>
        <w:t>MS</w:t>
      </w:r>
      <w:r w:rsidRPr="009357AF">
        <w:rPr>
          <w:rFonts w:ascii="Times New Roman" w:hAnsi="Times New Roman" w:cs="Times New Roman"/>
          <w:sz w:val="24"/>
          <w:szCs w:val="24"/>
          <w:shd w:val="clear" w:color="auto" w:fill="FFFFFF"/>
          <w:vertAlign w:val="subscript"/>
        </w:rPr>
        <w:t>error</w:t>
      </w:r>
      <w:proofErr w:type="spellEnd"/>
      <w:r w:rsidRPr="009357AF">
        <w:rPr>
          <w:rFonts w:ascii="Times New Roman" w:hAnsi="Times New Roman" w:cs="Times New Roman"/>
          <w:sz w:val="24"/>
          <w:szCs w:val="24"/>
          <w:shd w:val="clear" w:color="auto" w:fill="FFFFFF"/>
        </w:rPr>
        <w:t xml:space="preserve">))/ </w:t>
      </w:r>
      <w:proofErr w:type="spellStart"/>
      <w:r w:rsidRPr="009357AF">
        <w:rPr>
          <w:rFonts w:ascii="Times New Roman" w:hAnsi="Times New Roman" w:cs="Times New Roman"/>
          <w:sz w:val="24"/>
          <w:szCs w:val="24"/>
          <w:shd w:val="clear" w:color="auto" w:fill="FFFFFF"/>
        </w:rPr>
        <w:t>MS</w:t>
      </w:r>
      <w:r w:rsidRPr="009357AF">
        <w:rPr>
          <w:rFonts w:ascii="Times New Roman" w:hAnsi="Times New Roman" w:cs="Times New Roman"/>
          <w:sz w:val="24"/>
          <w:szCs w:val="24"/>
          <w:shd w:val="clear" w:color="auto" w:fill="FFFFFF"/>
          <w:vertAlign w:val="subscript"/>
        </w:rPr>
        <w:t>error</w:t>
      </w:r>
      <w:proofErr w:type="spellEnd"/>
      <w:r w:rsidRPr="009357AF">
        <w:rPr>
          <w:rFonts w:ascii="Times New Roman" w:hAnsi="Times New Roman" w:cs="Times New Roman"/>
          <w:sz w:val="24"/>
          <w:szCs w:val="24"/>
          <w:shd w:val="clear" w:color="auto" w:fill="FFFFFF"/>
        </w:rPr>
        <w:t xml:space="preserve"> + </w:t>
      </w:r>
      <w:proofErr w:type="spellStart"/>
      <w:r w:rsidRPr="009357AF">
        <w:rPr>
          <w:rFonts w:ascii="Times New Roman" w:hAnsi="Times New Roman" w:cs="Times New Roman"/>
          <w:sz w:val="24"/>
          <w:szCs w:val="24"/>
          <w:shd w:val="clear" w:color="auto" w:fill="FFFFFF"/>
        </w:rPr>
        <w:t>SS</w:t>
      </w:r>
      <w:r w:rsidRPr="009357AF">
        <w:rPr>
          <w:rFonts w:ascii="Times New Roman" w:hAnsi="Times New Roman" w:cs="Times New Roman"/>
          <w:sz w:val="24"/>
          <w:szCs w:val="24"/>
          <w:shd w:val="clear" w:color="auto" w:fill="FFFFFF"/>
          <w:vertAlign w:val="subscript"/>
        </w:rPr>
        <w:t>total</w:t>
      </w:r>
      <w:proofErr w:type="spellEnd"/>
    </w:p>
    <w:p w14:paraId="771249C7" w14:textId="77777777" w:rsidR="00A450CA" w:rsidRDefault="00A450CA">
      <w:pPr>
        <w:spacing w:after="0" w:line="480" w:lineRule="auto"/>
        <w:rPr>
          <w:rFonts w:ascii="Times New Roman" w:eastAsia="Times New Roman" w:hAnsi="Times New Roman" w:cs="Times New Roman"/>
          <w:iCs/>
          <w:sz w:val="24"/>
          <w:szCs w:val="24"/>
        </w:rPr>
      </w:pPr>
    </w:p>
    <w:p w14:paraId="13A5461D" w14:textId="77777777" w:rsidR="00A450CA"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Correlation across time</w:t>
      </w:r>
    </w:p>
    <w:p w14:paraId="467F92E3" w14:textId="77777777" w:rsidR="00A450CA"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this analysis, we only included cells that respond to at least one of the task-relevant variables (delay, drop, choice), this leaves 121 cells. </w:t>
      </w:r>
    </w:p>
    <w:p w14:paraId="2732EBD4" w14:textId="77777777" w:rsidR="00A450CA"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extract the population encoding dimension for drop and delay, we performed a sliding window ANOVA for each cell, and extracted the regression coefficient for drop and delay, at each time bin, for each cell. The dimension formed by the beta coefficients across cells at each time bin, is the time-dependent encoding dimension of drop or delay.</w:t>
      </w:r>
    </w:p>
    <w:p w14:paraId="678DE3ED" w14:textId="77777777" w:rsidR="00A450CA"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Population activity that encodes delay is quantified as the population activity projected onto the dimension for delay. Population activity of drops is calculated similarly. For each factor separately, the beta-coefficients for each time bin were correlated with each other and the Pearson correlation was calculated.</w:t>
      </w:r>
    </w:p>
    <w:p w14:paraId="496DF8FA" w14:textId="77777777" w:rsidR="00A450CA"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significance threshold of 0.05 was used (uncorrected).</w:t>
      </w:r>
    </w:p>
    <w:p w14:paraId="3032F6B7" w14:textId="77777777" w:rsidR="001F5639" w:rsidRDefault="001F5639">
      <w:pPr>
        <w:spacing w:after="0" w:line="480" w:lineRule="auto"/>
        <w:rPr>
          <w:rFonts w:ascii="Times New Roman" w:eastAsia="Times New Roman" w:hAnsi="Times New Roman" w:cs="Times New Roman"/>
          <w:i/>
          <w:iCs/>
          <w:sz w:val="24"/>
          <w:szCs w:val="24"/>
        </w:rPr>
      </w:pPr>
    </w:p>
    <w:p w14:paraId="54A2E2B8" w14:textId="4E3A5DF2" w:rsidR="00A450CA"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Decoding Analysis</w:t>
      </w:r>
    </w:p>
    <w:p w14:paraId="07E095D2" w14:textId="3272C07D" w:rsidR="00A450CA"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 vector machine was used as the classifier. Training and </w:t>
      </w:r>
      <w:r w:rsidR="009357AF">
        <w:rPr>
          <w:rFonts w:ascii="Times New Roman" w:eastAsia="Times New Roman" w:hAnsi="Times New Roman" w:cs="Times New Roman"/>
          <w:sz w:val="24"/>
          <w:szCs w:val="24"/>
        </w:rPr>
        <w:t>testing</w:t>
      </w:r>
      <w:r>
        <w:rPr>
          <w:rFonts w:ascii="Times New Roman" w:eastAsia="Times New Roman" w:hAnsi="Times New Roman" w:cs="Times New Roman"/>
          <w:sz w:val="24"/>
          <w:szCs w:val="24"/>
        </w:rPr>
        <w:t xml:space="preserve"> comprised of non-overlapping trials (75% of trials for training, and 25% for testing). The procedure was repeated 10 times, and the average decoding accuracy was recorded. </w:t>
      </w:r>
    </w:p>
    <w:p w14:paraId="7FBC1C4F" w14:textId="18F17392" w:rsidR="00B85370"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Decoding of drops, delay and interaction were carried out separately. For each factor, decoding was done in a sliding window (step 20ms, width 100ms). </w:t>
      </w:r>
    </w:p>
    <w:p w14:paraId="43B88991" w14:textId="77777777" w:rsidR="00866083" w:rsidRDefault="00866083">
      <w:pPr>
        <w:spacing w:after="0" w:line="480" w:lineRule="auto"/>
        <w:rPr>
          <w:rFonts w:ascii="Times New Roman" w:eastAsia="Times New Roman" w:hAnsi="Times New Roman" w:cs="Times New Roman"/>
          <w:sz w:val="24"/>
          <w:szCs w:val="24"/>
        </w:rPr>
      </w:pPr>
    </w:p>
    <w:p w14:paraId="33AE0D31" w14:textId="77777777" w:rsidR="00A450CA" w:rsidRDefault="00000000">
      <w:pPr>
        <w:rPr>
          <w:rFonts w:ascii="Times New Roman" w:hAnsi="Times New Roman" w:cs="Times New Roman"/>
          <w:b/>
          <w:bCs/>
          <w:sz w:val="24"/>
          <w:szCs w:val="24"/>
        </w:rPr>
      </w:pPr>
      <w:commentRangeStart w:id="169"/>
      <w:r>
        <w:rPr>
          <w:rFonts w:ascii="Times New Roman" w:hAnsi="Times New Roman" w:cs="Times New Roman"/>
          <w:b/>
          <w:bCs/>
          <w:sz w:val="24"/>
          <w:szCs w:val="24"/>
        </w:rPr>
        <w:t>References</w:t>
      </w:r>
      <w:commentRangeEnd w:id="169"/>
      <w:r>
        <w:commentReference w:id="169"/>
      </w:r>
    </w:p>
    <w:p w14:paraId="373CDDFA" w14:textId="77777777" w:rsidR="00A450C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Ainslie, G. (1975). Specious reward: A behavioral theory of impulsiveness and impulse control. </w:t>
      </w:r>
      <w:r>
        <w:rPr>
          <w:rFonts w:ascii="Times New Roman" w:hAnsi="Times New Roman" w:cs="Times New Roman"/>
          <w:i/>
          <w:iCs/>
          <w:sz w:val="24"/>
          <w:szCs w:val="24"/>
        </w:rPr>
        <w:t>Psychological Bulletin, 82</w:t>
      </w:r>
      <w:r>
        <w:rPr>
          <w:rFonts w:ascii="Times New Roman" w:hAnsi="Times New Roman" w:cs="Times New Roman"/>
          <w:sz w:val="24"/>
          <w:szCs w:val="24"/>
        </w:rPr>
        <w:t>(4), 463–496. </w:t>
      </w:r>
    </w:p>
    <w:p w14:paraId="351C9D1B" w14:textId="77777777" w:rsidR="00A450CA" w:rsidRDefault="00A450CA">
      <w:pPr>
        <w:spacing w:after="0" w:line="360" w:lineRule="auto"/>
        <w:rPr>
          <w:rFonts w:ascii="Times New Roman" w:hAnsi="Times New Roman" w:cs="Times New Roman"/>
          <w:sz w:val="24"/>
          <w:szCs w:val="24"/>
        </w:rPr>
      </w:pPr>
    </w:p>
    <w:p w14:paraId="25C3F41F" w14:textId="77777777" w:rsidR="00A450C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Mazur, J. E. (1987). An adjusting procedure for studying delayed reinforcement. In M. L. Commons, J. E. Mazur, J. A. Nevin, &amp; H. Rachlin (Eds.), </w:t>
      </w:r>
      <w:r>
        <w:rPr>
          <w:rFonts w:ascii="Times New Roman" w:hAnsi="Times New Roman" w:cs="Times New Roman"/>
          <w:i/>
          <w:iCs/>
          <w:sz w:val="24"/>
          <w:szCs w:val="24"/>
        </w:rPr>
        <w:t>Quantitative analysis of behavior: Vol. 5. The effect of delay and of intervening events on reinforcement value</w:t>
      </w:r>
      <w:r>
        <w:rPr>
          <w:rFonts w:ascii="Times New Roman" w:hAnsi="Times New Roman" w:cs="Times New Roman"/>
          <w:sz w:val="24"/>
          <w:szCs w:val="24"/>
        </w:rPr>
        <w:t> (pp. 55–73). Hillsdale, NJ: Erlbaum.</w:t>
      </w:r>
    </w:p>
    <w:p w14:paraId="6978FE89" w14:textId="77777777" w:rsidR="00A450CA" w:rsidRDefault="00A450CA">
      <w:pPr>
        <w:spacing w:after="0" w:line="360" w:lineRule="auto"/>
        <w:rPr>
          <w:rFonts w:ascii="Times New Roman" w:hAnsi="Times New Roman" w:cs="Times New Roman"/>
          <w:sz w:val="24"/>
          <w:szCs w:val="24"/>
        </w:rPr>
      </w:pPr>
    </w:p>
    <w:p w14:paraId="61C9AD3A" w14:textId="77777777" w:rsidR="00A450C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Mischel, W., &amp; Ebbesen, E. B. (1970). Attention in Delay of Gratification. Journal of Personality and Social Psychology, 16, 329-337.</w:t>
      </w:r>
    </w:p>
    <w:p w14:paraId="110773A6" w14:textId="77777777" w:rsidR="00A450CA" w:rsidRDefault="00A450CA">
      <w:pPr>
        <w:spacing w:after="0" w:line="360" w:lineRule="auto"/>
        <w:rPr>
          <w:rFonts w:ascii="Times New Roman" w:hAnsi="Times New Roman" w:cs="Times New Roman"/>
          <w:sz w:val="24"/>
          <w:szCs w:val="24"/>
        </w:rPr>
      </w:pPr>
    </w:p>
    <w:p w14:paraId="65EC5828" w14:textId="77777777" w:rsidR="00A450CA" w:rsidRDefault="00A450CA">
      <w:pPr>
        <w:spacing w:after="0" w:line="360" w:lineRule="auto"/>
        <w:rPr>
          <w:rFonts w:ascii="Times New Roman" w:hAnsi="Times New Roman" w:cs="Times New Roman"/>
          <w:sz w:val="24"/>
          <w:szCs w:val="24"/>
        </w:rPr>
      </w:pPr>
      <w:hyperlink r:id="rId25">
        <w:r>
          <w:rPr>
            <w:rStyle w:val="Hyperlink"/>
            <w:rFonts w:ascii="Times New Roman" w:hAnsi="Times New Roman" w:cs="Times New Roman"/>
            <w:color w:val="auto"/>
            <w:sz w:val="24"/>
            <w:szCs w:val="24"/>
            <w:u w:val="none"/>
          </w:rPr>
          <w:t>Alice M. Trevail</w:t>
        </w:r>
      </w:hyperlink>
      <w:r>
        <w:rPr>
          <w:rFonts w:ascii="Times New Roman" w:hAnsi="Times New Roman" w:cs="Times New Roman"/>
          <w:sz w:val="24"/>
          <w:szCs w:val="24"/>
        </w:rPr>
        <w:t xml:space="preserve">, </w:t>
      </w:r>
      <w:hyperlink r:id="rId26">
        <w:r>
          <w:rPr>
            <w:rStyle w:val="Hyperlink"/>
            <w:rFonts w:ascii="Times New Roman" w:hAnsi="Times New Roman" w:cs="Times New Roman"/>
            <w:color w:val="auto"/>
            <w:sz w:val="24"/>
            <w:szCs w:val="24"/>
            <w:u w:val="none"/>
          </w:rPr>
          <w:t>Jonathan Sharples</w:t>
        </w:r>
      </w:hyperlink>
      <w:r>
        <w:rPr>
          <w:rFonts w:ascii="Times New Roman" w:hAnsi="Times New Roman" w:cs="Times New Roman"/>
          <w:sz w:val="24"/>
          <w:szCs w:val="24"/>
        </w:rPr>
        <w:t xml:space="preserve">, </w:t>
      </w:r>
      <w:hyperlink r:id="rId27">
        <w:r>
          <w:rPr>
            <w:rStyle w:val="Hyperlink"/>
            <w:rFonts w:ascii="Times New Roman" w:hAnsi="Times New Roman" w:cs="Times New Roman"/>
            <w:color w:val="auto"/>
            <w:sz w:val="24"/>
            <w:szCs w:val="24"/>
            <w:u w:val="none"/>
          </w:rPr>
          <w:t>Jeff A. Polton</w:t>
        </w:r>
      </w:hyperlink>
      <w:r>
        <w:rPr>
          <w:rFonts w:ascii="Times New Roman" w:hAnsi="Times New Roman" w:cs="Times New Roman"/>
          <w:sz w:val="24"/>
          <w:szCs w:val="24"/>
        </w:rPr>
        <w:t xml:space="preserve">, </w:t>
      </w:r>
      <w:hyperlink r:id="rId28">
        <w:r>
          <w:rPr>
            <w:rStyle w:val="Hyperlink"/>
            <w:rFonts w:ascii="Times New Roman" w:hAnsi="Times New Roman" w:cs="Times New Roman"/>
            <w:color w:val="auto"/>
            <w:sz w:val="24"/>
            <w:szCs w:val="24"/>
            <w:u w:val="none"/>
          </w:rPr>
          <w:t>Peter I. Miller</w:t>
        </w:r>
      </w:hyperlink>
      <w:r>
        <w:rPr>
          <w:rFonts w:ascii="Times New Roman" w:hAnsi="Times New Roman" w:cs="Times New Roman"/>
          <w:sz w:val="24"/>
          <w:szCs w:val="24"/>
        </w:rPr>
        <w:t xml:space="preserve">, </w:t>
      </w:r>
      <w:hyperlink r:id="rId29">
        <w:r>
          <w:rPr>
            <w:rStyle w:val="Hyperlink"/>
            <w:rFonts w:ascii="Times New Roman" w:hAnsi="Times New Roman" w:cs="Times New Roman"/>
            <w:color w:val="auto"/>
            <w:sz w:val="24"/>
            <w:szCs w:val="24"/>
            <w:u w:val="none"/>
          </w:rPr>
          <w:t>Francis Daunt</w:t>
        </w:r>
      </w:hyperlink>
      <w:r>
        <w:rPr>
          <w:rFonts w:ascii="Times New Roman" w:hAnsi="Times New Roman" w:cs="Times New Roman"/>
          <w:sz w:val="24"/>
          <w:szCs w:val="24"/>
        </w:rPr>
        <w:t xml:space="preserve">, </w:t>
      </w:r>
      <w:hyperlink r:id="rId30">
        <w:r>
          <w:rPr>
            <w:rStyle w:val="Hyperlink"/>
            <w:rFonts w:ascii="Times New Roman" w:hAnsi="Times New Roman" w:cs="Times New Roman"/>
            <w:color w:val="auto"/>
            <w:sz w:val="24"/>
            <w:szCs w:val="24"/>
            <w:u w:val="none"/>
          </w:rPr>
          <w:t>Ellie Owen</w:t>
        </w:r>
      </w:hyperlink>
      <w:r>
        <w:rPr>
          <w:rFonts w:ascii="Times New Roman" w:hAnsi="Times New Roman" w:cs="Times New Roman"/>
          <w:sz w:val="24"/>
          <w:szCs w:val="24"/>
        </w:rPr>
        <w:t xml:space="preserve">, </w:t>
      </w:r>
      <w:hyperlink r:id="rId31">
        <w:r>
          <w:rPr>
            <w:rStyle w:val="Hyperlink"/>
            <w:rFonts w:ascii="Times New Roman" w:hAnsi="Times New Roman" w:cs="Times New Roman"/>
            <w:color w:val="auto"/>
            <w:sz w:val="24"/>
            <w:szCs w:val="24"/>
            <w:u w:val="none"/>
          </w:rPr>
          <w:t>Mark Bolton</w:t>
        </w:r>
      </w:hyperlink>
      <w:r>
        <w:rPr>
          <w:rFonts w:ascii="Times New Roman" w:hAnsi="Times New Roman" w:cs="Times New Roman"/>
          <w:sz w:val="24"/>
          <w:szCs w:val="24"/>
        </w:rPr>
        <w:t xml:space="preserve">, </w:t>
      </w:r>
      <w:hyperlink r:id="rId32">
        <w:r>
          <w:rPr>
            <w:rStyle w:val="Hyperlink"/>
            <w:rFonts w:ascii="Times New Roman" w:hAnsi="Times New Roman" w:cs="Times New Roman"/>
            <w:color w:val="auto"/>
            <w:sz w:val="24"/>
            <w:szCs w:val="24"/>
            <w:u w:val="none"/>
          </w:rPr>
          <w:t>Kendrew Colhoun</w:t>
        </w:r>
      </w:hyperlink>
      <w:r>
        <w:rPr>
          <w:rFonts w:ascii="Times New Roman" w:hAnsi="Times New Roman" w:cs="Times New Roman"/>
          <w:sz w:val="24"/>
          <w:szCs w:val="24"/>
        </w:rPr>
        <w:t xml:space="preserve">, </w:t>
      </w:r>
      <w:hyperlink r:id="rId33">
        <w:r>
          <w:rPr>
            <w:rStyle w:val="Hyperlink"/>
            <w:rFonts w:ascii="Times New Roman" w:hAnsi="Times New Roman" w:cs="Times New Roman"/>
            <w:color w:val="auto"/>
            <w:sz w:val="24"/>
            <w:szCs w:val="24"/>
            <w:u w:val="none"/>
          </w:rPr>
          <w:t>Stephen Newton</w:t>
        </w:r>
      </w:hyperlink>
      <w:r>
        <w:rPr>
          <w:rFonts w:ascii="Times New Roman" w:hAnsi="Times New Roman" w:cs="Times New Roman"/>
          <w:sz w:val="24"/>
          <w:szCs w:val="24"/>
        </w:rPr>
        <w:t xml:space="preserve">, </w:t>
      </w:r>
      <w:hyperlink r:id="rId34">
        <w:r>
          <w:rPr>
            <w:rStyle w:val="Hyperlink"/>
            <w:rFonts w:ascii="Times New Roman" w:hAnsi="Times New Roman" w:cs="Times New Roman"/>
            <w:color w:val="auto"/>
            <w:sz w:val="24"/>
            <w:szCs w:val="24"/>
            <w:u w:val="none"/>
          </w:rPr>
          <w:t>Gail Robertson</w:t>
        </w:r>
      </w:hyperlink>
      <w:r>
        <w:rPr>
          <w:rFonts w:ascii="Times New Roman" w:hAnsi="Times New Roman" w:cs="Times New Roman"/>
          <w:sz w:val="24"/>
          <w:szCs w:val="24"/>
        </w:rPr>
        <w:t xml:space="preserve"> and </w:t>
      </w:r>
      <w:hyperlink r:id="rId35">
        <w:r>
          <w:rPr>
            <w:rStyle w:val="Hyperlink"/>
            <w:rFonts w:ascii="Times New Roman" w:hAnsi="Times New Roman" w:cs="Times New Roman"/>
            <w:color w:val="auto"/>
            <w:sz w:val="24"/>
            <w:szCs w:val="24"/>
            <w:u w:val="none"/>
          </w:rPr>
          <w:t>Samantha C. Patrick</w:t>
        </w:r>
      </w:hyperlink>
      <w:r>
        <w:rPr>
          <w:rFonts w:ascii="Times New Roman" w:hAnsi="Times New Roman" w:cs="Times New Roman"/>
          <w:sz w:val="24"/>
          <w:szCs w:val="24"/>
        </w:rPr>
        <w:t xml:space="preserve"> (2019). Environmental heterogeneity decreases reproductive success via effects on foraging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xml:space="preserve">, Proc Biol Sci, 286(1904):20190795. </w:t>
      </w:r>
    </w:p>
    <w:p w14:paraId="36FEE0DB" w14:textId="77777777" w:rsidR="00A450CA" w:rsidRDefault="00A450CA">
      <w:pPr>
        <w:spacing w:after="0" w:line="360" w:lineRule="auto"/>
        <w:rPr>
          <w:rFonts w:ascii="Times New Roman" w:hAnsi="Times New Roman" w:cs="Times New Roman"/>
          <w:sz w:val="24"/>
          <w:szCs w:val="24"/>
        </w:rPr>
      </w:pPr>
    </w:p>
    <w:p w14:paraId="6B0501BB" w14:textId="77777777" w:rsidR="00A450CA" w:rsidRDefault="00A450CA">
      <w:pPr>
        <w:tabs>
          <w:tab w:val="left" w:pos="3043"/>
        </w:tabs>
        <w:spacing w:after="0" w:line="360" w:lineRule="auto"/>
        <w:rPr>
          <w:rFonts w:ascii="Times New Roman" w:hAnsi="Times New Roman" w:cs="Times New Roman"/>
          <w:sz w:val="24"/>
          <w:szCs w:val="24"/>
        </w:rPr>
      </w:pPr>
      <w:hyperlink r:id="rId36">
        <w:r>
          <w:rPr>
            <w:rStyle w:val="Hyperlink"/>
            <w:rFonts w:ascii="Times New Roman" w:hAnsi="Times New Roman" w:cs="Times New Roman"/>
            <w:color w:val="auto"/>
            <w:sz w:val="24"/>
            <w:szCs w:val="24"/>
            <w:u w:val="none"/>
          </w:rPr>
          <w:t>Jana A Eccard</w:t>
        </w:r>
      </w:hyperlink>
      <w:r>
        <w:rPr>
          <w:rFonts w:ascii="Times New Roman" w:hAnsi="Times New Roman" w:cs="Times New Roman"/>
          <w:sz w:val="24"/>
          <w:szCs w:val="24"/>
        </w:rPr>
        <w:t>, </w:t>
      </w:r>
      <w:hyperlink r:id="rId37">
        <w:r>
          <w:rPr>
            <w:rStyle w:val="Hyperlink"/>
            <w:rFonts w:ascii="Times New Roman" w:hAnsi="Times New Roman" w:cs="Times New Roman"/>
            <w:color w:val="auto"/>
            <w:sz w:val="24"/>
            <w:szCs w:val="24"/>
            <w:u w:val="none"/>
          </w:rPr>
          <w:t>Thilo Liesenjohann</w:t>
        </w:r>
      </w:hyperlink>
      <w:r>
        <w:rPr>
          <w:rFonts w:ascii="Times New Roman" w:hAnsi="Times New Roman" w:cs="Times New Roman"/>
          <w:sz w:val="24"/>
          <w:szCs w:val="24"/>
        </w:rPr>
        <w:t>, </w:t>
      </w:r>
      <w:hyperlink r:id="rId38">
        <w:r>
          <w:rPr>
            <w:rStyle w:val="Hyperlink"/>
            <w:rFonts w:ascii="Times New Roman" w:hAnsi="Times New Roman" w:cs="Times New Roman"/>
            <w:color w:val="auto"/>
            <w:sz w:val="24"/>
            <w:szCs w:val="24"/>
            <w:u w:val="none"/>
          </w:rPr>
          <w:t xml:space="preserve">Melanie </w:t>
        </w:r>
        <w:proofErr w:type="spellStart"/>
        <w:r>
          <w:rPr>
            <w:rStyle w:val="Hyperlink"/>
            <w:rFonts w:ascii="Times New Roman" w:hAnsi="Times New Roman" w:cs="Times New Roman"/>
            <w:color w:val="auto"/>
            <w:sz w:val="24"/>
            <w:szCs w:val="24"/>
            <w:u w:val="none"/>
          </w:rPr>
          <w:t>Dammhahn</w:t>
        </w:r>
        <w:proofErr w:type="spellEnd"/>
      </w:hyperlink>
      <w:r>
        <w:rPr>
          <w:rFonts w:ascii="Times New Roman" w:hAnsi="Times New Roman" w:cs="Times New Roman"/>
          <w:sz w:val="24"/>
          <w:szCs w:val="24"/>
        </w:rPr>
        <w:t xml:space="preserve"> (2020). Among-individual differences in foraging modulate resource exploitation under perceived predation risk. </w:t>
      </w:r>
      <w:proofErr w:type="spellStart"/>
      <w:r>
        <w:rPr>
          <w:rFonts w:ascii="Times New Roman" w:hAnsi="Times New Roman" w:cs="Times New Roman"/>
          <w:sz w:val="24"/>
          <w:szCs w:val="24"/>
        </w:rPr>
        <w:t>Oecologia</w:t>
      </w:r>
      <w:proofErr w:type="spellEnd"/>
      <w:r>
        <w:rPr>
          <w:rFonts w:ascii="Times New Roman" w:hAnsi="Times New Roman" w:cs="Times New Roman"/>
          <w:sz w:val="24"/>
          <w:szCs w:val="24"/>
        </w:rPr>
        <w:t>, 194(4):621–634.</w:t>
      </w:r>
    </w:p>
    <w:p w14:paraId="3A204A69" w14:textId="77777777" w:rsidR="00A450CA" w:rsidRDefault="00A450CA">
      <w:pPr>
        <w:tabs>
          <w:tab w:val="left" w:pos="3043"/>
        </w:tabs>
        <w:spacing w:after="0" w:line="360" w:lineRule="auto"/>
        <w:rPr>
          <w:rFonts w:ascii="Times New Roman" w:hAnsi="Times New Roman" w:cs="Times New Roman"/>
          <w:sz w:val="24"/>
          <w:szCs w:val="24"/>
        </w:rPr>
      </w:pPr>
    </w:p>
    <w:p w14:paraId="03D37225" w14:textId="77777777" w:rsidR="00A450CA" w:rsidRPr="00A8103E" w:rsidRDefault="00000000">
      <w:pPr>
        <w:tabs>
          <w:tab w:val="left" w:pos="30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Walker, R. H., Hutchinson, M. C., Potter, A. B., Becker, J. A., Long, R. A., &amp; Pringle, R. M. (2023). Mechanisms of individual variation in large herbivore diets: Roles of spatial heterogeneity and state-dependent foraging. </w:t>
      </w:r>
      <w:r w:rsidRPr="00A8103E">
        <w:rPr>
          <w:rFonts w:ascii="Times New Roman" w:hAnsi="Times New Roman" w:cs="Times New Roman"/>
          <w:i/>
          <w:iCs/>
          <w:sz w:val="24"/>
          <w:szCs w:val="24"/>
        </w:rPr>
        <w:t>Ecology</w:t>
      </w:r>
      <w:r w:rsidRPr="00A8103E">
        <w:rPr>
          <w:rFonts w:ascii="Times New Roman" w:hAnsi="Times New Roman" w:cs="Times New Roman"/>
          <w:sz w:val="24"/>
          <w:szCs w:val="24"/>
        </w:rPr>
        <w:t>, 104(2), e3921.</w:t>
      </w:r>
    </w:p>
    <w:p w14:paraId="61CE9A4E" w14:textId="77777777" w:rsidR="00A450CA" w:rsidRPr="00A8103E" w:rsidRDefault="00A450CA">
      <w:pPr>
        <w:tabs>
          <w:tab w:val="left" w:pos="3043"/>
        </w:tabs>
        <w:spacing w:after="0" w:line="360" w:lineRule="auto"/>
        <w:rPr>
          <w:rFonts w:ascii="Times New Roman" w:hAnsi="Times New Roman" w:cs="Times New Roman"/>
          <w:sz w:val="24"/>
          <w:szCs w:val="24"/>
        </w:rPr>
      </w:pPr>
    </w:p>
    <w:p w14:paraId="4E028A43" w14:textId="122B03A5" w:rsidR="00A450CA" w:rsidRDefault="00A8103E">
      <w:pPr>
        <w:tabs>
          <w:tab w:val="left" w:pos="3043"/>
        </w:tabs>
        <w:spacing w:after="0" w:line="360" w:lineRule="auto"/>
        <w:rPr>
          <w:rFonts w:ascii="Times New Roman" w:hAnsi="Times New Roman" w:cs="Times New Roman"/>
          <w:sz w:val="24"/>
          <w:szCs w:val="24"/>
        </w:rPr>
      </w:pPr>
      <w:r w:rsidRPr="00A8103E">
        <w:rPr>
          <w:rFonts w:ascii="Times New Roman" w:hAnsi="Times New Roman" w:cs="Times New Roman"/>
          <w:sz w:val="24"/>
          <w:szCs w:val="24"/>
        </w:rPr>
        <w:t xml:space="preserve">Reza </w:t>
      </w:r>
      <w:proofErr w:type="spellStart"/>
      <w:r w:rsidRPr="00A8103E">
        <w:rPr>
          <w:rFonts w:ascii="Times New Roman" w:hAnsi="Times New Roman" w:cs="Times New Roman"/>
          <w:sz w:val="24"/>
          <w:szCs w:val="24"/>
        </w:rPr>
        <w:t>Shadmehr</w:t>
      </w:r>
      <w:proofErr w:type="spellEnd"/>
      <w:r w:rsidRPr="00A8103E">
        <w:rPr>
          <w:rFonts w:ascii="Times New Roman" w:hAnsi="Times New Roman" w:cs="Times New Roman"/>
          <w:sz w:val="24"/>
          <w:szCs w:val="24"/>
        </w:rPr>
        <w:t xml:space="preserve">, </w:t>
      </w:r>
      <w:hyperlink r:id="rId39">
        <w:r w:rsidR="00A450CA" w:rsidRPr="00A8103E">
          <w:rPr>
            <w:rStyle w:val="Hyperlink"/>
            <w:rFonts w:ascii="Times New Roman" w:hAnsi="Times New Roman" w:cs="Times New Roman"/>
            <w:color w:val="auto"/>
            <w:sz w:val="24"/>
            <w:szCs w:val="24"/>
            <w:u w:val="none"/>
          </w:rPr>
          <w:t xml:space="preserve">Jean Jacques Orban de </w:t>
        </w:r>
        <w:proofErr w:type="spellStart"/>
        <w:r w:rsidR="00A450CA" w:rsidRPr="00A8103E">
          <w:rPr>
            <w:rStyle w:val="Hyperlink"/>
            <w:rFonts w:ascii="Times New Roman" w:hAnsi="Times New Roman" w:cs="Times New Roman"/>
            <w:color w:val="auto"/>
            <w:sz w:val="24"/>
            <w:szCs w:val="24"/>
            <w:u w:val="none"/>
          </w:rPr>
          <w:t>Xivry</w:t>
        </w:r>
        <w:proofErr w:type="spellEnd"/>
      </w:hyperlink>
      <w:r w:rsidR="00A450CA" w:rsidRPr="00A8103E">
        <w:rPr>
          <w:rFonts w:ascii="Times New Roman" w:hAnsi="Times New Roman" w:cs="Times New Roman"/>
          <w:sz w:val="24"/>
          <w:szCs w:val="24"/>
        </w:rPr>
        <w:t>, </w:t>
      </w:r>
      <w:proofErr w:type="spellStart"/>
      <w:r w:rsidR="00A450CA">
        <w:fldChar w:fldCharType="begin"/>
      </w:r>
      <w:r w:rsidR="00A450CA">
        <w:instrText>HYPERLINK "https://pubmed.ncbi.nlm.nih.gov/?term=Xu-Wilson+M&amp;cauthor_id=20685993" \h</w:instrText>
      </w:r>
      <w:r w:rsidR="00A450CA">
        <w:fldChar w:fldCharType="separate"/>
      </w:r>
      <w:r w:rsidR="00A450CA" w:rsidRPr="00A8103E">
        <w:rPr>
          <w:rStyle w:val="Hyperlink"/>
          <w:rFonts w:ascii="Times New Roman" w:hAnsi="Times New Roman" w:cs="Times New Roman"/>
          <w:color w:val="auto"/>
          <w:sz w:val="24"/>
          <w:szCs w:val="24"/>
          <w:u w:val="none"/>
        </w:rPr>
        <w:t>Minnan</w:t>
      </w:r>
      <w:proofErr w:type="spellEnd"/>
      <w:r w:rsidR="00A450CA" w:rsidRPr="00A8103E">
        <w:rPr>
          <w:rStyle w:val="Hyperlink"/>
          <w:rFonts w:ascii="Times New Roman" w:hAnsi="Times New Roman" w:cs="Times New Roman"/>
          <w:color w:val="auto"/>
          <w:sz w:val="24"/>
          <w:szCs w:val="24"/>
          <w:u w:val="none"/>
        </w:rPr>
        <w:t xml:space="preserve"> Xu-Wilson</w:t>
      </w:r>
      <w:r w:rsidR="00A450CA">
        <w:fldChar w:fldCharType="end"/>
      </w:r>
      <w:r w:rsidR="00A450CA" w:rsidRPr="00A8103E">
        <w:rPr>
          <w:rFonts w:ascii="Times New Roman" w:hAnsi="Times New Roman" w:cs="Times New Roman"/>
          <w:sz w:val="24"/>
          <w:szCs w:val="24"/>
        </w:rPr>
        <w:t>, </w:t>
      </w:r>
      <w:hyperlink r:id="rId40">
        <w:r w:rsidR="00A450CA" w:rsidRPr="00A8103E">
          <w:rPr>
            <w:rStyle w:val="Hyperlink"/>
            <w:rFonts w:ascii="Times New Roman" w:hAnsi="Times New Roman" w:cs="Times New Roman"/>
            <w:color w:val="auto"/>
            <w:sz w:val="24"/>
            <w:szCs w:val="24"/>
            <w:u w:val="none"/>
          </w:rPr>
          <w:t>Ting-Yu Shih</w:t>
        </w:r>
      </w:hyperlink>
      <w:r w:rsidR="00A450CA" w:rsidRPr="00A8103E">
        <w:rPr>
          <w:rFonts w:ascii="Times New Roman" w:hAnsi="Times New Roman" w:cs="Times New Roman"/>
          <w:sz w:val="24"/>
          <w:szCs w:val="24"/>
        </w:rPr>
        <w:t xml:space="preserve"> (2010). </w:t>
      </w:r>
      <w:r w:rsidR="00A450CA">
        <w:rPr>
          <w:rFonts w:ascii="Times New Roman" w:hAnsi="Times New Roman" w:cs="Times New Roman"/>
          <w:sz w:val="24"/>
          <w:szCs w:val="24"/>
        </w:rPr>
        <w:t xml:space="preserve">Temporal discounting of reward and the cost of time in motor control. J </w:t>
      </w:r>
      <w:proofErr w:type="spellStart"/>
      <w:r w:rsidR="00A450CA">
        <w:rPr>
          <w:rFonts w:ascii="Times New Roman" w:hAnsi="Times New Roman" w:cs="Times New Roman"/>
          <w:sz w:val="24"/>
          <w:szCs w:val="24"/>
        </w:rPr>
        <w:t>Neurosci</w:t>
      </w:r>
      <w:proofErr w:type="spellEnd"/>
      <w:r w:rsidR="00A450CA">
        <w:rPr>
          <w:rFonts w:ascii="Times New Roman" w:hAnsi="Times New Roman" w:cs="Times New Roman"/>
          <w:sz w:val="24"/>
          <w:szCs w:val="24"/>
        </w:rPr>
        <w:t>, 30(31):10507-16.</w:t>
      </w:r>
    </w:p>
    <w:p w14:paraId="7ABE2A75" w14:textId="77777777" w:rsidR="00F40D1C" w:rsidRDefault="00F40D1C">
      <w:pPr>
        <w:tabs>
          <w:tab w:val="left" w:pos="3043"/>
        </w:tabs>
        <w:spacing w:after="0" w:line="360" w:lineRule="auto"/>
        <w:rPr>
          <w:rFonts w:ascii="Times New Roman" w:hAnsi="Times New Roman" w:cs="Times New Roman"/>
          <w:sz w:val="24"/>
          <w:szCs w:val="24"/>
        </w:rPr>
      </w:pPr>
    </w:p>
    <w:p w14:paraId="527F03B5" w14:textId="77777777" w:rsidR="00A450CA" w:rsidRDefault="00A450CA">
      <w:pPr>
        <w:tabs>
          <w:tab w:val="left" w:pos="3043"/>
        </w:tabs>
        <w:spacing w:after="0" w:line="360" w:lineRule="auto"/>
        <w:rPr>
          <w:rFonts w:ascii="Times New Roman" w:hAnsi="Times New Roman" w:cs="Times New Roman"/>
          <w:sz w:val="24"/>
          <w:szCs w:val="24"/>
        </w:rPr>
      </w:pPr>
      <w:hyperlink r:id="rId41">
        <w:r>
          <w:rPr>
            <w:rStyle w:val="Hyperlink"/>
            <w:rFonts w:ascii="Times New Roman" w:hAnsi="Times New Roman" w:cs="Times New Roman"/>
            <w:color w:val="auto"/>
            <w:sz w:val="24"/>
            <w:szCs w:val="24"/>
            <w:u w:val="none"/>
          </w:rPr>
          <w:t>Joseph W Kable</w:t>
        </w:r>
      </w:hyperlink>
      <w:r>
        <w:rPr>
          <w:rFonts w:ascii="Times New Roman" w:hAnsi="Times New Roman" w:cs="Times New Roman"/>
          <w:sz w:val="24"/>
          <w:szCs w:val="24"/>
          <w:vertAlign w:val="superscript"/>
        </w:rPr>
        <w:t> </w:t>
      </w:r>
      <w:r>
        <w:rPr>
          <w:rFonts w:ascii="Times New Roman" w:hAnsi="Times New Roman" w:cs="Times New Roman"/>
          <w:sz w:val="24"/>
          <w:szCs w:val="24"/>
        </w:rPr>
        <w:t>, </w:t>
      </w:r>
      <w:hyperlink r:id="rId42">
        <w:r>
          <w:rPr>
            <w:rStyle w:val="Hyperlink"/>
            <w:rFonts w:ascii="Times New Roman" w:hAnsi="Times New Roman" w:cs="Times New Roman"/>
            <w:color w:val="auto"/>
            <w:sz w:val="24"/>
            <w:szCs w:val="24"/>
            <w:u w:val="none"/>
          </w:rPr>
          <w:t>Paul W Glimcher</w:t>
        </w:r>
      </w:hyperlink>
      <w:r>
        <w:rPr>
          <w:rFonts w:ascii="Times New Roman" w:hAnsi="Times New Roman" w:cs="Times New Roman"/>
          <w:sz w:val="24"/>
          <w:szCs w:val="24"/>
        </w:rPr>
        <w:t xml:space="preserve"> (2007). The neural correlates of subjective value during intertemporal choice. Nat </w:t>
      </w:r>
      <w:proofErr w:type="spellStart"/>
      <w:r>
        <w:rPr>
          <w:rFonts w:ascii="Times New Roman" w:hAnsi="Times New Roman" w:cs="Times New Roman"/>
          <w:sz w:val="24"/>
          <w:szCs w:val="24"/>
        </w:rPr>
        <w:t>Neurosci</w:t>
      </w:r>
      <w:proofErr w:type="spellEnd"/>
      <w:r>
        <w:rPr>
          <w:rFonts w:ascii="Times New Roman" w:hAnsi="Times New Roman" w:cs="Times New Roman"/>
          <w:sz w:val="24"/>
          <w:szCs w:val="24"/>
        </w:rPr>
        <w:t>, 10(12):1625-33.</w:t>
      </w:r>
    </w:p>
    <w:p w14:paraId="6DBE08A6" w14:textId="77777777" w:rsidR="00A450CA" w:rsidRDefault="00A450CA">
      <w:pPr>
        <w:tabs>
          <w:tab w:val="left" w:pos="3043"/>
        </w:tabs>
        <w:spacing w:after="0" w:line="360" w:lineRule="auto"/>
        <w:rPr>
          <w:rFonts w:ascii="Times New Roman" w:hAnsi="Times New Roman" w:cs="Times New Roman"/>
          <w:sz w:val="24"/>
          <w:szCs w:val="24"/>
        </w:rPr>
      </w:pPr>
    </w:p>
    <w:p w14:paraId="2E5EB69A" w14:textId="77777777" w:rsidR="00A450CA" w:rsidRDefault="00000000">
      <w:pPr>
        <w:tabs>
          <w:tab w:val="left" w:pos="3043"/>
        </w:tabs>
        <w:spacing w:after="0" w:line="360" w:lineRule="auto"/>
        <w:rPr>
          <w:rFonts w:ascii="Times New Roman" w:hAnsi="Times New Roman" w:cs="Times New Roman"/>
          <w:sz w:val="24"/>
          <w:szCs w:val="24"/>
        </w:rPr>
      </w:pPr>
      <w:r>
        <w:rPr>
          <w:rFonts w:ascii="Times New Roman" w:hAnsi="Times New Roman" w:cs="Times New Roman"/>
          <w:sz w:val="24"/>
          <w:szCs w:val="24"/>
        </w:rPr>
        <w:t>Hutcherson, C. A., Plassmann, H., Gross, J. J., &amp; Rangel, A. (2012). Cognitive regulation during decision making shifts behavioral control between ventromedial and dorsolateral prefrontal value systems. Journal of Neuroscience, 32(39), 13543–13554.</w:t>
      </w:r>
    </w:p>
    <w:p w14:paraId="028FF3D0" w14:textId="77777777" w:rsidR="00A450CA" w:rsidRDefault="00A450CA">
      <w:pPr>
        <w:tabs>
          <w:tab w:val="left" w:pos="3043"/>
        </w:tabs>
        <w:spacing w:after="0" w:line="360" w:lineRule="auto"/>
        <w:rPr>
          <w:rFonts w:ascii="Times New Roman" w:hAnsi="Times New Roman" w:cs="Times New Roman"/>
          <w:sz w:val="24"/>
          <w:szCs w:val="24"/>
        </w:rPr>
      </w:pPr>
    </w:p>
    <w:p w14:paraId="67891913" w14:textId="77777777" w:rsidR="00A450CA" w:rsidRDefault="00000000">
      <w:pPr>
        <w:tabs>
          <w:tab w:val="left" w:pos="30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Barraclough, D. J., Conroy, M. L., &amp; Lee, D. (2004). Prefrontal cortex and decision making in a mixed-strategy game. Nature Neuroscience, 7(4), 404–410.  </w:t>
      </w:r>
    </w:p>
    <w:p w14:paraId="2F6742A5" w14:textId="77777777" w:rsidR="009357AF" w:rsidRDefault="009357AF">
      <w:pPr>
        <w:tabs>
          <w:tab w:val="left" w:pos="3043"/>
        </w:tabs>
        <w:spacing w:after="0" w:line="360" w:lineRule="auto"/>
        <w:rPr>
          <w:rFonts w:ascii="Times New Roman" w:hAnsi="Times New Roman" w:cs="Times New Roman"/>
          <w:sz w:val="24"/>
          <w:szCs w:val="24"/>
        </w:rPr>
      </w:pPr>
    </w:p>
    <w:p w14:paraId="1193D5AF" w14:textId="77777777" w:rsidR="00A450CA" w:rsidRDefault="00000000">
      <w:pPr>
        <w:tabs>
          <w:tab w:val="left" w:pos="3043"/>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Figner</w:t>
      </w:r>
      <w:proofErr w:type="spellEnd"/>
      <w:r>
        <w:rPr>
          <w:rFonts w:ascii="Times New Roman" w:hAnsi="Times New Roman" w:cs="Times New Roman"/>
          <w:sz w:val="24"/>
          <w:szCs w:val="24"/>
        </w:rPr>
        <w:t xml:space="preserve">, B., Knoch, D., Johnson, E. J., Krosch, A. R., </w:t>
      </w:r>
      <w:proofErr w:type="spellStart"/>
      <w:r>
        <w:rPr>
          <w:rFonts w:ascii="Times New Roman" w:hAnsi="Times New Roman" w:cs="Times New Roman"/>
          <w:sz w:val="24"/>
          <w:szCs w:val="24"/>
        </w:rPr>
        <w:t>Lisanby</w:t>
      </w:r>
      <w:proofErr w:type="spellEnd"/>
      <w:r>
        <w:rPr>
          <w:rFonts w:ascii="Times New Roman" w:hAnsi="Times New Roman" w:cs="Times New Roman"/>
          <w:sz w:val="24"/>
          <w:szCs w:val="24"/>
        </w:rPr>
        <w:t>, S. H., Fehr, E., &amp; Weber, E. U. (2010). Lateral prefrontal cortex and self-control in intertemporal choice. Nature Neuroscience, 13(5): 538–539.</w:t>
      </w:r>
    </w:p>
    <w:p w14:paraId="6F7954A4" w14:textId="77777777" w:rsidR="00A450CA" w:rsidRDefault="00000000">
      <w:pPr>
        <w:tabs>
          <w:tab w:val="left" w:pos="3043"/>
        </w:tabs>
        <w:spacing w:after="0" w:line="360" w:lineRule="auto"/>
        <w:rPr>
          <w:rFonts w:ascii="Times New Roman" w:hAnsi="Times New Roman" w:cs="Times New Roman"/>
          <w:sz w:val="24"/>
          <w:szCs w:val="24"/>
        </w:rPr>
      </w:pPr>
      <w:r>
        <w:rPr>
          <w:rFonts w:ascii="Times New Roman" w:hAnsi="Times New Roman" w:cs="Times New Roman"/>
          <w:sz w:val="24"/>
          <w:szCs w:val="24"/>
        </w:rPr>
        <w:br/>
        <w:t xml:space="preserve">Hare, T. A., Camerer, C. F., &amp; Rangel, A. (2009). Self-control in decision-making involves modulation of the </w:t>
      </w:r>
      <w:proofErr w:type="spellStart"/>
      <w:r>
        <w:rPr>
          <w:rFonts w:ascii="Times New Roman" w:hAnsi="Times New Roman" w:cs="Times New Roman"/>
          <w:sz w:val="24"/>
          <w:szCs w:val="24"/>
        </w:rPr>
        <w:t>vmPFC</w:t>
      </w:r>
      <w:proofErr w:type="spellEnd"/>
      <w:r>
        <w:rPr>
          <w:rFonts w:ascii="Times New Roman" w:hAnsi="Times New Roman" w:cs="Times New Roman"/>
          <w:sz w:val="24"/>
          <w:szCs w:val="24"/>
        </w:rPr>
        <w:t xml:space="preserve"> valuation system by the </w:t>
      </w:r>
      <w:proofErr w:type="spellStart"/>
      <w:r>
        <w:rPr>
          <w:rFonts w:ascii="Times New Roman" w:hAnsi="Times New Roman" w:cs="Times New Roman"/>
          <w:sz w:val="24"/>
          <w:szCs w:val="24"/>
        </w:rPr>
        <w:t>dlPFC</w:t>
      </w:r>
      <w:proofErr w:type="spellEnd"/>
      <w:r>
        <w:rPr>
          <w:rFonts w:ascii="Times New Roman" w:hAnsi="Times New Roman" w:cs="Times New Roman"/>
          <w:sz w:val="24"/>
          <w:szCs w:val="24"/>
        </w:rPr>
        <w:t>. Science, 324(5927): 646–648.</w:t>
      </w:r>
    </w:p>
    <w:p w14:paraId="1CB10F04" w14:textId="77777777" w:rsidR="00A450CA" w:rsidRDefault="00A450CA">
      <w:pPr>
        <w:tabs>
          <w:tab w:val="left" w:pos="3043"/>
        </w:tabs>
        <w:spacing w:after="0" w:line="360" w:lineRule="auto"/>
        <w:rPr>
          <w:rFonts w:ascii="Times New Roman" w:hAnsi="Times New Roman" w:cs="Times New Roman"/>
          <w:sz w:val="24"/>
          <w:szCs w:val="24"/>
        </w:rPr>
      </w:pPr>
    </w:p>
    <w:p w14:paraId="4F99D49C" w14:textId="77777777" w:rsidR="00A450CA" w:rsidRDefault="00000000">
      <w:pPr>
        <w:tabs>
          <w:tab w:val="left" w:pos="30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Kim, S., Hwang, J., &amp; Lee, D. (2008). Prefrontal coding of temporally discounted values during intertemporal choice. </w:t>
      </w:r>
      <w:r>
        <w:rPr>
          <w:rFonts w:ascii="Times New Roman" w:hAnsi="Times New Roman" w:cs="Times New Roman"/>
          <w:i/>
          <w:iCs/>
          <w:sz w:val="24"/>
          <w:szCs w:val="24"/>
        </w:rPr>
        <w:t>Neuron</w:t>
      </w:r>
      <w:r>
        <w:rPr>
          <w:rFonts w:ascii="Times New Roman" w:hAnsi="Times New Roman" w:cs="Times New Roman"/>
          <w:sz w:val="24"/>
          <w:szCs w:val="24"/>
        </w:rPr>
        <w:t>, 59(1), 161–172.</w:t>
      </w:r>
    </w:p>
    <w:p w14:paraId="5B7E3B70" w14:textId="77777777" w:rsidR="00A450CA" w:rsidRDefault="00A450CA">
      <w:pPr>
        <w:tabs>
          <w:tab w:val="left" w:pos="3043"/>
        </w:tabs>
        <w:spacing w:after="0" w:line="360" w:lineRule="auto"/>
        <w:rPr>
          <w:rFonts w:ascii="Times New Roman" w:hAnsi="Times New Roman" w:cs="Times New Roman"/>
          <w:sz w:val="24"/>
          <w:szCs w:val="24"/>
        </w:rPr>
      </w:pPr>
    </w:p>
    <w:p w14:paraId="14BB1E91" w14:textId="77777777" w:rsidR="00A450CA" w:rsidRDefault="00A450CA">
      <w:pPr>
        <w:tabs>
          <w:tab w:val="left" w:pos="3043"/>
        </w:tabs>
        <w:spacing w:after="0" w:line="360" w:lineRule="auto"/>
        <w:rPr>
          <w:rFonts w:ascii="Times New Roman" w:hAnsi="Times New Roman" w:cs="Times New Roman"/>
          <w:sz w:val="24"/>
          <w:szCs w:val="24"/>
        </w:rPr>
      </w:pPr>
      <w:hyperlink r:id="rId43">
        <w:r>
          <w:rPr>
            <w:rStyle w:val="Hyperlink"/>
            <w:rFonts w:ascii="Times New Roman" w:hAnsi="Times New Roman" w:cs="Times New Roman"/>
            <w:color w:val="auto"/>
            <w:sz w:val="24"/>
            <w:szCs w:val="24"/>
            <w:u w:val="none"/>
          </w:rPr>
          <w:t>Siyu Wang</w:t>
        </w:r>
      </w:hyperlink>
      <w:r>
        <w:rPr>
          <w:rFonts w:ascii="Times New Roman" w:hAnsi="Times New Roman" w:cs="Times New Roman"/>
          <w:sz w:val="24"/>
          <w:szCs w:val="24"/>
          <w:vertAlign w:val="superscript"/>
        </w:rPr>
        <w:t> </w:t>
      </w:r>
      <w:hyperlink r:id="rId44" w:anchor="_blank" w:history="1">
        <w:r>
          <w:rPr>
            <w:rStyle w:val="Hyperlink"/>
            <w:rFonts w:ascii="Times New Roman" w:hAnsi="Times New Roman" w:cs="Times New Roman"/>
            <w:color w:val="auto"/>
            <w:sz w:val="24"/>
            <w:szCs w:val="24"/>
            <w:u w:val="none"/>
            <w:vertAlign w:val="superscript"/>
          </w:rPr>
          <w:t>#</w:t>
        </w:r>
      </w:hyperlink>
      <w:r>
        <w:rPr>
          <w:rFonts w:ascii="Times New Roman" w:hAnsi="Times New Roman" w:cs="Times New Roman"/>
          <w:sz w:val="24"/>
          <w:szCs w:val="24"/>
        </w:rPr>
        <w:t>, </w:t>
      </w:r>
      <w:hyperlink r:id="rId45">
        <w:r>
          <w:rPr>
            <w:rStyle w:val="Hyperlink"/>
            <w:rFonts w:ascii="Times New Roman" w:hAnsi="Times New Roman" w:cs="Times New Roman"/>
            <w:color w:val="auto"/>
            <w:sz w:val="24"/>
            <w:szCs w:val="24"/>
            <w:u w:val="none"/>
          </w:rPr>
          <w:t>Rossella Falcone</w:t>
        </w:r>
      </w:hyperlink>
      <w:r>
        <w:rPr>
          <w:rFonts w:ascii="Times New Roman" w:hAnsi="Times New Roman" w:cs="Times New Roman"/>
          <w:sz w:val="24"/>
          <w:szCs w:val="24"/>
          <w:vertAlign w:val="superscript"/>
        </w:rPr>
        <w:t> </w:t>
      </w:r>
      <w:hyperlink r:id="rId46" w:anchor="_blank" w:history="1">
        <w:r>
          <w:rPr>
            <w:rStyle w:val="Hyperlink"/>
            <w:rFonts w:ascii="Times New Roman" w:hAnsi="Times New Roman" w:cs="Times New Roman"/>
            <w:color w:val="auto"/>
            <w:sz w:val="24"/>
            <w:szCs w:val="24"/>
            <w:u w:val="none"/>
            <w:vertAlign w:val="superscript"/>
          </w:rPr>
          <w:t>#</w:t>
        </w:r>
      </w:hyperlink>
      <w:r>
        <w:rPr>
          <w:rFonts w:ascii="Times New Roman" w:hAnsi="Times New Roman" w:cs="Times New Roman"/>
          <w:sz w:val="24"/>
          <w:szCs w:val="24"/>
          <w:vertAlign w:val="superscript"/>
        </w:rPr>
        <w:t> </w:t>
      </w:r>
      <w:r>
        <w:rPr>
          <w:rFonts w:ascii="Times New Roman" w:hAnsi="Times New Roman" w:cs="Times New Roman"/>
          <w:sz w:val="24"/>
          <w:szCs w:val="24"/>
        </w:rPr>
        <w:t>, </w:t>
      </w:r>
      <w:hyperlink r:id="rId47">
        <w:r>
          <w:rPr>
            <w:rStyle w:val="Hyperlink"/>
            <w:rFonts w:ascii="Times New Roman" w:hAnsi="Times New Roman" w:cs="Times New Roman"/>
            <w:color w:val="auto"/>
            <w:sz w:val="24"/>
            <w:szCs w:val="24"/>
            <w:u w:val="none"/>
          </w:rPr>
          <w:t>Barry Richmond</w:t>
        </w:r>
      </w:hyperlink>
      <w:r>
        <w:rPr>
          <w:rFonts w:ascii="Times New Roman" w:hAnsi="Times New Roman" w:cs="Times New Roman"/>
          <w:sz w:val="24"/>
          <w:szCs w:val="24"/>
          <w:vertAlign w:val="superscript"/>
        </w:rPr>
        <w:t> </w:t>
      </w:r>
      <w:r>
        <w:rPr>
          <w:rFonts w:ascii="Times New Roman" w:hAnsi="Times New Roman" w:cs="Times New Roman"/>
          <w:sz w:val="24"/>
          <w:szCs w:val="24"/>
        </w:rPr>
        <w:t>, </w:t>
      </w:r>
      <w:hyperlink r:id="rId48">
        <w:r>
          <w:rPr>
            <w:rStyle w:val="Hyperlink"/>
            <w:rFonts w:ascii="Times New Roman" w:hAnsi="Times New Roman" w:cs="Times New Roman"/>
            <w:color w:val="auto"/>
            <w:sz w:val="24"/>
            <w:szCs w:val="24"/>
            <w:u w:val="none"/>
          </w:rPr>
          <w:t>Bruno B Averbeck</w:t>
        </w:r>
      </w:hyperlink>
      <w:r>
        <w:rPr>
          <w:rFonts w:ascii="Times New Roman" w:hAnsi="Times New Roman" w:cs="Times New Roman"/>
          <w:sz w:val="24"/>
          <w:szCs w:val="24"/>
        </w:rPr>
        <w:t xml:space="preserve">. (2023). Attractor dynamics reflect decision confidence in macaque prefrontal cortex. Nat </w:t>
      </w:r>
      <w:proofErr w:type="spellStart"/>
      <w:r>
        <w:rPr>
          <w:rFonts w:ascii="Times New Roman" w:hAnsi="Times New Roman" w:cs="Times New Roman"/>
          <w:sz w:val="24"/>
          <w:szCs w:val="24"/>
        </w:rPr>
        <w:t>Neurosci</w:t>
      </w:r>
      <w:proofErr w:type="spellEnd"/>
      <w:r>
        <w:rPr>
          <w:rFonts w:ascii="Times New Roman" w:hAnsi="Times New Roman" w:cs="Times New Roman"/>
          <w:sz w:val="24"/>
          <w:szCs w:val="24"/>
        </w:rPr>
        <w:t xml:space="preserve">, 26(11):1970-1980. </w:t>
      </w:r>
      <w:hyperlink r:id="rId49" w:anchor="_blank" w:history="1">
        <w:r>
          <w:rPr>
            <w:rStyle w:val="Hyperlink"/>
            <w:rFonts w:ascii="Times New Roman" w:hAnsi="Times New Roman" w:cs="Times New Roman"/>
            <w:color w:val="auto"/>
            <w:sz w:val="24"/>
            <w:szCs w:val="24"/>
            <w:u w:val="none"/>
            <w:vertAlign w:val="superscript"/>
          </w:rPr>
          <w:t>#</w:t>
        </w:r>
      </w:hyperlink>
      <w:r>
        <w:rPr>
          <w:rFonts w:ascii="Times New Roman" w:hAnsi="Times New Roman" w:cs="Times New Roman"/>
          <w:sz w:val="24"/>
          <w:szCs w:val="24"/>
        </w:rPr>
        <w:t>Equal contribution.</w:t>
      </w:r>
    </w:p>
    <w:p w14:paraId="69906336" w14:textId="77777777" w:rsidR="00A450CA" w:rsidRDefault="00A450CA">
      <w:pPr>
        <w:tabs>
          <w:tab w:val="left" w:pos="3043"/>
        </w:tabs>
        <w:spacing w:after="0" w:line="360" w:lineRule="auto"/>
        <w:rPr>
          <w:rFonts w:ascii="Times New Roman" w:hAnsi="Times New Roman" w:cs="Times New Roman"/>
          <w:sz w:val="24"/>
          <w:szCs w:val="24"/>
        </w:rPr>
      </w:pPr>
    </w:p>
    <w:p w14:paraId="633AF3D8" w14:textId="77777777" w:rsidR="00A450CA" w:rsidRDefault="00000000">
      <w:pPr>
        <w:tabs>
          <w:tab w:val="left" w:pos="30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Rigotti, M., Barak, O., Warden, M. R., Wang, X.-J., Daw, N. D., Miller, E. K., &amp; Fusi, S. (2013). The importance of mixed selectivity in complex cognitive tasks. </w:t>
      </w:r>
      <w:r>
        <w:rPr>
          <w:rFonts w:ascii="Times New Roman" w:hAnsi="Times New Roman" w:cs="Times New Roman"/>
          <w:i/>
          <w:iCs/>
          <w:sz w:val="24"/>
          <w:szCs w:val="24"/>
        </w:rPr>
        <w:t>Nature</w:t>
      </w:r>
      <w:r>
        <w:rPr>
          <w:rFonts w:ascii="Times New Roman" w:hAnsi="Times New Roman" w:cs="Times New Roman"/>
          <w:sz w:val="24"/>
          <w:szCs w:val="24"/>
        </w:rPr>
        <w:t xml:space="preserve">, 497(7451), 585–590. </w:t>
      </w:r>
    </w:p>
    <w:p w14:paraId="67A98E84" w14:textId="77777777" w:rsidR="00A450CA" w:rsidRDefault="00A450CA">
      <w:pPr>
        <w:tabs>
          <w:tab w:val="left" w:pos="3043"/>
        </w:tabs>
        <w:spacing w:after="0" w:line="360" w:lineRule="auto"/>
        <w:rPr>
          <w:rFonts w:ascii="Times New Roman" w:hAnsi="Times New Roman" w:cs="Times New Roman"/>
          <w:sz w:val="24"/>
          <w:szCs w:val="24"/>
        </w:rPr>
      </w:pPr>
    </w:p>
    <w:p w14:paraId="6ECD511E" w14:textId="77777777" w:rsidR="00A450CA" w:rsidRDefault="00000000">
      <w:pPr>
        <w:tabs>
          <w:tab w:val="left" w:pos="30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Miller, E. K., &amp; Cohen, J. D. (2001). An integrative theory of prefrontal cortex function. </w:t>
      </w:r>
      <w:r>
        <w:rPr>
          <w:rFonts w:ascii="Times New Roman" w:hAnsi="Times New Roman" w:cs="Times New Roman"/>
          <w:i/>
          <w:iCs/>
          <w:sz w:val="24"/>
          <w:szCs w:val="24"/>
        </w:rPr>
        <w:t>Annual Review of Neuroscience</w:t>
      </w:r>
      <w:r>
        <w:rPr>
          <w:rFonts w:ascii="Times New Roman" w:hAnsi="Times New Roman" w:cs="Times New Roman"/>
          <w:sz w:val="24"/>
          <w:szCs w:val="24"/>
        </w:rPr>
        <w:t>, 24, 167–202.</w:t>
      </w:r>
    </w:p>
    <w:p w14:paraId="55ADCCB4" w14:textId="77777777" w:rsidR="00A450CA" w:rsidRDefault="00000000">
      <w:pPr>
        <w:tabs>
          <w:tab w:val="left" w:pos="3043"/>
        </w:tabs>
        <w:spacing w:after="0" w:line="360" w:lineRule="auto"/>
        <w:rPr>
          <w:rFonts w:ascii="Times New Roman" w:hAnsi="Times New Roman" w:cs="Times New Roman"/>
          <w:sz w:val="24"/>
          <w:szCs w:val="24"/>
        </w:rPr>
      </w:pPr>
      <w:r>
        <w:rPr>
          <w:rFonts w:ascii="Times New Roman" w:hAnsi="Times New Roman" w:cs="Times New Roman"/>
          <w:sz w:val="24"/>
          <w:szCs w:val="24"/>
        </w:rPr>
        <w:br/>
        <w:t xml:space="preserve">Daw, N. D., Gershman, S. J., Seymour, B., Dayan, P., &amp; Dolan, R. J. (2011). Model-based influences on humans’ choices and striatal prediction errors. </w:t>
      </w:r>
      <w:r>
        <w:rPr>
          <w:rFonts w:ascii="Times New Roman" w:hAnsi="Times New Roman" w:cs="Times New Roman"/>
          <w:i/>
          <w:iCs/>
          <w:sz w:val="24"/>
          <w:szCs w:val="24"/>
        </w:rPr>
        <w:t>Neuron</w:t>
      </w:r>
      <w:r>
        <w:rPr>
          <w:rFonts w:ascii="Times New Roman" w:hAnsi="Times New Roman" w:cs="Times New Roman"/>
          <w:sz w:val="24"/>
          <w:szCs w:val="24"/>
        </w:rPr>
        <w:t>, 69(6), 1204-1215.</w:t>
      </w:r>
      <w:r>
        <w:rPr>
          <w:rFonts w:ascii="Times New Roman" w:hAnsi="Times New Roman" w:cs="Times New Roman"/>
          <w:sz w:val="24"/>
          <w:szCs w:val="24"/>
        </w:rPr>
        <w:br/>
      </w:r>
    </w:p>
    <w:p w14:paraId="0793094F" w14:textId="77777777" w:rsidR="00A450CA" w:rsidRDefault="00000000">
      <w:pPr>
        <w:tabs>
          <w:tab w:val="left" w:pos="30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Gillan, C. M., Kosinski, M., Whelan, R., Phelps, E. A., &amp; Daw, N. D. (2016). Characterizing a psychiatric symptom dimension related to deficits in goal-directed control. </w:t>
      </w:r>
      <w:proofErr w:type="spellStart"/>
      <w:r>
        <w:rPr>
          <w:rFonts w:ascii="Times New Roman" w:hAnsi="Times New Roman" w:cs="Times New Roman"/>
          <w:i/>
          <w:iCs/>
          <w:sz w:val="24"/>
          <w:szCs w:val="24"/>
        </w:rPr>
        <w:t>eLife</w:t>
      </w:r>
      <w:proofErr w:type="spellEnd"/>
      <w:r>
        <w:rPr>
          <w:rFonts w:ascii="Times New Roman" w:hAnsi="Times New Roman" w:cs="Times New Roman"/>
          <w:sz w:val="24"/>
          <w:szCs w:val="24"/>
        </w:rPr>
        <w:t>, 5, e11305.</w:t>
      </w:r>
      <w:r>
        <w:rPr>
          <w:rFonts w:ascii="Times New Roman" w:hAnsi="Times New Roman" w:cs="Times New Roman"/>
          <w:sz w:val="24"/>
          <w:szCs w:val="24"/>
        </w:rPr>
        <w:br/>
      </w:r>
    </w:p>
    <w:p w14:paraId="2ED8CF1A" w14:textId="77777777" w:rsidR="00A450CA" w:rsidRDefault="00000000">
      <w:pPr>
        <w:tabs>
          <w:tab w:val="left" w:pos="3043"/>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Voon, V., Derbyshire, K., </w:t>
      </w:r>
      <w:proofErr w:type="spellStart"/>
      <w:r>
        <w:rPr>
          <w:rFonts w:ascii="Times New Roman" w:hAnsi="Times New Roman" w:cs="Times New Roman"/>
          <w:sz w:val="24"/>
          <w:szCs w:val="24"/>
        </w:rPr>
        <w:t>Rück</w:t>
      </w:r>
      <w:proofErr w:type="spellEnd"/>
      <w:r>
        <w:rPr>
          <w:rFonts w:ascii="Times New Roman" w:hAnsi="Times New Roman" w:cs="Times New Roman"/>
          <w:sz w:val="24"/>
          <w:szCs w:val="24"/>
        </w:rPr>
        <w:t xml:space="preserve">, C., Irvine, M. A., </w:t>
      </w:r>
      <w:proofErr w:type="spellStart"/>
      <w:r>
        <w:rPr>
          <w:rFonts w:ascii="Times New Roman" w:hAnsi="Times New Roman" w:cs="Times New Roman"/>
          <w:sz w:val="24"/>
          <w:szCs w:val="24"/>
        </w:rPr>
        <w:t>Worbe</w:t>
      </w:r>
      <w:proofErr w:type="spellEnd"/>
      <w:r>
        <w:rPr>
          <w:rFonts w:ascii="Times New Roman" w:hAnsi="Times New Roman" w:cs="Times New Roman"/>
          <w:sz w:val="24"/>
          <w:szCs w:val="24"/>
        </w:rPr>
        <w:t xml:space="preserve">, Y., Enander, J., ... &amp; </w:t>
      </w:r>
      <w:proofErr w:type="spellStart"/>
      <w:r>
        <w:rPr>
          <w:rFonts w:ascii="Times New Roman" w:hAnsi="Times New Roman" w:cs="Times New Roman"/>
          <w:sz w:val="24"/>
          <w:szCs w:val="24"/>
        </w:rPr>
        <w:t>Roiser</w:t>
      </w:r>
      <w:proofErr w:type="spellEnd"/>
      <w:r>
        <w:rPr>
          <w:rFonts w:ascii="Times New Roman" w:hAnsi="Times New Roman" w:cs="Times New Roman"/>
          <w:sz w:val="24"/>
          <w:szCs w:val="24"/>
        </w:rPr>
        <w:t xml:space="preserve">, J. P. (2015). Disorders of compulsivity: A common bias towards learning habits. </w:t>
      </w:r>
      <w:r>
        <w:rPr>
          <w:rFonts w:ascii="Times New Roman" w:hAnsi="Times New Roman" w:cs="Times New Roman"/>
          <w:i/>
          <w:iCs/>
          <w:sz w:val="24"/>
          <w:szCs w:val="24"/>
        </w:rPr>
        <w:t>Molecular Psychiatry</w:t>
      </w:r>
      <w:r>
        <w:rPr>
          <w:rFonts w:ascii="Times New Roman" w:hAnsi="Times New Roman" w:cs="Times New Roman"/>
          <w:sz w:val="24"/>
          <w:szCs w:val="24"/>
        </w:rPr>
        <w:t>, 20(3), 345-352.</w:t>
      </w:r>
      <w:r>
        <w:rPr>
          <w:rFonts w:ascii="Times New Roman" w:hAnsi="Times New Roman" w:cs="Times New Roman"/>
          <w:sz w:val="24"/>
          <w:szCs w:val="24"/>
        </w:rPr>
        <w:br/>
      </w:r>
    </w:p>
    <w:p w14:paraId="4E8DE326" w14:textId="77777777" w:rsidR="00A450CA" w:rsidRDefault="00000000">
      <w:pPr>
        <w:tabs>
          <w:tab w:val="left" w:pos="3043"/>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Cools, R., &amp; D'Esposito, M. (2011). Inverted-U–shaped dopamine actions on human working memory and cognitive control. </w:t>
      </w:r>
      <w:r w:rsidRPr="00F40D1C">
        <w:rPr>
          <w:rFonts w:ascii="Times New Roman" w:hAnsi="Times New Roman" w:cs="Times New Roman"/>
          <w:i/>
          <w:iCs/>
          <w:sz w:val="24"/>
          <w:szCs w:val="24"/>
        </w:rPr>
        <w:t>Biological Psychiatry</w:t>
      </w:r>
      <w:r w:rsidRPr="00F40D1C">
        <w:rPr>
          <w:rFonts w:ascii="Times New Roman" w:hAnsi="Times New Roman" w:cs="Times New Roman"/>
          <w:sz w:val="24"/>
          <w:szCs w:val="24"/>
        </w:rPr>
        <w:t>, 69(12), e113-e125.</w:t>
      </w:r>
    </w:p>
    <w:p w14:paraId="34500651" w14:textId="6EC1EBF9" w:rsidR="00A450CA" w:rsidRDefault="00000000">
      <w:pPr>
        <w:tabs>
          <w:tab w:val="left" w:pos="3043"/>
        </w:tabs>
        <w:spacing w:after="0" w:line="360" w:lineRule="auto"/>
        <w:rPr>
          <w:rFonts w:ascii="Times New Roman" w:hAnsi="Times New Roman" w:cs="Times New Roman"/>
          <w:sz w:val="24"/>
          <w:szCs w:val="24"/>
        </w:rPr>
      </w:pPr>
      <w:r w:rsidRPr="00F40D1C">
        <w:rPr>
          <w:rFonts w:ascii="Times New Roman" w:hAnsi="Times New Roman" w:cs="Times New Roman"/>
          <w:sz w:val="24"/>
          <w:szCs w:val="24"/>
        </w:rPr>
        <w:br/>
      </w:r>
      <w:r>
        <w:rPr>
          <w:rFonts w:ascii="Times New Roman" w:hAnsi="Times New Roman" w:cs="Times New Roman"/>
          <w:sz w:val="24"/>
          <w:szCs w:val="24"/>
        </w:rPr>
        <w:t xml:space="preserve">Koechlin, E., Ody, C., &amp; </w:t>
      </w:r>
      <w:proofErr w:type="spellStart"/>
      <w:r>
        <w:rPr>
          <w:rFonts w:ascii="Times New Roman" w:hAnsi="Times New Roman" w:cs="Times New Roman"/>
          <w:sz w:val="24"/>
          <w:szCs w:val="24"/>
        </w:rPr>
        <w:t>Kouneiher</w:t>
      </w:r>
      <w:proofErr w:type="spellEnd"/>
      <w:r>
        <w:rPr>
          <w:rFonts w:ascii="Times New Roman" w:hAnsi="Times New Roman" w:cs="Times New Roman"/>
          <w:sz w:val="24"/>
          <w:szCs w:val="24"/>
        </w:rPr>
        <w:t xml:space="preserve">, F. (2003). The architecture of cognitive control in the human prefrontal cortex. </w:t>
      </w:r>
      <w:r>
        <w:rPr>
          <w:rFonts w:ascii="Times New Roman" w:hAnsi="Times New Roman" w:cs="Times New Roman"/>
          <w:i/>
          <w:iCs/>
          <w:sz w:val="24"/>
          <w:szCs w:val="24"/>
        </w:rPr>
        <w:t>Science</w:t>
      </w:r>
      <w:r>
        <w:rPr>
          <w:rFonts w:ascii="Times New Roman" w:hAnsi="Times New Roman" w:cs="Times New Roman"/>
          <w:sz w:val="24"/>
          <w:szCs w:val="24"/>
        </w:rPr>
        <w:t>, 302(5648), 1181-1185.</w:t>
      </w:r>
    </w:p>
    <w:p w14:paraId="5BBCA7C3" w14:textId="77777777" w:rsidR="009357AF" w:rsidRDefault="009357AF">
      <w:pPr>
        <w:tabs>
          <w:tab w:val="left" w:pos="3043"/>
        </w:tabs>
        <w:spacing w:after="0" w:line="360" w:lineRule="auto"/>
        <w:rPr>
          <w:rFonts w:ascii="Times New Roman" w:hAnsi="Times New Roman" w:cs="Times New Roman"/>
          <w:sz w:val="24"/>
          <w:szCs w:val="24"/>
        </w:rPr>
      </w:pPr>
    </w:p>
    <w:p w14:paraId="482FB611" w14:textId="77777777" w:rsidR="00A450CA" w:rsidRDefault="00A450CA">
      <w:pPr>
        <w:tabs>
          <w:tab w:val="left" w:pos="3043"/>
        </w:tabs>
        <w:spacing w:after="0" w:line="360" w:lineRule="auto"/>
        <w:rPr>
          <w:rFonts w:ascii="Times New Roman" w:hAnsi="Times New Roman" w:cs="Times New Roman"/>
          <w:sz w:val="24"/>
          <w:szCs w:val="24"/>
        </w:rPr>
      </w:pPr>
    </w:p>
    <w:p w14:paraId="76A535F4" w14:textId="77777777" w:rsidR="00A450CA" w:rsidRDefault="00000000">
      <w:pPr>
        <w:tabs>
          <w:tab w:val="left" w:pos="3043"/>
        </w:tabs>
        <w:spacing w:after="0" w:line="360" w:lineRule="auto"/>
        <w:rPr>
          <w:rFonts w:ascii="Times New Roman" w:hAnsi="Times New Roman" w:cs="Times New Roman"/>
          <w:sz w:val="24"/>
          <w:szCs w:val="24"/>
        </w:rPr>
      </w:pPr>
      <w:r>
        <w:rPr>
          <w:rFonts w:ascii="Times New Roman" w:hAnsi="Times New Roman" w:cs="Times New Roman"/>
          <w:sz w:val="24"/>
          <w:szCs w:val="24"/>
        </w:rPr>
        <w:t>Hays AV Jr., Richmond BJ, </w:t>
      </w:r>
      <w:proofErr w:type="spellStart"/>
      <w:r>
        <w:rPr>
          <w:rFonts w:ascii="Times New Roman" w:hAnsi="Times New Roman" w:cs="Times New Roman"/>
          <w:sz w:val="24"/>
          <w:szCs w:val="24"/>
        </w:rPr>
        <w:t>Optican</w:t>
      </w:r>
      <w:proofErr w:type="spellEnd"/>
      <w:r>
        <w:rPr>
          <w:rFonts w:ascii="Times New Roman" w:hAnsi="Times New Roman" w:cs="Times New Roman"/>
          <w:sz w:val="24"/>
          <w:szCs w:val="24"/>
        </w:rPr>
        <w:t> LM. (1982). A UNIX-based multiple process system for real-time data acquisition and control. WESCON Conference Proceeding, pp 2/1–1 to 2/1–10. OSTI ID: 5213621.</w:t>
      </w:r>
    </w:p>
    <w:p w14:paraId="3B13C255" w14:textId="77777777" w:rsidR="00A450CA" w:rsidRDefault="00A450CA">
      <w:pPr>
        <w:tabs>
          <w:tab w:val="left" w:pos="3043"/>
        </w:tabs>
        <w:spacing w:after="0" w:line="360" w:lineRule="auto"/>
        <w:rPr>
          <w:rFonts w:ascii="Times New Roman" w:hAnsi="Times New Roman" w:cs="Times New Roman"/>
          <w:sz w:val="24"/>
          <w:szCs w:val="24"/>
        </w:rPr>
      </w:pPr>
    </w:p>
    <w:p w14:paraId="001317EA" w14:textId="77777777" w:rsidR="00A450CA" w:rsidRDefault="00A450CA">
      <w:pPr>
        <w:tabs>
          <w:tab w:val="left" w:pos="3043"/>
        </w:tabs>
        <w:spacing w:after="0" w:line="360" w:lineRule="auto"/>
        <w:rPr>
          <w:rFonts w:ascii="Times New Roman" w:hAnsi="Times New Roman" w:cs="Times New Roman"/>
          <w:sz w:val="24"/>
          <w:szCs w:val="24"/>
        </w:rPr>
      </w:pPr>
      <w:hyperlink r:id="rId50">
        <w:r>
          <w:rPr>
            <w:rStyle w:val="Hyperlink"/>
            <w:rFonts w:ascii="Times New Roman" w:hAnsi="Times New Roman" w:cs="Times New Roman"/>
            <w:color w:val="auto"/>
            <w:sz w:val="24"/>
            <w:szCs w:val="24"/>
            <w:u w:val="none"/>
          </w:rPr>
          <w:t xml:space="preserve">Michael </w:t>
        </w:r>
        <w:proofErr w:type="spellStart"/>
        <w:r>
          <w:rPr>
            <w:rStyle w:val="Hyperlink"/>
            <w:rFonts w:ascii="Times New Roman" w:hAnsi="Times New Roman" w:cs="Times New Roman"/>
            <w:color w:val="auto"/>
            <w:sz w:val="24"/>
            <w:szCs w:val="24"/>
            <w:u w:val="none"/>
          </w:rPr>
          <w:t>Bukwich</w:t>
        </w:r>
        <w:proofErr w:type="spellEnd"/>
      </w:hyperlink>
      <w:r>
        <w:rPr>
          <w:rFonts w:ascii="Times New Roman" w:hAnsi="Times New Roman" w:cs="Times New Roman"/>
          <w:sz w:val="24"/>
          <w:szCs w:val="24"/>
        </w:rPr>
        <w:t>, </w:t>
      </w:r>
      <w:hyperlink r:id="rId51">
        <w:r>
          <w:rPr>
            <w:rStyle w:val="Hyperlink"/>
            <w:rFonts w:ascii="Times New Roman" w:hAnsi="Times New Roman" w:cs="Times New Roman"/>
            <w:color w:val="auto"/>
            <w:sz w:val="24"/>
            <w:szCs w:val="24"/>
            <w:u w:val="none"/>
          </w:rPr>
          <w:t>Malcolm G Campbell</w:t>
        </w:r>
      </w:hyperlink>
      <w:r>
        <w:rPr>
          <w:rFonts w:ascii="Times New Roman" w:hAnsi="Times New Roman" w:cs="Times New Roman"/>
          <w:sz w:val="24"/>
          <w:szCs w:val="24"/>
        </w:rPr>
        <w:t>, </w:t>
      </w:r>
      <w:hyperlink r:id="rId52">
        <w:r>
          <w:rPr>
            <w:rStyle w:val="Hyperlink"/>
            <w:rFonts w:ascii="Times New Roman" w:hAnsi="Times New Roman" w:cs="Times New Roman"/>
            <w:color w:val="auto"/>
            <w:sz w:val="24"/>
            <w:szCs w:val="24"/>
            <w:u w:val="none"/>
          </w:rPr>
          <w:t>David Zoltowski</w:t>
        </w:r>
      </w:hyperlink>
      <w:r>
        <w:rPr>
          <w:rFonts w:ascii="Times New Roman" w:hAnsi="Times New Roman" w:cs="Times New Roman"/>
          <w:sz w:val="24"/>
          <w:szCs w:val="24"/>
        </w:rPr>
        <w:t>, </w:t>
      </w:r>
      <w:hyperlink r:id="rId53">
        <w:r>
          <w:rPr>
            <w:rStyle w:val="Hyperlink"/>
            <w:rFonts w:ascii="Times New Roman" w:hAnsi="Times New Roman" w:cs="Times New Roman"/>
            <w:color w:val="auto"/>
            <w:sz w:val="24"/>
            <w:szCs w:val="24"/>
            <w:u w:val="none"/>
          </w:rPr>
          <w:t>Lyle Kingsbury</w:t>
        </w:r>
      </w:hyperlink>
      <w:r>
        <w:rPr>
          <w:rFonts w:ascii="Times New Roman" w:hAnsi="Times New Roman" w:cs="Times New Roman"/>
          <w:sz w:val="24"/>
          <w:szCs w:val="24"/>
        </w:rPr>
        <w:t>, </w:t>
      </w:r>
      <w:hyperlink r:id="rId54">
        <w:r>
          <w:rPr>
            <w:rStyle w:val="Hyperlink"/>
            <w:rFonts w:ascii="Times New Roman" w:hAnsi="Times New Roman" w:cs="Times New Roman"/>
            <w:color w:val="auto"/>
            <w:sz w:val="24"/>
            <w:szCs w:val="24"/>
            <w:u w:val="none"/>
          </w:rPr>
          <w:t>Momchil S Tomov</w:t>
        </w:r>
      </w:hyperlink>
      <w:r>
        <w:rPr>
          <w:rFonts w:ascii="Times New Roman" w:hAnsi="Times New Roman" w:cs="Times New Roman"/>
          <w:sz w:val="24"/>
          <w:szCs w:val="24"/>
        </w:rPr>
        <w:t>, </w:t>
      </w:r>
      <w:hyperlink r:id="rId55">
        <w:r>
          <w:rPr>
            <w:rStyle w:val="Hyperlink"/>
            <w:rFonts w:ascii="Times New Roman" w:hAnsi="Times New Roman" w:cs="Times New Roman"/>
            <w:color w:val="auto"/>
            <w:sz w:val="24"/>
            <w:szCs w:val="24"/>
            <w:u w:val="none"/>
          </w:rPr>
          <w:t>Joshua Stern</w:t>
        </w:r>
      </w:hyperlink>
      <w:r>
        <w:rPr>
          <w:rFonts w:ascii="Times New Roman" w:hAnsi="Times New Roman" w:cs="Times New Roman"/>
          <w:sz w:val="24"/>
          <w:szCs w:val="24"/>
        </w:rPr>
        <w:t>, </w:t>
      </w:r>
      <w:proofErr w:type="spellStart"/>
      <w:r>
        <w:fldChar w:fldCharType="begin"/>
      </w:r>
      <w:r>
        <w:instrText>HYPERLINK "https://pubmed.ncbi.nlm.nih.gov/?term=Kim+HR&amp;cauthor_id=40780211" \h</w:instrText>
      </w:r>
      <w:r>
        <w:fldChar w:fldCharType="separate"/>
      </w:r>
      <w:r>
        <w:rPr>
          <w:rStyle w:val="Hyperlink"/>
          <w:rFonts w:ascii="Times New Roman" w:hAnsi="Times New Roman" w:cs="Times New Roman"/>
          <w:color w:val="auto"/>
          <w:sz w:val="24"/>
          <w:szCs w:val="24"/>
          <w:u w:val="none"/>
        </w:rPr>
        <w:t>HyungGoo</w:t>
      </w:r>
      <w:proofErr w:type="spellEnd"/>
      <w:r>
        <w:rPr>
          <w:rStyle w:val="Hyperlink"/>
          <w:rFonts w:ascii="Times New Roman" w:hAnsi="Times New Roman" w:cs="Times New Roman"/>
          <w:color w:val="auto"/>
          <w:sz w:val="24"/>
          <w:szCs w:val="24"/>
          <w:u w:val="none"/>
        </w:rPr>
        <w:t xml:space="preserve"> R Kim</w:t>
      </w:r>
      <w:r>
        <w:fldChar w:fldCharType="end"/>
      </w:r>
      <w:r>
        <w:rPr>
          <w:rFonts w:ascii="Times New Roman" w:hAnsi="Times New Roman" w:cs="Times New Roman"/>
          <w:sz w:val="24"/>
          <w:szCs w:val="24"/>
        </w:rPr>
        <w:t>, </w:t>
      </w:r>
      <w:hyperlink r:id="rId56">
        <w:r>
          <w:rPr>
            <w:rStyle w:val="Hyperlink"/>
            <w:rFonts w:ascii="Times New Roman" w:hAnsi="Times New Roman" w:cs="Times New Roman"/>
            <w:color w:val="auto"/>
            <w:sz w:val="24"/>
            <w:szCs w:val="24"/>
            <w:u w:val="none"/>
          </w:rPr>
          <w:t xml:space="preserve">Jan </w:t>
        </w:r>
        <w:proofErr w:type="spellStart"/>
        <w:r>
          <w:rPr>
            <w:rStyle w:val="Hyperlink"/>
            <w:rFonts w:ascii="Times New Roman" w:hAnsi="Times New Roman" w:cs="Times New Roman"/>
            <w:color w:val="auto"/>
            <w:sz w:val="24"/>
            <w:szCs w:val="24"/>
            <w:u w:val="none"/>
          </w:rPr>
          <w:t>Drugowitsch</w:t>
        </w:r>
        <w:proofErr w:type="spellEnd"/>
      </w:hyperlink>
      <w:r>
        <w:rPr>
          <w:rFonts w:ascii="Times New Roman" w:hAnsi="Times New Roman" w:cs="Times New Roman"/>
          <w:sz w:val="24"/>
          <w:szCs w:val="24"/>
        </w:rPr>
        <w:t>, </w:t>
      </w:r>
      <w:hyperlink r:id="rId57">
        <w:r>
          <w:rPr>
            <w:rStyle w:val="Hyperlink"/>
            <w:rFonts w:ascii="Times New Roman" w:hAnsi="Times New Roman" w:cs="Times New Roman"/>
            <w:color w:val="auto"/>
            <w:sz w:val="24"/>
            <w:szCs w:val="24"/>
            <w:u w:val="none"/>
          </w:rPr>
          <w:t>Scott W Linderman</w:t>
        </w:r>
      </w:hyperlink>
      <w:r>
        <w:rPr>
          <w:rFonts w:ascii="Times New Roman" w:hAnsi="Times New Roman" w:cs="Times New Roman"/>
          <w:sz w:val="24"/>
          <w:szCs w:val="24"/>
        </w:rPr>
        <w:t>, </w:t>
      </w:r>
      <w:hyperlink r:id="rId58">
        <w:r>
          <w:rPr>
            <w:rStyle w:val="Hyperlink"/>
            <w:rFonts w:ascii="Times New Roman" w:hAnsi="Times New Roman" w:cs="Times New Roman"/>
            <w:color w:val="auto"/>
            <w:sz w:val="24"/>
            <w:szCs w:val="24"/>
            <w:u w:val="none"/>
          </w:rPr>
          <w:t>Naoshige Uchida</w:t>
        </w:r>
      </w:hyperlink>
      <w:r>
        <w:rPr>
          <w:rFonts w:ascii="Times New Roman" w:hAnsi="Times New Roman" w:cs="Times New Roman"/>
          <w:sz w:val="24"/>
          <w:szCs w:val="24"/>
          <w:vertAlign w:val="superscript"/>
        </w:rPr>
        <w:t xml:space="preserve">. </w:t>
      </w:r>
      <w:r>
        <w:rPr>
          <w:rFonts w:ascii="Times New Roman" w:hAnsi="Times New Roman" w:cs="Times New Roman"/>
          <w:sz w:val="24"/>
          <w:szCs w:val="24"/>
        </w:rPr>
        <w:t xml:space="preserve">(2025). Competitive integration of time and reward explains value-sensitive foraging decisions and frontal cortex ramping dynamics. Neuron, </w:t>
      </w:r>
      <w:proofErr w:type="gramStart"/>
      <w:r>
        <w:rPr>
          <w:rFonts w:ascii="Times New Roman" w:hAnsi="Times New Roman" w:cs="Times New Roman"/>
          <w:sz w:val="24"/>
          <w:szCs w:val="24"/>
        </w:rPr>
        <w:t>6:S</w:t>
      </w:r>
      <w:proofErr w:type="gramEnd"/>
      <w:r>
        <w:rPr>
          <w:rFonts w:ascii="Times New Roman" w:hAnsi="Times New Roman" w:cs="Times New Roman"/>
          <w:sz w:val="24"/>
          <w:szCs w:val="24"/>
        </w:rPr>
        <w:t>0896-6273(25)00515-X.</w:t>
      </w:r>
    </w:p>
    <w:p w14:paraId="77892819" w14:textId="77777777" w:rsidR="00A450CA" w:rsidRDefault="00A450CA">
      <w:pPr>
        <w:tabs>
          <w:tab w:val="left" w:pos="3043"/>
        </w:tabs>
        <w:spacing w:after="0" w:line="360" w:lineRule="auto"/>
        <w:rPr>
          <w:rFonts w:ascii="Times New Roman" w:hAnsi="Times New Roman" w:cs="Times New Roman"/>
          <w:sz w:val="24"/>
          <w:szCs w:val="24"/>
        </w:rPr>
      </w:pPr>
    </w:p>
    <w:p w14:paraId="63D43AD9" w14:textId="77777777" w:rsidR="00A450CA"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McClure, S.M., </w:t>
      </w:r>
      <w:proofErr w:type="spellStart"/>
      <w:r>
        <w:rPr>
          <w:rFonts w:ascii="Times New Roman" w:eastAsia="Times New Roman" w:hAnsi="Times New Roman" w:cs="Times New Roman"/>
          <w:sz w:val="24"/>
          <w:szCs w:val="24"/>
        </w:rPr>
        <w:t>Laibson</w:t>
      </w:r>
      <w:proofErr w:type="spellEnd"/>
      <w:r>
        <w:rPr>
          <w:rFonts w:ascii="Times New Roman" w:eastAsia="Times New Roman" w:hAnsi="Times New Roman" w:cs="Times New Roman"/>
          <w:sz w:val="24"/>
          <w:szCs w:val="24"/>
        </w:rPr>
        <w:t>, D.I., Loewenstein, G., and Cohen, J.D. (2004). Separate neural systems value immediate and delayed monetary rewards. Science 306: 503 - 507.</w:t>
      </w:r>
    </w:p>
    <w:p w14:paraId="5FE2705F" w14:textId="77777777" w:rsidR="00A450CA" w:rsidRDefault="00A450CA">
      <w:pPr>
        <w:spacing w:after="0" w:line="360" w:lineRule="auto"/>
        <w:rPr>
          <w:rFonts w:ascii="Times New Roman" w:eastAsia="Times New Roman" w:hAnsi="Times New Roman" w:cs="Times New Roman"/>
          <w:sz w:val="24"/>
          <w:szCs w:val="24"/>
        </w:rPr>
      </w:pPr>
    </w:p>
    <w:p w14:paraId="0CFDC8AD" w14:textId="77777777" w:rsidR="00A450CA" w:rsidRDefault="00000000">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Tanaka, S.C., </w:t>
      </w:r>
      <w:proofErr w:type="spellStart"/>
      <w:r>
        <w:rPr>
          <w:rFonts w:ascii="Times New Roman" w:eastAsia="Times New Roman" w:hAnsi="Times New Roman" w:cs="Times New Roman"/>
          <w:color w:val="000000"/>
          <w:sz w:val="24"/>
          <w:szCs w:val="24"/>
        </w:rPr>
        <w:t>Doya</w:t>
      </w:r>
      <w:proofErr w:type="spellEnd"/>
      <w:r>
        <w:rPr>
          <w:rFonts w:ascii="Times New Roman" w:eastAsia="Times New Roman" w:hAnsi="Times New Roman" w:cs="Times New Roman"/>
          <w:color w:val="000000"/>
          <w:sz w:val="24"/>
          <w:szCs w:val="24"/>
        </w:rPr>
        <w:t xml:space="preserve">, K., Okada, G., Ueda, K., Okamoto, Y., and </w:t>
      </w:r>
      <w:proofErr w:type="spellStart"/>
      <w:r>
        <w:rPr>
          <w:rFonts w:ascii="Times New Roman" w:eastAsia="Times New Roman" w:hAnsi="Times New Roman" w:cs="Times New Roman"/>
          <w:color w:val="000000"/>
          <w:sz w:val="24"/>
          <w:szCs w:val="24"/>
        </w:rPr>
        <w:t>Yamawaki</w:t>
      </w:r>
      <w:proofErr w:type="spellEnd"/>
      <w:r>
        <w:rPr>
          <w:rFonts w:ascii="Times New Roman" w:eastAsia="Times New Roman" w:hAnsi="Times New Roman" w:cs="Times New Roman"/>
          <w:color w:val="000000"/>
          <w:sz w:val="24"/>
          <w:szCs w:val="24"/>
        </w:rPr>
        <w:t>, S.</w:t>
      </w:r>
    </w:p>
    <w:p w14:paraId="7F08585B" w14:textId="77777777" w:rsidR="00A450CA" w:rsidRDefault="00000000">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(2004). Prediction of immediate and future rewards differentially recruits</w:t>
      </w:r>
    </w:p>
    <w:p w14:paraId="7E328E25" w14:textId="77777777" w:rsidR="00A450CA" w:rsidRDefault="00000000">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s-ES"/>
        </w:rPr>
        <w:t xml:space="preserve">cortico-basal </w:t>
      </w:r>
      <w:proofErr w:type="spellStart"/>
      <w:r>
        <w:rPr>
          <w:rFonts w:ascii="Times New Roman" w:eastAsia="Times New Roman" w:hAnsi="Times New Roman" w:cs="Times New Roman"/>
          <w:color w:val="000000"/>
          <w:sz w:val="24"/>
          <w:szCs w:val="24"/>
          <w:lang w:val="es-ES"/>
        </w:rPr>
        <w:t>ganglia</w:t>
      </w:r>
      <w:proofErr w:type="spellEnd"/>
      <w:r>
        <w:rPr>
          <w:rFonts w:ascii="Times New Roman" w:eastAsia="Times New Roman" w:hAnsi="Times New Roman" w:cs="Times New Roman"/>
          <w:color w:val="000000"/>
          <w:sz w:val="24"/>
          <w:szCs w:val="24"/>
          <w:lang w:val="es-ES"/>
        </w:rPr>
        <w:t xml:space="preserve"> </w:t>
      </w:r>
      <w:proofErr w:type="spellStart"/>
      <w:r>
        <w:rPr>
          <w:rFonts w:ascii="Times New Roman" w:eastAsia="Times New Roman" w:hAnsi="Times New Roman" w:cs="Times New Roman"/>
          <w:color w:val="000000"/>
          <w:sz w:val="24"/>
          <w:szCs w:val="24"/>
          <w:lang w:val="es-ES"/>
        </w:rPr>
        <w:t>loops</w:t>
      </w:r>
      <w:proofErr w:type="spellEnd"/>
      <w:r>
        <w:rPr>
          <w:rFonts w:ascii="Times New Roman" w:eastAsia="Times New Roman" w:hAnsi="Times New Roman" w:cs="Times New Roman"/>
          <w:color w:val="000000"/>
          <w:sz w:val="24"/>
          <w:szCs w:val="24"/>
          <w:lang w:val="es-ES"/>
        </w:rPr>
        <w:t xml:space="preserve">. </w:t>
      </w:r>
      <w:proofErr w:type="spellStart"/>
      <w:r>
        <w:rPr>
          <w:rFonts w:ascii="Times New Roman" w:eastAsia="Times New Roman" w:hAnsi="Times New Roman" w:cs="Times New Roman"/>
          <w:color w:val="000000"/>
          <w:sz w:val="24"/>
          <w:szCs w:val="24"/>
          <w:lang w:val="es-ES"/>
        </w:rPr>
        <w:t>Nat</w:t>
      </w:r>
      <w:proofErr w:type="spellEnd"/>
      <w:r>
        <w:rPr>
          <w:rFonts w:ascii="Times New Roman" w:eastAsia="Times New Roman" w:hAnsi="Times New Roman" w:cs="Times New Roman"/>
          <w:color w:val="000000"/>
          <w:sz w:val="24"/>
          <w:szCs w:val="24"/>
          <w:lang w:val="es-ES"/>
        </w:rPr>
        <w:t xml:space="preserve">. </w:t>
      </w:r>
      <w:proofErr w:type="spellStart"/>
      <w:r>
        <w:rPr>
          <w:rFonts w:ascii="Times New Roman" w:eastAsia="Times New Roman" w:hAnsi="Times New Roman" w:cs="Times New Roman"/>
          <w:color w:val="000000"/>
          <w:sz w:val="24"/>
          <w:szCs w:val="24"/>
          <w:lang w:val="es-ES"/>
        </w:rPr>
        <w:t>Neurosci</w:t>
      </w:r>
      <w:proofErr w:type="spellEnd"/>
      <w:r>
        <w:rPr>
          <w:rFonts w:ascii="Times New Roman" w:eastAsia="Times New Roman" w:hAnsi="Times New Roman" w:cs="Times New Roman"/>
          <w:color w:val="000000"/>
          <w:sz w:val="24"/>
          <w:szCs w:val="24"/>
          <w:lang w:val="es-ES"/>
        </w:rPr>
        <w:t xml:space="preserve">. </w:t>
      </w:r>
      <w:r>
        <w:rPr>
          <w:rFonts w:ascii="Times New Roman" w:eastAsia="Times New Roman" w:hAnsi="Times New Roman" w:cs="Times New Roman"/>
          <w:color w:val="000000"/>
          <w:sz w:val="24"/>
          <w:szCs w:val="24"/>
        </w:rPr>
        <w:t>7: 887 - 893.</w:t>
      </w:r>
    </w:p>
    <w:p w14:paraId="748421A4" w14:textId="77777777" w:rsidR="00A450CA" w:rsidRDefault="00A450CA">
      <w:pPr>
        <w:spacing w:after="0" w:line="360" w:lineRule="auto"/>
        <w:rPr>
          <w:rFonts w:ascii="Times New Roman" w:eastAsia="Times New Roman" w:hAnsi="Times New Roman" w:cs="Times New Roman"/>
          <w:color w:val="000000"/>
          <w:sz w:val="24"/>
          <w:szCs w:val="24"/>
        </w:rPr>
      </w:pPr>
    </w:p>
    <w:p w14:paraId="7EA62E33" w14:textId="3A1D96FA" w:rsidR="00A450CA" w:rsidRDefault="00000000">
      <w:pPr>
        <w:spacing w:after="0" w:line="480" w:lineRule="auto"/>
      </w:pPr>
      <w:r>
        <w:rPr>
          <w:rFonts w:ascii="Times New Roman" w:eastAsia="Times New Roman" w:hAnsi="Times New Roman" w:cs="Times New Roman"/>
          <w:color w:val="000000"/>
          <w:sz w:val="24"/>
          <w:szCs w:val="24"/>
        </w:rPr>
        <w:t>Olejnik, S., &amp; Algina, J. (2003). Generalized Eta and Omega Squared Statistics: Measures of Effect Size for Some Common Research Designs. </w:t>
      </w:r>
      <w:r>
        <w:rPr>
          <w:rFonts w:ascii="Times New Roman" w:eastAsia="Times New Roman" w:hAnsi="Times New Roman" w:cs="Times New Roman"/>
          <w:i/>
          <w:iCs/>
          <w:color w:val="000000"/>
          <w:sz w:val="24"/>
          <w:szCs w:val="24"/>
        </w:rPr>
        <w:t>Psychological Methods, 8</w:t>
      </w:r>
      <w:r>
        <w:rPr>
          <w:rFonts w:ascii="Times New Roman" w:eastAsia="Times New Roman" w:hAnsi="Times New Roman" w:cs="Times New Roman"/>
          <w:color w:val="000000"/>
          <w:sz w:val="24"/>
          <w:szCs w:val="24"/>
        </w:rPr>
        <w:t>(4), 434–447</w:t>
      </w:r>
      <w:r w:rsidR="00F40D1C">
        <w:rPr>
          <w:rFonts w:ascii="Times New Roman" w:eastAsia="Times New Roman" w:hAnsi="Times New Roman" w:cs="Times New Roman"/>
          <w:sz w:val="24"/>
          <w:szCs w:val="24"/>
        </w:rPr>
        <w:t>.</w:t>
      </w:r>
    </w:p>
    <w:sectPr w:rsidR="00A450CA">
      <w:pgSz w:w="12240" w:h="15840"/>
      <w:pgMar w:top="1440" w:right="1440" w:bottom="1440" w:left="1440" w:header="0" w:footer="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iyu Wang" w:date="2025-11-24T18:33:00Z" w:initials="SW">
    <w:p w14:paraId="3884F109" w14:textId="77777777" w:rsidR="00A25F77" w:rsidRDefault="00A25F77" w:rsidP="00A25F77">
      <w:r>
        <w:rPr>
          <w:rStyle w:val="CommentReference"/>
        </w:rPr>
        <w:annotationRef/>
      </w:r>
      <w:r>
        <w:rPr>
          <w:sz w:val="20"/>
          <w:szCs w:val="20"/>
        </w:rPr>
        <w:t>suggest title: Neural activity in dorsolateral prefrontal cortex reflects different temporal-discounting strategies in monkeys</w:t>
      </w:r>
    </w:p>
  </w:comment>
  <w:comment w:id="32" w:author="Rossella Falcone" w:date="2025-09-16T12:15:00Z" w:initials="RF">
    <w:p w14:paraId="18FF4255" w14:textId="20EA2BBB" w:rsidR="00A450CA" w:rsidRDefault="00000000">
      <w:pPr>
        <w:overflowPunct w:val="0"/>
        <w:spacing w:after="0" w:line="240" w:lineRule="auto"/>
      </w:pPr>
      <w:r>
        <w:rPr>
          <w:rFonts w:ascii="Liberation Serif" w:eastAsia="Segoe UI" w:hAnsi="Liberation Serif" w:cs="Tahoma"/>
          <w:sz w:val="24"/>
          <w:szCs w:val="24"/>
          <w:lang w:bidi="en-US"/>
        </w:rPr>
        <w:t>Please Siyu, revise. Your model is sligthly different. Isn’t?</w:t>
      </w:r>
    </w:p>
  </w:comment>
  <w:comment w:id="33" w:author="Siyu Wang" w:date="2025-11-24T18:04:00Z" w:initials="SW">
    <w:p w14:paraId="0AE9E33B" w14:textId="77777777" w:rsidR="006E3D41" w:rsidRDefault="006E3D41" w:rsidP="006E3D41">
      <w:r>
        <w:rPr>
          <w:rStyle w:val="CommentReference"/>
        </w:rPr>
        <w:annotationRef/>
      </w:r>
      <w:r>
        <w:rPr>
          <w:sz w:val="20"/>
          <w:szCs w:val="20"/>
        </w:rPr>
        <w:t>see text</w:t>
      </w:r>
    </w:p>
  </w:comment>
  <w:comment w:id="51" w:author="Rossella Falcone" w:date="2025-09-16T13:21:00Z" w:initials="RF">
    <w:p w14:paraId="018C60A7" w14:textId="77777777" w:rsidR="00E33B54" w:rsidRDefault="00E33B54" w:rsidP="00E33B54">
      <w:pPr>
        <w:overflowPunct w:val="0"/>
        <w:spacing w:after="0" w:line="240" w:lineRule="auto"/>
      </w:pPr>
      <w:r>
        <w:rPr>
          <w:rFonts w:ascii="Liberation Serif" w:eastAsia="Segoe UI" w:hAnsi="Liberation Serif" w:cs="Tahoma"/>
          <w:sz w:val="24"/>
          <w:szCs w:val="24"/>
          <w:lang w:bidi="en-US"/>
        </w:rPr>
        <w:t xml:space="preserve">Please Siyu, revise or extend if necessary. </w:t>
      </w:r>
    </w:p>
  </w:comment>
  <w:comment w:id="52" w:author="Siyu Wang" w:date="2025-11-24T18:06:00Z" w:initials="SW">
    <w:p w14:paraId="35EA6C1C" w14:textId="77777777" w:rsidR="0026108D" w:rsidRDefault="0026108D" w:rsidP="0026108D">
      <w:r>
        <w:rPr>
          <w:rStyle w:val="CommentReference"/>
        </w:rPr>
        <w:annotationRef/>
      </w:r>
      <w:r>
        <w:rPr>
          <w:sz w:val="20"/>
          <w:szCs w:val="20"/>
        </w:rPr>
        <w:t>see text</w:t>
      </w:r>
    </w:p>
  </w:comment>
  <w:comment w:id="40" w:author="Rossella Falcone" w:date="2025-09-16T13:21:00Z" w:initials="RF">
    <w:p w14:paraId="2DD5B804" w14:textId="4B0BE256" w:rsidR="00A450CA" w:rsidRDefault="00000000">
      <w:pPr>
        <w:overflowPunct w:val="0"/>
        <w:spacing w:after="0" w:line="240" w:lineRule="auto"/>
      </w:pPr>
      <w:r>
        <w:rPr>
          <w:rFonts w:ascii="Liberation Serif" w:eastAsia="Segoe UI" w:hAnsi="Liberation Serif" w:cs="Tahoma"/>
          <w:sz w:val="24"/>
          <w:szCs w:val="24"/>
          <w:lang w:bidi="en-US"/>
        </w:rPr>
        <w:t xml:space="preserve">Please Siyu, revise or extend if necessary. </w:t>
      </w:r>
    </w:p>
  </w:comment>
  <w:comment w:id="41" w:author="Siyu Wang" w:date="2025-11-24T18:06:00Z" w:initials="SW">
    <w:p w14:paraId="1325B23C" w14:textId="77777777" w:rsidR="0026108D" w:rsidRDefault="0026108D" w:rsidP="0026108D">
      <w:r>
        <w:rPr>
          <w:rStyle w:val="CommentReference"/>
        </w:rPr>
        <w:annotationRef/>
      </w:r>
      <w:r>
        <w:rPr>
          <w:sz w:val="20"/>
          <w:szCs w:val="20"/>
        </w:rPr>
        <w:t>see text</w:t>
      </w:r>
    </w:p>
  </w:comment>
  <w:comment w:id="57" w:author="Rossella Falcone" w:date="2025-08-29T15:42:00Z" w:initials="RF">
    <w:p w14:paraId="7B012DC4" w14:textId="480EE3D8" w:rsidR="00A450CA" w:rsidRDefault="00000000">
      <w:pPr>
        <w:overflowPunct w:val="0"/>
        <w:spacing w:after="0" w:line="240" w:lineRule="auto"/>
      </w:pPr>
      <w:r>
        <w:rPr>
          <w:rFonts w:ascii="Liberation Serif" w:eastAsia="Segoe UI" w:hAnsi="Liberation Serif" w:cs="Tahoma"/>
          <w:sz w:val="24"/>
          <w:szCs w:val="24"/>
          <w:lang w:bidi="en-US"/>
        </w:rPr>
        <w:t xml:space="preserve">There is no correlation, in fact. But I noticed that the trend anyway is positive and not negative as when the cue is on.  </w:t>
      </w:r>
    </w:p>
  </w:comment>
  <w:comment w:id="58" w:author="Siyu Wang" w:date="2025-09-14T00:55:00Z" w:initials="SW">
    <w:p w14:paraId="7745C0DF" w14:textId="77777777" w:rsidR="00A450CA" w:rsidRDefault="00000000">
      <w:pPr>
        <w:overflowPunct w:val="0"/>
        <w:spacing w:after="0" w:line="240" w:lineRule="auto"/>
      </w:pPr>
      <w:r>
        <w:rPr>
          <w:rFonts w:ascii="Liberation Serif" w:eastAsia="Segoe UI" w:hAnsi="Liberation Serif" w:cs="Tahoma"/>
          <w:sz w:val="24"/>
          <w:szCs w:val="24"/>
          <w:lang w:bidi="en-US"/>
        </w:rPr>
        <w:t>That’s just by chance I think</w:t>
      </w:r>
    </w:p>
  </w:comment>
  <w:comment w:id="59" w:author="Rossella Falcone" w:date="2025-09-15T13:22:00Z" w:initials="RF">
    <w:p w14:paraId="4A0510D7" w14:textId="77777777" w:rsidR="00A450CA" w:rsidRDefault="00000000">
      <w:pPr>
        <w:overflowPunct w:val="0"/>
        <w:spacing w:after="0" w:line="240" w:lineRule="auto"/>
      </w:pPr>
      <w:r>
        <w:rPr>
          <w:rFonts w:ascii="Liberation Serif" w:eastAsia="Segoe UI" w:hAnsi="Liberation Serif" w:cs="Tahoma"/>
          <w:sz w:val="24"/>
          <w:szCs w:val="24"/>
          <w:lang w:bidi="en-US"/>
        </w:rPr>
        <w:t xml:space="preserve">Ok. </w:t>
      </w:r>
    </w:p>
  </w:comment>
  <w:comment w:id="60" w:author="Rossella Falcone" w:date="2025-09-17T10:58:00Z" w:initials="RF">
    <w:p w14:paraId="75055C69" w14:textId="77777777" w:rsidR="00A450CA" w:rsidRDefault="00000000">
      <w:pPr>
        <w:overflowPunct w:val="0"/>
        <w:spacing w:after="0" w:line="240" w:lineRule="auto"/>
      </w:pPr>
      <w:r>
        <w:rPr>
          <w:rFonts w:ascii="Liberation Serif" w:eastAsia="Segoe UI" w:hAnsi="Liberation Serif" w:cs="Tahoma"/>
          <w:sz w:val="24"/>
          <w:szCs w:val="24"/>
          <w:lang w:bidi="en-US"/>
        </w:rPr>
        <w:t xml:space="preserve">Is that true, Siyu? </w:t>
      </w:r>
    </w:p>
  </w:comment>
  <w:comment w:id="61" w:author="Siyu Wang" w:date="2025-11-24T18:08:00Z" w:initials="SW">
    <w:p w14:paraId="3B6DE4A1" w14:textId="77777777" w:rsidR="0026108D" w:rsidRDefault="0026108D" w:rsidP="0026108D">
      <w:r>
        <w:rPr>
          <w:rStyle w:val="CommentReference"/>
        </w:rPr>
        <w:annotationRef/>
      </w:r>
      <w:r>
        <w:rPr>
          <w:sz w:val="20"/>
          <w:szCs w:val="20"/>
        </w:rPr>
        <w:t>Figure 2 is based on the classical model yes</w:t>
      </w:r>
    </w:p>
  </w:comment>
  <w:comment w:id="92" w:author="Rossella Falcone" w:date="2025-08-29T11:40:00Z" w:initials="RF">
    <w:p w14:paraId="69B72E30" w14:textId="58335C40" w:rsidR="00A450CA" w:rsidRDefault="00000000">
      <w:pPr>
        <w:overflowPunct w:val="0"/>
        <w:spacing w:after="0" w:line="240" w:lineRule="auto"/>
      </w:pPr>
      <w:r>
        <w:rPr>
          <w:rFonts w:ascii="Liberation Serif" w:eastAsia="Segoe UI" w:hAnsi="Liberation Serif" w:cs="Tahoma"/>
          <w:sz w:val="24"/>
          <w:szCs w:val="24"/>
          <w:lang w:bidi="en-US"/>
        </w:rPr>
        <w:t xml:space="preserve">Siyu, do we have a dedicated section in the methods about how you encoded this extra time in the neural activity? </w:t>
      </w:r>
    </w:p>
  </w:comment>
  <w:comment w:id="94" w:author="Siyu Wang" w:date="2025-11-24T18:34:00Z" w:initials="SW">
    <w:p w14:paraId="7A9A8D0B" w14:textId="77777777" w:rsidR="004E6C84" w:rsidRDefault="004E6C84" w:rsidP="004E6C84">
      <w:r>
        <w:rPr>
          <w:rStyle w:val="CommentReference"/>
        </w:rPr>
        <w:annotationRef/>
      </w:r>
      <w:r>
        <w:rPr>
          <w:sz w:val="20"/>
          <w:szCs w:val="20"/>
        </w:rPr>
        <w:t>see edit in txt, i rewrote the paragraph</w:t>
      </w:r>
    </w:p>
  </w:comment>
  <w:comment w:id="93" w:author="Siyu Wang [2]" w:date="2025-09-13T12:28:00Z" w:initials="SW">
    <w:p w14:paraId="3373E5FE" w14:textId="4C68F44B" w:rsidR="00A450CA" w:rsidRDefault="00000000">
      <w:pPr>
        <w:overflowPunct w:val="0"/>
        <w:spacing w:after="0" w:line="240" w:lineRule="auto"/>
      </w:pPr>
      <w:r>
        <w:rPr>
          <w:rFonts w:ascii="Liberation Serif" w:eastAsia="Segoe UI" w:hAnsi="Liberation Serif" w:cs="Tahoma"/>
          <w:sz w:val="20"/>
          <w:szCs w:val="20"/>
          <w:lang w:bidi="en-US"/>
        </w:rPr>
        <w:t>it was described in the model section, yes</w:t>
      </w:r>
    </w:p>
  </w:comment>
  <w:comment w:id="97" w:author="Mark Eldridge" w:date="2025-10-11T01:29:00Z" w:initials="ME">
    <w:p w14:paraId="004B1319" w14:textId="77777777" w:rsidR="00A450CA" w:rsidRDefault="00000000">
      <w:pPr>
        <w:overflowPunct w:val="0"/>
        <w:spacing w:after="0" w:line="240" w:lineRule="auto"/>
      </w:pPr>
      <w:r>
        <w:rPr>
          <w:rFonts w:ascii="Liberation Serif" w:eastAsia="Segoe UI" w:hAnsi="Liberation Serif" w:cs="Tahoma"/>
          <w:sz w:val="20"/>
          <w:szCs w:val="20"/>
          <w:lang w:bidi="en-US"/>
        </w:rPr>
        <w:t>is this the opposite of what would be expected? usually a longer wait time reduces the reward signal (i.e. delay discounting)</w:t>
      </w:r>
    </w:p>
  </w:comment>
  <w:comment w:id="98" w:author="Rossella Falcone" w:date="2025-10-13T10:46:00Z" w:initials="RF">
    <w:p w14:paraId="5B28670B" w14:textId="77777777" w:rsidR="00A450CA" w:rsidRDefault="00000000">
      <w:pPr>
        <w:overflowPunct w:val="0"/>
        <w:spacing w:after="0" w:line="240" w:lineRule="auto"/>
      </w:pPr>
      <w:r>
        <w:rPr>
          <w:rFonts w:ascii="Liberation Serif" w:eastAsia="Segoe UI" w:hAnsi="Liberation Serif" w:cs="Tahoma"/>
          <w:sz w:val="24"/>
          <w:szCs w:val="24"/>
          <w:lang w:bidi="en-US"/>
        </w:rPr>
        <w:t>It may be that the signal is larger because the animal has to wait longer. Maybe it reflects more cognitive and neural energies to obtain that reward?</w:t>
      </w:r>
    </w:p>
  </w:comment>
  <w:comment w:id="145" w:author="Siyu Wang [2]" w:date="2025-08-03T08:47:00Z" w:initials="SW">
    <w:p w14:paraId="3805FD58" w14:textId="77777777" w:rsidR="00A450CA" w:rsidRDefault="00000000">
      <w:pPr>
        <w:overflowPunct w:val="0"/>
        <w:spacing w:after="0" w:line="240" w:lineRule="auto"/>
      </w:pPr>
      <w:r>
        <w:rPr>
          <w:rFonts w:ascii="Liberation Serif" w:eastAsia="Segoe UI" w:hAnsi="Liberation Serif" w:cs="Tahoma"/>
          <w:sz w:val="20"/>
          <w:szCs w:val="20"/>
          <w:lang w:bidi="en-US"/>
        </w:rPr>
        <w:t xml:space="preserve">Rossella, our other paper suggested that both evidence accumulation and attractor dynamics underlie value-based decision making in a related task. It is not just a accumulation dynamics, to a modeler's ear, "model accumulation" would mean performing an evidence accumulation or drift-diffusion modeling. </w:t>
      </w:r>
    </w:p>
  </w:comment>
  <w:comment w:id="146" w:author="Rossella Falcone" w:date="2025-08-21T15:24:00Z" w:initials="RF">
    <w:p w14:paraId="58D4F3DB" w14:textId="77777777" w:rsidR="00A450CA" w:rsidRDefault="00000000">
      <w:pPr>
        <w:overflowPunct w:val="0"/>
        <w:spacing w:after="0" w:line="240" w:lineRule="auto"/>
      </w:pPr>
      <w:r>
        <w:rPr>
          <w:rFonts w:ascii="Liberation Serif" w:eastAsia="Segoe UI" w:hAnsi="Liberation Serif" w:cs="Tahoma"/>
          <w:sz w:val="24"/>
          <w:szCs w:val="24"/>
          <w:lang w:bidi="en-US"/>
        </w:rPr>
        <w:t xml:space="preserve">Siyu, I say that we do not do any explicit analysis in support of that, but that our data align with that framework. </w:t>
      </w:r>
    </w:p>
    <w:p w14:paraId="7C9BFF0F" w14:textId="77777777" w:rsidR="00A450CA" w:rsidRDefault="00000000">
      <w:pPr>
        <w:overflowPunct w:val="0"/>
        <w:spacing w:after="0" w:line="240" w:lineRule="auto"/>
      </w:pPr>
      <w:r>
        <w:rPr>
          <w:rFonts w:ascii="Liberation Serif" w:eastAsia="Segoe UI" w:hAnsi="Liberation Serif" w:cs="Tahoma"/>
          <w:sz w:val="24"/>
          <w:szCs w:val="24"/>
          <w:lang w:bidi="en-US"/>
        </w:rPr>
        <w:t xml:space="preserve">What do you think now? </w:t>
      </w:r>
    </w:p>
    <w:p w14:paraId="0794CEE0" w14:textId="77777777" w:rsidR="00A450CA" w:rsidRDefault="00000000">
      <w:pPr>
        <w:overflowPunct w:val="0"/>
        <w:spacing w:after="0" w:line="240" w:lineRule="auto"/>
      </w:pPr>
      <w:r>
        <w:rPr>
          <w:rFonts w:ascii="Liberation Serif" w:eastAsia="Segoe UI" w:hAnsi="Liberation Serif" w:cs="Tahoma"/>
          <w:sz w:val="24"/>
          <w:szCs w:val="24"/>
          <w:lang w:bidi="en-US"/>
        </w:rPr>
        <w:t xml:space="preserve">Feel free to modify that based on your thoughts.  </w:t>
      </w:r>
    </w:p>
  </w:comment>
  <w:comment w:id="147" w:author="Siyu Wang" w:date="2025-11-24T18:10:00Z" w:initials="SW">
    <w:p w14:paraId="33DDE680" w14:textId="77777777" w:rsidR="00FE0FAF" w:rsidRDefault="00FE0FAF" w:rsidP="00FE0FAF">
      <w:r>
        <w:rPr>
          <w:rStyle w:val="CommentReference"/>
        </w:rPr>
        <w:annotationRef/>
      </w:r>
      <w:r>
        <w:rPr>
          <w:sz w:val="20"/>
          <w:szCs w:val="20"/>
        </w:rPr>
        <w:t>see edit in text</w:t>
      </w:r>
    </w:p>
  </w:comment>
  <w:comment w:id="148" w:author="Siyu Wang" w:date="2025-09-14T01:05:00Z" w:initials="SW">
    <w:p w14:paraId="72D1148E" w14:textId="2FD112A2" w:rsidR="00A450CA" w:rsidRDefault="00000000">
      <w:pPr>
        <w:overflowPunct w:val="0"/>
        <w:spacing w:after="0" w:line="240" w:lineRule="auto"/>
      </w:pPr>
      <w:r>
        <w:rPr>
          <w:rFonts w:ascii="Liberation Serif" w:eastAsia="Segoe UI" w:hAnsi="Liberation Serif" w:cs="Tahoma"/>
          <w:sz w:val="24"/>
          <w:szCs w:val="24"/>
          <w:lang w:bidi="en-US"/>
        </w:rPr>
        <w:t>I would delete the paragraph, this part does not make much sense to me. Maybe just keep the last sentence, and say that future work is needed to dissect the differential neural mechanism underlying the different behavioral strategies.</w:t>
      </w:r>
    </w:p>
  </w:comment>
  <w:comment w:id="149" w:author="Rossella Falcone" w:date="2025-09-16T12:31:00Z" w:initials="RF">
    <w:p w14:paraId="5A0E79BB" w14:textId="77777777" w:rsidR="00A450CA" w:rsidRDefault="00000000">
      <w:pPr>
        <w:overflowPunct w:val="0"/>
        <w:spacing w:after="0" w:line="240" w:lineRule="auto"/>
      </w:pPr>
      <w:r>
        <w:rPr>
          <w:rFonts w:ascii="Liberation Serif" w:eastAsia="Segoe UI" w:hAnsi="Liberation Serif" w:cs="Tahoma"/>
          <w:sz w:val="24"/>
          <w:szCs w:val="24"/>
          <w:lang w:bidi="en-US"/>
        </w:rPr>
        <w:t xml:space="preserve">Not sure. </w:t>
      </w:r>
    </w:p>
  </w:comment>
  <w:comment w:id="150" w:author="Mark Eldridge" w:date="2025-10-11T01:44:00Z" w:initials="ME">
    <w:p w14:paraId="7860D55E" w14:textId="77777777" w:rsidR="00A450CA" w:rsidRDefault="00000000">
      <w:pPr>
        <w:overflowPunct w:val="0"/>
        <w:spacing w:after="0" w:line="240" w:lineRule="auto"/>
      </w:pPr>
      <w:r>
        <w:rPr>
          <w:rFonts w:ascii="Liberation Serif" w:eastAsia="Segoe UI" w:hAnsi="Liberation Serif" w:cs="Tahoma"/>
          <w:sz w:val="20"/>
          <w:szCs w:val="20"/>
          <w:lang w:bidi="en-US"/>
        </w:rPr>
        <w:t>I don't feel strongly either way, but would have a slight preference for deleting the para, due to its speculative nature. Let's see what Barry thinks.</w:t>
      </w:r>
    </w:p>
  </w:comment>
  <w:comment w:id="169" w:author="Rossella Falcone" w:date="2025-10-13T11:25:00Z" w:initials="RF">
    <w:p w14:paraId="17E654D5" w14:textId="77777777" w:rsidR="00A450CA" w:rsidRDefault="00000000">
      <w:pPr>
        <w:overflowPunct w:val="0"/>
        <w:spacing w:after="0" w:line="240" w:lineRule="auto"/>
      </w:pPr>
      <w:r>
        <w:rPr>
          <w:rFonts w:ascii="Liberation Serif" w:eastAsia="Segoe UI" w:hAnsi="Liberation Serif" w:cs="Tahoma"/>
          <w:sz w:val="24"/>
          <w:szCs w:val="24"/>
          <w:lang w:bidi="en-US"/>
        </w:rPr>
        <w:t xml:space="preserve">I will refine at the end.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84F109" w15:done="0"/>
  <w15:commentEx w15:paraId="18FF4255" w15:done="0"/>
  <w15:commentEx w15:paraId="0AE9E33B" w15:paraIdParent="18FF4255" w15:done="0"/>
  <w15:commentEx w15:paraId="018C60A7" w15:done="0"/>
  <w15:commentEx w15:paraId="35EA6C1C" w15:paraIdParent="018C60A7" w15:done="0"/>
  <w15:commentEx w15:paraId="2DD5B804" w15:done="0"/>
  <w15:commentEx w15:paraId="1325B23C" w15:paraIdParent="2DD5B804" w15:done="0"/>
  <w15:commentEx w15:paraId="7B012DC4" w15:done="0"/>
  <w15:commentEx w15:paraId="7745C0DF" w15:done="0"/>
  <w15:commentEx w15:paraId="4A0510D7" w15:done="0"/>
  <w15:commentEx w15:paraId="75055C69" w15:done="0"/>
  <w15:commentEx w15:paraId="3B6DE4A1" w15:paraIdParent="75055C69" w15:done="0"/>
  <w15:commentEx w15:paraId="69B72E30" w15:done="0"/>
  <w15:commentEx w15:paraId="7A9A8D0B" w15:paraIdParent="69B72E30" w15:done="0"/>
  <w15:commentEx w15:paraId="3373E5FE" w15:done="0"/>
  <w15:commentEx w15:paraId="004B1319" w15:done="0"/>
  <w15:commentEx w15:paraId="5B28670B" w15:done="0"/>
  <w15:commentEx w15:paraId="3805FD58" w15:done="0"/>
  <w15:commentEx w15:paraId="0794CEE0" w15:done="0"/>
  <w15:commentEx w15:paraId="33DDE680" w15:paraIdParent="0794CEE0" w15:done="0"/>
  <w15:commentEx w15:paraId="72D1148E" w15:done="0"/>
  <w15:commentEx w15:paraId="5A0E79BB" w15:done="0"/>
  <w15:commentEx w15:paraId="7860D55E" w15:done="0"/>
  <w15:commentEx w15:paraId="17E654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E500D3" w16cex:dateUtc="2025-11-24T23:33:00Z"/>
  <w16cex:commentExtensible w16cex:durableId="10A7A8B7" w16cex:dateUtc="2025-11-24T23:04:00Z"/>
  <w16cex:commentExtensible w16cex:durableId="15612382" w16cex:dateUtc="2025-11-24T23:06:00Z"/>
  <w16cex:commentExtensible w16cex:durableId="042A82C5" w16cex:dateUtc="2025-11-24T23:06:00Z"/>
  <w16cex:commentExtensible w16cex:durableId="7C73FF94" w16cex:dateUtc="2025-11-24T23:08:00Z"/>
  <w16cex:commentExtensible w16cex:durableId="3C9D0B81" w16cex:dateUtc="2025-11-24T23:34:00Z"/>
  <w16cex:commentExtensible w16cex:durableId="741718CD" w16cex:dateUtc="2025-11-24T23: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84F109" w16cid:durableId="01E500D3"/>
  <w16cid:commentId w16cid:paraId="18FF4255" w16cid:durableId="185750A6"/>
  <w16cid:commentId w16cid:paraId="0AE9E33B" w16cid:durableId="10A7A8B7"/>
  <w16cid:commentId w16cid:paraId="018C60A7" w16cid:durableId="16374D14"/>
  <w16cid:commentId w16cid:paraId="35EA6C1C" w16cid:durableId="15612382"/>
  <w16cid:commentId w16cid:paraId="2DD5B804" w16cid:durableId="403FDC96"/>
  <w16cid:commentId w16cid:paraId="1325B23C" w16cid:durableId="042A82C5"/>
  <w16cid:commentId w16cid:paraId="7B012DC4" w16cid:durableId="49C6D827"/>
  <w16cid:commentId w16cid:paraId="7745C0DF" w16cid:durableId="30EBC5B3"/>
  <w16cid:commentId w16cid:paraId="4A0510D7" w16cid:durableId="46D7487B"/>
  <w16cid:commentId w16cid:paraId="75055C69" w16cid:durableId="507496C5"/>
  <w16cid:commentId w16cid:paraId="3B6DE4A1" w16cid:durableId="7C73FF94"/>
  <w16cid:commentId w16cid:paraId="69B72E30" w16cid:durableId="568714B1"/>
  <w16cid:commentId w16cid:paraId="7A9A8D0B" w16cid:durableId="3C9D0B81"/>
  <w16cid:commentId w16cid:paraId="3373E5FE" w16cid:durableId="44B742F6"/>
  <w16cid:commentId w16cid:paraId="004B1319" w16cid:durableId="7AF1C6EC"/>
  <w16cid:commentId w16cid:paraId="5B28670B" w16cid:durableId="36B066A2"/>
  <w16cid:commentId w16cid:paraId="3805FD58" w16cid:durableId="4622485C"/>
  <w16cid:commentId w16cid:paraId="0794CEE0" w16cid:durableId="79764AAD"/>
  <w16cid:commentId w16cid:paraId="33DDE680" w16cid:durableId="741718CD"/>
  <w16cid:commentId w16cid:paraId="72D1148E" w16cid:durableId="7A63A809"/>
  <w16cid:commentId w16cid:paraId="5A0E79BB" w16cid:durableId="3FA76D07"/>
  <w16cid:commentId w16cid:paraId="7860D55E" w16cid:durableId="608A6A99"/>
  <w16cid:commentId w16cid:paraId="17E654D5" w16cid:durableId="64F3643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Liberation Serif">
    <w:altName w:val="Times New Roman"/>
    <w:panose1 w:val="020B0604020202020204"/>
    <w:charset w:val="00"/>
    <w:family w:val="roman"/>
    <w:pitch w:val="variable"/>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yu Wang">
    <w15:presenceInfo w15:providerId="None" w15:userId="Siyu Wang"/>
  </w15:person>
  <w15:person w15:author="Rossella Falcone">
    <w15:presenceInfo w15:providerId="AD" w15:userId="S::rossella.falcone@einsteinmed.edu::02dd4923-bc26-4ba5-91d5-d648cbbd26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trackRevision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0CA"/>
    <w:rsid w:val="000010C9"/>
    <w:rsid w:val="00004B5A"/>
    <w:rsid w:val="00022C81"/>
    <w:rsid w:val="00062D31"/>
    <w:rsid w:val="0006728E"/>
    <w:rsid w:val="000A2703"/>
    <w:rsid w:val="000D2C88"/>
    <w:rsid w:val="00100AC9"/>
    <w:rsid w:val="00135F7E"/>
    <w:rsid w:val="00190E68"/>
    <w:rsid w:val="001A19DA"/>
    <w:rsid w:val="001B4D2D"/>
    <w:rsid w:val="001F5639"/>
    <w:rsid w:val="002257D9"/>
    <w:rsid w:val="002434A0"/>
    <w:rsid w:val="00246468"/>
    <w:rsid w:val="0026108D"/>
    <w:rsid w:val="0026168B"/>
    <w:rsid w:val="002B0076"/>
    <w:rsid w:val="002C7C54"/>
    <w:rsid w:val="002E2D88"/>
    <w:rsid w:val="0034636B"/>
    <w:rsid w:val="003720B0"/>
    <w:rsid w:val="00387810"/>
    <w:rsid w:val="00393289"/>
    <w:rsid w:val="003F3C3D"/>
    <w:rsid w:val="003F7B16"/>
    <w:rsid w:val="00405938"/>
    <w:rsid w:val="00413BB5"/>
    <w:rsid w:val="004173E3"/>
    <w:rsid w:val="00420F07"/>
    <w:rsid w:val="0046210B"/>
    <w:rsid w:val="004D771E"/>
    <w:rsid w:val="004E6C84"/>
    <w:rsid w:val="00574023"/>
    <w:rsid w:val="00580719"/>
    <w:rsid w:val="005B67F4"/>
    <w:rsid w:val="0061129E"/>
    <w:rsid w:val="006E3D41"/>
    <w:rsid w:val="006E7A9B"/>
    <w:rsid w:val="0071396F"/>
    <w:rsid w:val="00751DE1"/>
    <w:rsid w:val="0075760E"/>
    <w:rsid w:val="0078655D"/>
    <w:rsid w:val="007940D9"/>
    <w:rsid w:val="00857C03"/>
    <w:rsid w:val="008602EA"/>
    <w:rsid w:val="00861A58"/>
    <w:rsid w:val="00866083"/>
    <w:rsid w:val="008713C1"/>
    <w:rsid w:val="008F2880"/>
    <w:rsid w:val="008F6ACE"/>
    <w:rsid w:val="009357AF"/>
    <w:rsid w:val="009A796E"/>
    <w:rsid w:val="009B02E1"/>
    <w:rsid w:val="009B7231"/>
    <w:rsid w:val="00A16C02"/>
    <w:rsid w:val="00A22281"/>
    <w:rsid w:val="00A25F77"/>
    <w:rsid w:val="00A450CA"/>
    <w:rsid w:val="00A8103E"/>
    <w:rsid w:val="00AA6088"/>
    <w:rsid w:val="00AC615F"/>
    <w:rsid w:val="00AD1151"/>
    <w:rsid w:val="00B14B44"/>
    <w:rsid w:val="00B57B37"/>
    <w:rsid w:val="00B85370"/>
    <w:rsid w:val="00BC3947"/>
    <w:rsid w:val="00BF3041"/>
    <w:rsid w:val="00C051F7"/>
    <w:rsid w:val="00C26AE0"/>
    <w:rsid w:val="00C42B9D"/>
    <w:rsid w:val="00C60E64"/>
    <w:rsid w:val="00C657F9"/>
    <w:rsid w:val="00CA6768"/>
    <w:rsid w:val="00D44CF5"/>
    <w:rsid w:val="00D5553C"/>
    <w:rsid w:val="00D83A15"/>
    <w:rsid w:val="00D94AED"/>
    <w:rsid w:val="00DE000A"/>
    <w:rsid w:val="00E2391F"/>
    <w:rsid w:val="00E26623"/>
    <w:rsid w:val="00E30304"/>
    <w:rsid w:val="00E33B54"/>
    <w:rsid w:val="00E378DB"/>
    <w:rsid w:val="00E70386"/>
    <w:rsid w:val="00EB3D67"/>
    <w:rsid w:val="00EB7DBA"/>
    <w:rsid w:val="00EF3D5B"/>
    <w:rsid w:val="00EF7CC9"/>
    <w:rsid w:val="00F276CE"/>
    <w:rsid w:val="00F379CB"/>
    <w:rsid w:val="00F40D1C"/>
    <w:rsid w:val="00F5683C"/>
    <w:rsid w:val="00FE0FAF"/>
    <w:rsid w:val="00FF5F4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82077"/>
  <w15:docId w15:val="{BDDAE926-C302-4A2F-8696-BF82D77B4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7B4"/>
    <w:pPr>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5457B4"/>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457B4"/>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457B4"/>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457B4"/>
    <w:pPr>
      <w:keepNext/>
      <w:keepLines/>
      <w:spacing w:before="80" w:after="40"/>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457B4"/>
    <w:pPr>
      <w:keepNext/>
      <w:keepLines/>
      <w:spacing w:before="80" w:after="40"/>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457B4"/>
    <w:pPr>
      <w:keepNext/>
      <w:keepLines/>
      <w:spacing w:before="40" w:after="0"/>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457B4"/>
    <w:pPr>
      <w:keepNext/>
      <w:keepLines/>
      <w:spacing w:before="40" w:after="0"/>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457B4"/>
    <w:pPr>
      <w:keepNext/>
      <w:keepLines/>
      <w:spacing w:after="0"/>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457B4"/>
    <w:pPr>
      <w:keepNext/>
      <w:keepLines/>
      <w:spacing w:after="0"/>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45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545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545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545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545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545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45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45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5457B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5457B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457B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5457B4"/>
    <w:rPr>
      <w:i/>
      <w:iCs/>
      <w:color w:val="404040" w:themeColor="text1" w:themeTint="BF"/>
    </w:rPr>
  </w:style>
  <w:style w:type="character" w:styleId="IntenseEmphasis">
    <w:name w:val="Intense Emphasis"/>
    <w:basedOn w:val="DefaultParagraphFont"/>
    <w:uiPriority w:val="21"/>
    <w:qFormat/>
    <w:rsid w:val="005457B4"/>
    <w:rPr>
      <w:i/>
      <w:iCs/>
      <w:color w:val="0F4761" w:themeColor="accent1" w:themeShade="BF"/>
    </w:rPr>
  </w:style>
  <w:style w:type="character" w:customStyle="1" w:styleId="IntenseQuoteChar">
    <w:name w:val="Intense Quote Char"/>
    <w:basedOn w:val="DefaultParagraphFont"/>
    <w:link w:val="IntenseQuote"/>
    <w:uiPriority w:val="30"/>
    <w:qFormat/>
    <w:rsid w:val="005457B4"/>
    <w:rPr>
      <w:i/>
      <w:iCs/>
      <w:color w:val="0F4761" w:themeColor="accent1" w:themeShade="BF"/>
    </w:rPr>
  </w:style>
  <w:style w:type="character" w:styleId="IntenseReference">
    <w:name w:val="Intense Reference"/>
    <w:basedOn w:val="DefaultParagraphFont"/>
    <w:uiPriority w:val="32"/>
    <w:qFormat/>
    <w:rsid w:val="005457B4"/>
    <w:rPr>
      <w:b/>
      <w:bCs/>
      <w:smallCaps/>
      <w:color w:val="0F4761" w:themeColor="accent1" w:themeShade="BF"/>
      <w:spacing w:val="5"/>
    </w:rPr>
  </w:style>
  <w:style w:type="character" w:styleId="CommentReference">
    <w:name w:val="annotation reference"/>
    <w:basedOn w:val="DefaultParagraphFont"/>
    <w:uiPriority w:val="99"/>
    <w:semiHidden/>
    <w:unhideWhenUsed/>
    <w:qFormat/>
    <w:rsid w:val="005457B4"/>
    <w:rPr>
      <w:sz w:val="16"/>
      <w:szCs w:val="16"/>
    </w:rPr>
  </w:style>
  <w:style w:type="character" w:customStyle="1" w:styleId="CommentTextChar">
    <w:name w:val="Comment Text Char"/>
    <w:basedOn w:val="DefaultParagraphFont"/>
    <w:link w:val="CommentText"/>
    <w:uiPriority w:val="99"/>
    <w:qFormat/>
    <w:rsid w:val="005457B4"/>
    <w:rPr>
      <w:rFonts w:ascii="Calibri" w:eastAsia="Calibri" w:hAnsi="Calibri" w:cs="Calibri"/>
      <w:kern w:val="0"/>
      <w:sz w:val="20"/>
      <w:szCs w:val="20"/>
      <w14:ligatures w14:val="none"/>
    </w:rPr>
  </w:style>
  <w:style w:type="character" w:customStyle="1" w:styleId="cf01">
    <w:name w:val="cf01"/>
    <w:basedOn w:val="DefaultParagraphFont"/>
    <w:qFormat/>
    <w:rsid w:val="005457B4"/>
    <w:rPr>
      <w:rFonts w:ascii="Segoe UI" w:hAnsi="Segoe UI" w:cs="Segoe UI"/>
      <w:sz w:val="18"/>
      <w:szCs w:val="18"/>
    </w:rPr>
  </w:style>
  <w:style w:type="character" w:customStyle="1" w:styleId="CommentSubjectChar">
    <w:name w:val="Comment Subject Char"/>
    <w:basedOn w:val="CommentTextChar"/>
    <w:link w:val="CommentSubject"/>
    <w:uiPriority w:val="99"/>
    <w:semiHidden/>
    <w:qFormat/>
    <w:rsid w:val="00F8137C"/>
    <w:rPr>
      <w:rFonts w:ascii="Calibri" w:eastAsia="Calibri" w:hAnsi="Calibri" w:cs="Calibri"/>
      <w:b/>
      <w:bCs/>
      <w:kern w:val="0"/>
      <w:sz w:val="20"/>
      <w:szCs w:val="20"/>
      <w14:ligatures w14:val="none"/>
    </w:rPr>
  </w:style>
  <w:style w:type="character" w:styleId="Hyperlink">
    <w:name w:val="Hyperlink"/>
    <w:basedOn w:val="DefaultParagraphFont"/>
    <w:uiPriority w:val="99"/>
    <w:unhideWhenUsed/>
    <w:rsid w:val="00642A19"/>
    <w:rPr>
      <w:color w:val="467886" w:themeColor="hyperlink"/>
      <w:u w:val="single"/>
    </w:rPr>
  </w:style>
  <w:style w:type="character" w:styleId="UnresolvedMention">
    <w:name w:val="Unresolved Mention"/>
    <w:basedOn w:val="DefaultParagraphFont"/>
    <w:uiPriority w:val="99"/>
    <w:semiHidden/>
    <w:unhideWhenUsed/>
    <w:qFormat/>
    <w:rsid w:val="00642A19"/>
    <w:rPr>
      <w:color w:val="605E5C"/>
      <w:shd w:val="clear" w:color="auto" w:fill="E1DFDD"/>
    </w:rPr>
  </w:style>
  <w:style w:type="character" w:customStyle="1" w:styleId="BalloonTextChar">
    <w:name w:val="Balloon Text Char"/>
    <w:basedOn w:val="DefaultParagraphFont"/>
    <w:link w:val="BalloonText"/>
    <w:uiPriority w:val="99"/>
    <w:semiHidden/>
    <w:qFormat/>
    <w:rsid w:val="00337844"/>
    <w:rPr>
      <w:rFonts w:ascii="Segoe UI" w:eastAsia="Calibri" w:hAnsi="Segoe UI" w:cs="Segoe UI"/>
      <w:kern w:val="0"/>
      <w:sz w:val="18"/>
      <w:szCs w:val="18"/>
      <w14:ligatures w14:val="none"/>
    </w:rPr>
  </w:style>
  <w:style w:type="character" w:styleId="PlaceholderText">
    <w:name w:val="Placeholder Text"/>
    <w:basedOn w:val="DefaultParagraphFont"/>
    <w:uiPriority w:val="99"/>
    <w:semiHidden/>
    <w:qFormat/>
    <w:rsid w:val="006971BD"/>
    <w:rPr>
      <w:color w:val="808080"/>
    </w:rPr>
  </w:style>
  <w:style w:type="character" w:customStyle="1" w:styleId="HeaderChar">
    <w:name w:val="Header Char"/>
    <w:basedOn w:val="DefaultParagraphFont"/>
    <w:link w:val="Header"/>
    <w:uiPriority w:val="99"/>
    <w:qFormat/>
    <w:rsid w:val="00B82D23"/>
    <w:rPr>
      <w:rFonts w:ascii="Calibri" w:eastAsia="Calibri" w:hAnsi="Calibri" w:cs="Calibri"/>
      <w:kern w:val="0"/>
      <w:sz w:val="22"/>
      <w:szCs w:val="22"/>
      <w14:ligatures w14:val="none"/>
    </w:rPr>
  </w:style>
  <w:style w:type="character" w:customStyle="1" w:styleId="FooterChar">
    <w:name w:val="Footer Char"/>
    <w:basedOn w:val="DefaultParagraphFont"/>
    <w:link w:val="Footer"/>
    <w:uiPriority w:val="99"/>
    <w:qFormat/>
    <w:rsid w:val="00B82D23"/>
    <w:rPr>
      <w:rFonts w:ascii="Calibri" w:eastAsia="Calibri" w:hAnsi="Calibri" w:cs="Calibri"/>
      <w:kern w:val="0"/>
      <w:sz w:val="22"/>
      <w:szCs w:val="22"/>
      <w14:ligatures w14:val="none"/>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5457B4"/>
    <w:pPr>
      <w:spacing w:after="80" w:line="240" w:lineRule="auto"/>
      <w:contextualSpacing/>
    </w:pPr>
    <w:rPr>
      <w:rFonts w:asciiTheme="majorHAnsi" w:eastAsiaTheme="majorEastAsia" w:hAnsiTheme="majorHAnsi" w:cstheme="majorBidi"/>
      <w:spacing w:val="-10"/>
      <w:kern w:val="2"/>
      <w:sz w:val="56"/>
      <w:szCs w:val="56"/>
      <w14:ligatures w14:val="standardContextual"/>
    </w:rPr>
  </w:style>
  <w:style w:type="paragraph" w:styleId="Subtitle">
    <w:name w:val="Subtitle"/>
    <w:basedOn w:val="Normal"/>
    <w:next w:val="Normal"/>
    <w:link w:val="SubtitleChar"/>
    <w:uiPriority w:val="11"/>
    <w:qFormat/>
    <w:rsid w:val="005457B4"/>
    <w:p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5457B4"/>
    <w:pPr>
      <w:spacing w:before="160" w:after="160"/>
      <w:jc w:val="center"/>
    </w:pPr>
    <w:rPr>
      <w:rFonts w:asciiTheme="minorHAnsi" w:eastAsiaTheme="minorHAnsi" w:hAnsiTheme="minorHAnsi" w:cstheme="minorBidi"/>
      <w:i/>
      <w:iCs/>
      <w:color w:val="404040" w:themeColor="text1" w:themeTint="BF"/>
      <w:kern w:val="2"/>
      <w:sz w:val="24"/>
      <w:szCs w:val="24"/>
      <w14:ligatures w14:val="standardContextual"/>
    </w:rPr>
  </w:style>
  <w:style w:type="paragraph" w:styleId="ListParagraph">
    <w:name w:val="List Paragraph"/>
    <w:basedOn w:val="Normal"/>
    <w:uiPriority w:val="34"/>
    <w:qFormat/>
    <w:rsid w:val="005457B4"/>
    <w:pPr>
      <w:spacing w:after="160"/>
      <w:ind w:left="720"/>
      <w:contextualSpacing/>
    </w:pPr>
    <w:rPr>
      <w:rFonts w:asciiTheme="minorHAnsi" w:eastAsiaTheme="minorHAnsi" w:hAnsiTheme="minorHAnsi" w:cstheme="minorBidi"/>
      <w:kern w:val="2"/>
      <w:sz w:val="24"/>
      <w:szCs w:val="24"/>
      <w14:ligatures w14:val="standardContextual"/>
    </w:rPr>
  </w:style>
  <w:style w:type="paragraph" w:styleId="IntenseQuote">
    <w:name w:val="Intense Quote"/>
    <w:basedOn w:val="Normal"/>
    <w:next w:val="Normal"/>
    <w:link w:val="IntenseQuoteChar"/>
    <w:uiPriority w:val="30"/>
    <w:qFormat/>
    <w:rsid w:val="005457B4"/>
    <w:pPr>
      <w:pBdr>
        <w:top w:val="single" w:sz="4" w:space="10" w:color="0F4761"/>
        <w:bottom w:val="single" w:sz="4" w:space="10" w:color="0F4761"/>
      </w:pBdr>
      <w:spacing w:before="360" w:after="360"/>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paragraph" w:styleId="CommentText">
    <w:name w:val="annotation text"/>
    <w:basedOn w:val="Normal"/>
    <w:link w:val="CommentTextChar"/>
    <w:uiPriority w:val="99"/>
    <w:unhideWhenUsed/>
    <w:qFormat/>
    <w:rsid w:val="005457B4"/>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F8137C"/>
    <w:rPr>
      <w:b/>
      <w:bCs/>
    </w:rPr>
  </w:style>
  <w:style w:type="paragraph" w:styleId="Revision">
    <w:name w:val="Revision"/>
    <w:uiPriority w:val="99"/>
    <w:semiHidden/>
    <w:qFormat/>
    <w:rsid w:val="005850E6"/>
    <w:rPr>
      <w:rFonts w:ascii="Calibri" w:eastAsia="Calibri" w:hAnsi="Calibri" w:cs="Calibri"/>
      <w:kern w:val="0"/>
      <w:sz w:val="22"/>
      <w:szCs w:val="22"/>
      <w14:ligatures w14:val="none"/>
    </w:rPr>
  </w:style>
  <w:style w:type="paragraph" w:styleId="BalloonText">
    <w:name w:val="Balloon Text"/>
    <w:basedOn w:val="Normal"/>
    <w:link w:val="BalloonTextChar"/>
    <w:uiPriority w:val="99"/>
    <w:semiHidden/>
    <w:unhideWhenUsed/>
    <w:qFormat/>
    <w:rsid w:val="00337844"/>
    <w:pPr>
      <w:spacing w:after="0" w:line="240" w:lineRule="auto"/>
    </w:pPr>
    <w:rPr>
      <w:rFonts w:ascii="Segoe UI" w:hAnsi="Segoe UI" w:cs="Segoe UI"/>
      <w:sz w:val="18"/>
      <w:szCs w:val="18"/>
    </w:rPr>
  </w:style>
  <w:style w:type="paragraph" w:styleId="NormalWeb">
    <w:name w:val="Normal (Web)"/>
    <w:basedOn w:val="Normal"/>
    <w:uiPriority w:val="99"/>
    <w:semiHidden/>
    <w:unhideWhenUsed/>
    <w:qFormat/>
    <w:rsid w:val="00DA5054"/>
    <w:rPr>
      <w:rFonts w:ascii="Times New Roman" w:hAnsi="Times New Roman" w:cs="Times New Roman"/>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82D23"/>
    <w:pPr>
      <w:tabs>
        <w:tab w:val="center" w:pos="4680"/>
        <w:tab w:val="right" w:pos="9360"/>
      </w:tabs>
      <w:spacing w:after="0" w:line="240" w:lineRule="auto"/>
    </w:pPr>
  </w:style>
  <w:style w:type="paragraph" w:styleId="Footer">
    <w:name w:val="footer"/>
    <w:basedOn w:val="Normal"/>
    <w:link w:val="FooterChar"/>
    <w:uiPriority w:val="99"/>
    <w:unhideWhenUsed/>
    <w:rsid w:val="00B82D23"/>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royalsocietypublishing.org/doi/10.1098/rspb.2019.0795?utm_source=chatgpt.com" TargetMode="External"/><Relationship Id="rId39" Type="http://schemas.openxmlformats.org/officeDocument/2006/relationships/hyperlink" Target="https://pubmed.ncbi.nlm.nih.gov/?term=Orban+de+Xivry+JJ&amp;cauthor_id=20685993" TargetMode="External"/><Relationship Id="rId21" Type="http://schemas.openxmlformats.org/officeDocument/2006/relationships/image" Target="media/image13.png"/><Relationship Id="rId34" Type="http://schemas.openxmlformats.org/officeDocument/2006/relationships/hyperlink" Target="https://royalsocietypublishing.org/doi/10.1098/rspb.2019.0795?utm_source=chatgpt.com" TargetMode="External"/><Relationship Id="rId42" Type="http://schemas.openxmlformats.org/officeDocument/2006/relationships/hyperlink" Target="https://pubmed.ncbi.nlm.nih.gov/?term=Glimcher+PW&amp;cauthor_id=17982449" TargetMode="External"/><Relationship Id="rId47" Type="http://schemas.openxmlformats.org/officeDocument/2006/relationships/hyperlink" Target="https://pubmed.ncbi.nlm.nih.gov/?term=Richmond+B&amp;cauthor_id=37798412" TargetMode="External"/><Relationship Id="rId50" Type="http://schemas.openxmlformats.org/officeDocument/2006/relationships/hyperlink" Target="https://pubmed.ncbi.nlm.nih.gov/?term=Bukwich+M&amp;cauthor_id=40780211" TargetMode="External"/><Relationship Id="rId55" Type="http://schemas.openxmlformats.org/officeDocument/2006/relationships/hyperlink" Target="https://pubmed.ncbi.nlm.nih.gov/?term=Stern+J&amp;cauthor_id=40780211" TargetMode="Externa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royalsocietypublishing.org/doi/10.1098/rspb.2019.0795?utm_source=chatgpt.com" TargetMode="External"/><Relationship Id="rId11" Type="http://schemas.openxmlformats.org/officeDocument/2006/relationships/image" Target="media/image3.png"/><Relationship Id="rId24" Type="http://schemas.openxmlformats.org/officeDocument/2006/relationships/hyperlink" Target="http://www.mathworks.com/" TargetMode="External"/><Relationship Id="rId32" Type="http://schemas.openxmlformats.org/officeDocument/2006/relationships/hyperlink" Target="https://royalsocietypublishing.org/doi/10.1098/rspb.2019.0795?utm_source=chatgpt.com" TargetMode="External"/><Relationship Id="rId37" Type="http://schemas.openxmlformats.org/officeDocument/2006/relationships/hyperlink" Target="https://pubmed.ncbi.nlm.nih.gov/?term=%22Liesenjohann%20T%22%5BAuthor%5D" TargetMode="External"/><Relationship Id="rId40" Type="http://schemas.openxmlformats.org/officeDocument/2006/relationships/hyperlink" Target="https://pubmed.ncbi.nlm.nih.gov/?term=Shih+TY&amp;cauthor_id=20685993" TargetMode="External"/><Relationship Id="rId45" Type="http://schemas.openxmlformats.org/officeDocument/2006/relationships/hyperlink" Target="https://pubmed.ncbi.nlm.nih.gov/?term=Falcone+R&amp;cauthor_id=37798412" TargetMode="External"/><Relationship Id="rId53" Type="http://schemas.openxmlformats.org/officeDocument/2006/relationships/hyperlink" Target="https://pubmed.ncbi.nlm.nih.gov/?term=Kingsbury+L&amp;cauthor_id=40780211" TargetMode="External"/><Relationship Id="rId58" Type="http://schemas.openxmlformats.org/officeDocument/2006/relationships/hyperlink" Target="https://pubmed.ncbi.nlm.nih.gov/?term=Uchida+N&amp;cauthor_id=40780211" TargetMode="External"/><Relationship Id="rId5" Type="http://schemas.openxmlformats.org/officeDocument/2006/relationships/comments" Target="comment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hyperlink" Target="https://nei.nih.gov/intramural/software" TargetMode="External"/><Relationship Id="rId27" Type="http://schemas.openxmlformats.org/officeDocument/2006/relationships/hyperlink" Target="https://royalsocietypublishing.org/doi/10.1098/rspb.2019.0795?utm_source=chatgpt.com" TargetMode="External"/><Relationship Id="rId30" Type="http://schemas.openxmlformats.org/officeDocument/2006/relationships/hyperlink" Target="https://royalsocietypublishing.org/doi/10.1098/rspb.2019.0795?utm_source=chatgpt.com" TargetMode="External"/><Relationship Id="rId35" Type="http://schemas.openxmlformats.org/officeDocument/2006/relationships/hyperlink" Target="https://royalsocietypublishing.org/doi/10.1098/rspb.2019.0795?utm_source=chatgpt.com" TargetMode="External"/><Relationship Id="rId43" Type="http://schemas.openxmlformats.org/officeDocument/2006/relationships/hyperlink" Target="https://pubmed.ncbi.nlm.nih.gov/?term=Wang+S&amp;cauthor_id=37798412" TargetMode="External"/><Relationship Id="rId48" Type="http://schemas.openxmlformats.org/officeDocument/2006/relationships/hyperlink" Target="https://pubmed.ncbi.nlm.nih.gov/?term=Averbeck+BB&amp;cauthor_id=37798412" TargetMode="External"/><Relationship Id="rId56" Type="http://schemas.openxmlformats.org/officeDocument/2006/relationships/hyperlink" Target="https://pubmed.ncbi.nlm.nih.gov/?term=Drugowitsch+J&amp;cauthor_id=40780211" TargetMode="External"/><Relationship Id="rId8" Type="http://schemas.microsoft.com/office/2018/08/relationships/commentsExtensible" Target="commentsExtensible.xml"/><Relationship Id="rId51" Type="http://schemas.openxmlformats.org/officeDocument/2006/relationships/hyperlink" Target="https://pubmed.ncbi.nlm.nih.gov/?term=Campbell+MG&amp;cauthor_id=40780211"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royalsocietypublishing.org/doi/10.1098/rspb.2019.0795?utm_source=chatgpt.com" TargetMode="External"/><Relationship Id="rId33" Type="http://schemas.openxmlformats.org/officeDocument/2006/relationships/hyperlink" Target="https://royalsocietypublishing.org/doi/10.1098/rspb.2019.0795?utm_source=chatgpt.com" TargetMode="External"/><Relationship Id="rId38" Type="http://schemas.openxmlformats.org/officeDocument/2006/relationships/hyperlink" Target="https://pubmed.ncbi.nlm.nih.gov/?term=%22Dammhahn%20M%22%5BAuthor%5D" TargetMode="External"/><Relationship Id="rId46" Type="http://schemas.openxmlformats.org/officeDocument/2006/relationships/hyperlink" Target="https://pubmed.ncbi.nlm.nih.gov/37798412/" TargetMode="External"/><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hyperlink" Target="https://pubmed.ncbi.nlm.nih.gov/?term=Kable+JW&amp;cauthor_id=17982449" TargetMode="External"/><Relationship Id="rId54" Type="http://schemas.openxmlformats.org/officeDocument/2006/relationships/hyperlink" Target="https://pubmed.ncbi.nlm.nih.gov/?term=Tomov+MS&amp;cauthor_id=40780211" TargetMode="External"/><Relationship Id="rId1" Type="http://schemas.openxmlformats.org/officeDocument/2006/relationships/customXml" Target="../customXml/item1.xml"/><Relationship Id="rId6" Type="http://schemas.microsoft.com/office/2011/relationships/commentsExtended" Target="commentsExtended.xml"/><Relationship Id="rId15" Type="http://schemas.openxmlformats.org/officeDocument/2006/relationships/image" Target="media/image7.png"/><Relationship Id="rId23" Type="http://schemas.openxmlformats.org/officeDocument/2006/relationships/hyperlink" Target="http://www.mathworks.com/" TargetMode="External"/><Relationship Id="rId28" Type="http://schemas.openxmlformats.org/officeDocument/2006/relationships/hyperlink" Target="https://royalsocietypublishing.org/doi/10.1098/rspb.2019.0795?utm_source=chatgpt.com" TargetMode="External"/><Relationship Id="rId36" Type="http://schemas.openxmlformats.org/officeDocument/2006/relationships/hyperlink" Target="https://pubmed.ncbi.nlm.nih.gov/?term=%22Eccard%20JA%22%5BAuthor%5D" TargetMode="External"/><Relationship Id="rId49" Type="http://schemas.openxmlformats.org/officeDocument/2006/relationships/hyperlink" Target="https://pubmed.ncbi.nlm.nih.gov/37798412/" TargetMode="External"/><Relationship Id="rId57" Type="http://schemas.openxmlformats.org/officeDocument/2006/relationships/hyperlink" Target="https://pubmed.ncbi.nlm.nih.gov/?term=Linderman+SW&amp;cauthor_id=40780211" TargetMode="External"/><Relationship Id="rId10" Type="http://schemas.openxmlformats.org/officeDocument/2006/relationships/image" Target="media/image2.png"/><Relationship Id="rId31" Type="http://schemas.openxmlformats.org/officeDocument/2006/relationships/hyperlink" Target="https://royalsocietypublishing.org/doi/10.1098/rspb.2019.0795?utm_source=chatgpt.com" TargetMode="External"/><Relationship Id="rId44" Type="http://schemas.openxmlformats.org/officeDocument/2006/relationships/hyperlink" Target="https://pubmed.ncbi.nlm.nih.gov/37798412/" TargetMode="External"/><Relationship Id="rId52" Type="http://schemas.openxmlformats.org/officeDocument/2006/relationships/hyperlink" Target="https://pubmed.ncbi.nlm.nih.gov/?term=Zoltowski+D&amp;cauthor_id=40780211" TargetMode="External"/><Relationship Id="rId60"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1D002-1FFB-4294-AF35-84243A059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37</Pages>
  <Words>8400</Words>
  <Characters>47883</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dc:description/>
  <cp:lastModifiedBy>Siyu Wang</cp:lastModifiedBy>
  <cp:revision>67</cp:revision>
  <dcterms:created xsi:type="dcterms:W3CDTF">2025-11-24T20:44:00Z</dcterms:created>
  <dcterms:modified xsi:type="dcterms:W3CDTF">2025-11-24T23:35:00Z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9d70b874b087a30be8af2f464a8e7f9791f65d18f5bbf38e23b097f8df5b9f99</vt:lpwstr>
  </property>
</Properties>
</file>