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C5B7" w14:textId="5159FC02" w:rsidR="00861538" w:rsidRDefault="00CB1623"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ins w:id="0" w:author="Rossella Falcone" w:date="2025-08-07T09:59:00Z">
        <w:r w:rsidR="00DD7510" w:rsidRPr="00DD7510">
          <w:rPr>
            <w:rFonts w:ascii="Times New Roman" w:eastAsia="Times New Roman" w:hAnsi="Times New Roman" w:cs="Times New Roman"/>
            <w:bCs/>
            <w:sz w:val="24"/>
            <w:szCs w:val="24"/>
          </w:rPr>
          <w:t xml:space="preserve">Distinct </w:t>
        </w:r>
        <w:proofErr w:type="spellStart"/>
        <w:r w:rsidR="00DD7510" w:rsidRPr="00DD7510">
          <w:rPr>
            <w:rFonts w:ascii="Times New Roman" w:eastAsia="Times New Roman" w:hAnsi="Times New Roman" w:cs="Times New Roman"/>
            <w:bCs/>
            <w:sz w:val="24"/>
            <w:szCs w:val="24"/>
          </w:rPr>
          <w:t>dlPFC</w:t>
        </w:r>
        <w:proofErr w:type="spellEnd"/>
        <w:r w:rsidR="00DD7510" w:rsidRPr="00DD7510">
          <w:rPr>
            <w:rFonts w:ascii="Times New Roman" w:eastAsia="Times New Roman" w:hAnsi="Times New Roman" w:cs="Times New Roman"/>
            <w:bCs/>
            <w:sz w:val="24"/>
            <w:szCs w:val="24"/>
          </w:rPr>
          <w:t xml:space="preserve"> neural </w:t>
        </w:r>
        <w:commentRangeStart w:id="1"/>
        <w:commentRangeStart w:id="2"/>
        <w:r w:rsidR="00DD7510" w:rsidRPr="00DD7510">
          <w:rPr>
            <w:rFonts w:ascii="Times New Roman" w:eastAsia="Times New Roman" w:hAnsi="Times New Roman" w:cs="Times New Roman"/>
            <w:bCs/>
            <w:sz w:val="24"/>
            <w:szCs w:val="24"/>
          </w:rPr>
          <w:t>dynamics</w:t>
        </w:r>
      </w:ins>
      <w:commentRangeEnd w:id="1"/>
      <w:r w:rsidR="0031046E">
        <w:rPr>
          <w:rStyle w:val="CommentReference"/>
        </w:rPr>
        <w:commentReference w:id="1"/>
      </w:r>
      <w:commentRangeEnd w:id="2"/>
      <w:r w:rsidR="0031046E">
        <w:rPr>
          <w:rStyle w:val="CommentReference"/>
        </w:rPr>
        <w:commentReference w:id="2"/>
      </w:r>
      <w:ins w:id="3" w:author="Rossella Falcone" w:date="2025-08-07T09:59:00Z">
        <w:r w:rsidR="00DD7510" w:rsidRPr="00DD7510">
          <w:rPr>
            <w:rFonts w:ascii="Times New Roman" w:eastAsia="Times New Roman" w:hAnsi="Times New Roman" w:cs="Times New Roman"/>
            <w:bCs/>
            <w:sz w:val="24"/>
            <w:szCs w:val="24"/>
          </w:rPr>
          <w:t xml:space="preserve"> underlying temporal discounting strategies</w:t>
        </w:r>
      </w:ins>
      <w:r w:rsidR="003A2593">
        <w:rPr>
          <w:rFonts w:ascii="Times New Roman" w:eastAsia="Times New Roman" w:hAnsi="Times New Roman" w:cs="Times New Roman"/>
          <w:bCs/>
          <w:sz w:val="24"/>
          <w:szCs w:val="24"/>
        </w:rPr>
        <w:t>.</w:t>
      </w:r>
    </w:p>
    <w:p w14:paraId="1CE1A8A4"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20DC80CA"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4DB3DAF9" w14:textId="35FD5496" w:rsidR="00211F12" w:rsidRPr="00995E5C" w:rsidRDefault="00211F12" w:rsidP="00211F12">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sidRPr="00C154F7">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commentRangeStart w:id="4"/>
      <w:commentRangeStart w:id="5"/>
      <w:r>
        <w:rPr>
          <w:rFonts w:ascii="Times New Roman" w:eastAsia="Times New Roman" w:hAnsi="Times New Roman" w:cs="Times New Roman"/>
          <w:sz w:val="24"/>
          <w:szCs w:val="24"/>
          <w:vertAlign w:val="superscript"/>
        </w:rPr>
        <w:t>2</w:t>
      </w:r>
      <w:commentRangeEnd w:id="4"/>
      <w:r w:rsidR="006C4460">
        <w:rPr>
          <w:rStyle w:val="CommentReference"/>
        </w:rPr>
        <w:commentReference w:id="4"/>
      </w:r>
      <w:commentRangeEnd w:id="5"/>
      <w:r w:rsidR="002B5069">
        <w:rPr>
          <w:rStyle w:val="CommentReference"/>
        </w:rPr>
        <w:commentReference w:id="5"/>
      </w:r>
      <w:r>
        <w:rPr>
          <w:rFonts w:ascii="Times New Roman" w:eastAsia="Times New Roman" w:hAnsi="Times New Roman" w:cs="Times New Roman"/>
          <w:sz w:val="24"/>
          <w:szCs w:val="24"/>
        </w:rPr>
        <w:t>,</w:t>
      </w:r>
      <w:r w:rsidR="00225F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Mark</w:t>
      </w:r>
      <w:r w:rsidR="008D7B4B">
        <w:rPr>
          <w:rFonts w:ascii="Times New Roman" w:eastAsia="Times New Roman" w:hAnsi="Times New Roman" w:cs="Times New Roman"/>
          <w:sz w:val="24"/>
          <w:szCs w:val="24"/>
        </w:rPr>
        <w:t xml:space="preserve"> A. G.</w:t>
      </w:r>
      <w:r>
        <w:rPr>
          <w:rFonts w:ascii="Times New Roman" w:eastAsia="Times New Roman" w:hAnsi="Times New Roman" w:cs="Times New Roman"/>
          <w:sz w:val="24"/>
          <w:szCs w:val="24"/>
        </w:rPr>
        <w:t xml:space="preserve"> Eldridge</w:t>
      </w:r>
      <w:r w:rsidR="00E912AF">
        <w:rPr>
          <w:rFonts w:ascii="Times New Roman" w:eastAsia="Times New Roman" w:hAnsi="Times New Roman" w:cs="Times New Roman"/>
          <w:sz w:val="24"/>
          <w:szCs w:val="24"/>
          <w:vertAlign w:val="superscript"/>
        </w:rPr>
        <w:t>1,4</w:t>
      </w:r>
      <w:r w:rsidR="00225FE1">
        <w:rPr>
          <w:rFonts w:ascii="Times New Roman" w:eastAsia="Times New Roman" w:hAnsi="Times New Roman" w:cs="Times New Roman"/>
          <w:sz w:val="24"/>
          <w:szCs w:val="24"/>
        </w:rPr>
        <w:t>, Mariko McDougall</w:t>
      </w:r>
      <w:r w:rsidR="00225FE1">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7E46B23" w14:textId="77777777" w:rsidR="00211F12" w:rsidRDefault="00211F12" w:rsidP="00211F12">
      <w:pPr>
        <w:spacing w:after="0" w:line="240" w:lineRule="auto"/>
        <w:rPr>
          <w:rFonts w:ascii="Times New Roman" w:eastAsia="Times New Roman" w:hAnsi="Times New Roman" w:cs="Times New Roman"/>
          <w:sz w:val="24"/>
          <w:szCs w:val="24"/>
        </w:rPr>
      </w:pPr>
    </w:p>
    <w:p w14:paraId="60EEC7A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436F06E6"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1</w:t>
      </w:r>
      <w:r w:rsidRPr="00C331F5">
        <w:rPr>
          <w:rFonts w:ascii="Times New Roman" w:eastAsia="Times New Roman" w:hAnsi="Times New Roman" w:cs="Times New Roman"/>
        </w:rPr>
        <w:t>Laboratory of Neuropsychology, NIMH, Bethesda, MD, USA</w:t>
      </w:r>
    </w:p>
    <w:p w14:paraId="1568713C"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2</w:t>
      </w:r>
      <w:r w:rsidRPr="00C331F5">
        <w:rPr>
          <w:rFonts w:ascii="Times New Roman" w:eastAsia="Times New Roman" w:hAnsi="Times New Roman" w:cs="Times New Roman"/>
        </w:rPr>
        <w:t>Surgical Neurology Branch, NINDS, Bethesda, MD, USA</w:t>
      </w:r>
    </w:p>
    <w:p w14:paraId="62CCCFCE" w14:textId="3802321C" w:rsidR="00211F12" w:rsidRDefault="00211F12" w:rsidP="00515CC8">
      <w:pPr>
        <w:suppressLineNumbers/>
        <w:spacing w:after="0" w:line="240" w:lineRule="auto"/>
        <w:ind w:left="90" w:hanging="90"/>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Pr="00C331F5">
        <w:rPr>
          <w:rFonts w:ascii="Times New Roman" w:hAnsi="Times New Roman" w:cs="Times New Roman"/>
          <w:color w:val="000000"/>
        </w:rPr>
        <w:t>Leo M. Davidoff Department of Neurological Surgery, Albert Einstein College of Medicine Montefiore Medical Center Bronx, NY USA</w:t>
      </w:r>
      <w:r w:rsidRPr="00C331F5">
        <w:rPr>
          <w:rFonts w:ascii="Times New Roman" w:eastAsia="Times New Roman" w:hAnsi="Times New Roman" w:cs="Times New Roman"/>
        </w:rPr>
        <w:t>.</w:t>
      </w:r>
    </w:p>
    <w:p w14:paraId="453C6ADA" w14:textId="1015CFC9" w:rsidR="00E912AF" w:rsidRPr="00E912AF" w:rsidRDefault="00E912AF" w:rsidP="00211F12">
      <w:pPr>
        <w:suppressLineNumbers/>
        <w:spacing w:after="0" w:line="240" w:lineRule="auto"/>
        <w:jc w:val="both"/>
        <w:rPr>
          <w:rFonts w:ascii="Times New Roman" w:eastAsia="Times New Roman" w:hAnsi="Times New Roman" w:cs="Times New Roman"/>
        </w:rPr>
      </w:pPr>
      <w:r w:rsidRPr="006B7FEB">
        <w:rPr>
          <w:rFonts w:ascii="Times New Roman" w:eastAsia="Times New Roman" w:hAnsi="Times New Roman" w:cs="Times New Roman"/>
          <w:vertAlign w:val="superscript"/>
        </w:rPr>
        <w:t>4</w:t>
      </w:r>
      <w:r w:rsidR="003A5FB8" w:rsidRPr="006B7FEB">
        <w:rPr>
          <w:rFonts w:ascii="Times New Roman" w:eastAsia="Times New Roman" w:hAnsi="Times New Roman" w:cs="Times New Roman"/>
        </w:rPr>
        <w:t>Newcastle University, Newca</w:t>
      </w:r>
      <w:r w:rsidR="006B7FEB" w:rsidRPr="006B7FEB">
        <w:rPr>
          <w:rFonts w:ascii="Times New Roman" w:eastAsia="Times New Roman" w:hAnsi="Times New Roman" w:cs="Times New Roman"/>
        </w:rPr>
        <w:t>s</w:t>
      </w:r>
      <w:r w:rsidR="003A5FB8" w:rsidRPr="006B7FEB">
        <w:rPr>
          <w:rFonts w:ascii="Times New Roman" w:eastAsia="Times New Roman" w:hAnsi="Times New Roman" w:cs="Times New Roman"/>
        </w:rPr>
        <w:t>tle upon Tyne, NE1 7RU</w:t>
      </w:r>
    </w:p>
    <w:p w14:paraId="664CF6D6"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A66A40" w14:textId="1E78900D"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6" w:name="_heading=h.30j0zll" w:colFirst="0" w:colLast="0"/>
      <w:bookmarkEnd w:id="6"/>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sidR="00642A19">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270AF3B" w14:textId="54C82D24"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67B221E4" w14:textId="04591449"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E7F1583" w14:textId="0C7FFFFF"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1E4D4958" w14:textId="3F9A9469" w:rsidR="00642A19" w:rsidRPr="00225FE1" w:rsidRDefault="00225FE1"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roofErr w:type="gramStart"/>
      <w:r w:rsidRPr="00225FE1">
        <w:rPr>
          <w:rFonts w:ascii="Times New Roman" w:eastAsia="Times New Roman" w:hAnsi="Times New Roman" w:cs="Times New Roman"/>
          <w:color w:val="000000"/>
          <w:sz w:val="24"/>
          <w:szCs w:val="24"/>
          <w:lang w:val="fr-FR"/>
        </w:rPr>
        <w:t>e</w:t>
      </w:r>
      <w:r>
        <w:rPr>
          <w:rFonts w:ascii="Times New Roman" w:eastAsia="Times New Roman" w:hAnsi="Times New Roman" w:cs="Times New Roman"/>
          <w:color w:val="000000"/>
          <w:sz w:val="24"/>
          <w:szCs w:val="24"/>
          <w:lang w:val="fr-FR"/>
        </w:rPr>
        <w:t>-</w:t>
      </w:r>
      <w:r w:rsidRPr="00225FE1">
        <w:rPr>
          <w:rFonts w:ascii="Times New Roman" w:eastAsia="Times New Roman" w:hAnsi="Times New Roman" w:cs="Times New Roman"/>
          <w:color w:val="000000"/>
          <w:sz w:val="24"/>
          <w:szCs w:val="24"/>
          <w:lang w:val="fr-FR"/>
        </w:rPr>
        <w:t>mail:</w:t>
      </w:r>
      <w:proofErr w:type="gramEnd"/>
      <w:r w:rsidR="00642A19" w:rsidRPr="00225FE1">
        <w:rPr>
          <w:rFonts w:ascii="Times New Roman" w:eastAsia="Times New Roman" w:hAnsi="Times New Roman" w:cs="Times New Roman"/>
          <w:color w:val="000000"/>
          <w:sz w:val="24"/>
          <w:szCs w:val="24"/>
          <w:lang w:val="fr-FR"/>
        </w:rPr>
        <w:t xml:space="preserve"> </w:t>
      </w:r>
      <w:r w:rsidR="00642A19">
        <w:fldChar w:fldCharType="begin"/>
      </w:r>
      <w:r w:rsidR="00642A19" w:rsidRPr="00DD7510">
        <w:rPr>
          <w:lang w:val="fr-FR"/>
          <w:rPrChange w:id="7" w:author="Rossella Falcone" w:date="2025-08-07T09:59:00Z" w16du:dateUtc="2025-08-07T13:59:00Z">
            <w:rPr/>
          </w:rPrChange>
        </w:rPr>
        <w:instrText>HYPERLINK "mailto:rossella.falcone@einsteinmed.edu"</w:instrText>
      </w:r>
      <w:r w:rsidR="00642A19">
        <w:fldChar w:fldCharType="separate"/>
      </w:r>
      <w:r w:rsidR="00642A19" w:rsidRPr="00225FE1">
        <w:rPr>
          <w:rStyle w:val="Hyperlink"/>
          <w:rFonts w:ascii="Times New Roman" w:eastAsia="Times New Roman" w:hAnsi="Times New Roman" w:cs="Times New Roman"/>
          <w:color w:val="auto"/>
          <w:sz w:val="24"/>
          <w:szCs w:val="24"/>
          <w:u w:val="none"/>
          <w:lang w:val="fr-FR"/>
        </w:rPr>
        <w:t>rossella.falcone@einsteinmed.edu</w:t>
      </w:r>
      <w:r w:rsidR="00642A19">
        <w:fldChar w:fldCharType="end"/>
      </w:r>
    </w:p>
    <w:p w14:paraId="37767A14" w14:textId="77777777" w:rsidR="00642A19" w:rsidRPr="00225FE1"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
    <w:p w14:paraId="5846F26A" w14:textId="77777777" w:rsidR="00211F12" w:rsidRPr="00225FE1"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lang w:val="fr-FR"/>
        </w:rPr>
      </w:pPr>
      <w:r w:rsidRPr="00225FE1">
        <w:rPr>
          <w:rFonts w:ascii="Times New Roman" w:eastAsia="Times New Roman" w:hAnsi="Times New Roman" w:cs="Times New Roman"/>
          <w:color w:val="000000"/>
          <w:sz w:val="24"/>
          <w:szCs w:val="24"/>
          <w:lang w:val="fr-FR"/>
        </w:rPr>
        <w:t xml:space="preserve">Barry J. Richmond, MD </w:t>
      </w:r>
    </w:p>
    <w:p w14:paraId="34CEAC31"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4FC02139" w14:textId="48AB5D65"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w:t>
      </w:r>
      <w:r w:rsidR="00225FE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mail: </w:t>
      </w:r>
      <w:hyperlink r:id="rId10">
        <w:r>
          <w:rPr>
            <w:rFonts w:ascii="Times New Roman" w:eastAsia="Times New Roman" w:hAnsi="Times New Roman" w:cs="Times New Roman"/>
            <w:color w:val="000000"/>
            <w:sz w:val="24"/>
            <w:szCs w:val="24"/>
            <w:u w:val="single"/>
          </w:rPr>
          <w:t>bjr@ln.nimh.nih.gov</w:t>
        </w:r>
      </w:hyperlink>
    </w:p>
    <w:p w14:paraId="18C7733B"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369C6B03"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29C21DF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17057331"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4720D114"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5101C189"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4B6A735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D8CBBE"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110D15C3" w14:textId="77777777" w:rsidR="00211F12" w:rsidRDefault="00211F12" w:rsidP="00211F12">
      <w:pPr>
        <w:spacing w:after="0" w:line="240" w:lineRule="auto"/>
        <w:rPr>
          <w:rFonts w:ascii="Times New Roman" w:eastAsia="Times New Roman" w:hAnsi="Times New Roman" w:cs="Times New Roman"/>
          <w:sz w:val="24"/>
          <w:szCs w:val="24"/>
        </w:rPr>
      </w:pPr>
    </w:p>
    <w:p w14:paraId="3E08963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43C668F1" w14:textId="77777777" w:rsidR="00C925C2" w:rsidRPr="00C925C2" w:rsidRDefault="00C925C2" w:rsidP="00C925C2">
      <w:pPr>
        <w:spacing w:after="0" w:line="240" w:lineRule="auto"/>
        <w:rPr>
          <w:rFonts w:ascii="Times New Roman" w:eastAsia="Times New Roman" w:hAnsi="Times New Roman" w:cs="Times New Roman"/>
          <w:sz w:val="24"/>
          <w:szCs w:val="24"/>
        </w:rPr>
      </w:pPr>
      <w:r w:rsidRPr="00C925C2">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w:t>
      </w:r>
      <w:proofErr w:type="gramStart"/>
      <w:r w:rsidRPr="00C925C2">
        <w:rPr>
          <w:rFonts w:ascii="Times New Roman" w:eastAsia="Times New Roman" w:hAnsi="Times New Roman" w:cs="Times New Roman"/>
          <w:sz w:val="24"/>
          <w:szCs w:val="24"/>
        </w:rPr>
        <w:t>are in compliance with</w:t>
      </w:r>
      <w:proofErr w:type="gramEnd"/>
      <w:r w:rsidRPr="00C925C2">
        <w:rPr>
          <w:rFonts w:ascii="Times New Roman" w:eastAsia="Times New Roman" w:hAnsi="Times New Roman" w:cs="Times New Roman"/>
          <w:sz w:val="24"/>
          <w:szCs w:val="24"/>
        </w:rPr>
        <w:t xml:space="preserve">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220A8776" w14:textId="429DE048" w:rsidR="00211F12" w:rsidRDefault="00000000" w:rsidP="00211F12">
      <w:pPr>
        <w:spacing w:after="0" w:line="240" w:lineRule="auto"/>
        <w:rPr>
          <w:rFonts w:ascii="Times New Roman" w:eastAsia="Times New Roman" w:hAnsi="Times New Roman" w:cs="Times New Roman"/>
          <w:i/>
          <w:color w:val="FF0000"/>
          <w:sz w:val="24"/>
          <w:szCs w:val="24"/>
        </w:rPr>
      </w:pPr>
      <w:sdt>
        <w:sdtPr>
          <w:tag w:val="goog_rdk_4"/>
          <w:id w:val="-2028628276"/>
        </w:sdtPr>
        <w:sdtContent/>
      </w:sdt>
      <w:r w:rsidR="00211F12">
        <w:rPr>
          <w:rFonts w:ascii="Times New Roman" w:eastAsia="Times New Roman" w:hAnsi="Times New Roman" w:cs="Times New Roman"/>
          <w:i/>
          <w:color w:val="FF0000"/>
          <w:sz w:val="24"/>
          <w:szCs w:val="24"/>
        </w:rPr>
        <w:t xml:space="preserve"> </w:t>
      </w:r>
    </w:p>
    <w:p w14:paraId="08FB8E51" w14:textId="77777777" w:rsidR="00211F12" w:rsidRDefault="00211F12" w:rsidP="00211F12">
      <w:pPr>
        <w:spacing w:after="0" w:line="240" w:lineRule="auto"/>
        <w:rPr>
          <w:rFonts w:ascii="Times New Roman" w:eastAsia="Times New Roman" w:hAnsi="Times New Roman" w:cs="Times New Roman"/>
          <w:sz w:val="24"/>
          <w:szCs w:val="24"/>
        </w:rPr>
      </w:pPr>
    </w:p>
    <w:p w14:paraId="358F61BD" w14:textId="77777777" w:rsidR="00211F12" w:rsidRPr="002A5CAF" w:rsidRDefault="00211F12" w:rsidP="00211F12">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08BEE957" w14:textId="48827513" w:rsidR="00CB1623" w:rsidRDefault="00211F12" w:rsidP="00F24C1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w:t>
      </w:r>
      <w:r w:rsidR="00247637">
        <w:rPr>
          <w:rFonts w:ascii="Times New Roman" w:eastAsia="Times New Roman" w:hAnsi="Times New Roman" w:cs="Times New Roman"/>
          <w:bCs/>
          <w:sz w:val="24"/>
          <w:szCs w:val="24"/>
        </w:rPr>
        <w:t xml:space="preserve">, </w:t>
      </w:r>
      <w:r w:rsidRPr="00752B6C">
        <w:rPr>
          <w:rFonts w:ascii="Times New Roman" w:eastAsia="Times New Roman" w:hAnsi="Times New Roman" w:cs="Times New Roman"/>
          <w:bCs/>
          <w:sz w:val="24"/>
          <w:szCs w:val="24"/>
        </w:rPr>
        <w:t xml:space="preserve">BR </w:t>
      </w:r>
      <w:r w:rsidR="00247637">
        <w:rPr>
          <w:rFonts w:ascii="Times New Roman" w:eastAsia="Times New Roman" w:hAnsi="Times New Roman" w:cs="Times New Roman"/>
          <w:bCs/>
          <w:sz w:val="24"/>
          <w:szCs w:val="24"/>
        </w:rPr>
        <w:t xml:space="preserve">and RF </w:t>
      </w:r>
      <w:r w:rsidRPr="00752B6C">
        <w:rPr>
          <w:rFonts w:ascii="Times New Roman" w:eastAsia="Times New Roman" w:hAnsi="Times New Roman" w:cs="Times New Roman"/>
          <w:bCs/>
          <w:sz w:val="24"/>
          <w:szCs w:val="24"/>
        </w:rPr>
        <w:t xml:space="preserve">conceived and designed the task. </w:t>
      </w:r>
      <w:r>
        <w:rPr>
          <w:rFonts w:ascii="Times New Roman" w:eastAsia="Times New Roman" w:hAnsi="Times New Roman" w:cs="Times New Roman"/>
          <w:bCs/>
          <w:sz w:val="24"/>
          <w:szCs w:val="24"/>
        </w:rPr>
        <w:t xml:space="preserve">RF, DW </w:t>
      </w:r>
      <w:r w:rsidR="0099659F">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r w:rsidR="00F71805">
        <w:rPr>
          <w:rFonts w:ascii="Times New Roman" w:eastAsia="Times New Roman" w:hAnsi="Times New Roman" w:cs="Times New Roman"/>
          <w:bCs/>
          <w:sz w:val="24"/>
          <w:szCs w:val="24"/>
        </w:rPr>
        <w:t xml:space="preserve">RF and DW sorted the data. </w:t>
      </w:r>
      <w:r w:rsidRPr="00752B6C">
        <w:rPr>
          <w:rFonts w:ascii="Times New Roman" w:eastAsia="Times New Roman" w:hAnsi="Times New Roman" w:cs="Times New Roman"/>
          <w:bCs/>
          <w:sz w:val="24"/>
          <w:szCs w:val="24"/>
        </w:rPr>
        <w:t>SW</w:t>
      </w:r>
      <w:r w:rsidR="007045E6">
        <w:rPr>
          <w:rFonts w:ascii="Times New Roman" w:eastAsia="Times New Roman" w:hAnsi="Times New Roman" w:cs="Times New Roman"/>
          <w:bCs/>
          <w:sz w:val="24"/>
          <w:szCs w:val="24"/>
        </w:rPr>
        <w:t>,</w:t>
      </w:r>
      <w:r w:rsidR="00677FF3">
        <w:rPr>
          <w:rFonts w:ascii="Times New Roman" w:eastAsia="Times New Roman" w:hAnsi="Times New Roman" w:cs="Times New Roman"/>
          <w:bCs/>
          <w:sz w:val="24"/>
          <w:szCs w:val="24"/>
        </w:rPr>
        <w:t xml:space="preserve"> RF</w:t>
      </w:r>
      <w:r w:rsidR="007045E6">
        <w:rPr>
          <w:rFonts w:ascii="Times New Roman" w:eastAsia="Times New Roman" w:hAnsi="Times New Roman" w:cs="Times New Roman"/>
          <w:bCs/>
          <w:sz w:val="24"/>
          <w:szCs w:val="24"/>
        </w:rPr>
        <w:t xml:space="preserve">, </w:t>
      </w:r>
      <w:proofErr w:type="spellStart"/>
      <w:r w:rsidR="001150A3">
        <w:rPr>
          <w:rFonts w:ascii="Times New Roman" w:eastAsia="Times New Roman" w:hAnsi="Times New Roman" w:cs="Times New Roman"/>
          <w:bCs/>
          <w:sz w:val="24"/>
          <w:szCs w:val="24"/>
        </w:rPr>
        <w:t>MMcD</w:t>
      </w:r>
      <w:proofErr w:type="spellEnd"/>
      <w:r w:rsidR="001150A3">
        <w:rPr>
          <w:rFonts w:ascii="Times New Roman" w:eastAsia="Times New Roman" w:hAnsi="Times New Roman" w:cs="Times New Roman"/>
          <w:bCs/>
          <w:sz w:val="24"/>
          <w:szCs w:val="24"/>
        </w:rPr>
        <w:t>, ME, BR</w:t>
      </w:r>
      <w:r w:rsidR="00677FF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analyzed </w:t>
      </w:r>
      <w:r w:rsidRPr="002A5CAF">
        <w:rPr>
          <w:rFonts w:ascii="Times New Roman" w:eastAsia="Times New Roman" w:hAnsi="Times New Roman" w:cs="Times New Roman"/>
          <w:bCs/>
          <w:sz w:val="24"/>
          <w:szCs w:val="24"/>
        </w:rPr>
        <w:t>th</w:t>
      </w:r>
      <w:r w:rsidRPr="00752B6C">
        <w:rPr>
          <w:rFonts w:ascii="Times New Roman" w:eastAsia="Times New Roman" w:hAnsi="Times New Roman" w:cs="Times New Roman"/>
          <w:bCs/>
          <w:sz w:val="24"/>
          <w:szCs w:val="24"/>
        </w:rPr>
        <w:t>e data. RF</w:t>
      </w:r>
      <w:r>
        <w:rPr>
          <w:rFonts w:ascii="Times New Roman" w:eastAsia="Times New Roman" w:hAnsi="Times New Roman" w:cs="Times New Roman"/>
          <w:bCs/>
          <w:sz w:val="24"/>
          <w:szCs w:val="24"/>
        </w:rPr>
        <w:t>, DW</w:t>
      </w:r>
      <w:r w:rsidRPr="00752B6C">
        <w:rPr>
          <w:rFonts w:ascii="Times New Roman" w:eastAsia="Times New Roman" w:hAnsi="Times New Roman" w:cs="Times New Roman"/>
          <w:bCs/>
          <w:sz w:val="24"/>
          <w:szCs w:val="24"/>
        </w:rPr>
        <w:t xml:space="preserve"> and ME performed surgeries</w:t>
      </w:r>
      <w:r>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RF,</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ME</w:t>
      </w:r>
      <w:r w:rsidR="00DD7510">
        <w:rPr>
          <w:rFonts w:ascii="Times New Roman" w:eastAsia="Times New Roman" w:hAnsi="Times New Roman" w:cs="Times New Roman"/>
          <w:bCs/>
          <w:sz w:val="24"/>
          <w:szCs w:val="24"/>
        </w:rPr>
        <w:t>,</w:t>
      </w:r>
      <w:r w:rsidR="00580D1E">
        <w:rPr>
          <w:rFonts w:ascii="Times New Roman" w:eastAsia="Times New Roman" w:hAnsi="Times New Roman" w:cs="Times New Roman"/>
          <w:bCs/>
          <w:sz w:val="24"/>
          <w:szCs w:val="24"/>
        </w:rPr>
        <w:t xml:space="preserve"> </w:t>
      </w:r>
      <w:r w:rsidR="003E7A7F">
        <w:rPr>
          <w:rFonts w:ascii="Times New Roman" w:eastAsia="Times New Roman" w:hAnsi="Times New Roman" w:cs="Times New Roman"/>
          <w:bCs/>
          <w:sz w:val="24"/>
          <w:szCs w:val="24"/>
        </w:rPr>
        <w:t xml:space="preserve">SW, </w:t>
      </w:r>
      <w:r w:rsidR="00580D1E">
        <w:rPr>
          <w:rFonts w:ascii="Times New Roman" w:eastAsia="Times New Roman" w:hAnsi="Times New Roman" w:cs="Times New Roman"/>
          <w:bCs/>
          <w:sz w:val="24"/>
          <w:szCs w:val="24"/>
        </w:rPr>
        <w:t xml:space="preserve">and BR wrote the paper. </w:t>
      </w:r>
    </w:p>
    <w:p w14:paraId="4A70D238" w14:textId="77777777" w:rsidR="00F24C17" w:rsidRDefault="00F24C17" w:rsidP="00F24C17">
      <w:pPr>
        <w:spacing w:after="0" w:line="240" w:lineRule="auto"/>
        <w:rPr>
          <w:rFonts w:ascii="Times New Roman" w:eastAsia="Times New Roman" w:hAnsi="Times New Roman" w:cs="Times New Roman"/>
          <w:bCs/>
          <w:sz w:val="24"/>
          <w:szCs w:val="24"/>
        </w:rPr>
      </w:pPr>
    </w:p>
    <w:p w14:paraId="044AE880" w14:textId="77777777" w:rsidR="00F24C17" w:rsidRPr="00F24C17" w:rsidRDefault="00F24C17" w:rsidP="00F24C17">
      <w:pPr>
        <w:spacing w:after="0" w:line="240" w:lineRule="auto"/>
        <w:rPr>
          <w:rFonts w:ascii="Times New Roman" w:eastAsia="Times New Roman" w:hAnsi="Times New Roman" w:cs="Times New Roman"/>
          <w:bCs/>
          <w:sz w:val="24"/>
          <w:szCs w:val="24"/>
        </w:rPr>
      </w:pPr>
    </w:p>
    <w:p w14:paraId="6F0D8E14" w14:textId="77777777" w:rsidR="00DB039A" w:rsidRDefault="00DB039A"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41218B76" w14:textId="77777777" w:rsidR="00181F7C" w:rsidRDefault="00D5524C" w:rsidP="00D5524C">
      <w:pPr>
        <w:pBdr>
          <w:top w:val="nil"/>
          <w:left w:val="nil"/>
          <w:bottom w:val="nil"/>
          <w:right w:val="nil"/>
          <w:between w:val="nil"/>
        </w:pBdr>
        <w:spacing w:after="0" w:line="480" w:lineRule="auto"/>
        <w:rPr>
          <w:ins w:id="8" w:author="Rossella Falcone" w:date="2025-08-21T13:44:00Z" w16du:dateUtc="2025-08-21T17:44:00Z"/>
          <w:rFonts w:ascii="Times New Roman" w:eastAsia="Times New Roman" w:hAnsi="Times New Roman" w:cs="Times New Roman"/>
          <w:bCs/>
          <w:sz w:val="24"/>
          <w:szCs w:val="24"/>
        </w:rPr>
      </w:pPr>
      <w:commentRangeStart w:id="9"/>
      <w:commentRangeStart w:id="10"/>
      <w:commentRangeStart w:id="11"/>
      <w:r w:rsidRPr="00D5524C">
        <w:rPr>
          <w:rFonts w:ascii="Times New Roman" w:eastAsia="Times New Roman" w:hAnsi="Times New Roman" w:cs="Times New Roman"/>
          <w:b/>
          <w:bCs/>
          <w:sz w:val="24"/>
          <w:szCs w:val="24"/>
        </w:rPr>
        <w:t>Abstract</w:t>
      </w:r>
      <w:commentRangeEnd w:id="9"/>
      <w:r w:rsidR="007951A3">
        <w:rPr>
          <w:rStyle w:val="CommentReference"/>
        </w:rPr>
        <w:commentReference w:id="9"/>
      </w:r>
      <w:commentRangeEnd w:id="10"/>
      <w:r w:rsidR="0003799A">
        <w:rPr>
          <w:rStyle w:val="CommentReference"/>
        </w:rPr>
        <w:commentReference w:id="10"/>
      </w:r>
      <w:commentRangeEnd w:id="11"/>
      <w:r w:rsidR="00CD0129">
        <w:rPr>
          <w:rStyle w:val="CommentReference"/>
        </w:rPr>
        <w:commentReference w:id="11"/>
      </w:r>
      <w:r w:rsidRPr="00D5524C">
        <w:rPr>
          <w:rFonts w:ascii="Times New Roman" w:eastAsia="Times New Roman" w:hAnsi="Times New Roman" w:cs="Times New Roman"/>
          <w:b/>
          <w:sz w:val="24"/>
          <w:szCs w:val="24"/>
        </w:rPr>
        <w:br/>
      </w:r>
      <w:r w:rsidR="00EC4CD2" w:rsidRPr="00EC4CD2">
        <w:rPr>
          <w:rFonts w:ascii="Times New Roman" w:eastAsia="Times New Roman" w:hAnsi="Times New Roman" w:cs="Times New Roman"/>
          <w:bCs/>
          <w:sz w:val="24"/>
          <w:szCs w:val="24"/>
        </w:rPr>
        <w:t xml:space="preserve">Imagine being offered two options: a small reward now or a larger reward later. Which would you choose? </w:t>
      </w:r>
      <w:commentRangeStart w:id="12"/>
      <w:r w:rsidRPr="00D5524C">
        <w:rPr>
          <w:rFonts w:ascii="Times New Roman" w:eastAsia="Times New Roman" w:hAnsi="Times New Roman" w:cs="Times New Roman"/>
          <w:bCs/>
          <w:sz w:val="24"/>
          <w:szCs w:val="24"/>
        </w:rPr>
        <w:t>This dilemma, known as temporal discounting</w:t>
      </w:r>
      <w:commentRangeEnd w:id="12"/>
      <w:r w:rsidR="009F3E55">
        <w:rPr>
          <w:rStyle w:val="CommentReference"/>
        </w:rPr>
        <w:commentReference w:id="12"/>
      </w:r>
      <w:r w:rsidRPr="00D5524C">
        <w:rPr>
          <w:rFonts w:ascii="Times New Roman" w:eastAsia="Times New Roman" w:hAnsi="Times New Roman" w:cs="Times New Roman"/>
          <w:bCs/>
          <w:sz w:val="24"/>
          <w:szCs w:val="24"/>
        </w:rPr>
        <w:t xml:space="preserve">, </w:t>
      </w:r>
      <w:commentRangeStart w:id="13"/>
      <w:r w:rsidRPr="00D5524C">
        <w:rPr>
          <w:rFonts w:ascii="Times New Roman" w:eastAsia="Times New Roman" w:hAnsi="Times New Roman" w:cs="Times New Roman"/>
          <w:bCs/>
          <w:sz w:val="24"/>
          <w:szCs w:val="24"/>
        </w:rPr>
        <w:t xml:space="preserve">highlights </w:t>
      </w:r>
      <w:commentRangeEnd w:id="13"/>
      <w:r w:rsidR="000E21B2">
        <w:rPr>
          <w:rStyle w:val="CommentReference"/>
        </w:rPr>
        <w:commentReference w:id="13"/>
      </w:r>
      <w:r w:rsidRPr="00D5524C">
        <w:rPr>
          <w:rFonts w:ascii="Times New Roman" w:eastAsia="Times New Roman" w:hAnsi="Times New Roman" w:cs="Times New Roman"/>
          <w:bCs/>
          <w:sz w:val="24"/>
          <w:szCs w:val="24"/>
        </w:rPr>
        <w:t xml:space="preserve">how individuals differ in their ability to weigh future benefits against immediate gratification. </w:t>
      </w:r>
      <w:commentRangeStart w:id="14"/>
      <w:r w:rsidRPr="00D5524C">
        <w:rPr>
          <w:rFonts w:ascii="Times New Roman" w:eastAsia="Times New Roman" w:hAnsi="Times New Roman" w:cs="Times New Roman"/>
          <w:bCs/>
          <w:sz w:val="24"/>
          <w:szCs w:val="24"/>
        </w:rPr>
        <w:t xml:space="preserve">Such variability may arise from differences in how the brain integrates value-related features during deliberation. </w:t>
      </w:r>
      <w:commentRangeEnd w:id="14"/>
      <w:r w:rsidR="00763965">
        <w:rPr>
          <w:rStyle w:val="CommentReference"/>
        </w:rPr>
        <w:commentReference w:id="14"/>
      </w:r>
    </w:p>
    <w:p w14:paraId="35E2B749" w14:textId="0D35DDC3" w:rsidR="003316EA" w:rsidRPr="002F2EFA" w:rsidRDefault="003316EA" w:rsidP="00D5524C">
      <w:pPr>
        <w:pBdr>
          <w:top w:val="nil"/>
          <w:left w:val="nil"/>
          <w:bottom w:val="nil"/>
          <w:right w:val="nil"/>
          <w:between w:val="nil"/>
        </w:pBdr>
        <w:spacing w:after="0" w:line="480" w:lineRule="auto"/>
        <w:rPr>
          <w:rFonts w:ascii="Times New Roman" w:eastAsia="Times New Roman" w:hAnsi="Times New Roman" w:cs="Times New Roman"/>
          <w:bCs/>
          <w:sz w:val="24"/>
          <w:szCs w:val="24"/>
        </w:rPr>
      </w:pPr>
      <w:commentRangeStart w:id="15"/>
      <w:ins w:id="16" w:author="Rossella Falcone" w:date="2025-08-21T13:44:00Z" w16du:dateUtc="2025-08-21T17:44:00Z">
        <w:r w:rsidRPr="002F2EFA">
          <w:rPr>
            <w:rFonts w:ascii="Times New Roman" w:eastAsia="Times New Roman" w:hAnsi="Times New Roman" w:cs="Times New Roman"/>
            <w:bCs/>
            <w:strike/>
            <w:sz w:val="24"/>
            <w:szCs w:val="24"/>
            <w:rPrChange w:id="17" w:author="Siyu Wang" w:date="2025-08-25T06:11:00Z" w16du:dateUtc="2025-08-25T10:11:00Z">
              <w:rPr>
                <w:rFonts w:ascii="Times New Roman" w:eastAsia="Times New Roman" w:hAnsi="Times New Roman" w:cs="Times New Roman"/>
                <w:bCs/>
                <w:sz w:val="24"/>
                <w:szCs w:val="24"/>
              </w:rPr>
            </w:rPrChange>
          </w:rPr>
          <w:t xml:space="preserve">But how </w:t>
        </w:r>
      </w:ins>
      <w:ins w:id="18" w:author="Rossella Falcone" w:date="2025-08-21T13:48:00Z" w16du:dateUtc="2025-08-21T17:48:00Z">
        <w:r w:rsidRPr="002F2EFA">
          <w:rPr>
            <w:rFonts w:ascii="Times New Roman" w:eastAsia="Times New Roman" w:hAnsi="Times New Roman" w:cs="Times New Roman"/>
            <w:bCs/>
            <w:strike/>
            <w:sz w:val="24"/>
            <w:szCs w:val="24"/>
            <w:rPrChange w:id="19" w:author="Siyu Wang" w:date="2025-08-25T06:11:00Z" w16du:dateUtc="2025-08-25T10:11:00Z">
              <w:rPr>
                <w:rFonts w:ascii="Times New Roman" w:eastAsia="Times New Roman" w:hAnsi="Times New Roman" w:cs="Times New Roman"/>
                <w:bCs/>
                <w:sz w:val="24"/>
                <w:szCs w:val="24"/>
              </w:rPr>
            </w:rPrChange>
          </w:rPr>
          <w:t>does this</w:t>
        </w:r>
      </w:ins>
      <w:ins w:id="20" w:author="Rossella Falcone" w:date="2025-08-21T13:47:00Z" w16du:dateUtc="2025-08-21T17:47:00Z">
        <w:r w:rsidRPr="002F2EFA">
          <w:rPr>
            <w:rFonts w:ascii="Times New Roman" w:eastAsia="Times New Roman" w:hAnsi="Times New Roman" w:cs="Times New Roman"/>
            <w:bCs/>
            <w:strike/>
            <w:sz w:val="24"/>
            <w:szCs w:val="24"/>
            <w:rPrChange w:id="21" w:author="Siyu Wang" w:date="2025-08-25T06:11:00Z" w16du:dateUtc="2025-08-25T10:11:00Z">
              <w:rPr>
                <w:rFonts w:ascii="Times New Roman" w:eastAsia="Times New Roman" w:hAnsi="Times New Roman" w:cs="Times New Roman"/>
                <w:bCs/>
                <w:sz w:val="24"/>
                <w:szCs w:val="24"/>
              </w:rPr>
            </w:rPrChange>
          </w:rPr>
          <w:t xml:space="preserve"> neural computation unfold before a choice can be made, and how is it influenced once the choice </w:t>
        </w:r>
      </w:ins>
      <w:ins w:id="22" w:author="Rossella Falcone" w:date="2025-08-21T13:49:00Z" w16du:dateUtc="2025-08-21T17:49:00Z">
        <w:r w:rsidRPr="002F2EFA">
          <w:rPr>
            <w:rFonts w:ascii="Times New Roman" w:eastAsia="Times New Roman" w:hAnsi="Times New Roman" w:cs="Times New Roman"/>
            <w:bCs/>
            <w:strike/>
            <w:sz w:val="24"/>
            <w:szCs w:val="24"/>
            <w:rPrChange w:id="23" w:author="Siyu Wang" w:date="2025-08-25T06:11:00Z" w16du:dateUtc="2025-08-25T10:11:00Z">
              <w:rPr>
                <w:rFonts w:ascii="Times New Roman" w:eastAsia="Times New Roman" w:hAnsi="Times New Roman" w:cs="Times New Roman"/>
                <w:bCs/>
                <w:sz w:val="24"/>
                <w:szCs w:val="24"/>
              </w:rPr>
            </w:rPrChange>
          </w:rPr>
          <w:t>becomes</w:t>
        </w:r>
      </w:ins>
      <w:ins w:id="24" w:author="Rossella Falcone" w:date="2025-08-21T13:47:00Z" w16du:dateUtc="2025-08-21T17:47:00Z">
        <w:r w:rsidRPr="002F2EFA">
          <w:rPr>
            <w:rFonts w:ascii="Times New Roman" w:eastAsia="Times New Roman" w:hAnsi="Times New Roman" w:cs="Times New Roman"/>
            <w:bCs/>
            <w:strike/>
            <w:sz w:val="24"/>
            <w:szCs w:val="24"/>
            <w:rPrChange w:id="25" w:author="Siyu Wang" w:date="2025-08-25T06:11:00Z" w16du:dateUtc="2025-08-25T10:11:00Z">
              <w:rPr>
                <w:rFonts w:ascii="Times New Roman" w:eastAsia="Times New Roman" w:hAnsi="Times New Roman" w:cs="Times New Roman"/>
                <w:bCs/>
                <w:sz w:val="24"/>
                <w:szCs w:val="24"/>
              </w:rPr>
            </w:rPrChange>
          </w:rPr>
          <w:t xml:space="preserve"> known?</w:t>
        </w:r>
      </w:ins>
      <w:ins w:id="26" w:author="Siyu Wang" w:date="2025-08-25T06:11:00Z" w16du:dateUtc="2025-08-25T10:11:00Z">
        <w:r w:rsidR="002F2EFA">
          <w:rPr>
            <w:rFonts w:ascii="Times New Roman" w:eastAsia="Times New Roman" w:hAnsi="Times New Roman" w:cs="Times New Roman"/>
            <w:bCs/>
            <w:sz w:val="24"/>
            <w:szCs w:val="24"/>
          </w:rPr>
          <w:t xml:space="preserve"> </w:t>
        </w:r>
      </w:ins>
      <w:commentRangeEnd w:id="15"/>
      <w:ins w:id="27" w:author="Siyu Wang" w:date="2025-08-25T06:15:00Z" w16du:dateUtc="2025-08-25T10:15:00Z">
        <w:r w:rsidR="00B140F6">
          <w:rPr>
            <w:rStyle w:val="CommentReference"/>
          </w:rPr>
          <w:commentReference w:id="15"/>
        </w:r>
      </w:ins>
    </w:p>
    <w:p w14:paraId="548AC7D0" w14:textId="6DEE0AA5" w:rsidR="005F266C" w:rsidDel="003316EA" w:rsidRDefault="005F266C" w:rsidP="00D96E5F">
      <w:pPr>
        <w:pBdr>
          <w:top w:val="nil"/>
          <w:left w:val="nil"/>
          <w:bottom w:val="nil"/>
          <w:right w:val="nil"/>
          <w:between w:val="nil"/>
        </w:pBdr>
        <w:spacing w:after="0" w:line="480" w:lineRule="auto"/>
        <w:ind w:firstLine="720"/>
        <w:rPr>
          <w:del w:id="28" w:author="Rossella Falcone" w:date="2025-08-21T13:44:00Z" w16du:dateUtc="2025-08-21T17:44:00Z"/>
          <w:rFonts w:ascii="Times New Roman" w:eastAsia="Times New Roman" w:hAnsi="Times New Roman" w:cs="Times New Roman"/>
          <w:bCs/>
          <w:sz w:val="24"/>
          <w:szCs w:val="24"/>
        </w:rPr>
      </w:pPr>
      <w:commentRangeStart w:id="29"/>
      <w:commentRangeStart w:id="30"/>
      <w:commentRangeStart w:id="31"/>
      <w:del w:id="32" w:author="Rossella Falcone" w:date="2025-08-21T13:44:00Z" w16du:dateUtc="2025-08-21T17:44:00Z">
        <w:r w:rsidRPr="005F266C" w:rsidDel="003316EA">
          <w:rPr>
            <w:rFonts w:ascii="Times New Roman" w:eastAsia="Times New Roman" w:hAnsi="Times New Roman" w:cs="Times New Roman"/>
            <w:bCs/>
            <w:sz w:val="24"/>
            <w:szCs w:val="24"/>
          </w:rPr>
          <w:delText>But what if you first had to wait</w:delText>
        </w:r>
        <w:r w:rsidDel="003316EA">
          <w:rPr>
            <w:rFonts w:ascii="Times New Roman" w:eastAsia="Times New Roman" w:hAnsi="Times New Roman" w:cs="Times New Roman"/>
            <w:bCs/>
            <w:sz w:val="24"/>
            <w:szCs w:val="24"/>
          </w:rPr>
          <w:delText xml:space="preserve"> </w:delText>
        </w:r>
        <w:r w:rsidRPr="005F266C" w:rsidDel="003316EA">
          <w:rPr>
            <w:rFonts w:ascii="Times New Roman" w:eastAsia="Times New Roman" w:hAnsi="Times New Roman" w:cs="Times New Roman"/>
            <w:bCs/>
            <w:sz w:val="24"/>
            <w:szCs w:val="24"/>
          </w:rPr>
          <w:delText>before being allowed to act?</w:delText>
        </w:r>
        <w:commentRangeEnd w:id="29"/>
        <w:r w:rsidR="00D44191" w:rsidDel="003316EA">
          <w:rPr>
            <w:rStyle w:val="CommentReference"/>
          </w:rPr>
          <w:commentReference w:id="29"/>
        </w:r>
        <w:commentRangeEnd w:id="30"/>
        <w:r w:rsidR="00106A26" w:rsidDel="003316EA">
          <w:rPr>
            <w:rStyle w:val="CommentReference"/>
          </w:rPr>
          <w:commentReference w:id="30"/>
        </w:r>
        <w:commentRangeEnd w:id="31"/>
        <w:r w:rsidR="00A07A55" w:rsidDel="003316EA">
          <w:rPr>
            <w:rStyle w:val="CommentReference"/>
          </w:rPr>
          <w:commentReference w:id="31"/>
        </w:r>
        <w:r w:rsidRPr="005F266C" w:rsidDel="003316EA">
          <w:rPr>
            <w:rFonts w:ascii="Times New Roman" w:eastAsia="Times New Roman" w:hAnsi="Times New Roman" w:cs="Times New Roman"/>
            <w:bCs/>
            <w:sz w:val="24"/>
            <w:szCs w:val="24"/>
          </w:rPr>
          <w:delText xml:space="preserve"> How might that </w:delText>
        </w:r>
        <w:r w:rsidR="00E86929" w:rsidDel="003316EA">
          <w:rPr>
            <w:rFonts w:ascii="Times New Roman" w:eastAsia="Times New Roman" w:hAnsi="Times New Roman" w:cs="Times New Roman"/>
            <w:bCs/>
            <w:sz w:val="24"/>
            <w:szCs w:val="24"/>
          </w:rPr>
          <w:delText xml:space="preserve">further </w:delText>
        </w:r>
        <w:r w:rsidRPr="005F266C" w:rsidDel="003316EA">
          <w:rPr>
            <w:rFonts w:ascii="Times New Roman" w:eastAsia="Times New Roman" w:hAnsi="Times New Roman" w:cs="Times New Roman"/>
            <w:bCs/>
            <w:sz w:val="24"/>
            <w:szCs w:val="24"/>
          </w:rPr>
          <w:delText>alter your decision?</w:delText>
        </w:r>
      </w:del>
    </w:p>
    <w:p w14:paraId="17284730" w14:textId="4E01F4EB" w:rsidR="00755DDA" w:rsidRPr="00755DDA" w:rsidRDefault="003316E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ins w:id="33" w:author="Rossella Falcone" w:date="2025-08-21T13:48:00Z" w16du:dateUtc="2025-08-21T17:48:00Z">
        <w:r>
          <w:rPr>
            <w:rFonts w:ascii="Times New Roman" w:eastAsia="Times New Roman" w:hAnsi="Times New Roman" w:cs="Times New Roman"/>
            <w:bCs/>
            <w:sz w:val="24"/>
            <w:szCs w:val="24"/>
          </w:rPr>
          <w:t xml:space="preserve">To investigate this, </w:t>
        </w:r>
        <w:proofErr w:type="spellStart"/>
        <w:r>
          <w:rPr>
            <w:rFonts w:ascii="Times New Roman" w:eastAsia="Times New Roman" w:hAnsi="Times New Roman" w:cs="Times New Roman"/>
            <w:bCs/>
            <w:sz w:val="24"/>
            <w:szCs w:val="24"/>
          </w:rPr>
          <w:t>w</w:t>
        </w:r>
      </w:ins>
      <w:commentRangeStart w:id="34"/>
      <w:commentRangeStart w:id="35"/>
      <w:del w:id="36" w:author="Rossella Falcone" w:date="2025-08-21T13:48:00Z" w16du:dateUtc="2025-08-21T17:48:00Z">
        <w:r w:rsidR="00755DDA" w:rsidRPr="00755DDA" w:rsidDel="003316EA">
          <w:rPr>
            <w:rFonts w:ascii="Times New Roman" w:eastAsia="Times New Roman" w:hAnsi="Times New Roman" w:cs="Times New Roman"/>
            <w:bCs/>
            <w:sz w:val="24"/>
            <w:szCs w:val="24"/>
          </w:rPr>
          <w:delText>W</w:delText>
        </w:r>
      </w:del>
      <w:del w:id="37" w:author="Rossella Falcone" w:date="2025-08-21T13:49:00Z" w16du:dateUtc="2025-08-21T17:49:00Z">
        <w:r w:rsidR="00755DDA" w:rsidRPr="00755DDA" w:rsidDel="003316EA">
          <w:rPr>
            <w:rFonts w:ascii="Times New Roman" w:eastAsia="Times New Roman" w:hAnsi="Times New Roman" w:cs="Times New Roman"/>
            <w:bCs/>
            <w:sz w:val="24"/>
            <w:szCs w:val="24"/>
          </w:rPr>
          <w:delText>e recorded</w:delText>
        </w:r>
      </w:del>
      <w:ins w:id="38" w:author="Rossella Falcone" w:date="2025-08-21T13:49:00Z" w16du:dateUtc="2025-08-21T17:49:00Z">
        <w:r w:rsidRPr="00755DDA">
          <w:rPr>
            <w:rFonts w:ascii="Times New Roman" w:eastAsia="Times New Roman" w:hAnsi="Times New Roman" w:cs="Times New Roman"/>
            <w:bCs/>
            <w:sz w:val="24"/>
            <w:szCs w:val="24"/>
          </w:rPr>
          <w:t>we</w:t>
        </w:r>
        <w:proofErr w:type="spellEnd"/>
        <w:r w:rsidRPr="00755DDA">
          <w:rPr>
            <w:rFonts w:ascii="Times New Roman" w:eastAsia="Times New Roman" w:hAnsi="Times New Roman" w:cs="Times New Roman"/>
            <w:bCs/>
            <w:sz w:val="24"/>
            <w:szCs w:val="24"/>
          </w:rPr>
          <w:t xml:space="preserve"> recorded</w:t>
        </w:r>
      </w:ins>
      <w:r w:rsidR="00755DDA" w:rsidRPr="00755DDA">
        <w:rPr>
          <w:rFonts w:ascii="Times New Roman" w:eastAsia="Times New Roman" w:hAnsi="Times New Roman" w:cs="Times New Roman"/>
          <w:bCs/>
          <w:sz w:val="24"/>
          <w:szCs w:val="24"/>
        </w:rPr>
        <w:t xml:space="preserve"> single-neuron activity in the dorsolateral prefrontal cortex (</w:t>
      </w:r>
      <w:proofErr w:type="spellStart"/>
      <w:r w:rsidR="00755DDA" w:rsidRPr="00755DDA">
        <w:rPr>
          <w:rFonts w:ascii="Times New Roman" w:eastAsia="Times New Roman" w:hAnsi="Times New Roman" w:cs="Times New Roman"/>
          <w:bCs/>
          <w:sz w:val="24"/>
          <w:szCs w:val="24"/>
        </w:rPr>
        <w:t>dlPFC</w:t>
      </w:r>
      <w:proofErr w:type="spellEnd"/>
      <w:r w:rsidR="00755DDA" w:rsidRPr="00755DDA">
        <w:rPr>
          <w:rFonts w:ascii="Times New Roman" w:eastAsia="Times New Roman" w:hAnsi="Times New Roman" w:cs="Times New Roman"/>
          <w:bCs/>
          <w:sz w:val="24"/>
          <w:szCs w:val="24"/>
        </w:rPr>
        <w:t>)</w:t>
      </w:r>
      <w:commentRangeEnd w:id="34"/>
      <w:r w:rsidR="00291FAE">
        <w:rPr>
          <w:rStyle w:val="CommentReference"/>
        </w:rPr>
        <w:commentReference w:id="34"/>
      </w:r>
      <w:commentRangeEnd w:id="35"/>
      <w:r w:rsidR="00BB0761">
        <w:rPr>
          <w:rStyle w:val="CommentReference"/>
        </w:rPr>
        <w:commentReference w:id="35"/>
      </w:r>
      <w:r w:rsidR="00755DDA" w:rsidRPr="00755DDA">
        <w:rPr>
          <w:rFonts w:ascii="Times New Roman" w:eastAsia="Times New Roman" w:hAnsi="Times New Roman" w:cs="Times New Roman"/>
          <w:bCs/>
          <w:sz w:val="24"/>
          <w:szCs w:val="24"/>
        </w:rPr>
        <w:t xml:space="preserve"> </w:t>
      </w:r>
      <w:del w:id="39" w:author="Rossella Falcone" w:date="2025-08-21T13:49:00Z" w16du:dateUtc="2025-08-21T17:49:00Z">
        <w:r w:rsidR="00755DDA" w:rsidRPr="00755DDA" w:rsidDel="003316EA">
          <w:rPr>
            <w:rFonts w:ascii="Times New Roman" w:eastAsia="Times New Roman" w:hAnsi="Times New Roman" w:cs="Times New Roman"/>
            <w:bCs/>
            <w:sz w:val="24"/>
            <w:szCs w:val="24"/>
          </w:rPr>
          <w:delText>of two</w:delText>
        </w:r>
      </w:del>
      <w:ins w:id="40" w:author="Rossella Falcone" w:date="2025-08-21T13:49:00Z" w16du:dateUtc="2025-08-21T17:49:00Z">
        <w:r>
          <w:rPr>
            <w:rFonts w:ascii="Times New Roman" w:eastAsia="Times New Roman" w:hAnsi="Times New Roman" w:cs="Times New Roman"/>
            <w:bCs/>
            <w:sz w:val="24"/>
            <w:szCs w:val="24"/>
          </w:rPr>
          <w:t>while</w:t>
        </w:r>
      </w:ins>
      <w:r w:rsidR="00755DDA" w:rsidRPr="00755DDA">
        <w:rPr>
          <w:rFonts w:ascii="Times New Roman" w:eastAsia="Times New Roman" w:hAnsi="Times New Roman" w:cs="Times New Roman"/>
          <w:bCs/>
          <w:sz w:val="24"/>
          <w:szCs w:val="24"/>
        </w:rPr>
        <w:t xml:space="preserve"> monkeys </w:t>
      </w:r>
      <w:del w:id="41" w:author="Rossella Falcone" w:date="2025-08-21T13:49:00Z" w16du:dateUtc="2025-08-21T17:49:00Z">
        <w:r w:rsidR="00755DDA" w:rsidRPr="00755DDA" w:rsidDel="003316EA">
          <w:rPr>
            <w:rFonts w:ascii="Times New Roman" w:eastAsia="Times New Roman" w:hAnsi="Times New Roman" w:cs="Times New Roman"/>
            <w:bCs/>
            <w:sz w:val="24"/>
            <w:szCs w:val="24"/>
          </w:rPr>
          <w:delText xml:space="preserve">performing </w:delText>
        </w:r>
      </w:del>
      <w:ins w:id="42" w:author="Rossella Falcone" w:date="2025-08-21T13:49:00Z" w16du:dateUtc="2025-08-21T17:49:00Z">
        <w:r w:rsidRPr="00755DDA">
          <w:rPr>
            <w:rFonts w:ascii="Times New Roman" w:eastAsia="Times New Roman" w:hAnsi="Times New Roman" w:cs="Times New Roman"/>
            <w:bCs/>
            <w:sz w:val="24"/>
            <w:szCs w:val="24"/>
          </w:rPr>
          <w:t>perform</w:t>
        </w:r>
        <w:r>
          <w:rPr>
            <w:rFonts w:ascii="Times New Roman" w:eastAsia="Times New Roman" w:hAnsi="Times New Roman" w:cs="Times New Roman"/>
            <w:bCs/>
            <w:sz w:val="24"/>
            <w:szCs w:val="24"/>
          </w:rPr>
          <w:t>ed</w:t>
        </w:r>
        <w:r w:rsidRPr="00755DDA">
          <w:rPr>
            <w:rFonts w:ascii="Times New Roman" w:eastAsia="Times New Roman" w:hAnsi="Times New Roman" w:cs="Times New Roman"/>
            <w:bCs/>
            <w:sz w:val="24"/>
            <w:szCs w:val="24"/>
          </w:rPr>
          <w:t xml:space="preserve"> </w:t>
        </w:r>
      </w:ins>
      <w:r w:rsidR="00755DDA" w:rsidRPr="00755DDA">
        <w:rPr>
          <w:rFonts w:ascii="Times New Roman" w:eastAsia="Times New Roman" w:hAnsi="Times New Roman" w:cs="Times New Roman"/>
          <w:bCs/>
          <w:sz w:val="24"/>
          <w:szCs w:val="24"/>
        </w:rPr>
        <w:t xml:space="preserve">a temporal discounting task with manipulated </w:t>
      </w:r>
      <w:ins w:id="43" w:author="Rossella Falcone" w:date="2025-08-21T13:29:00Z" w16du:dateUtc="2025-08-21T17:29:00Z">
        <w:r w:rsidR="00D52401">
          <w:rPr>
            <w:rFonts w:ascii="Times New Roman" w:eastAsia="Times New Roman" w:hAnsi="Times New Roman" w:cs="Times New Roman"/>
            <w:bCs/>
            <w:sz w:val="24"/>
            <w:szCs w:val="24"/>
          </w:rPr>
          <w:t>two-step</w:t>
        </w:r>
      </w:ins>
      <w:ins w:id="44" w:author="Rossella Falcone" w:date="2025-08-21T13:30:00Z" w16du:dateUtc="2025-08-21T17:30:00Z">
        <w:r w:rsidR="00D52401">
          <w:rPr>
            <w:rFonts w:ascii="Times New Roman" w:eastAsia="Times New Roman" w:hAnsi="Times New Roman" w:cs="Times New Roman"/>
            <w:bCs/>
            <w:sz w:val="24"/>
            <w:szCs w:val="24"/>
          </w:rPr>
          <w:t xml:space="preserve"> </w:t>
        </w:r>
      </w:ins>
      <w:r w:rsidR="00755DDA" w:rsidRPr="00755DDA">
        <w:rPr>
          <w:rFonts w:ascii="Times New Roman" w:eastAsia="Times New Roman" w:hAnsi="Times New Roman" w:cs="Times New Roman"/>
          <w:bCs/>
          <w:sz w:val="24"/>
          <w:szCs w:val="24"/>
        </w:rPr>
        <w:t>go-signal</w:t>
      </w:r>
      <w:ins w:id="45" w:author="Rossella Falcone" w:date="2025-08-21T13:33:00Z" w16du:dateUtc="2025-08-21T17:33:00Z">
        <w:r w:rsidR="00EF0353">
          <w:rPr>
            <w:rFonts w:ascii="Times New Roman" w:eastAsia="Times New Roman" w:hAnsi="Times New Roman" w:cs="Times New Roman"/>
            <w:bCs/>
            <w:sz w:val="24"/>
            <w:szCs w:val="24"/>
          </w:rPr>
          <w:t>s</w:t>
        </w:r>
      </w:ins>
      <w:r w:rsidR="00755DDA" w:rsidRPr="00755DDA">
        <w:rPr>
          <w:rFonts w:ascii="Times New Roman" w:eastAsia="Times New Roman" w:hAnsi="Times New Roman" w:cs="Times New Roman"/>
          <w:bCs/>
          <w:sz w:val="24"/>
          <w:szCs w:val="24"/>
        </w:rPr>
        <w:t xml:space="preserve"> timing, which </w:t>
      </w:r>
      <w:del w:id="46" w:author="Rossella Falcone" w:date="2025-08-21T13:52:00Z" w16du:dateUtc="2025-08-21T17:52:00Z">
        <w:r w:rsidR="00755DDA" w:rsidRPr="00755DDA" w:rsidDel="003316EA">
          <w:rPr>
            <w:rFonts w:ascii="Times New Roman" w:eastAsia="Times New Roman" w:hAnsi="Times New Roman" w:cs="Times New Roman"/>
            <w:bCs/>
            <w:sz w:val="24"/>
            <w:szCs w:val="24"/>
          </w:rPr>
          <w:delText xml:space="preserve">indicated </w:delText>
        </w:r>
      </w:del>
      <w:commentRangeStart w:id="47"/>
      <w:ins w:id="48" w:author="Rossella Falcone" w:date="2025-08-21T13:52:00Z" w16du:dateUtc="2025-08-21T17:52:00Z">
        <w:r>
          <w:rPr>
            <w:rFonts w:ascii="Times New Roman" w:eastAsia="Times New Roman" w:hAnsi="Times New Roman" w:cs="Times New Roman"/>
            <w:bCs/>
            <w:sz w:val="24"/>
            <w:szCs w:val="24"/>
          </w:rPr>
          <w:t>manipulated</w:t>
        </w:r>
        <w:r w:rsidRPr="00755DDA">
          <w:rPr>
            <w:rFonts w:ascii="Times New Roman" w:eastAsia="Times New Roman" w:hAnsi="Times New Roman" w:cs="Times New Roman"/>
            <w:bCs/>
            <w:sz w:val="24"/>
            <w:szCs w:val="24"/>
          </w:rPr>
          <w:t xml:space="preserve"> </w:t>
        </w:r>
      </w:ins>
      <w:r w:rsidR="00755DDA" w:rsidRPr="00755DDA">
        <w:rPr>
          <w:rFonts w:ascii="Times New Roman" w:eastAsia="Times New Roman" w:hAnsi="Times New Roman" w:cs="Times New Roman"/>
          <w:bCs/>
          <w:sz w:val="24"/>
          <w:szCs w:val="24"/>
        </w:rPr>
        <w:t xml:space="preserve">when </w:t>
      </w:r>
      <w:ins w:id="49" w:author="Rossella Falcone" w:date="2025-08-21T13:29:00Z" w16du:dateUtc="2025-08-21T17:29:00Z">
        <w:r w:rsidR="00A07A55">
          <w:rPr>
            <w:rFonts w:ascii="Times New Roman" w:eastAsia="Times New Roman" w:hAnsi="Times New Roman" w:cs="Times New Roman"/>
            <w:bCs/>
            <w:sz w:val="24"/>
            <w:szCs w:val="24"/>
          </w:rPr>
          <w:t xml:space="preserve">and what </w:t>
        </w:r>
      </w:ins>
      <w:r w:rsidR="00755DDA" w:rsidRPr="00755DDA">
        <w:rPr>
          <w:rFonts w:ascii="Times New Roman" w:eastAsia="Times New Roman" w:hAnsi="Times New Roman" w:cs="Times New Roman"/>
          <w:bCs/>
          <w:sz w:val="24"/>
          <w:szCs w:val="24"/>
        </w:rPr>
        <w:t>choices could be executed</w:t>
      </w:r>
      <w:ins w:id="50" w:author="Rossella Falcone" w:date="2025-08-21T14:13:00Z" w16du:dateUtc="2025-08-21T18:13:00Z">
        <w:r w:rsidR="00580B50">
          <w:rPr>
            <w:rFonts w:ascii="Times New Roman" w:eastAsia="Times New Roman" w:hAnsi="Times New Roman" w:cs="Times New Roman"/>
            <w:bCs/>
            <w:sz w:val="24"/>
            <w:szCs w:val="24"/>
          </w:rPr>
          <w:t xml:space="preserve">, </w:t>
        </w:r>
      </w:ins>
      <w:ins w:id="51" w:author="Rossella Falcone" w:date="2025-08-21T13:33:00Z" w16du:dateUtc="2025-08-21T17:33:00Z">
        <w:r w:rsidR="00EF0353">
          <w:rPr>
            <w:rFonts w:ascii="Times New Roman" w:eastAsia="Times New Roman" w:hAnsi="Times New Roman" w:cs="Times New Roman"/>
            <w:bCs/>
            <w:sz w:val="24"/>
            <w:szCs w:val="24"/>
          </w:rPr>
          <w:t>sooner or later</w:t>
        </w:r>
      </w:ins>
      <w:r w:rsidR="00755DDA" w:rsidRPr="00755DDA">
        <w:rPr>
          <w:rFonts w:ascii="Times New Roman" w:eastAsia="Times New Roman" w:hAnsi="Times New Roman" w:cs="Times New Roman"/>
          <w:bCs/>
          <w:sz w:val="24"/>
          <w:szCs w:val="24"/>
        </w:rPr>
        <w:t>.</w:t>
      </w:r>
      <w:commentRangeEnd w:id="47"/>
      <w:r w:rsidR="00B140F6">
        <w:rPr>
          <w:rStyle w:val="CommentReference"/>
        </w:rPr>
        <w:commentReference w:id="47"/>
      </w:r>
    </w:p>
    <w:p w14:paraId="7F3FB561" w14:textId="4CE6BA52"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 xml:space="preserve">In both animals, </w:t>
      </w:r>
      <w:ins w:id="52" w:author="Rossella Falcone" w:date="2025-08-21T13:52:00Z" w16du:dateUtc="2025-08-21T17:52:00Z">
        <w:r w:rsidR="003316EA">
          <w:rPr>
            <w:rFonts w:ascii="Times New Roman" w:eastAsia="Times New Roman" w:hAnsi="Times New Roman" w:cs="Times New Roman"/>
            <w:bCs/>
            <w:sz w:val="24"/>
            <w:szCs w:val="24"/>
          </w:rPr>
          <w:t>consistent</w:t>
        </w:r>
      </w:ins>
      <w:ins w:id="53" w:author="Siyu Wang" w:date="2025-08-03T07:39:00Z" w16du:dateUtc="2025-08-03T14:39:00Z">
        <w:del w:id="54" w:author="Rossella Falcone" w:date="2025-08-21T13:30:00Z" w16du:dateUtc="2025-08-21T17:30:00Z">
          <w:r w:rsidR="009F3CD1" w:rsidDel="00EF0353">
            <w:rPr>
              <w:rFonts w:ascii="Times New Roman" w:eastAsia="Times New Roman" w:hAnsi="Times New Roman" w:cs="Times New Roman"/>
              <w:bCs/>
              <w:sz w:val="24"/>
              <w:szCs w:val="24"/>
            </w:rPr>
            <w:delText>i</w:delText>
          </w:r>
        </w:del>
        <w:del w:id="55" w:author="Rossella Falcone" w:date="2025-08-21T13:52:00Z" w16du:dateUtc="2025-08-21T17:52:00Z">
          <w:r w:rsidR="009F3CD1" w:rsidDel="003316EA">
            <w:rPr>
              <w:rFonts w:ascii="Times New Roman" w:eastAsia="Times New Roman" w:hAnsi="Times New Roman" w:cs="Times New Roman"/>
              <w:bCs/>
              <w:sz w:val="24"/>
              <w:szCs w:val="24"/>
            </w:rPr>
            <w:delText>n line</w:delText>
          </w:r>
        </w:del>
        <w:r w:rsidR="009F3CD1">
          <w:rPr>
            <w:rFonts w:ascii="Times New Roman" w:eastAsia="Times New Roman" w:hAnsi="Times New Roman" w:cs="Times New Roman"/>
            <w:bCs/>
            <w:sz w:val="24"/>
            <w:szCs w:val="24"/>
          </w:rPr>
          <w:t xml:space="preserve"> with previous research </w:t>
        </w:r>
        <w:del w:id="56" w:author="Rossella Falcone" w:date="2025-08-21T13:30:00Z" w16du:dateUtc="2025-08-21T17:30:00Z">
          <w:r w:rsidR="009F3CD1" w:rsidDel="00EF0353">
            <w:rPr>
              <w:rFonts w:ascii="Times New Roman" w:eastAsia="Times New Roman" w:hAnsi="Times New Roman" w:cs="Times New Roman"/>
              <w:bCs/>
              <w:sz w:val="24"/>
              <w:szCs w:val="24"/>
            </w:rPr>
            <w:delText xml:space="preserve">(CITE Lee Neuron 2014, Elife), </w:delText>
          </w:r>
        </w:del>
        <w:del w:id="57" w:author="Rossella Falcone" w:date="2025-08-21T13:53:00Z" w16du:dateUtc="2025-08-21T17:53:00Z">
          <w:r w:rsidR="009F3CD1" w:rsidDel="003316EA">
            <w:rPr>
              <w:rFonts w:ascii="Times New Roman" w:eastAsia="Times New Roman" w:hAnsi="Times New Roman" w:cs="Times New Roman"/>
              <w:bCs/>
              <w:sz w:val="24"/>
              <w:szCs w:val="24"/>
            </w:rPr>
            <w:delText xml:space="preserve">we found that </w:delText>
          </w:r>
        </w:del>
      </w:ins>
      <w:proofErr w:type="spellStart"/>
      <w:r w:rsidRPr="00755DDA">
        <w:rPr>
          <w:rFonts w:ascii="Times New Roman" w:eastAsia="Times New Roman" w:hAnsi="Times New Roman" w:cs="Times New Roman"/>
          <w:bCs/>
          <w:sz w:val="24"/>
          <w:szCs w:val="24"/>
        </w:rPr>
        <w:t>dlPFC</w:t>
      </w:r>
      <w:proofErr w:type="spellEnd"/>
      <w:r w:rsidRPr="00755DDA">
        <w:rPr>
          <w:rFonts w:ascii="Times New Roman" w:eastAsia="Times New Roman" w:hAnsi="Times New Roman" w:cs="Times New Roman"/>
          <w:bCs/>
          <w:sz w:val="24"/>
          <w:szCs w:val="24"/>
        </w:rPr>
        <w:t xml:space="preserve"> neurons encoded reward magnitude and delay with an inverse relationship</w:t>
      </w:r>
      <w:del w:id="58" w:author="Rossella Falcone" w:date="2025-08-21T13:53:00Z" w16du:dateUtc="2025-08-21T17:53:00Z">
        <w:r w:rsidR="000726E8" w:rsidDel="003316EA">
          <w:rPr>
            <w:rFonts w:ascii="Times New Roman" w:eastAsia="Times New Roman" w:hAnsi="Times New Roman" w:cs="Times New Roman"/>
            <w:bCs/>
            <w:sz w:val="24"/>
            <w:szCs w:val="24"/>
          </w:rPr>
          <w:delText xml:space="preserve">, </w:delText>
        </w:r>
      </w:del>
      <w:ins w:id="59" w:author="Rossella Falcone" w:date="2025-08-21T13:53:00Z" w16du:dateUtc="2025-08-21T17:53:00Z">
        <w:r w:rsidR="003316EA">
          <w:rPr>
            <w:rFonts w:ascii="Times New Roman" w:eastAsia="Times New Roman" w:hAnsi="Times New Roman" w:cs="Times New Roman"/>
            <w:bCs/>
            <w:sz w:val="24"/>
            <w:szCs w:val="24"/>
          </w:rPr>
          <w:t xml:space="preserve">: </w:t>
        </w:r>
      </w:ins>
      <w:r w:rsidRPr="00755DDA">
        <w:rPr>
          <w:rFonts w:ascii="Times New Roman" w:eastAsia="Times New Roman" w:hAnsi="Times New Roman" w:cs="Times New Roman"/>
          <w:bCs/>
          <w:sz w:val="24"/>
          <w:szCs w:val="24"/>
        </w:rPr>
        <w:t>neurons firing more for larger rewards fired less for longer delays</w:t>
      </w:r>
      <w:r w:rsidR="000726E8">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 xml:space="preserve">consistent with temporal discounting. </w:t>
      </w:r>
      <w:commentRangeStart w:id="60"/>
      <w:commentRangeStart w:id="61"/>
      <w:commentRangeStart w:id="62"/>
      <w:r w:rsidRPr="00755DDA">
        <w:rPr>
          <w:rFonts w:ascii="Times New Roman" w:eastAsia="Times New Roman" w:hAnsi="Times New Roman" w:cs="Times New Roman"/>
          <w:bCs/>
          <w:sz w:val="24"/>
          <w:szCs w:val="24"/>
        </w:rPr>
        <w:t xml:space="preserve">However, this </w:t>
      </w:r>
      <w:commentRangeStart w:id="63"/>
      <w:commentRangeStart w:id="64"/>
      <w:commentRangeStart w:id="65"/>
      <w:del w:id="66" w:author="Rossella Falcone" w:date="2025-08-21T13:58:00Z" w16du:dateUtc="2025-08-21T17:58:00Z">
        <w:r w:rsidRPr="00755DDA" w:rsidDel="00BB0761">
          <w:rPr>
            <w:rFonts w:ascii="Times New Roman" w:eastAsia="Times New Roman" w:hAnsi="Times New Roman" w:cs="Times New Roman"/>
            <w:bCs/>
            <w:sz w:val="24"/>
            <w:szCs w:val="24"/>
          </w:rPr>
          <w:delText>anti-</w:delText>
        </w:r>
      </w:del>
      <w:ins w:id="67" w:author="Rossella Falcone" w:date="2025-08-21T14:08:00Z" w16du:dateUtc="2025-08-21T18:08:00Z">
        <w:r w:rsidR="00580B50">
          <w:rPr>
            <w:rFonts w:ascii="Times New Roman" w:eastAsia="Times New Roman" w:hAnsi="Times New Roman" w:cs="Times New Roman"/>
            <w:bCs/>
            <w:sz w:val="24"/>
            <w:szCs w:val="24"/>
          </w:rPr>
          <w:t xml:space="preserve"> inverse </w:t>
        </w:r>
      </w:ins>
      <w:r w:rsidRPr="00755DDA">
        <w:rPr>
          <w:rFonts w:ascii="Times New Roman" w:eastAsia="Times New Roman" w:hAnsi="Times New Roman" w:cs="Times New Roman"/>
          <w:bCs/>
          <w:sz w:val="24"/>
          <w:szCs w:val="24"/>
        </w:rPr>
        <w:t>correlat</w:t>
      </w:r>
      <w:del w:id="68" w:author="Rossella Falcone" w:date="2025-08-21T13:59:00Z" w16du:dateUtc="2025-08-21T17:59:00Z">
        <w:r w:rsidRPr="00755DDA" w:rsidDel="00BB0761">
          <w:rPr>
            <w:rFonts w:ascii="Times New Roman" w:eastAsia="Times New Roman" w:hAnsi="Times New Roman" w:cs="Times New Roman"/>
            <w:bCs/>
            <w:sz w:val="24"/>
            <w:szCs w:val="24"/>
          </w:rPr>
          <w:delText xml:space="preserve">ed </w:delText>
        </w:r>
        <w:commentRangeEnd w:id="63"/>
        <w:r w:rsidR="005E2C32" w:rsidDel="00BB0761">
          <w:rPr>
            <w:rStyle w:val="CommentReference"/>
          </w:rPr>
          <w:commentReference w:id="63"/>
        </w:r>
        <w:commentRangeEnd w:id="64"/>
        <w:r w:rsidR="00BD79FA" w:rsidDel="00BB0761">
          <w:rPr>
            <w:rStyle w:val="CommentReference"/>
          </w:rPr>
          <w:commentReference w:id="64"/>
        </w:r>
      </w:del>
      <w:commentRangeEnd w:id="65"/>
      <w:r w:rsidR="00580B50">
        <w:rPr>
          <w:rStyle w:val="CommentReference"/>
        </w:rPr>
        <w:commentReference w:id="65"/>
      </w:r>
      <w:del w:id="69" w:author="Rossella Falcone" w:date="2025-08-21T13:59:00Z" w16du:dateUtc="2025-08-21T17:59:00Z">
        <w:r w:rsidRPr="00755DDA" w:rsidDel="00BB0761">
          <w:rPr>
            <w:rFonts w:ascii="Times New Roman" w:eastAsia="Times New Roman" w:hAnsi="Times New Roman" w:cs="Times New Roman"/>
            <w:bCs/>
            <w:sz w:val="24"/>
            <w:szCs w:val="24"/>
          </w:rPr>
          <w:delText xml:space="preserve">encoding </w:delText>
        </w:r>
      </w:del>
      <w:ins w:id="70" w:author="Rossella Falcone" w:date="2025-08-21T13:59:00Z" w16du:dateUtc="2025-08-21T17:59:00Z">
        <w:r w:rsidR="00BB0761">
          <w:rPr>
            <w:rFonts w:ascii="Times New Roman" w:eastAsia="Times New Roman" w:hAnsi="Times New Roman" w:cs="Times New Roman"/>
            <w:bCs/>
            <w:sz w:val="24"/>
            <w:szCs w:val="24"/>
          </w:rPr>
          <w:t xml:space="preserve">ion </w:t>
        </w:r>
      </w:ins>
      <w:r w:rsidRPr="00755DDA">
        <w:rPr>
          <w:rFonts w:ascii="Times New Roman" w:eastAsia="Times New Roman" w:hAnsi="Times New Roman" w:cs="Times New Roman"/>
          <w:bCs/>
          <w:sz w:val="24"/>
          <w:szCs w:val="24"/>
        </w:rPr>
        <w:t xml:space="preserve">emerged earlier and strengthened as the decision point approached only in one monkey, whose behavior was more consistently </w:t>
      </w:r>
      <w:r w:rsidR="00471207" w:rsidRPr="00755DDA">
        <w:rPr>
          <w:rFonts w:ascii="Times New Roman" w:eastAsia="Times New Roman" w:hAnsi="Times New Roman" w:cs="Times New Roman"/>
          <w:bCs/>
          <w:sz w:val="24"/>
          <w:szCs w:val="24"/>
        </w:rPr>
        <w:t>goal directed</w:t>
      </w:r>
      <w:r w:rsidRPr="00755DDA">
        <w:rPr>
          <w:rFonts w:ascii="Times New Roman" w:eastAsia="Times New Roman" w:hAnsi="Times New Roman" w:cs="Times New Roman"/>
          <w:bCs/>
          <w:sz w:val="24"/>
          <w:szCs w:val="24"/>
        </w:rPr>
        <w:t>. In this animal, dlPFC activity also integrated go-signal timing with reward and delay, reflecting a flexible, model-based valuation process.</w:t>
      </w:r>
      <w:commentRangeEnd w:id="60"/>
      <w:r w:rsidR="00BD0D59">
        <w:rPr>
          <w:rStyle w:val="CommentReference"/>
        </w:rPr>
        <w:commentReference w:id="60"/>
      </w:r>
      <w:commentRangeEnd w:id="61"/>
      <w:r w:rsidR="0003799A">
        <w:rPr>
          <w:rStyle w:val="CommentReference"/>
        </w:rPr>
        <w:commentReference w:id="61"/>
      </w:r>
    </w:p>
    <w:p w14:paraId="4A1E4C3D" w14:textId="3900E8D2" w:rsidR="00755DDA" w:rsidRPr="00755DDA" w:rsidDel="00AD636E" w:rsidRDefault="00755DDA" w:rsidP="00AD636E">
      <w:pPr>
        <w:pBdr>
          <w:top w:val="nil"/>
          <w:left w:val="nil"/>
          <w:bottom w:val="nil"/>
          <w:right w:val="nil"/>
          <w:between w:val="nil"/>
        </w:pBdr>
        <w:spacing w:after="0" w:line="480" w:lineRule="auto"/>
        <w:ind w:firstLine="360"/>
        <w:rPr>
          <w:del w:id="71" w:author="Rossella Falcone" w:date="2025-08-21T14:18:00Z" w16du:dateUtc="2025-08-21T18:18:00Z"/>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 xml:space="preserve">By contrast, the second monkey exhibited weaker integration of reward and delay during the early offer period, with </w:t>
      </w:r>
      <w:ins w:id="72" w:author="Rossella Falcone" w:date="2025-08-21T14:17:00Z" w16du:dateUtc="2025-08-21T18:17:00Z">
        <w:r w:rsidR="00580B50">
          <w:rPr>
            <w:rFonts w:ascii="Times New Roman" w:eastAsia="Times New Roman" w:hAnsi="Times New Roman" w:cs="Times New Roman"/>
            <w:bCs/>
            <w:sz w:val="24"/>
            <w:szCs w:val="24"/>
          </w:rPr>
          <w:t xml:space="preserve">reward and delay signals </w:t>
        </w:r>
      </w:ins>
      <w:r w:rsidRPr="00755DDA">
        <w:rPr>
          <w:rFonts w:ascii="Times New Roman" w:eastAsia="Times New Roman" w:hAnsi="Times New Roman" w:cs="Times New Roman"/>
          <w:bCs/>
          <w:sz w:val="24"/>
          <w:szCs w:val="24"/>
        </w:rPr>
        <w:t xml:space="preserve">coupling </w:t>
      </w:r>
      <w:del w:id="73" w:author="Rossella Falcone" w:date="2025-08-21T14:17:00Z" w16du:dateUtc="2025-08-21T18:17:00Z">
        <w:r w:rsidRPr="00755DDA" w:rsidDel="00580B50">
          <w:rPr>
            <w:rFonts w:ascii="Times New Roman" w:eastAsia="Times New Roman" w:hAnsi="Times New Roman" w:cs="Times New Roman"/>
            <w:bCs/>
            <w:sz w:val="24"/>
            <w:szCs w:val="24"/>
          </w:rPr>
          <w:delText xml:space="preserve">appearing </w:delText>
        </w:r>
      </w:del>
      <w:r w:rsidRPr="00755DDA">
        <w:rPr>
          <w:rFonts w:ascii="Times New Roman" w:eastAsia="Times New Roman" w:hAnsi="Times New Roman" w:cs="Times New Roman"/>
          <w:bCs/>
          <w:sz w:val="24"/>
          <w:szCs w:val="24"/>
        </w:rPr>
        <w:t xml:space="preserve">predominantly near the go-signal, </w:t>
      </w:r>
      <w:ins w:id="74" w:author="Rossella Falcone" w:date="2025-08-21T14:17:00Z" w16du:dateUtc="2025-08-21T18:17:00Z">
        <w:r w:rsidR="00580B50">
          <w:rPr>
            <w:rFonts w:ascii="Times New Roman" w:eastAsia="Times New Roman" w:hAnsi="Times New Roman" w:cs="Times New Roman"/>
            <w:bCs/>
            <w:sz w:val="24"/>
            <w:szCs w:val="24"/>
          </w:rPr>
          <w:t>consistent with a more reactive, model-free strategy that rel</w:t>
        </w:r>
      </w:ins>
      <w:ins w:id="75" w:author="Rossella Falcone" w:date="2025-08-21T14:18:00Z" w16du:dateUtc="2025-08-21T18:18:00Z">
        <w:r w:rsidR="00580B50">
          <w:rPr>
            <w:rFonts w:ascii="Times New Roman" w:eastAsia="Times New Roman" w:hAnsi="Times New Roman" w:cs="Times New Roman"/>
            <w:bCs/>
            <w:sz w:val="24"/>
            <w:szCs w:val="24"/>
          </w:rPr>
          <w:t xml:space="preserve">ies on immediate </w:t>
        </w:r>
      </w:ins>
      <w:ins w:id="76" w:author="Rossella Falcone" w:date="2025-08-21T14:19:00Z" w16du:dateUtc="2025-08-21T18:19:00Z">
        <w:r w:rsidR="0003799A">
          <w:rPr>
            <w:rFonts w:ascii="Times New Roman" w:eastAsia="Times New Roman" w:hAnsi="Times New Roman" w:cs="Times New Roman"/>
            <w:bCs/>
            <w:sz w:val="24"/>
            <w:szCs w:val="24"/>
          </w:rPr>
          <w:t>go-signals</w:t>
        </w:r>
      </w:ins>
      <w:ins w:id="77" w:author="Rossella Falcone" w:date="2025-08-21T14:18:00Z" w16du:dateUtc="2025-08-21T18:18:00Z">
        <w:r w:rsidR="00580B50">
          <w:rPr>
            <w:rFonts w:ascii="Times New Roman" w:eastAsia="Times New Roman" w:hAnsi="Times New Roman" w:cs="Times New Roman"/>
            <w:bCs/>
            <w:sz w:val="24"/>
            <w:szCs w:val="24"/>
          </w:rPr>
          <w:t xml:space="preserve"> rather than </w:t>
        </w:r>
      </w:ins>
      <w:ins w:id="78" w:author="Rossella Falcone" w:date="2025-08-21T14:18:00Z">
        <w:r w:rsidR="00580B50" w:rsidRPr="00580B50">
          <w:rPr>
            <w:rFonts w:ascii="Times New Roman" w:eastAsia="Times New Roman" w:hAnsi="Times New Roman" w:cs="Times New Roman"/>
            <w:bCs/>
            <w:sz w:val="24"/>
            <w:szCs w:val="24"/>
          </w:rPr>
          <w:t>prospective computation.</w:t>
        </w:r>
      </w:ins>
      <w:ins w:id="79" w:author="Rossella Falcone" w:date="2025-08-21T14:18:00Z" w16du:dateUtc="2025-08-21T18:18:00Z">
        <w:r w:rsidR="00AD636E">
          <w:rPr>
            <w:rFonts w:ascii="Times New Roman" w:eastAsia="Times New Roman" w:hAnsi="Times New Roman" w:cs="Times New Roman"/>
            <w:bCs/>
            <w:sz w:val="24"/>
            <w:szCs w:val="24"/>
          </w:rPr>
          <w:t xml:space="preserve"> </w:t>
        </w:r>
      </w:ins>
      <w:commentRangeEnd w:id="62"/>
      <w:r w:rsidR="005F4875">
        <w:rPr>
          <w:rStyle w:val="CommentReference"/>
        </w:rPr>
        <w:commentReference w:id="62"/>
      </w:r>
      <w:del w:id="80" w:author="Rossella Falcone" w:date="2025-08-21T14:18:00Z" w16du:dateUtc="2025-08-21T18:18:00Z">
        <w:r w:rsidRPr="00755DDA" w:rsidDel="00AD636E">
          <w:rPr>
            <w:rFonts w:ascii="Times New Roman" w:eastAsia="Times New Roman" w:hAnsi="Times New Roman" w:cs="Times New Roman"/>
            <w:bCs/>
            <w:sz w:val="24"/>
            <w:szCs w:val="24"/>
          </w:rPr>
          <w:delText xml:space="preserve">which </w:delText>
        </w:r>
      </w:del>
      <w:del w:id="81" w:author="Rossella Falcone" w:date="2025-08-21T13:55:00Z" w16du:dateUtc="2025-08-21T17:55:00Z">
        <w:r w:rsidRPr="00755DDA" w:rsidDel="00BB0761">
          <w:rPr>
            <w:rFonts w:ascii="Times New Roman" w:eastAsia="Times New Roman" w:hAnsi="Times New Roman" w:cs="Times New Roman"/>
            <w:bCs/>
            <w:sz w:val="24"/>
            <w:szCs w:val="24"/>
          </w:rPr>
          <w:delText xml:space="preserve">functioned </w:delText>
        </w:r>
      </w:del>
      <w:del w:id="82" w:author="Rossella Falcone" w:date="2025-08-21T14:18:00Z" w16du:dateUtc="2025-08-21T18:18:00Z">
        <w:r w:rsidRPr="00755DDA" w:rsidDel="00AD636E">
          <w:rPr>
            <w:rFonts w:ascii="Times New Roman" w:eastAsia="Times New Roman" w:hAnsi="Times New Roman" w:cs="Times New Roman"/>
            <w:bCs/>
            <w:sz w:val="24"/>
            <w:szCs w:val="24"/>
          </w:rPr>
          <w:delText xml:space="preserve">more as a visual cue than a temporal marker. </w:delText>
        </w:r>
      </w:del>
      <w:del w:id="83" w:author="Rossella Falcone" w:date="2025-08-21T13:55:00Z" w16du:dateUtc="2025-08-21T17:55:00Z">
        <w:r w:rsidRPr="00755DDA" w:rsidDel="00BB0761">
          <w:rPr>
            <w:rFonts w:ascii="Times New Roman" w:eastAsia="Times New Roman" w:hAnsi="Times New Roman" w:cs="Times New Roman"/>
            <w:bCs/>
            <w:sz w:val="24"/>
            <w:szCs w:val="24"/>
          </w:rPr>
          <w:delText>This pattern suggested a more reactive, stimulus-driven decision strategy.</w:delText>
        </w:r>
      </w:del>
    </w:p>
    <w:p w14:paraId="075F9FB3"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Decoding analyses confirmed these differences, revealing unified value signals in the first monkey but more independent reward and delay representations in the second.</w:t>
      </w:r>
    </w:p>
    <w:p w14:paraId="7A7E39D7" w14:textId="38701F9A" w:rsid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lastRenderedPageBreak/>
        <w:t xml:space="preserve">Together, our results demonstrate that dlPFC value computations are dynamically shaped by both offer features and task </w:t>
      </w:r>
      <w:r w:rsidR="00DB1F09">
        <w:rPr>
          <w:rFonts w:ascii="Times New Roman" w:eastAsia="Times New Roman" w:hAnsi="Times New Roman" w:cs="Times New Roman"/>
          <w:bCs/>
          <w:sz w:val="24"/>
          <w:szCs w:val="24"/>
        </w:rPr>
        <w:t>demands</w:t>
      </w:r>
      <w:r w:rsidRPr="00755DDA">
        <w:rPr>
          <w:rFonts w:ascii="Times New Roman" w:eastAsia="Times New Roman" w:hAnsi="Times New Roman" w:cs="Times New Roman"/>
          <w:bCs/>
          <w:sz w:val="24"/>
          <w:szCs w:val="24"/>
        </w:rPr>
        <w:t>, and that individual differences in these neural integration processes underlie variability in temporal discounting behavior.</w:t>
      </w:r>
    </w:p>
    <w:p w14:paraId="7E3E2528" w14:textId="77777777" w:rsid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p>
    <w:p w14:paraId="12FC643B" w14:textId="264034AC" w:rsidR="00755DDA" w:rsidRPr="00755DDA" w:rsidRDefault="00755DDA" w:rsidP="00755DDA">
      <w:pPr>
        <w:pBdr>
          <w:top w:val="nil"/>
          <w:left w:val="nil"/>
          <w:bottom w:val="nil"/>
          <w:right w:val="nil"/>
          <w:between w:val="nil"/>
        </w:pBdr>
        <w:spacing w:after="0" w:line="480" w:lineRule="auto"/>
        <w:rPr>
          <w:rFonts w:ascii="Times New Roman" w:eastAsia="Times New Roman" w:hAnsi="Times New Roman" w:cs="Times New Roman"/>
          <w:b/>
          <w:sz w:val="24"/>
          <w:szCs w:val="24"/>
        </w:rPr>
      </w:pPr>
      <w:r w:rsidRPr="00755DDA">
        <w:rPr>
          <w:rFonts w:ascii="Times New Roman" w:eastAsia="Times New Roman" w:hAnsi="Times New Roman" w:cs="Times New Roman"/>
          <w:b/>
          <w:sz w:val="24"/>
          <w:szCs w:val="24"/>
        </w:rPr>
        <w:t>Introduction</w:t>
      </w:r>
    </w:p>
    <w:p w14:paraId="7D2C5CE0" w14:textId="3B26059C" w:rsidR="00FE0A6A" w:rsidRPr="008459E8" w:rsidRDefault="005D41C4" w:rsidP="003369C5">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Temporal discounting </w:t>
      </w:r>
      <w:r w:rsidR="00840620">
        <w:rPr>
          <w:rFonts w:ascii="Times New Roman" w:eastAsia="Times New Roman" w:hAnsi="Times New Roman" w:cs="Times New Roman"/>
          <w:bCs/>
          <w:sz w:val="24"/>
          <w:szCs w:val="24"/>
        </w:rPr>
        <w:t>refers to</w:t>
      </w:r>
      <w:r w:rsidR="00A16825" w:rsidRPr="00A16825">
        <w:rPr>
          <w:rFonts w:ascii="Times New Roman" w:eastAsia="Times New Roman" w:hAnsi="Times New Roman" w:cs="Times New Roman"/>
          <w:bCs/>
          <w:sz w:val="24"/>
          <w:szCs w:val="24"/>
        </w:rPr>
        <w:t xml:space="preserve"> the tendency to assign less value to rewards that are delayed in time </w:t>
      </w:r>
      <w:r w:rsidR="006C2F67" w:rsidRPr="008459E8">
        <w:rPr>
          <w:rFonts w:ascii="Times New Roman" w:eastAsia="Times New Roman" w:hAnsi="Times New Roman" w:cs="Times New Roman"/>
          <w:bCs/>
          <w:sz w:val="24"/>
          <w:szCs w:val="24"/>
        </w:rPr>
        <w:t>(</w:t>
      </w:r>
      <w:commentRangeStart w:id="84"/>
      <w:r w:rsidR="00E11A20" w:rsidRPr="007477BF">
        <w:rPr>
          <w:rFonts w:ascii="Times New Roman" w:eastAsia="Times New Roman" w:hAnsi="Times New Roman" w:cs="Times New Roman"/>
          <w:b/>
          <w:sz w:val="24"/>
          <w:szCs w:val="24"/>
        </w:rPr>
        <w:t>Ainslie, 1975</w:t>
      </w:r>
      <w:commentRangeEnd w:id="84"/>
      <w:r w:rsidR="00D268C9">
        <w:rPr>
          <w:rStyle w:val="CommentReference"/>
        </w:rPr>
        <w:commentReference w:id="84"/>
      </w:r>
      <w:r w:rsidR="00E11A20">
        <w:rPr>
          <w:rFonts w:ascii="Times New Roman" w:eastAsia="Times New Roman" w:hAnsi="Times New Roman" w:cs="Times New Roman"/>
          <w:bCs/>
          <w:sz w:val="24"/>
          <w:szCs w:val="24"/>
        </w:rPr>
        <w:t xml:space="preserve">; </w:t>
      </w:r>
      <w:commentRangeStart w:id="85"/>
      <w:r w:rsidR="00EA432C">
        <w:rPr>
          <w:rFonts w:ascii="Times New Roman" w:eastAsia="Times New Roman" w:hAnsi="Times New Roman" w:cs="Times New Roman"/>
          <w:b/>
          <w:sz w:val="24"/>
          <w:szCs w:val="24"/>
        </w:rPr>
        <w:t>Mazur, 1987</w:t>
      </w:r>
      <w:commentRangeEnd w:id="85"/>
      <w:r w:rsidR="00443B27">
        <w:rPr>
          <w:rStyle w:val="CommentReference"/>
        </w:rPr>
        <w:commentReference w:id="85"/>
      </w:r>
      <w:r w:rsidR="006C2F67" w:rsidRPr="008459E8">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DB2517" w:rsidRPr="008459E8">
        <w:rPr>
          <w:rFonts w:ascii="Times New Roman" w:eastAsia="Times New Roman" w:hAnsi="Times New Roman" w:cs="Times New Roman"/>
          <w:bCs/>
          <w:sz w:val="24"/>
          <w:szCs w:val="24"/>
        </w:rPr>
        <w:t>This</w:t>
      </w:r>
      <w:r w:rsidR="00E836AA" w:rsidRPr="008459E8">
        <w:rPr>
          <w:rFonts w:ascii="Times New Roman" w:eastAsia="Times New Roman" w:hAnsi="Times New Roman" w:cs="Times New Roman"/>
          <w:bCs/>
          <w:sz w:val="24"/>
          <w:szCs w:val="24"/>
        </w:rPr>
        <w:t xml:space="preserve"> </w:t>
      </w:r>
      <w:r w:rsidR="000B16AE">
        <w:rPr>
          <w:rFonts w:ascii="Times New Roman" w:eastAsia="Times New Roman" w:hAnsi="Times New Roman" w:cs="Times New Roman"/>
          <w:bCs/>
          <w:sz w:val="24"/>
          <w:szCs w:val="24"/>
        </w:rPr>
        <w:t xml:space="preserve">trade-off between </w:t>
      </w:r>
      <w:r w:rsidR="002B4EC8">
        <w:rPr>
          <w:rFonts w:ascii="Times New Roman" w:eastAsia="Times New Roman" w:hAnsi="Times New Roman" w:cs="Times New Roman"/>
          <w:bCs/>
          <w:sz w:val="24"/>
          <w:szCs w:val="24"/>
        </w:rPr>
        <w:t xml:space="preserve">reward </w:t>
      </w:r>
      <w:r w:rsidR="00C47ED0">
        <w:rPr>
          <w:rFonts w:ascii="Times New Roman" w:eastAsia="Times New Roman" w:hAnsi="Times New Roman" w:cs="Times New Roman"/>
          <w:bCs/>
          <w:sz w:val="24"/>
          <w:szCs w:val="24"/>
        </w:rPr>
        <w:t xml:space="preserve">magnitude </w:t>
      </w:r>
      <w:r w:rsidR="000B16AE">
        <w:rPr>
          <w:rFonts w:ascii="Times New Roman" w:eastAsia="Times New Roman" w:hAnsi="Times New Roman" w:cs="Times New Roman"/>
          <w:bCs/>
          <w:sz w:val="24"/>
          <w:szCs w:val="24"/>
        </w:rPr>
        <w:t xml:space="preserve">and </w:t>
      </w:r>
      <w:r w:rsidR="008B5352">
        <w:rPr>
          <w:rFonts w:ascii="Times New Roman" w:eastAsia="Times New Roman" w:hAnsi="Times New Roman" w:cs="Times New Roman"/>
          <w:bCs/>
          <w:sz w:val="24"/>
          <w:szCs w:val="24"/>
        </w:rPr>
        <w:t xml:space="preserve">delay </w:t>
      </w:r>
      <w:r w:rsidR="00DB2517" w:rsidRPr="008459E8">
        <w:rPr>
          <w:rFonts w:ascii="Times New Roman" w:eastAsia="Times New Roman" w:hAnsi="Times New Roman" w:cs="Times New Roman"/>
          <w:bCs/>
          <w:sz w:val="24"/>
          <w:szCs w:val="24"/>
        </w:rPr>
        <w:t xml:space="preserve">is </w:t>
      </w:r>
      <w:r w:rsidR="003369C5">
        <w:rPr>
          <w:rFonts w:ascii="Times New Roman" w:eastAsia="Times New Roman" w:hAnsi="Times New Roman" w:cs="Times New Roman"/>
          <w:bCs/>
          <w:sz w:val="24"/>
          <w:szCs w:val="24"/>
        </w:rPr>
        <w:t xml:space="preserve">central to </w:t>
      </w:r>
      <w:r w:rsidR="00F66B49">
        <w:rPr>
          <w:rFonts w:ascii="Times New Roman" w:eastAsia="Times New Roman" w:hAnsi="Times New Roman" w:cs="Times New Roman"/>
          <w:bCs/>
          <w:sz w:val="24"/>
          <w:szCs w:val="24"/>
        </w:rPr>
        <w:t xml:space="preserve">many everyday </w:t>
      </w:r>
      <w:r w:rsidR="001D12C8">
        <w:rPr>
          <w:rFonts w:ascii="Times New Roman" w:eastAsia="Times New Roman" w:hAnsi="Times New Roman" w:cs="Times New Roman"/>
          <w:bCs/>
          <w:sz w:val="24"/>
          <w:szCs w:val="24"/>
        </w:rPr>
        <w:t>decisions</w:t>
      </w:r>
      <w:r w:rsidR="00C978BF" w:rsidRPr="008459E8">
        <w:rPr>
          <w:rFonts w:ascii="Times New Roman" w:eastAsia="Times New Roman" w:hAnsi="Times New Roman" w:cs="Times New Roman"/>
          <w:bCs/>
          <w:sz w:val="24"/>
          <w:szCs w:val="24"/>
        </w:rPr>
        <w:t xml:space="preserve"> </w:t>
      </w:r>
      <w:r w:rsidR="00551C22">
        <w:rPr>
          <w:rFonts w:ascii="Times New Roman" w:eastAsia="Times New Roman" w:hAnsi="Times New Roman" w:cs="Times New Roman"/>
          <w:bCs/>
          <w:sz w:val="24"/>
          <w:szCs w:val="24"/>
        </w:rPr>
        <w:t>that involve</w:t>
      </w:r>
      <w:r w:rsidR="00E34D76" w:rsidRPr="008459E8">
        <w:rPr>
          <w:rFonts w:ascii="Times New Roman" w:eastAsia="Times New Roman" w:hAnsi="Times New Roman" w:cs="Times New Roman"/>
          <w:bCs/>
          <w:sz w:val="24"/>
          <w:szCs w:val="24"/>
        </w:rPr>
        <w:t xml:space="preserve"> </w:t>
      </w:r>
      <w:r w:rsidR="00E979CE" w:rsidRPr="008459E8">
        <w:rPr>
          <w:rFonts w:ascii="Times New Roman" w:eastAsia="Times New Roman" w:hAnsi="Times New Roman" w:cs="Times New Roman"/>
          <w:bCs/>
          <w:sz w:val="24"/>
          <w:szCs w:val="24"/>
        </w:rPr>
        <w:t>choos</w:t>
      </w:r>
      <w:r w:rsidR="001D12C8">
        <w:rPr>
          <w:rFonts w:ascii="Times New Roman" w:eastAsia="Times New Roman" w:hAnsi="Times New Roman" w:cs="Times New Roman"/>
          <w:bCs/>
          <w:sz w:val="24"/>
          <w:szCs w:val="24"/>
        </w:rPr>
        <w:t>ing</w:t>
      </w:r>
      <w:r w:rsidR="00E979CE"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something small now</w:t>
      </w:r>
      <w:r w:rsidR="001448FB" w:rsidRPr="008459E8">
        <w:rPr>
          <w:rFonts w:ascii="Times New Roman" w:eastAsia="Times New Roman" w:hAnsi="Times New Roman" w:cs="Times New Roman"/>
          <w:bCs/>
          <w:sz w:val="24"/>
          <w:szCs w:val="24"/>
        </w:rPr>
        <w:t xml:space="preserve"> </w:t>
      </w:r>
      <w:r w:rsidR="00E34D76">
        <w:rPr>
          <w:rFonts w:ascii="Times New Roman" w:eastAsia="Times New Roman" w:hAnsi="Times New Roman" w:cs="Times New Roman"/>
          <w:bCs/>
          <w:sz w:val="24"/>
          <w:szCs w:val="24"/>
        </w:rPr>
        <w:t>vs</w:t>
      </w:r>
      <w:r w:rsidR="00551C22">
        <w:rPr>
          <w:rFonts w:ascii="Times New Roman" w:eastAsia="Times New Roman" w:hAnsi="Times New Roman" w:cs="Times New Roman"/>
          <w:bCs/>
          <w:sz w:val="24"/>
          <w:szCs w:val="24"/>
        </w:rPr>
        <w:t>.</w:t>
      </w:r>
      <w:r w:rsidR="00E34D76">
        <w:rPr>
          <w:rFonts w:ascii="Times New Roman" w:eastAsia="Times New Roman" w:hAnsi="Times New Roman" w:cs="Times New Roman"/>
          <w:bCs/>
          <w:sz w:val="24"/>
          <w:szCs w:val="24"/>
        </w:rPr>
        <w:t xml:space="preserve"> </w:t>
      </w:r>
      <w:r w:rsidR="00B10A59">
        <w:rPr>
          <w:rFonts w:ascii="Times New Roman" w:eastAsia="Times New Roman" w:hAnsi="Times New Roman" w:cs="Times New Roman"/>
          <w:bCs/>
          <w:sz w:val="24"/>
          <w:szCs w:val="24"/>
        </w:rPr>
        <w:t>waiting for</w:t>
      </w:r>
      <w:r w:rsidR="001448FB"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 xml:space="preserve">something </w:t>
      </w:r>
      <w:r w:rsidR="006057F1">
        <w:rPr>
          <w:rFonts w:ascii="Times New Roman" w:eastAsia="Times New Roman" w:hAnsi="Times New Roman" w:cs="Times New Roman"/>
          <w:bCs/>
          <w:sz w:val="24"/>
          <w:szCs w:val="24"/>
        </w:rPr>
        <w:t>large</w:t>
      </w:r>
      <w:r w:rsidR="001F5170" w:rsidRPr="008459E8">
        <w:rPr>
          <w:rFonts w:ascii="Times New Roman" w:eastAsia="Times New Roman" w:hAnsi="Times New Roman" w:cs="Times New Roman"/>
          <w:bCs/>
          <w:sz w:val="24"/>
          <w:szCs w:val="24"/>
        </w:rPr>
        <w:t xml:space="preserve">r later. </w:t>
      </w:r>
    </w:p>
    <w:p w14:paraId="2E2F46A1" w14:textId="4D6AB008" w:rsidR="00245A19" w:rsidRPr="008459E8" w:rsidRDefault="00B47573"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well-known example</w:t>
      </w:r>
      <w:r w:rsidR="00165DDA" w:rsidRPr="008459E8">
        <w:rPr>
          <w:rFonts w:ascii="Times New Roman" w:eastAsia="Times New Roman" w:hAnsi="Times New Roman" w:cs="Times New Roman"/>
          <w:bCs/>
          <w:sz w:val="24"/>
          <w:szCs w:val="24"/>
        </w:rPr>
        <w:t xml:space="preserve"> is the </w:t>
      </w:r>
      <w:r w:rsidR="00645FB9">
        <w:rPr>
          <w:rFonts w:ascii="Times New Roman" w:eastAsia="Times New Roman" w:hAnsi="Times New Roman" w:cs="Times New Roman"/>
          <w:bCs/>
          <w:sz w:val="24"/>
          <w:szCs w:val="24"/>
        </w:rPr>
        <w:t>‘</w:t>
      </w:r>
      <w:r w:rsidR="00165DDA" w:rsidRPr="008459E8">
        <w:rPr>
          <w:rFonts w:ascii="Times New Roman" w:eastAsia="Times New Roman" w:hAnsi="Times New Roman" w:cs="Times New Roman"/>
          <w:bCs/>
          <w:sz w:val="24"/>
          <w:szCs w:val="24"/>
        </w:rPr>
        <w:t>marshmallow</w:t>
      </w:r>
      <w:r w:rsidR="00645FB9">
        <w:rPr>
          <w:rFonts w:ascii="Times New Roman" w:eastAsia="Times New Roman" w:hAnsi="Times New Roman" w:cs="Times New Roman"/>
          <w:bCs/>
          <w:sz w:val="24"/>
          <w:szCs w:val="24"/>
        </w:rPr>
        <w:t>’</w:t>
      </w:r>
      <w:r w:rsidR="00165DDA" w:rsidRPr="008459E8">
        <w:rPr>
          <w:rFonts w:ascii="Times New Roman" w:eastAsia="Times New Roman" w:hAnsi="Times New Roman" w:cs="Times New Roman"/>
          <w:bCs/>
          <w:sz w:val="24"/>
          <w:szCs w:val="24"/>
        </w:rPr>
        <w:t xml:space="preserve"> test, </w:t>
      </w:r>
      <w:r w:rsidR="001D7834" w:rsidRPr="008459E8">
        <w:rPr>
          <w:rFonts w:ascii="Times New Roman" w:eastAsia="Times New Roman" w:hAnsi="Times New Roman" w:cs="Times New Roman"/>
          <w:bCs/>
          <w:sz w:val="24"/>
          <w:szCs w:val="24"/>
        </w:rPr>
        <w:t>in which</w:t>
      </w:r>
      <w:r w:rsidR="00613873" w:rsidRPr="008459E8">
        <w:rPr>
          <w:rFonts w:ascii="Times New Roman" w:eastAsia="Times New Roman" w:hAnsi="Times New Roman" w:cs="Times New Roman"/>
          <w:bCs/>
          <w:sz w:val="24"/>
          <w:szCs w:val="24"/>
        </w:rPr>
        <w:t xml:space="preserve"> children</w:t>
      </w:r>
      <w:r w:rsidR="00062092" w:rsidRPr="008459E8">
        <w:rPr>
          <w:rFonts w:ascii="Times New Roman" w:eastAsia="Times New Roman" w:hAnsi="Times New Roman" w:cs="Times New Roman"/>
          <w:bCs/>
          <w:sz w:val="24"/>
          <w:szCs w:val="24"/>
        </w:rPr>
        <w:t xml:space="preserve"> were given a choice between eating one marshmallow immediately or </w:t>
      </w:r>
      <w:r w:rsidR="00EA714E">
        <w:rPr>
          <w:rFonts w:ascii="Times New Roman" w:eastAsia="Times New Roman" w:hAnsi="Times New Roman" w:cs="Times New Roman"/>
          <w:bCs/>
          <w:sz w:val="24"/>
          <w:szCs w:val="24"/>
        </w:rPr>
        <w:t xml:space="preserve">waiting to receive </w:t>
      </w:r>
      <w:r w:rsidR="00062092" w:rsidRPr="008459E8">
        <w:rPr>
          <w:rFonts w:ascii="Times New Roman" w:eastAsia="Times New Roman" w:hAnsi="Times New Roman" w:cs="Times New Roman"/>
          <w:bCs/>
          <w:sz w:val="24"/>
          <w:szCs w:val="24"/>
        </w:rPr>
        <w:t>two</w:t>
      </w:r>
      <w:r w:rsidR="009A1258">
        <w:rPr>
          <w:rFonts w:ascii="Times New Roman" w:eastAsia="Times New Roman" w:hAnsi="Times New Roman" w:cs="Times New Roman"/>
          <w:bCs/>
          <w:sz w:val="24"/>
          <w:szCs w:val="24"/>
        </w:rPr>
        <w:t xml:space="preserve"> (</w:t>
      </w:r>
      <w:r w:rsidR="00EE1000" w:rsidRPr="00EE1000">
        <w:rPr>
          <w:rFonts w:ascii="Times New Roman" w:eastAsia="Times New Roman" w:hAnsi="Times New Roman" w:cs="Times New Roman"/>
          <w:b/>
          <w:sz w:val="24"/>
          <w:szCs w:val="24"/>
        </w:rPr>
        <w:t>Mischel and Ebbesen, 1970</w:t>
      </w:r>
      <w:r w:rsidR="00EE1000">
        <w:rPr>
          <w:rFonts w:ascii="Times New Roman" w:eastAsia="Times New Roman" w:hAnsi="Times New Roman" w:cs="Times New Roman"/>
          <w:bCs/>
          <w:sz w:val="24"/>
          <w:szCs w:val="24"/>
        </w:rPr>
        <w:t xml:space="preserve">) </w:t>
      </w:r>
      <w:commentRangeStart w:id="86"/>
      <w:r w:rsidR="002C066C">
        <w:rPr>
          <w:rFonts w:ascii="Times New Roman" w:eastAsia="Times New Roman" w:hAnsi="Times New Roman" w:cs="Times New Roman"/>
          <w:b/>
          <w:sz w:val="24"/>
          <w:szCs w:val="24"/>
        </w:rPr>
        <w:t>ref</w:t>
      </w:r>
      <w:commentRangeEnd w:id="86"/>
      <w:r w:rsidR="002C066C">
        <w:rPr>
          <w:rStyle w:val="CommentReference"/>
        </w:rPr>
        <w:commentReference w:id="86"/>
      </w:r>
      <w:r w:rsidR="009A1258" w:rsidRPr="009A1258">
        <w:rPr>
          <w:rFonts w:ascii="Times New Roman" w:eastAsia="Times New Roman" w:hAnsi="Times New Roman" w:cs="Times New Roman"/>
          <w:bCs/>
          <w:sz w:val="24"/>
          <w:szCs w:val="24"/>
        </w:rPr>
        <w:t>)</w:t>
      </w:r>
      <w:r w:rsidR="00062092" w:rsidRPr="008459E8">
        <w:rPr>
          <w:rFonts w:ascii="Times New Roman" w:eastAsia="Times New Roman" w:hAnsi="Times New Roman" w:cs="Times New Roman"/>
          <w:bCs/>
          <w:sz w:val="24"/>
          <w:szCs w:val="24"/>
        </w:rPr>
        <w:t xml:space="preserve">. </w:t>
      </w:r>
      <w:r w:rsidR="00C97832">
        <w:rPr>
          <w:rFonts w:ascii="Times New Roman" w:eastAsia="Times New Roman" w:hAnsi="Times New Roman" w:cs="Times New Roman"/>
          <w:bCs/>
          <w:sz w:val="24"/>
          <w:szCs w:val="24"/>
        </w:rPr>
        <w:t>Although confounded with socioeconomic background, t</w:t>
      </w:r>
      <w:r w:rsidR="0017204D" w:rsidRPr="008459E8">
        <w:rPr>
          <w:rFonts w:ascii="Times New Roman" w:eastAsia="Times New Roman" w:hAnsi="Times New Roman" w:cs="Times New Roman"/>
          <w:bCs/>
          <w:sz w:val="24"/>
          <w:szCs w:val="24"/>
        </w:rPr>
        <w:t>h</w:t>
      </w:r>
      <w:r w:rsidR="00EA714E">
        <w:rPr>
          <w:rFonts w:ascii="Times New Roman" w:eastAsia="Times New Roman" w:hAnsi="Times New Roman" w:cs="Times New Roman"/>
          <w:bCs/>
          <w:sz w:val="24"/>
          <w:szCs w:val="24"/>
        </w:rPr>
        <w:t>is</w:t>
      </w:r>
      <w:r w:rsidR="0017204D" w:rsidRPr="008459E8">
        <w:rPr>
          <w:rFonts w:ascii="Times New Roman" w:eastAsia="Times New Roman" w:hAnsi="Times New Roman" w:cs="Times New Roman"/>
          <w:bCs/>
          <w:sz w:val="24"/>
          <w:szCs w:val="24"/>
        </w:rPr>
        <w:t xml:space="preserve"> </w:t>
      </w:r>
      <w:r w:rsidR="00BA7D58" w:rsidRPr="008459E8">
        <w:rPr>
          <w:rFonts w:ascii="Times New Roman" w:eastAsia="Times New Roman" w:hAnsi="Times New Roman" w:cs="Times New Roman"/>
          <w:bCs/>
          <w:sz w:val="24"/>
          <w:szCs w:val="24"/>
        </w:rPr>
        <w:t xml:space="preserve">test </w:t>
      </w:r>
      <w:r w:rsidR="0017204D" w:rsidRPr="008459E8">
        <w:rPr>
          <w:rFonts w:ascii="Times New Roman" w:eastAsia="Times New Roman" w:hAnsi="Times New Roman" w:cs="Times New Roman"/>
          <w:bCs/>
          <w:sz w:val="24"/>
          <w:szCs w:val="24"/>
        </w:rPr>
        <w:t xml:space="preserve">revealed individual differences in how </w:t>
      </w:r>
      <w:r w:rsidR="006B7E50" w:rsidRPr="008459E8">
        <w:rPr>
          <w:rFonts w:ascii="Times New Roman" w:eastAsia="Times New Roman" w:hAnsi="Times New Roman" w:cs="Times New Roman"/>
          <w:bCs/>
          <w:sz w:val="24"/>
          <w:szCs w:val="24"/>
        </w:rPr>
        <w:t>children</w:t>
      </w:r>
      <w:r w:rsidR="0017204D" w:rsidRPr="008459E8">
        <w:rPr>
          <w:rFonts w:ascii="Times New Roman" w:eastAsia="Times New Roman" w:hAnsi="Times New Roman" w:cs="Times New Roman"/>
          <w:bCs/>
          <w:sz w:val="24"/>
          <w:szCs w:val="24"/>
        </w:rPr>
        <w:t xml:space="preserve"> </w:t>
      </w:r>
      <w:r w:rsidR="00723B0F">
        <w:rPr>
          <w:rFonts w:ascii="Times New Roman" w:eastAsia="Times New Roman" w:hAnsi="Times New Roman" w:cs="Times New Roman"/>
          <w:bCs/>
          <w:sz w:val="24"/>
          <w:szCs w:val="24"/>
        </w:rPr>
        <w:t>tolerate delay</w:t>
      </w:r>
      <w:r w:rsidR="00547CE4">
        <w:rPr>
          <w:rFonts w:ascii="Times New Roman" w:eastAsia="Times New Roman" w:hAnsi="Times New Roman" w:cs="Times New Roman"/>
          <w:bCs/>
          <w:sz w:val="24"/>
          <w:szCs w:val="24"/>
        </w:rPr>
        <w:t xml:space="preserve"> </w:t>
      </w:r>
      <w:r w:rsidR="004A106E">
        <w:rPr>
          <w:rFonts w:ascii="Times New Roman" w:eastAsia="Times New Roman" w:hAnsi="Times New Roman" w:cs="Times New Roman"/>
          <w:bCs/>
          <w:sz w:val="24"/>
          <w:szCs w:val="24"/>
        </w:rPr>
        <w:t>and</w:t>
      </w:r>
      <w:r w:rsidR="002F471A">
        <w:rPr>
          <w:rFonts w:ascii="Times New Roman" w:eastAsia="Times New Roman" w:hAnsi="Times New Roman" w:cs="Times New Roman"/>
          <w:bCs/>
          <w:sz w:val="24"/>
          <w:szCs w:val="24"/>
        </w:rPr>
        <w:t xml:space="preserve"> </w:t>
      </w:r>
      <w:r w:rsidR="00547CE4">
        <w:rPr>
          <w:rFonts w:ascii="Times New Roman" w:eastAsia="Times New Roman" w:hAnsi="Times New Roman" w:cs="Times New Roman"/>
          <w:bCs/>
          <w:sz w:val="24"/>
          <w:szCs w:val="24"/>
        </w:rPr>
        <w:t>self-control</w:t>
      </w:r>
      <w:r w:rsidR="0008495F" w:rsidRPr="008459E8">
        <w:rPr>
          <w:rFonts w:ascii="Times New Roman" w:eastAsia="Times New Roman" w:hAnsi="Times New Roman" w:cs="Times New Roman"/>
          <w:bCs/>
          <w:sz w:val="24"/>
          <w:szCs w:val="24"/>
        </w:rPr>
        <w:t xml:space="preserve">, with some children resisting </w:t>
      </w:r>
      <w:r w:rsidR="008E5317" w:rsidRPr="008459E8">
        <w:rPr>
          <w:rFonts w:ascii="Times New Roman" w:eastAsia="Times New Roman" w:hAnsi="Times New Roman" w:cs="Times New Roman"/>
          <w:bCs/>
          <w:sz w:val="24"/>
          <w:szCs w:val="24"/>
        </w:rPr>
        <w:t>immediate</w:t>
      </w:r>
      <w:r w:rsidR="0008495F" w:rsidRPr="008459E8">
        <w:rPr>
          <w:rFonts w:ascii="Times New Roman" w:eastAsia="Times New Roman" w:hAnsi="Times New Roman" w:cs="Times New Roman"/>
          <w:bCs/>
          <w:sz w:val="24"/>
          <w:szCs w:val="24"/>
        </w:rPr>
        <w:t xml:space="preserve"> </w:t>
      </w:r>
      <w:r w:rsidR="00167529">
        <w:rPr>
          <w:rFonts w:ascii="Times New Roman" w:eastAsia="Times New Roman" w:hAnsi="Times New Roman" w:cs="Times New Roman"/>
          <w:bCs/>
          <w:sz w:val="24"/>
          <w:szCs w:val="24"/>
        </w:rPr>
        <w:t xml:space="preserve">gratification and </w:t>
      </w:r>
      <w:r w:rsidR="0008495F" w:rsidRPr="008459E8">
        <w:rPr>
          <w:rFonts w:ascii="Times New Roman" w:eastAsia="Times New Roman" w:hAnsi="Times New Roman" w:cs="Times New Roman"/>
          <w:bCs/>
          <w:sz w:val="24"/>
          <w:szCs w:val="24"/>
        </w:rPr>
        <w:t xml:space="preserve">others </w:t>
      </w:r>
      <w:r w:rsidR="009B2DFA">
        <w:rPr>
          <w:rFonts w:ascii="Times New Roman" w:eastAsia="Times New Roman" w:hAnsi="Times New Roman" w:cs="Times New Roman"/>
          <w:bCs/>
          <w:sz w:val="24"/>
          <w:szCs w:val="24"/>
        </w:rPr>
        <w:t>succumbing to</w:t>
      </w:r>
      <w:r w:rsidR="001C0135" w:rsidRPr="008459E8">
        <w:rPr>
          <w:rFonts w:ascii="Times New Roman" w:eastAsia="Times New Roman" w:hAnsi="Times New Roman" w:cs="Times New Roman"/>
          <w:bCs/>
          <w:sz w:val="24"/>
          <w:szCs w:val="24"/>
        </w:rPr>
        <w:t xml:space="preserve"> </w:t>
      </w:r>
      <w:r w:rsidR="00D02045">
        <w:rPr>
          <w:rFonts w:ascii="Times New Roman" w:eastAsia="Times New Roman" w:hAnsi="Times New Roman" w:cs="Times New Roman"/>
          <w:bCs/>
          <w:sz w:val="24"/>
          <w:szCs w:val="24"/>
        </w:rPr>
        <w:t>it</w:t>
      </w:r>
      <w:r w:rsidR="001C0135" w:rsidRPr="008459E8">
        <w:rPr>
          <w:rFonts w:ascii="Times New Roman" w:eastAsia="Times New Roman" w:hAnsi="Times New Roman" w:cs="Times New Roman"/>
          <w:bCs/>
          <w:sz w:val="24"/>
          <w:szCs w:val="24"/>
        </w:rPr>
        <w:t>.</w:t>
      </w:r>
      <w:r w:rsidR="00EC1BAF" w:rsidRPr="008459E8">
        <w:rPr>
          <w:rFonts w:ascii="Times New Roman" w:eastAsia="Times New Roman" w:hAnsi="Times New Roman" w:cs="Times New Roman"/>
          <w:bCs/>
          <w:sz w:val="24"/>
          <w:szCs w:val="24"/>
        </w:rPr>
        <w:t xml:space="preserve"> </w:t>
      </w:r>
    </w:p>
    <w:p w14:paraId="77E9A64E" w14:textId="37D45343" w:rsidR="00BC414C" w:rsidRDefault="002F16DF" w:rsidP="00FF68F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Similar </w:t>
      </w:r>
      <w:r w:rsidR="00E74681">
        <w:rPr>
          <w:rFonts w:ascii="Times New Roman" w:eastAsia="Times New Roman" w:hAnsi="Times New Roman" w:cs="Times New Roman"/>
          <w:bCs/>
          <w:sz w:val="24"/>
          <w:szCs w:val="24"/>
        </w:rPr>
        <w:t>variability</w:t>
      </w:r>
      <w:r w:rsidRPr="008459E8">
        <w:rPr>
          <w:rFonts w:ascii="Times New Roman" w:eastAsia="Times New Roman" w:hAnsi="Times New Roman" w:cs="Times New Roman"/>
          <w:bCs/>
          <w:sz w:val="24"/>
          <w:szCs w:val="24"/>
        </w:rPr>
        <w:t xml:space="preserve"> </w:t>
      </w:r>
      <w:r w:rsidR="00E74681">
        <w:rPr>
          <w:rFonts w:ascii="Times New Roman" w:eastAsia="Times New Roman" w:hAnsi="Times New Roman" w:cs="Times New Roman"/>
          <w:bCs/>
          <w:sz w:val="24"/>
          <w:szCs w:val="24"/>
        </w:rPr>
        <w:t>has been</w:t>
      </w:r>
      <w:r w:rsidR="00FF36E2">
        <w:rPr>
          <w:rFonts w:ascii="Times New Roman" w:eastAsia="Times New Roman" w:hAnsi="Times New Roman" w:cs="Times New Roman"/>
          <w:bCs/>
          <w:sz w:val="24"/>
          <w:szCs w:val="24"/>
        </w:rPr>
        <w:t xml:space="preserve"> observed</w:t>
      </w:r>
      <w:r w:rsidRPr="008459E8">
        <w:rPr>
          <w:rFonts w:ascii="Times New Roman" w:eastAsia="Times New Roman" w:hAnsi="Times New Roman" w:cs="Times New Roman"/>
          <w:bCs/>
          <w:sz w:val="24"/>
          <w:szCs w:val="24"/>
        </w:rPr>
        <w:t xml:space="preserve"> in animals</w:t>
      </w:r>
      <w:r w:rsidR="00105266">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11631F">
        <w:rPr>
          <w:rFonts w:ascii="Times New Roman" w:eastAsia="Times New Roman" w:hAnsi="Times New Roman" w:cs="Times New Roman"/>
          <w:bCs/>
          <w:sz w:val="24"/>
          <w:szCs w:val="24"/>
        </w:rPr>
        <w:t>I</w:t>
      </w:r>
      <w:r w:rsidR="00BC414C" w:rsidRPr="00BC414C">
        <w:rPr>
          <w:rFonts w:ascii="Times New Roman" w:eastAsia="Times New Roman" w:hAnsi="Times New Roman" w:cs="Times New Roman"/>
          <w:bCs/>
          <w:sz w:val="24"/>
          <w:szCs w:val="24"/>
        </w:rPr>
        <w:t xml:space="preserve">n </w:t>
      </w:r>
      <w:r w:rsidR="00D17ED1">
        <w:rPr>
          <w:rFonts w:ascii="Times New Roman" w:eastAsia="Times New Roman" w:hAnsi="Times New Roman" w:cs="Times New Roman"/>
          <w:bCs/>
          <w:sz w:val="24"/>
          <w:szCs w:val="24"/>
        </w:rPr>
        <w:t xml:space="preserve">natural </w:t>
      </w:r>
      <w:r w:rsidR="00BC414C" w:rsidRPr="00BC414C">
        <w:rPr>
          <w:rFonts w:ascii="Times New Roman" w:eastAsia="Times New Roman" w:hAnsi="Times New Roman" w:cs="Times New Roman"/>
          <w:bCs/>
          <w:sz w:val="24"/>
          <w:szCs w:val="24"/>
        </w:rPr>
        <w:t xml:space="preserve">foraging </w:t>
      </w:r>
      <w:r w:rsidR="00AF7AB3">
        <w:rPr>
          <w:rFonts w:ascii="Times New Roman" w:eastAsia="Times New Roman" w:hAnsi="Times New Roman" w:cs="Times New Roman"/>
          <w:bCs/>
          <w:sz w:val="24"/>
          <w:szCs w:val="24"/>
        </w:rPr>
        <w:t>scenarios</w:t>
      </w:r>
      <w:r w:rsidR="00BC414C" w:rsidRPr="00BC414C">
        <w:rPr>
          <w:rFonts w:ascii="Times New Roman" w:eastAsia="Times New Roman" w:hAnsi="Times New Roman" w:cs="Times New Roman"/>
          <w:bCs/>
          <w:sz w:val="24"/>
          <w:szCs w:val="24"/>
        </w:rPr>
        <w:t xml:space="preserve">, animals often face </w:t>
      </w:r>
      <w:r w:rsidR="00D17ED1">
        <w:rPr>
          <w:rFonts w:ascii="Times New Roman" w:eastAsia="Times New Roman" w:hAnsi="Times New Roman" w:cs="Times New Roman"/>
          <w:bCs/>
          <w:sz w:val="24"/>
          <w:szCs w:val="24"/>
        </w:rPr>
        <w:t>choices</w:t>
      </w:r>
      <w:r w:rsidR="00BC414C" w:rsidRPr="00BC414C">
        <w:rPr>
          <w:rFonts w:ascii="Times New Roman" w:eastAsia="Times New Roman" w:hAnsi="Times New Roman" w:cs="Times New Roman"/>
          <w:bCs/>
          <w:sz w:val="24"/>
          <w:szCs w:val="24"/>
        </w:rPr>
        <w:t xml:space="preserve"> between immediate but smaller food sources and delayed but more substantial ones</w:t>
      </w:r>
      <w:r w:rsidR="000C48D8">
        <w:rPr>
          <w:rFonts w:ascii="Times New Roman" w:eastAsia="Times New Roman" w:hAnsi="Times New Roman" w:cs="Times New Roman"/>
          <w:bCs/>
          <w:sz w:val="24"/>
          <w:szCs w:val="24"/>
        </w:rPr>
        <w:t>. Their preferences</w:t>
      </w:r>
      <w:r w:rsidR="00BC414C" w:rsidRPr="00BC414C">
        <w:rPr>
          <w:rFonts w:ascii="Times New Roman" w:eastAsia="Times New Roman" w:hAnsi="Times New Roman" w:cs="Times New Roman"/>
          <w:bCs/>
          <w:sz w:val="24"/>
          <w:szCs w:val="24"/>
        </w:rPr>
        <w:t xml:space="preserve"> can vary </w:t>
      </w:r>
      <w:r w:rsidR="00835F55">
        <w:rPr>
          <w:rFonts w:ascii="Times New Roman" w:eastAsia="Times New Roman" w:hAnsi="Times New Roman" w:cs="Times New Roman"/>
          <w:bCs/>
          <w:sz w:val="24"/>
          <w:szCs w:val="24"/>
        </w:rPr>
        <w:t>with</w:t>
      </w:r>
      <w:r w:rsidR="00BC414C" w:rsidRPr="00BC414C">
        <w:rPr>
          <w:rFonts w:ascii="Times New Roman" w:eastAsia="Times New Roman" w:hAnsi="Times New Roman" w:cs="Times New Roman"/>
          <w:bCs/>
          <w:sz w:val="24"/>
          <w:szCs w:val="24"/>
        </w:rPr>
        <w:t xml:space="preserve"> environmental conditions, </w:t>
      </w:r>
      <w:r w:rsidR="00835F55">
        <w:rPr>
          <w:rFonts w:ascii="Times New Roman" w:eastAsia="Times New Roman" w:hAnsi="Times New Roman" w:cs="Times New Roman"/>
          <w:bCs/>
          <w:sz w:val="24"/>
          <w:szCs w:val="24"/>
        </w:rPr>
        <w:t>prior</w:t>
      </w:r>
      <w:r w:rsidR="00835F55" w:rsidRP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experience</w:t>
      </w:r>
      <w:r w:rsidR="00CA4E20">
        <w:rPr>
          <w:rFonts w:ascii="Times New Roman" w:eastAsia="Times New Roman" w:hAnsi="Times New Roman" w:cs="Times New Roman"/>
          <w:bCs/>
          <w:sz w:val="24"/>
          <w:szCs w:val="24"/>
        </w:rPr>
        <w:t xml:space="preserve"> </w:t>
      </w:r>
      <w:r w:rsidR="000207E1">
        <w:rPr>
          <w:rFonts w:ascii="Times New Roman" w:eastAsia="Times New Roman" w:hAnsi="Times New Roman" w:cs="Times New Roman"/>
          <w:bCs/>
          <w:sz w:val="24"/>
          <w:szCs w:val="24"/>
        </w:rPr>
        <w:t xml:space="preserve">and individual differences </w:t>
      </w:r>
      <w:r w:rsidR="00CA4E20">
        <w:rPr>
          <w:rFonts w:ascii="Times New Roman" w:eastAsia="Times New Roman" w:hAnsi="Times New Roman" w:cs="Times New Roman"/>
          <w:bCs/>
          <w:sz w:val="24"/>
          <w:szCs w:val="24"/>
        </w:rPr>
        <w:t>(</w:t>
      </w:r>
      <w:commentRangeStart w:id="87"/>
      <w:r w:rsidR="001458B6" w:rsidRPr="001458B6">
        <w:rPr>
          <w:rFonts w:ascii="Times New Roman" w:eastAsia="Times New Roman" w:hAnsi="Times New Roman" w:cs="Times New Roman"/>
          <w:b/>
          <w:sz w:val="24"/>
          <w:szCs w:val="24"/>
        </w:rPr>
        <w:t>Trevail et al., 2019</w:t>
      </w:r>
      <w:commentRangeEnd w:id="87"/>
      <w:r w:rsidR="001458B6" w:rsidRPr="001458B6">
        <w:rPr>
          <w:rStyle w:val="CommentReference"/>
          <w:b/>
        </w:rPr>
        <w:commentReference w:id="87"/>
      </w:r>
      <w:r w:rsidR="000207E1">
        <w:rPr>
          <w:rFonts w:ascii="Times New Roman" w:eastAsia="Times New Roman" w:hAnsi="Times New Roman" w:cs="Times New Roman"/>
          <w:b/>
          <w:sz w:val="24"/>
          <w:szCs w:val="24"/>
        </w:rPr>
        <w:t xml:space="preserve">; </w:t>
      </w:r>
      <w:commentRangeStart w:id="88"/>
      <w:r w:rsidR="008B696E">
        <w:rPr>
          <w:rFonts w:ascii="Times New Roman" w:eastAsia="Times New Roman" w:hAnsi="Times New Roman" w:cs="Times New Roman"/>
          <w:b/>
          <w:sz w:val="24"/>
          <w:szCs w:val="24"/>
        </w:rPr>
        <w:t>Eccard et al., 2020</w:t>
      </w:r>
      <w:commentRangeEnd w:id="88"/>
      <w:r w:rsidR="00C33795">
        <w:rPr>
          <w:rStyle w:val="CommentReference"/>
        </w:rPr>
        <w:commentReference w:id="88"/>
      </w:r>
      <w:r w:rsidR="008B696E">
        <w:rPr>
          <w:rFonts w:ascii="Times New Roman" w:eastAsia="Times New Roman" w:hAnsi="Times New Roman" w:cs="Times New Roman"/>
          <w:b/>
          <w:sz w:val="24"/>
          <w:szCs w:val="24"/>
        </w:rPr>
        <w:t xml:space="preserve">; </w:t>
      </w:r>
      <w:commentRangeStart w:id="89"/>
      <w:r w:rsidR="0091337F">
        <w:rPr>
          <w:rFonts w:ascii="Times New Roman" w:eastAsia="Times New Roman" w:hAnsi="Times New Roman" w:cs="Times New Roman"/>
          <w:b/>
          <w:sz w:val="24"/>
          <w:szCs w:val="24"/>
        </w:rPr>
        <w:t>Walker et al., 2023</w:t>
      </w:r>
      <w:commentRangeEnd w:id="89"/>
      <w:r w:rsidR="005C780A">
        <w:rPr>
          <w:rStyle w:val="CommentReference"/>
        </w:rPr>
        <w:commentReference w:id="89"/>
      </w:r>
      <w:r w:rsidR="001458B6">
        <w:rPr>
          <w:rFonts w:ascii="Times New Roman" w:eastAsia="Times New Roman" w:hAnsi="Times New Roman" w:cs="Times New Roman"/>
          <w:bCs/>
          <w:sz w:val="24"/>
          <w:szCs w:val="24"/>
        </w:rPr>
        <w:t>)</w:t>
      </w:r>
      <w:r w:rsid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 xml:space="preserve"> </w:t>
      </w:r>
    </w:p>
    <w:p w14:paraId="6A7D706A" w14:textId="2D393BE4" w:rsidR="00C00A3B" w:rsidRDefault="00F86018" w:rsidP="006D3E8D">
      <w:pPr>
        <w:pBdr>
          <w:top w:val="nil"/>
          <w:left w:val="nil"/>
          <w:bottom w:val="nil"/>
          <w:right w:val="nil"/>
          <w:between w:val="nil"/>
        </w:pBdr>
        <w:spacing w:after="0" w:line="480" w:lineRule="auto"/>
        <w:ind w:firstLine="720"/>
        <w:rPr>
          <w:ins w:id="90" w:author="Rossella Falcone" w:date="2025-08-21T12:20:00Z" w16du:dateUtc="2025-08-21T16:20:00Z"/>
          <w:rFonts w:ascii="Times New Roman" w:eastAsia="Times New Roman" w:hAnsi="Times New Roman" w:cs="Times New Roman"/>
          <w:bCs/>
          <w:sz w:val="24"/>
          <w:szCs w:val="24"/>
        </w:rPr>
      </w:pPr>
      <w:r>
        <w:rPr>
          <w:rFonts w:ascii="Times New Roman" w:eastAsia="Times New Roman" w:hAnsi="Times New Roman" w:cs="Times New Roman"/>
          <w:bCs/>
          <w:sz w:val="24"/>
          <w:szCs w:val="24"/>
        </w:rPr>
        <w:t>Although</w:t>
      </w:r>
      <w:r w:rsidRPr="00266AE3">
        <w:rPr>
          <w:rFonts w:ascii="Times New Roman" w:eastAsia="Times New Roman" w:hAnsi="Times New Roman" w:cs="Times New Roman"/>
          <w:bCs/>
          <w:sz w:val="24"/>
          <w:szCs w:val="24"/>
        </w:rPr>
        <w:t xml:space="preserve"> </w:t>
      </w:r>
      <w:r w:rsidR="00266AE3" w:rsidRPr="00266AE3">
        <w:rPr>
          <w:rFonts w:ascii="Times New Roman" w:eastAsia="Times New Roman" w:hAnsi="Times New Roman" w:cs="Times New Roman"/>
          <w:bCs/>
          <w:sz w:val="24"/>
          <w:szCs w:val="24"/>
        </w:rPr>
        <w:t xml:space="preserve">temporal discounting is commonly viewed as the result of general valuation processes, </w:t>
      </w:r>
      <w:r w:rsidR="003F2639">
        <w:rPr>
          <w:rFonts w:ascii="Times New Roman" w:eastAsia="Times New Roman" w:hAnsi="Times New Roman" w:cs="Times New Roman"/>
          <w:bCs/>
          <w:sz w:val="24"/>
          <w:szCs w:val="24"/>
        </w:rPr>
        <w:t xml:space="preserve">emerging evidence suggests </w:t>
      </w:r>
      <w:r w:rsidR="00266AE3" w:rsidRPr="00266AE3">
        <w:rPr>
          <w:rFonts w:ascii="Times New Roman" w:eastAsia="Times New Roman" w:hAnsi="Times New Roman" w:cs="Times New Roman"/>
          <w:bCs/>
          <w:sz w:val="24"/>
          <w:szCs w:val="24"/>
        </w:rPr>
        <w:t xml:space="preserve">these decisions </w:t>
      </w:r>
      <w:r w:rsidR="003F2639">
        <w:rPr>
          <w:rFonts w:ascii="Times New Roman" w:eastAsia="Times New Roman" w:hAnsi="Times New Roman" w:cs="Times New Roman"/>
          <w:bCs/>
          <w:sz w:val="24"/>
          <w:szCs w:val="24"/>
        </w:rPr>
        <w:t>may also</w:t>
      </w:r>
      <w:r w:rsidR="00266AE3" w:rsidRPr="00266AE3">
        <w:rPr>
          <w:rFonts w:ascii="Times New Roman" w:eastAsia="Times New Roman" w:hAnsi="Times New Roman" w:cs="Times New Roman"/>
          <w:bCs/>
          <w:sz w:val="24"/>
          <w:szCs w:val="24"/>
        </w:rPr>
        <w:t xml:space="preserve"> reflect adaptive strategies shaped by both internal states</w:t>
      </w:r>
      <w:ins w:id="91" w:author="Rossella Falcone" w:date="2025-08-21T11:58:00Z" w16du:dateUtc="2025-08-21T15:58:00Z">
        <w:r w:rsidR="004858AA">
          <w:rPr>
            <w:rFonts w:ascii="Times New Roman" w:eastAsia="Times New Roman" w:hAnsi="Times New Roman" w:cs="Times New Roman"/>
            <w:bCs/>
            <w:sz w:val="24"/>
            <w:szCs w:val="24"/>
          </w:rPr>
          <w:t>, s</w:t>
        </w:r>
      </w:ins>
      <w:ins w:id="92" w:author="Rossella Falcone" w:date="2025-08-21T11:59:00Z" w16du:dateUtc="2025-08-21T15:59:00Z">
        <w:r w:rsidR="004858AA">
          <w:rPr>
            <w:rFonts w:ascii="Times New Roman" w:eastAsia="Times New Roman" w:hAnsi="Times New Roman" w:cs="Times New Roman"/>
            <w:bCs/>
            <w:sz w:val="24"/>
            <w:szCs w:val="24"/>
          </w:rPr>
          <w:t>uch as motivation</w:t>
        </w:r>
      </w:ins>
      <w:ins w:id="93" w:author="Rossella Falcone" w:date="2025-08-21T12:02:00Z" w16du:dateUtc="2025-08-21T16:02:00Z">
        <w:r w:rsidR="004858AA">
          <w:rPr>
            <w:rFonts w:ascii="Times New Roman" w:eastAsia="Times New Roman" w:hAnsi="Times New Roman" w:cs="Times New Roman"/>
            <w:bCs/>
            <w:sz w:val="24"/>
            <w:szCs w:val="24"/>
          </w:rPr>
          <w:t xml:space="preserve"> </w:t>
        </w:r>
      </w:ins>
      <w:ins w:id="94" w:author="Rossella Falcone" w:date="2025-08-21T11:59:00Z" w16du:dateUtc="2025-08-21T15:59:00Z">
        <w:r w:rsidR="004858AA">
          <w:rPr>
            <w:rFonts w:ascii="Times New Roman" w:eastAsia="Times New Roman" w:hAnsi="Times New Roman" w:cs="Times New Roman"/>
            <w:bCs/>
            <w:sz w:val="24"/>
            <w:szCs w:val="24"/>
          </w:rPr>
          <w:t>(</w:t>
        </w:r>
        <w:commentRangeStart w:id="95"/>
        <w:r w:rsidR="004858AA" w:rsidRPr="00D04484">
          <w:rPr>
            <w:rFonts w:ascii="Times New Roman" w:eastAsia="Times New Roman" w:hAnsi="Times New Roman" w:cs="Times New Roman"/>
            <w:b/>
            <w:bCs/>
            <w:sz w:val="24"/>
            <w:szCs w:val="24"/>
          </w:rPr>
          <w:t>Kable &amp; Glimcher, 2007</w:t>
        </w:r>
        <w:commentRangeStart w:id="96"/>
        <w:commentRangeEnd w:id="96"/>
        <w:r w:rsidR="004858AA">
          <w:rPr>
            <w:rStyle w:val="CommentReference"/>
          </w:rPr>
          <w:commentReference w:id="96"/>
        </w:r>
      </w:ins>
      <w:commentRangeEnd w:id="95"/>
      <w:ins w:id="97" w:author="Rossella Falcone" w:date="2025-08-21T12:48:00Z" w16du:dateUtc="2025-08-21T16:48:00Z">
        <w:r w:rsidR="007B4B91">
          <w:rPr>
            <w:rStyle w:val="CommentReference"/>
          </w:rPr>
          <w:commentReference w:id="95"/>
        </w:r>
      </w:ins>
      <w:ins w:id="98" w:author="Rossella Falcone" w:date="2025-08-21T11:59:00Z" w16du:dateUtc="2025-08-21T15:59:00Z">
        <w:r w:rsidR="004858AA">
          <w:rPr>
            <w:rFonts w:ascii="Times New Roman" w:eastAsia="Times New Roman" w:hAnsi="Times New Roman" w:cs="Times New Roman"/>
            <w:b/>
            <w:bCs/>
            <w:sz w:val="24"/>
            <w:szCs w:val="24"/>
          </w:rPr>
          <w:t>)</w:t>
        </w:r>
      </w:ins>
      <w:ins w:id="99" w:author="Rossella Falcone" w:date="2025-08-21T12:38:00Z" w16du:dateUtc="2025-08-21T16:38:00Z">
        <w:r w:rsidR="00E05A98">
          <w:rPr>
            <w:rFonts w:ascii="Times New Roman" w:eastAsia="Times New Roman" w:hAnsi="Times New Roman" w:cs="Times New Roman"/>
            <w:b/>
            <w:bCs/>
            <w:sz w:val="24"/>
            <w:szCs w:val="24"/>
          </w:rPr>
          <w:t>,</w:t>
        </w:r>
      </w:ins>
      <w:ins w:id="100" w:author="Rossella Falcone" w:date="2025-08-21T11:59:00Z" w16du:dateUtc="2025-08-21T15:59:00Z">
        <w:r w:rsidR="004858AA">
          <w:rPr>
            <w:rFonts w:ascii="Times New Roman" w:eastAsia="Times New Roman" w:hAnsi="Times New Roman" w:cs="Times New Roman"/>
            <w:bCs/>
            <w:sz w:val="24"/>
            <w:szCs w:val="24"/>
          </w:rPr>
          <w:t xml:space="preserve"> </w:t>
        </w:r>
      </w:ins>
      <w:del w:id="101" w:author="Rossella Falcone" w:date="2025-08-21T11:58:00Z" w16du:dateUtc="2025-08-21T15:58:00Z">
        <w:r w:rsidR="00266AE3" w:rsidRPr="00266AE3" w:rsidDel="004858AA">
          <w:rPr>
            <w:rFonts w:ascii="Times New Roman" w:eastAsia="Times New Roman" w:hAnsi="Times New Roman" w:cs="Times New Roman"/>
            <w:bCs/>
            <w:sz w:val="24"/>
            <w:szCs w:val="24"/>
          </w:rPr>
          <w:delText xml:space="preserve"> </w:delText>
        </w:r>
      </w:del>
      <w:r w:rsidR="00266AE3" w:rsidRPr="00266AE3">
        <w:rPr>
          <w:rFonts w:ascii="Times New Roman" w:eastAsia="Times New Roman" w:hAnsi="Times New Roman" w:cs="Times New Roman"/>
          <w:bCs/>
          <w:sz w:val="24"/>
          <w:szCs w:val="24"/>
        </w:rPr>
        <w:t>and external demands</w:t>
      </w:r>
      <w:r w:rsidR="00F70C80">
        <w:rPr>
          <w:rFonts w:ascii="Times New Roman" w:eastAsia="Times New Roman" w:hAnsi="Times New Roman" w:cs="Times New Roman"/>
          <w:bCs/>
          <w:sz w:val="24"/>
          <w:szCs w:val="24"/>
        </w:rPr>
        <w:t xml:space="preserve">, </w:t>
      </w:r>
      <w:del w:id="102" w:author="Rossella Falcone" w:date="2025-08-21T12:38:00Z" w16du:dateUtc="2025-08-21T16:38:00Z">
        <w:r w:rsidR="007F7A4F" w:rsidRPr="007F7A4F" w:rsidDel="00E05A98">
          <w:rPr>
            <w:rFonts w:ascii="Times New Roman" w:eastAsia="Times New Roman" w:hAnsi="Times New Roman" w:cs="Times New Roman"/>
            <w:bCs/>
            <w:sz w:val="24"/>
            <w:szCs w:val="24"/>
          </w:rPr>
          <w:delText>such as</w:delText>
        </w:r>
      </w:del>
      <w:ins w:id="103" w:author="Rossella Falcone" w:date="2025-08-21T12:38:00Z" w16du:dateUtc="2025-08-21T16:38:00Z">
        <w:r w:rsidR="00E05A98">
          <w:rPr>
            <w:rFonts w:ascii="Times New Roman" w:eastAsia="Times New Roman" w:hAnsi="Times New Roman" w:cs="Times New Roman"/>
            <w:bCs/>
            <w:sz w:val="24"/>
            <w:szCs w:val="24"/>
          </w:rPr>
          <w:t>including</w:t>
        </w:r>
      </w:ins>
      <w:r w:rsidR="007F7A4F" w:rsidRPr="007F7A4F">
        <w:rPr>
          <w:rFonts w:ascii="Times New Roman" w:eastAsia="Times New Roman" w:hAnsi="Times New Roman" w:cs="Times New Roman"/>
          <w:bCs/>
          <w:sz w:val="24"/>
          <w:szCs w:val="24"/>
        </w:rPr>
        <w:t xml:space="preserve"> the timing </w:t>
      </w:r>
      <w:del w:id="104" w:author="Rossella Falcone" w:date="2025-08-21T12:39:00Z" w16du:dateUtc="2025-08-21T16:39:00Z">
        <w:r w:rsidR="007F7A4F" w:rsidRPr="007F7A4F" w:rsidDel="00E05A98">
          <w:rPr>
            <w:rFonts w:ascii="Times New Roman" w:eastAsia="Times New Roman" w:hAnsi="Times New Roman" w:cs="Times New Roman"/>
            <w:bCs/>
            <w:sz w:val="24"/>
            <w:szCs w:val="24"/>
          </w:rPr>
          <w:delText xml:space="preserve">of when a choice can </w:delText>
        </w:r>
      </w:del>
      <w:del w:id="105" w:author="Rossella Falcone" w:date="2025-08-21T11:44:00Z" w16du:dateUtc="2025-08-21T15:44:00Z">
        <w:r w:rsidR="007F7A4F" w:rsidRPr="007F7A4F" w:rsidDel="004B4111">
          <w:rPr>
            <w:rFonts w:ascii="Times New Roman" w:eastAsia="Times New Roman" w:hAnsi="Times New Roman" w:cs="Times New Roman"/>
            <w:bCs/>
            <w:sz w:val="24"/>
            <w:szCs w:val="24"/>
          </w:rPr>
          <w:delText>be executed</w:delText>
        </w:r>
      </w:del>
      <w:ins w:id="106" w:author="Rossella Falcone" w:date="2025-08-21T12:39:00Z" w16du:dateUtc="2025-08-21T16:39:00Z">
        <w:r w:rsidR="00E05A98">
          <w:rPr>
            <w:rFonts w:ascii="Times New Roman" w:eastAsia="Times New Roman" w:hAnsi="Times New Roman" w:cs="Times New Roman"/>
            <w:bCs/>
            <w:sz w:val="24"/>
            <w:szCs w:val="24"/>
          </w:rPr>
          <w:t>and</w:t>
        </w:r>
      </w:ins>
      <w:ins w:id="107" w:author="Siyu Wang" w:date="2025-08-03T07:45:00Z" w16du:dateUtc="2025-08-03T14:45:00Z">
        <w:del w:id="108" w:author="Rossella Falcone" w:date="2025-08-21T12:39:00Z" w16du:dateUtc="2025-08-21T16:39:00Z">
          <w:r w:rsidR="00CD2CF2" w:rsidDel="00E05A98">
            <w:rPr>
              <w:rFonts w:ascii="Times New Roman" w:eastAsia="Times New Roman" w:hAnsi="Times New Roman" w:cs="Times New Roman"/>
              <w:bCs/>
              <w:sz w:val="24"/>
              <w:szCs w:val="24"/>
            </w:rPr>
            <w:delText xml:space="preserve"> </w:delText>
          </w:r>
        </w:del>
      </w:ins>
      <w:ins w:id="109" w:author="Rossella Falcone" w:date="2025-08-21T12:14:00Z" w16du:dateUtc="2025-08-21T16:14:00Z">
        <w:r w:rsidR="002D7D36">
          <w:rPr>
            <w:rFonts w:ascii="Times New Roman" w:eastAsia="Times New Roman" w:hAnsi="Times New Roman" w:cs="Times New Roman"/>
            <w:bCs/>
            <w:sz w:val="24"/>
            <w:szCs w:val="24"/>
          </w:rPr>
          <w:t xml:space="preserve"> </w:t>
        </w:r>
      </w:ins>
      <w:ins w:id="110" w:author="Rossella Falcone" w:date="2025-08-21T12:15:00Z" w16du:dateUtc="2025-08-21T16:15:00Z">
        <w:r w:rsidR="002D7D36">
          <w:rPr>
            <w:rFonts w:ascii="Times New Roman" w:eastAsia="Times New Roman" w:hAnsi="Times New Roman" w:cs="Times New Roman"/>
            <w:bCs/>
            <w:sz w:val="24"/>
            <w:szCs w:val="24"/>
          </w:rPr>
          <w:t>the structure of the choice</w:t>
        </w:r>
      </w:ins>
      <w:ins w:id="111" w:author="Rossella Falcone" w:date="2025-08-21T12:18:00Z" w16du:dateUtc="2025-08-21T16:18:00Z">
        <w:r w:rsidR="00C00A3B">
          <w:rPr>
            <w:rFonts w:ascii="Times New Roman" w:eastAsia="Times New Roman" w:hAnsi="Times New Roman" w:cs="Times New Roman"/>
            <w:bCs/>
            <w:sz w:val="24"/>
            <w:szCs w:val="24"/>
          </w:rPr>
          <w:t xml:space="preserve">. For example, </w:t>
        </w:r>
      </w:ins>
      <w:ins w:id="112" w:author="Rossella Falcone" w:date="2025-08-21T12:45:00Z" w16du:dateUtc="2025-08-21T16:45:00Z">
        <w:r w:rsidR="006D3E8D">
          <w:rPr>
            <w:rFonts w:ascii="Times New Roman" w:eastAsia="Times New Roman" w:hAnsi="Times New Roman" w:cs="Times New Roman"/>
            <w:bCs/>
            <w:sz w:val="24"/>
            <w:szCs w:val="24"/>
          </w:rPr>
          <w:t>the time</w:t>
        </w:r>
      </w:ins>
      <w:ins w:id="113" w:author="Rossella Falcone" w:date="2025-08-21T12:18:00Z" w16du:dateUtc="2025-08-21T16:18:00Z">
        <w:r w:rsidR="00C00A3B">
          <w:rPr>
            <w:rFonts w:ascii="Times New Roman" w:eastAsia="Times New Roman" w:hAnsi="Times New Roman" w:cs="Times New Roman"/>
            <w:bCs/>
            <w:sz w:val="24"/>
            <w:szCs w:val="24"/>
          </w:rPr>
          <w:t xml:space="preserve"> </w:t>
        </w:r>
      </w:ins>
      <w:ins w:id="114" w:author="Rossella Falcone" w:date="2025-08-21T13:10:00Z" w16du:dateUtc="2025-08-21T17:10:00Z">
        <w:r w:rsidR="006F368D">
          <w:rPr>
            <w:rFonts w:ascii="Times New Roman" w:eastAsia="Times New Roman" w:hAnsi="Times New Roman" w:cs="Times New Roman"/>
            <w:bCs/>
            <w:sz w:val="24"/>
            <w:szCs w:val="24"/>
          </w:rPr>
          <w:t xml:space="preserve">required </w:t>
        </w:r>
      </w:ins>
      <w:ins w:id="115" w:author="Rossella Falcone" w:date="2025-08-21T12:18:00Z" w16du:dateUtc="2025-08-21T16:18:00Z">
        <w:r w:rsidR="00C00A3B">
          <w:rPr>
            <w:rFonts w:ascii="Times New Roman" w:eastAsia="Times New Roman" w:hAnsi="Times New Roman" w:cs="Times New Roman"/>
            <w:bCs/>
            <w:sz w:val="24"/>
            <w:szCs w:val="24"/>
          </w:rPr>
          <w:t>to</w:t>
        </w:r>
      </w:ins>
      <w:ins w:id="116" w:author="Rossella Falcone" w:date="2025-08-21T13:10:00Z" w16du:dateUtc="2025-08-21T17:10:00Z">
        <w:r w:rsidR="006F368D">
          <w:rPr>
            <w:rFonts w:ascii="Times New Roman" w:eastAsia="Times New Roman" w:hAnsi="Times New Roman" w:cs="Times New Roman"/>
            <w:bCs/>
            <w:sz w:val="24"/>
            <w:szCs w:val="24"/>
          </w:rPr>
          <w:t xml:space="preserve"> make a choice</w:t>
        </w:r>
      </w:ins>
      <w:ins w:id="117" w:author="Rossella Falcone" w:date="2025-08-21T12:18:00Z" w16du:dateUtc="2025-08-21T16:18:00Z">
        <w:r w:rsidR="00C00A3B">
          <w:rPr>
            <w:rFonts w:ascii="Times New Roman" w:eastAsia="Times New Roman" w:hAnsi="Times New Roman" w:cs="Times New Roman"/>
            <w:bCs/>
            <w:sz w:val="24"/>
            <w:szCs w:val="24"/>
          </w:rPr>
          <w:t xml:space="preserve"> </w:t>
        </w:r>
      </w:ins>
      <w:ins w:id="118" w:author="Rossella Falcone" w:date="2025-08-21T13:10:00Z" w16du:dateUtc="2025-08-21T17:10:00Z">
        <w:r w:rsidR="006F368D">
          <w:rPr>
            <w:rFonts w:ascii="Times New Roman" w:eastAsia="Times New Roman" w:hAnsi="Times New Roman" w:cs="Times New Roman"/>
            <w:bCs/>
            <w:sz w:val="24"/>
            <w:szCs w:val="24"/>
          </w:rPr>
          <w:t>and the</w:t>
        </w:r>
      </w:ins>
      <w:ins w:id="119" w:author="Rossella Falcone" w:date="2025-08-21T13:08:00Z" w16du:dateUtc="2025-08-21T17:08:00Z">
        <w:r w:rsidR="006F368D">
          <w:rPr>
            <w:rFonts w:ascii="Times New Roman" w:eastAsia="Times New Roman" w:hAnsi="Times New Roman" w:cs="Times New Roman"/>
            <w:bCs/>
            <w:sz w:val="24"/>
            <w:szCs w:val="24"/>
          </w:rPr>
          <w:t xml:space="preserve"> nature of the choice</w:t>
        </w:r>
      </w:ins>
      <w:ins w:id="120" w:author="Rossella Falcone" w:date="2025-08-21T13:10:00Z" w16du:dateUtc="2025-08-21T17:10:00Z">
        <w:r w:rsidR="006F368D">
          <w:rPr>
            <w:rFonts w:ascii="Times New Roman" w:eastAsia="Times New Roman" w:hAnsi="Times New Roman" w:cs="Times New Roman"/>
            <w:bCs/>
            <w:sz w:val="24"/>
            <w:szCs w:val="24"/>
          </w:rPr>
          <w:t>,</w:t>
        </w:r>
      </w:ins>
      <w:ins w:id="121" w:author="Rossella Falcone" w:date="2025-08-21T13:08:00Z" w16du:dateUtc="2025-08-21T17:08:00Z">
        <w:r w:rsidR="006F368D">
          <w:rPr>
            <w:rFonts w:ascii="Times New Roman" w:eastAsia="Times New Roman" w:hAnsi="Times New Roman" w:cs="Times New Roman"/>
            <w:bCs/>
            <w:sz w:val="24"/>
            <w:szCs w:val="24"/>
          </w:rPr>
          <w:t xml:space="preserve"> such as accept</w:t>
        </w:r>
      </w:ins>
      <w:ins w:id="122" w:author="Rossella Falcone" w:date="2025-08-21T13:10:00Z" w16du:dateUtc="2025-08-21T17:10:00Z">
        <w:r w:rsidR="006F368D">
          <w:rPr>
            <w:rFonts w:ascii="Times New Roman" w:eastAsia="Times New Roman" w:hAnsi="Times New Roman" w:cs="Times New Roman"/>
            <w:bCs/>
            <w:sz w:val="24"/>
            <w:szCs w:val="24"/>
          </w:rPr>
          <w:t>ing</w:t>
        </w:r>
      </w:ins>
      <w:ins w:id="123" w:author="Rossella Falcone" w:date="2025-08-21T13:08:00Z" w16du:dateUtc="2025-08-21T17:08:00Z">
        <w:r w:rsidR="006F368D">
          <w:rPr>
            <w:rFonts w:ascii="Times New Roman" w:eastAsia="Times New Roman" w:hAnsi="Times New Roman" w:cs="Times New Roman"/>
            <w:bCs/>
            <w:sz w:val="24"/>
            <w:szCs w:val="24"/>
          </w:rPr>
          <w:t xml:space="preserve"> or reject</w:t>
        </w:r>
      </w:ins>
      <w:ins w:id="124" w:author="Rossella Falcone" w:date="2025-08-21T13:10:00Z" w16du:dateUtc="2025-08-21T17:10:00Z">
        <w:r w:rsidR="006F368D">
          <w:rPr>
            <w:rFonts w:ascii="Times New Roman" w:eastAsia="Times New Roman" w:hAnsi="Times New Roman" w:cs="Times New Roman"/>
            <w:bCs/>
            <w:sz w:val="24"/>
            <w:szCs w:val="24"/>
          </w:rPr>
          <w:t>ing</w:t>
        </w:r>
      </w:ins>
      <w:ins w:id="125" w:author="Rossella Falcone" w:date="2025-08-21T13:08:00Z" w16du:dateUtc="2025-08-21T17:08:00Z">
        <w:r w:rsidR="006F368D">
          <w:rPr>
            <w:rFonts w:ascii="Times New Roman" w:eastAsia="Times New Roman" w:hAnsi="Times New Roman" w:cs="Times New Roman"/>
            <w:bCs/>
            <w:sz w:val="24"/>
            <w:szCs w:val="24"/>
          </w:rPr>
          <w:t xml:space="preserve"> sooner or later</w:t>
        </w:r>
      </w:ins>
      <w:ins w:id="126" w:author="Rossella Falcone" w:date="2025-08-21T13:11:00Z" w16du:dateUtc="2025-08-21T17:11:00Z">
        <w:r w:rsidR="006F368D">
          <w:rPr>
            <w:rFonts w:ascii="Times New Roman" w:eastAsia="Times New Roman" w:hAnsi="Times New Roman" w:cs="Times New Roman"/>
            <w:bCs/>
            <w:sz w:val="24"/>
            <w:szCs w:val="24"/>
          </w:rPr>
          <w:t>,</w:t>
        </w:r>
      </w:ins>
      <w:ins w:id="127" w:author="Rossella Falcone" w:date="2025-08-21T13:08:00Z" w16du:dateUtc="2025-08-21T17:08:00Z">
        <w:r w:rsidR="006F368D">
          <w:rPr>
            <w:rFonts w:ascii="Times New Roman" w:eastAsia="Times New Roman" w:hAnsi="Times New Roman" w:cs="Times New Roman"/>
            <w:bCs/>
            <w:sz w:val="24"/>
            <w:szCs w:val="24"/>
          </w:rPr>
          <w:t xml:space="preserve"> </w:t>
        </w:r>
      </w:ins>
      <w:ins w:id="128" w:author="Rossella Falcone" w:date="2025-08-21T13:22:00Z" w16du:dateUtc="2025-08-21T17:22:00Z">
        <w:r w:rsidR="00202070">
          <w:rPr>
            <w:rFonts w:ascii="Times New Roman" w:eastAsia="Times New Roman" w:hAnsi="Times New Roman" w:cs="Times New Roman"/>
            <w:bCs/>
            <w:sz w:val="24"/>
            <w:szCs w:val="24"/>
          </w:rPr>
          <w:t xml:space="preserve">can </w:t>
        </w:r>
        <w:r w:rsidR="00202070">
          <w:rPr>
            <w:rFonts w:ascii="Times New Roman" w:eastAsia="Times New Roman" w:hAnsi="Times New Roman" w:cs="Times New Roman"/>
            <w:bCs/>
            <w:sz w:val="24"/>
            <w:szCs w:val="24"/>
          </w:rPr>
          <w:lastRenderedPageBreak/>
          <w:t xml:space="preserve">impose </w:t>
        </w:r>
      </w:ins>
      <w:ins w:id="129" w:author="Rossella Falcone" w:date="2025-08-21T13:23:00Z" w16du:dateUtc="2025-08-21T17:23:00Z">
        <w:r w:rsidR="00202070">
          <w:rPr>
            <w:rFonts w:ascii="Times New Roman" w:eastAsia="Times New Roman" w:hAnsi="Times New Roman" w:cs="Times New Roman"/>
            <w:bCs/>
            <w:sz w:val="24"/>
            <w:szCs w:val="24"/>
          </w:rPr>
          <w:t>an</w:t>
        </w:r>
      </w:ins>
      <w:ins w:id="130" w:author="Rossella Falcone" w:date="2025-08-21T12:18:00Z" w16du:dateUtc="2025-08-21T16:18:00Z">
        <w:r w:rsidR="00C00A3B">
          <w:rPr>
            <w:rFonts w:ascii="Times New Roman" w:eastAsia="Times New Roman" w:hAnsi="Times New Roman" w:cs="Times New Roman"/>
            <w:bCs/>
            <w:sz w:val="24"/>
            <w:szCs w:val="24"/>
          </w:rPr>
          <w:t xml:space="preserve"> additional t</w:t>
        </w:r>
      </w:ins>
      <w:ins w:id="131" w:author="Rossella Falcone" w:date="2025-08-21T13:22:00Z" w16du:dateUtc="2025-08-21T17:22:00Z">
        <w:r w:rsidR="00202070">
          <w:rPr>
            <w:rFonts w:ascii="Times New Roman" w:eastAsia="Times New Roman" w:hAnsi="Times New Roman" w:cs="Times New Roman"/>
            <w:bCs/>
            <w:sz w:val="24"/>
            <w:szCs w:val="24"/>
          </w:rPr>
          <w:t>emporal</w:t>
        </w:r>
      </w:ins>
      <w:ins w:id="132" w:author="Rossella Falcone" w:date="2025-08-21T12:18:00Z" w16du:dateUtc="2025-08-21T16:18:00Z">
        <w:r w:rsidR="00C00A3B">
          <w:rPr>
            <w:rFonts w:ascii="Times New Roman" w:eastAsia="Times New Roman" w:hAnsi="Times New Roman" w:cs="Times New Roman"/>
            <w:bCs/>
            <w:sz w:val="24"/>
            <w:szCs w:val="24"/>
          </w:rPr>
          <w:t xml:space="preserve"> cost that can influence </w:t>
        </w:r>
      </w:ins>
      <w:ins w:id="133" w:author="Rossella Falcone" w:date="2025-08-21T12:19:00Z" w16du:dateUtc="2025-08-21T16:19:00Z">
        <w:r w:rsidR="00C00A3B">
          <w:rPr>
            <w:rFonts w:ascii="Times New Roman" w:eastAsia="Times New Roman" w:hAnsi="Times New Roman" w:cs="Times New Roman"/>
            <w:bCs/>
            <w:sz w:val="24"/>
            <w:szCs w:val="24"/>
          </w:rPr>
          <w:t xml:space="preserve">the </w:t>
        </w:r>
      </w:ins>
      <w:ins w:id="134" w:author="Rossella Falcone" w:date="2025-08-21T13:11:00Z" w16du:dateUtc="2025-08-21T17:11:00Z">
        <w:r w:rsidR="006F368D">
          <w:rPr>
            <w:rFonts w:ascii="Times New Roman" w:eastAsia="Times New Roman" w:hAnsi="Times New Roman" w:cs="Times New Roman"/>
            <w:bCs/>
            <w:sz w:val="24"/>
            <w:szCs w:val="24"/>
          </w:rPr>
          <w:t>e</w:t>
        </w:r>
      </w:ins>
      <w:ins w:id="135" w:author="Rossella Falcone" w:date="2025-08-21T12:19:00Z" w16du:dateUtc="2025-08-21T16:19:00Z">
        <w:r w:rsidR="00C00A3B">
          <w:rPr>
            <w:rFonts w:ascii="Times New Roman" w:eastAsia="Times New Roman" w:hAnsi="Times New Roman" w:cs="Times New Roman"/>
            <w:bCs/>
            <w:sz w:val="24"/>
            <w:szCs w:val="24"/>
          </w:rPr>
          <w:t>valuation process</w:t>
        </w:r>
      </w:ins>
      <w:ins w:id="136" w:author="Rossella Falcone" w:date="2025-08-21T12:15:00Z" w16du:dateUtc="2025-08-21T16:15:00Z">
        <w:r w:rsidR="002D7D36">
          <w:rPr>
            <w:rFonts w:ascii="Times New Roman" w:eastAsia="Times New Roman" w:hAnsi="Times New Roman" w:cs="Times New Roman"/>
            <w:bCs/>
            <w:sz w:val="24"/>
            <w:szCs w:val="24"/>
          </w:rPr>
          <w:t xml:space="preserve"> </w:t>
        </w:r>
      </w:ins>
      <w:ins w:id="137" w:author="Siyu Wang" w:date="2025-08-03T07:45:00Z" w16du:dateUtc="2025-08-03T14:45:00Z">
        <w:r w:rsidR="00CD2CF2">
          <w:rPr>
            <w:rFonts w:ascii="Times New Roman" w:eastAsia="Times New Roman" w:hAnsi="Times New Roman" w:cs="Times New Roman"/>
            <w:bCs/>
            <w:sz w:val="24"/>
            <w:szCs w:val="24"/>
          </w:rPr>
          <w:t>(</w:t>
        </w:r>
      </w:ins>
      <w:commentRangeStart w:id="138"/>
      <w:proofErr w:type="spellStart"/>
      <w:ins w:id="139" w:author="Rossella Falcone" w:date="2025-08-21T11:44:00Z" w16du:dateUtc="2025-08-21T15:44:00Z">
        <w:r w:rsidR="004B4111" w:rsidRPr="00093295">
          <w:rPr>
            <w:rFonts w:ascii="Times New Roman" w:eastAsia="Times New Roman" w:hAnsi="Times New Roman" w:cs="Times New Roman"/>
            <w:b/>
            <w:bCs/>
            <w:sz w:val="24"/>
            <w:szCs w:val="24"/>
          </w:rPr>
          <w:t>Shadmehr</w:t>
        </w:r>
        <w:proofErr w:type="spellEnd"/>
        <w:r w:rsidR="004B4111" w:rsidRPr="00093295">
          <w:rPr>
            <w:rFonts w:ascii="Times New Roman" w:eastAsia="Times New Roman" w:hAnsi="Times New Roman" w:cs="Times New Roman"/>
            <w:b/>
            <w:bCs/>
            <w:sz w:val="24"/>
            <w:szCs w:val="24"/>
          </w:rPr>
          <w:t xml:space="preserve"> et al., 2010</w:t>
        </w:r>
      </w:ins>
      <w:ins w:id="140" w:author="Siyu Wang" w:date="2025-08-03T07:45:00Z" w16du:dateUtc="2025-08-03T14:45:00Z">
        <w:del w:id="141" w:author="Rossella Falcone" w:date="2025-08-21T11:44:00Z" w16du:dateUtc="2025-08-21T15:44:00Z">
          <w:r w:rsidR="00CD2CF2" w:rsidDel="004B4111">
            <w:rPr>
              <w:rFonts w:ascii="Times New Roman" w:eastAsia="Times New Roman" w:hAnsi="Times New Roman" w:cs="Times New Roman"/>
              <w:bCs/>
              <w:sz w:val="24"/>
              <w:szCs w:val="24"/>
            </w:rPr>
            <w:delText>CI</w:delText>
          </w:r>
        </w:del>
      </w:ins>
      <w:ins w:id="142" w:author="Siyu Wang" w:date="2025-08-03T07:46:00Z" w16du:dateUtc="2025-08-03T14:46:00Z">
        <w:del w:id="143" w:author="Rossella Falcone" w:date="2025-08-21T11:44:00Z" w16du:dateUtc="2025-08-21T15:44:00Z">
          <w:r w:rsidR="00CD2CF2" w:rsidDel="004B4111">
            <w:rPr>
              <w:rFonts w:ascii="Times New Roman" w:eastAsia="Times New Roman" w:hAnsi="Times New Roman" w:cs="Times New Roman"/>
              <w:bCs/>
              <w:sz w:val="24"/>
              <w:szCs w:val="24"/>
            </w:rPr>
            <w:delText>TE</w:delText>
          </w:r>
        </w:del>
      </w:ins>
      <w:commentRangeEnd w:id="138"/>
      <w:r w:rsidR="007B4B91">
        <w:rPr>
          <w:rStyle w:val="CommentReference"/>
        </w:rPr>
        <w:commentReference w:id="138"/>
      </w:r>
      <w:ins w:id="144" w:author="Siyu Wang" w:date="2025-08-03T07:45:00Z" w16du:dateUtc="2025-08-03T14:45:00Z">
        <w:r w:rsidR="00CD2CF2">
          <w:rPr>
            <w:rFonts w:ascii="Times New Roman" w:eastAsia="Times New Roman" w:hAnsi="Times New Roman" w:cs="Times New Roman"/>
            <w:bCs/>
            <w:sz w:val="24"/>
            <w:szCs w:val="24"/>
          </w:rPr>
          <w:t>)</w:t>
        </w:r>
      </w:ins>
      <w:ins w:id="145" w:author="Rossella Falcone" w:date="2025-08-21T13:09:00Z" w16du:dateUtc="2025-08-21T17:09:00Z">
        <w:r w:rsidR="006F368D">
          <w:rPr>
            <w:rFonts w:ascii="Times New Roman" w:eastAsia="Times New Roman" w:hAnsi="Times New Roman" w:cs="Times New Roman"/>
            <w:bCs/>
            <w:sz w:val="24"/>
            <w:szCs w:val="24"/>
          </w:rPr>
          <w:t xml:space="preserve">. </w:t>
        </w:r>
      </w:ins>
    </w:p>
    <w:p w14:paraId="6BCFA8FE" w14:textId="214D8B08" w:rsidR="0048764B" w:rsidRDefault="00D93035" w:rsidP="00C00A3B">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r w:rsidRPr="00D93035">
        <w:rPr>
          <w:rFonts w:ascii="Times New Roman" w:eastAsia="Times New Roman" w:hAnsi="Times New Roman" w:cs="Times New Roman"/>
          <w:bCs/>
          <w:sz w:val="24"/>
          <w:szCs w:val="24"/>
        </w:rPr>
        <w:t xml:space="preserve">How </w:t>
      </w:r>
      <w:del w:id="146" w:author="Rossella Falcone" w:date="2025-08-21T13:22:00Z" w16du:dateUtc="2025-08-21T17:22:00Z">
        <w:r w:rsidRPr="00D93035" w:rsidDel="00202070">
          <w:rPr>
            <w:rFonts w:ascii="Times New Roman" w:eastAsia="Times New Roman" w:hAnsi="Times New Roman" w:cs="Times New Roman"/>
            <w:bCs/>
            <w:sz w:val="24"/>
            <w:szCs w:val="24"/>
          </w:rPr>
          <w:delText xml:space="preserve">such </w:delText>
        </w:r>
      </w:del>
      <w:ins w:id="147" w:author="Rossella Falcone" w:date="2025-08-21T13:22:00Z" w16du:dateUtc="2025-08-21T17:22:00Z">
        <w:r w:rsidR="00202070">
          <w:rPr>
            <w:rFonts w:ascii="Times New Roman" w:eastAsia="Times New Roman" w:hAnsi="Times New Roman" w:cs="Times New Roman"/>
            <w:bCs/>
            <w:sz w:val="24"/>
            <w:szCs w:val="24"/>
          </w:rPr>
          <w:t>thes</w:t>
        </w:r>
      </w:ins>
      <w:ins w:id="148" w:author="Rossella Falcone" w:date="2025-08-21T13:23:00Z" w16du:dateUtc="2025-08-21T17:23:00Z">
        <w:r w:rsidR="00202070">
          <w:rPr>
            <w:rFonts w:ascii="Times New Roman" w:eastAsia="Times New Roman" w:hAnsi="Times New Roman" w:cs="Times New Roman"/>
            <w:bCs/>
            <w:sz w:val="24"/>
            <w:szCs w:val="24"/>
          </w:rPr>
          <w:t xml:space="preserve">e </w:t>
        </w:r>
      </w:ins>
      <w:r w:rsidRPr="00D93035">
        <w:rPr>
          <w:rFonts w:ascii="Times New Roman" w:eastAsia="Times New Roman" w:hAnsi="Times New Roman" w:cs="Times New Roman"/>
          <w:bCs/>
          <w:sz w:val="24"/>
          <w:szCs w:val="24"/>
        </w:rPr>
        <w:t xml:space="preserve">factors influence the neural computations of reward and delay remains an open </w:t>
      </w:r>
      <w:r w:rsidR="002F239C" w:rsidRPr="00D93035">
        <w:rPr>
          <w:rFonts w:ascii="Times New Roman" w:eastAsia="Times New Roman" w:hAnsi="Times New Roman" w:cs="Times New Roman"/>
          <w:bCs/>
          <w:sz w:val="24"/>
          <w:szCs w:val="24"/>
        </w:rPr>
        <w:t>question</w:t>
      </w:r>
      <w:r w:rsidR="002F239C">
        <w:rPr>
          <w:rFonts w:ascii="Times New Roman" w:eastAsia="Times New Roman" w:hAnsi="Times New Roman" w:cs="Times New Roman"/>
          <w:bCs/>
          <w:sz w:val="24"/>
          <w:szCs w:val="24"/>
        </w:rPr>
        <w:t xml:space="preserve"> and</w:t>
      </w:r>
      <w:r w:rsidRPr="00D93035">
        <w:rPr>
          <w:rFonts w:ascii="Times New Roman" w:eastAsia="Times New Roman" w:hAnsi="Times New Roman" w:cs="Times New Roman"/>
          <w:bCs/>
          <w:sz w:val="24"/>
          <w:szCs w:val="24"/>
        </w:rPr>
        <w:t xml:space="preserve"> is not necessarily consistent across individuals.</w:t>
      </w:r>
    </w:p>
    <w:p w14:paraId="5DE16361" w14:textId="1C705F5D" w:rsidR="006E57D8" w:rsidDel="00202070" w:rsidRDefault="006E57D8" w:rsidP="00506E76">
      <w:pPr>
        <w:pBdr>
          <w:top w:val="nil"/>
          <w:left w:val="nil"/>
          <w:bottom w:val="nil"/>
          <w:right w:val="nil"/>
          <w:between w:val="nil"/>
        </w:pBdr>
        <w:spacing w:after="0" w:line="480" w:lineRule="auto"/>
        <w:ind w:firstLine="360"/>
        <w:rPr>
          <w:del w:id="149" w:author="Rossella Falcone" w:date="2025-08-21T13:24:00Z" w16du:dateUtc="2025-08-21T17:24:00Z"/>
          <w:rFonts w:ascii="Times New Roman" w:eastAsia="Times New Roman" w:hAnsi="Times New Roman" w:cs="Times New Roman"/>
          <w:sz w:val="24"/>
          <w:szCs w:val="24"/>
        </w:rPr>
      </w:pPr>
      <w:del w:id="150" w:author="Rossella Falcone" w:date="2025-08-21T13:23:00Z" w16du:dateUtc="2025-08-21T17:23:00Z">
        <w:r w:rsidRPr="006E57D8" w:rsidDel="00202070">
          <w:rPr>
            <w:rFonts w:ascii="Times New Roman" w:eastAsia="Times New Roman" w:hAnsi="Times New Roman" w:cs="Times New Roman"/>
            <w:sz w:val="24"/>
            <w:szCs w:val="24"/>
          </w:rPr>
          <w:delText xml:space="preserve">However, it remains </w:delText>
        </w:r>
      </w:del>
      <w:del w:id="151" w:author="Rossella Falcone" w:date="2025-08-21T13:24:00Z" w16du:dateUtc="2025-08-21T17:24:00Z">
        <w:r w:rsidRPr="006E57D8" w:rsidDel="00202070">
          <w:rPr>
            <w:rFonts w:ascii="Times New Roman" w:eastAsia="Times New Roman" w:hAnsi="Times New Roman" w:cs="Times New Roman"/>
            <w:sz w:val="24"/>
            <w:szCs w:val="24"/>
          </w:rPr>
          <w:delText>unclear how these neural representations evolve during deliberation and whether they are modulated by contextual variables like the timing of choice execution.</w:delText>
        </w:r>
      </w:del>
    </w:p>
    <w:p w14:paraId="6AC078E1" w14:textId="0D20AE48" w:rsidR="00202070" w:rsidRPr="00CD0FAC" w:rsidRDefault="0064674F" w:rsidP="00B837C3">
      <w:pPr>
        <w:spacing w:after="0" w:line="480" w:lineRule="auto"/>
        <w:rPr>
          <w:ins w:id="152" w:author="Rossella Falcone" w:date="2025-08-21T13:20:00Z" w16du:dateUtc="2025-08-21T17:20:00Z"/>
          <w:rFonts w:ascii="Times New Roman" w:eastAsia="Times New Roman" w:hAnsi="Times New Roman" w:cs="Times New Roman"/>
          <w:sz w:val="24"/>
          <w:szCs w:val="24"/>
        </w:rPr>
      </w:pPr>
      <w:r w:rsidRPr="0064674F">
        <w:rPr>
          <w:rFonts w:ascii="Times New Roman" w:eastAsia="Times New Roman" w:hAnsi="Times New Roman" w:cs="Times New Roman"/>
          <w:sz w:val="24"/>
          <w:szCs w:val="24"/>
        </w:rPr>
        <w:t xml:space="preserve">To address this, we recorded single-neuron activity in the </w:t>
      </w:r>
      <w:ins w:id="153" w:author="Rossella Falcone" w:date="2025-08-21T13:12:00Z" w16du:dateUtc="2025-08-21T17:12:00Z">
        <w:r w:rsidR="00E91934" w:rsidRPr="00D96140">
          <w:rPr>
            <w:rFonts w:ascii="Times New Roman" w:eastAsia="Times New Roman" w:hAnsi="Times New Roman" w:cs="Times New Roman"/>
            <w:bCs/>
            <w:sz w:val="24"/>
            <w:szCs w:val="24"/>
          </w:rPr>
          <w:t>dorsolateral prefrontal cortex (</w:t>
        </w:r>
        <w:proofErr w:type="spellStart"/>
        <w:r w:rsidR="00E91934" w:rsidRPr="00D96140">
          <w:rPr>
            <w:rFonts w:ascii="Times New Roman" w:eastAsia="Times New Roman" w:hAnsi="Times New Roman" w:cs="Times New Roman"/>
            <w:bCs/>
            <w:sz w:val="24"/>
            <w:szCs w:val="24"/>
          </w:rPr>
          <w:t>dlPFC</w:t>
        </w:r>
        <w:proofErr w:type="spellEnd"/>
        <w:r w:rsidR="00E91934" w:rsidRPr="00D96140">
          <w:rPr>
            <w:rFonts w:ascii="Times New Roman" w:eastAsia="Times New Roman" w:hAnsi="Times New Roman" w:cs="Times New Roman"/>
            <w:bCs/>
            <w:sz w:val="24"/>
            <w:szCs w:val="24"/>
          </w:rPr>
          <w:t xml:space="preserve">) </w:t>
        </w:r>
      </w:ins>
      <w:del w:id="154" w:author="Rossella Falcone" w:date="2025-08-21T13:12:00Z" w16du:dateUtc="2025-08-21T17:12:00Z">
        <w:r w:rsidRPr="0064674F" w:rsidDel="00E91934">
          <w:rPr>
            <w:rFonts w:ascii="Times New Roman" w:eastAsia="Times New Roman" w:hAnsi="Times New Roman" w:cs="Times New Roman"/>
            <w:sz w:val="24"/>
            <w:szCs w:val="24"/>
          </w:rPr>
          <w:delText xml:space="preserve">dlPFC </w:delText>
        </w:r>
      </w:del>
      <w:r w:rsidRPr="0064674F">
        <w:rPr>
          <w:rFonts w:ascii="Times New Roman" w:eastAsia="Times New Roman" w:hAnsi="Times New Roman" w:cs="Times New Roman"/>
          <w:sz w:val="24"/>
          <w:szCs w:val="24"/>
        </w:rPr>
        <w:t xml:space="preserve">of two monkeys performing a temporal discounting </w:t>
      </w:r>
      <w:del w:id="155" w:author="Rossella Falcone" w:date="2025-08-21T14:00:00Z" w16du:dateUtc="2025-08-21T18:00:00Z">
        <w:r w:rsidRPr="0064674F" w:rsidDel="00CD0FAC">
          <w:rPr>
            <w:rFonts w:ascii="Times New Roman" w:eastAsia="Times New Roman" w:hAnsi="Times New Roman" w:cs="Times New Roman"/>
            <w:sz w:val="24"/>
            <w:szCs w:val="24"/>
          </w:rPr>
          <w:delText xml:space="preserve">task </w:delText>
        </w:r>
      </w:del>
      <w:ins w:id="156" w:author="Rossella Falcone" w:date="2025-08-21T14:00:00Z" w16du:dateUtc="2025-08-21T18:00:00Z">
        <w:r w:rsidR="00CD0FAC" w:rsidRPr="0064674F">
          <w:rPr>
            <w:rFonts w:ascii="Times New Roman" w:eastAsia="Times New Roman" w:hAnsi="Times New Roman" w:cs="Times New Roman"/>
            <w:sz w:val="24"/>
            <w:szCs w:val="24"/>
          </w:rPr>
          <w:t>task</w:t>
        </w:r>
        <w:r w:rsidR="00CD0FAC">
          <w:rPr>
            <w:rFonts w:ascii="Times New Roman" w:eastAsia="Times New Roman" w:hAnsi="Times New Roman" w:cs="Times New Roman"/>
            <w:sz w:val="24"/>
            <w:szCs w:val="24"/>
          </w:rPr>
          <w:t xml:space="preserve"> in which in each trial a visual cue signaled a reward </w:t>
        </w:r>
      </w:ins>
      <w:ins w:id="157" w:author="Rossella Falcone" w:date="2025-08-21T14:01:00Z" w16du:dateUtc="2025-08-21T18:01:00Z">
        <w:r w:rsidR="00CD0FAC">
          <w:rPr>
            <w:rFonts w:ascii="Times New Roman" w:eastAsia="Times New Roman" w:hAnsi="Times New Roman" w:cs="Times New Roman"/>
            <w:sz w:val="24"/>
            <w:szCs w:val="24"/>
          </w:rPr>
          <w:t>offer of a reward magnitude and a delay time</w:t>
        </w:r>
        <w:commentRangeStart w:id="158"/>
        <w:r w:rsidR="00CD0FAC">
          <w:rPr>
            <w:rFonts w:ascii="Times New Roman" w:eastAsia="Times New Roman" w:hAnsi="Times New Roman" w:cs="Times New Roman"/>
            <w:sz w:val="24"/>
            <w:szCs w:val="24"/>
          </w:rPr>
          <w:t xml:space="preserve">. The task also </w:t>
        </w:r>
      </w:ins>
      <w:del w:id="159" w:author="Rossella Falcone" w:date="2025-08-21T14:01:00Z" w16du:dateUtc="2025-08-21T18:01:00Z">
        <w:r w:rsidRPr="0064674F" w:rsidDel="00CD0FAC">
          <w:rPr>
            <w:rFonts w:ascii="Times New Roman" w:eastAsia="Times New Roman" w:hAnsi="Times New Roman" w:cs="Times New Roman"/>
            <w:sz w:val="24"/>
            <w:szCs w:val="24"/>
          </w:rPr>
          <w:delText xml:space="preserve">featuring </w:delText>
        </w:r>
      </w:del>
      <w:ins w:id="160" w:author="Rossella Falcone" w:date="2025-08-21T14:01:00Z" w16du:dateUtc="2025-08-21T18:01:00Z">
        <w:r w:rsidR="00CD0FAC" w:rsidRPr="0064674F">
          <w:rPr>
            <w:rFonts w:ascii="Times New Roman" w:eastAsia="Times New Roman" w:hAnsi="Times New Roman" w:cs="Times New Roman"/>
            <w:sz w:val="24"/>
            <w:szCs w:val="24"/>
          </w:rPr>
          <w:t>featur</w:t>
        </w:r>
        <w:r w:rsidR="00CD0FAC">
          <w:rPr>
            <w:rFonts w:ascii="Times New Roman" w:eastAsia="Times New Roman" w:hAnsi="Times New Roman" w:cs="Times New Roman"/>
            <w:sz w:val="24"/>
            <w:szCs w:val="24"/>
          </w:rPr>
          <w:t xml:space="preserve">ed </w:t>
        </w:r>
      </w:ins>
      <w:r w:rsidRPr="0064674F">
        <w:rPr>
          <w:rFonts w:ascii="Times New Roman" w:eastAsia="Times New Roman" w:hAnsi="Times New Roman" w:cs="Times New Roman"/>
          <w:sz w:val="24"/>
          <w:szCs w:val="24"/>
        </w:rPr>
        <w:t>a two-step go-signal</w:t>
      </w:r>
      <w:ins w:id="161" w:author="Rossella Falcone" w:date="2025-08-21T14:01:00Z" w16du:dateUtc="2025-08-21T18:01:00Z">
        <w:r w:rsidR="00CD0FAC">
          <w:rPr>
            <w:rFonts w:ascii="Times New Roman" w:eastAsia="Times New Roman" w:hAnsi="Times New Roman" w:cs="Times New Roman"/>
            <w:sz w:val="24"/>
            <w:szCs w:val="24"/>
          </w:rPr>
          <w:t>s</w:t>
        </w:r>
      </w:ins>
      <w:r w:rsidRPr="0064674F">
        <w:rPr>
          <w:rFonts w:ascii="Times New Roman" w:eastAsia="Times New Roman" w:hAnsi="Times New Roman" w:cs="Times New Roman"/>
          <w:sz w:val="24"/>
          <w:szCs w:val="24"/>
        </w:rPr>
        <w:t xml:space="preserve"> that manipulated the timing </w:t>
      </w:r>
      <w:del w:id="162" w:author="Rossella Falcone" w:date="2025-08-21T13:25:00Z" w16du:dateUtc="2025-08-21T17:25:00Z">
        <w:r w:rsidRPr="0064674F" w:rsidDel="00202070">
          <w:rPr>
            <w:rFonts w:ascii="Times New Roman" w:eastAsia="Times New Roman" w:hAnsi="Times New Roman" w:cs="Times New Roman"/>
            <w:sz w:val="24"/>
            <w:szCs w:val="24"/>
          </w:rPr>
          <w:delText>of choice</w:delText>
        </w:r>
      </w:del>
      <w:ins w:id="163" w:author="Rossella Falcone" w:date="2025-08-21T13:25:00Z" w16du:dateUtc="2025-08-21T17:25:00Z">
        <w:r w:rsidR="00202070">
          <w:rPr>
            <w:rFonts w:ascii="Times New Roman" w:eastAsia="Times New Roman" w:hAnsi="Times New Roman" w:cs="Times New Roman"/>
            <w:sz w:val="24"/>
            <w:szCs w:val="24"/>
          </w:rPr>
          <w:t>and</w:t>
        </w:r>
      </w:ins>
      <w:r w:rsidRPr="0064674F">
        <w:rPr>
          <w:rFonts w:ascii="Times New Roman" w:eastAsia="Times New Roman" w:hAnsi="Times New Roman" w:cs="Times New Roman"/>
          <w:sz w:val="24"/>
          <w:szCs w:val="24"/>
        </w:rPr>
        <w:t xml:space="preserve"> </w:t>
      </w:r>
      <w:ins w:id="164" w:author="Rossella Falcone" w:date="2025-08-21T13:19:00Z" w16du:dateUtc="2025-08-21T17:19:00Z">
        <w:r w:rsidR="00202070">
          <w:rPr>
            <w:rFonts w:ascii="Times New Roman" w:eastAsia="Times New Roman" w:hAnsi="Times New Roman" w:cs="Times New Roman"/>
            <w:sz w:val="24"/>
            <w:szCs w:val="24"/>
          </w:rPr>
          <w:t>type</w:t>
        </w:r>
      </w:ins>
      <w:ins w:id="165" w:author="Rossella Falcone" w:date="2025-08-21T13:25:00Z" w16du:dateUtc="2025-08-21T17:25:00Z">
        <w:r w:rsidR="00202070">
          <w:rPr>
            <w:rFonts w:ascii="Times New Roman" w:eastAsia="Times New Roman" w:hAnsi="Times New Roman" w:cs="Times New Roman"/>
            <w:sz w:val="24"/>
            <w:szCs w:val="24"/>
          </w:rPr>
          <w:t xml:space="preserve"> of choice</w:t>
        </w:r>
      </w:ins>
      <w:ins w:id="166" w:author="Rossella Falcone" w:date="2025-08-21T13:19:00Z" w16du:dateUtc="2025-08-21T17:19:00Z">
        <w:r w:rsidR="00202070">
          <w:rPr>
            <w:rFonts w:ascii="Times New Roman" w:eastAsia="Times New Roman" w:hAnsi="Times New Roman" w:cs="Times New Roman"/>
            <w:sz w:val="24"/>
            <w:szCs w:val="24"/>
          </w:rPr>
          <w:t xml:space="preserve"> </w:t>
        </w:r>
      </w:ins>
      <w:r w:rsidRPr="0064674F">
        <w:rPr>
          <w:rFonts w:ascii="Times New Roman" w:eastAsia="Times New Roman" w:hAnsi="Times New Roman" w:cs="Times New Roman"/>
          <w:sz w:val="24"/>
          <w:szCs w:val="24"/>
        </w:rPr>
        <w:t>execution</w:t>
      </w:r>
      <w:ins w:id="167" w:author="Rossella Falcone" w:date="2025-08-21T13:25:00Z" w16du:dateUtc="2025-08-21T17:25:00Z">
        <w:r w:rsidR="00202070">
          <w:rPr>
            <w:rFonts w:ascii="Times New Roman" w:eastAsia="Times New Roman" w:hAnsi="Times New Roman" w:cs="Times New Roman"/>
            <w:sz w:val="24"/>
            <w:szCs w:val="24"/>
          </w:rPr>
          <w:t xml:space="preserve"> (</w:t>
        </w:r>
      </w:ins>
      <w:ins w:id="168" w:author="Rossella Falcone" w:date="2025-08-21T13:19:00Z" w16du:dateUtc="2025-08-21T17:19:00Z">
        <w:r w:rsidR="00202070">
          <w:rPr>
            <w:rFonts w:ascii="Times New Roman" w:eastAsia="Times New Roman" w:hAnsi="Times New Roman" w:cs="Times New Roman"/>
            <w:sz w:val="24"/>
            <w:szCs w:val="24"/>
          </w:rPr>
          <w:t>accept or reject</w:t>
        </w:r>
      </w:ins>
      <w:ins w:id="169" w:author="Rossella Falcone" w:date="2025-08-21T13:25:00Z" w16du:dateUtc="2025-08-21T17:25:00Z">
        <w:r w:rsidR="00202070">
          <w:rPr>
            <w:rFonts w:ascii="Times New Roman" w:eastAsia="Times New Roman" w:hAnsi="Times New Roman" w:cs="Times New Roman"/>
            <w:sz w:val="24"/>
            <w:szCs w:val="24"/>
          </w:rPr>
          <w:t xml:space="preserve">, </w:t>
        </w:r>
      </w:ins>
      <w:ins w:id="170" w:author="Rossella Falcone" w:date="2025-08-21T13:19:00Z" w16du:dateUtc="2025-08-21T17:19:00Z">
        <w:r w:rsidR="00202070">
          <w:rPr>
            <w:rFonts w:ascii="Times New Roman" w:eastAsia="Times New Roman" w:hAnsi="Times New Roman" w:cs="Times New Roman"/>
            <w:sz w:val="24"/>
            <w:szCs w:val="24"/>
          </w:rPr>
          <w:t>sooner or later</w:t>
        </w:r>
      </w:ins>
      <w:ins w:id="171" w:author="Rossella Falcone" w:date="2025-08-21T13:25:00Z" w16du:dateUtc="2025-08-21T17:25:00Z">
        <w:r w:rsidR="00202070">
          <w:rPr>
            <w:rFonts w:ascii="Times New Roman" w:eastAsia="Times New Roman" w:hAnsi="Times New Roman" w:cs="Times New Roman"/>
            <w:sz w:val="24"/>
            <w:szCs w:val="24"/>
          </w:rPr>
          <w:t>).</w:t>
        </w:r>
      </w:ins>
      <w:del w:id="172" w:author="Rossella Falcone" w:date="2025-08-21T13:19:00Z" w16du:dateUtc="2025-08-21T17:19:00Z">
        <w:r w:rsidRPr="0064674F" w:rsidDel="00202070">
          <w:rPr>
            <w:rFonts w:ascii="Times New Roman" w:eastAsia="Times New Roman" w:hAnsi="Times New Roman" w:cs="Times New Roman"/>
            <w:sz w:val="24"/>
            <w:szCs w:val="24"/>
          </w:rPr>
          <w:delText>.</w:delText>
        </w:r>
      </w:del>
      <w:ins w:id="173" w:author="Rossella Falcone" w:date="2025-08-21T13:20:00Z" w16du:dateUtc="2025-08-21T17:20:00Z">
        <w:r w:rsidR="00202070">
          <w:rPr>
            <w:rFonts w:ascii="Times New Roman" w:eastAsia="Times New Roman" w:hAnsi="Times New Roman" w:cs="Times New Roman"/>
            <w:sz w:val="24"/>
            <w:szCs w:val="24"/>
          </w:rPr>
          <w:t xml:space="preserve"> </w:t>
        </w:r>
      </w:ins>
      <w:commentRangeEnd w:id="158"/>
      <w:r w:rsidR="00055EE3">
        <w:rPr>
          <w:rStyle w:val="CommentReference"/>
        </w:rPr>
        <w:commentReference w:id="158"/>
      </w:r>
      <w:commentRangeStart w:id="174"/>
      <w:del w:id="175" w:author="Rossella Falcone" w:date="2025-08-21T13:19:00Z" w16du:dateUtc="2025-08-21T17:19:00Z">
        <w:r w:rsidRPr="0064674F" w:rsidDel="00202070">
          <w:rPr>
            <w:rFonts w:ascii="Times New Roman" w:eastAsia="Times New Roman" w:hAnsi="Times New Roman" w:cs="Times New Roman"/>
            <w:sz w:val="24"/>
            <w:szCs w:val="24"/>
          </w:rPr>
          <w:delText xml:space="preserve"> </w:delText>
        </w:r>
      </w:del>
      <w:r w:rsidR="00E91934">
        <w:rPr>
          <w:rFonts w:ascii="Times New Roman" w:eastAsia="Times New Roman" w:hAnsi="Times New Roman" w:cs="Times New Roman"/>
          <w:bCs/>
          <w:sz w:val="24"/>
          <w:szCs w:val="24"/>
        </w:rPr>
        <w:t>The</w:t>
      </w:r>
      <w:r w:rsidR="00E91934" w:rsidRPr="00D96140">
        <w:rPr>
          <w:rFonts w:ascii="Times New Roman" w:eastAsia="Times New Roman" w:hAnsi="Times New Roman" w:cs="Times New Roman"/>
          <w:bCs/>
          <w:sz w:val="24"/>
          <w:szCs w:val="24"/>
        </w:rPr>
        <w:t xml:space="preserve"> </w:t>
      </w:r>
      <w:proofErr w:type="spellStart"/>
      <w:ins w:id="176" w:author="Rossella Falcone" w:date="2025-08-21T13:12:00Z" w16du:dateUtc="2025-08-21T17:12:00Z">
        <w:r w:rsidR="00E91934">
          <w:rPr>
            <w:rFonts w:ascii="Times New Roman" w:eastAsia="Times New Roman" w:hAnsi="Times New Roman" w:cs="Times New Roman"/>
            <w:bCs/>
            <w:sz w:val="24"/>
            <w:szCs w:val="24"/>
          </w:rPr>
          <w:t>dlPFC</w:t>
        </w:r>
        <w:proofErr w:type="spellEnd"/>
        <w:r w:rsidR="00E91934">
          <w:rPr>
            <w:rFonts w:ascii="Times New Roman" w:eastAsia="Times New Roman" w:hAnsi="Times New Roman" w:cs="Times New Roman"/>
            <w:bCs/>
            <w:sz w:val="24"/>
            <w:szCs w:val="24"/>
          </w:rPr>
          <w:t xml:space="preserve"> </w:t>
        </w:r>
      </w:ins>
      <w:del w:id="177" w:author="Rossella Falcone" w:date="2025-08-21T13:12:00Z" w16du:dateUtc="2025-08-21T17:12:00Z">
        <w:r w:rsidR="00E91934" w:rsidRPr="00D96140" w:rsidDel="00E91934">
          <w:rPr>
            <w:rFonts w:ascii="Times New Roman" w:eastAsia="Times New Roman" w:hAnsi="Times New Roman" w:cs="Times New Roman"/>
            <w:bCs/>
            <w:sz w:val="24"/>
            <w:szCs w:val="24"/>
          </w:rPr>
          <w:delText xml:space="preserve">dorsolateral prefrontal cortex (dlPFC) </w:delText>
        </w:r>
      </w:del>
      <w:r w:rsidR="00E91934">
        <w:rPr>
          <w:rFonts w:ascii="Times New Roman" w:eastAsia="Times New Roman" w:hAnsi="Times New Roman" w:cs="Times New Roman"/>
          <w:bCs/>
          <w:sz w:val="24"/>
          <w:szCs w:val="24"/>
        </w:rPr>
        <w:t>has been implicated in</w:t>
      </w:r>
      <w:r w:rsidR="00E91934" w:rsidRPr="00D96140">
        <w:rPr>
          <w:rFonts w:ascii="Times New Roman" w:eastAsia="Times New Roman" w:hAnsi="Times New Roman" w:cs="Times New Roman"/>
          <w:bCs/>
          <w:sz w:val="24"/>
          <w:szCs w:val="24"/>
        </w:rPr>
        <w:t xml:space="preserve"> value-</w:t>
      </w:r>
      <w:r w:rsidR="00E91934">
        <w:rPr>
          <w:rFonts w:ascii="Times New Roman" w:eastAsia="Times New Roman" w:hAnsi="Times New Roman" w:cs="Times New Roman"/>
          <w:bCs/>
          <w:sz w:val="24"/>
          <w:szCs w:val="24"/>
        </w:rPr>
        <w:t>guided behavior</w:t>
      </w:r>
      <w:r w:rsidR="00E91934" w:rsidRPr="00D96140">
        <w:rPr>
          <w:rFonts w:ascii="Times New Roman" w:eastAsia="Times New Roman" w:hAnsi="Times New Roman" w:cs="Times New Roman"/>
          <w:bCs/>
          <w:sz w:val="24"/>
          <w:szCs w:val="24"/>
        </w:rPr>
        <w:t xml:space="preserve"> </w:t>
      </w:r>
      <w:r w:rsidR="00E91934">
        <w:rPr>
          <w:rFonts w:ascii="Times New Roman" w:eastAsia="Times New Roman" w:hAnsi="Times New Roman" w:cs="Times New Roman"/>
          <w:bCs/>
          <w:sz w:val="24"/>
          <w:szCs w:val="24"/>
        </w:rPr>
        <w:t xml:space="preserve">(Barraclough et al., 2004; Hutcherson et al., 2012 </w:t>
      </w:r>
      <w:commentRangeStart w:id="178"/>
      <w:r w:rsidR="00E91934" w:rsidRPr="004341B6">
        <w:rPr>
          <w:rFonts w:ascii="Times New Roman" w:eastAsia="Times New Roman" w:hAnsi="Times New Roman" w:cs="Times New Roman"/>
          <w:b/>
          <w:sz w:val="24"/>
          <w:szCs w:val="24"/>
        </w:rPr>
        <w:t>ref</w:t>
      </w:r>
      <w:commentRangeEnd w:id="178"/>
      <w:r w:rsidR="00E91934">
        <w:rPr>
          <w:rStyle w:val="CommentReference"/>
        </w:rPr>
        <w:commentReference w:id="178"/>
      </w:r>
      <w:r w:rsidR="00E91934">
        <w:rPr>
          <w:rFonts w:ascii="Times New Roman" w:eastAsia="Times New Roman" w:hAnsi="Times New Roman" w:cs="Times New Roman"/>
          <w:bCs/>
          <w:sz w:val="24"/>
          <w:szCs w:val="24"/>
        </w:rPr>
        <w:t xml:space="preserve">) </w:t>
      </w:r>
      <w:r w:rsidR="00E91934" w:rsidRPr="00D96140">
        <w:rPr>
          <w:rFonts w:ascii="Times New Roman" w:eastAsia="Times New Roman" w:hAnsi="Times New Roman" w:cs="Times New Roman"/>
          <w:bCs/>
          <w:sz w:val="24"/>
          <w:szCs w:val="24"/>
        </w:rPr>
        <w:t>and self-control</w:t>
      </w:r>
      <w:r w:rsidR="00E91934">
        <w:rPr>
          <w:rFonts w:ascii="Times New Roman" w:eastAsia="Times New Roman" w:hAnsi="Times New Roman" w:cs="Times New Roman"/>
          <w:bCs/>
          <w:sz w:val="24"/>
          <w:szCs w:val="24"/>
        </w:rPr>
        <w:t xml:space="preserve"> (</w:t>
      </w:r>
      <w:commentRangeStart w:id="179"/>
      <w:r w:rsidR="00E91934" w:rsidRPr="004341B6">
        <w:rPr>
          <w:rFonts w:ascii="Times New Roman" w:eastAsia="Times New Roman" w:hAnsi="Times New Roman" w:cs="Times New Roman"/>
          <w:b/>
          <w:sz w:val="24"/>
          <w:szCs w:val="24"/>
        </w:rPr>
        <w:t>ref</w:t>
      </w:r>
      <w:commentRangeEnd w:id="179"/>
      <w:r w:rsidR="00E91934">
        <w:rPr>
          <w:rStyle w:val="CommentReference"/>
        </w:rPr>
        <w:commentReference w:id="179"/>
      </w:r>
      <w:r w:rsidR="00E91934">
        <w:rPr>
          <w:rFonts w:ascii="Times New Roman" w:eastAsia="Times New Roman" w:hAnsi="Times New Roman" w:cs="Times New Roman"/>
          <w:bCs/>
          <w:sz w:val="24"/>
          <w:szCs w:val="24"/>
        </w:rPr>
        <w:t xml:space="preserve">). </w:t>
      </w:r>
      <w:r w:rsidR="00E91934" w:rsidRPr="00D372F0">
        <w:rPr>
          <w:rFonts w:ascii="Times New Roman" w:eastAsia="Times New Roman" w:hAnsi="Times New Roman" w:cs="Times New Roman"/>
          <w:bCs/>
          <w:sz w:val="24"/>
          <w:szCs w:val="24"/>
        </w:rPr>
        <w:t xml:space="preserve">Neurons in this area encode reward magnitude, delay, and interaction, supporting the computation of temporally discounted value </w:t>
      </w:r>
      <w:commentRangeStart w:id="180"/>
      <w:commentRangeStart w:id="181"/>
      <w:r w:rsidR="00E91934">
        <w:rPr>
          <w:rFonts w:ascii="Times New Roman" w:eastAsia="Times New Roman" w:hAnsi="Times New Roman" w:cs="Times New Roman"/>
          <w:bCs/>
          <w:sz w:val="24"/>
          <w:szCs w:val="24"/>
        </w:rPr>
        <w:t>(</w:t>
      </w:r>
      <w:commentRangeStart w:id="182"/>
      <w:r w:rsidR="00E91934" w:rsidRPr="00D96140">
        <w:rPr>
          <w:rFonts w:ascii="Times New Roman" w:eastAsia="Times New Roman" w:hAnsi="Times New Roman" w:cs="Times New Roman"/>
          <w:b/>
          <w:sz w:val="24"/>
          <w:szCs w:val="24"/>
        </w:rPr>
        <w:t>ref</w:t>
      </w:r>
      <w:commentRangeEnd w:id="182"/>
      <w:r w:rsidR="00E91934">
        <w:rPr>
          <w:rStyle w:val="CommentReference"/>
        </w:rPr>
        <w:commentReference w:id="182"/>
      </w:r>
      <w:r w:rsidR="00E91934">
        <w:rPr>
          <w:rFonts w:ascii="Times New Roman" w:eastAsia="Times New Roman" w:hAnsi="Times New Roman" w:cs="Times New Roman"/>
          <w:bCs/>
          <w:sz w:val="24"/>
          <w:szCs w:val="24"/>
        </w:rPr>
        <w:t>)</w:t>
      </w:r>
      <w:r w:rsidR="00E91934" w:rsidRPr="00D96140">
        <w:rPr>
          <w:rFonts w:ascii="Times New Roman" w:eastAsia="Times New Roman" w:hAnsi="Times New Roman" w:cs="Times New Roman"/>
          <w:bCs/>
          <w:sz w:val="24"/>
          <w:szCs w:val="24"/>
        </w:rPr>
        <w:t>.</w:t>
      </w:r>
      <w:r w:rsidR="00E91934">
        <w:rPr>
          <w:rFonts w:ascii="Times New Roman" w:eastAsia="Times New Roman" w:hAnsi="Times New Roman" w:cs="Times New Roman"/>
          <w:bCs/>
          <w:sz w:val="24"/>
          <w:szCs w:val="24"/>
        </w:rPr>
        <w:t xml:space="preserve"> </w:t>
      </w:r>
      <w:commentRangeEnd w:id="174"/>
      <w:r w:rsidR="00055EE3">
        <w:rPr>
          <w:rStyle w:val="CommentReference"/>
        </w:rPr>
        <w:commentReference w:id="174"/>
      </w:r>
      <w:commentRangeEnd w:id="180"/>
      <w:r w:rsidR="00E751E1">
        <w:rPr>
          <w:rStyle w:val="CommentReference"/>
        </w:rPr>
        <w:commentReference w:id="180"/>
      </w:r>
      <w:commentRangeEnd w:id="181"/>
      <w:r w:rsidR="00ED69D6">
        <w:rPr>
          <w:rStyle w:val="CommentReference"/>
        </w:rPr>
        <w:commentReference w:id="181"/>
      </w:r>
    </w:p>
    <w:p w14:paraId="437B6B88" w14:textId="1B5D94BF" w:rsidR="00E62C95" w:rsidRDefault="0064674F" w:rsidP="00B837C3">
      <w:pPr>
        <w:spacing w:after="0" w:line="480" w:lineRule="auto"/>
        <w:rPr>
          <w:rFonts w:ascii="Times New Roman" w:eastAsia="Times New Roman" w:hAnsi="Times New Roman" w:cs="Times New Roman"/>
          <w:sz w:val="24"/>
          <w:szCs w:val="24"/>
        </w:rPr>
      </w:pPr>
      <w:commentRangeStart w:id="183"/>
      <w:r w:rsidRPr="0064674F">
        <w:rPr>
          <w:rFonts w:ascii="Times New Roman" w:eastAsia="Times New Roman" w:hAnsi="Times New Roman" w:cs="Times New Roman"/>
          <w:sz w:val="24"/>
          <w:szCs w:val="24"/>
        </w:rPr>
        <w:t xml:space="preserve">We found that </w:t>
      </w:r>
      <w:r w:rsidR="00DC311F">
        <w:rPr>
          <w:rFonts w:ascii="Times New Roman" w:eastAsia="Times New Roman" w:hAnsi="Times New Roman" w:cs="Times New Roman"/>
          <w:sz w:val="24"/>
          <w:szCs w:val="24"/>
        </w:rPr>
        <w:t>although</w:t>
      </w:r>
      <w:r w:rsidR="00DC311F" w:rsidRPr="0064674F">
        <w:rPr>
          <w:rFonts w:ascii="Times New Roman" w:eastAsia="Times New Roman" w:hAnsi="Times New Roman" w:cs="Times New Roman"/>
          <w:sz w:val="24"/>
          <w:szCs w:val="24"/>
        </w:rPr>
        <w:t xml:space="preserve"> </w:t>
      </w:r>
      <w:r w:rsidRPr="0064674F">
        <w:rPr>
          <w:rFonts w:ascii="Times New Roman" w:eastAsia="Times New Roman" w:hAnsi="Times New Roman" w:cs="Times New Roman"/>
          <w:sz w:val="24"/>
          <w:szCs w:val="24"/>
        </w:rPr>
        <w:t xml:space="preserve">the timing of choice had a significant influence on behavior and neural coding in one animal, the other animal appeared less sensitive to this manipulation. </w:t>
      </w:r>
      <w:commentRangeEnd w:id="183"/>
      <w:r w:rsidR="000D4E3E">
        <w:rPr>
          <w:rStyle w:val="CommentReference"/>
        </w:rPr>
        <w:commentReference w:id="183"/>
      </w:r>
      <w:r w:rsidRPr="0064674F">
        <w:rPr>
          <w:rFonts w:ascii="Times New Roman" w:eastAsia="Times New Roman" w:hAnsi="Times New Roman" w:cs="Times New Roman"/>
          <w:sz w:val="24"/>
          <w:szCs w:val="24"/>
        </w:rPr>
        <w:t>These differences were reflected in both their behavioral strategies and neural dynamics, highlighting individual variability in the integration of contextual information during temporal discounting</w:t>
      </w:r>
      <w:r w:rsidR="0022689B">
        <w:rPr>
          <w:rFonts w:ascii="Times New Roman" w:eastAsia="Times New Roman" w:hAnsi="Times New Roman" w:cs="Times New Roman"/>
          <w:sz w:val="24"/>
          <w:szCs w:val="24"/>
        </w:rPr>
        <w:t xml:space="preserve"> </w:t>
      </w:r>
      <w:r w:rsidR="00257555" w:rsidRPr="00257555">
        <w:rPr>
          <w:rFonts w:ascii="Times New Roman" w:eastAsia="Times New Roman" w:hAnsi="Times New Roman" w:cs="Times New Roman"/>
          <w:sz w:val="24"/>
          <w:szCs w:val="24"/>
        </w:rPr>
        <w:t xml:space="preserve">and </w:t>
      </w:r>
      <w:del w:id="184" w:author="Rossella Falcone" w:date="2025-08-21T13:26:00Z" w16du:dateUtc="2025-08-21T17:26:00Z">
        <w:r w:rsidR="00257555" w:rsidRPr="00257555" w:rsidDel="00202070">
          <w:rPr>
            <w:rFonts w:ascii="Times New Roman" w:eastAsia="Times New Roman" w:hAnsi="Times New Roman" w:cs="Times New Roman"/>
            <w:sz w:val="24"/>
            <w:szCs w:val="24"/>
          </w:rPr>
          <w:delText>pointing to</w:delText>
        </w:r>
      </w:del>
      <w:ins w:id="185" w:author="Rossella Falcone" w:date="2025-08-21T13:26:00Z" w16du:dateUtc="2025-08-21T17:26:00Z">
        <w:r w:rsidR="00202070">
          <w:rPr>
            <w:rFonts w:ascii="Times New Roman" w:eastAsia="Times New Roman" w:hAnsi="Times New Roman" w:cs="Times New Roman"/>
            <w:sz w:val="24"/>
            <w:szCs w:val="24"/>
          </w:rPr>
          <w:t>revealing</w:t>
        </w:r>
      </w:ins>
      <w:r w:rsidR="00257555" w:rsidRPr="00257555">
        <w:rPr>
          <w:rFonts w:ascii="Times New Roman" w:eastAsia="Times New Roman" w:hAnsi="Times New Roman" w:cs="Times New Roman"/>
          <w:sz w:val="24"/>
          <w:szCs w:val="24"/>
        </w:rPr>
        <w:t xml:space="preserve"> distinct underlying neural mechanisms</w:t>
      </w:r>
      <w:r w:rsidRPr="0064674F">
        <w:rPr>
          <w:rFonts w:ascii="Times New Roman" w:eastAsia="Times New Roman" w:hAnsi="Times New Roman" w:cs="Times New Roman"/>
          <w:sz w:val="24"/>
          <w:szCs w:val="24"/>
        </w:rPr>
        <w:t>.</w:t>
      </w:r>
    </w:p>
    <w:p w14:paraId="3E06A917" w14:textId="77777777" w:rsidR="00E370D5" w:rsidRDefault="00E370D5" w:rsidP="00B837C3">
      <w:pPr>
        <w:spacing w:after="0" w:line="480" w:lineRule="auto"/>
        <w:rPr>
          <w:rFonts w:ascii="Times New Roman" w:eastAsia="Times New Roman" w:hAnsi="Times New Roman" w:cs="Times New Roman"/>
          <w:bCs/>
          <w:sz w:val="24"/>
          <w:szCs w:val="24"/>
        </w:rPr>
      </w:pPr>
    </w:p>
    <w:p w14:paraId="3D2696F2" w14:textId="0B9967E8" w:rsidR="005457B4" w:rsidRDefault="005457B4" w:rsidP="005457B4">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C7995EA" w14:textId="594C9B6C" w:rsidR="00E751E1" w:rsidRDefault="009A46A3" w:rsidP="005457B4">
      <w:pPr>
        <w:shd w:val="clear" w:color="auto" w:fill="FFFFFF"/>
        <w:spacing w:after="0" w:line="480" w:lineRule="auto"/>
        <w:rPr>
          <w:ins w:id="186" w:author="Siyu Wang" w:date="2025-08-27T17:56:00Z" w16du:dateUtc="2025-08-27T21:56:00Z"/>
          <w:rFonts w:ascii="Times New Roman" w:eastAsia="Times New Roman" w:hAnsi="Times New Roman" w:cs="Times New Roman"/>
          <w:b/>
          <w:bCs/>
          <w:i/>
          <w:sz w:val="24"/>
          <w:szCs w:val="24"/>
        </w:rPr>
      </w:pPr>
      <w:r w:rsidRPr="005E62C8">
        <w:rPr>
          <w:rFonts w:ascii="Times New Roman" w:eastAsia="Times New Roman" w:hAnsi="Times New Roman" w:cs="Times New Roman"/>
          <w:b/>
          <w:bCs/>
          <w:i/>
          <w:sz w:val="24"/>
          <w:szCs w:val="24"/>
        </w:rPr>
        <w:t xml:space="preserve">1. Behavioral </w:t>
      </w:r>
      <w:r w:rsidR="000D20B8">
        <w:rPr>
          <w:rFonts w:ascii="Times New Roman" w:eastAsia="Times New Roman" w:hAnsi="Times New Roman" w:cs="Times New Roman"/>
          <w:b/>
          <w:bCs/>
          <w:i/>
          <w:sz w:val="24"/>
          <w:szCs w:val="24"/>
        </w:rPr>
        <w:t xml:space="preserve">evidence of temporal </w:t>
      </w:r>
      <w:r w:rsidR="005B722A">
        <w:rPr>
          <w:rFonts w:ascii="Times New Roman" w:eastAsia="Times New Roman" w:hAnsi="Times New Roman" w:cs="Times New Roman"/>
          <w:b/>
          <w:bCs/>
          <w:i/>
          <w:sz w:val="24"/>
          <w:szCs w:val="24"/>
        </w:rPr>
        <w:t>discounting</w:t>
      </w:r>
      <w:r w:rsidR="000D20B8">
        <w:rPr>
          <w:rFonts w:ascii="Times New Roman" w:eastAsia="Times New Roman" w:hAnsi="Times New Roman" w:cs="Times New Roman"/>
          <w:b/>
          <w:bCs/>
          <w:i/>
          <w:sz w:val="24"/>
          <w:szCs w:val="24"/>
        </w:rPr>
        <w:t xml:space="preserve">  </w:t>
      </w:r>
    </w:p>
    <w:p w14:paraId="6AF3511A" w14:textId="77777777" w:rsidR="00E751E1" w:rsidRDefault="00E751E1">
      <w:pPr>
        <w:spacing w:after="160" w:line="278" w:lineRule="auto"/>
        <w:rPr>
          <w:ins w:id="187" w:author="Siyu Wang" w:date="2025-08-27T17:56:00Z" w16du:dateUtc="2025-08-27T21:56:00Z"/>
          <w:rFonts w:ascii="Times New Roman" w:eastAsia="Times New Roman" w:hAnsi="Times New Roman" w:cs="Times New Roman"/>
          <w:b/>
          <w:bCs/>
          <w:i/>
          <w:sz w:val="24"/>
          <w:szCs w:val="24"/>
        </w:rPr>
      </w:pPr>
      <w:ins w:id="188" w:author="Siyu Wang" w:date="2025-08-27T17:56:00Z" w16du:dateUtc="2025-08-27T21:56:00Z">
        <w:r>
          <w:rPr>
            <w:rFonts w:ascii="Times New Roman" w:eastAsia="Times New Roman" w:hAnsi="Times New Roman" w:cs="Times New Roman"/>
            <w:b/>
            <w:bCs/>
            <w:i/>
            <w:sz w:val="24"/>
            <w:szCs w:val="24"/>
          </w:rPr>
          <w:br w:type="page"/>
        </w:r>
      </w:ins>
    </w:p>
    <w:p w14:paraId="42B5F389" w14:textId="77777777" w:rsidR="005457B4" w:rsidRPr="005E62C8" w:rsidRDefault="005457B4" w:rsidP="005457B4">
      <w:pPr>
        <w:shd w:val="clear" w:color="auto" w:fill="FFFFFF"/>
        <w:spacing w:after="0" w:line="480" w:lineRule="auto"/>
        <w:rPr>
          <w:rFonts w:ascii="Times New Roman" w:eastAsia="Times New Roman" w:hAnsi="Times New Roman" w:cs="Times New Roman"/>
          <w:b/>
          <w:bCs/>
          <w:i/>
          <w:sz w:val="24"/>
          <w:szCs w:val="24"/>
        </w:rPr>
      </w:pPr>
    </w:p>
    <w:p w14:paraId="1F09C0D2" w14:textId="010F25B9" w:rsidR="005B4A18"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845D2F">
        <w:rPr>
          <w:rFonts w:ascii="Times New Roman" w:eastAsia="Times New Roman" w:hAnsi="Times New Roman" w:cs="Times New Roman"/>
          <w:sz w:val="24"/>
          <w:szCs w:val="24"/>
        </w:rPr>
        <w:t>temporal discounting</w:t>
      </w:r>
      <w:r>
        <w:rPr>
          <w:rFonts w:ascii="Times New Roman" w:eastAsia="Times New Roman" w:hAnsi="Times New Roman" w:cs="Times New Roman"/>
          <w:sz w:val="24"/>
          <w:szCs w:val="24"/>
        </w:rPr>
        <w:t xml:space="preserve"> task (Fig. 1A; see Methods), </w:t>
      </w:r>
      <w:r w:rsidR="00A76E3A">
        <w:rPr>
          <w:rFonts w:ascii="Times New Roman" w:eastAsia="Times New Roman" w:hAnsi="Times New Roman" w:cs="Times New Roman"/>
          <w:sz w:val="24"/>
          <w:szCs w:val="24"/>
        </w:rPr>
        <w:t>where</w:t>
      </w:r>
      <w:r>
        <w:rPr>
          <w:rFonts w:ascii="Times New Roman" w:eastAsia="Times New Roman" w:hAnsi="Times New Roman" w:cs="Times New Roman"/>
          <w:sz w:val="24"/>
          <w:szCs w:val="24"/>
        </w:rPr>
        <w:t xml:space="preserve"> each of </w:t>
      </w:r>
      <w:r w:rsidR="00A76E3A">
        <w:rPr>
          <w:rFonts w:ascii="Times New Roman" w:eastAsia="Times New Roman" w:hAnsi="Times New Roman" w:cs="Times New Roman"/>
          <w:sz w:val="24"/>
          <w:szCs w:val="24"/>
        </w:rPr>
        <w:t xml:space="preserve">nine </w:t>
      </w:r>
      <w:r>
        <w:rPr>
          <w:rFonts w:ascii="Times New Roman" w:eastAsia="Times New Roman" w:hAnsi="Times New Roman" w:cs="Times New Roman"/>
          <w:sz w:val="24"/>
          <w:szCs w:val="24"/>
        </w:rPr>
        <w:t xml:space="preserve">visual cues </w:t>
      </w:r>
      <w:r w:rsidR="003B7CC5">
        <w:rPr>
          <w:rFonts w:ascii="Times New Roman" w:eastAsia="Times New Roman" w:hAnsi="Times New Roman" w:cs="Times New Roman"/>
          <w:sz w:val="24"/>
          <w:szCs w:val="24"/>
        </w:rPr>
        <w:t>represented an</w:t>
      </w:r>
      <w:r>
        <w:rPr>
          <w:rFonts w:ascii="Times New Roman" w:eastAsia="Times New Roman" w:hAnsi="Times New Roman" w:cs="Times New Roman"/>
          <w:sz w:val="24"/>
          <w:szCs w:val="24"/>
        </w:rPr>
        <w:t xml:space="preserve"> offer </w:t>
      </w:r>
      <w:r w:rsidR="003B7CC5">
        <w:rPr>
          <w:rFonts w:ascii="Times New Roman" w:eastAsia="Times New Roman" w:hAnsi="Times New Roman" w:cs="Times New Roman"/>
          <w:sz w:val="24"/>
          <w:szCs w:val="24"/>
        </w:rPr>
        <w:t xml:space="preserve">of reward </w:t>
      </w:r>
      <w:r>
        <w:rPr>
          <w:rFonts w:ascii="Times New Roman" w:eastAsia="Times New Roman" w:hAnsi="Times New Roman" w:cs="Times New Roman"/>
          <w:sz w:val="24"/>
          <w:szCs w:val="24"/>
        </w:rPr>
        <w:t xml:space="preserve">(Fig. 1B). Each offer </w:t>
      </w:r>
      <w:r w:rsidR="003B7CC5">
        <w:rPr>
          <w:rFonts w:ascii="Times New Roman" w:eastAsia="Times New Roman" w:hAnsi="Times New Roman" w:cs="Times New Roman"/>
          <w:sz w:val="24"/>
          <w:szCs w:val="24"/>
        </w:rPr>
        <w:t>combined</w:t>
      </w:r>
      <w:r>
        <w:rPr>
          <w:rFonts w:ascii="Times New Roman" w:eastAsia="Times New Roman" w:hAnsi="Times New Roman" w:cs="Times New Roman"/>
          <w:sz w:val="24"/>
          <w:szCs w:val="24"/>
        </w:rPr>
        <w:t xml:space="preserve"> reward </w:t>
      </w:r>
      <w:r w:rsidR="005E3FEC">
        <w:rPr>
          <w:rFonts w:ascii="Times New Roman" w:eastAsia="Times New Roman" w:hAnsi="Times New Roman" w:cs="Times New Roman"/>
          <w:sz w:val="24"/>
          <w:szCs w:val="24"/>
        </w:rPr>
        <w:t>magnitude</w:t>
      </w:r>
      <w:r>
        <w:rPr>
          <w:rFonts w:ascii="Times New Roman" w:eastAsia="Times New Roman" w:hAnsi="Times New Roman" w:cs="Times New Roman"/>
          <w:sz w:val="24"/>
          <w:szCs w:val="24"/>
        </w:rPr>
        <w:t xml:space="preserve"> (2, 4, or 6 drops of liquid reward) </w:t>
      </w:r>
      <w:r w:rsidR="003B7CC5">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a delay </w:t>
      </w:r>
      <w:r w:rsidR="003B7CC5">
        <w:rPr>
          <w:rFonts w:ascii="Times New Roman" w:eastAsia="Times New Roman" w:hAnsi="Times New Roman" w:cs="Times New Roman"/>
          <w:sz w:val="24"/>
          <w:szCs w:val="24"/>
        </w:rPr>
        <w:t xml:space="preserve">before delivery </w:t>
      </w:r>
      <w:r>
        <w:rPr>
          <w:rFonts w:ascii="Times New Roman" w:eastAsia="Times New Roman" w:hAnsi="Times New Roman" w:cs="Times New Roman"/>
          <w:sz w:val="24"/>
          <w:szCs w:val="24"/>
        </w:rPr>
        <w:t xml:space="preserve">(1, 5, or 10 seconds). </w:t>
      </w:r>
    </w:p>
    <w:p w14:paraId="5A7BC04E" w14:textId="21866AFD" w:rsidR="00E362A9" w:rsidDel="006C510B" w:rsidRDefault="002C04FE" w:rsidP="005457B4">
      <w:pPr>
        <w:shd w:val="clear" w:color="auto" w:fill="FFFFFF"/>
        <w:spacing w:after="0" w:line="480" w:lineRule="auto"/>
        <w:rPr>
          <w:del w:id="189" w:author="Rossella Falcone" w:date="2025-08-21T14:39:00Z" w16du:dateUtc="2025-08-21T18:39:00Z"/>
          <w:rFonts w:ascii="Times New Roman" w:eastAsia="Times New Roman" w:hAnsi="Times New Roman" w:cs="Times New Roman"/>
          <w:sz w:val="24"/>
          <w:szCs w:val="24"/>
        </w:rPr>
      </w:pPr>
      <w:r w:rsidRPr="002C04FE">
        <w:rPr>
          <w:rFonts w:ascii="Times New Roman" w:eastAsia="Times New Roman" w:hAnsi="Times New Roman" w:cs="Times New Roman"/>
          <w:sz w:val="24"/>
          <w:szCs w:val="24"/>
        </w:rPr>
        <w:t>By varying reward and delay independently across trials in an orthogonal design, we could dissociate their individual and combined effects on both behavior and neural activity.</w:t>
      </w:r>
      <w:ins w:id="190" w:author="Siyu Wang" w:date="2025-08-25T18:48:00Z" w16du:dateUtc="2025-08-25T22:48:00Z">
        <w:r w:rsidR="00055EE3">
          <w:rPr>
            <w:rFonts w:ascii="Times New Roman" w:eastAsia="Times New Roman" w:hAnsi="Times New Roman" w:cs="Times New Roman"/>
            <w:sz w:val="24"/>
            <w:szCs w:val="24"/>
          </w:rPr>
          <w:t xml:space="preserve"> </w:t>
        </w:r>
      </w:ins>
    </w:p>
    <w:p w14:paraId="3A6DA838" w14:textId="41489DE5" w:rsidR="0003799A" w:rsidRDefault="005E3FEC" w:rsidP="005457B4">
      <w:pPr>
        <w:shd w:val="clear" w:color="auto" w:fill="FFFFFF"/>
        <w:spacing w:after="0" w:line="480" w:lineRule="auto"/>
        <w:rPr>
          <w:ins w:id="191" w:author="Rossella Falcone" w:date="2025-08-21T14:22:00Z" w16du:dateUtc="2025-08-21T18:22:00Z"/>
          <w:rFonts w:ascii="Times New Roman" w:eastAsia="Times New Roman" w:hAnsi="Times New Roman" w:cs="Times New Roman"/>
          <w:sz w:val="24"/>
          <w:szCs w:val="24"/>
        </w:rPr>
      </w:pPr>
      <w:commentRangeStart w:id="192"/>
      <w:commentRangeStart w:id="193"/>
      <w:r>
        <w:rPr>
          <w:rFonts w:ascii="Times New Roman" w:eastAsia="Times New Roman" w:hAnsi="Times New Roman" w:cs="Times New Roman"/>
          <w:sz w:val="24"/>
          <w:szCs w:val="24"/>
        </w:rPr>
        <w:t>O</w:t>
      </w:r>
      <w:r w:rsidR="005457B4">
        <w:rPr>
          <w:rFonts w:ascii="Times New Roman" w:eastAsia="Times New Roman" w:hAnsi="Times New Roman" w:cs="Times New Roman"/>
          <w:sz w:val="24"/>
          <w:szCs w:val="24"/>
        </w:rPr>
        <w:t>n</w:t>
      </w:r>
      <w:commentRangeEnd w:id="192"/>
      <w:r w:rsidR="00847D15">
        <w:rPr>
          <w:rStyle w:val="CommentReference"/>
        </w:rPr>
        <w:commentReference w:id="192"/>
      </w:r>
      <w:commentRangeEnd w:id="193"/>
      <w:r w:rsidR="006C510B">
        <w:rPr>
          <w:rStyle w:val="CommentReference"/>
        </w:rPr>
        <w:commentReference w:id="193"/>
      </w:r>
      <w:r w:rsidR="005457B4">
        <w:rPr>
          <w:rFonts w:ascii="Times New Roman" w:eastAsia="Times New Roman" w:hAnsi="Times New Roman" w:cs="Times New Roman"/>
          <w:sz w:val="24"/>
          <w:szCs w:val="24"/>
        </w:rPr>
        <w:t xml:space="preserve"> each trial </w:t>
      </w:r>
      <w:r w:rsidR="000B5EE6">
        <w:rPr>
          <w:rFonts w:ascii="Times New Roman" w:eastAsia="Times New Roman" w:hAnsi="Times New Roman" w:cs="Times New Roman"/>
          <w:sz w:val="24"/>
          <w:szCs w:val="24"/>
        </w:rPr>
        <w:t xml:space="preserve">the animal viewed </w:t>
      </w:r>
      <w:del w:id="194" w:author="Rossella Falcone" w:date="2025-08-21T14:29:00Z" w16du:dateUtc="2025-08-21T18:29:00Z">
        <w:r w:rsidR="000B5EE6" w:rsidDel="00DE44BE">
          <w:rPr>
            <w:rFonts w:ascii="Times New Roman" w:eastAsia="Times New Roman" w:hAnsi="Times New Roman" w:cs="Times New Roman"/>
            <w:sz w:val="24"/>
            <w:szCs w:val="24"/>
          </w:rPr>
          <w:delText xml:space="preserve">a </w:delText>
        </w:r>
      </w:del>
      <w:ins w:id="195" w:author="Rossella Falcone" w:date="2025-08-21T14:29:00Z" w16du:dateUtc="2025-08-21T18:29:00Z">
        <w:r w:rsidR="00DE44BE">
          <w:rPr>
            <w:rFonts w:ascii="Times New Roman" w:eastAsia="Times New Roman" w:hAnsi="Times New Roman" w:cs="Times New Roman"/>
            <w:sz w:val="24"/>
            <w:szCs w:val="24"/>
          </w:rPr>
          <w:t xml:space="preserve">one </w:t>
        </w:r>
      </w:ins>
      <w:ins w:id="196" w:author="Rossella Falcone" w:date="2025-08-21T14:53:00Z" w16du:dateUtc="2025-08-21T18:53:00Z">
        <w:r w:rsidR="00316DE8">
          <w:rPr>
            <w:rFonts w:ascii="Times New Roman" w:eastAsia="Times New Roman" w:hAnsi="Times New Roman" w:cs="Times New Roman"/>
            <w:sz w:val="24"/>
            <w:szCs w:val="24"/>
          </w:rPr>
          <w:t xml:space="preserve">of the nine </w:t>
        </w:r>
      </w:ins>
      <w:ins w:id="197" w:author="Rossella Falcone" w:date="2025-08-21T14:29:00Z" w16du:dateUtc="2025-08-21T18:29:00Z">
        <w:r w:rsidR="00DE44BE">
          <w:rPr>
            <w:rFonts w:ascii="Times New Roman" w:eastAsia="Times New Roman" w:hAnsi="Times New Roman" w:cs="Times New Roman"/>
            <w:sz w:val="24"/>
            <w:szCs w:val="24"/>
          </w:rPr>
          <w:t xml:space="preserve">visual </w:t>
        </w:r>
      </w:ins>
      <w:r w:rsidR="000B5EE6">
        <w:rPr>
          <w:rFonts w:ascii="Times New Roman" w:eastAsia="Times New Roman" w:hAnsi="Times New Roman" w:cs="Times New Roman"/>
          <w:sz w:val="24"/>
          <w:szCs w:val="24"/>
        </w:rPr>
        <w:t xml:space="preserve">cue and </w:t>
      </w:r>
      <w:del w:id="198" w:author="Rossella Falcone" w:date="2025-08-21T14:22:00Z" w16du:dateUtc="2025-08-21T18:22:00Z">
        <w:r w:rsidR="005457B4" w:rsidDel="0003799A">
          <w:rPr>
            <w:rFonts w:ascii="Times New Roman" w:eastAsia="Times New Roman" w:hAnsi="Times New Roman" w:cs="Times New Roman"/>
            <w:sz w:val="24"/>
            <w:szCs w:val="24"/>
          </w:rPr>
          <w:delText>chose</w:delText>
        </w:r>
      </w:del>
      <w:ins w:id="199" w:author="Rossella Falcone" w:date="2025-08-21T14:22:00Z" w16du:dateUtc="2025-08-21T18:22:00Z">
        <w:r w:rsidR="0003799A">
          <w:rPr>
            <w:rFonts w:ascii="Times New Roman" w:eastAsia="Times New Roman" w:hAnsi="Times New Roman" w:cs="Times New Roman"/>
            <w:sz w:val="24"/>
            <w:szCs w:val="24"/>
          </w:rPr>
          <w:t>choose</w:t>
        </w:r>
      </w:ins>
      <w:r w:rsidR="005457B4">
        <w:rPr>
          <w:rFonts w:ascii="Times New Roman" w:eastAsia="Times New Roman" w:hAnsi="Times New Roman" w:cs="Times New Roman"/>
          <w:sz w:val="24"/>
          <w:szCs w:val="24"/>
        </w:rPr>
        <w:t xml:space="preserve"> whether to accept or re</w:t>
      </w:r>
      <w:r w:rsidR="008566F7">
        <w:rPr>
          <w:rFonts w:ascii="Times New Roman" w:eastAsia="Times New Roman" w:hAnsi="Times New Roman" w:cs="Times New Roman"/>
          <w:sz w:val="24"/>
          <w:szCs w:val="24"/>
        </w:rPr>
        <w:t xml:space="preserve">ject </w:t>
      </w:r>
      <w:r w:rsidR="005457B4">
        <w:rPr>
          <w:rFonts w:ascii="Times New Roman" w:eastAsia="Times New Roman" w:hAnsi="Times New Roman" w:cs="Times New Roman"/>
          <w:sz w:val="24"/>
          <w:szCs w:val="24"/>
        </w:rPr>
        <w:t>the offer.</w:t>
      </w:r>
      <w:ins w:id="200" w:author="Rossella Falcone" w:date="2025-08-21T14:23:00Z" w16du:dateUtc="2025-08-21T18:23:00Z">
        <w:r w:rsidR="00223C04">
          <w:rPr>
            <w:rFonts w:ascii="Times New Roman" w:eastAsia="Times New Roman" w:hAnsi="Times New Roman" w:cs="Times New Roman"/>
            <w:sz w:val="24"/>
            <w:szCs w:val="24"/>
          </w:rPr>
          <w:t xml:space="preserve"> </w:t>
        </w:r>
        <w:commentRangeStart w:id="201"/>
        <w:r w:rsidR="00223C04">
          <w:rPr>
            <w:rFonts w:ascii="Times New Roman" w:eastAsia="Times New Roman" w:hAnsi="Times New Roman" w:cs="Times New Roman"/>
            <w:sz w:val="24"/>
            <w:szCs w:val="24"/>
          </w:rPr>
          <w:t>To accept o</w:t>
        </w:r>
      </w:ins>
      <w:ins w:id="202" w:author="Rossella Falcone" w:date="2025-08-21T14:25:00Z" w16du:dateUtc="2025-08-21T18:25:00Z">
        <w:r w:rsidR="00223C04">
          <w:rPr>
            <w:rFonts w:ascii="Times New Roman" w:eastAsia="Times New Roman" w:hAnsi="Times New Roman" w:cs="Times New Roman"/>
            <w:sz w:val="24"/>
            <w:szCs w:val="24"/>
          </w:rPr>
          <w:t>r</w:t>
        </w:r>
      </w:ins>
      <w:ins w:id="203" w:author="Rossella Falcone" w:date="2025-08-21T14:23:00Z" w16du:dateUtc="2025-08-21T18:23:00Z">
        <w:r w:rsidR="00223C04">
          <w:rPr>
            <w:rFonts w:ascii="Times New Roman" w:eastAsia="Times New Roman" w:hAnsi="Times New Roman" w:cs="Times New Roman"/>
            <w:sz w:val="24"/>
            <w:szCs w:val="24"/>
          </w:rPr>
          <w:t xml:space="preserve"> reject the offer the animal was required to release a lever </w:t>
        </w:r>
      </w:ins>
      <w:ins w:id="204" w:author="Rossella Falcone" w:date="2025-08-21T14:24:00Z" w16du:dateUtc="2025-08-21T18:24:00Z">
        <w:r w:rsidR="00223C04">
          <w:rPr>
            <w:rFonts w:ascii="Times New Roman" w:eastAsia="Times New Roman" w:hAnsi="Times New Roman" w:cs="Times New Roman"/>
            <w:sz w:val="24"/>
            <w:szCs w:val="24"/>
          </w:rPr>
          <w:t>when the go-signal</w:t>
        </w:r>
      </w:ins>
      <w:ins w:id="205" w:author="Rossella Falcone" w:date="2025-08-21T14:25:00Z" w16du:dateUtc="2025-08-21T18:25:00Z">
        <w:r w:rsidR="00223C04">
          <w:rPr>
            <w:rFonts w:ascii="Times New Roman" w:eastAsia="Times New Roman" w:hAnsi="Times New Roman" w:cs="Times New Roman"/>
            <w:sz w:val="24"/>
            <w:szCs w:val="24"/>
          </w:rPr>
          <w:t xml:space="preserve"> appea</w:t>
        </w:r>
      </w:ins>
      <w:ins w:id="206" w:author="Rossella Falcone" w:date="2025-08-21T14:26:00Z" w16du:dateUtc="2025-08-21T18:26:00Z">
        <w:r w:rsidR="00223C04">
          <w:rPr>
            <w:rFonts w:ascii="Times New Roman" w:eastAsia="Times New Roman" w:hAnsi="Times New Roman" w:cs="Times New Roman"/>
            <w:sz w:val="24"/>
            <w:szCs w:val="24"/>
          </w:rPr>
          <w:t>red as</w:t>
        </w:r>
      </w:ins>
      <w:ins w:id="207" w:author="Rossella Falcone" w:date="2025-08-21T14:24:00Z" w16du:dateUtc="2025-08-21T18:24:00Z">
        <w:r w:rsidR="00223C04">
          <w:rPr>
            <w:rFonts w:ascii="Times New Roman" w:eastAsia="Times New Roman" w:hAnsi="Times New Roman" w:cs="Times New Roman"/>
            <w:sz w:val="24"/>
            <w:szCs w:val="24"/>
          </w:rPr>
          <w:t xml:space="preserve"> a purple or a yellow </w:t>
        </w:r>
      </w:ins>
      <w:ins w:id="208" w:author="Rossella Falcone" w:date="2025-08-21T14:25:00Z" w16du:dateUtc="2025-08-21T18:25:00Z">
        <w:r w:rsidR="00223C04">
          <w:rPr>
            <w:rFonts w:ascii="Times New Roman" w:eastAsia="Times New Roman" w:hAnsi="Times New Roman" w:cs="Times New Roman"/>
            <w:sz w:val="24"/>
            <w:szCs w:val="24"/>
          </w:rPr>
          <w:t>dot, respectively</w:t>
        </w:r>
      </w:ins>
      <w:ins w:id="209" w:author="Rossella Falcone" w:date="2025-08-21T14:30:00Z" w16du:dateUtc="2025-08-21T18:30:00Z">
        <w:r w:rsidR="00DE44BE">
          <w:rPr>
            <w:rFonts w:ascii="Times New Roman" w:eastAsia="Times New Roman" w:hAnsi="Times New Roman" w:cs="Times New Roman"/>
            <w:sz w:val="24"/>
            <w:szCs w:val="24"/>
          </w:rPr>
          <w:t xml:space="preserve"> (see Methods)</w:t>
        </w:r>
      </w:ins>
      <w:ins w:id="210" w:author="Rossella Falcone" w:date="2025-08-21T14:25:00Z" w16du:dateUtc="2025-08-21T18:25:00Z">
        <w:r w:rsidR="00223C04">
          <w:rPr>
            <w:rFonts w:ascii="Times New Roman" w:eastAsia="Times New Roman" w:hAnsi="Times New Roman" w:cs="Times New Roman"/>
            <w:sz w:val="24"/>
            <w:szCs w:val="24"/>
          </w:rPr>
          <w:t xml:space="preserve">. </w:t>
        </w:r>
      </w:ins>
      <w:commentRangeEnd w:id="201"/>
      <w:r w:rsidR="00055EE3">
        <w:rPr>
          <w:rStyle w:val="CommentReference"/>
        </w:rPr>
        <w:commentReference w:id="201"/>
      </w:r>
    </w:p>
    <w:p w14:paraId="2F78D6E0" w14:textId="4FDBC790" w:rsidR="005457B4"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the offer was accepted, the cue-defined drops were delivered after the corresponding delay (Fig. 1A). If the offer was rejected, the monkey immediately beg</w:t>
      </w:r>
      <w:r w:rsidR="008566F7">
        <w:rPr>
          <w:rFonts w:ascii="Times New Roman" w:eastAsia="Times New Roman" w:hAnsi="Times New Roman" w:cs="Times New Roman"/>
          <w:sz w:val="24"/>
          <w:szCs w:val="24"/>
        </w:rPr>
        <w:t>a</w:t>
      </w:r>
      <w:r>
        <w:rPr>
          <w:rFonts w:ascii="Times New Roman" w:eastAsia="Times New Roman" w:hAnsi="Times New Roman" w:cs="Times New Roman"/>
          <w:sz w:val="24"/>
          <w:szCs w:val="24"/>
        </w:rPr>
        <w:t>n a new trial</w:t>
      </w:r>
      <w:commentRangeStart w:id="211"/>
      <w:commentRangeStart w:id="212"/>
      <w:r>
        <w:rPr>
          <w:rFonts w:ascii="Times New Roman" w:eastAsia="Times New Roman" w:hAnsi="Times New Roman" w:cs="Times New Roman"/>
          <w:sz w:val="24"/>
          <w:szCs w:val="24"/>
        </w:rPr>
        <w:t xml:space="preserve">. </w:t>
      </w:r>
      <w:ins w:id="213" w:author="Mark Eldridge" w:date="2025-07-24T16:57:00Z" w16du:dateUtc="2025-07-24T15:57:00Z">
        <w:del w:id="214" w:author="Rossella Falcone" w:date="2025-08-21T14:29:00Z" w16du:dateUtc="2025-08-21T18:29:00Z">
          <w:r w:rsidR="0045271B" w:rsidDel="008423E8">
            <w:rPr>
              <w:rFonts w:ascii="Times New Roman" w:eastAsia="Times New Roman" w:hAnsi="Times New Roman" w:cs="Times New Roman"/>
              <w:sz w:val="24"/>
              <w:szCs w:val="24"/>
            </w:rPr>
            <w:delText>The o</w:delText>
          </w:r>
        </w:del>
      </w:ins>
      <w:ins w:id="215" w:author="Mark Eldridge" w:date="2025-07-24T16:58:00Z" w16du:dateUtc="2025-07-24T15:58:00Z">
        <w:del w:id="216" w:author="Rossella Falcone" w:date="2025-08-21T14:29:00Z" w16du:dateUtc="2025-08-21T18:29:00Z">
          <w:r w:rsidR="0045271B" w:rsidDel="008423E8">
            <w:rPr>
              <w:rFonts w:ascii="Times New Roman" w:eastAsia="Times New Roman" w:hAnsi="Times New Roman" w:cs="Times New Roman"/>
              <w:sz w:val="24"/>
              <w:szCs w:val="24"/>
            </w:rPr>
            <w:delText xml:space="preserve">rder of the </w:delText>
          </w:r>
          <w:r w:rsidR="00A960EE" w:rsidDel="008423E8">
            <w:rPr>
              <w:rFonts w:ascii="Times New Roman" w:eastAsia="Times New Roman" w:hAnsi="Times New Roman" w:cs="Times New Roman"/>
              <w:sz w:val="24"/>
              <w:szCs w:val="24"/>
            </w:rPr>
            <w:delText xml:space="preserve">presentation of </w:delText>
          </w:r>
          <w:r w:rsidR="0045271B" w:rsidDel="008423E8">
            <w:rPr>
              <w:rFonts w:ascii="Times New Roman" w:eastAsia="Times New Roman" w:hAnsi="Times New Roman" w:cs="Times New Roman"/>
              <w:sz w:val="24"/>
              <w:szCs w:val="24"/>
            </w:rPr>
            <w:delText xml:space="preserve">‘accept’ and </w:delText>
          </w:r>
          <w:r w:rsidR="00A960EE" w:rsidDel="008423E8">
            <w:rPr>
              <w:rFonts w:ascii="Times New Roman" w:eastAsia="Times New Roman" w:hAnsi="Times New Roman" w:cs="Times New Roman"/>
              <w:sz w:val="24"/>
              <w:szCs w:val="24"/>
            </w:rPr>
            <w:delText>‘reject’ choices was counterbalanced</w:delText>
          </w:r>
        </w:del>
      </w:ins>
      <w:ins w:id="217" w:author="Mark Eldridge" w:date="2025-07-24T16:59:00Z" w16du:dateUtc="2025-07-24T15:59:00Z">
        <w:del w:id="218" w:author="Rossella Falcone" w:date="2025-08-21T14:29:00Z" w16du:dateUtc="2025-08-21T18:29:00Z">
          <w:r w:rsidR="00F13776" w:rsidDel="008423E8">
            <w:rPr>
              <w:rFonts w:ascii="Times New Roman" w:eastAsia="Times New Roman" w:hAnsi="Times New Roman" w:cs="Times New Roman"/>
              <w:sz w:val="24"/>
              <w:szCs w:val="24"/>
            </w:rPr>
            <w:delText>.</w:delText>
          </w:r>
        </w:del>
      </w:ins>
      <w:ins w:id="219" w:author="Mark Eldridge" w:date="2025-07-24T16:58:00Z" w16du:dateUtc="2025-07-24T15:58:00Z">
        <w:del w:id="220" w:author="Rossella Falcone" w:date="2025-08-21T14:29:00Z" w16du:dateUtc="2025-08-21T18:29:00Z">
          <w:r w:rsidR="00A960EE" w:rsidDel="008423E8">
            <w:rPr>
              <w:rFonts w:ascii="Times New Roman" w:eastAsia="Times New Roman" w:hAnsi="Times New Roman" w:cs="Times New Roman"/>
              <w:sz w:val="24"/>
              <w:szCs w:val="24"/>
            </w:rPr>
            <w:delText xml:space="preserve"> </w:delText>
          </w:r>
        </w:del>
      </w:ins>
      <w:commentRangeEnd w:id="211"/>
      <w:del w:id="221" w:author="Rossella Falcone" w:date="2025-08-21T14:29:00Z" w16du:dateUtc="2025-08-21T18:29:00Z">
        <w:r w:rsidR="00847D15" w:rsidDel="008423E8">
          <w:rPr>
            <w:rStyle w:val="CommentReference"/>
          </w:rPr>
          <w:commentReference w:id="211"/>
        </w:r>
        <w:commentRangeEnd w:id="212"/>
        <w:r w:rsidR="008423E8" w:rsidDel="008423E8">
          <w:rPr>
            <w:rStyle w:val="CommentReference"/>
          </w:rPr>
          <w:commentReference w:id="212"/>
        </w:r>
      </w:del>
    </w:p>
    <w:p w14:paraId="78E3CC65" w14:textId="77777777" w:rsidR="00547CE9" w:rsidRDefault="00547CE9" w:rsidP="005457B4">
      <w:pPr>
        <w:shd w:val="clear" w:color="auto" w:fill="FFFFFF"/>
        <w:spacing w:after="0" w:line="480" w:lineRule="auto"/>
        <w:rPr>
          <w:rFonts w:ascii="Times New Roman" w:eastAsia="Times New Roman" w:hAnsi="Times New Roman" w:cs="Times New Roman"/>
          <w:sz w:val="24"/>
          <w:szCs w:val="24"/>
        </w:rPr>
      </w:pPr>
    </w:p>
    <w:p w14:paraId="6C63BA86" w14:textId="4323B757" w:rsidR="00547CE9" w:rsidRDefault="00547CE9" w:rsidP="005457B4">
      <w:pPr>
        <w:shd w:val="clear" w:color="auto" w:fill="FFFFFF"/>
        <w:spacing w:after="0" w:line="480" w:lineRule="auto"/>
        <w:rPr>
          <w:rFonts w:ascii="Times New Roman" w:eastAsia="Times New Roman" w:hAnsi="Times New Roman" w:cs="Times New Roman"/>
          <w:sz w:val="24"/>
          <w:szCs w:val="24"/>
        </w:rPr>
      </w:pPr>
      <w:commentRangeStart w:id="222"/>
      <w:r>
        <w:rPr>
          <w:noProof/>
          <w14:ligatures w14:val="standardContextual"/>
        </w:rPr>
        <w:drawing>
          <wp:inline distT="0" distB="0" distL="0" distR="0" wp14:anchorId="4C3D5707" wp14:editId="448C99D5">
            <wp:extent cx="5943600" cy="2775585"/>
            <wp:effectExtent l="0" t="0" r="0" b="5715"/>
            <wp:docPr id="1842832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263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2775585"/>
                    </a:xfrm>
                    <a:prstGeom prst="rect">
                      <a:avLst/>
                    </a:prstGeom>
                  </pic:spPr>
                </pic:pic>
              </a:graphicData>
            </a:graphic>
          </wp:inline>
        </w:drawing>
      </w:r>
      <w:commentRangeEnd w:id="222"/>
      <w:r w:rsidR="007E6D29">
        <w:rPr>
          <w:rStyle w:val="CommentReference"/>
        </w:rPr>
        <w:commentReference w:id="222"/>
      </w:r>
    </w:p>
    <w:p w14:paraId="5E852C89" w14:textId="77777777" w:rsidR="00547CE9" w:rsidRPr="00104667" w:rsidRDefault="00547CE9" w:rsidP="005457B4">
      <w:pPr>
        <w:shd w:val="clear" w:color="auto" w:fill="FFFFFF"/>
        <w:spacing w:after="0" w:line="480" w:lineRule="auto"/>
        <w:rPr>
          <w:rFonts w:ascii="Times New Roman" w:eastAsia="Times New Roman" w:hAnsi="Times New Roman" w:cs="Times New Roman"/>
          <w:color w:val="FF0000"/>
          <w:sz w:val="24"/>
          <w:szCs w:val="24"/>
        </w:rPr>
      </w:pPr>
    </w:p>
    <w:p w14:paraId="283E48D4" w14:textId="79E138FE" w:rsidR="006C510B" w:rsidRDefault="0053438B" w:rsidP="005457B4">
      <w:pPr>
        <w:shd w:val="clear" w:color="auto" w:fill="FFFFFF"/>
        <w:spacing w:after="0" w:line="480" w:lineRule="auto"/>
        <w:rPr>
          <w:ins w:id="223" w:author="Rossella Falcone" w:date="2025-08-21T14:40:00Z" w16du:dateUtc="2025-08-21T18:40:00Z"/>
          <w:rFonts w:ascii="Times New Roman" w:eastAsia="Times New Roman" w:hAnsi="Times New Roman" w:cs="Times New Roman"/>
          <w:sz w:val="24"/>
          <w:szCs w:val="24"/>
        </w:rPr>
      </w:pPr>
      <w:r>
        <w:rPr>
          <w:rFonts w:ascii="Times New Roman" w:eastAsia="Times New Roman" w:hAnsi="Times New Roman" w:cs="Times New Roman"/>
          <w:sz w:val="24"/>
          <w:szCs w:val="24"/>
        </w:rPr>
        <w:t>To analyze behavior,</w:t>
      </w:r>
      <w:r w:rsidR="00BF5932">
        <w:rPr>
          <w:rFonts w:ascii="Times New Roman" w:eastAsia="Times New Roman" w:hAnsi="Times New Roman" w:cs="Times New Roman"/>
          <w:sz w:val="24"/>
          <w:szCs w:val="24"/>
        </w:rPr>
        <w:t xml:space="preserve"> we </w:t>
      </w:r>
      <w:r w:rsidR="0077284D">
        <w:rPr>
          <w:rFonts w:ascii="Times New Roman" w:eastAsia="Times New Roman" w:hAnsi="Times New Roman" w:cs="Times New Roman"/>
          <w:sz w:val="24"/>
          <w:szCs w:val="24"/>
        </w:rPr>
        <w:t>included</w:t>
      </w:r>
      <w:r w:rsidR="00BF5932">
        <w:rPr>
          <w:rFonts w:ascii="Times New Roman" w:eastAsia="Times New Roman" w:hAnsi="Times New Roman" w:cs="Times New Roman"/>
          <w:sz w:val="24"/>
          <w:szCs w:val="24"/>
        </w:rPr>
        <w:t xml:space="preserve"> data from all neural recording days (7 for </w:t>
      </w:r>
      <w:r w:rsidR="00C85243">
        <w:rPr>
          <w:rFonts w:ascii="Times New Roman" w:eastAsia="Times New Roman" w:hAnsi="Times New Roman" w:cs="Times New Roman"/>
          <w:sz w:val="24"/>
          <w:szCs w:val="24"/>
        </w:rPr>
        <w:t>M</w:t>
      </w:r>
      <w:r w:rsidR="00BF5932">
        <w:rPr>
          <w:rFonts w:ascii="Times New Roman" w:eastAsia="Times New Roman" w:hAnsi="Times New Roman" w:cs="Times New Roman"/>
          <w:sz w:val="24"/>
          <w:szCs w:val="24"/>
        </w:rPr>
        <w:t>onkey 1</w:t>
      </w:r>
      <w:r w:rsidR="00C85243">
        <w:rPr>
          <w:rFonts w:ascii="Times New Roman" w:eastAsia="Times New Roman" w:hAnsi="Times New Roman" w:cs="Times New Roman"/>
          <w:sz w:val="24"/>
          <w:szCs w:val="24"/>
        </w:rPr>
        <w:t xml:space="preserve">, </w:t>
      </w:r>
      <w:r w:rsidR="00BF5932">
        <w:rPr>
          <w:rFonts w:ascii="Times New Roman" w:eastAsia="Times New Roman" w:hAnsi="Times New Roman" w:cs="Times New Roman"/>
          <w:sz w:val="24"/>
          <w:szCs w:val="24"/>
        </w:rPr>
        <w:t xml:space="preserve">16 for </w:t>
      </w:r>
      <w:r w:rsidR="00C85243">
        <w:rPr>
          <w:rFonts w:ascii="Times New Roman" w:eastAsia="Times New Roman" w:hAnsi="Times New Roman" w:cs="Times New Roman"/>
          <w:sz w:val="24"/>
          <w:szCs w:val="24"/>
        </w:rPr>
        <w:t>M</w:t>
      </w:r>
      <w:r w:rsidR="00BF5932">
        <w:rPr>
          <w:rFonts w:ascii="Times New Roman" w:eastAsia="Times New Roman" w:hAnsi="Times New Roman" w:cs="Times New Roman"/>
          <w:sz w:val="24"/>
          <w:szCs w:val="24"/>
        </w:rPr>
        <w:t>onkey 2</w:t>
      </w:r>
      <w:r w:rsidR="001F0AC5">
        <w:rPr>
          <w:rFonts w:ascii="Times New Roman" w:eastAsia="Times New Roman" w:hAnsi="Times New Roman" w:cs="Times New Roman"/>
          <w:sz w:val="24"/>
          <w:szCs w:val="24"/>
        </w:rPr>
        <w:t>).</w:t>
      </w:r>
      <w:ins w:id="224" w:author="Rossella Falcone" w:date="2025-08-21T14:40:00Z" w16du:dateUtc="2025-08-21T18:40:00Z">
        <w:r w:rsidR="006C510B" w:rsidRPr="006C510B">
          <w:rPr>
            <w:rFonts w:ascii="Times New Roman" w:eastAsia="Times New Roman" w:hAnsi="Times New Roman" w:cs="Times New Roman"/>
            <w:sz w:val="24"/>
            <w:szCs w:val="24"/>
          </w:rPr>
          <w:t xml:space="preserve"> </w:t>
        </w:r>
      </w:ins>
      <w:ins w:id="225" w:author="Rossella Falcone" w:date="2025-08-21T14:41:00Z" w16du:dateUtc="2025-08-21T18:41:00Z">
        <w:r w:rsidR="006C510B" w:rsidRPr="00055EE3">
          <w:rPr>
            <w:rFonts w:ascii="Times New Roman" w:eastAsia="Times New Roman" w:hAnsi="Times New Roman" w:cs="Times New Roman"/>
            <w:strike/>
            <w:sz w:val="24"/>
            <w:szCs w:val="24"/>
            <w:rPrChange w:id="226" w:author="Siyu Wang" w:date="2025-08-25T18:49:00Z" w16du:dateUtc="2025-08-25T22:49:00Z">
              <w:rPr>
                <w:rFonts w:ascii="Times New Roman" w:eastAsia="Times New Roman" w:hAnsi="Times New Roman" w:cs="Times New Roman"/>
                <w:sz w:val="24"/>
                <w:szCs w:val="24"/>
              </w:rPr>
            </w:rPrChange>
          </w:rPr>
          <w:t>In this analysis</w:t>
        </w:r>
      </w:ins>
      <w:ins w:id="227" w:author="Rossella Falcone" w:date="2025-08-21T14:40:00Z" w16du:dateUtc="2025-08-21T18:40:00Z">
        <w:r w:rsidR="006C510B" w:rsidRPr="00055EE3">
          <w:rPr>
            <w:rFonts w:ascii="Times New Roman" w:eastAsia="Times New Roman" w:hAnsi="Times New Roman" w:cs="Times New Roman"/>
            <w:strike/>
            <w:sz w:val="24"/>
            <w:szCs w:val="24"/>
            <w:rPrChange w:id="228" w:author="Siyu Wang" w:date="2025-08-25T18:49:00Z" w16du:dateUtc="2025-08-25T22:49:00Z">
              <w:rPr>
                <w:rFonts w:ascii="Times New Roman" w:eastAsia="Times New Roman" w:hAnsi="Times New Roman" w:cs="Times New Roman"/>
                <w:sz w:val="24"/>
                <w:szCs w:val="24"/>
              </w:rPr>
            </w:rPrChange>
          </w:rPr>
          <w:t xml:space="preserve"> the </w:t>
        </w:r>
      </w:ins>
      <w:ins w:id="229" w:author="Rossella Falcone" w:date="2025-08-21T14:41:00Z" w16du:dateUtc="2025-08-21T18:41:00Z">
        <w:r w:rsidR="006C510B" w:rsidRPr="00055EE3">
          <w:rPr>
            <w:rFonts w:ascii="Times New Roman" w:eastAsia="Times New Roman" w:hAnsi="Times New Roman" w:cs="Times New Roman"/>
            <w:strike/>
            <w:sz w:val="24"/>
            <w:szCs w:val="24"/>
            <w:rPrChange w:id="230" w:author="Siyu Wang" w:date="2025-08-25T18:49:00Z" w16du:dateUtc="2025-08-25T22:49:00Z">
              <w:rPr>
                <w:rFonts w:ascii="Times New Roman" w:eastAsia="Times New Roman" w:hAnsi="Times New Roman" w:cs="Times New Roman"/>
                <w:sz w:val="24"/>
                <w:szCs w:val="24"/>
              </w:rPr>
            </w:rPrChange>
          </w:rPr>
          <w:t xml:space="preserve">total </w:t>
        </w:r>
      </w:ins>
      <w:ins w:id="231" w:author="Rossella Falcone" w:date="2025-08-21T14:40:00Z" w16du:dateUtc="2025-08-21T18:40:00Z">
        <w:r w:rsidR="006C510B" w:rsidRPr="00055EE3">
          <w:rPr>
            <w:rFonts w:ascii="Times New Roman" w:eastAsia="Times New Roman" w:hAnsi="Times New Roman" w:cs="Times New Roman"/>
            <w:strike/>
            <w:sz w:val="24"/>
            <w:szCs w:val="24"/>
            <w:rPrChange w:id="232" w:author="Siyu Wang" w:date="2025-08-25T18:49:00Z" w16du:dateUtc="2025-08-25T22:49:00Z">
              <w:rPr>
                <w:rFonts w:ascii="Times New Roman" w:eastAsia="Times New Roman" w:hAnsi="Times New Roman" w:cs="Times New Roman"/>
                <w:sz w:val="24"/>
                <w:szCs w:val="24"/>
              </w:rPr>
            </w:rPrChange>
          </w:rPr>
          <w:t xml:space="preserve">delay </w:t>
        </w:r>
      </w:ins>
      <w:ins w:id="233" w:author="Rossella Falcone" w:date="2025-08-21T14:43:00Z" w16du:dateUtc="2025-08-21T18:43:00Z">
        <w:r w:rsidR="006C510B" w:rsidRPr="00055EE3">
          <w:rPr>
            <w:rFonts w:ascii="Times New Roman" w:eastAsia="Times New Roman" w:hAnsi="Times New Roman" w:cs="Times New Roman"/>
            <w:strike/>
            <w:sz w:val="24"/>
            <w:szCs w:val="24"/>
            <w:rPrChange w:id="234" w:author="Siyu Wang" w:date="2025-08-25T18:49:00Z" w16du:dateUtc="2025-08-25T22:49:00Z">
              <w:rPr>
                <w:rFonts w:ascii="Times New Roman" w:eastAsia="Times New Roman" w:hAnsi="Times New Roman" w:cs="Times New Roman"/>
                <w:sz w:val="24"/>
                <w:szCs w:val="24"/>
              </w:rPr>
            </w:rPrChange>
          </w:rPr>
          <w:t>used for</w:t>
        </w:r>
      </w:ins>
      <w:ins w:id="235" w:author="Rossella Falcone" w:date="2025-08-21T14:40:00Z" w16du:dateUtc="2025-08-21T18:40:00Z">
        <w:r w:rsidR="006C510B" w:rsidRPr="00055EE3">
          <w:rPr>
            <w:rFonts w:ascii="Times New Roman" w:eastAsia="Times New Roman" w:hAnsi="Times New Roman" w:cs="Times New Roman"/>
            <w:strike/>
            <w:sz w:val="24"/>
            <w:szCs w:val="24"/>
            <w:rPrChange w:id="236" w:author="Siyu Wang" w:date="2025-08-25T18:49:00Z" w16du:dateUtc="2025-08-25T22:49:00Z">
              <w:rPr>
                <w:rFonts w:ascii="Times New Roman" w:eastAsia="Times New Roman" w:hAnsi="Times New Roman" w:cs="Times New Roman"/>
                <w:sz w:val="24"/>
                <w:szCs w:val="24"/>
              </w:rPr>
            </w:rPrChange>
          </w:rPr>
          <w:t xml:space="preserve"> temporal discounting included </w:t>
        </w:r>
      </w:ins>
      <w:ins w:id="237" w:author="Rossella Falcone" w:date="2025-08-21T14:41:00Z" w16du:dateUtc="2025-08-21T18:41:00Z">
        <w:r w:rsidR="006C510B" w:rsidRPr="00055EE3">
          <w:rPr>
            <w:rFonts w:ascii="Times New Roman" w:eastAsia="Times New Roman" w:hAnsi="Times New Roman" w:cs="Times New Roman"/>
            <w:strike/>
            <w:sz w:val="24"/>
            <w:szCs w:val="24"/>
            <w:rPrChange w:id="238" w:author="Siyu Wang" w:date="2025-08-25T18:49:00Z" w16du:dateUtc="2025-08-25T22:49:00Z">
              <w:rPr>
                <w:rFonts w:ascii="Times New Roman" w:eastAsia="Times New Roman" w:hAnsi="Times New Roman" w:cs="Times New Roman"/>
                <w:sz w:val="24"/>
                <w:szCs w:val="24"/>
              </w:rPr>
            </w:rPrChange>
          </w:rPr>
          <w:t xml:space="preserve">not </w:t>
        </w:r>
      </w:ins>
      <w:ins w:id="239" w:author="Rossella Falcone" w:date="2025-08-21T14:42:00Z" w16du:dateUtc="2025-08-21T18:42:00Z">
        <w:r w:rsidR="006C510B" w:rsidRPr="00055EE3">
          <w:rPr>
            <w:rFonts w:ascii="Times New Roman" w:eastAsia="Times New Roman" w:hAnsi="Times New Roman" w:cs="Times New Roman"/>
            <w:strike/>
            <w:sz w:val="24"/>
            <w:szCs w:val="24"/>
            <w:rPrChange w:id="240" w:author="Siyu Wang" w:date="2025-08-25T18:49:00Z" w16du:dateUtc="2025-08-25T22:49:00Z">
              <w:rPr>
                <w:rFonts w:ascii="Times New Roman" w:eastAsia="Times New Roman" w:hAnsi="Times New Roman" w:cs="Times New Roman"/>
                <w:sz w:val="24"/>
                <w:szCs w:val="24"/>
              </w:rPr>
            </w:rPrChange>
          </w:rPr>
          <w:t xml:space="preserve">only </w:t>
        </w:r>
      </w:ins>
      <w:ins w:id="241" w:author="Rossella Falcone" w:date="2025-08-21T14:43:00Z" w16du:dateUtc="2025-08-21T18:43:00Z">
        <w:r w:rsidR="006C510B" w:rsidRPr="00055EE3">
          <w:rPr>
            <w:rFonts w:ascii="Times New Roman" w:eastAsia="Times New Roman" w:hAnsi="Times New Roman" w:cs="Times New Roman"/>
            <w:strike/>
            <w:sz w:val="24"/>
            <w:szCs w:val="24"/>
            <w:rPrChange w:id="242" w:author="Siyu Wang" w:date="2025-08-25T18:49:00Z" w16du:dateUtc="2025-08-25T22:49:00Z">
              <w:rPr>
                <w:rFonts w:ascii="Times New Roman" w:eastAsia="Times New Roman" w:hAnsi="Times New Roman" w:cs="Times New Roman"/>
                <w:sz w:val="24"/>
                <w:szCs w:val="24"/>
              </w:rPr>
            </w:rPrChange>
          </w:rPr>
          <w:t xml:space="preserve">the </w:t>
        </w:r>
      </w:ins>
      <w:commentRangeStart w:id="243"/>
      <w:commentRangeStart w:id="244"/>
      <w:ins w:id="245" w:author="Rossella Falcone" w:date="2025-08-21T14:42:00Z" w16du:dateUtc="2025-08-21T18:42:00Z">
        <w:r w:rsidR="006C510B" w:rsidRPr="00055EE3">
          <w:rPr>
            <w:rFonts w:ascii="Times New Roman" w:eastAsia="Times New Roman" w:hAnsi="Times New Roman" w:cs="Times New Roman"/>
            <w:strike/>
            <w:sz w:val="24"/>
            <w:szCs w:val="24"/>
            <w:rPrChange w:id="246" w:author="Siyu Wang" w:date="2025-08-25T18:49:00Z" w16du:dateUtc="2025-08-25T22:49:00Z">
              <w:rPr>
                <w:rFonts w:ascii="Times New Roman" w:eastAsia="Times New Roman" w:hAnsi="Times New Roman" w:cs="Times New Roman"/>
                <w:sz w:val="24"/>
                <w:szCs w:val="24"/>
              </w:rPr>
            </w:rPrChange>
          </w:rPr>
          <w:lastRenderedPageBreak/>
          <w:t>delay time indicated by the cue image (1s, 5s, 10s) but also the time from the</w:t>
        </w:r>
      </w:ins>
      <w:ins w:id="247" w:author="Rossella Falcone" w:date="2025-08-21T14:40:00Z" w16du:dateUtc="2025-08-21T18:40:00Z">
        <w:r w:rsidR="006C510B" w:rsidRPr="00055EE3">
          <w:rPr>
            <w:rFonts w:ascii="Times New Roman" w:eastAsia="Times New Roman" w:hAnsi="Times New Roman" w:cs="Times New Roman"/>
            <w:strike/>
            <w:sz w:val="24"/>
            <w:szCs w:val="24"/>
            <w:rPrChange w:id="248" w:author="Siyu Wang" w:date="2025-08-25T18:49:00Z" w16du:dateUtc="2025-08-25T22:49:00Z">
              <w:rPr>
                <w:rFonts w:ascii="Times New Roman" w:eastAsia="Times New Roman" w:hAnsi="Times New Roman" w:cs="Times New Roman"/>
                <w:sz w:val="24"/>
                <w:szCs w:val="24"/>
              </w:rPr>
            </w:rPrChange>
          </w:rPr>
          <w:t xml:space="preserve"> red spot appearance to the go-signal</w:t>
        </w:r>
      </w:ins>
      <w:ins w:id="249" w:author="Rossella Falcone" w:date="2025-08-21T14:53:00Z" w16du:dateUtc="2025-08-21T18:53:00Z">
        <w:r w:rsidR="00316DE8" w:rsidRPr="00055EE3">
          <w:rPr>
            <w:rFonts w:ascii="Times New Roman" w:eastAsia="Times New Roman" w:hAnsi="Times New Roman" w:cs="Times New Roman"/>
            <w:strike/>
            <w:sz w:val="24"/>
            <w:szCs w:val="24"/>
            <w:rPrChange w:id="250" w:author="Siyu Wang" w:date="2025-08-25T18:49:00Z" w16du:dateUtc="2025-08-25T22:49:00Z">
              <w:rPr>
                <w:rFonts w:ascii="Times New Roman" w:eastAsia="Times New Roman" w:hAnsi="Times New Roman" w:cs="Times New Roman"/>
                <w:sz w:val="24"/>
                <w:szCs w:val="24"/>
              </w:rPr>
            </w:rPrChange>
          </w:rPr>
          <w:t xml:space="preserve"> (see Methods)</w:t>
        </w:r>
      </w:ins>
      <w:ins w:id="251" w:author="Rossella Falcone" w:date="2025-08-21T14:42:00Z" w16du:dateUtc="2025-08-21T18:42:00Z">
        <w:r w:rsidR="006C510B" w:rsidRPr="00055EE3">
          <w:rPr>
            <w:rFonts w:ascii="Times New Roman" w:eastAsia="Times New Roman" w:hAnsi="Times New Roman" w:cs="Times New Roman"/>
            <w:strike/>
            <w:sz w:val="24"/>
            <w:szCs w:val="24"/>
            <w:rPrChange w:id="252" w:author="Siyu Wang" w:date="2025-08-25T18:49:00Z" w16du:dateUtc="2025-08-25T22:49:00Z">
              <w:rPr>
                <w:rFonts w:ascii="Times New Roman" w:eastAsia="Times New Roman" w:hAnsi="Times New Roman" w:cs="Times New Roman"/>
                <w:sz w:val="24"/>
                <w:szCs w:val="24"/>
              </w:rPr>
            </w:rPrChange>
          </w:rPr>
          <w:t>.</w:t>
        </w:r>
        <w:r w:rsidR="006C510B">
          <w:rPr>
            <w:rFonts w:ascii="Times New Roman" w:eastAsia="Times New Roman" w:hAnsi="Times New Roman" w:cs="Times New Roman"/>
            <w:sz w:val="24"/>
            <w:szCs w:val="24"/>
          </w:rPr>
          <w:t xml:space="preserve"> </w:t>
        </w:r>
      </w:ins>
      <w:commentRangeEnd w:id="243"/>
      <w:ins w:id="253" w:author="Rossella Falcone" w:date="2025-08-21T14:54:00Z" w16du:dateUtc="2025-08-21T18:54:00Z">
        <w:r w:rsidR="00316DE8">
          <w:rPr>
            <w:rStyle w:val="CommentReference"/>
          </w:rPr>
          <w:commentReference w:id="243"/>
        </w:r>
      </w:ins>
      <w:commentRangeEnd w:id="244"/>
      <w:r w:rsidR="0039144E">
        <w:rPr>
          <w:rStyle w:val="CommentReference"/>
        </w:rPr>
        <w:commentReference w:id="244"/>
      </w:r>
    </w:p>
    <w:p w14:paraId="306E5C99" w14:textId="7F143A64" w:rsidR="0077284D" w:rsidRDefault="009C6251"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commentRangeStart w:id="254"/>
      <w:commentRangeStart w:id="255"/>
      <w:commentRangeStart w:id="256"/>
      <w:r w:rsidR="00C85243" w:rsidRPr="00C85243">
        <w:rPr>
          <w:rFonts w:ascii="Times New Roman" w:eastAsia="Times New Roman" w:hAnsi="Times New Roman" w:cs="Times New Roman"/>
          <w:sz w:val="24"/>
          <w:szCs w:val="24"/>
        </w:rPr>
        <w:t>The monkeys’ choices</w:t>
      </w:r>
      <w:r w:rsidR="00C85243">
        <w:rPr>
          <w:rFonts w:ascii="Times New Roman" w:eastAsia="Times New Roman" w:hAnsi="Times New Roman" w:cs="Times New Roman"/>
          <w:sz w:val="24"/>
          <w:szCs w:val="24"/>
        </w:rPr>
        <w:t xml:space="preserve"> were modeled </w:t>
      </w:r>
      <w:r w:rsidR="00761965">
        <w:rPr>
          <w:rFonts w:ascii="Times New Roman" w:eastAsia="Times New Roman" w:hAnsi="Times New Roman" w:cs="Times New Roman"/>
          <w:sz w:val="24"/>
          <w:szCs w:val="24"/>
        </w:rPr>
        <w:t xml:space="preserve">using </w:t>
      </w:r>
      <w:r w:rsidR="0077284D">
        <w:rPr>
          <w:rFonts w:ascii="Times New Roman" w:eastAsia="Times New Roman" w:hAnsi="Times New Roman" w:cs="Times New Roman"/>
          <w:sz w:val="24"/>
          <w:szCs w:val="24"/>
        </w:rPr>
        <w:t xml:space="preserve">a standard </w:t>
      </w:r>
      <w:r w:rsidR="00761965">
        <w:rPr>
          <w:rFonts w:ascii="Times New Roman" w:eastAsia="Times New Roman" w:hAnsi="Times New Roman" w:cs="Times New Roman"/>
          <w:sz w:val="24"/>
          <w:szCs w:val="24"/>
        </w:rPr>
        <w:t xml:space="preserve">hyperbolic discounting </w:t>
      </w:r>
      <w:r w:rsidR="009C2C3F">
        <w:rPr>
          <w:rFonts w:ascii="Times New Roman" w:eastAsia="Times New Roman" w:hAnsi="Times New Roman" w:cs="Times New Roman"/>
          <w:sz w:val="24"/>
          <w:szCs w:val="24"/>
        </w:rPr>
        <w:t>function</w:t>
      </w:r>
      <w:r w:rsidR="00724C0B">
        <w:rPr>
          <w:rFonts w:ascii="Times New Roman" w:eastAsia="Times New Roman" w:hAnsi="Times New Roman" w:cs="Times New Roman"/>
          <w:sz w:val="24"/>
          <w:szCs w:val="24"/>
        </w:rPr>
        <w:t xml:space="preserve">, </w:t>
      </w:r>
      <w:r w:rsidR="00761965">
        <w:rPr>
          <w:rFonts w:ascii="Times New Roman" w:eastAsia="Times New Roman" w:hAnsi="Times New Roman" w:cs="Times New Roman"/>
          <w:sz w:val="24"/>
          <w:szCs w:val="24"/>
        </w:rPr>
        <w:t>w</w:t>
      </w:r>
      <w:r w:rsidR="0077284D">
        <w:rPr>
          <w:rFonts w:ascii="Times New Roman" w:eastAsia="Times New Roman" w:hAnsi="Times New Roman" w:cs="Times New Roman"/>
          <w:sz w:val="24"/>
          <w:szCs w:val="24"/>
        </w:rPr>
        <w:t>here</w:t>
      </w:r>
      <w:r w:rsidR="00761965">
        <w:rPr>
          <w:rFonts w:ascii="Times New Roman" w:eastAsia="Times New Roman" w:hAnsi="Times New Roman" w:cs="Times New Roman"/>
          <w:sz w:val="24"/>
          <w:szCs w:val="24"/>
        </w:rPr>
        <w:t xml:space="preserve"> the discounted value </w:t>
      </w:r>
      <w:r w:rsidR="0077284D" w:rsidRPr="0077284D">
        <w:rPr>
          <w:rFonts w:ascii="Times New Roman" w:eastAsia="Times New Roman" w:hAnsi="Times New Roman" w:cs="Times New Roman"/>
          <w:sz w:val="24"/>
          <w:szCs w:val="24"/>
        </w:rPr>
        <w:t>increase</w:t>
      </w:r>
      <w:r w:rsidR="009C2C3F">
        <w:rPr>
          <w:rFonts w:ascii="Times New Roman" w:eastAsia="Times New Roman" w:hAnsi="Times New Roman" w:cs="Times New Roman"/>
          <w:sz w:val="24"/>
          <w:szCs w:val="24"/>
        </w:rPr>
        <w:t>d</w:t>
      </w:r>
      <w:r w:rsidR="0077284D" w:rsidRPr="0077284D">
        <w:rPr>
          <w:rFonts w:ascii="Times New Roman" w:eastAsia="Times New Roman" w:hAnsi="Times New Roman" w:cs="Times New Roman"/>
          <w:sz w:val="24"/>
          <w:szCs w:val="24"/>
        </w:rPr>
        <w:t xml:space="preserve"> with </w:t>
      </w:r>
      <w:r w:rsidR="009C2C3F">
        <w:rPr>
          <w:rFonts w:ascii="Times New Roman" w:eastAsia="Times New Roman" w:hAnsi="Times New Roman" w:cs="Times New Roman"/>
          <w:sz w:val="24"/>
          <w:szCs w:val="24"/>
        </w:rPr>
        <w:t xml:space="preserve">reward magnitude </w:t>
      </w:r>
      <w:r w:rsidR="0077284D" w:rsidRPr="0077284D">
        <w:rPr>
          <w:rFonts w:ascii="Times New Roman" w:eastAsia="Times New Roman" w:hAnsi="Times New Roman" w:cs="Times New Roman"/>
          <w:sz w:val="24"/>
          <w:szCs w:val="24"/>
        </w:rPr>
        <w:t>and decrease</w:t>
      </w:r>
      <w:r w:rsidR="00D638B2">
        <w:rPr>
          <w:rFonts w:ascii="Times New Roman" w:eastAsia="Times New Roman" w:hAnsi="Times New Roman" w:cs="Times New Roman"/>
          <w:sz w:val="24"/>
          <w:szCs w:val="24"/>
        </w:rPr>
        <w:t>d</w:t>
      </w:r>
      <w:r w:rsidR="0077284D" w:rsidRPr="0077284D">
        <w:rPr>
          <w:rFonts w:ascii="Times New Roman" w:eastAsia="Times New Roman" w:hAnsi="Times New Roman" w:cs="Times New Roman"/>
          <w:sz w:val="24"/>
          <w:szCs w:val="24"/>
        </w:rPr>
        <w:t xml:space="preserve"> with longer delays (see </w:t>
      </w:r>
      <w:r w:rsidR="0077284D" w:rsidRPr="00523274">
        <w:rPr>
          <w:rFonts w:ascii="Times New Roman" w:eastAsia="Times New Roman" w:hAnsi="Times New Roman" w:cs="Times New Roman"/>
          <w:sz w:val="24"/>
          <w:szCs w:val="24"/>
        </w:rPr>
        <w:t>Methods</w:t>
      </w:r>
      <w:r w:rsidR="0077284D" w:rsidRPr="0077284D">
        <w:rPr>
          <w:rFonts w:ascii="Times New Roman" w:eastAsia="Times New Roman" w:hAnsi="Times New Roman" w:cs="Times New Roman"/>
          <w:sz w:val="24"/>
          <w:szCs w:val="24"/>
        </w:rPr>
        <w:t>).</w:t>
      </w:r>
    </w:p>
    <w:p w14:paraId="38FFE93C" w14:textId="1B42F075" w:rsidR="00761965" w:rsidRDefault="005A5CA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761965">
        <w:rPr>
          <w:rFonts w:ascii="Times New Roman" w:eastAsia="Times New Roman" w:hAnsi="Times New Roman" w:cs="Times New Roman"/>
          <w:sz w:val="24"/>
          <w:szCs w:val="24"/>
        </w:rPr>
        <w:t xml:space="preserve"> </w:t>
      </w:r>
      <w:r w:rsidR="001652D4">
        <w:rPr>
          <w:rFonts w:ascii="Times New Roman" w:eastAsia="Times New Roman" w:hAnsi="Times New Roman" w:cs="Times New Roman"/>
          <w:sz w:val="24"/>
          <w:szCs w:val="24"/>
        </w:rPr>
        <w:t>acceptance</w:t>
      </w:r>
      <w:r w:rsidR="00761965">
        <w:rPr>
          <w:rFonts w:ascii="Times New Roman" w:eastAsia="Times New Roman" w:hAnsi="Times New Roman" w:cs="Times New Roman"/>
          <w:sz w:val="24"/>
          <w:szCs w:val="24"/>
        </w:rPr>
        <w:t xml:space="preserve"> probability </w:t>
      </w:r>
      <w:r>
        <w:rPr>
          <w:rFonts w:ascii="Times New Roman" w:eastAsia="Times New Roman" w:hAnsi="Times New Roman" w:cs="Times New Roman"/>
          <w:sz w:val="24"/>
          <w:szCs w:val="24"/>
        </w:rPr>
        <w:t>was fitted with a</w:t>
      </w:r>
      <w:r w:rsidR="0077284D" w:rsidRPr="003E1090">
        <w:rPr>
          <w:rFonts w:ascii="Times New Roman" w:eastAsia="Times New Roman" w:hAnsi="Times New Roman" w:cs="Times New Roman"/>
          <w:sz w:val="24"/>
          <w:szCs w:val="24"/>
        </w:rPr>
        <w:t xml:space="preserve"> </w:t>
      </w:r>
      <w:r w:rsidR="0077284D">
        <w:rPr>
          <w:rFonts w:ascii="Times New Roman" w:eastAsia="Times New Roman" w:hAnsi="Times New Roman" w:cs="Times New Roman"/>
          <w:sz w:val="24"/>
          <w:szCs w:val="24"/>
        </w:rPr>
        <w:t>logistic sigmoid</w:t>
      </w:r>
      <w:r w:rsidR="0077284D" w:rsidRPr="007728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capturing </w:t>
      </w:r>
      <w:r w:rsidR="0077284D" w:rsidRPr="0077284D">
        <w:rPr>
          <w:rFonts w:ascii="Times New Roman" w:eastAsia="Times New Roman" w:hAnsi="Times New Roman" w:cs="Times New Roman"/>
          <w:sz w:val="24"/>
          <w:szCs w:val="24"/>
        </w:rPr>
        <w:t xml:space="preserve">a smooth transition </w:t>
      </w:r>
      <w:r>
        <w:rPr>
          <w:rFonts w:ascii="Times New Roman" w:eastAsia="Times New Roman" w:hAnsi="Times New Roman" w:cs="Times New Roman"/>
          <w:sz w:val="24"/>
          <w:szCs w:val="24"/>
        </w:rPr>
        <w:t xml:space="preserve">from </w:t>
      </w:r>
      <w:r w:rsidR="0077284D" w:rsidRPr="0077284D">
        <w:rPr>
          <w:rFonts w:ascii="Times New Roman" w:eastAsia="Times New Roman" w:hAnsi="Times New Roman" w:cs="Times New Roman"/>
          <w:sz w:val="24"/>
          <w:szCs w:val="24"/>
        </w:rPr>
        <w:t xml:space="preserve">rejection </w:t>
      </w:r>
      <w:r>
        <w:rPr>
          <w:rFonts w:ascii="Times New Roman" w:eastAsia="Times New Roman" w:hAnsi="Times New Roman" w:cs="Times New Roman"/>
          <w:sz w:val="24"/>
          <w:szCs w:val="24"/>
        </w:rPr>
        <w:t>to</w:t>
      </w:r>
      <w:r w:rsidR="0077284D" w:rsidRPr="0077284D">
        <w:rPr>
          <w:rFonts w:ascii="Times New Roman" w:eastAsia="Times New Roman" w:hAnsi="Times New Roman" w:cs="Times New Roman"/>
          <w:sz w:val="24"/>
          <w:szCs w:val="24"/>
        </w:rPr>
        <w:t xml:space="preserve"> acceptance as </w:t>
      </w:r>
      <w:r w:rsidR="00A92E35">
        <w:rPr>
          <w:rFonts w:ascii="Times New Roman" w:eastAsia="Times New Roman" w:hAnsi="Times New Roman" w:cs="Times New Roman"/>
          <w:sz w:val="24"/>
          <w:szCs w:val="24"/>
        </w:rPr>
        <w:t xml:space="preserve">discounted value </w:t>
      </w:r>
      <w:r w:rsidR="009F27F2">
        <w:rPr>
          <w:rFonts w:ascii="Times New Roman" w:eastAsia="Times New Roman" w:hAnsi="Times New Roman" w:cs="Times New Roman"/>
          <w:sz w:val="24"/>
          <w:szCs w:val="24"/>
        </w:rPr>
        <w:t xml:space="preserve">rose </w:t>
      </w:r>
      <w:r w:rsidR="00761965">
        <w:rPr>
          <w:rFonts w:ascii="Times New Roman" w:eastAsia="Times New Roman" w:hAnsi="Times New Roman" w:cs="Times New Roman"/>
          <w:sz w:val="24"/>
          <w:szCs w:val="24"/>
        </w:rPr>
        <w:t>(black curves in Fig. 2</w:t>
      </w:r>
      <w:r w:rsidR="00724C0B">
        <w:rPr>
          <w:rFonts w:ascii="Times New Roman" w:eastAsia="Times New Roman" w:hAnsi="Times New Roman" w:cs="Times New Roman"/>
          <w:sz w:val="24"/>
          <w:szCs w:val="24"/>
        </w:rPr>
        <w:t>A-</w:t>
      </w:r>
      <w:r w:rsidR="00761965">
        <w:rPr>
          <w:rFonts w:ascii="Times New Roman" w:eastAsia="Times New Roman" w:hAnsi="Times New Roman" w:cs="Times New Roman"/>
          <w:sz w:val="24"/>
          <w:szCs w:val="24"/>
        </w:rPr>
        <w:t>B</w:t>
      </w:r>
      <w:r w:rsidR="0077284D">
        <w:rPr>
          <w:rFonts w:ascii="Times New Roman" w:eastAsia="Times New Roman" w:hAnsi="Times New Roman" w:cs="Times New Roman"/>
          <w:sz w:val="24"/>
          <w:szCs w:val="24"/>
        </w:rPr>
        <w:t xml:space="preserve">; </w:t>
      </w:r>
      <w:r w:rsidR="003E1090">
        <w:rPr>
          <w:rFonts w:ascii="Times New Roman" w:eastAsia="Times New Roman" w:hAnsi="Times New Roman" w:cs="Times New Roman"/>
          <w:sz w:val="24"/>
          <w:szCs w:val="24"/>
        </w:rPr>
        <w:t>see Methods).</w:t>
      </w:r>
      <w:commentRangeEnd w:id="254"/>
      <w:r w:rsidR="00E324BA">
        <w:rPr>
          <w:rStyle w:val="CommentReference"/>
        </w:rPr>
        <w:commentReference w:id="254"/>
      </w:r>
      <w:commentRangeEnd w:id="255"/>
      <w:r w:rsidR="006C510B">
        <w:rPr>
          <w:rStyle w:val="CommentReference"/>
        </w:rPr>
        <w:commentReference w:id="255"/>
      </w:r>
      <w:commentRangeEnd w:id="256"/>
      <w:r w:rsidR="00407A2F">
        <w:rPr>
          <w:rStyle w:val="CommentReference"/>
        </w:rPr>
        <w:commentReference w:id="256"/>
      </w:r>
    </w:p>
    <w:p w14:paraId="1D27C2DE" w14:textId="28F64795" w:rsidR="001C32FC" w:rsidRDefault="001B4E2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w:t>
      </w:r>
      <w:r w:rsidR="009F27F2">
        <w:rPr>
          <w:rFonts w:ascii="Times New Roman" w:eastAsia="Times New Roman" w:hAnsi="Times New Roman" w:cs="Times New Roman"/>
          <w:sz w:val="24"/>
          <w:szCs w:val="24"/>
        </w:rPr>
        <w:t>both animals were more likely to</w:t>
      </w:r>
      <w:r w:rsidR="005457B4">
        <w:rPr>
          <w:rFonts w:ascii="Times New Roman" w:eastAsia="Times New Roman" w:hAnsi="Times New Roman" w:cs="Times New Roman"/>
          <w:sz w:val="24"/>
          <w:szCs w:val="24"/>
        </w:rPr>
        <w:t xml:space="preserve"> accept </w:t>
      </w:r>
      <w:r w:rsidR="00A35D2B" w:rsidRPr="00A35D2B">
        <w:rPr>
          <w:rFonts w:ascii="Times New Roman" w:eastAsia="Times New Roman" w:hAnsi="Times New Roman" w:cs="Times New Roman"/>
          <w:sz w:val="24"/>
          <w:szCs w:val="24"/>
        </w:rPr>
        <w:t xml:space="preserve">larger, more immediate rewards </w:t>
      </w:r>
      <w:r>
        <w:rPr>
          <w:rFonts w:ascii="Times New Roman" w:eastAsia="Times New Roman" w:hAnsi="Times New Roman" w:cs="Times New Roman"/>
          <w:sz w:val="24"/>
          <w:szCs w:val="24"/>
        </w:rPr>
        <w:t>and l</w:t>
      </w:r>
      <w:r w:rsidR="009F27F2">
        <w:rPr>
          <w:rFonts w:ascii="Times New Roman" w:eastAsia="Times New Roman" w:hAnsi="Times New Roman" w:cs="Times New Roman"/>
          <w:sz w:val="24"/>
          <w:szCs w:val="24"/>
        </w:rPr>
        <w:t xml:space="preserve">ess likely to accept </w:t>
      </w:r>
      <w:r w:rsidR="00A35D2B" w:rsidRPr="00A35D2B">
        <w:rPr>
          <w:rFonts w:ascii="Times New Roman" w:eastAsia="Times New Roman" w:hAnsi="Times New Roman" w:cs="Times New Roman"/>
          <w:sz w:val="24"/>
          <w:szCs w:val="24"/>
        </w:rPr>
        <w:t>smaller, delayed ones</w:t>
      </w:r>
      <w:r w:rsidR="00547CE9">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(Fig. 2A-B)</w:t>
      </w:r>
      <w:r w:rsidR="002716DF">
        <w:rPr>
          <w:rFonts w:ascii="Times New Roman" w:eastAsia="Times New Roman" w:hAnsi="Times New Roman" w:cs="Times New Roman"/>
          <w:sz w:val="24"/>
          <w:szCs w:val="24"/>
        </w:rPr>
        <w:t xml:space="preserve">. </w:t>
      </w:r>
    </w:p>
    <w:p w14:paraId="63B604FB" w14:textId="6661DB14" w:rsidR="00C33457" w:rsidRDefault="00C33457" w:rsidP="000816C0">
      <w:pPr>
        <w:shd w:val="clear" w:color="auto" w:fill="FFFFFF"/>
        <w:spacing w:after="0" w:line="480" w:lineRule="auto"/>
        <w:jc w:val="center"/>
        <w:rPr>
          <w:rFonts w:ascii="Times New Roman" w:eastAsia="Times New Roman" w:hAnsi="Times New Roman" w:cs="Times New Roman"/>
          <w:sz w:val="24"/>
          <w:szCs w:val="24"/>
        </w:rPr>
      </w:pPr>
      <w:commentRangeStart w:id="257"/>
      <w:r>
        <w:rPr>
          <w:rFonts w:ascii="Times New Roman" w:eastAsia="Times New Roman" w:hAnsi="Times New Roman" w:cs="Times New Roman"/>
          <w:noProof/>
          <w:sz w:val="24"/>
          <w:szCs w:val="24"/>
        </w:rPr>
        <w:drawing>
          <wp:inline distT="0" distB="0" distL="0" distR="0" wp14:anchorId="531E6FF9" wp14:editId="51BA77E7">
            <wp:extent cx="4599305" cy="2360930"/>
            <wp:effectExtent l="0" t="0" r="0" b="1270"/>
            <wp:docPr id="942875797"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4849" name="Picture 5" descr="A comparison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9305" cy="2360930"/>
                    </a:xfrm>
                    <a:prstGeom prst="rect">
                      <a:avLst/>
                    </a:prstGeom>
                    <a:noFill/>
                    <a:ln>
                      <a:noFill/>
                    </a:ln>
                  </pic:spPr>
                </pic:pic>
              </a:graphicData>
            </a:graphic>
          </wp:inline>
        </w:drawing>
      </w:r>
      <w:commentRangeEnd w:id="257"/>
      <w:r w:rsidR="0052137B">
        <w:rPr>
          <w:rStyle w:val="CommentReference"/>
        </w:rPr>
        <w:commentReference w:id="257"/>
      </w:r>
    </w:p>
    <w:p w14:paraId="09B511E6" w14:textId="77777777" w:rsidR="004F70C1" w:rsidRDefault="004F70C1" w:rsidP="005457B4">
      <w:pPr>
        <w:shd w:val="clear" w:color="auto" w:fill="FFFFFF"/>
        <w:spacing w:after="0" w:line="480" w:lineRule="auto"/>
        <w:rPr>
          <w:rFonts w:ascii="Times New Roman" w:eastAsia="Times New Roman" w:hAnsi="Times New Roman" w:cs="Times New Roman"/>
          <w:sz w:val="24"/>
          <w:szCs w:val="24"/>
        </w:rPr>
      </w:pPr>
    </w:p>
    <w:p w14:paraId="7CA77EBD" w14:textId="61A17660" w:rsidR="004F70C1" w:rsidRPr="00D435B8" w:rsidRDefault="009A46A3" w:rsidP="004F70C1">
      <w:pPr>
        <w:shd w:val="clear" w:color="auto" w:fill="FFFFFF"/>
        <w:spacing w:after="0" w:line="480" w:lineRule="auto"/>
        <w:rPr>
          <w:rFonts w:ascii="Times New Roman" w:eastAsia="Times New Roman" w:hAnsi="Times New Roman" w:cs="Times New Roman"/>
          <w:b/>
          <w:bCs/>
          <w:i/>
          <w:iCs/>
          <w:sz w:val="24"/>
          <w:szCs w:val="24"/>
        </w:rPr>
      </w:pPr>
      <w:r w:rsidRPr="00D435B8">
        <w:rPr>
          <w:rFonts w:ascii="Times New Roman" w:eastAsia="Times New Roman" w:hAnsi="Times New Roman" w:cs="Times New Roman"/>
          <w:b/>
          <w:bCs/>
          <w:i/>
          <w:iCs/>
          <w:sz w:val="24"/>
          <w:szCs w:val="24"/>
        </w:rPr>
        <w:t xml:space="preserve">2. </w:t>
      </w:r>
      <w:r w:rsidR="0003552E" w:rsidRPr="00D435B8">
        <w:rPr>
          <w:rFonts w:ascii="Times New Roman" w:eastAsia="Times New Roman" w:hAnsi="Times New Roman" w:cs="Times New Roman"/>
          <w:b/>
          <w:bCs/>
          <w:i/>
          <w:iCs/>
          <w:sz w:val="24"/>
          <w:szCs w:val="24"/>
        </w:rPr>
        <w:t xml:space="preserve">dlPFC neurons </w:t>
      </w:r>
      <w:r w:rsidR="005B722A">
        <w:rPr>
          <w:rFonts w:ascii="Times New Roman" w:eastAsia="Times New Roman" w:hAnsi="Times New Roman" w:cs="Times New Roman"/>
          <w:b/>
          <w:bCs/>
          <w:i/>
          <w:iCs/>
          <w:sz w:val="24"/>
          <w:szCs w:val="24"/>
        </w:rPr>
        <w:t>encode offer</w:t>
      </w:r>
      <w:r w:rsidR="0003552E" w:rsidRPr="00D435B8">
        <w:rPr>
          <w:rFonts w:ascii="Times New Roman" w:eastAsia="Times New Roman" w:hAnsi="Times New Roman" w:cs="Times New Roman"/>
          <w:b/>
          <w:bCs/>
          <w:i/>
          <w:iCs/>
          <w:sz w:val="24"/>
          <w:szCs w:val="24"/>
        </w:rPr>
        <w:t xml:space="preserve"> value but not choice </w:t>
      </w:r>
    </w:p>
    <w:p w14:paraId="55FD3959" w14:textId="17C4D8DB" w:rsidR="00430BD4" w:rsidRDefault="000504AF" w:rsidP="004F70C1">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4F70C1">
        <w:rPr>
          <w:rFonts w:ascii="Times New Roman" w:eastAsia="Times New Roman" w:hAnsi="Times New Roman" w:cs="Times New Roman"/>
          <w:sz w:val="24"/>
          <w:szCs w:val="24"/>
        </w:rPr>
        <w:t xml:space="preserve"> recorded the activity of 170 neurons from the dlPFC</w:t>
      </w:r>
      <w:r w:rsidR="00430BD4">
        <w:rPr>
          <w:rFonts w:ascii="Times New Roman" w:eastAsia="Times New Roman" w:hAnsi="Times New Roman" w:cs="Times New Roman"/>
          <w:sz w:val="24"/>
          <w:szCs w:val="24"/>
        </w:rPr>
        <w:t xml:space="preserve">, specifically from the lower bank of the principal sulcus </w:t>
      </w:r>
      <w:r w:rsidR="004F70C1">
        <w:rPr>
          <w:rFonts w:ascii="Times New Roman" w:eastAsia="Times New Roman" w:hAnsi="Times New Roman" w:cs="Times New Roman"/>
          <w:sz w:val="24"/>
          <w:szCs w:val="24"/>
        </w:rPr>
        <w:t>(107 neurons in Monkey 1 and 63 neurons in Monkey 2</w:t>
      </w:r>
      <w:r w:rsidR="00430BD4">
        <w:rPr>
          <w:rFonts w:ascii="Times New Roman" w:eastAsia="Times New Roman" w:hAnsi="Times New Roman" w:cs="Times New Roman"/>
          <w:sz w:val="24"/>
          <w:szCs w:val="24"/>
        </w:rPr>
        <w:t xml:space="preserve">; </w:t>
      </w:r>
      <w:r w:rsidR="004F70C1">
        <w:rPr>
          <w:rFonts w:ascii="Times New Roman" w:eastAsia="Times New Roman" w:hAnsi="Times New Roman" w:cs="Times New Roman"/>
          <w:sz w:val="24"/>
          <w:szCs w:val="24"/>
        </w:rPr>
        <w:t xml:space="preserve">Fig. </w:t>
      </w:r>
      <w:r w:rsidR="0052137B">
        <w:rPr>
          <w:rFonts w:ascii="Times New Roman" w:eastAsia="Times New Roman" w:hAnsi="Times New Roman" w:cs="Times New Roman"/>
          <w:sz w:val="24"/>
          <w:szCs w:val="24"/>
        </w:rPr>
        <w:t>3</w:t>
      </w:r>
      <w:r w:rsidR="004F70C1">
        <w:rPr>
          <w:rFonts w:ascii="Times New Roman" w:eastAsia="Times New Roman" w:hAnsi="Times New Roman" w:cs="Times New Roman"/>
          <w:sz w:val="24"/>
          <w:szCs w:val="24"/>
        </w:rPr>
        <w:t>A)</w:t>
      </w:r>
      <w:r w:rsidR="00430BD4">
        <w:rPr>
          <w:rFonts w:ascii="Times New Roman" w:eastAsia="Times New Roman" w:hAnsi="Times New Roman" w:cs="Times New Roman"/>
          <w:sz w:val="24"/>
          <w:szCs w:val="24"/>
        </w:rPr>
        <w:t>, while the animals performed the task</w:t>
      </w:r>
      <w:r w:rsidR="004F70C1">
        <w:rPr>
          <w:rFonts w:ascii="Times New Roman" w:eastAsia="Times New Roman" w:hAnsi="Times New Roman" w:cs="Times New Roman"/>
          <w:sz w:val="24"/>
          <w:szCs w:val="24"/>
        </w:rPr>
        <w:t xml:space="preserve">. </w:t>
      </w:r>
    </w:p>
    <w:p w14:paraId="40B61D6F" w14:textId="7A15274D"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Soon after offer </w:t>
      </w:r>
      <w:r w:rsidR="00610F6E">
        <w:rPr>
          <w:rFonts w:ascii="Times New Roman" w:eastAsia="Times New Roman" w:hAnsi="Times New Roman" w:cs="Times New Roman"/>
          <w:sz w:val="24"/>
          <w:szCs w:val="24"/>
        </w:rPr>
        <w:t>onset</w:t>
      </w:r>
      <w:r>
        <w:rPr>
          <w:rFonts w:ascii="Times New Roman" w:eastAsia="Times New Roman" w:hAnsi="Times New Roman" w:cs="Times New Roman"/>
          <w:sz w:val="24"/>
          <w:szCs w:val="24"/>
        </w:rPr>
        <w:t xml:space="preserve">, the </w:t>
      </w:r>
      <w:r w:rsidR="00D91AEA">
        <w:rPr>
          <w:rFonts w:ascii="Times New Roman" w:eastAsia="Times New Roman" w:hAnsi="Times New Roman" w:cs="Times New Roman"/>
          <w:sz w:val="24"/>
          <w:szCs w:val="24"/>
        </w:rPr>
        <w:t>firing rate</w:t>
      </w:r>
      <w:r w:rsidR="005D42DF">
        <w:rPr>
          <w:rFonts w:ascii="Times New Roman" w:eastAsia="Times New Roman" w:hAnsi="Times New Roman" w:cs="Times New Roman"/>
          <w:sz w:val="24"/>
          <w:szCs w:val="24"/>
        </w:rPr>
        <w:t>s</w:t>
      </w:r>
      <w:r w:rsidR="00D91AEA">
        <w:rPr>
          <w:rFonts w:ascii="Times New Roman" w:eastAsia="Times New Roman" w:hAnsi="Times New Roman" w:cs="Times New Roman"/>
          <w:sz w:val="24"/>
          <w:szCs w:val="24"/>
        </w:rPr>
        <w:t xml:space="preserve"> of </w:t>
      </w:r>
      <w:r w:rsidR="00D91AEA" w:rsidRPr="0010625D">
        <w:rPr>
          <w:rFonts w:ascii="Times New Roman" w:eastAsia="Times New Roman" w:hAnsi="Times New Roman" w:cs="Times New Roman"/>
          <w:sz w:val="24"/>
          <w:szCs w:val="24"/>
        </w:rPr>
        <w:t>1</w:t>
      </w:r>
      <w:r w:rsidR="00D91AEA">
        <w:rPr>
          <w:rFonts w:ascii="Times New Roman" w:eastAsia="Times New Roman" w:hAnsi="Times New Roman" w:cs="Times New Roman"/>
          <w:sz w:val="24"/>
          <w:szCs w:val="24"/>
        </w:rPr>
        <w:t>21 out of 170 neurons</w:t>
      </w:r>
      <w:r>
        <w:rPr>
          <w:rFonts w:ascii="Times New Roman" w:eastAsia="Times New Roman" w:hAnsi="Times New Roman" w:cs="Times New Roman"/>
          <w:sz w:val="24"/>
          <w:szCs w:val="24"/>
        </w:rPr>
        <w:t xml:space="preserve"> w</w:t>
      </w:r>
      <w:r w:rsidR="00D91AEA">
        <w:rPr>
          <w:rFonts w:ascii="Times New Roman" w:eastAsia="Times New Roman" w:hAnsi="Times New Roman" w:cs="Times New Roman"/>
          <w:sz w:val="24"/>
          <w:szCs w:val="24"/>
        </w:rPr>
        <w:t>ere</w:t>
      </w:r>
      <w:r>
        <w:rPr>
          <w:rFonts w:ascii="Times New Roman" w:eastAsia="Times New Roman" w:hAnsi="Times New Roman" w:cs="Times New Roman"/>
          <w:sz w:val="24"/>
          <w:szCs w:val="24"/>
        </w:rPr>
        <w:t xml:space="preserve"> significantly modulated by reward magnitude and/or delay </w:t>
      </w:r>
      <w:r w:rsidRPr="0010625D">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10625D">
        <w:rPr>
          <w:rFonts w:ascii="Times New Roman" w:eastAsia="Times New Roman" w:hAnsi="Times New Roman" w:cs="Times New Roman"/>
          <w:sz w:val="24"/>
          <w:szCs w:val="24"/>
        </w:rPr>
        <w:t xml:space="preserve">-way ANOVA, p &lt; 0.05; Fig. </w:t>
      </w:r>
      <w:r w:rsidR="0052137B">
        <w:rPr>
          <w:rFonts w:ascii="Times New Roman" w:eastAsia="Times New Roman" w:hAnsi="Times New Roman" w:cs="Times New Roman"/>
          <w:sz w:val="24"/>
          <w:szCs w:val="24"/>
        </w:rPr>
        <w:t>3</w:t>
      </w:r>
      <w:r w:rsidRPr="0010625D">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506915">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liding window ANOVA </w:t>
      </w:r>
      <w:r>
        <w:rPr>
          <w:rFonts w:ascii="Times New Roman" w:eastAsia="Times New Roman" w:hAnsi="Times New Roman" w:cs="Times New Roman"/>
          <w:sz w:val="24"/>
          <w:szCs w:val="24"/>
        </w:rPr>
        <w:lastRenderedPageBreak/>
        <w:t>analysis showed that t</w:t>
      </w:r>
      <w:r>
        <w:rPr>
          <w:rFonts w:ascii="Times New Roman" w:eastAsia="Times New Roman" w:hAnsi="Times New Roman" w:cs="Times New Roman"/>
          <w:color w:val="000000"/>
          <w:sz w:val="24"/>
          <w:szCs w:val="24"/>
        </w:rPr>
        <w:t xml:space="preserve">he proportion of neurons modulated by each factor began to increase after the cue appeared on the screen (Fig. </w:t>
      </w:r>
      <w:r w:rsidR="0052137B">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C-</w:t>
      </w:r>
      <w:commentRangeStart w:id="258"/>
      <w:r>
        <w:rPr>
          <w:rFonts w:ascii="Times New Roman" w:eastAsia="Times New Roman" w:hAnsi="Times New Roman" w:cs="Times New Roman"/>
          <w:color w:val="000000"/>
          <w:sz w:val="24"/>
          <w:szCs w:val="24"/>
        </w:rPr>
        <w:t>D</w:t>
      </w:r>
      <w:commentRangeEnd w:id="258"/>
      <w:r w:rsidR="001E2EC0">
        <w:rPr>
          <w:rStyle w:val="CommentReference"/>
        </w:rPr>
        <w:commentReference w:id="258"/>
      </w:r>
      <w:r>
        <w:rPr>
          <w:rFonts w:ascii="Times New Roman" w:eastAsia="Times New Roman" w:hAnsi="Times New Roman" w:cs="Times New Roman"/>
          <w:color w:val="000000"/>
          <w:sz w:val="24"/>
          <w:szCs w:val="24"/>
        </w:rPr>
        <w:t xml:space="preserve">). </w:t>
      </w:r>
    </w:p>
    <w:p w14:paraId="25940012" w14:textId="77777777" w:rsidR="004F70C1" w:rsidRDefault="004F70C1" w:rsidP="004F70C1">
      <w:pPr>
        <w:shd w:val="clear" w:color="auto" w:fill="FFFFFF"/>
        <w:spacing w:after="0" w:line="480" w:lineRule="auto"/>
        <w:jc w:val="center"/>
        <w:rPr>
          <w:rFonts w:ascii="Times New Roman" w:eastAsia="Times New Roman" w:hAnsi="Times New Roman" w:cs="Times New Roman"/>
          <w:color w:val="000000"/>
          <w:sz w:val="24"/>
          <w:szCs w:val="24"/>
        </w:rPr>
      </w:pPr>
      <w:commentRangeStart w:id="259"/>
      <w:r>
        <w:rPr>
          <w:rFonts w:ascii="Times New Roman" w:eastAsia="Times New Roman" w:hAnsi="Times New Roman" w:cs="Times New Roman"/>
          <w:noProof/>
          <w:color w:val="000000"/>
          <w:sz w:val="24"/>
          <w:szCs w:val="24"/>
        </w:rPr>
        <w:drawing>
          <wp:inline distT="0" distB="0" distL="0" distR="0" wp14:anchorId="60894BC3" wp14:editId="03BB1701">
            <wp:extent cx="3028205" cy="2934269"/>
            <wp:effectExtent l="0" t="0" r="1270" b="0"/>
            <wp:docPr id="842665714" name="Picture 7"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65714" name="Picture 7" descr="A collage of graphs and char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0263" cy="2994402"/>
                    </a:xfrm>
                    <a:prstGeom prst="rect">
                      <a:avLst/>
                    </a:prstGeom>
                    <a:noFill/>
                    <a:ln>
                      <a:noFill/>
                    </a:ln>
                  </pic:spPr>
                </pic:pic>
              </a:graphicData>
            </a:graphic>
          </wp:inline>
        </w:drawing>
      </w:r>
      <w:commentRangeEnd w:id="259"/>
      <w:r>
        <w:rPr>
          <w:rStyle w:val="CommentReference"/>
        </w:rPr>
        <w:commentReference w:id="259"/>
      </w:r>
    </w:p>
    <w:p w14:paraId="39D376B9" w14:textId="77777777" w:rsidR="004F70C1" w:rsidRPr="006206CE" w:rsidRDefault="004F70C1" w:rsidP="004F70C1">
      <w:pPr>
        <w:shd w:val="clear" w:color="auto" w:fill="FFFFFF"/>
        <w:spacing w:after="0" w:line="480" w:lineRule="auto"/>
        <w:rPr>
          <w:rFonts w:ascii="Times New Roman" w:eastAsia="Times New Roman" w:hAnsi="Times New Roman" w:cs="Times New Roman"/>
          <w:color w:val="000000"/>
          <w:sz w:val="24"/>
          <w:szCs w:val="24"/>
        </w:rPr>
      </w:pPr>
      <w:r w:rsidRPr="006206CE">
        <w:rPr>
          <w:rFonts w:ascii="Times New Roman" w:eastAsia="Times New Roman" w:hAnsi="Times New Roman" w:cs="Times New Roman"/>
          <w:color w:val="000000"/>
          <w:sz w:val="24"/>
          <w:szCs w:val="24"/>
        </w:rPr>
        <w:t>To quantify the strength of encoding for each variable (reward magnitude, delay, and their interaction), we used omega squared (ω²), a measure of effect size that captures the proportion of variance in neural activity explained by each factor (see Methods).</w:t>
      </w:r>
    </w:p>
    <w:p w14:paraId="15454F9B" w14:textId="6BCDB56F"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commentRangeStart w:id="260"/>
      <w:r>
        <w:rPr>
          <w:rFonts w:ascii="Times New Roman" w:eastAsia="Times New Roman" w:hAnsi="Times New Roman" w:cs="Times New Roman"/>
          <w:color w:val="000000"/>
          <w:sz w:val="24"/>
          <w:szCs w:val="24"/>
        </w:rPr>
        <w:t xml:space="preserve">We found </w:t>
      </w:r>
      <w:r w:rsidRPr="0028361D">
        <w:rPr>
          <w:rFonts w:ascii="Times New Roman" w:eastAsia="Times New Roman" w:hAnsi="Times New Roman" w:cs="Times New Roman"/>
          <w:color w:val="000000"/>
          <w:sz w:val="24"/>
          <w:szCs w:val="24"/>
        </w:rPr>
        <w:t xml:space="preserve">that </w:t>
      </w:r>
      <w:commentRangeStart w:id="261"/>
      <w:commentRangeStart w:id="262"/>
      <w:commentRangeStart w:id="263"/>
      <w:r w:rsidRPr="0028361D">
        <w:rPr>
          <w:rFonts w:ascii="Times New Roman" w:eastAsia="Times New Roman" w:hAnsi="Times New Roman" w:cs="Times New Roman"/>
          <w:color w:val="000000"/>
          <w:sz w:val="24"/>
          <w:szCs w:val="24"/>
        </w:rPr>
        <w:t>modulation by reward appeared earlier and stronger than modulation by delay</w:t>
      </w:r>
      <w:commentRangeEnd w:id="261"/>
      <w:r w:rsidR="002A0404">
        <w:rPr>
          <w:rStyle w:val="CommentReference"/>
        </w:rPr>
        <w:commentReference w:id="261"/>
      </w:r>
      <w:commentRangeEnd w:id="262"/>
      <w:r w:rsidR="006C510B">
        <w:rPr>
          <w:rStyle w:val="CommentReference"/>
        </w:rPr>
        <w:commentReference w:id="262"/>
      </w:r>
      <w:commentRangeEnd w:id="263"/>
      <w:r w:rsidR="00D51ACA">
        <w:rPr>
          <w:rStyle w:val="CommentReference"/>
        </w:rPr>
        <w:commentReference w:id="263"/>
      </w:r>
      <w:r w:rsidRPr="0028361D">
        <w:rPr>
          <w:rFonts w:ascii="Times New Roman" w:eastAsia="Times New Roman" w:hAnsi="Times New Roman" w:cs="Times New Roman"/>
          <w:color w:val="000000"/>
          <w:sz w:val="24"/>
          <w:szCs w:val="24"/>
        </w:rPr>
        <w:t xml:space="preserve">, </w:t>
      </w:r>
      <w:del w:id="264" w:author="Rossella Falcone" w:date="2025-08-21T14:45:00Z" w16du:dateUtc="2025-08-21T18:45:00Z">
        <w:r w:rsidRPr="0028361D" w:rsidDel="006C510B">
          <w:rPr>
            <w:rFonts w:ascii="Times New Roman" w:eastAsia="Times New Roman" w:hAnsi="Times New Roman" w:cs="Times New Roman"/>
            <w:color w:val="000000"/>
            <w:sz w:val="24"/>
            <w:szCs w:val="24"/>
          </w:rPr>
          <w:delText xml:space="preserve">particularly </w:delText>
        </w:r>
      </w:del>
      <w:r w:rsidRPr="0028361D">
        <w:rPr>
          <w:rFonts w:ascii="Times New Roman" w:eastAsia="Times New Roman" w:hAnsi="Times New Roman" w:cs="Times New Roman"/>
          <w:color w:val="000000"/>
          <w:sz w:val="24"/>
          <w:szCs w:val="24"/>
        </w:rPr>
        <w:t xml:space="preserve">in Monkey 1 during the first 500 </w:t>
      </w:r>
      <w:proofErr w:type="spellStart"/>
      <w:r w:rsidRPr="0028361D">
        <w:rPr>
          <w:rFonts w:ascii="Times New Roman" w:eastAsia="Times New Roman" w:hAnsi="Times New Roman" w:cs="Times New Roman"/>
          <w:color w:val="000000"/>
          <w:sz w:val="24"/>
          <w:szCs w:val="24"/>
        </w:rPr>
        <w:t>ms</w:t>
      </w:r>
      <w:proofErr w:type="spellEnd"/>
      <w:r w:rsidRPr="0028361D">
        <w:rPr>
          <w:rFonts w:ascii="Times New Roman" w:eastAsia="Times New Roman" w:hAnsi="Times New Roman" w:cs="Times New Roman"/>
          <w:color w:val="000000"/>
          <w:sz w:val="24"/>
          <w:szCs w:val="24"/>
        </w:rPr>
        <w:t xml:space="preserve"> of the offer period, whereas in Monkey 2 the delay signal was relatively more prominent (Fig. S1A-B). </w:t>
      </w:r>
      <w:commentRangeEnd w:id="260"/>
      <w:r w:rsidR="00055EE3">
        <w:rPr>
          <w:rStyle w:val="CommentReference"/>
        </w:rPr>
        <w:commentReference w:id="260"/>
      </w:r>
    </w:p>
    <w:p w14:paraId="1C5AAE3D" w14:textId="77777777"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p>
    <w:p w14:paraId="0F72D7A3" w14:textId="040D821D" w:rsidR="004F70C1" w:rsidRDefault="004F70C1" w:rsidP="004F70C1">
      <w:pPr>
        <w:shd w:val="clear" w:color="auto" w:fill="FFFFFF"/>
        <w:spacing w:after="0" w:line="480" w:lineRule="auto"/>
        <w:jc w:val="center"/>
        <w:rPr>
          <w:ins w:id="265" w:author="Rossella Falcone" w:date="2025-08-21T14:46:00Z" w16du:dateUtc="2025-08-21T18:46:00Z"/>
          <w:rFonts w:ascii="Times New Roman" w:eastAsia="Times New Roman" w:hAnsi="Times New Roman" w:cs="Times New Roman"/>
          <w:color w:val="000000"/>
          <w:sz w:val="24"/>
          <w:szCs w:val="24"/>
        </w:rPr>
      </w:pPr>
      <w:commentRangeStart w:id="266"/>
      <w:r>
        <w:rPr>
          <w:rFonts w:ascii="Times New Roman" w:eastAsia="Times New Roman" w:hAnsi="Times New Roman" w:cs="Times New Roman"/>
          <w:noProof/>
          <w:color w:val="000000"/>
          <w:sz w:val="24"/>
          <w:szCs w:val="24"/>
        </w:rPr>
        <w:drawing>
          <wp:inline distT="0" distB="0" distL="0" distR="0" wp14:anchorId="5A8D5519" wp14:editId="28A5BA13">
            <wp:extent cx="3379996" cy="1753737"/>
            <wp:effectExtent l="0" t="0" r="0" b="0"/>
            <wp:docPr id="1060020161" name="Picture 8" descr="A comparison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20161" name="Picture 8" descr="A comparison of graphs and diagram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4073" cy="1755853"/>
                    </a:xfrm>
                    <a:prstGeom prst="rect">
                      <a:avLst/>
                    </a:prstGeom>
                    <a:noFill/>
                    <a:ln>
                      <a:noFill/>
                    </a:ln>
                  </pic:spPr>
                </pic:pic>
              </a:graphicData>
            </a:graphic>
          </wp:inline>
        </w:drawing>
      </w:r>
      <w:commentRangeEnd w:id="266"/>
      <w:r>
        <w:rPr>
          <w:rStyle w:val="CommentReference"/>
        </w:rPr>
        <w:commentReference w:id="266"/>
      </w:r>
    </w:p>
    <w:p w14:paraId="210A3BB5" w14:textId="4BA50C23" w:rsidR="006C510B" w:rsidDel="006C510B" w:rsidRDefault="006C510B">
      <w:pPr>
        <w:shd w:val="clear" w:color="auto" w:fill="FFFFFF"/>
        <w:spacing w:after="0" w:line="480" w:lineRule="auto"/>
        <w:rPr>
          <w:del w:id="267" w:author="Rossella Falcone" w:date="2025-08-21T14:48:00Z" w16du:dateUtc="2025-08-21T18:48:00Z"/>
          <w:rFonts w:ascii="Times New Roman" w:eastAsia="Times New Roman" w:hAnsi="Times New Roman" w:cs="Times New Roman"/>
          <w:color w:val="000000"/>
          <w:sz w:val="24"/>
          <w:szCs w:val="24"/>
        </w:rPr>
        <w:pPrChange w:id="268" w:author="Rossella Falcone" w:date="2025-08-21T14:46:00Z" w16du:dateUtc="2025-08-21T18:46:00Z">
          <w:pPr>
            <w:shd w:val="clear" w:color="auto" w:fill="FFFFFF"/>
            <w:spacing w:after="0" w:line="480" w:lineRule="auto"/>
            <w:jc w:val="center"/>
          </w:pPr>
        </w:pPrChange>
      </w:pPr>
      <w:commentRangeStart w:id="269"/>
      <w:ins w:id="270" w:author="Rossella Falcone" w:date="2025-08-21T14:48:00Z" w16du:dateUtc="2025-08-21T18:48:00Z">
        <w:r>
          <w:rPr>
            <w:rFonts w:ascii="Times New Roman" w:eastAsia="Times New Roman" w:hAnsi="Times New Roman" w:cs="Times New Roman"/>
            <w:color w:val="000000"/>
            <w:sz w:val="24"/>
            <w:szCs w:val="24"/>
          </w:rPr>
          <w:lastRenderedPageBreak/>
          <w:t xml:space="preserve">In our task design, </w:t>
        </w:r>
        <w:r w:rsidR="00316DE8">
          <w:rPr>
            <w:rFonts w:ascii="Times New Roman" w:eastAsia="Times New Roman" w:hAnsi="Times New Roman" w:cs="Times New Roman"/>
            <w:color w:val="000000"/>
            <w:sz w:val="24"/>
            <w:szCs w:val="24"/>
          </w:rPr>
          <w:t>two types of go-signal</w:t>
        </w:r>
      </w:ins>
      <w:ins w:id="271" w:author="Rossella Falcone" w:date="2025-08-21T14:55:00Z" w16du:dateUtc="2025-08-21T18:55:00Z">
        <w:r w:rsidR="000D6934">
          <w:rPr>
            <w:rFonts w:ascii="Times New Roman" w:eastAsia="Times New Roman" w:hAnsi="Times New Roman" w:cs="Times New Roman"/>
            <w:color w:val="000000"/>
            <w:sz w:val="24"/>
            <w:szCs w:val="24"/>
          </w:rPr>
          <w:t>s</w:t>
        </w:r>
      </w:ins>
      <w:ins w:id="272" w:author="Rossella Falcone" w:date="2025-08-21T14:58:00Z" w16du:dateUtc="2025-08-21T18:58:00Z">
        <w:r w:rsidR="001257C4">
          <w:rPr>
            <w:rFonts w:ascii="Times New Roman" w:eastAsia="Times New Roman" w:hAnsi="Times New Roman" w:cs="Times New Roman"/>
            <w:color w:val="000000"/>
            <w:sz w:val="24"/>
            <w:szCs w:val="24"/>
          </w:rPr>
          <w:t xml:space="preserve"> were used</w:t>
        </w:r>
      </w:ins>
      <w:ins w:id="273" w:author="Rossella Falcone" w:date="2025-08-21T14:48:00Z" w16du:dateUtc="2025-08-21T18:48:00Z">
        <w:r w:rsidR="00316DE8">
          <w:rPr>
            <w:rFonts w:ascii="Times New Roman" w:eastAsia="Times New Roman" w:hAnsi="Times New Roman" w:cs="Times New Roman"/>
            <w:color w:val="000000"/>
            <w:sz w:val="24"/>
            <w:szCs w:val="24"/>
          </w:rPr>
          <w:t xml:space="preserve">: a purple and </w:t>
        </w:r>
      </w:ins>
      <w:ins w:id="274" w:author="Rossella Falcone" w:date="2025-08-21T14:49:00Z" w16du:dateUtc="2025-08-21T18:49:00Z">
        <w:r w:rsidR="00316DE8">
          <w:rPr>
            <w:rFonts w:ascii="Times New Roman" w:eastAsia="Times New Roman" w:hAnsi="Times New Roman" w:cs="Times New Roman"/>
            <w:color w:val="000000"/>
            <w:sz w:val="24"/>
            <w:szCs w:val="24"/>
          </w:rPr>
          <w:t xml:space="preserve">yellow </w:t>
        </w:r>
      </w:ins>
      <w:ins w:id="275" w:author="Rossella Falcone" w:date="2025-08-21T14:59:00Z">
        <w:r w:rsidR="001257C4" w:rsidRPr="001257C4">
          <w:rPr>
            <w:rFonts w:ascii="Times New Roman" w:eastAsia="Times New Roman" w:hAnsi="Times New Roman" w:cs="Times New Roman"/>
            <w:color w:val="000000"/>
            <w:sz w:val="24"/>
            <w:szCs w:val="24"/>
          </w:rPr>
          <w:t>indicating whether releasing the lever during that period would accept or reject the offer.</w:t>
        </w:r>
      </w:ins>
      <w:ins w:id="276" w:author="Rossella Falcone" w:date="2025-08-21T14:59:00Z" w16du:dateUtc="2025-08-21T18:59:00Z">
        <w:r w:rsidR="001257C4">
          <w:rPr>
            <w:rFonts w:ascii="Times New Roman" w:eastAsia="Times New Roman" w:hAnsi="Times New Roman" w:cs="Times New Roman"/>
            <w:color w:val="000000"/>
            <w:sz w:val="24"/>
            <w:szCs w:val="24"/>
          </w:rPr>
          <w:t xml:space="preserve"> </w:t>
        </w:r>
      </w:ins>
      <w:ins w:id="277" w:author="Rossella Falcone" w:date="2025-08-21T14:56:00Z" w16du:dateUtc="2025-08-21T18:56:00Z">
        <w:r w:rsidR="000D6934">
          <w:rPr>
            <w:rFonts w:ascii="Times New Roman" w:eastAsia="Times New Roman" w:hAnsi="Times New Roman" w:cs="Times New Roman"/>
            <w:color w:val="000000"/>
            <w:sz w:val="24"/>
            <w:szCs w:val="24"/>
          </w:rPr>
          <w:t xml:space="preserve">If the animal did not </w:t>
        </w:r>
      </w:ins>
      <w:ins w:id="278" w:author="Rossella Falcone" w:date="2025-08-21T14:57:00Z" w16du:dateUtc="2025-08-21T18:57:00Z">
        <w:r w:rsidR="000D6934">
          <w:rPr>
            <w:rFonts w:ascii="Times New Roman" w:eastAsia="Times New Roman" w:hAnsi="Times New Roman" w:cs="Times New Roman"/>
            <w:color w:val="000000"/>
            <w:sz w:val="24"/>
            <w:szCs w:val="24"/>
          </w:rPr>
          <w:t xml:space="preserve">release the </w:t>
        </w:r>
      </w:ins>
      <w:ins w:id="279" w:author="Rossella Falcone" w:date="2025-08-21T14:59:00Z" w16du:dateUtc="2025-08-21T18:59:00Z">
        <w:r w:rsidR="001257C4">
          <w:rPr>
            <w:rFonts w:ascii="Times New Roman" w:eastAsia="Times New Roman" w:hAnsi="Times New Roman" w:cs="Times New Roman"/>
            <w:color w:val="000000"/>
            <w:sz w:val="24"/>
            <w:szCs w:val="24"/>
          </w:rPr>
          <w:t>lever</w:t>
        </w:r>
      </w:ins>
      <w:ins w:id="280" w:author="Rossella Falcone" w:date="2025-08-21T14:57:00Z" w16du:dateUtc="2025-08-21T18:57:00Z">
        <w:r w:rsidR="000D6934">
          <w:rPr>
            <w:rFonts w:ascii="Times New Roman" w:eastAsia="Times New Roman" w:hAnsi="Times New Roman" w:cs="Times New Roman"/>
            <w:color w:val="000000"/>
            <w:sz w:val="24"/>
            <w:szCs w:val="24"/>
          </w:rPr>
          <w:t xml:space="preserve"> </w:t>
        </w:r>
      </w:ins>
      <w:ins w:id="281" w:author="Rossella Falcone" w:date="2025-08-21T14:59:00Z" w16du:dateUtc="2025-08-21T18:59:00Z">
        <w:r w:rsidR="001257C4">
          <w:rPr>
            <w:rFonts w:ascii="Times New Roman" w:eastAsia="Times New Roman" w:hAnsi="Times New Roman" w:cs="Times New Roman"/>
            <w:color w:val="000000"/>
            <w:sz w:val="24"/>
            <w:szCs w:val="24"/>
          </w:rPr>
          <w:t>at</w:t>
        </w:r>
      </w:ins>
      <w:ins w:id="282" w:author="Rossella Falcone" w:date="2025-08-21T14:57:00Z" w16du:dateUtc="2025-08-21T18:57:00Z">
        <w:r w:rsidR="000D6934">
          <w:rPr>
            <w:rFonts w:ascii="Times New Roman" w:eastAsia="Times New Roman" w:hAnsi="Times New Roman" w:cs="Times New Roman"/>
            <w:color w:val="000000"/>
            <w:sz w:val="24"/>
            <w:szCs w:val="24"/>
          </w:rPr>
          <w:t xml:space="preserve"> the first go-signal appeared, </w:t>
        </w:r>
      </w:ins>
      <w:ins w:id="283" w:author="Rossella Falcone" w:date="2025-08-21T14:59:00Z" w16du:dateUtc="2025-08-21T18:59:00Z">
        <w:r w:rsidR="001257C4">
          <w:rPr>
            <w:rFonts w:ascii="Times New Roman" w:eastAsia="Times New Roman" w:hAnsi="Times New Roman" w:cs="Times New Roman"/>
            <w:color w:val="000000"/>
            <w:sz w:val="24"/>
            <w:szCs w:val="24"/>
          </w:rPr>
          <w:t>it</w:t>
        </w:r>
      </w:ins>
      <w:ins w:id="284" w:author="Rossella Falcone" w:date="2025-08-21T14:57:00Z" w16du:dateUtc="2025-08-21T18:57:00Z">
        <w:r w:rsidR="000D6934">
          <w:rPr>
            <w:rFonts w:ascii="Times New Roman" w:eastAsia="Times New Roman" w:hAnsi="Times New Roman" w:cs="Times New Roman"/>
            <w:color w:val="000000"/>
            <w:sz w:val="24"/>
            <w:szCs w:val="24"/>
          </w:rPr>
          <w:t xml:space="preserve"> had a second </w:t>
        </w:r>
      </w:ins>
      <w:ins w:id="285" w:author="Rossella Falcone" w:date="2025-08-21T14:59:00Z" w16du:dateUtc="2025-08-21T18:59:00Z">
        <w:r w:rsidR="001257C4">
          <w:rPr>
            <w:rFonts w:ascii="Times New Roman" w:eastAsia="Times New Roman" w:hAnsi="Times New Roman" w:cs="Times New Roman"/>
            <w:color w:val="000000"/>
            <w:sz w:val="24"/>
            <w:szCs w:val="24"/>
          </w:rPr>
          <w:t>opportunity</w:t>
        </w:r>
      </w:ins>
      <w:ins w:id="286" w:author="Rossella Falcone" w:date="2025-08-21T14:57:00Z" w16du:dateUtc="2025-08-21T18:57:00Z">
        <w:r w:rsidR="000D6934">
          <w:rPr>
            <w:rFonts w:ascii="Times New Roman" w:eastAsia="Times New Roman" w:hAnsi="Times New Roman" w:cs="Times New Roman"/>
            <w:color w:val="000000"/>
            <w:sz w:val="24"/>
            <w:szCs w:val="24"/>
          </w:rPr>
          <w:t xml:space="preserve"> to </w:t>
        </w:r>
      </w:ins>
      <w:ins w:id="287" w:author="Rossella Falcone" w:date="2025-08-21T14:59:00Z" w16du:dateUtc="2025-08-21T18:59:00Z">
        <w:r w:rsidR="001257C4">
          <w:rPr>
            <w:rFonts w:ascii="Times New Roman" w:eastAsia="Times New Roman" w:hAnsi="Times New Roman" w:cs="Times New Roman"/>
            <w:color w:val="000000"/>
            <w:sz w:val="24"/>
            <w:szCs w:val="24"/>
          </w:rPr>
          <w:t>respond</w:t>
        </w:r>
      </w:ins>
      <w:ins w:id="288" w:author="Rossella Falcone" w:date="2025-08-21T14:57:00Z" w16du:dateUtc="2025-08-21T18:57:00Z">
        <w:r w:rsidR="000D6934">
          <w:rPr>
            <w:rFonts w:ascii="Times New Roman" w:eastAsia="Times New Roman" w:hAnsi="Times New Roman" w:cs="Times New Roman"/>
            <w:color w:val="000000"/>
            <w:sz w:val="24"/>
            <w:szCs w:val="24"/>
          </w:rPr>
          <w:t xml:space="preserve"> </w:t>
        </w:r>
      </w:ins>
      <w:ins w:id="289" w:author="Rossella Falcone" w:date="2025-08-21T14:59:00Z">
        <w:r w:rsidR="001257C4" w:rsidRPr="001257C4">
          <w:rPr>
            <w:rFonts w:ascii="Times New Roman" w:eastAsia="Times New Roman" w:hAnsi="Times New Roman" w:cs="Times New Roman"/>
            <w:color w:val="000000"/>
            <w:sz w:val="24"/>
            <w:szCs w:val="24"/>
          </w:rPr>
          <w:t>when the alternate go-signal appeared</w:t>
        </w:r>
      </w:ins>
      <w:ins w:id="290" w:author="Rossella Falcone" w:date="2025-08-21T14:57:00Z" w16du:dateUtc="2025-08-21T18:57:00Z">
        <w:r w:rsidR="000D6934">
          <w:rPr>
            <w:rFonts w:ascii="Times New Roman" w:eastAsia="Times New Roman" w:hAnsi="Times New Roman" w:cs="Times New Roman"/>
            <w:color w:val="000000"/>
            <w:sz w:val="24"/>
            <w:szCs w:val="24"/>
          </w:rPr>
          <w:t xml:space="preserve">. </w:t>
        </w:r>
      </w:ins>
      <w:commentRangeEnd w:id="269"/>
      <w:r w:rsidR="00055EE3">
        <w:rPr>
          <w:rStyle w:val="CommentReference"/>
        </w:rPr>
        <w:commentReference w:id="269"/>
      </w:r>
    </w:p>
    <w:p w14:paraId="2B6D399A" w14:textId="0DA15861" w:rsidR="00A35890" w:rsidRDefault="00144D42" w:rsidP="004F70C1">
      <w:pPr>
        <w:shd w:val="clear" w:color="auto" w:fill="FFFFFF"/>
        <w:spacing w:after="0" w:line="480" w:lineRule="auto"/>
        <w:ind w:firstLine="426"/>
        <w:rPr>
          <w:rFonts w:ascii="Times New Roman" w:eastAsia="Times New Roman" w:hAnsi="Times New Roman" w:cs="Times New Roman"/>
          <w:color w:val="000000"/>
          <w:sz w:val="24"/>
          <w:szCs w:val="24"/>
        </w:rPr>
      </w:pPr>
      <w:commentRangeStart w:id="291"/>
      <w:commentRangeStart w:id="292"/>
      <w:commentRangeStart w:id="293"/>
      <w:r>
        <w:rPr>
          <w:rFonts w:ascii="Times New Roman" w:eastAsia="Times New Roman" w:hAnsi="Times New Roman" w:cs="Times New Roman"/>
          <w:color w:val="000000"/>
          <w:sz w:val="24"/>
          <w:szCs w:val="24"/>
        </w:rPr>
        <w:t>Importantly, w</w:t>
      </w:r>
      <w:r w:rsidR="008942F5" w:rsidRPr="008942F5">
        <w:rPr>
          <w:rFonts w:ascii="Times New Roman" w:eastAsia="Times New Roman" w:hAnsi="Times New Roman" w:cs="Times New Roman"/>
          <w:color w:val="000000"/>
          <w:sz w:val="24"/>
          <w:szCs w:val="24"/>
        </w:rPr>
        <w:t xml:space="preserve">e found no evidence </w:t>
      </w:r>
      <w:r>
        <w:rPr>
          <w:rFonts w:ascii="Times New Roman" w:eastAsia="Times New Roman" w:hAnsi="Times New Roman" w:cs="Times New Roman"/>
          <w:color w:val="000000"/>
          <w:sz w:val="24"/>
          <w:szCs w:val="24"/>
        </w:rPr>
        <w:t>that neural</w:t>
      </w:r>
      <w:r w:rsidR="008942F5" w:rsidRPr="008942F5">
        <w:rPr>
          <w:rFonts w:ascii="Times New Roman" w:eastAsia="Times New Roman" w:hAnsi="Times New Roman" w:cs="Times New Roman"/>
          <w:color w:val="000000"/>
          <w:sz w:val="24"/>
          <w:szCs w:val="24"/>
        </w:rPr>
        <w:t xml:space="preserve"> activity </w:t>
      </w:r>
      <w:r>
        <w:rPr>
          <w:rFonts w:ascii="Times New Roman" w:eastAsia="Times New Roman" w:hAnsi="Times New Roman" w:cs="Times New Roman"/>
          <w:color w:val="000000"/>
          <w:sz w:val="24"/>
          <w:szCs w:val="24"/>
        </w:rPr>
        <w:t>during the offer period</w:t>
      </w:r>
      <w:r w:rsidR="00743F67">
        <w:rPr>
          <w:rFonts w:ascii="Times New Roman" w:eastAsia="Times New Roman" w:hAnsi="Times New Roman" w:cs="Times New Roman"/>
          <w:color w:val="000000"/>
          <w:sz w:val="24"/>
          <w:szCs w:val="24"/>
        </w:rPr>
        <w:t xml:space="preserve"> (first 750 </w:t>
      </w:r>
      <w:proofErr w:type="spellStart"/>
      <w:r w:rsidR="00743F67">
        <w:rPr>
          <w:rFonts w:ascii="Times New Roman" w:eastAsia="Times New Roman" w:hAnsi="Times New Roman" w:cs="Times New Roman"/>
          <w:color w:val="000000"/>
          <w:sz w:val="24"/>
          <w:szCs w:val="24"/>
        </w:rPr>
        <w:t>ms</w:t>
      </w:r>
      <w:proofErr w:type="spellEnd"/>
      <w:r w:rsidR="00743F67">
        <w:rPr>
          <w:rFonts w:ascii="Times New Roman" w:eastAsia="Times New Roman" w:hAnsi="Times New Roman" w:cs="Times New Roman"/>
          <w:color w:val="000000"/>
          <w:sz w:val="24"/>
          <w:szCs w:val="24"/>
        </w:rPr>
        <w:t xml:space="preserve">) </w:t>
      </w:r>
      <w:r w:rsidR="00743F67" w:rsidRPr="00743F67">
        <w:rPr>
          <w:rFonts w:ascii="Times New Roman" w:eastAsia="Times New Roman" w:hAnsi="Times New Roman" w:cs="Times New Roman"/>
          <w:color w:val="000000"/>
          <w:sz w:val="24"/>
          <w:szCs w:val="24"/>
        </w:rPr>
        <w:t>encoded the upcoming choice outcome (accept vs. reject) in either animal (Fig. 4C-D).</w:t>
      </w:r>
      <w:commentRangeEnd w:id="291"/>
      <w:r w:rsidR="001B7DC9">
        <w:rPr>
          <w:rStyle w:val="CommentReference"/>
        </w:rPr>
        <w:commentReference w:id="291"/>
      </w:r>
      <w:commentRangeEnd w:id="292"/>
      <w:r w:rsidR="001257C4">
        <w:rPr>
          <w:rStyle w:val="CommentReference"/>
        </w:rPr>
        <w:commentReference w:id="292"/>
      </w:r>
      <w:commentRangeEnd w:id="293"/>
      <w:r w:rsidR="00A90FAA">
        <w:rPr>
          <w:rStyle w:val="CommentReference"/>
        </w:rPr>
        <w:commentReference w:id="293"/>
      </w:r>
    </w:p>
    <w:p w14:paraId="7B938436" w14:textId="27476BB6" w:rsidR="0051506A" w:rsidRDefault="00727550" w:rsidP="004F70C1">
      <w:pPr>
        <w:shd w:val="clear" w:color="auto" w:fill="FFFFFF"/>
        <w:spacing w:after="0" w:line="480" w:lineRule="auto"/>
        <w:ind w:firstLine="426"/>
        <w:rPr>
          <w:rFonts w:ascii="Times New Roman" w:eastAsia="Times New Roman" w:hAnsi="Times New Roman" w:cs="Times New Roman"/>
          <w:sz w:val="24"/>
          <w:szCs w:val="24"/>
        </w:rPr>
      </w:pPr>
      <w:commentRangeStart w:id="294"/>
      <w:commentRangeStart w:id="295"/>
      <w:r>
        <w:rPr>
          <w:rFonts w:ascii="Times New Roman" w:eastAsia="Times New Roman" w:hAnsi="Times New Roman" w:cs="Times New Roman"/>
          <w:color w:val="000000"/>
          <w:sz w:val="24"/>
          <w:szCs w:val="24"/>
        </w:rPr>
        <w:t>C</w:t>
      </w:r>
      <w:r w:rsidR="0051506A" w:rsidRPr="0051506A">
        <w:rPr>
          <w:rFonts w:ascii="Times New Roman" w:eastAsia="Times New Roman" w:hAnsi="Times New Roman" w:cs="Times New Roman"/>
          <w:color w:val="000000"/>
          <w:sz w:val="24"/>
          <w:szCs w:val="24"/>
        </w:rPr>
        <w:t>ell-by-cell analyses</w:t>
      </w:r>
      <w:r w:rsidR="00932AE6">
        <w:rPr>
          <w:rFonts w:ascii="Times New Roman" w:eastAsia="Times New Roman" w:hAnsi="Times New Roman" w:cs="Times New Roman"/>
          <w:color w:val="000000"/>
          <w:sz w:val="24"/>
          <w:szCs w:val="24"/>
        </w:rPr>
        <w:t xml:space="preserve"> </w:t>
      </w:r>
      <w:commentRangeEnd w:id="294"/>
      <w:r w:rsidR="00BD3A75">
        <w:rPr>
          <w:rStyle w:val="CommentReference"/>
        </w:rPr>
        <w:commentReference w:id="294"/>
      </w:r>
      <w:commentRangeEnd w:id="295"/>
      <w:r w:rsidR="001257C4">
        <w:rPr>
          <w:rStyle w:val="CommentReference"/>
        </w:rPr>
        <w:commentReference w:id="295"/>
      </w:r>
      <w:r w:rsidR="00932AE6">
        <w:rPr>
          <w:rFonts w:ascii="Times New Roman" w:eastAsia="Times New Roman" w:hAnsi="Times New Roman" w:cs="Times New Roman"/>
          <w:color w:val="000000"/>
          <w:sz w:val="24"/>
          <w:szCs w:val="24"/>
        </w:rPr>
        <w:t>confirmed</w:t>
      </w:r>
      <w:r w:rsidR="0051506A" w:rsidRPr="0051506A">
        <w:rPr>
          <w:rFonts w:ascii="Times New Roman" w:eastAsia="Times New Roman" w:hAnsi="Times New Roman" w:cs="Times New Roman"/>
          <w:color w:val="000000"/>
          <w:sz w:val="24"/>
          <w:szCs w:val="24"/>
        </w:rPr>
        <w:t xml:space="preserve"> that spike counts</w:t>
      </w:r>
      <w:r>
        <w:rPr>
          <w:rFonts w:ascii="Times New Roman" w:eastAsia="Times New Roman" w:hAnsi="Times New Roman" w:cs="Times New Roman"/>
          <w:color w:val="000000"/>
          <w:sz w:val="24"/>
          <w:szCs w:val="24"/>
        </w:rPr>
        <w:t xml:space="preserve"> during the offer period</w:t>
      </w:r>
      <w:r w:rsidR="0051506A" w:rsidRPr="0051506A">
        <w:rPr>
          <w:rFonts w:ascii="Times New Roman" w:eastAsia="Times New Roman" w:hAnsi="Times New Roman" w:cs="Times New Roman"/>
          <w:color w:val="000000"/>
          <w:sz w:val="24"/>
          <w:szCs w:val="24"/>
        </w:rPr>
        <w:t xml:space="preserve"> did not differ significantly between accepted and rejected offers</w:t>
      </w:r>
      <w:r w:rsidR="00910E3D">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w:t>
      </w:r>
      <w:r w:rsidR="00910E3D" w:rsidRPr="00CE0314">
        <w:rPr>
          <w:rFonts w:ascii="Times New Roman" w:eastAsia="Times New Roman" w:hAnsi="Times New Roman" w:cs="Times New Roman"/>
          <w:sz w:val="24"/>
          <w:szCs w:val="24"/>
        </w:rPr>
        <w:t>N = 770;</w:t>
      </w:r>
      <w:r w:rsidR="00910E3D">
        <w:rPr>
          <w:rFonts w:ascii="Times New Roman" w:eastAsia="Times New Roman" w:hAnsi="Times New Roman" w:cs="Times New Roman"/>
          <w:sz w:val="24"/>
          <w:szCs w:val="24"/>
        </w:rPr>
        <w:t xml:space="preserve"> 35/598 for monkey 1 and 8/172 for monkey 2;</w:t>
      </w:r>
      <w:r w:rsidR="00910E3D" w:rsidRPr="004E70EB">
        <w:rPr>
          <w:rFonts w:ascii="Times New Roman" w:eastAsia="Times New Roman" w:hAnsi="Times New Roman" w:cs="Times New Roman"/>
          <w:sz w:val="24"/>
          <w:szCs w:val="24"/>
        </w:rPr>
        <w:t xml:space="preserve"> </w:t>
      </w:r>
      <w:r w:rsidR="00910E3D" w:rsidRPr="00F50C2D">
        <w:rPr>
          <w:rFonts w:ascii="Times New Roman" w:eastAsia="Times New Roman" w:hAnsi="Times New Roman" w:cs="Times New Roman"/>
          <w:sz w:val="24"/>
          <w:szCs w:val="24"/>
        </w:rPr>
        <w:t>1-way ANOVA</w:t>
      </w:r>
      <w:r w:rsidR="00910E3D">
        <w:rPr>
          <w:rFonts w:ascii="Times New Roman" w:eastAsia="Times New Roman" w:hAnsi="Times New Roman" w:cs="Times New Roman"/>
          <w:sz w:val="24"/>
          <w:szCs w:val="24"/>
        </w:rPr>
        <w:t>s</w:t>
      </w:r>
      <w:r w:rsidR="00910E3D" w:rsidRPr="00F50C2D">
        <w:rPr>
          <w:rFonts w:ascii="Times New Roman" w:eastAsia="Times New Roman" w:hAnsi="Times New Roman" w:cs="Times New Roman"/>
          <w:sz w:val="24"/>
          <w:szCs w:val="24"/>
        </w:rPr>
        <w:t xml:space="preserve"> (p &lt; 0.05</w:t>
      </w:r>
      <w:r w:rsidR="00910E3D">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Fig. S2A) </w:t>
      </w:r>
      <w:r w:rsidR="0051506A" w:rsidRPr="0051506A">
        <w:rPr>
          <w:rFonts w:ascii="Times New Roman" w:eastAsia="Times New Roman" w:hAnsi="Times New Roman" w:cs="Times New Roman"/>
          <w:color w:val="000000"/>
          <w:sz w:val="24"/>
          <w:szCs w:val="24"/>
        </w:rPr>
        <w:t xml:space="preserve"> nor between early and late action initiations following go-signals </w:t>
      </w:r>
      <w:r w:rsidR="00910E3D" w:rsidRPr="00F50C2D">
        <w:rPr>
          <w:rFonts w:ascii="Times New Roman" w:eastAsia="Times New Roman" w:hAnsi="Times New Roman" w:cs="Times New Roman"/>
          <w:sz w:val="24"/>
          <w:szCs w:val="24"/>
        </w:rPr>
        <w:t>(N = 1</w:t>
      </w:r>
      <w:r w:rsidR="00910E3D">
        <w:rPr>
          <w:rFonts w:ascii="Times New Roman" w:eastAsia="Times New Roman" w:hAnsi="Times New Roman" w:cs="Times New Roman"/>
          <w:sz w:val="24"/>
          <w:szCs w:val="24"/>
        </w:rPr>
        <w:t>195</w:t>
      </w:r>
      <w:r w:rsidR="00910E3D" w:rsidRPr="00F50C2D">
        <w:rPr>
          <w:rFonts w:ascii="Times New Roman" w:eastAsia="Times New Roman" w:hAnsi="Times New Roman" w:cs="Times New Roman"/>
          <w:sz w:val="24"/>
          <w:szCs w:val="24"/>
        </w:rPr>
        <w:t xml:space="preserve">; </w:t>
      </w:r>
      <w:r w:rsidR="00910E3D">
        <w:rPr>
          <w:rFonts w:ascii="Times New Roman" w:eastAsia="Times New Roman" w:hAnsi="Times New Roman" w:cs="Times New Roman"/>
          <w:sz w:val="24"/>
          <w:szCs w:val="24"/>
        </w:rPr>
        <w:t xml:space="preserve">53/903 for monkey 1 and 16/292 for monkey 2; </w:t>
      </w:r>
      <w:r w:rsidR="003E2BB3" w:rsidRPr="00F50C2D">
        <w:rPr>
          <w:rFonts w:ascii="Times New Roman" w:eastAsia="Times New Roman" w:hAnsi="Times New Roman" w:cs="Times New Roman"/>
          <w:sz w:val="24"/>
          <w:szCs w:val="24"/>
        </w:rPr>
        <w:t>1-way ANOVA</w:t>
      </w:r>
      <w:r w:rsidR="003E2BB3">
        <w:rPr>
          <w:rFonts w:ascii="Times New Roman" w:eastAsia="Times New Roman" w:hAnsi="Times New Roman" w:cs="Times New Roman"/>
          <w:sz w:val="24"/>
          <w:szCs w:val="24"/>
        </w:rPr>
        <w:t>s</w:t>
      </w:r>
      <w:r w:rsidR="003E2BB3" w:rsidRPr="00F50C2D">
        <w:rPr>
          <w:rFonts w:ascii="Times New Roman" w:eastAsia="Times New Roman" w:hAnsi="Times New Roman" w:cs="Times New Roman"/>
          <w:sz w:val="24"/>
          <w:szCs w:val="24"/>
        </w:rPr>
        <w:t xml:space="preserve"> (p &lt; 0.05</w:t>
      </w:r>
      <w:r w:rsidR="003E2BB3">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 xml:space="preserve">Fig. </w:t>
      </w:r>
      <w:r w:rsidR="00910E3D" w:rsidRPr="00EE58EC">
        <w:rPr>
          <w:rFonts w:ascii="Times New Roman" w:eastAsia="Times New Roman" w:hAnsi="Times New Roman" w:cs="Times New Roman"/>
          <w:sz w:val="24"/>
          <w:szCs w:val="24"/>
        </w:rPr>
        <w:t>S</w:t>
      </w:r>
      <w:r w:rsidR="00910E3D">
        <w:rPr>
          <w:rFonts w:ascii="Times New Roman" w:eastAsia="Times New Roman" w:hAnsi="Times New Roman" w:cs="Times New Roman"/>
          <w:sz w:val="24"/>
          <w:szCs w:val="24"/>
        </w:rPr>
        <w:t>2</w:t>
      </w:r>
      <w:r w:rsidR="00910E3D" w:rsidRPr="00EE58EC">
        <w:rPr>
          <w:rFonts w:ascii="Times New Roman" w:eastAsia="Times New Roman" w:hAnsi="Times New Roman" w:cs="Times New Roman"/>
          <w:sz w:val="24"/>
          <w:szCs w:val="24"/>
        </w:rPr>
        <w:t>B)</w:t>
      </w:r>
      <w:r w:rsidR="003E2BB3">
        <w:rPr>
          <w:rFonts w:ascii="Times New Roman" w:eastAsia="Times New Roman" w:hAnsi="Times New Roman" w:cs="Times New Roman"/>
          <w:sz w:val="24"/>
          <w:szCs w:val="24"/>
        </w:rPr>
        <w:t xml:space="preserve">. </w:t>
      </w:r>
    </w:p>
    <w:p w14:paraId="2E67D80D" w14:textId="065ADC20" w:rsidR="00C07521" w:rsidRDefault="00C07521" w:rsidP="004F70C1">
      <w:pPr>
        <w:shd w:val="clear" w:color="auto" w:fill="FFFFFF"/>
        <w:spacing w:after="0" w:line="480" w:lineRule="auto"/>
        <w:ind w:firstLine="426"/>
        <w:rPr>
          <w:rFonts w:ascii="Times New Roman" w:eastAsia="Times New Roman" w:hAnsi="Times New Roman" w:cs="Times New Roman"/>
          <w:sz w:val="24"/>
          <w:szCs w:val="24"/>
        </w:rPr>
      </w:pPr>
      <w:r w:rsidRPr="00C07521">
        <w:rPr>
          <w:rFonts w:ascii="Times New Roman" w:eastAsia="Times New Roman" w:hAnsi="Times New Roman" w:cs="Times New Roman"/>
          <w:sz w:val="24"/>
          <w:szCs w:val="24"/>
        </w:rPr>
        <w:t>These results indicate that dlPFC neurons encode the value attributes of the offer (reward and delay) during evaluation, but do not represent the animal’s commitment to a choice at this stage.</w:t>
      </w:r>
    </w:p>
    <w:p w14:paraId="4C91DAC0" w14:textId="77777777" w:rsidR="004F70C1" w:rsidRDefault="004F70C1" w:rsidP="004F70C1">
      <w:pPr>
        <w:shd w:val="clear" w:color="auto" w:fill="FFFFFF"/>
        <w:spacing w:after="0" w:line="480" w:lineRule="auto"/>
        <w:rPr>
          <w:rFonts w:ascii="Times New Roman" w:eastAsia="Times New Roman" w:hAnsi="Times New Roman" w:cs="Times New Roman"/>
          <w:sz w:val="24"/>
          <w:szCs w:val="24"/>
        </w:rPr>
      </w:pPr>
    </w:p>
    <w:p w14:paraId="1281DAF5" w14:textId="0CF5F68C"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commentRangeStart w:id="296"/>
      <w:r w:rsidRPr="00290FFF">
        <w:rPr>
          <w:rFonts w:ascii="Times New Roman" w:eastAsia="Times New Roman" w:hAnsi="Times New Roman" w:cs="Times New Roman"/>
          <w:noProof/>
          <w:sz w:val="24"/>
          <w:szCs w:val="24"/>
        </w:rPr>
        <w:drawing>
          <wp:inline distT="0" distB="0" distL="0" distR="0" wp14:anchorId="4560034C" wp14:editId="0F6B6755">
            <wp:extent cx="5943600" cy="1945005"/>
            <wp:effectExtent l="0" t="0" r="0" b="0"/>
            <wp:docPr id="39997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commentRangeEnd w:id="296"/>
      <w:r>
        <w:rPr>
          <w:rStyle w:val="CommentReference"/>
        </w:rPr>
        <w:commentReference w:id="296"/>
      </w:r>
    </w:p>
    <w:p w14:paraId="71719878" w14:textId="77777777" w:rsidR="00F24036" w:rsidRDefault="00F24036" w:rsidP="00C22A68">
      <w:pPr>
        <w:spacing w:after="160" w:line="480" w:lineRule="auto"/>
        <w:rPr>
          <w:rFonts w:ascii="Times New Roman" w:eastAsia="Times New Roman" w:hAnsi="Times New Roman" w:cs="Times New Roman"/>
          <w:b/>
          <w:bCs/>
          <w:i/>
          <w:iCs/>
          <w:color w:val="000000"/>
          <w:sz w:val="24"/>
          <w:szCs w:val="24"/>
        </w:rPr>
      </w:pPr>
    </w:p>
    <w:p w14:paraId="3C630A76" w14:textId="78A51DB5" w:rsidR="00BC7007" w:rsidRDefault="00EF58DF" w:rsidP="00F24036">
      <w:pPr>
        <w:spacing w:after="0" w:line="480" w:lineRule="auto"/>
        <w:rPr>
          <w:rFonts w:ascii="Times New Roman" w:eastAsia="Times New Roman" w:hAnsi="Times New Roman" w:cs="Times New Roman"/>
          <w:b/>
          <w:bCs/>
          <w:i/>
          <w:iCs/>
          <w:color w:val="000000"/>
          <w:sz w:val="24"/>
          <w:szCs w:val="24"/>
        </w:rPr>
      </w:pPr>
      <w:r w:rsidRPr="00EF58DF">
        <w:rPr>
          <w:rFonts w:ascii="Times New Roman" w:eastAsia="Times New Roman" w:hAnsi="Times New Roman" w:cs="Times New Roman"/>
          <w:b/>
          <w:bCs/>
          <w:i/>
          <w:iCs/>
          <w:color w:val="000000"/>
          <w:sz w:val="24"/>
          <w:szCs w:val="24"/>
        </w:rPr>
        <w:t>3. Inverse encoding of reward magnitude and delay in dlPFC neurons</w:t>
      </w:r>
    </w:p>
    <w:p w14:paraId="6AE28F7B" w14:textId="00C3F60C" w:rsidR="00836A42" w:rsidRPr="00836A42" w:rsidRDefault="007D7740" w:rsidP="00F24036">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w:t>
      </w:r>
      <w:r w:rsidR="00836A42" w:rsidRPr="00836A42">
        <w:rPr>
          <w:rFonts w:ascii="Times New Roman" w:eastAsia="Times New Roman" w:hAnsi="Times New Roman" w:cs="Times New Roman"/>
          <w:color w:val="000000"/>
          <w:sz w:val="24"/>
          <w:szCs w:val="24"/>
        </w:rPr>
        <w:t xml:space="preserve">n both animals, </w:t>
      </w:r>
      <w:proofErr w:type="spellStart"/>
      <w:r w:rsidR="00836A42" w:rsidRPr="00836A42">
        <w:rPr>
          <w:rFonts w:ascii="Times New Roman" w:eastAsia="Times New Roman" w:hAnsi="Times New Roman" w:cs="Times New Roman"/>
          <w:color w:val="000000"/>
          <w:sz w:val="24"/>
          <w:szCs w:val="24"/>
        </w:rPr>
        <w:t>dlPFC</w:t>
      </w:r>
      <w:proofErr w:type="spellEnd"/>
      <w:r w:rsidR="00836A42" w:rsidRPr="00836A42">
        <w:rPr>
          <w:rFonts w:ascii="Times New Roman" w:eastAsia="Times New Roman" w:hAnsi="Times New Roman" w:cs="Times New Roman"/>
          <w:color w:val="000000"/>
          <w:sz w:val="24"/>
          <w:szCs w:val="24"/>
        </w:rPr>
        <w:t xml:space="preserve"> neurons exhibited an inverse correlation between reward magnitude and delay encoding, consistent with temporal discounting.</w:t>
      </w:r>
      <w:r w:rsidR="00836A42" w:rsidRPr="00836A42">
        <w:t xml:space="preserve"> </w:t>
      </w:r>
      <w:r w:rsidR="00836A42" w:rsidRPr="00836A42">
        <w:rPr>
          <w:rFonts w:ascii="Times New Roman" w:eastAsia="Times New Roman" w:hAnsi="Times New Roman" w:cs="Times New Roman"/>
          <w:color w:val="000000"/>
          <w:sz w:val="24"/>
          <w:szCs w:val="24"/>
        </w:rPr>
        <w:t xml:space="preserve">This relationship became particularly evident after 750 </w:t>
      </w:r>
      <w:proofErr w:type="spellStart"/>
      <w:r w:rsidR="00836A42" w:rsidRPr="00836A42">
        <w:rPr>
          <w:rFonts w:ascii="Times New Roman" w:eastAsia="Times New Roman" w:hAnsi="Times New Roman" w:cs="Times New Roman"/>
          <w:color w:val="000000"/>
          <w:sz w:val="24"/>
          <w:szCs w:val="24"/>
        </w:rPr>
        <w:t>ms</w:t>
      </w:r>
      <w:proofErr w:type="spellEnd"/>
      <w:r w:rsidR="00836A42" w:rsidRPr="00836A42">
        <w:rPr>
          <w:rFonts w:ascii="Times New Roman" w:eastAsia="Times New Roman" w:hAnsi="Times New Roman" w:cs="Times New Roman"/>
          <w:color w:val="000000"/>
          <w:sz w:val="24"/>
          <w:szCs w:val="24"/>
        </w:rPr>
        <w:t xml:space="preserve"> from cue onset, a time point corresponding to the earliest possible appearance of the first go-signal (</w:t>
      </w:r>
      <w:commentRangeStart w:id="297"/>
      <w:commentRangeStart w:id="298"/>
      <w:commentRangeStart w:id="299"/>
      <w:r w:rsidR="00836A42" w:rsidRPr="00836A42">
        <w:rPr>
          <w:rFonts w:ascii="Times New Roman" w:eastAsia="Times New Roman" w:hAnsi="Times New Roman" w:cs="Times New Roman"/>
          <w:color w:val="000000"/>
          <w:sz w:val="24"/>
          <w:szCs w:val="24"/>
        </w:rPr>
        <w:t>Fig. 4A-B</w:t>
      </w:r>
      <w:commentRangeEnd w:id="297"/>
      <w:r w:rsidR="005F65D9">
        <w:rPr>
          <w:rStyle w:val="CommentReference"/>
        </w:rPr>
        <w:commentReference w:id="297"/>
      </w:r>
      <w:commentRangeEnd w:id="298"/>
      <w:r w:rsidR="00E76A4E">
        <w:rPr>
          <w:rStyle w:val="CommentReference"/>
        </w:rPr>
        <w:commentReference w:id="298"/>
      </w:r>
      <w:commentRangeEnd w:id="299"/>
      <w:r w:rsidR="00F61A3A">
        <w:rPr>
          <w:rStyle w:val="CommentReference"/>
        </w:rPr>
        <w:commentReference w:id="299"/>
      </w:r>
      <w:r w:rsidR="00836A42" w:rsidRPr="00836A42">
        <w:rPr>
          <w:rFonts w:ascii="Times New Roman" w:eastAsia="Times New Roman" w:hAnsi="Times New Roman" w:cs="Times New Roman"/>
          <w:color w:val="000000"/>
          <w:sz w:val="24"/>
          <w:szCs w:val="24"/>
        </w:rPr>
        <w:t>).</w:t>
      </w:r>
    </w:p>
    <w:p w14:paraId="368A8CAD" w14:textId="1A75087A" w:rsidR="000823B6" w:rsidRDefault="00836A42" w:rsidP="00383DA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w:t>
      </w:r>
      <w:r w:rsidR="00DD3DD8" w:rsidRPr="00DD3DD8">
        <w:rPr>
          <w:rFonts w:ascii="Times New Roman" w:eastAsia="Times New Roman" w:hAnsi="Times New Roman" w:cs="Times New Roman"/>
          <w:color w:val="000000"/>
          <w:sz w:val="24"/>
          <w:szCs w:val="24"/>
        </w:rPr>
        <w:t xml:space="preserve"> Monkey 1</w:t>
      </w:r>
      <w:r w:rsidR="004A45E8">
        <w:rPr>
          <w:rFonts w:ascii="Times New Roman" w:eastAsia="Times New Roman" w:hAnsi="Times New Roman" w:cs="Times New Roman"/>
          <w:color w:val="000000"/>
          <w:sz w:val="24"/>
          <w:szCs w:val="24"/>
        </w:rPr>
        <w:t>, a</w:t>
      </w:r>
      <w:r w:rsidR="001578DC">
        <w:rPr>
          <w:rFonts w:ascii="Times New Roman" w:eastAsia="Times New Roman" w:hAnsi="Times New Roman" w:cs="Times New Roman"/>
          <w:color w:val="000000"/>
          <w:sz w:val="24"/>
          <w:szCs w:val="24"/>
        </w:rPr>
        <w:t xml:space="preserve"> </w:t>
      </w:r>
      <w:r w:rsidR="004A45E8" w:rsidRPr="00DD3DD8">
        <w:rPr>
          <w:rFonts w:ascii="Times New Roman" w:eastAsia="Times New Roman" w:hAnsi="Times New Roman" w:cs="Times New Roman"/>
          <w:color w:val="000000"/>
          <w:sz w:val="24"/>
          <w:szCs w:val="24"/>
        </w:rPr>
        <w:t xml:space="preserve">significant </w:t>
      </w:r>
      <w:r w:rsidR="00DD3DD8" w:rsidRPr="00DD3DD8">
        <w:rPr>
          <w:rFonts w:ascii="Times New Roman" w:eastAsia="Times New Roman" w:hAnsi="Times New Roman" w:cs="Times New Roman"/>
          <w:color w:val="000000"/>
          <w:sz w:val="24"/>
          <w:szCs w:val="24"/>
        </w:rPr>
        <w:t xml:space="preserve">negative correlation </w:t>
      </w:r>
      <w:r w:rsidR="004A45E8">
        <w:rPr>
          <w:rFonts w:ascii="Times New Roman" w:eastAsia="Times New Roman" w:hAnsi="Times New Roman" w:cs="Times New Roman"/>
          <w:color w:val="000000"/>
          <w:sz w:val="24"/>
          <w:szCs w:val="24"/>
        </w:rPr>
        <w:t>emerged within the first</w:t>
      </w:r>
      <w:r w:rsidR="00DD3DD8" w:rsidRPr="00DD3DD8">
        <w:rPr>
          <w:rFonts w:ascii="Times New Roman" w:eastAsia="Times New Roman" w:hAnsi="Times New Roman" w:cs="Times New Roman"/>
          <w:color w:val="000000"/>
          <w:sz w:val="24"/>
          <w:szCs w:val="24"/>
        </w:rPr>
        <w:t xml:space="preserve"> 250 </w:t>
      </w:r>
      <w:proofErr w:type="spellStart"/>
      <w:r w:rsidR="00DD3DD8" w:rsidRPr="00DD3DD8">
        <w:rPr>
          <w:rFonts w:ascii="Times New Roman" w:eastAsia="Times New Roman" w:hAnsi="Times New Roman" w:cs="Times New Roman"/>
          <w:color w:val="000000"/>
          <w:sz w:val="24"/>
          <w:szCs w:val="24"/>
        </w:rPr>
        <w:t>ms</w:t>
      </w:r>
      <w:proofErr w:type="spellEnd"/>
      <w:r w:rsidR="00DD3DD8" w:rsidRPr="00DD3DD8">
        <w:rPr>
          <w:rFonts w:ascii="Times New Roman" w:eastAsia="Times New Roman" w:hAnsi="Times New Roman" w:cs="Times New Roman"/>
          <w:color w:val="000000"/>
          <w:sz w:val="24"/>
          <w:szCs w:val="24"/>
        </w:rPr>
        <w:t xml:space="preserve"> </w:t>
      </w:r>
      <w:r w:rsidR="004A45E8">
        <w:rPr>
          <w:rFonts w:ascii="Times New Roman" w:eastAsia="Times New Roman" w:hAnsi="Times New Roman" w:cs="Times New Roman"/>
          <w:color w:val="000000"/>
          <w:sz w:val="24"/>
          <w:szCs w:val="24"/>
        </w:rPr>
        <w:t>of the offer perio</w:t>
      </w:r>
      <w:r w:rsidR="001130FE">
        <w:rPr>
          <w:rFonts w:ascii="Times New Roman" w:eastAsia="Times New Roman" w:hAnsi="Times New Roman" w:cs="Times New Roman"/>
          <w:color w:val="000000"/>
          <w:sz w:val="24"/>
          <w:szCs w:val="24"/>
        </w:rPr>
        <w:t xml:space="preserve">d and </w:t>
      </w:r>
      <w:r w:rsidR="00DD3DD8" w:rsidRPr="00DD3DD8">
        <w:rPr>
          <w:rFonts w:ascii="Times New Roman" w:eastAsia="Times New Roman" w:hAnsi="Times New Roman" w:cs="Times New Roman"/>
          <w:color w:val="000000"/>
          <w:sz w:val="24"/>
          <w:szCs w:val="24"/>
        </w:rPr>
        <w:t>persisted throughout cue p</w:t>
      </w:r>
      <w:r w:rsidR="001130FE">
        <w:rPr>
          <w:rFonts w:ascii="Times New Roman" w:eastAsia="Times New Roman" w:hAnsi="Times New Roman" w:cs="Times New Roman"/>
          <w:color w:val="000000"/>
          <w:sz w:val="24"/>
          <w:szCs w:val="24"/>
        </w:rPr>
        <w:t>resentation. In</w:t>
      </w:r>
      <w:r w:rsidR="0075393D">
        <w:rPr>
          <w:rFonts w:ascii="Times New Roman" w:eastAsia="Times New Roman" w:hAnsi="Times New Roman" w:cs="Times New Roman"/>
          <w:color w:val="000000"/>
          <w:sz w:val="24"/>
          <w:szCs w:val="24"/>
        </w:rPr>
        <w:t xml:space="preserve"> </w:t>
      </w:r>
      <w:r w:rsidR="00DD3DD8" w:rsidRPr="00DD3DD8">
        <w:rPr>
          <w:rFonts w:ascii="Times New Roman" w:eastAsia="Times New Roman" w:hAnsi="Times New Roman" w:cs="Times New Roman"/>
          <w:color w:val="000000"/>
          <w:sz w:val="24"/>
          <w:szCs w:val="24"/>
        </w:rPr>
        <w:t xml:space="preserve">Monkey 2 </w:t>
      </w:r>
      <w:r w:rsidR="001130FE">
        <w:rPr>
          <w:rFonts w:ascii="Times New Roman" w:eastAsia="Times New Roman" w:hAnsi="Times New Roman" w:cs="Times New Roman"/>
          <w:color w:val="000000"/>
          <w:sz w:val="24"/>
          <w:szCs w:val="24"/>
        </w:rPr>
        <w:t>there was a</w:t>
      </w:r>
      <w:r w:rsidR="00DD3DD8" w:rsidRPr="00DD3DD8">
        <w:rPr>
          <w:rFonts w:ascii="Times New Roman" w:eastAsia="Times New Roman" w:hAnsi="Times New Roman" w:cs="Times New Roman"/>
          <w:color w:val="000000"/>
          <w:sz w:val="24"/>
          <w:szCs w:val="24"/>
        </w:rPr>
        <w:t xml:space="preserve"> </w:t>
      </w:r>
      <w:r w:rsidR="0075393D">
        <w:rPr>
          <w:rFonts w:ascii="Times New Roman" w:eastAsia="Times New Roman" w:hAnsi="Times New Roman" w:cs="Times New Roman"/>
          <w:color w:val="000000"/>
          <w:sz w:val="24"/>
          <w:szCs w:val="24"/>
        </w:rPr>
        <w:t xml:space="preserve">similar </w:t>
      </w:r>
      <w:r w:rsidR="00DD3DD8" w:rsidRPr="00DD3DD8">
        <w:rPr>
          <w:rFonts w:ascii="Times New Roman" w:eastAsia="Times New Roman" w:hAnsi="Times New Roman" w:cs="Times New Roman"/>
          <w:color w:val="000000"/>
          <w:sz w:val="24"/>
          <w:szCs w:val="24"/>
        </w:rPr>
        <w:t xml:space="preserve">trend </w:t>
      </w:r>
      <w:r w:rsidR="000823B6" w:rsidRPr="00DD3DD8">
        <w:rPr>
          <w:rFonts w:ascii="Times New Roman" w:eastAsia="Times New Roman" w:hAnsi="Times New Roman" w:cs="Times New Roman"/>
          <w:color w:val="000000"/>
          <w:sz w:val="24"/>
          <w:szCs w:val="24"/>
        </w:rPr>
        <w:t xml:space="preserve">during the first 750 </w:t>
      </w:r>
      <w:proofErr w:type="spellStart"/>
      <w:r w:rsidR="000823B6" w:rsidRPr="00DD3DD8">
        <w:rPr>
          <w:rFonts w:ascii="Times New Roman" w:eastAsia="Times New Roman" w:hAnsi="Times New Roman" w:cs="Times New Roman"/>
          <w:color w:val="000000"/>
          <w:sz w:val="24"/>
          <w:szCs w:val="24"/>
        </w:rPr>
        <w:t>ms</w:t>
      </w:r>
      <w:proofErr w:type="spellEnd"/>
      <w:r w:rsidR="000823B6">
        <w:rPr>
          <w:rFonts w:ascii="Times New Roman" w:eastAsia="Times New Roman" w:hAnsi="Times New Roman" w:cs="Times New Roman"/>
          <w:color w:val="000000"/>
          <w:sz w:val="24"/>
          <w:szCs w:val="24"/>
        </w:rPr>
        <w:t xml:space="preserve">, </w:t>
      </w:r>
      <w:r w:rsidR="00D115F5" w:rsidRPr="00D115F5">
        <w:rPr>
          <w:rFonts w:ascii="Times New Roman" w:eastAsia="Times New Roman" w:hAnsi="Times New Roman" w:cs="Times New Roman"/>
          <w:color w:val="000000"/>
          <w:sz w:val="24"/>
          <w:szCs w:val="24"/>
        </w:rPr>
        <w:t xml:space="preserve">but it was weaker and did not reach statistical significance </w:t>
      </w:r>
      <w:r w:rsidR="00DD3DD8" w:rsidRPr="00DD3DD8">
        <w:rPr>
          <w:rFonts w:ascii="Times New Roman" w:eastAsia="Times New Roman" w:hAnsi="Times New Roman" w:cs="Times New Roman"/>
          <w:color w:val="000000"/>
          <w:sz w:val="24"/>
          <w:szCs w:val="24"/>
        </w:rPr>
        <w:t>(Fig. S</w:t>
      </w:r>
      <w:r w:rsidR="00352CAD">
        <w:rPr>
          <w:rFonts w:ascii="Times New Roman" w:eastAsia="Times New Roman" w:hAnsi="Times New Roman" w:cs="Times New Roman"/>
          <w:color w:val="000000"/>
          <w:sz w:val="24"/>
          <w:szCs w:val="24"/>
        </w:rPr>
        <w:t>3</w:t>
      </w:r>
      <w:r w:rsidR="00DD3DD8" w:rsidRPr="00DD3DD8">
        <w:rPr>
          <w:rFonts w:ascii="Times New Roman" w:eastAsia="Times New Roman" w:hAnsi="Times New Roman" w:cs="Times New Roman"/>
          <w:color w:val="000000"/>
          <w:sz w:val="24"/>
          <w:szCs w:val="24"/>
        </w:rPr>
        <w:t>B–D and G–I).</w:t>
      </w:r>
      <w:r w:rsidR="00CB2E84">
        <w:rPr>
          <w:rFonts w:ascii="Times New Roman" w:eastAsia="Times New Roman" w:hAnsi="Times New Roman" w:cs="Times New Roman"/>
          <w:color w:val="000000"/>
          <w:sz w:val="24"/>
          <w:szCs w:val="24"/>
        </w:rPr>
        <w:t xml:space="preserve"> </w:t>
      </w:r>
    </w:p>
    <w:p w14:paraId="177A3B95" w14:textId="1838D048" w:rsidR="006263DD" w:rsidRDefault="006263DD" w:rsidP="00383DA0">
      <w:pPr>
        <w:shd w:val="clear" w:color="auto" w:fill="FFFFFF"/>
        <w:spacing w:after="0" w:line="480" w:lineRule="auto"/>
        <w:rPr>
          <w:rFonts w:ascii="Times New Roman" w:eastAsia="Times New Roman" w:hAnsi="Times New Roman" w:cs="Times New Roman"/>
          <w:color w:val="000000"/>
          <w:sz w:val="24"/>
          <w:szCs w:val="24"/>
        </w:rPr>
      </w:pPr>
      <w:r w:rsidRPr="006263DD">
        <w:rPr>
          <w:rFonts w:ascii="Times New Roman" w:eastAsia="Times New Roman" w:hAnsi="Times New Roman" w:cs="Times New Roman"/>
          <w:color w:val="000000"/>
          <w:sz w:val="24"/>
          <w:szCs w:val="24"/>
        </w:rPr>
        <w:t xml:space="preserve">In the 250 </w:t>
      </w:r>
      <w:proofErr w:type="spellStart"/>
      <w:r w:rsidRPr="006263DD">
        <w:rPr>
          <w:rFonts w:ascii="Times New Roman" w:eastAsia="Times New Roman" w:hAnsi="Times New Roman" w:cs="Times New Roman"/>
          <w:color w:val="000000"/>
          <w:sz w:val="24"/>
          <w:szCs w:val="24"/>
        </w:rPr>
        <w:t>ms</w:t>
      </w:r>
      <w:proofErr w:type="spellEnd"/>
      <w:r w:rsidRPr="006263DD">
        <w:rPr>
          <w:rFonts w:ascii="Times New Roman" w:eastAsia="Times New Roman" w:hAnsi="Times New Roman" w:cs="Times New Roman"/>
          <w:color w:val="000000"/>
          <w:sz w:val="24"/>
          <w:szCs w:val="24"/>
        </w:rPr>
        <w:t xml:space="preserve"> preceding cue onset, no significant correlation between reward magnitude and delay encoding was observed, </w:t>
      </w:r>
      <w:commentRangeStart w:id="300"/>
      <w:commentRangeStart w:id="301"/>
      <w:commentRangeStart w:id="302"/>
      <w:r w:rsidRPr="006263DD">
        <w:rPr>
          <w:rFonts w:ascii="Times New Roman" w:eastAsia="Times New Roman" w:hAnsi="Times New Roman" w:cs="Times New Roman"/>
          <w:color w:val="000000"/>
          <w:sz w:val="24"/>
          <w:szCs w:val="24"/>
        </w:rPr>
        <w:t>and the trend was positive</w:t>
      </w:r>
      <w:r w:rsidR="00C363D1">
        <w:rPr>
          <w:rFonts w:ascii="Times New Roman" w:eastAsia="Times New Roman" w:hAnsi="Times New Roman" w:cs="Times New Roman"/>
          <w:color w:val="000000"/>
          <w:sz w:val="24"/>
          <w:szCs w:val="24"/>
        </w:rPr>
        <w:t xml:space="preserve"> </w:t>
      </w:r>
      <w:commentRangeEnd w:id="300"/>
      <w:r w:rsidR="003A5607">
        <w:rPr>
          <w:rStyle w:val="CommentReference"/>
        </w:rPr>
        <w:commentReference w:id="300"/>
      </w:r>
      <w:commentRangeEnd w:id="301"/>
      <w:r w:rsidR="00983163">
        <w:rPr>
          <w:rStyle w:val="CommentReference"/>
        </w:rPr>
        <w:commentReference w:id="301"/>
      </w:r>
      <w:commentRangeEnd w:id="302"/>
      <w:r w:rsidR="00E76A4E">
        <w:rPr>
          <w:rStyle w:val="CommentReference"/>
        </w:rPr>
        <w:commentReference w:id="302"/>
      </w:r>
      <w:commentRangeStart w:id="303"/>
      <w:commentRangeStart w:id="304"/>
      <w:commentRangeStart w:id="305"/>
      <w:r w:rsidR="00C363D1">
        <w:rPr>
          <w:rFonts w:ascii="Times New Roman" w:eastAsia="Times New Roman" w:hAnsi="Times New Roman" w:cs="Times New Roman"/>
          <w:color w:val="000000"/>
          <w:sz w:val="24"/>
          <w:szCs w:val="24"/>
        </w:rPr>
        <w:t>(Fig S3 A&amp;E)</w:t>
      </w:r>
      <w:r w:rsidRPr="006263DD">
        <w:rPr>
          <w:rFonts w:ascii="Times New Roman" w:eastAsia="Times New Roman" w:hAnsi="Times New Roman" w:cs="Times New Roman"/>
          <w:color w:val="000000"/>
          <w:sz w:val="24"/>
          <w:szCs w:val="24"/>
        </w:rPr>
        <w:t>.</w:t>
      </w:r>
      <w:commentRangeEnd w:id="303"/>
      <w:r w:rsidR="00C363D1">
        <w:rPr>
          <w:rStyle w:val="CommentReference"/>
        </w:rPr>
        <w:commentReference w:id="303"/>
      </w:r>
      <w:commentRangeEnd w:id="304"/>
      <w:r w:rsidR="000736DF">
        <w:rPr>
          <w:rStyle w:val="CommentReference"/>
        </w:rPr>
        <w:commentReference w:id="304"/>
      </w:r>
      <w:commentRangeEnd w:id="305"/>
      <w:r w:rsidR="00DD0B3C">
        <w:rPr>
          <w:rStyle w:val="CommentReference"/>
        </w:rPr>
        <w:commentReference w:id="305"/>
      </w:r>
    </w:p>
    <w:p w14:paraId="5E837958" w14:textId="06588B55" w:rsidR="00732805" w:rsidRPr="00B603DB" w:rsidRDefault="00660937" w:rsidP="008B72ED">
      <w:pPr>
        <w:pBdr>
          <w:top w:val="nil"/>
          <w:left w:val="nil"/>
          <w:bottom w:val="nil"/>
          <w:right w:val="nil"/>
          <w:between w:val="nil"/>
        </w:pBdr>
        <w:spacing w:after="0" w:line="480" w:lineRule="auto"/>
        <w:rPr>
          <w:rFonts w:ascii="Times New Roman" w:hAnsi="Times New Roman" w:cs="Times New Roman"/>
          <w:bCs/>
          <w:sz w:val="24"/>
          <w:szCs w:val="24"/>
          <w:highlight w:val="yellow"/>
        </w:rPr>
      </w:pPr>
      <w:r>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5610556B" wp14:editId="5C3A0236">
            <wp:simplePos x="0" y="0"/>
            <wp:positionH relativeFrom="margin">
              <wp:align>center</wp:align>
            </wp:positionH>
            <wp:positionV relativeFrom="paragraph">
              <wp:posOffset>4169</wp:posOffset>
            </wp:positionV>
            <wp:extent cx="4250690" cy="2230120"/>
            <wp:effectExtent l="0" t="0" r="0" b="0"/>
            <wp:wrapSquare wrapText="bothSides"/>
            <wp:docPr id="689981686" name="Picture 1" descr="A comparison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1686" name="Picture 1" descr="A comparison of a line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50690" cy="2230120"/>
                    </a:xfrm>
                    <a:prstGeom prst="rect">
                      <a:avLst/>
                    </a:prstGeom>
                    <a:noFill/>
                    <a:ln>
                      <a:noFill/>
                    </a:ln>
                  </pic:spPr>
                </pic:pic>
              </a:graphicData>
            </a:graphic>
          </wp:anchor>
        </w:drawing>
      </w:r>
    </w:p>
    <w:p w14:paraId="4C846BAC" w14:textId="5506F101" w:rsidR="008B72ED" w:rsidRDefault="00352CAD" w:rsidP="004F70C1">
      <w:pPr>
        <w:shd w:val="clear" w:color="auto" w:fill="FFFFFF"/>
        <w:spacing w:after="0" w:line="480" w:lineRule="auto"/>
        <w:rPr>
          <w:rFonts w:ascii="Times New Roman" w:eastAsia="Times New Roman" w:hAnsi="Times New Roman" w:cs="Times New Roman"/>
          <w:color w:val="000000"/>
          <w:sz w:val="24"/>
          <w:szCs w:val="24"/>
        </w:rPr>
      </w:pPr>
      <w:commentRangeStart w:id="306"/>
      <w:commentRangeEnd w:id="306"/>
      <w:r>
        <w:rPr>
          <w:rStyle w:val="CommentReference"/>
        </w:rPr>
        <w:commentReference w:id="306"/>
      </w:r>
    </w:p>
    <w:p w14:paraId="22218863" w14:textId="0AFA1692" w:rsidR="00C77210" w:rsidRDefault="00C77210" w:rsidP="004F70C1">
      <w:pPr>
        <w:shd w:val="clear" w:color="auto" w:fill="FFFFFF"/>
        <w:spacing w:after="0" w:line="480" w:lineRule="auto"/>
        <w:rPr>
          <w:rFonts w:ascii="Times New Roman" w:eastAsia="Times New Roman" w:hAnsi="Times New Roman" w:cs="Times New Roman"/>
          <w:color w:val="000000"/>
          <w:sz w:val="24"/>
          <w:szCs w:val="24"/>
        </w:rPr>
      </w:pPr>
    </w:p>
    <w:p w14:paraId="160C7CF6" w14:textId="0DC07457"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29C24B1" w14:textId="34E99DA0"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588C38FC" w14:textId="77777777"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7A073DC" w14:textId="5D2596F8"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1B70F209" w14:textId="061D9831" w:rsidR="003C0ECC" w:rsidRDefault="00717172" w:rsidP="005457B4">
      <w:pPr>
        <w:shd w:val="clear" w:color="auto" w:fill="FFFFFF"/>
        <w:spacing w:after="0" w:line="480" w:lineRule="auto"/>
        <w:rPr>
          <w:rFonts w:ascii="Times New Roman" w:eastAsia="Times New Roman" w:hAnsi="Times New Roman" w:cs="Times New Roman"/>
          <w:sz w:val="24"/>
          <w:szCs w:val="24"/>
        </w:rPr>
      </w:pPr>
      <w:r w:rsidRPr="006E28A7">
        <w:rPr>
          <w:rFonts w:ascii="Times New Roman" w:eastAsia="Times New Roman" w:hAnsi="Times New Roman" w:cs="Times New Roman"/>
          <w:noProof/>
          <w:color w:val="000000"/>
          <w:sz w:val="24"/>
          <w:szCs w:val="24"/>
        </w:rPr>
        <w:lastRenderedPageBreak/>
        <mc:AlternateContent>
          <mc:Choice Requires="wpg">
            <w:drawing>
              <wp:anchor distT="0" distB="0" distL="114300" distR="114300" simplePos="0" relativeHeight="251660288" behindDoc="0" locked="0" layoutInCell="1" allowOverlap="1" wp14:anchorId="00D7FC95" wp14:editId="5B284C73">
                <wp:simplePos x="0" y="0"/>
                <wp:positionH relativeFrom="column">
                  <wp:posOffset>477079</wp:posOffset>
                </wp:positionH>
                <wp:positionV relativeFrom="paragraph">
                  <wp:posOffset>88735</wp:posOffset>
                </wp:positionV>
                <wp:extent cx="5367020" cy="2901950"/>
                <wp:effectExtent l="0" t="0" r="5080" b="0"/>
                <wp:wrapSquare wrapText="bothSides"/>
                <wp:docPr id="649914584" name="Group 28"/>
                <wp:cNvGraphicFramePr/>
                <a:graphic xmlns:a="http://schemas.openxmlformats.org/drawingml/2006/main">
                  <a:graphicData uri="http://schemas.microsoft.com/office/word/2010/wordprocessingGroup">
                    <wpg:wgp>
                      <wpg:cNvGrpSpPr/>
                      <wpg:grpSpPr>
                        <a:xfrm>
                          <a:off x="0" y="0"/>
                          <a:ext cx="5367020" cy="2901950"/>
                          <a:chOff x="0" y="0"/>
                          <a:chExt cx="12477369" cy="5776355"/>
                        </a:xfrm>
                      </wpg:grpSpPr>
                      <wpg:grpSp>
                        <wpg:cNvPr id="360273766" name="Group 360273766"/>
                        <wpg:cNvGrpSpPr/>
                        <wpg:grpSpPr>
                          <a:xfrm>
                            <a:off x="0" y="0"/>
                            <a:ext cx="10073114" cy="5776355"/>
                            <a:chOff x="0" y="0"/>
                            <a:chExt cx="10073114" cy="5776355"/>
                          </a:xfrm>
                        </wpg:grpSpPr>
                        <pic:pic xmlns:pic="http://schemas.openxmlformats.org/drawingml/2006/picture">
                          <pic:nvPicPr>
                            <pic:cNvPr id="868565946" name="Picture 868565946"/>
                            <pic:cNvPicPr>
                              <a:picLocks noChangeAspect="1"/>
                            </pic:cNvPicPr>
                          </pic:nvPicPr>
                          <pic:blipFill>
                            <a:blip r:embed="rId18"/>
                            <a:stretch>
                              <a:fillRect/>
                            </a:stretch>
                          </pic:blipFill>
                          <pic:spPr>
                            <a:xfrm>
                              <a:off x="0" y="410767"/>
                              <a:ext cx="2351043" cy="2478016"/>
                            </a:xfrm>
                            <a:prstGeom prst="rect">
                              <a:avLst/>
                            </a:prstGeom>
                          </pic:spPr>
                        </pic:pic>
                        <pic:pic xmlns:pic="http://schemas.openxmlformats.org/drawingml/2006/picture">
                          <pic:nvPicPr>
                            <pic:cNvPr id="1009780552" name="Picture 1009780552"/>
                            <pic:cNvPicPr>
                              <a:picLocks noChangeAspect="1"/>
                            </pic:cNvPicPr>
                          </pic:nvPicPr>
                          <pic:blipFill>
                            <a:blip r:embed="rId19"/>
                            <a:stretch>
                              <a:fillRect/>
                            </a:stretch>
                          </pic:blipFill>
                          <pic:spPr>
                            <a:xfrm>
                              <a:off x="0" y="3601438"/>
                              <a:ext cx="2384044" cy="2174917"/>
                            </a:xfrm>
                            <a:prstGeom prst="rect">
                              <a:avLst/>
                            </a:prstGeom>
                          </pic:spPr>
                        </pic:pic>
                        <pic:pic xmlns:pic="http://schemas.openxmlformats.org/drawingml/2006/picture">
                          <pic:nvPicPr>
                            <pic:cNvPr id="517463866" name="Picture 517463866"/>
                            <pic:cNvPicPr>
                              <a:picLocks noChangeAspect="1"/>
                            </pic:cNvPicPr>
                          </pic:nvPicPr>
                          <pic:blipFill>
                            <a:blip r:embed="rId20"/>
                            <a:stretch>
                              <a:fillRect/>
                            </a:stretch>
                          </pic:blipFill>
                          <pic:spPr>
                            <a:xfrm>
                              <a:off x="2468614" y="369332"/>
                              <a:ext cx="2436163" cy="2519451"/>
                            </a:xfrm>
                            <a:prstGeom prst="rect">
                              <a:avLst/>
                            </a:prstGeom>
                          </pic:spPr>
                        </pic:pic>
                        <pic:pic xmlns:pic="http://schemas.openxmlformats.org/drawingml/2006/picture">
                          <pic:nvPicPr>
                            <pic:cNvPr id="1746305744" name="Picture 1746305744"/>
                            <pic:cNvPicPr>
                              <a:picLocks noChangeAspect="1"/>
                            </pic:cNvPicPr>
                          </pic:nvPicPr>
                          <pic:blipFill>
                            <a:blip r:embed="rId21"/>
                            <a:stretch>
                              <a:fillRect/>
                            </a:stretch>
                          </pic:blipFill>
                          <pic:spPr>
                            <a:xfrm>
                              <a:off x="2468614" y="3420272"/>
                              <a:ext cx="2244543" cy="2336627"/>
                            </a:xfrm>
                            <a:prstGeom prst="rect">
                              <a:avLst/>
                            </a:prstGeom>
                          </pic:spPr>
                        </pic:pic>
                        <pic:pic xmlns:pic="http://schemas.openxmlformats.org/drawingml/2006/picture">
                          <pic:nvPicPr>
                            <pic:cNvPr id="1288435345" name="Picture 1288435345"/>
                            <pic:cNvPicPr>
                              <a:picLocks noChangeAspect="1"/>
                            </pic:cNvPicPr>
                          </pic:nvPicPr>
                          <pic:blipFill>
                            <a:blip r:embed="rId22"/>
                            <a:stretch>
                              <a:fillRect/>
                            </a:stretch>
                          </pic:blipFill>
                          <pic:spPr>
                            <a:xfrm>
                              <a:off x="4966409" y="354472"/>
                              <a:ext cx="2440695" cy="2549170"/>
                            </a:xfrm>
                            <a:prstGeom prst="rect">
                              <a:avLst/>
                            </a:prstGeom>
                          </pic:spPr>
                        </pic:pic>
                        <pic:pic xmlns:pic="http://schemas.openxmlformats.org/drawingml/2006/picture">
                          <pic:nvPicPr>
                            <pic:cNvPr id="15947348" name="Picture 15947348"/>
                            <pic:cNvPicPr>
                              <a:picLocks noChangeAspect="1"/>
                            </pic:cNvPicPr>
                          </pic:nvPicPr>
                          <pic:blipFill>
                            <a:blip r:embed="rId23"/>
                            <a:stretch>
                              <a:fillRect/>
                            </a:stretch>
                          </pic:blipFill>
                          <pic:spPr>
                            <a:xfrm>
                              <a:off x="5144653" y="3420271"/>
                              <a:ext cx="2289263" cy="2336627"/>
                            </a:xfrm>
                            <a:prstGeom prst="rect">
                              <a:avLst/>
                            </a:prstGeom>
                          </pic:spPr>
                        </pic:pic>
                        <pic:pic xmlns:pic="http://schemas.openxmlformats.org/drawingml/2006/picture">
                          <pic:nvPicPr>
                            <pic:cNvPr id="1938572324" name="Picture 1938572324"/>
                            <pic:cNvPicPr>
                              <a:picLocks noChangeAspect="1"/>
                            </pic:cNvPicPr>
                          </pic:nvPicPr>
                          <pic:blipFill>
                            <a:blip r:embed="rId24"/>
                            <a:stretch>
                              <a:fillRect/>
                            </a:stretch>
                          </pic:blipFill>
                          <pic:spPr>
                            <a:xfrm>
                              <a:off x="7407104" y="356482"/>
                              <a:ext cx="2419834" cy="2549170"/>
                            </a:xfrm>
                            <a:prstGeom prst="rect">
                              <a:avLst/>
                            </a:prstGeom>
                          </pic:spPr>
                        </pic:pic>
                        <pic:pic xmlns:pic="http://schemas.openxmlformats.org/drawingml/2006/picture">
                          <pic:nvPicPr>
                            <pic:cNvPr id="1277811915" name="Picture 1277811915"/>
                            <pic:cNvPicPr>
                              <a:picLocks noChangeAspect="1"/>
                            </pic:cNvPicPr>
                          </pic:nvPicPr>
                          <pic:blipFill>
                            <a:blip r:embed="rId25"/>
                            <a:stretch>
                              <a:fillRect/>
                            </a:stretch>
                          </pic:blipFill>
                          <pic:spPr>
                            <a:xfrm>
                              <a:off x="7762280" y="3363111"/>
                              <a:ext cx="2310834" cy="2393787"/>
                            </a:xfrm>
                            <a:prstGeom prst="rect">
                              <a:avLst/>
                            </a:prstGeom>
                          </pic:spPr>
                        </pic:pic>
                        <wps:wsp>
                          <wps:cNvPr id="874390767" name="TextBox 19"/>
                          <wps:cNvSpPr txBox="1"/>
                          <wps:spPr>
                            <a:xfrm>
                              <a:off x="894536" y="54919"/>
                              <a:ext cx="1167130" cy="539115"/>
                            </a:xfrm>
                            <a:prstGeom prst="rect">
                              <a:avLst/>
                            </a:prstGeom>
                            <a:noFill/>
                          </wps:spPr>
                          <wps:txbx>
                            <w:txbxContent>
                              <w:p w14:paraId="22BEDF24"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wps:txbx>
                          <wps:bodyPr wrap="square" rtlCol="0">
                            <a:noAutofit/>
                          </wps:bodyPr>
                        </wps:wsp>
                        <wps:wsp>
                          <wps:cNvPr id="364936031" name="TextBox 20"/>
                          <wps:cNvSpPr txBox="1"/>
                          <wps:spPr>
                            <a:xfrm>
                              <a:off x="3280408" y="54901"/>
                              <a:ext cx="1624033" cy="539114"/>
                            </a:xfrm>
                            <a:prstGeom prst="rect">
                              <a:avLst/>
                            </a:prstGeom>
                            <a:noFill/>
                          </wps:spPr>
                          <wps:txbx>
                            <w:txbxContent>
                              <w:p w14:paraId="338B6AD8"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wps:txbx>
                          <wps:bodyPr wrap="square" rtlCol="0">
                            <a:noAutofit/>
                          </wps:bodyPr>
                        </wps:wsp>
                        <wps:wsp>
                          <wps:cNvPr id="976810670" name="TextBox 21"/>
                          <wps:cNvSpPr txBox="1"/>
                          <wps:spPr>
                            <a:xfrm>
                              <a:off x="5687222" y="0"/>
                              <a:ext cx="1369514" cy="539114"/>
                            </a:xfrm>
                            <a:prstGeom prst="rect">
                              <a:avLst/>
                            </a:prstGeom>
                            <a:noFill/>
                          </wps:spPr>
                          <wps:txbx>
                            <w:txbxContent>
                              <w:p w14:paraId="2D577152"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250:500 ms</w:t>
                                </w:r>
                              </w:p>
                            </w:txbxContent>
                          </wps:txbx>
                          <wps:bodyPr wrap="square" rtlCol="0">
                            <a:noAutofit/>
                          </wps:bodyPr>
                        </wps:wsp>
                        <wps:wsp>
                          <wps:cNvPr id="1699067940" name="TextBox 22"/>
                          <wps:cNvSpPr txBox="1"/>
                          <wps:spPr>
                            <a:xfrm>
                              <a:off x="8265073" y="7362"/>
                              <a:ext cx="1333500" cy="539115"/>
                            </a:xfrm>
                            <a:prstGeom prst="rect">
                              <a:avLst/>
                            </a:prstGeom>
                            <a:noFill/>
                          </wps:spPr>
                          <wps:txbx>
                            <w:txbxContent>
                              <w:p w14:paraId="227F8557"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500:750 ms</w:t>
                                </w:r>
                              </w:p>
                            </w:txbxContent>
                          </wps:txbx>
                          <wps:bodyPr wrap="square" rtlCol="0">
                            <a:noAutofit/>
                          </wps:bodyPr>
                        </wps:wsp>
                      </wpg:grpSp>
                      <pic:pic xmlns:pic="http://schemas.openxmlformats.org/drawingml/2006/picture">
                        <pic:nvPicPr>
                          <pic:cNvPr id="2003411902" name="Picture 2003411902"/>
                          <pic:cNvPicPr>
                            <a:picLocks noChangeAspect="1"/>
                          </pic:cNvPicPr>
                        </pic:nvPicPr>
                        <pic:blipFill>
                          <a:blip r:embed="rId26"/>
                          <a:stretch>
                            <a:fillRect/>
                          </a:stretch>
                        </pic:blipFill>
                        <pic:spPr>
                          <a:xfrm>
                            <a:off x="9904454" y="444065"/>
                            <a:ext cx="2572915" cy="2494247"/>
                          </a:xfrm>
                          <a:prstGeom prst="rect">
                            <a:avLst/>
                          </a:prstGeom>
                        </pic:spPr>
                      </pic:pic>
                      <pic:pic xmlns:pic="http://schemas.openxmlformats.org/drawingml/2006/picture">
                        <pic:nvPicPr>
                          <pic:cNvPr id="538812969" name="Picture 538812969"/>
                          <pic:cNvPicPr>
                            <a:picLocks noChangeAspect="1"/>
                          </pic:cNvPicPr>
                        </pic:nvPicPr>
                        <pic:blipFill>
                          <a:blip r:embed="rId27"/>
                          <a:stretch>
                            <a:fillRect/>
                          </a:stretch>
                        </pic:blipFill>
                        <pic:spPr>
                          <a:xfrm>
                            <a:off x="10188197" y="3581981"/>
                            <a:ext cx="2289172" cy="2174917"/>
                          </a:xfrm>
                          <a:prstGeom prst="rect">
                            <a:avLst/>
                          </a:prstGeom>
                        </pic:spPr>
                      </pic:pic>
                    </wpg:wgp>
                  </a:graphicData>
                </a:graphic>
              </wp:anchor>
            </w:drawing>
          </mc:Choice>
          <mc:Fallback>
            <w:pict>
              <v:group w14:anchorId="00D7FC95" id="Group 28" o:spid="_x0000_s1026" style="position:absolute;margin-left:37.55pt;margin-top:7pt;width:422.6pt;height:228.5pt;z-index:251660288" coordsize="124773,57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">
                <v:group id="Group 360273766" o:spid="_x0000_s1027" style="position:absolute;width:100731;height:57763" coordsize="100731,5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8565946" o:spid="_x0000_s1028" type="#_x0000_t75" style="position:absolute;top:4107;width:23510;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">
                    <v:imagedata r:id="rId28" o:title=""/>
                  </v:shape>
                  <v:shape id="Picture 1009780552" o:spid="_x0000_s1029" type="#_x0000_t75" style="position:absolute;top:36014;width:23840;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">
                    <v:imagedata r:id="rId29" o:title=""/>
                  </v:shape>
                  <v:shape id="Picture 517463866" o:spid="_x0000_s1030" type="#_x0000_t75" style="position:absolute;left:24686;top:3693;width:24361;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">
                    <v:imagedata r:id="rId30" o:title=""/>
                  </v:shape>
                  <v:shape id="Picture 1746305744" o:spid="_x0000_s1031" type="#_x0000_t75" style="position:absolute;left:24686;top:34202;width:22445;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">
                    <v:imagedata r:id="rId31" o:title=""/>
                  </v:shape>
                  <v:shape id="Picture 1288435345" o:spid="_x0000_s1032" type="#_x0000_t75" style="position:absolute;left:49664;top:3544;width:24407;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">
                    <v:imagedata r:id="rId32" o:title=""/>
                  </v:shape>
                  <v:shape id="Picture 15947348" o:spid="_x0000_s1033" type="#_x0000_t75" style="position:absolute;left:51446;top:34202;width:22893;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">
                    <v:imagedata r:id="rId33" o:title=""/>
                  </v:shape>
                  <v:shape id="Picture 1938572324" o:spid="_x0000_s1034" type="#_x0000_t75" style="position:absolute;left:74071;top:3564;width:24198;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">
                    <v:imagedata r:id="rId34" o:title=""/>
                  </v:shape>
                  <v:shape id="Picture 1277811915" o:spid="_x0000_s1035" type="#_x0000_t75" style="position:absolute;left:77622;top:33631;width:23109;height:2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">
                    <v:imagedata r:id="rId35" o:title=""/>
                  </v:shape>
                  <v:shapetype id="_x0000_t202" coordsize="21600,21600" o:spt="202" path="m,l,21600r21600,l21600,xe">
                    <v:stroke joinstyle="miter"/>
                    <v:path gradientshapeok="t" o:connecttype="rect"/>
                  </v:shapetype>
                  <v:shape id="TextBox 19" o:spid="_x0000_s1036" type="#_x0000_t202" style="position:absolute;left:8945;top:549;width:11671;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" filled="f" stroked="f">
                    <v:textbox>
                      <w:txbxContent>
                        <w:p w14:paraId="22BEDF24"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v:textbox>
                  </v:shape>
                  <v:shape id="TextBox 20" o:spid="_x0000_s1037" type="#_x0000_t202" style="position:absolute;left:32804;top:549;width:16240;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" filled="f" stroked="f">
                    <v:textbox>
                      <w:txbxContent>
                        <w:p w14:paraId="338B6AD8"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v:textbox>
                  </v:shape>
                  <v:shape id="TextBox 21" o:spid="_x0000_s1038" type="#_x0000_t202" style="position:absolute;left:56872;width:1369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" filled="f" stroked="f">
                    <v:textbox>
                      <w:txbxContent>
                        <w:p w14:paraId="2D577152"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250:500 ms</w:t>
                          </w:r>
                        </w:p>
                      </w:txbxContent>
                    </v:textbox>
                  </v:shape>
                  <v:shape id="TextBox 22" o:spid="_x0000_s1039" type="#_x0000_t202" style="position:absolute;left:82650;top:73;width:1333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" filled="f" stroked="f">
                    <v:textbox>
                      <w:txbxContent>
                        <w:p w14:paraId="227F8557"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500:750 ms</w:t>
                          </w:r>
                        </w:p>
                      </w:txbxContent>
                    </v:textbox>
                  </v:shape>
                </v:group>
                <v:shape id="Picture 2003411902" o:spid="_x0000_s1040" type="#_x0000_t75" style="position:absolute;left:99044;top:4440;width:25729;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">
                  <v:imagedata r:id="rId36" o:title=""/>
                </v:shape>
                <v:shape id="Picture 538812969" o:spid="_x0000_s1041" type="#_x0000_t75" style="position:absolute;left:101881;top:35819;width:22892;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">
                  <v:imagedata r:id="rId37" o:title=""/>
                </v:shape>
                <w10:wrap type="square"/>
              </v:group>
            </w:pict>
          </mc:Fallback>
        </mc:AlternateContent>
      </w:r>
      <w:commentRangeStart w:id="307"/>
      <w:commentRangeStart w:id="308"/>
      <w:commentRangeEnd w:id="307"/>
      <w:r w:rsidR="000501FB">
        <w:rPr>
          <w:rStyle w:val="CommentReference"/>
        </w:rPr>
        <w:commentReference w:id="307"/>
      </w:r>
      <w:commentRangeEnd w:id="308"/>
      <w:r w:rsidR="00DD0B3C">
        <w:rPr>
          <w:rStyle w:val="CommentReference"/>
        </w:rPr>
        <w:commentReference w:id="308"/>
      </w:r>
    </w:p>
    <w:p w14:paraId="46F67F1B" w14:textId="00AB321E"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53F405B" w14:textId="77777777" w:rsidR="00A5106E" w:rsidRDefault="00A5106E" w:rsidP="005457B4">
      <w:pPr>
        <w:shd w:val="clear" w:color="auto" w:fill="FFFFFF"/>
        <w:spacing w:after="0" w:line="480" w:lineRule="auto"/>
        <w:rPr>
          <w:rFonts w:ascii="Times New Roman" w:eastAsia="Times New Roman" w:hAnsi="Times New Roman" w:cs="Times New Roman"/>
          <w:sz w:val="24"/>
          <w:szCs w:val="24"/>
        </w:rPr>
      </w:pPr>
    </w:p>
    <w:p w14:paraId="758AAE10"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3783D2CE"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0B1C7877"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46610EE5"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8DFED46"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6FAF097"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AA211B9"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2C3C8C80"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20FD210A" w14:textId="4A18B56C" w:rsidR="00E133A8" w:rsidRPr="00126BBA" w:rsidRDefault="00126BBA" w:rsidP="005457B4">
      <w:pPr>
        <w:shd w:val="clear" w:color="auto" w:fill="FFFFFF"/>
        <w:spacing w:after="0" w:line="480" w:lineRule="auto"/>
        <w:rPr>
          <w:rFonts w:ascii="Times New Roman" w:hAnsi="Times New Roman" w:cs="Times New Roman"/>
          <w:b/>
          <w:bCs/>
          <w:i/>
          <w:iCs/>
          <w:sz w:val="24"/>
          <w:szCs w:val="24"/>
        </w:rPr>
      </w:pPr>
      <w:r w:rsidRPr="00126BBA">
        <w:rPr>
          <w:rFonts w:ascii="Times New Roman" w:eastAsia="Times New Roman" w:hAnsi="Times New Roman" w:cs="Times New Roman"/>
          <w:b/>
          <w:bCs/>
          <w:sz w:val="24"/>
          <w:szCs w:val="24"/>
        </w:rPr>
        <w:t>3</w:t>
      </w:r>
      <w:r w:rsidR="00D12732" w:rsidRPr="00126BBA">
        <w:rPr>
          <w:rFonts w:ascii="Times New Roman" w:eastAsia="Times New Roman" w:hAnsi="Times New Roman" w:cs="Times New Roman"/>
          <w:b/>
          <w:bCs/>
          <w:sz w:val="24"/>
          <w:szCs w:val="24"/>
        </w:rPr>
        <w:t xml:space="preserve">. </w:t>
      </w:r>
      <w:r w:rsidR="005110AC">
        <w:rPr>
          <w:rFonts w:ascii="Times New Roman" w:hAnsi="Times New Roman" w:cs="Times New Roman"/>
          <w:b/>
          <w:bCs/>
          <w:i/>
          <w:iCs/>
          <w:sz w:val="24"/>
          <w:szCs w:val="24"/>
        </w:rPr>
        <w:t>G</w:t>
      </w:r>
      <w:r w:rsidR="00EC5E70" w:rsidRPr="00126BBA">
        <w:rPr>
          <w:rFonts w:ascii="Times New Roman" w:hAnsi="Times New Roman" w:cs="Times New Roman"/>
          <w:b/>
          <w:bCs/>
          <w:i/>
          <w:iCs/>
          <w:sz w:val="24"/>
          <w:szCs w:val="24"/>
        </w:rPr>
        <w:t>o-signal</w:t>
      </w:r>
      <w:r w:rsidR="005110AC">
        <w:rPr>
          <w:rFonts w:ascii="Times New Roman" w:hAnsi="Times New Roman" w:cs="Times New Roman"/>
          <w:b/>
          <w:bCs/>
          <w:i/>
          <w:iCs/>
          <w:sz w:val="24"/>
          <w:szCs w:val="24"/>
        </w:rPr>
        <w:t>s affect behavior</w:t>
      </w:r>
    </w:p>
    <w:p w14:paraId="24B89BC8" w14:textId="0EFE04A6" w:rsidR="00C66C8A" w:rsidRDefault="00475EBC" w:rsidP="001C23F6">
      <w:pPr>
        <w:shd w:val="clear" w:color="auto" w:fill="FFFFFF"/>
        <w:spacing w:after="0" w:line="480" w:lineRule="auto"/>
        <w:rPr>
          <w:rFonts w:ascii="Times New Roman" w:eastAsia="Times New Roman" w:hAnsi="Times New Roman" w:cs="Times New Roman"/>
          <w:sz w:val="24"/>
          <w:szCs w:val="24"/>
        </w:rPr>
      </w:pPr>
      <w:commentRangeStart w:id="309"/>
      <w:commentRangeStart w:id="310"/>
      <w:commentRangeStart w:id="311"/>
      <w:r w:rsidRPr="00475EBC">
        <w:rPr>
          <w:rFonts w:ascii="Times New Roman" w:eastAsia="Times New Roman" w:hAnsi="Times New Roman" w:cs="Times New Roman"/>
          <w:sz w:val="24"/>
          <w:szCs w:val="24"/>
        </w:rPr>
        <w:t xml:space="preserve">Our task design included two potential go-signals </w:t>
      </w:r>
      <w:commentRangeEnd w:id="309"/>
      <w:r w:rsidR="00D721A9">
        <w:rPr>
          <w:rStyle w:val="CommentReference"/>
        </w:rPr>
        <w:commentReference w:id="309"/>
      </w:r>
      <w:commentRangeEnd w:id="310"/>
      <w:r w:rsidR="0012695E">
        <w:rPr>
          <w:rStyle w:val="CommentReference"/>
        </w:rPr>
        <w:commentReference w:id="310"/>
      </w:r>
      <w:commentRangeEnd w:id="311"/>
      <w:r w:rsidR="001F7897">
        <w:rPr>
          <w:rStyle w:val="CommentReference"/>
        </w:rPr>
        <w:commentReference w:id="311"/>
      </w:r>
      <w:r w:rsidRPr="00475EBC">
        <w:rPr>
          <w:rFonts w:ascii="Times New Roman" w:eastAsia="Times New Roman" w:hAnsi="Times New Roman" w:cs="Times New Roman"/>
          <w:sz w:val="24"/>
          <w:szCs w:val="24"/>
        </w:rPr>
        <w:t>(yellow</w:t>
      </w:r>
      <w:r w:rsidR="005B2EB7">
        <w:rPr>
          <w:rFonts w:ascii="Times New Roman" w:eastAsia="Times New Roman" w:hAnsi="Times New Roman" w:cs="Times New Roman"/>
          <w:sz w:val="24"/>
          <w:szCs w:val="24"/>
        </w:rPr>
        <w:t xml:space="preserve"> – ‘reject’,</w:t>
      </w:r>
      <w:r w:rsidRPr="00475EBC">
        <w:rPr>
          <w:rFonts w:ascii="Times New Roman" w:eastAsia="Times New Roman" w:hAnsi="Times New Roman" w:cs="Times New Roman"/>
          <w:sz w:val="24"/>
          <w:szCs w:val="24"/>
        </w:rPr>
        <w:t xml:space="preserve"> and purple</w:t>
      </w:r>
      <w:r w:rsidR="005B2EB7">
        <w:rPr>
          <w:rFonts w:ascii="Times New Roman" w:eastAsia="Times New Roman" w:hAnsi="Times New Roman" w:cs="Times New Roman"/>
          <w:sz w:val="24"/>
          <w:szCs w:val="24"/>
        </w:rPr>
        <w:t xml:space="preserve"> – ‘accept’</w:t>
      </w:r>
      <w:r w:rsidRPr="00475EBC">
        <w:rPr>
          <w:rFonts w:ascii="Times New Roman" w:eastAsia="Times New Roman" w:hAnsi="Times New Roman" w:cs="Times New Roman"/>
          <w:sz w:val="24"/>
          <w:szCs w:val="24"/>
        </w:rPr>
        <w:t xml:space="preserve">), </w:t>
      </w:r>
      <w:r w:rsidR="005B2EB7">
        <w:rPr>
          <w:rFonts w:ascii="Times New Roman" w:eastAsia="Times New Roman" w:hAnsi="Times New Roman" w:cs="Times New Roman"/>
          <w:sz w:val="24"/>
          <w:szCs w:val="24"/>
        </w:rPr>
        <w:t>the</w:t>
      </w:r>
      <w:r w:rsidR="005B2EB7" w:rsidRPr="00475EBC">
        <w:rPr>
          <w:rFonts w:ascii="Times New Roman" w:eastAsia="Times New Roman" w:hAnsi="Times New Roman" w:cs="Times New Roman"/>
          <w:sz w:val="24"/>
          <w:szCs w:val="24"/>
        </w:rPr>
        <w:t xml:space="preserve"> </w:t>
      </w:r>
      <w:r w:rsidRPr="00475EBC">
        <w:rPr>
          <w:rFonts w:ascii="Times New Roman" w:eastAsia="Times New Roman" w:hAnsi="Times New Roman" w:cs="Times New Roman"/>
          <w:sz w:val="24"/>
          <w:szCs w:val="24"/>
        </w:rPr>
        <w:t xml:space="preserve">order of appearance </w:t>
      </w:r>
      <w:r w:rsidR="0057697F">
        <w:rPr>
          <w:rFonts w:ascii="Times New Roman" w:eastAsia="Times New Roman" w:hAnsi="Times New Roman" w:cs="Times New Roman"/>
          <w:sz w:val="24"/>
          <w:szCs w:val="24"/>
        </w:rPr>
        <w:t xml:space="preserve">of which </w:t>
      </w:r>
      <w:r w:rsidRPr="00475EBC">
        <w:rPr>
          <w:rFonts w:ascii="Times New Roman" w:eastAsia="Times New Roman" w:hAnsi="Times New Roman" w:cs="Times New Roman"/>
          <w:sz w:val="24"/>
          <w:szCs w:val="24"/>
        </w:rPr>
        <w:t xml:space="preserve">varied </w:t>
      </w:r>
      <w:r w:rsidR="00116526">
        <w:rPr>
          <w:rFonts w:ascii="Times New Roman" w:eastAsia="Times New Roman" w:hAnsi="Times New Roman" w:cs="Times New Roman"/>
          <w:sz w:val="24"/>
          <w:szCs w:val="24"/>
        </w:rPr>
        <w:t xml:space="preserve">randomly </w:t>
      </w:r>
      <w:r w:rsidRPr="00475EBC">
        <w:rPr>
          <w:rFonts w:ascii="Times New Roman" w:eastAsia="Times New Roman" w:hAnsi="Times New Roman" w:cs="Times New Roman"/>
          <w:sz w:val="24"/>
          <w:szCs w:val="24"/>
        </w:rPr>
        <w:t>across trials. To accept an offer, the animal could only act when the purple signal appeared; if the yellow signal came first, it had to wait for the purple one to act. Conversely, to reject an offer, the animal had to wait for the yellow signal if the purple one appeared first</w:t>
      </w:r>
      <w:r>
        <w:rPr>
          <w:rFonts w:ascii="Times New Roman" w:eastAsia="Times New Roman" w:hAnsi="Times New Roman" w:cs="Times New Roman"/>
          <w:sz w:val="24"/>
          <w:szCs w:val="24"/>
        </w:rPr>
        <w:t xml:space="preserve">. </w:t>
      </w:r>
    </w:p>
    <w:p w14:paraId="0507E604" w14:textId="74F8C012" w:rsidR="006C718D" w:rsidDel="0012695E" w:rsidRDefault="00C66C8A" w:rsidP="001C23F6">
      <w:pPr>
        <w:shd w:val="clear" w:color="auto" w:fill="FFFFFF"/>
        <w:spacing w:after="0" w:line="480" w:lineRule="auto"/>
        <w:rPr>
          <w:del w:id="312" w:author="Rossella Falcone" w:date="2025-08-21T15:12:00Z" w16du:dateUtc="2025-08-21T19:12:00Z"/>
          <w:rFonts w:ascii="Times New Roman" w:hAnsi="Times New Roman" w:cs="Times New Roman"/>
          <w:bCs/>
          <w:sz w:val="24"/>
          <w:szCs w:val="24"/>
        </w:rPr>
      </w:pPr>
      <w:commentRangeStart w:id="313"/>
      <w:commentRangeStart w:id="314"/>
      <w:commentRangeStart w:id="315"/>
      <w:del w:id="316" w:author="Rossella Falcone" w:date="2025-08-21T15:12:00Z" w16du:dateUtc="2025-08-21T19:12:00Z">
        <w:r w:rsidDel="0012695E">
          <w:rPr>
            <w:rFonts w:ascii="Times New Roman" w:hAnsi="Times New Roman" w:cs="Times New Roman"/>
            <w:bCs/>
            <w:sz w:val="24"/>
            <w:szCs w:val="24"/>
          </w:rPr>
          <w:delText>This</w:delText>
        </w:r>
        <w:r w:rsidR="009C754F" w:rsidRPr="00FD7AD5" w:rsidDel="0012695E">
          <w:rPr>
            <w:rFonts w:ascii="Times New Roman" w:hAnsi="Times New Roman" w:cs="Times New Roman"/>
            <w:bCs/>
            <w:sz w:val="24"/>
            <w:szCs w:val="24"/>
          </w:rPr>
          <w:delText xml:space="preserve"> two-step go-signal design enabled us to </w:delText>
        </w:r>
        <w:r w:rsidDel="0012695E">
          <w:rPr>
            <w:rFonts w:ascii="Times New Roman" w:hAnsi="Times New Roman" w:cs="Times New Roman"/>
            <w:bCs/>
            <w:sz w:val="24"/>
            <w:szCs w:val="24"/>
          </w:rPr>
          <w:delText>test</w:delText>
        </w:r>
        <w:r w:rsidR="009C754F" w:rsidRPr="00FD7AD5" w:rsidDel="0012695E">
          <w:rPr>
            <w:rFonts w:ascii="Times New Roman" w:hAnsi="Times New Roman" w:cs="Times New Roman"/>
            <w:bCs/>
            <w:sz w:val="24"/>
            <w:szCs w:val="24"/>
          </w:rPr>
          <w:delText xml:space="preserve"> whether changing the order of the go-signals influenced the animal’s willingness to accept an offer, </w:delText>
        </w:r>
        <w:commentRangeEnd w:id="313"/>
        <w:r w:rsidR="00D721A9" w:rsidDel="0012695E">
          <w:rPr>
            <w:rStyle w:val="CommentReference"/>
          </w:rPr>
          <w:commentReference w:id="313"/>
        </w:r>
        <w:commentRangeEnd w:id="314"/>
        <w:r w:rsidR="0012695E" w:rsidDel="0012695E">
          <w:rPr>
            <w:rStyle w:val="CommentReference"/>
          </w:rPr>
          <w:commentReference w:id="314"/>
        </w:r>
        <w:commentRangeEnd w:id="315"/>
        <w:r w:rsidR="0012695E" w:rsidDel="0012695E">
          <w:rPr>
            <w:rStyle w:val="CommentReference"/>
          </w:rPr>
          <w:commentReference w:id="315"/>
        </w:r>
        <w:r w:rsidR="00DE4E2F" w:rsidRPr="00DE4E2F" w:rsidDel="0012695E">
          <w:rPr>
            <w:rFonts w:ascii="Times New Roman" w:hAnsi="Times New Roman" w:cs="Times New Roman"/>
            <w:bCs/>
            <w:sz w:val="24"/>
            <w:szCs w:val="24"/>
          </w:rPr>
          <w:delText>as it effectively determined when they were permitted to act.</w:delText>
        </w:r>
        <w:r w:rsidR="00DE4E2F" w:rsidDel="0012695E">
          <w:rPr>
            <w:rFonts w:ascii="Times New Roman" w:hAnsi="Times New Roman" w:cs="Times New Roman"/>
            <w:bCs/>
            <w:sz w:val="24"/>
            <w:szCs w:val="24"/>
          </w:rPr>
          <w:delText xml:space="preserve"> </w:delText>
        </w:r>
      </w:del>
      <w:ins w:id="317" w:author="Rossella Falcone" w:date="2025-08-21T15:12:00Z" w16du:dateUtc="2025-08-21T19:12:00Z">
        <w:r w:rsidR="0012695E">
          <w:rPr>
            <w:rFonts w:ascii="Times New Roman" w:eastAsia="Times New Roman" w:hAnsi="Times New Roman" w:cs="Times New Roman"/>
            <w:sz w:val="24"/>
            <w:szCs w:val="24"/>
          </w:rPr>
          <w:t xml:space="preserve">This two-step go signals design allowed us to </w:t>
        </w:r>
      </w:ins>
    </w:p>
    <w:p w14:paraId="6F1E0A1F" w14:textId="073D2855" w:rsidR="00132FE2" w:rsidRPr="001714D8" w:rsidRDefault="002A28E3" w:rsidP="00527D05">
      <w:pPr>
        <w:shd w:val="clear" w:color="auto" w:fill="FFFFFF"/>
        <w:spacing w:after="0" w:line="480" w:lineRule="auto"/>
        <w:rPr>
          <w:rFonts w:ascii="Times New Roman" w:eastAsia="Times New Roman" w:hAnsi="Times New Roman" w:cs="Times New Roman"/>
          <w:sz w:val="24"/>
          <w:szCs w:val="24"/>
        </w:rPr>
      </w:pPr>
      <w:del w:id="318" w:author="Rossella Falcone" w:date="2025-08-21T15:12:00Z" w16du:dateUtc="2025-08-21T19:12:00Z">
        <w:r w:rsidDel="0012695E">
          <w:rPr>
            <w:rFonts w:ascii="Times New Roman" w:eastAsia="Times New Roman" w:hAnsi="Times New Roman" w:cs="Times New Roman"/>
            <w:sz w:val="24"/>
            <w:szCs w:val="24"/>
          </w:rPr>
          <w:delText>We</w:delText>
        </w:r>
        <w:r w:rsidR="00F3235B" w:rsidDel="0012695E">
          <w:rPr>
            <w:rFonts w:ascii="Times New Roman" w:eastAsia="Times New Roman" w:hAnsi="Times New Roman" w:cs="Times New Roman"/>
            <w:sz w:val="24"/>
            <w:szCs w:val="24"/>
          </w:rPr>
          <w:delText xml:space="preserve"> </w:delText>
        </w:r>
      </w:del>
      <w:r w:rsidR="00F3235B">
        <w:rPr>
          <w:rFonts w:ascii="Times New Roman" w:eastAsia="Times New Roman" w:hAnsi="Times New Roman" w:cs="Times New Roman"/>
          <w:sz w:val="24"/>
          <w:szCs w:val="24"/>
        </w:rPr>
        <w:t>hypothesi</w:t>
      </w:r>
      <w:r w:rsidR="00CA69EC">
        <w:rPr>
          <w:rFonts w:ascii="Times New Roman" w:eastAsia="Times New Roman" w:hAnsi="Times New Roman" w:cs="Times New Roman"/>
          <w:sz w:val="24"/>
          <w:szCs w:val="24"/>
        </w:rPr>
        <w:t>ze</w:t>
      </w:r>
      <w:del w:id="319" w:author="Rossella Falcone" w:date="2025-08-21T15:12:00Z" w16du:dateUtc="2025-08-21T19:12:00Z">
        <w:r w:rsidR="00CA69EC" w:rsidDel="0012695E">
          <w:rPr>
            <w:rFonts w:ascii="Times New Roman" w:eastAsia="Times New Roman" w:hAnsi="Times New Roman" w:cs="Times New Roman"/>
            <w:sz w:val="24"/>
            <w:szCs w:val="24"/>
          </w:rPr>
          <w:delText>d</w:delText>
        </w:r>
      </w:del>
      <w:r w:rsidR="00CA69EC">
        <w:rPr>
          <w:rFonts w:ascii="Times New Roman" w:eastAsia="Times New Roman" w:hAnsi="Times New Roman" w:cs="Times New Roman"/>
          <w:sz w:val="24"/>
          <w:szCs w:val="24"/>
        </w:rPr>
        <w:t xml:space="preserve"> that </w:t>
      </w:r>
      <w:r>
        <w:rPr>
          <w:rFonts w:ascii="Times New Roman" w:eastAsia="Times New Roman" w:hAnsi="Times New Roman" w:cs="Times New Roman"/>
          <w:sz w:val="24"/>
          <w:szCs w:val="24"/>
        </w:rPr>
        <w:t>if the yellow signal appeared first</w:t>
      </w:r>
      <w:r w:rsidR="009A5F61">
        <w:rPr>
          <w:rFonts w:ascii="Times New Roman" w:eastAsia="Times New Roman" w:hAnsi="Times New Roman" w:cs="Times New Roman"/>
          <w:sz w:val="24"/>
          <w:szCs w:val="24"/>
        </w:rPr>
        <w:t xml:space="preserve">, delaying the opportunity to act for acceptance, </w:t>
      </w:r>
      <w:r w:rsidR="00CA69EC">
        <w:rPr>
          <w:rFonts w:ascii="Times New Roman" w:eastAsia="Times New Roman" w:hAnsi="Times New Roman" w:cs="Times New Roman"/>
          <w:sz w:val="24"/>
          <w:szCs w:val="24"/>
        </w:rPr>
        <w:t xml:space="preserve">the </w:t>
      </w:r>
      <w:r w:rsidR="000F105A">
        <w:rPr>
          <w:rFonts w:ascii="Times New Roman" w:eastAsia="Times New Roman" w:hAnsi="Times New Roman" w:cs="Times New Roman"/>
          <w:sz w:val="24"/>
          <w:szCs w:val="24"/>
        </w:rPr>
        <w:t xml:space="preserve">perceived </w:t>
      </w:r>
      <w:r w:rsidR="00CA69EC">
        <w:rPr>
          <w:rFonts w:ascii="Times New Roman" w:eastAsia="Times New Roman" w:hAnsi="Times New Roman" w:cs="Times New Roman"/>
          <w:sz w:val="24"/>
          <w:szCs w:val="24"/>
        </w:rPr>
        <w:t>value of the offer might decrease</w:t>
      </w:r>
      <w:r w:rsidR="00571029">
        <w:rPr>
          <w:rFonts w:ascii="Times New Roman" w:eastAsia="Times New Roman" w:hAnsi="Times New Roman" w:cs="Times New Roman"/>
          <w:sz w:val="24"/>
          <w:szCs w:val="24"/>
        </w:rPr>
        <w:t xml:space="preserve">, </w:t>
      </w:r>
      <w:r w:rsidR="00D928B8">
        <w:rPr>
          <w:rFonts w:ascii="Times New Roman" w:eastAsia="Times New Roman" w:hAnsi="Times New Roman" w:cs="Times New Roman"/>
          <w:sz w:val="24"/>
          <w:szCs w:val="24"/>
        </w:rPr>
        <w:t xml:space="preserve">leading to lower acceptance rates (Fig. </w:t>
      </w:r>
      <w:r w:rsidR="000501FB">
        <w:rPr>
          <w:rFonts w:ascii="Times New Roman" w:eastAsia="Times New Roman" w:hAnsi="Times New Roman" w:cs="Times New Roman"/>
          <w:sz w:val="24"/>
          <w:szCs w:val="24"/>
        </w:rPr>
        <w:t>5</w:t>
      </w:r>
      <w:r w:rsidR="00D928B8">
        <w:rPr>
          <w:rFonts w:ascii="Times New Roman" w:eastAsia="Times New Roman" w:hAnsi="Times New Roman" w:cs="Times New Roman"/>
          <w:sz w:val="24"/>
          <w:szCs w:val="24"/>
        </w:rPr>
        <w:t xml:space="preserve">). </w:t>
      </w:r>
      <w:r w:rsidR="001714D8">
        <w:rPr>
          <w:rFonts w:ascii="Times New Roman" w:eastAsia="Times New Roman" w:hAnsi="Times New Roman" w:cs="Times New Roman"/>
          <w:sz w:val="24"/>
          <w:szCs w:val="24"/>
        </w:rPr>
        <w:t xml:space="preserve">Consistent with this hypothesis, </w:t>
      </w:r>
      <w:r w:rsidR="00571029" w:rsidRPr="00D3557E">
        <w:rPr>
          <w:rFonts w:ascii="Times New Roman" w:eastAsia="Times New Roman" w:hAnsi="Times New Roman" w:cs="Times New Roman"/>
          <w:sz w:val="24"/>
          <w:szCs w:val="24"/>
        </w:rPr>
        <w:t>f</w:t>
      </w:r>
      <w:r w:rsidR="00571029" w:rsidRPr="00C226A8">
        <w:rPr>
          <w:rFonts w:ascii="Times New Roman" w:eastAsia="Times New Roman" w:hAnsi="Times New Roman" w:cs="Times New Roman"/>
          <w:sz w:val="24"/>
          <w:szCs w:val="24"/>
        </w:rPr>
        <w:t>or highly valuable offers</w:t>
      </w:r>
      <w:r w:rsidR="00571029">
        <w:rPr>
          <w:rFonts w:ascii="Times New Roman" w:eastAsia="Times New Roman" w:hAnsi="Times New Roman" w:cs="Times New Roman"/>
          <w:sz w:val="24"/>
          <w:szCs w:val="24"/>
        </w:rPr>
        <w:t xml:space="preserve">, </w:t>
      </w:r>
      <w:r w:rsidR="00D928B8">
        <w:rPr>
          <w:rFonts w:ascii="Times New Roman" w:eastAsia="Times New Roman" w:hAnsi="Times New Roman" w:cs="Times New Roman"/>
          <w:sz w:val="24"/>
          <w:szCs w:val="24"/>
        </w:rPr>
        <w:t>a</w:t>
      </w:r>
      <w:r w:rsidR="00D3557E" w:rsidRPr="00D3557E">
        <w:rPr>
          <w:rFonts w:ascii="Times New Roman" w:eastAsia="Times New Roman" w:hAnsi="Times New Roman" w:cs="Times New Roman"/>
          <w:sz w:val="24"/>
          <w:szCs w:val="24"/>
        </w:rPr>
        <w:t>cceptance rates did not differ significantly between yellow-first and purple-first trials.</w:t>
      </w:r>
      <w:r w:rsidR="001D20DB">
        <w:rPr>
          <w:rFonts w:ascii="Times New Roman" w:eastAsia="Times New Roman" w:hAnsi="Times New Roman" w:cs="Times New Roman"/>
          <w:sz w:val="24"/>
          <w:szCs w:val="24"/>
        </w:rPr>
        <w:t xml:space="preserve"> </w:t>
      </w:r>
      <w:r w:rsidR="00C226A8">
        <w:rPr>
          <w:rFonts w:ascii="Times New Roman" w:eastAsia="Times New Roman" w:hAnsi="Times New Roman" w:cs="Times New Roman"/>
          <w:sz w:val="24"/>
          <w:szCs w:val="24"/>
        </w:rPr>
        <w:t xml:space="preserve">However, for </w:t>
      </w:r>
      <w:r w:rsidR="00D70C50" w:rsidRPr="00D70C50">
        <w:rPr>
          <w:rFonts w:ascii="Times New Roman" w:eastAsia="Times New Roman" w:hAnsi="Times New Roman" w:cs="Times New Roman"/>
          <w:sz w:val="24"/>
          <w:szCs w:val="24"/>
        </w:rPr>
        <w:t>less valuable offers, acceptance rates were significantly lower when the yellow go-signal was presented first</w:t>
      </w:r>
      <w:r w:rsidR="00655F29">
        <w:rPr>
          <w:rFonts w:ascii="Times New Roman" w:eastAsia="Times New Roman" w:hAnsi="Times New Roman" w:cs="Times New Roman"/>
          <w:sz w:val="24"/>
          <w:szCs w:val="24"/>
        </w:rPr>
        <w:t xml:space="preserve">. </w:t>
      </w:r>
      <w:commentRangeStart w:id="320"/>
      <w:commentRangeStart w:id="321"/>
      <w:commentRangeStart w:id="322"/>
      <w:r w:rsidR="00655F29">
        <w:rPr>
          <w:rFonts w:ascii="Times New Roman" w:eastAsia="Times New Roman" w:hAnsi="Times New Roman" w:cs="Times New Roman"/>
          <w:sz w:val="24"/>
          <w:szCs w:val="24"/>
        </w:rPr>
        <w:t xml:space="preserve">This effect differed between animals: </w:t>
      </w:r>
      <w:r w:rsidR="0097238C">
        <w:rPr>
          <w:rFonts w:ascii="Times New Roman" w:eastAsia="Times New Roman" w:hAnsi="Times New Roman" w:cs="Times New Roman"/>
          <w:bCs/>
          <w:sz w:val="24"/>
          <w:szCs w:val="24"/>
        </w:rPr>
        <w:t>M</w:t>
      </w:r>
      <w:r w:rsidR="00406065" w:rsidRPr="008459E8">
        <w:rPr>
          <w:rFonts w:ascii="Times New Roman" w:eastAsia="Times New Roman" w:hAnsi="Times New Roman" w:cs="Times New Roman"/>
          <w:bCs/>
          <w:sz w:val="24"/>
          <w:szCs w:val="24"/>
        </w:rPr>
        <w:t xml:space="preserve">onkey 1 consistently rejected </w:t>
      </w:r>
      <w:r w:rsidR="00F847BC" w:rsidRPr="00F847BC">
        <w:rPr>
          <w:rFonts w:ascii="Times New Roman" w:eastAsia="Times New Roman" w:hAnsi="Times New Roman" w:cs="Times New Roman"/>
          <w:bCs/>
          <w:sz w:val="24"/>
          <w:szCs w:val="24"/>
        </w:rPr>
        <w:lastRenderedPageBreak/>
        <w:t>these low-value offers when delayed by the yellow signal</w:t>
      </w:r>
      <w:r w:rsidR="00406065">
        <w:rPr>
          <w:rFonts w:ascii="Times New Roman" w:eastAsia="Times New Roman" w:hAnsi="Times New Roman" w:cs="Times New Roman"/>
          <w:bCs/>
          <w:sz w:val="24"/>
          <w:szCs w:val="24"/>
        </w:rPr>
        <w:t>,</w:t>
      </w:r>
      <w:r w:rsidR="00406065" w:rsidRPr="008459E8">
        <w:rPr>
          <w:rFonts w:ascii="Times New Roman" w:eastAsia="Times New Roman" w:hAnsi="Times New Roman" w:cs="Times New Roman"/>
          <w:bCs/>
          <w:sz w:val="24"/>
          <w:szCs w:val="24"/>
        </w:rPr>
        <w:t xml:space="preserve"> </w:t>
      </w:r>
      <w:r w:rsidR="00C92197">
        <w:rPr>
          <w:rFonts w:ascii="Times New Roman" w:eastAsia="Times New Roman" w:hAnsi="Times New Roman" w:cs="Times New Roman"/>
          <w:bCs/>
          <w:sz w:val="24"/>
          <w:szCs w:val="24"/>
        </w:rPr>
        <w:t xml:space="preserve">whereas </w:t>
      </w:r>
      <w:r w:rsidR="001751D5">
        <w:rPr>
          <w:rFonts w:ascii="Times New Roman" w:eastAsia="Times New Roman" w:hAnsi="Times New Roman" w:cs="Times New Roman"/>
          <w:bCs/>
          <w:sz w:val="24"/>
          <w:szCs w:val="24"/>
        </w:rPr>
        <w:t>Monkey</w:t>
      </w:r>
      <w:r w:rsidR="00406065" w:rsidRPr="008459E8">
        <w:rPr>
          <w:rFonts w:ascii="Times New Roman" w:eastAsia="Times New Roman" w:hAnsi="Times New Roman" w:cs="Times New Roman"/>
          <w:bCs/>
          <w:sz w:val="24"/>
          <w:szCs w:val="24"/>
        </w:rPr>
        <w:t xml:space="preserve"> 2</w:t>
      </w:r>
      <w:r w:rsidR="00F847BC">
        <w:rPr>
          <w:rFonts w:ascii="Times New Roman" w:eastAsia="Times New Roman" w:hAnsi="Times New Roman" w:cs="Times New Roman"/>
          <w:bCs/>
          <w:sz w:val="24"/>
          <w:szCs w:val="24"/>
        </w:rPr>
        <w:t xml:space="preserve"> </w:t>
      </w:r>
      <w:r w:rsidR="00C92197">
        <w:rPr>
          <w:rFonts w:ascii="Times New Roman" w:eastAsia="Times New Roman" w:hAnsi="Times New Roman" w:cs="Times New Roman"/>
          <w:bCs/>
          <w:sz w:val="24"/>
          <w:szCs w:val="24"/>
        </w:rPr>
        <w:t xml:space="preserve">was more likely to </w:t>
      </w:r>
      <w:r w:rsidR="00406065" w:rsidRPr="00D1565A">
        <w:rPr>
          <w:rFonts w:ascii="Times New Roman" w:eastAsia="Times New Roman" w:hAnsi="Times New Roman" w:cs="Times New Roman"/>
          <w:bCs/>
          <w:sz w:val="24"/>
          <w:szCs w:val="24"/>
        </w:rPr>
        <w:t>accept them</w:t>
      </w:r>
      <w:commentRangeEnd w:id="320"/>
      <w:r w:rsidR="000F6264">
        <w:rPr>
          <w:rStyle w:val="CommentReference"/>
        </w:rPr>
        <w:commentReference w:id="320"/>
      </w:r>
      <w:commentRangeEnd w:id="321"/>
      <w:r w:rsidR="00B10F0A">
        <w:rPr>
          <w:rStyle w:val="CommentReference"/>
        </w:rPr>
        <w:commentReference w:id="321"/>
      </w:r>
      <w:commentRangeEnd w:id="322"/>
      <w:r w:rsidR="001F7897">
        <w:rPr>
          <w:rStyle w:val="CommentReference"/>
        </w:rPr>
        <w:commentReference w:id="322"/>
      </w:r>
      <w:r w:rsidR="00406065" w:rsidRPr="00D1565A">
        <w:rPr>
          <w:rFonts w:ascii="Times New Roman" w:eastAsia="Times New Roman" w:hAnsi="Times New Roman" w:cs="Times New Roman"/>
          <w:bCs/>
          <w:sz w:val="24"/>
          <w:szCs w:val="24"/>
        </w:rPr>
        <w:t xml:space="preserve"> </w:t>
      </w:r>
      <w:r w:rsidR="00406065">
        <w:rPr>
          <w:rFonts w:ascii="Times New Roman" w:eastAsia="Times New Roman" w:hAnsi="Times New Roman" w:cs="Times New Roman"/>
          <w:bCs/>
          <w:sz w:val="24"/>
          <w:szCs w:val="24"/>
        </w:rPr>
        <w:t>(</w:t>
      </w:r>
      <w:commentRangeStart w:id="323"/>
      <w:commentRangeStart w:id="324"/>
      <w:r w:rsidR="00406065">
        <w:rPr>
          <w:rFonts w:ascii="Times New Roman" w:eastAsia="Times New Roman" w:hAnsi="Times New Roman" w:cs="Times New Roman"/>
          <w:bCs/>
          <w:sz w:val="24"/>
          <w:szCs w:val="24"/>
        </w:rPr>
        <w:t xml:space="preserve">Fig. </w:t>
      </w:r>
      <w:r w:rsidR="000501FB">
        <w:rPr>
          <w:rFonts w:ascii="Times New Roman" w:eastAsia="Times New Roman" w:hAnsi="Times New Roman" w:cs="Times New Roman"/>
          <w:bCs/>
          <w:sz w:val="24"/>
          <w:szCs w:val="24"/>
        </w:rPr>
        <w:t>5A-B</w:t>
      </w:r>
      <w:commentRangeEnd w:id="323"/>
      <w:r w:rsidR="00866379">
        <w:rPr>
          <w:rStyle w:val="CommentReference"/>
        </w:rPr>
        <w:commentReference w:id="323"/>
      </w:r>
      <w:commentRangeEnd w:id="324"/>
      <w:r w:rsidR="00D721A9">
        <w:rPr>
          <w:rStyle w:val="CommentReference"/>
        </w:rPr>
        <w:commentReference w:id="324"/>
      </w:r>
      <w:r w:rsidR="00406065">
        <w:rPr>
          <w:rFonts w:ascii="Times New Roman" w:eastAsia="Times New Roman" w:hAnsi="Times New Roman" w:cs="Times New Roman"/>
          <w:bCs/>
          <w:sz w:val="24"/>
          <w:szCs w:val="24"/>
        </w:rPr>
        <w:t>).</w:t>
      </w:r>
      <w:r w:rsidR="00406065" w:rsidRPr="00D1565A">
        <w:rPr>
          <w:rFonts w:ascii="Times New Roman" w:eastAsia="Times New Roman" w:hAnsi="Times New Roman" w:cs="Times New Roman"/>
          <w:bCs/>
          <w:sz w:val="24"/>
          <w:szCs w:val="24"/>
        </w:rPr>
        <w:t xml:space="preserve"> </w:t>
      </w:r>
    </w:p>
    <w:p w14:paraId="3E3BF9A7" w14:textId="36A31402" w:rsidR="00643FC2" w:rsidRDefault="00643FC2" w:rsidP="00643FC2">
      <w:pPr>
        <w:shd w:val="clear" w:color="auto" w:fill="FFFFFF"/>
        <w:spacing w:after="0" w:line="480" w:lineRule="auto"/>
        <w:jc w:val="center"/>
        <w:rPr>
          <w:rFonts w:ascii="Times New Roman" w:eastAsia="Times New Roman" w:hAnsi="Times New Roman" w:cs="Times New Roman"/>
          <w:bCs/>
          <w:sz w:val="24"/>
          <w:szCs w:val="24"/>
        </w:rPr>
      </w:pPr>
      <w:commentRangeStart w:id="325"/>
      <w:r>
        <w:rPr>
          <w:rFonts w:ascii="Times New Roman" w:eastAsia="Times New Roman" w:hAnsi="Times New Roman" w:cs="Times New Roman"/>
          <w:noProof/>
          <w:sz w:val="24"/>
          <w:szCs w:val="24"/>
        </w:rPr>
        <w:drawing>
          <wp:inline distT="0" distB="0" distL="0" distR="0" wp14:anchorId="294369E5" wp14:editId="4FFD10BE">
            <wp:extent cx="3446060" cy="3936804"/>
            <wp:effectExtent l="0" t="0" r="2540" b="6985"/>
            <wp:docPr id="33456099"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6099" name="Picture 6" descr="A graph of different colored bar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46060" cy="3936804"/>
                    </a:xfrm>
                    <a:prstGeom prst="rect">
                      <a:avLst/>
                    </a:prstGeom>
                    <a:noFill/>
                    <a:ln>
                      <a:noFill/>
                    </a:ln>
                  </pic:spPr>
                </pic:pic>
              </a:graphicData>
            </a:graphic>
          </wp:inline>
        </w:drawing>
      </w:r>
      <w:commentRangeEnd w:id="325"/>
      <w:r w:rsidR="000B2AE6">
        <w:rPr>
          <w:rStyle w:val="CommentReference"/>
        </w:rPr>
        <w:commentReference w:id="325"/>
      </w:r>
    </w:p>
    <w:p w14:paraId="4F2B3440" w14:textId="0FE1486B" w:rsidR="0030121A" w:rsidRPr="0072454D" w:rsidRDefault="00D02491" w:rsidP="00527D05">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w:t>
      </w:r>
      <w:r w:rsidR="00406065" w:rsidRPr="00B837C3">
        <w:rPr>
          <w:rFonts w:ascii="Times New Roman" w:eastAsia="Times New Roman" w:hAnsi="Times New Roman" w:cs="Times New Roman"/>
          <w:bCs/>
          <w:sz w:val="24"/>
          <w:szCs w:val="24"/>
        </w:rPr>
        <w:t xml:space="preserve">oth animals </w:t>
      </w:r>
      <w:r w:rsidR="00DF3737">
        <w:rPr>
          <w:rFonts w:ascii="Times New Roman" w:eastAsia="Times New Roman" w:hAnsi="Times New Roman" w:cs="Times New Roman"/>
          <w:bCs/>
          <w:sz w:val="24"/>
          <w:szCs w:val="24"/>
        </w:rPr>
        <w:t xml:space="preserve">showed a </w:t>
      </w:r>
      <w:r w:rsidR="001C7CC5">
        <w:rPr>
          <w:rFonts w:ascii="Times New Roman" w:eastAsia="Times New Roman" w:hAnsi="Times New Roman" w:cs="Times New Roman"/>
          <w:bCs/>
          <w:sz w:val="24"/>
          <w:szCs w:val="24"/>
        </w:rPr>
        <w:t xml:space="preserve">general </w:t>
      </w:r>
      <w:r w:rsidR="00DF3737">
        <w:rPr>
          <w:rFonts w:ascii="Times New Roman" w:eastAsia="Times New Roman" w:hAnsi="Times New Roman" w:cs="Times New Roman"/>
          <w:bCs/>
          <w:sz w:val="24"/>
          <w:szCs w:val="24"/>
        </w:rPr>
        <w:t xml:space="preserve">preference </w:t>
      </w:r>
      <w:r w:rsidR="001C7CC5">
        <w:rPr>
          <w:rFonts w:ascii="Times New Roman" w:eastAsia="Times New Roman" w:hAnsi="Times New Roman" w:cs="Times New Roman"/>
          <w:bCs/>
          <w:sz w:val="24"/>
          <w:szCs w:val="24"/>
        </w:rPr>
        <w:t>for accepting when the purple signal appeared first, suggesting</w:t>
      </w:r>
      <w:r w:rsidR="001C7CC5" w:rsidRPr="00B837C3">
        <w:rPr>
          <w:rFonts w:ascii="Times New Roman" w:eastAsia="Times New Roman" w:hAnsi="Times New Roman" w:cs="Times New Roman"/>
          <w:bCs/>
          <w:sz w:val="24"/>
          <w:szCs w:val="24"/>
        </w:rPr>
        <w:t xml:space="preserve"> </w:t>
      </w:r>
      <w:r w:rsidR="00406065" w:rsidRPr="00B837C3">
        <w:rPr>
          <w:rFonts w:ascii="Times New Roman" w:eastAsia="Times New Roman" w:hAnsi="Times New Roman" w:cs="Times New Roman"/>
          <w:bCs/>
          <w:sz w:val="24"/>
          <w:szCs w:val="24"/>
        </w:rPr>
        <w:t xml:space="preserve">an intrinsic motivational asymmetry tied to the </w:t>
      </w:r>
      <w:r w:rsidR="00781E8E">
        <w:rPr>
          <w:rFonts w:ascii="Times New Roman" w:eastAsia="Times New Roman" w:hAnsi="Times New Roman" w:cs="Times New Roman"/>
          <w:bCs/>
          <w:sz w:val="24"/>
          <w:szCs w:val="24"/>
        </w:rPr>
        <w:t xml:space="preserve">meaning of the </w:t>
      </w:r>
      <w:r w:rsidR="00406065" w:rsidRPr="00B837C3">
        <w:rPr>
          <w:rFonts w:ascii="Times New Roman" w:eastAsia="Times New Roman" w:hAnsi="Times New Roman" w:cs="Times New Roman"/>
          <w:bCs/>
          <w:sz w:val="24"/>
          <w:szCs w:val="24"/>
        </w:rPr>
        <w:t xml:space="preserve">signal. </w:t>
      </w:r>
      <w:r w:rsidR="0072454D" w:rsidRPr="0072454D">
        <w:rPr>
          <w:rFonts w:ascii="Times New Roman" w:eastAsia="Times New Roman" w:hAnsi="Times New Roman" w:cs="Times New Roman"/>
          <w:bCs/>
          <w:sz w:val="24"/>
          <w:szCs w:val="24"/>
        </w:rPr>
        <w:t>However, the two animals appeared to interpret the go-signal differently. One possibility is that the go-signal was processed in terms of its temporal aspect, effectively becoming part of the temporal discounting computation. Alternatively, it may have been treated merely as an additional visual cue, required to trigger the choice but not integrated into the</w:t>
      </w:r>
      <w:r w:rsidR="00C62D67">
        <w:rPr>
          <w:rFonts w:ascii="Times New Roman" w:eastAsia="Times New Roman" w:hAnsi="Times New Roman" w:cs="Times New Roman"/>
          <w:bCs/>
          <w:sz w:val="24"/>
          <w:szCs w:val="24"/>
        </w:rPr>
        <w:t xml:space="preserve"> </w:t>
      </w:r>
      <w:r w:rsidR="0072454D" w:rsidRPr="0072454D">
        <w:rPr>
          <w:rFonts w:ascii="Times New Roman" w:eastAsia="Times New Roman" w:hAnsi="Times New Roman" w:cs="Times New Roman"/>
          <w:bCs/>
          <w:sz w:val="24"/>
          <w:szCs w:val="24"/>
        </w:rPr>
        <w:t>valuation process.</w:t>
      </w:r>
    </w:p>
    <w:p w14:paraId="5FD10681" w14:textId="2068B7AD" w:rsidR="00FD35A8" w:rsidRDefault="00C13793" w:rsidP="00DA02F3">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9D35C3">
        <w:rPr>
          <w:rFonts w:ascii="Times New Roman" w:eastAsia="Times New Roman" w:hAnsi="Times New Roman" w:cs="Times New Roman"/>
          <w:sz w:val="24"/>
          <w:szCs w:val="24"/>
        </w:rPr>
        <w:t>test these possibilities</w:t>
      </w:r>
      <w:r w:rsidR="006A3BF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 </w:t>
      </w:r>
      <w:r w:rsidR="00E6793D">
        <w:rPr>
          <w:rFonts w:ascii="Times New Roman" w:eastAsia="Times New Roman" w:hAnsi="Times New Roman" w:cs="Times New Roman"/>
          <w:sz w:val="24"/>
          <w:szCs w:val="24"/>
        </w:rPr>
        <w:t>compare</w:t>
      </w:r>
      <w:r w:rsidR="00AF19F1">
        <w:rPr>
          <w:rFonts w:ascii="Times New Roman" w:eastAsia="Times New Roman" w:hAnsi="Times New Roman" w:cs="Times New Roman"/>
          <w:sz w:val="24"/>
          <w:szCs w:val="24"/>
        </w:rPr>
        <w:t>d</w:t>
      </w:r>
      <w:r w:rsidR="00E6793D">
        <w:rPr>
          <w:rFonts w:ascii="Times New Roman" w:eastAsia="Times New Roman" w:hAnsi="Times New Roman" w:cs="Times New Roman"/>
          <w:sz w:val="24"/>
          <w:szCs w:val="24"/>
        </w:rPr>
        <w:t xml:space="preserve"> t</w:t>
      </w:r>
      <w:r w:rsidR="000D0C40">
        <w:rPr>
          <w:rFonts w:ascii="Times New Roman" w:eastAsia="Times New Roman" w:hAnsi="Times New Roman" w:cs="Times New Roman"/>
          <w:sz w:val="24"/>
          <w:szCs w:val="24"/>
        </w:rPr>
        <w:t>hree</w:t>
      </w:r>
      <w:r w:rsidR="00E6793D">
        <w:rPr>
          <w:rFonts w:ascii="Times New Roman" w:eastAsia="Times New Roman" w:hAnsi="Times New Roman" w:cs="Times New Roman"/>
          <w:sz w:val="24"/>
          <w:szCs w:val="24"/>
        </w:rPr>
        <w:t xml:space="preserve"> </w:t>
      </w:r>
      <w:r w:rsidR="009D35C3">
        <w:rPr>
          <w:rFonts w:ascii="Times New Roman" w:eastAsia="Times New Roman" w:hAnsi="Times New Roman" w:cs="Times New Roman"/>
          <w:sz w:val="24"/>
          <w:szCs w:val="24"/>
        </w:rPr>
        <w:t xml:space="preserve">behavioral </w:t>
      </w:r>
      <w:r w:rsidR="00E6793D">
        <w:rPr>
          <w:rFonts w:ascii="Times New Roman" w:eastAsia="Times New Roman" w:hAnsi="Times New Roman" w:cs="Times New Roman"/>
          <w:sz w:val="24"/>
          <w:szCs w:val="24"/>
        </w:rPr>
        <w:t xml:space="preserve">models. </w:t>
      </w:r>
      <w:r w:rsidR="000D0C40">
        <w:rPr>
          <w:rFonts w:ascii="Times New Roman" w:eastAsia="Times New Roman" w:hAnsi="Times New Roman" w:cs="Times New Roman"/>
          <w:sz w:val="24"/>
          <w:szCs w:val="24"/>
        </w:rPr>
        <w:t xml:space="preserve">The base model </w:t>
      </w:r>
      <w:r w:rsidR="002E04B3">
        <w:rPr>
          <w:rFonts w:ascii="Times New Roman" w:eastAsia="Times New Roman" w:hAnsi="Times New Roman" w:cs="Times New Roman"/>
          <w:sz w:val="24"/>
          <w:szCs w:val="24"/>
        </w:rPr>
        <w:t>consider</w:t>
      </w:r>
      <w:r w:rsidR="00D51B82">
        <w:rPr>
          <w:rFonts w:ascii="Times New Roman" w:eastAsia="Times New Roman" w:hAnsi="Times New Roman" w:cs="Times New Roman"/>
          <w:sz w:val="24"/>
          <w:szCs w:val="24"/>
        </w:rPr>
        <w:t>ed only</w:t>
      </w:r>
      <w:r w:rsidR="002E04B3">
        <w:rPr>
          <w:rFonts w:ascii="Times New Roman" w:eastAsia="Times New Roman" w:hAnsi="Times New Roman" w:cs="Times New Roman"/>
          <w:sz w:val="24"/>
          <w:szCs w:val="24"/>
        </w:rPr>
        <w:t xml:space="preserve"> </w:t>
      </w:r>
      <w:r w:rsidR="0073466E">
        <w:rPr>
          <w:rFonts w:ascii="Times New Roman" w:eastAsia="Times New Roman" w:hAnsi="Times New Roman" w:cs="Times New Roman"/>
          <w:sz w:val="24"/>
          <w:szCs w:val="24"/>
        </w:rPr>
        <w:t xml:space="preserve">the offer </w:t>
      </w:r>
      <w:r w:rsidR="00CA4308">
        <w:rPr>
          <w:rFonts w:ascii="Times New Roman" w:eastAsia="Times New Roman" w:hAnsi="Times New Roman" w:cs="Times New Roman"/>
          <w:sz w:val="24"/>
          <w:szCs w:val="24"/>
        </w:rPr>
        <w:t xml:space="preserve">attributes </w:t>
      </w:r>
      <w:r w:rsidR="0073466E">
        <w:rPr>
          <w:rFonts w:ascii="Times New Roman" w:eastAsia="Times New Roman" w:hAnsi="Times New Roman" w:cs="Times New Roman"/>
          <w:sz w:val="24"/>
          <w:szCs w:val="24"/>
        </w:rPr>
        <w:t>(reward magnitude and delay</w:t>
      </w:r>
      <w:r w:rsidR="00082AE1">
        <w:rPr>
          <w:rFonts w:ascii="Times New Roman" w:eastAsia="Times New Roman" w:hAnsi="Times New Roman" w:cs="Times New Roman"/>
          <w:sz w:val="24"/>
          <w:szCs w:val="24"/>
        </w:rPr>
        <w:t>; see Methods for details</w:t>
      </w:r>
      <w:r w:rsidR="0073466E">
        <w:rPr>
          <w:rFonts w:ascii="Times New Roman" w:eastAsia="Times New Roman" w:hAnsi="Times New Roman" w:cs="Times New Roman"/>
          <w:sz w:val="24"/>
          <w:szCs w:val="24"/>
        </w:rPr>
        <w:t>)</w:t>
      </w:r>
      <w:r w:rsidR="008C59D8">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w:t>
      </w:r>
      <w:r w:rsidR="008C59D8">
        <w:rPr>
          <w:rFonts w:ascii="Times New Roman" w:eastAsia="Times New Roman" w:hAnsi="Times New Roman" w:cs="Times New Roman"/>
          <w:sz w:val="24"/>
          <w:szCs w:val="24"/>
        </w:rPr>
        <w:t>ignoring</w:t>
      </w:r>
      <w:r w:rsidR="00FD35A8">
        <w:rPr>
          <w:rFonts w:ascii="Times New Roman" w:eastAsia="Times New Roman" w:hAnsi="Times New Roman" w:cs="Times New Roman"/>
          <w:sz w:val="24"/>
          <w:szCs w:val="24"/>
        </w:rPr>
        <w:t xml:space="preserve"> the color</w:t>
      </w:r>
      <w:r w:rsidR="00B71059">
        <w:rPr>
          <w:rFonts w:ascii="Times New Roman" w:eastAsia="Times New Roman" w:hAnsi="Times New Roman" w:cs="Times New Roman"/>
          <w:sz w:val="24"/>
          <w:szCs w:val="24"/>
        </w:rPr>
        <w:t xml:space="preserve"> and</w:t>
      </w:r>
      <w:r w:rsidR="00FD35A8">
        <w:rPr>
          <w:rFonts w:ascii="Times New Roman" w:eastAsia="Times New Roman" w:hAnsi="Times New Roman" w:cs="Times New Roman"/>
          <w:sz w:val="24"/>
          <w:szCs w:val="24"/>
        </w:rPr>
        <w:t xml:space="preserve"> the order</w:t>
      </w:r>
      <w:r w:rsidR="00B71059" w:rsidRPr="00B71059">
        <w:rPr>
          <w:rFonts w:ascii="Times New Roman" w:eastAsia="Times New Roman" w:hAnsi="Times New Roman" w:cs="Times New Roman"/>
          <w:sz w:val="24"/>
          <w:szCs w:val="24"/>
        </w:rPr>
        <w:t xml:space="preserve"> </w:t>
      </w:r>
      <w:r w:rsidR="00B71059">
        <w:rPr>
          <w:rFonts w:ascii="Times New Roman" w:eastAsia="Times New Roman" w:hAnsi="Times New Roman" w:cs="Times New Roman"/>
          <w:sz w:val="24"/>
          <w:szCs w:val="24"/>
        </w:rPr>
        <w:t>of the go-signals</w:t>
      </w:r>
      <w:r w:rsidR="0073466E">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This is the classic temporal discounting model, </w:t>
      </w:r>
      <w:r w:rsidR="002F10F2">
        <w:rPr>
          <w:rFonts w:ascii="Times New Roman" w:eastAsia="Times New Roman" w:hAnsi="Times New Roman" w:cs="Times New Roman"/>
          <w:sz w:val="24"/>
          <w:szCs w:val="24"/>
        </w:rPr>
        <w:t>where</w:t>
      </w:r>
      <w:r w:rsidR="00674234">
        <w:rPr>
          <w:rFonts w:ascii="Times New Roman" w:eastAsia="Times New Roman" w:hAnsi="Times New Roman" w:cs="Times New Roman"/>
          <w:sz w:val="24"/>
          <w:szCs w:val="24"/>
        </w:rPr>
        <w:t>by</w:t>
      </w:r>
      <w:r w:rsidR="00FD35A8">
        <w:rPr>
          <w:rFonts w:ascii="Times New Roman" w:eastAsia="Times New Roman" w:hAnsi="Times New Roman" w:cs="Times New Roman"/>
          <w:sz w:val="24"/>
          <w:szCs w:val="24"/>
        </w:rPr>
        <w:t xml:space="preserve"> value </w:t>
      </w:r>
      <w:r w:rsidR="00DA02F3">
        <w:rPr>
          <w:rFonts w:ascii="Times New Roman" w:eastAsia="Times New Roman" w:hAnsi="Times New Roman" w:cs="Times New Roman"/>
          <w:sz w:val="24"/>
          <w:szCs w:val="24"/>
        </w:rPr>
        <w:t>depends</w:t>
      </w:r>
      <w:r w:rsidR="00FD35A8">
        <w:rPr>
          <w:rFonts w:ascii="Times New Roman" w:eastAsia="Times New Roman" w:hAnsi="Times New Roman" w:cs="Times New Roman"/>
          <w:sz w:val="24"/>
          <w:szCs w:val="24"/>
        </w:rPr>
        <w:t xml:space="preserve"> </w:t>
      </w:r>
      <w:r w:rsidR="00C23322">
        <w:rPr>
          <w:rFonts w:ascii="Times New Roman" w:eastAsia="Times New Roman" w:hAnsi="Times New Roman" w:cs="Times New Roman"/>
          <w:sz w:val="24"/>
          <w:szCs w:val="24"/>
        </w:rPr>
        <w:t xml:space="preserve">solely </w:t>
      </w:r>
      <w:r w:rsidR="00FD35A8">
        <w:rPr>
          <w:rFonts w:ascii="Times New Roman" w:eastAsia="Times New Roman" w:hAnsi="Times New Roman" w:cs="Times New Roman"/>
          <w:sz w:val="24"/>
          <w:szCs w:val="24"/>
        </w:rPr>
        <w:t>on reward magnitu</w:t>
      </w:r>
      <w:r w:rsidR="00DA02F3">
        <w:rPr>
          <w:rFonts w:ascii="Times New Roman" w:eastAsia="Times New Roman" w:hAnsi="Times New Roman" w:cs="Times New Roman"/>
          <w:sz w:val="24"/>
          <w:szCs w:val="24"/>
        </w:rPr>
        <w:t xml:space="preserve">de and </w:t>
      </w:r>
      <w:r w:rsidR="00A71C91">
        <w:rPr>
          <w:rFonts w:ascii="Times New Roman" w:eastAsia="Times New Roman" w:hAnsi="Times New Roman" w:cs="Times New Roman"/>
          <w:sz w:val="24"/>
          <w:szCs w:val="24"/>
        </w:rPr>
        <w:t xml:space="preserve">delivery </w:t>
      </w:r>
      <w:r w:rsidR="00C23322">
        <w:rPr>
          <w:rFonts w:ascii="Times New Roman" w:eastAsia="Times New Roman" w:hAnsi="Times New Roman" w:cs="Times New Roman"/>
          <w:sz w:val="24"/>
          <w:szCs w:val="24"/>
        </w:rPr>
        <w:t>delay</w:t>
      </w:r>
      <w:r w:rsidR="00A71C91">
        <w:rPr>
          <w:rFonts w:ascii="Times New Roman" w:eastAsia="Times New Roman" w:hAnsi="Times New Roman" w:cs="Times New Roman"/>
          <w:sz w:val="24"/>
          <w:szCs w:val="24"/>
        </w:rPr>
        <w:t xml:space="preserve">. </w:t>
      </w:r>
    </w:p>
    <w:p w14:paraId="11BEBD87" w14:textId="4DA458F1" w:rsidR="00DF2FA2" w:rsidRDefault="0073466E" w:rsidP="001C23F6">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w:t>
      </w:r>
      <w:r w:rsidR="007D235E">
        <w:rPr>
          <w:rFonts w:ascii="Times New Roman" w:eastAsia="Times New Roman" w:hAnsi="Times New Roman" w:cs="Times New Roman"/>
          <w:sz w:val="24"/>
          <w:szCs w:val="24"/>
        </w:rPr>
        <w:t xml:space="preserve">full temporal discounting model </w:t>
      </w:r>
      <w:r w:rsidR="00AA3B10">
        <w:rPr>
          <w:rFonts w:ascii="Times New Roman" w:eastAsia="Times New Roman" w:hAnsi="Times New Roman" w:cs="Times New Roman"/>
          <w:sz w:val="24"/>
          <w:szCs w:val="24"/>
        </w:rPr>
        <w:t>added</w:t>
      </w:r>
      <w:r w:rsidR="00E6793D">
        <w:rPr>
          <w:rFonts w:ascii="Times New Roman" w:eastAsia="Times New Roman" w:hAnsi="Times New Roman" w:cs="Times New Roman"/>
          <w:sz w:val="24"/>
          <w:szCs w:val="24"/>
        </w:rPr>
        <w:t xml:space="preserve"> </w:t>
      </w:r>
      <w:r w:rsidR="00360FAE">
        <w:rPr>
          <w:rFonts w:ascii="Times New Roman" w:eastAsia="Times New Roman" w:hAnsi="Times New Roman" w:cs="Times New Roman"/>
          <w:sz w:val="24"/>
          <w:szCs w:val="24"/>
        </w:rPr>
        <w:t xml:space="preserve">an </w:t>
      </w:r>
      <w:r w:rsidR="00AA3B10">
        <w:rPr>
          <w:rFonts w:ascii="Times New Roman" w:eastAsia="Times New Roman" w:hAnsi="Times New Roman" w:cs="Times New Roman"/>
          <w:sz w:val="24"/>
          <w:szCs w:val="24"/>
        </w:rPr>
        <w:t xml:space="preserve">extra </w:t>
      </w:r>
      <w:r w:rsidR="00593696">
        <w:rPr>
          <w:rFonts w:ascii="Times New Roman" w:eastAsia="Times New Roman" w:hAnsi="Times New Roman" w:cs="Times New Roman"/>
          <w:sz w:val="24"/>
          <w:szCs w:val="24"/>
        </w:rPr>
        <w:t>cost of waiting</w:t>
      </w:r>
      <w:r w:rsidR="00407FD3">
        <w:rPr>
          <w:rFonts w:ascii="Times New Roman" w:eastAsia="Times New Roman" w:hAnsi="Times New Roman" w:cs="Times New Roman"/>
          <w:sz w:val="24"/>
          <w:szCs w:val="24"/>
        </w:rPr>
        <w:t>,</w:t>
      </w:r>
      <w:r w:rsidR="00AA3B10">
        <w:rPr>
          <w:rFonts w:ascii="Times New Roman" w:eastAsia="Times New Roman" w:hAnsi="Times New Roman" w:cs="Times New Roman"/>
          <w:sz w:val="24"/>
          <w:szCs w:val="24"/>
        </w:rPr>
        <w:t xml:space="preserve"> assuming that </w:t>
      </w:r>
      <w:r w:rsidR="006F2DD0">
        <w:rPr>
          <w:rFonts w:ascii="Times New Roman" w:eastAsia="Times New Roman" w:hAnsi="Times New Roman" w:cs="Times New Roman"/>
          <w:sz w:val="24"/>
          <w:szCs w:val="24"/>
        </w:rPr>
        <w:t>the total delay</w:t>
      </w:r>
      <w:r w:rsidR="00407FD3">
        <w:rPr>
          <w:rFonts w:ascii="Times New Roman" w:eastAsia="Times New Roman" w:hAnsi="Times New Roman" w:cs="Times New Roman"/>
          <w:sz w:val="24"/>
          <w:szCs w:val="24"/>
        </w:rPr>
        <w:t>,</w:t>
      </w:r>
      <w:r w:rsidR="006F2DD0">
        <w:rPr>
          <w:rFonts w:ascii="Times New Roman" w:eastAsia="Times New Roman" w:hAnsi="Times New Roman" w:cs="Times New Roman"/>
          <w:sz w:val="24"/>
          <w:szCs w:val="24"/>
        </w:rPr>
        <w:t xml:space="preserve"> </w:t>
      </w:r>
      <w:r w:rsidR="00DF2FA2">
        <w:rPr>
          <w:rFonts w:ascii="Times New Roman" w:eastAsia="Times New Roman" w:hAnsi="Times New Roman" w:cs="Times New Roman"/>
          <w:sz w:val="24"/>
          <w:szCs w:val="24"/>
        </w:rPr>
        <w:t>including the wait imposed by the go-signal order</w:t>
      </w:r>
      <w:r w:rsidR="00407FD3">
        <w:rPr>
          <w:rFonts w:ascii="Times New Roman" w:eastAsia="Times New Roman" w:hAnsi="Times New Roman" w:cs="Times New Roman"/>
          <w:sz w:val="24"/>
          <w:szCs w:val="24"/>
        </w:rPr>
        <w:t>,</w:t>
      </w:r>
      <w:r w:rsidR="00DF2FA2">
        <w:rPr>
          <w:rFonts w:ascii="Times New Roman" w:eastAsia="Times New Roman" w:hAnsi="Times New Roman" w:cs="Times New Roman"/>
          <w:sz w:val="24"/>
          <w:szCs w:val="24"/>
        </w:rPr>
        <w:t xml:space="preserve"> </w:t>
      </w:r>
      <w:r w:rsidR="00EC6EE1">
        <w:rPr>
          <w:rFonts w:ascii="Times New Roman" w:eastAsia="Times New Roman" w:hAnsi="Times New Roman" w:cs="Times New Roman"/>
          <w:sz w:val="24"/>
          <w:szCs w:val="24"/>
        </w:rPr>
        <w:t xml:space="preserve">affected </w:t>
      </w:r>
      <w:r w:rsidR="00DF2FA2">
        <w:rPr>
          <w:rFonts w:ascii="Times New Roman" w:eastAsia="Times New Roman" w:hAnsi="Times New Roman" w:cs="Times New Roman"/>
          <w:sz w:val="24"/>
          <w:szCs w:val="24"/>
        </w:rPr>
        <w:t xml:space="preserve">the decision. </w:t>
      </w:r>
    </w:p>
    <w:p w14:paraId="50B5703F" w14:textId="31B9014C" w:rsidR="00F1357A" w:rsidRDefault="00DF2FA2" w:rsidP="001C23F6">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t>
      </w:r>
      <w:r w:rsidR="007400B6">
        <w:rPr>
          <w:rFonts w:ascii="Times New Roman" w:eastAsia="Times New Roman" w:hAnsi="Times New Roman" w:cs="Times New Roman"/>
          <w:sz w:val="24"/>
          <w:szCs w:val="24"/>
        </w:rPr>
        <w:t xml:space="preserve">the </w:t>
      </w:r>
      <w:r w:rsidR="007D235E">
        <w:rPr>
          <w:rFonts w:ascii="Times New Roman" w:eastAsia="Times New Roman" w:hAnsi="Times New Roman" w:cs="Times New Roman"/>
          <w:sz w:val="24"/>
          <w:szCs w:val="24"/>
        </w:rPr>
        <w:t xml:space="preserve">bias </w:t>
      </w:r>
      <w:r w:rsidR="00715485">
        <w:rPr>
          <w:rFonts w:ascii="Times New Roman" w:eastAsia="Times New Roman" w:hAnsi="Times New Roman" w:cs="Times New Roman"/>
          <w:sz w:val="24"/>
          <w:szCs w:val="24"/>
        </w:rPr>
        <w:t>model</w:t>
      </w:r>
      <w:r w:rsidR="00E6793D">
        <w:rPr>
          <w:rFonts w:ascii="Times New Roman" w:eastAsia="Times New Roman" w:hAnsi="Times New Roman" w:cs="Times New Roman"/>
          <w:sz w:val="24"/>
          <w:szCs w:val="24"/>
        </w:rPr>
        <w:t xml:space="preserve"> </w:t>
      </w:r>
      <w:r w:rsidR="00715485">
        <w:rPr>
          <w:rFonts w:ascii="Times New Roman" w:eastAsia="Times New Roman" w:hAnsi="Times New Roman" w:cs="Times New Roman"/>
          <w:sz w:val="24"/>
          <w:szCs w:val="24"/>
        </w:rPr>
        <w:t xml:space="preserve">treated </w:t>
      </w:r>
      <w:r w:rsidR="00E6793D">
        <w:rPr>
          <w:rFonts w:ascii="Times New Roman" w:eastAsia="Times New Roman" w:hAnsi="Times New Roman" w:cs="Times New Roman"/>
          <w:sz w:val="24"/>
          <w:szCs w:val="24"/>
        </w:rPr>
        <w:t>the go-signal</w:t>
      </w:r>
      <w:r w:rsidR="00142AE5">
        <w:rPr>
          <w:rFonts w:ascii="Times New Roman" w:eastAsia="Times New Roman" w:hAnsi="Times New Roman" w:cs="Times New Roman"/>
          <w:sz w:val="24"/>
          <w:szCs w:val="24"/>
        </w:rPr>
        <w:t xml:space="preserve"> color</w:t>
      </w:r>
      <w:r w:rsidR="00204442">
        <w:rPr>
          <w:rFonts w:ascii="Times New Roman" w:eastAsia="Times New Roman" w:hAnsi="Times New Roman" w:cs="Times New Roman"/>
          <w:sz w:val="24"/>
          <w:szCs w:val="24"/>
        </w:rPr>
        <w:t xml:space="preserve"> as a learned cue, </w:t>
      </w:r>
      <w:r w:rsidR="00E6793D">
        <w:rPr>
          <w:rFonts w:ascii="Times New Roman" w:eastAsia="Times New Roman" w:hAnsi="Times New Roman" w:cs="Times New Roman"/>
          <w:sz w:val="24"/>
          <w:szCs w:val="24"/>
        </w:rPr>
        <w:t>assuming</w:t>
      </w:r>
      <w:r w:rsidR="00715485">
        <w:rPr>
          <w:rFonts w:ascii="Times New Roman" w:eastAsia="Times New Roman" w:hAnsi="Times New Roman" w:cs="Times New Roman"/>
          <w:sz w:val="24"/>
          <w:szCs w:val="24"/>
        </w:rPr>
        <w:t xml:space="preserve"> </w:t>
      </w:r>
      <w:r w:rsidR="009A64E1">
        <w:rPr>
          <w:rFonts w:ascii="Times New Roman" w:eastAsia="Times New Roman" w:hAnsi="Times New Roman" w:cs="Times New Roman"/>
          <w:sz w:val="24"/>
          <w:szCs w:val="24"/>
        </w:rPr>
        <w:t xml:space="preserve">choices </w:t>
      </w:r>
      <w:r w:rsidR="00204F72">
        <w:rPr>
          <w:rFonts w:ascii="Times New Roman" w:eastAsia="Times New Roman" w:hAnsi="Times New Roman" w:cs="Times New Roman"/>
          <w:sz w:val="24"/>
          <w:szCs w:val="24"/>
        </w:rPr>
        <w:t xml:space="preserve">were shaped by signal-associated </w:t>
      </w:r>
      <w:r w:rsidR="00354DB5">
        <w:rPr>
          <w:rFonts w:ascii="Times New Roman" w:eastAsia="Times New Roman" w:hAnsi="Times New Roman" w:cs="Times New Roman"/>
          <w:sz w:val="24"/>
          <w:szCs w:val="24"/>
        </w:rPr>
        <w:t xml:space="preserve">preferences </w:t>
      </w:r>
      <w:r w:rsidR="00204F72">
        <w:rPr>
          <w:rFonts w:ascii="Times New Roman" w:eastAsia="Times New Roman" w:hAnsi="Times New Roman" w:cs="Times New Roman"/>
          <w:sz w:val="24"/>
          <w:szCs w:val="24"/>
        </w:rPr>
        <w:t xml:space="preserve">rather than </w:t>
      </w:r>
      <w:r w:rsidR="00354DB5">
        <w:rPr>
          <w:rFonts w:ascii="Times New Roman" w:eastAsia="Times New Roman" w:hAnsi="Times New Roman" w:cs="Times New Roman"/>
          <w:sz w:val="24"/>
          <w:szCs w:val="24"/>
        </w:rPr>
        <w:t xml:space="preserve">by additional </w:t>
      </w:r>
      <w:r w:rsidR="00204F72">
        <w:rPr>
          <w:rFonts w:ascii="Times New Roman" w:eastAsia="Times New Roman" w:hAnsi="Times New Roman" w:cs="Times New Roman"/>
          <w:sz w:val="24"/>
          <w:szCs w:val="24"/>
        </w:rPr>
        <w:t xml:space="preserve">temporal costs (see Methods). </w:t>
      </w:r>
    </w:p>
    <w:p w14:paraId="10EC5AD3" w14:textId="079B5C57" w:rsidR="000530E0" w:rsidRDefault="00F33C9A" w:rsidP="001C23F6">
      <w:pPr>
        <w:shd w:val="clear" w:color="auto" w:fill="FFFFFF"/>
        <w:spacing w:after="0" w:line="480" w:lineRule="auto"/>
        <w:rPr>
          <w:rFonts w:ascii="Times New Roman" w:eastAsia="Times New Roman" w:hAnsi="Times New Roman" w:cs="Times New Roman"/>
          <w:sz w:val="24"/>
          <w:szCs w:val="24"/>
        </w:rPr>
      </w:pPr>
      <w:commentRangeStart w:id="326"/>
      <w:commentRangeStart w:id="327"/>
      <w:commentRangeStart w:id="328"/>
      <w:r>
        <w:rPr>
          <w:rFonts w:ascii="Times New Roman" w:eastAsia="Times New Roman" w:hAnsi="Times New Roman" w:cs="Times New Roman"/>
          <w:sz w:val="24"/>
          <w:szCs w:val="24"/>
        </w:rPr>
        <w:t xml:space="preserve">Model comparison revealed that </w:t>
      </w:r>
      <w:r w:rsidR="000530E0" w:rsidRPr="000530E0">
        <w:rPr>
          <w:rFonts w:ascii="Times New Roman" w:eastAsia="Times New Roman" w:hAnsi="Times New Roman" w:cs="Times New Roman"/>
          <w:sz w:val="24"/>
          <w:szCs w:val="24"/>
        </w:rPr>
        <w:t>Monkey 1</w:t>
      </w:r>
      <w:r w:rsidR="001902F1">
        <w:rPr>
          <w:rFonts w:ascii="Times New Roman" w:eastAsia="Times New Roman" w:hAnsi="Times New Roman" w:cs="Times New Roman"/>
          <w:sz w:val="24"/>
          <w:szCs w:val="24"/>
        </w:rPr>
        <w:t>’s behavior</w:t>
      </w:r>
      <w:r w:rsidR="000530E0" w:rsidRPr="000530E0">
        <w:rPr>
          <w:rFonts w:ascii="Times New Roman" w:eastAsia="Times New Roman" w:hAnsi="Times New Roman" w:cs="Times New Roman"/>
          <w:sz w:val="24"/>
          <w:szCs w:val="24"/>
        </w:rPr>
        <w:t xml:space="preserve"> </w:t>
      </w:r>
      <w:r w:rsidR="001902F1">
        <w:rPr>
          <w:rFonts w:ascii="Times New Roman" w:eastAsia="Times New Roman" w:hAnsi="Times New Roman" w:cs="Times New Roman"/>
          <w:sz w:val="24"/>
          <w:szCs w:val="24"/>
        </w:rPr>
        <w:t>wa</w:t>
      </w:r>
      <w:r w:rsidR="000530E0" w:rsidRPr="000530E0">
        <w:rPr>
          <w:rFonts w:ascii="Times New Roman" w:eastAsia="Times New Roman" w:hAnsi="Times New Roman" w:cs="Times New Roman"/>
          <w:sz w:val="24"/>
          <w:szCs w:val="24"/>
        </w:rPr>
        <w:t xml:space="preserve">s best explained by </w:t>
      </w:r>
      <w:r w:rsidR="00303D8C">
        <w:rPr>
          <w:rFonts w:ascii="Times New Roman" w:eastAsia="Times New Roman" w:hAnsi="Times New Roman" w:cs="Times New Roman"/>
          <w:sz w:val="24"/>
          <w:szCs w:val="24"/>
        </w:rPr>
        <w:t>the</w:t>
      </w:r>
      <w:r w:rsidR="000530E0" w:rsidRPr="000530E0">
        <w:rPr>
          <w:rFonts w:ascii="Times New Roman" w:eastAsia="Times New Roman" w:hAnsi="Times New Roman" w:cs="Times New Roman"/>
          <w:sz w:val="24"/>
          <w:szCs w:val="24"/>
        </w:rPr>
        <w:t xml:space="preserve"> full temporal discounting model</w:t>
      </w:r>
      <w:r w:rsidR="00A53FEF">
        <w:rPr>
          <w:rFonts w:ascii="Times New Roman" w:eastAsia="Times New Roman" w:hAnsi="Times New Roman" w:cs="Times New Roman"/>
          <w:sz w:val="24"/>
          <w:szCs w:val="24"/>
        </w:rPr>
        <w:t xml:space="preserve"> (Fig. </w:t>
      </w:r>
      <w:r w:rsidR="00C52090">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A</w:t>
      </w:r>
      <w:r w:rsidR="00A53FEF">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C</w:t>
      </w:r>
      <w:r w:rsidR="00A53FEF">
        <w:rPr>
          <w:rFonts w:ascii="Times New Roman" w:eastAsia="Times New Roman" w:hAnsi="Times New Roman" w:cs="Times New Roman"/>
          <w:sz w:val="24"/>
          <w:szCs w:val="24"/>
        </w:rPr>
        <w:t>)</w:t>
      </w:r>
      <w:r w:rsidR="001902F1">
        <w:rPr>
          <w:rFonts w:ascii="Times New Roman" w:eastAsia="Times New Roman" w:hAnsi="Times New Roman" w:cs="Times New Roman"/>
          <w:sz w:val="24"/>
          <w:szCs w:val="24"/>
        </w:rPr>
        <w:t>, suggesting integration of both offer and go-signal timing into value computation</w:t>
      </w:r>
      <w:r w:rsidR="007D2626">
        <w:rPr>
          <w:rFonts w:ascii="Times New Roman" w:eastAsia="Times New Roman" w:hAnsi="Times New Roman" w:cs="Times New Roman"/>
          <w:sz w:val="24"/>
          <w:szCs w:val="24"/>
        </w:rPr>
        <w:t>s</w:t>
      </w:r>
      <w:r w:rsidR="00ED3B3D">
        <w:rPr>
          <w:rFonts w:ascii="Times New Roman" w:eastAsia="Times New Roman" w:hAnsi="Times New Roman" w:cs="Times New Roman"/>
          <w:sz w:val="24"/>
          <w:szCs w:val="24"/>
        </w:rPr>
        <w:t>.</w:t>
      </w:r>
      <w:r w:rsidR="00DE6D8B">
        <w:rPr>
          <w:rFonts w:ascii="Times New Roman" w:eastAsia="Times New Roman" w:hAnsi="Times New Roman" w:cs="Times New Roman"/>
          <w:color w:val="FF0000"/>
          <w:sz w:val="24"/>
          <w:szCs w:val="24"/>
        </w:rPr>
        <w:t xml:space="preserve"> </w:t>
      </w:r>
      <w:r w:rsidR="004F66BA">
        <w:rPr>
          <w:rFonts w:ascii="Times New Roman" w:eastAsia="Times New Roman" w:hAnsi="Times New Roman" w:cs="Times New Roman"/>
          <w:sz w:val="24"/>
          <w:szCs w:val="24"/>
        </w:rPr>
        <w:t xml:space="preserve">In contrast, </w:t>
      </w:r>
      <w:r w:rsidR="000530E0" w:rsidRPr="000530E0">
        <w:rPr>
          <w:rFonts w:ascii="Times New Roman" w:eastAsia="Times New Roman" w:hAnsi="Times New Roman" w:cs="Times New Roman"/>
          <w:sz w:val="24"/>
          <w:szCs w:val="24"/>
        </w:rPr>
        <w:t>Monkey 2</w:t>
      </w:r>
      <w:r w:rsidR="009E12C6">
        <w:rPr>
          <w:rFonts w:ascii="Times New Roman" w:eastAsia="Times New Roman" w:hAnsi="Times New Roman" w:cs="Times New Roman"/>
          <w:sz w:val="24"/>
          <w:szCs w:val="24"/>
        </w:rPr>
        <w:t>’s behavior</w:t>
      </w:r>
      <w:r w:rsidR="000530E0">
        <w:rPr>
          <w:rFonts w:ascii="Times New Roman" w:eastAsia="Times New Roman" w:hAnsi="Times New Roman" w:cs="Times New Roman"/>
          <w:sz w:val="24"/>
          <w:szCs w:val="24"/>
        </w:rPr>
        <w:t xml:space="preserve"> </w:t>
      </w:r>
      <w:r w:rsidR="009E12C6">
        <w:rPr>
          <w:rFonts w:ascii="Times New Roman" w:eastAsia="Times New Roman" w:hAnsi="Times New Roman" w:cs="Times New Roman"/>
          <w:sz w:val="24"/>
          <w:szCs w:val="24"/>
        </w:rPr>
        <w:t>fit the</w:t>
      </w:r>
      <w:r w:rsidR="00811E90">
        <w:rPr>
          <w:rFonts w:ascii="Times New Roman" w:eastAsia="Times New Roman" w:hAnsi="Times New Roman" w:cs="Times New Roman"/>
          <w:sz w:val="24"/>
          <w:szCs w:val="24"/>
        </w:rPr>
        <w:t xml:space="preserve"> </w:t>
      </w:r>
      <w:r w:rsidR="00303D8C">
        <w:rPr>
          <w:rFonts w:ascii="Times New Roman" w:eastAsia="Times New Roman" w:hAnsi="Times New Roman" w:cs="Times New Roman"/>
          <w:sz w:val="24"/>
          <w:szCs w:val="24"/>
        </w:rPr>
        <w:t>bias</w:t>
      </w:r>
      <w:r w:rsidR="000530E0" w:rsidRPr="000530E0">
        <w:rPr>
          <w:rFonts w:ascii="Times New Roman" w:eastAsia="Times New Roman" w:hAnsi="Times New Roman" w:cs="Times New Roman"/>
          <w:sz w:val="24"/>
          <w:szCs w:val="24"/>
        </w:rPr>
        <w:t xml:space="preserve"> </w:t>
      </w:r>
      <w:r w:rsidR="003744CA" w:rsidRPr="000530E0">
        <w:rPr>
          <w:rFonts w:ascii="Times New Roman" w:eastAsia="Times New Roman" w:hAnsi="Times New Roman" w:cs="Times New Roman"/>
          <w:sz w:val="24"/>
          <w:szCs w:val="24"/>
        </w:rPr>
        <w:t>model</w:t>
      </w:r>
      <w:r w:rsidR="003744CA">
        <w:rPr>
          <w:rFonts w:ascii="Times New Roman" w:eastAsia="Times New Roman" w:hAnsi="Times New Roman" w:cs="Times New Roman"/>
          <w:sz w:val="24"/>
          <w:szCs w:val="24"/>
        </w:rPr>
        <w:t xml:space="preserve"> (</w:t>
      </w:r>
      <w:r w:rsidR="00A570EC">
        <w:rPr>
          <w:rFonts w:ascii="Times New Roman" w:eastAsia="Times New Roman" w:hAnsi="Times New Roman" w:cs="Times New Roman"/>
          <w:sz w:val="24"/>
          <w:szCs w:val="24"/>
        </w:rPr>
        <w:t xml:space="preserve">Fig. </w:t>
      </w:r>
      <w:r w:rsidR="000B2AE6">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B</w:t>
      </w:r>
      <w:r w:rsidR="004E5786">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D</w:t>
      </w:r>
      <w:r w:rsidR="000530E0" w:rsidRPr="000530E0">
        <w:rPr>
          <w:rFonts w:ascii="Times New Roman" w:eastAsia="Times New Roman" w:hAnsi="Times New Roman" w:cs="Times New Roman"/>
          <w:sz w:val="24"/>
          <w:szCs w:val="24"/>
        </w:rPr>
        <w:t>)</w:t>
      </w:r>
      <w:r w:rsidR="009E12C6">
        <w:rPr>
          <w:rFonts w:ascii="Times New Roman" w:eastAsia="Times New Roman" w:hAnsi="Times New Roman" w:cs="Times New Roman"/>
          <w:sz w:val="24"/>
          <w:szCs w:val="24"/>
        </w:rPr>
        <w:t>, reflecting a strong preferen</w:t>
      </w:r>
      <w:r w:rsidR="006A3BF2">
        <w:rPr>
          <w:rFonts w:ascii="Times New Roman" w:eastAsia="Times New Roman" w:hAnsi="Times New Roman" w:cs="Times New Roman"/>
          <w:sz w:val="24"/>
          <w:szCs w:val="24"/>
        </w:rPr>
        <w:t xml:space="preserve">ce for the purple signal independent of </w:t>
      </w:r>
      <w:r w:rsidR="00283859">
        <w:rPr>
          <w:rFonts w:ascii="Times New Roman" w:eastAsia="Times New Roman" w:hAnsi="Times New Roman" w:cs="Times New Roman"/>
          <w:sz w:val="24"/>
          <w:szCs w:val="24"/>
        </w:rPr>
        <w:t xml:space="preserve">any </w:t>
      </w:r>
      <w:r w:rsidR="006A3BF2">
        <w:rPr>
          <w:rFonts w:ascii="Times New Roman" w:eastAsia="Times New Roman" w:hAnsi="Times New Roman" w:cs="Times New Roman"/>
          <w:sz w:val="24"/>
          <w:szCs w:val="24"/>
        </w:rPr>
        <w:t>waiting cost.</w:t>
      </w:r>
      <w:r w:rsidR="00A92DA7">
        <w:rPr>
          <w:rFonts w:ascii="Times New Roman" w:eastAsia="Times New Roman" w:hAnsi="Times New Roman" w:cs="Times New Roman"/>
          <w:sz w:val="24"/>
          <w:szCs w:val="24"/>
        </w:rPr>
        <w:t xml:space="preserve"> </w:t>
      </w:r>
      <w:commentRangeEnd w:id="326"/>
      <w:r w:rsidR="00F0537D">
        <w:rPr>
          <w:rStyle w:val="CommentReference"/>
        </w:rPr>
        <w:commentReference w:id="326"/>
      </w:r>
      <w:commentRangeEnd w:id="327"/>
      <w:r w:rsidR="00D721A9">
        <w:rPr>
          <w:rStyle w:val="CommentReference"/>
        </w:rPr>
        <w:commentReference w:id="327"/>
      </w:r>
      <w:commentRangeEnd w:id="328"/>
      <w:r w:rsidR="00B10F0A">
        <w:rPr>
          <w:rStyle w:val="CommentReference"/>
        </w:rPr>
        <w:commentReference w:id="328"/>
      </w:r>
    </w:p>
    <w:p w14:paraId="00F1CB48" w14:textId="77777777" w:rsidR="0088424A" w:rsidRDefault="0088424A" w:rsidP="005457B4">
      <w:pPr>
        <w:shd w:val="clear" w:color="auto" w:fill="FFFFFF"/>
        <w:spacing w:after="0" w:line="480" w:lineRule="auto"/>
        <w:rPr>
          <w:rFonts w:ascii="Times New Roman" w:eastAsia="Times New Roman" w:hAnsi="Times New Roman" w:cs="Times New Roman"/>
          <w:i/>
          <w:sz w:val="24"/>
          <w:szCs w:val="24"/>
        </w:rPr>
      </w:pPr>
    </w:p>
    <w:p w14:paraId="48283BF3" w14:textId="7C4A5E3B" w:rsidR="00413780" w:rsidRPr="00314E2C" w:rsidRDefault="00E133A8" w:rsidP="00956E97">
      <w:pPr>
        <w:shd w:val="clear" w:color="auto" w:fill="FFFFFF"/>
        <w:spacing w:after="0" w:line="480" w:lineRule="auto"/>
        <w:rPr>
          <w:rFonts w:ascii="Times New Roman" w:eastAsia="Times New Roman" w:hAnsi="Times New Roman" w:cs="Times New Roman"/>
          <w:b/>
          <w:i/>
          <w:iCs/>
          <w:sz w:val="24"/>
          <w:szCs w:val="24"/>
        </w:rPr>
      </w:pPr>
      <w:r w:rsidRPr="00314E2C">
        <w:rPr>
          <w:rFonts w:ascii="Times New Roman" w:eastAsia="Times New Roman" w:hAnsi="Times New Roman" w:cs="Times New Roman"/>
          <w:b/>
          <w:i/>
          <w:iCs/>
          <w:sz w:val="24"/>
          <w:szCs w:val="24"/>
        </w:rPr>
        <w:t xml:space="preserve">4. </w:t>
      </w:r>
      <w:r w:rsidR="00EF6259" w:rsidRPr="00EF6259">
        <w:rPr>
          <w:rFonts w:ascii="Times New Roman" w:eastAsia="Times New Roman" w:hAnsi="Times New Roman" w:cs="Times New Roman"/>
          <w:b/>
          <w:i/>
          <w:iCs/>
          <w:sz w:val="24"/>
          <w:szCs w:val="24"/>
        </w:rPr>
        <w:t>Neural signatures of go-signal timing and value integration</w:t>
      </w:r>
    </w:p>
    <w:p w14:paraId="6D1CA248" w14:textId="2177B9FB" w:rsidR="00413780" w:rsidRPr="005D1BEE" w:rsidRDefault="00413780" w:rsidP="00413780">
      <w:pPr>
        <w:pBdr>
          <w:top w:val="nil"/>
          <w:left w:val="nil"/>
          <w:bottom w:val="nil"/>
          <w:right w:val="nil"/>
          <w:between w:val="nil"/>
        </w:pBdr>
        <w:spacing w:after="0" w:line="480" w:lineRule="auto"/>
        <w:rPr>
          <w:rFonts w:ascii="Times New Roman" w:hAnsi="Times New Roman" w:cs="Times New Roman"/>
          <w:sz w:val="24"/>
          <w:szCs w:val="24"/>
        </w:rPr>
      </w:pPr>
      <w:r>
        <w:rPr>
          <w:rFonts w:ascii="Times New Roman" w:hAnsi="Times New Roman" w:cs="Times New Roman"/>
          <w:bCs/>
          <w:sz w:val="24"/>
          <w:szCs w:val="24"/>
        </w:rPr>
        <w:t xml:space="preserve">The two-step go-signal design </w:t>
      </w:r>
      <w:r w:rsidR="000B600B">
        <w:rPr>
          <w:rFonts w:ascii="Times New Roman" w:hAnsi="Times New Roman" w:cs="Times New Roman"/>
          <w:bCs/>
          <w:sz w:val="24"/>
          <w:szCs w:val="24"/>
        </w:rPr>
        <w:t>provided an</w:t>
      </w:r>
      <w:r w:rsidR="003400B0">
        <w:rPr>
          <w:rFonts w:ascii="Times New Roman" w:hAnsi="Times New Roman" w:cs="Times New Roman"/>
          <w:bCs/>
          <w:sz w:val="24"/>
          <w:szCs w:val="24"/>
        </w:rPr>
        <w:t xml:space="preserve"> opportunity </w:t>
      </w:r>
      <w:r w:rsidRPr="005D1BEE">
        <w:rPr>
          <w:rFonts w:ascii="Times New Roman" w:hAnsi="Times New Roman" w:cs="Times New Roman"/>
          <w:bCs/>
          <w:sz w:val="24"/>
          <w:szCs w:val="24"/>
        </w:rPr>
        <w:t xml:space="preserve">to </w:t>
      </w:r>
      <w:r w:rsidR="003400B0">
        <w:rPr>
          <w:rFonts w:ascii="Times New Roman" w:hAnsi="Times New Roman" w:cs="Times New Roman"/>
          <w:bCs/>
          <w:sz w:val="24"/>
          <w:szCs w:val="24"/>
        </w:rPr>
        <w:t>test</w:t>
      </w:r>
      <w:r w:rsidR="003400B0" w:rsidRPr="005D1BEE">
        <w:rPr>
          <w:rFonts w:ascii="Times New Roman" w:hAnsi="Times New Roman" w:cs="Times New Roman"/>
          <w:bCs/>
          <w:sz w:val="24"/>
          <w:szCs w:val="24"/>
        </w:rPr>
        <w:t xml:space="preserve"> </w:t>
      </w:r>
      <w:r w:rsidRPr="005D1BEE">
        <w:rPr>
          <w:rFonts w:ascii="Times New Roman" w:hAnsi="Times New Roman" w:cs="Times New Roman"/>
          <w:bCs/>
          <w:sz w:val="24"/>
          <w:szCs w:val="24"/>
        </w:rPr>
        <w:t xml:space="preserve">how </w:t>
      </w:r>
      <w:r w:rsidR="003400B0">
        <w:rPr>
          <w:rFonts w:ascii="Times New Roman" w:hAnsi="Times New Roman" w:cs="Times New Roman"/>
          <w:bCs/>
          <w:sz w:val="24"/>
          <w:szCs w:val="24"/>
        </w:rPr>
        <w:t xml:space="preserve">the timing </w:t>
      </w:r>
      <w:r w:rsidR="00C275AC">
        <w:rPr>
          <w:rFonts w:ascii="Times New Roman" w:hAnsi="Times New Roman" w:cs="Times New Roman"/>
          <w:bCs/>
          <w:sz w:val="24"/>
          <w:szCs w:val="24"/>
        </w:rPr>
        <w:t xml:space="preserve">of </w:t>
      </w:r>
      <w:r w:rsidR="003400B0">
        <w:rPr>
          <w:rFonts w:ascii="Times New Roman" w:hAnsi="Times New Roman" w:cs="Times New Roman"/>
          <w:bCs/>
          <w:sz w:val="24"/>
          <w:szCs w:val="24"/>
        </w:rPr>
        <w:t>when a choice c</w:t>
      </w:r>
      <w:r w:rsidR="00C275AC">
        <w:rPr>
          <w:rFonts w:ascii="Times New Roman" w:hAnsi="Times New Roman" w:cs="Times New Roman"/>
          <w:bCs/>
          <w:sz w:val="24"/>
          <w:szCs w:val="24"/>
        </w:rPr>
        <w:t xml:space="preserve">ould </w:t>
      </w:r>
      <w:r w:rsidR="003400B0">
        <w:rPr>
          <w:rFonts w:ascii="Times New Roman" w:hAnsi="Times New Roman" w:cs="Times New Roman"/>
          <w:bCs/>
          <w:sz w:val="24"/>
          <w:szCs w:val="24"/>
        </w:rPr>
        <w:t>be made interacts with the integration of reward and delay in shaping value signals in dlPFC</w:t>
      </w:r>
      <w:r w:rsidR="001454FD">
        <w:rPr>
          <w:rFonts w:ascii="Times New Roman" w:hAnsi="Times New Roman" w:cs="Times New Roman"/>
          <w:bCs/>
          <w:sz w:val="24"/>
          <w:szCs w:val="24"/>
        </w:rPr>
        <w:t xml:space="preserve"> neural activity</w:t>
      </w:r>
      <w:r w:rsidR="003400B0">
        <w:rPr>
          <w:rFonts w:ascii="Times New Roman" w:hAnsi="Times New Roman" w:cs="Times New Roman"/>
          <w:bCs/>
          <w:sz w:val="24"/>
          <w:szCs w:val="24"/>
        </w:rPr>
        <w:t xml:space="preserve">. </w:t>
      </w:r>
    </w:p>
    <w:p w14:paraId="27206963" w14:textId="77777777" w:rsidR="005B3F80" w:rsidRDefault="00956E97" w:rsidP="00956E97">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investigated</w:t>
      </w:r>
      <w:r w:rsidRPr="002E7BB2">
        <w:rPr>
          <w:rFonts w:ascii="Times New Roman" w:eastAsia="Times New Roman" w:hAnsi="Times New Roman" w:cs="Times New Roman"/>
          <w:sz w:val="24"/>
          <w:szCs w:val="24"/>
        </w:rPr>
        <w:t xml:space="preserve"> how</w:t>
      </w:r>
      <w:r>
        <w:rPr>
          <w:rFonts w:ascii="Times New Roman" w:eastAsia="Times New Roman" w:hAnsi="Times New Roman" w:cs="Times New Roman"/>
          <w:sz w:val="24"/>
          <w:szCs w:val="24"/>
        </w:rPr>
        <w:t xml:space="preserve"> the</w:t>
      </w:r>
      <w:r w:rsidR="007D1689">
        <w:rPr>
          <w:rFonts w:ascii="Times New Roman" w:eastAsia="Times New Roman" w:hAnsi="Times New Roman" w:cs="Times New Roman"/>
          <w:sz w:val="24"/>
          <w:szCs w:val="24"/>
        </w:rPr>
        <w:t xml:space="preserve"> neural</w:t>
      </w:r>
      <w:r>
        <w:rPr>
          <w:rFonts w:ascii="Times New Roman" w:eastAsia="Times New Roman" w:hAnsi="Times New Roman" w:cs="Times New Roman"/>
          <w:sz w:val="24"/>
          <w:szCs w:val="24"/>
        </w:rPr>
        <w:t xml:space="preserve"> encoding of</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reward magnitude and delay </w:t>
      </w:r>
      <w:r w:rsidRPr="002E7BB2">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d when the </w:t>
      </w:r>
      <w:r w:rsidRPr="002E7BB2">
        <w:rPr>
          <w:rFonts w:ascii="Times New Roman" w:eastAsia="Times New Roman" w:hAnsi="Times New Roman" w:cs="Times New Roman"/>
          <w:sz w:val="24"/>
          <w:szCs w:val="24"/>
        </w:rPr>
        <w:t>go-signal</w:t>
      </w:r>
      <w:r>
        <w:rPr>
          <w:rFonts w:ascii="Times New Roman" w:eastAsia="Times New Roman" w:hAnsi="Times New Roman" w:cs="Times New Roman"/>
          <w:sz w:val="24"/>
          <w:szCs w:val="24"/>
        </w:rPr>
        <w:t xml:space="preserve">s were also considered. </w:t>
      </w:r>
    </w:p>
    <w:p w14:paraId="1D25F664" w14:textId="5C56F80A" w:rsidR="00956E97" w:rsidRDefault="00956E97" w:rsidP="00956E9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Monkey 1, we found that </w:t>
      </w:r>
      <w:r w:rsidR="00802839">
        <w:rPr>
          <w:rFonts w:ascii="Times New Roman" w:eastAsia="Times New Roman" w:hAnsi="Times New Roman" w:cs="Times New Roman"/>
          <w:sz w:val="24"/>
          <w:szCs w:val="24"/>
        </w:rPr>
        <w:t>the reward</w:t>
      </w:r>
      <w:r>
        <w:rPr>
          <w:rFonts w:ascii="Times New Roman" w:eastAsia="Times New Roman" w:hAnsi="Times New Roman" w:cs="Times New Roman"/>
          <w:sz w:val="24"/>
          <w:szCs w:val="24"/>
        </w:rPr>
        <w:t xml:space="preserve"> magnitude </w:t>
      </w:r>
      <w:r w:rsidR="00EA0B36">
        <w:rPr>
          <w:rFonts w:ascii="Times New Roman" w:eastAsia="Times New Roman" w:hAnsi="Times New Roman" w:cs="Times New Roman"/>
          <w:sz w:val="24"/>
          <w:szCs w:val="24"/>
        </w:rPr>
        <w:t xml:space="preserve">encoding </w:t>
      </w:r>
      <w:r w:rsidR="00841A1C">
        <w:rPr>
          <w:rFonts w:ascii="Times New Roman" w:eastAsia="Times New Roman" w:hAnsi="Times New Roman" w:cs="Times New Roman"/>
          <w:sz w:val="24"/>
          <w:szCs w:val="24"/>
        </w:rPr>
        <w:t xml:space="preserve">was </w:t>
      </w:r>
      <w:commentRangeStart w:id="329"/>
      <w:r w:rsidR="00841A1C">
        <w:rPr>
          <w:rFonts w:ascii="Times New Roman" w:eastAsia="Times New Roman" w:hAnsi="Times New Roman" w:cs="Times New Roman"/>
          <w:sz w:val="24"/>
          <w:szCs w:val="24"/>
        </w:rPr>
        <w:t xml:space="preserve">positively linearly correlated with the </w:t>
      </w:r>
      <w:r>
        <w:rPr>
          <w:rFonts w:ascii="Times New Roman" w:eastAsia="Times New Roman" w:hAnsi="Times New Roman" w:cs="Times New Roman"/>
          <w:sz w:val="24"/>
          <w:szCs w:val="24"/>
        </w:rPr>
        <w:t xml:space="preserve">encoding </w:t>
      </w:r>
      <w:r w:rsidR="00841A1C">
        <w:rPr>
          <w:rFonts w:ascii="Times New Roman" w:eastAsia="Times New Roman" w:hAnsi="Times New Roman" w:cs="Times New Roman"/>
          <w:sz w:val="24"/>
          <w:szCs w:val="24"/>
        </w:rPr>
        <w:t xml:space="preserve">of the </w:t>
      </w:r>
      <w:r w:rsidR="00802839">
        <w:rPr>
          <w:rFonts w:ascii="Times New Roman" w:eastAsia="Times New Roman" w:hAnsi="Times New Roman" w:cs="Times New Roman"/>
          <w:sz w:val="24"/>
          <w:szCs w:val="24"/>
        </w:rPr>
        <w:t>first go-signal</w:t>
      </w:r>
      <w:commentRangeEnd w:id="329"/>
      <w:r w:rsidR="00BF2D3B">
        <w:rPr>
          <w:rStyle w:val="CommentReference"/>
        </w:rPr>
        <w:commentReference w:id="329"/>
      </w:r>
      <w:r w:rsidR="008028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 </w:t>
      </w:r>
      <w:r w:rsidR="000B2AE6">
        <w:rPr>
          <w:rFonts w:ascii="Times New Roman" w:eastAsia="Times New Roman" w:hAnsi="Times New Roman" w:cs="Times New Roman"/>
          <w:sz w:val="24"/>
          <w:szCs w:val="24"/>
        </w:rPr>
        <w:t>7</w:t>
      </w:r>
      <w:r>
        <w:rPr>
          <w:rFonts w:ascii="Times New Roman" w:eastAsia="Times New Roman" w:hAnsi="Times New Roman" w:cs="Times New Roman"/>
          <w:sz w:val="24"/>
          <w:szCs w:val="24"/>
        </w:rPr>
        <w:t>A)</w:t>
      </w:r>
      <w:r w:rsidR="00802839">
        <w:rPr>
          <w:rFonts w:ascii="Times New Roman" w:eastAsia="Times New Roman" w:hAnsi="Times New Roman" w:cs="Times New Roman"/>
          <w:sz w:val="24"/>
          <w:szCs w:val="24"/>
        </w:rPr>
        <w:t xml:space="preserve">. </w:t>
      </w:r>
      <w:r w:rsidR="00B72CB2" w:rsidRPr="00B72CB2">
        <w:rPr>
          <w:rFonts w:ascii="Times New Roman" w:eastAsia="Times New Roman" w:hAnsi="Times New Roman" w:cs="Times New Roman"/>
          <w:sz w:val="24"/>
          <w:szCs w:val="24"/>
        </w:rPr>
        <w:t>This suggests that the neural representation of reward magnitude was stronger when the animal had to wait longer before being allowed to act to accept an offer.</w:t>
      </w:r>
      <w:r w:rsidR="00B72CB2">
        <w:rPr>
          <w:rFonts w:ascii="Times New Roman" w:eastAsia="Times New Roman" w:hAnsi="Times New Roman" w:cs="Times New Roman"/>
          <w:sz w:val="24"/>
          <w:szCs w:val="24"/>
        </w:rPr>
        <w:t xml:space="preserve"> </w:t>
      </w:r>
      <w:r w:rsidRPr="00270387">
        <w:rPr>
          <w:rFonts w:ascii="Times New Roman" w:eastAsia="Times New Roman" w:hAnsi="Times New Roman" w:cs="Times New Roman"/>
          <w:sz w:val="24"/>
          <w:szCs w:val="24"/>
        </w:rPr>
        <w:t xml:space="preserve">In contrast, delay encoding </w:t>
      </w:r>
      <w:r w:rsidR="00B72CB2">
        <w:rPr>
          <w:rFonts w:ascii="Times New Roman" w:eastAsia="Times New Roman" w:hAnsi="Times New Roman" w:cs="Times New Roman"/>
          <w:sz w:val="24"/>
          <w:szCs w:val="24"/>
        </w:rPr>
        <w:t xml:space="preserve">negatively linearly correlated with the </w:t>
      </w:r>
      <w:r w:rsidR="00115FD7">
        <w:rPr>
          <w:rFonts w:ascii="Times New Roman" w:eastAsia="Times New Roman" w:hAnsi="Times New Roman" w:cs="Times New Roman"/>
          <w:sz w:val="24"/>
          <w:szCs w:val="24"/>
        </w:rPr>
        <w:t xml:space="preserve">first go-signal </w:t>
      </w:r>
      <w:r w:rsidR="00B72CB2">
        <w:rPr>
          <w:rFonts w:ascii="Times New Roman" w:eastAsia="Times New Roman" w:hAnsi="Times New Roman" w:cs="Times New Roman"/>
          <w:sz w:val="24"/>
          <w:szCs w:val="24"/>
        </w:rPr>
        <w:t>encoding</w:t>
      </w:r>
      <w:r w:rsidRPr="00270387">
        <w:rPr>
          <w:rFonts w:ascii="Times New Roman" w:eastAsia="Times New Roman" w:hAnsi="Times New Roman" w:cs="Times New Roman"/>
          <w:sz w:val="24"/>
          <w:szCs w:val="24"/>
        </w:rPr>
        <w:t xml:space="preserve">, consistent with a dynamic reweighting of value components based on anticipated wait time (Fig. </w:t>
      </w:r>
      <w:r w:rsidR="000B2AE6">
        <w:rPr>
          <w:rFonts w:ascii="Times New Roman" w:eastAsia="Times New Roman" w:hAnsi="Times New Roman" w:cs="Times New Roman"/>
          <w:sz w:val="24"/>
          <w:szCs w:val="24"/>
        </w:rPr>
        <w:t>7</w:t>
      </w:r>
      <w:r w:rsidRPr="00270387">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193A00" w:rsidRPr="00193A00">
        <w:rPr>
          <w:rFonts w:ascii="Times New Roman" w:eastAsia="Times New Roman" w:hAnsi="Times New Roman" w:cs="Times New Roman"/>
          <w:sz w:val="24"/>
          <w:szCs w:val="24"/>
        </w:rPr>
        <w:t>In Monkey 2, no significant differences were found in neural encoding of reward magnitude or delay as a function of go-signal order (Fig. 7C-D).</w:t>
      </w:r>
    </w:p>
    <w:p w14:paraId="47A8BA08" w14:textId="5D4E84F9" w:rsidR="00D24BE9" w:rsidRDefault="00D24BE9" w:rsidP="00D24BE9">
      <w:pPr>
        <w:shd w:val="clear" w:color="auto" w:fill="FFFFFF"/>
        <w:spacing w:after="0" w:line="480" w:lineRule="auto"/>
        <w:rPr>
          <w:rFonts w:ascii="Times New Roman" w:eastAsia="Times New Roman" w:hAnsi="Times New Roman" w:cs="Times New Roman"/>
          <w:sz w:val="24"/>
          <w:szCs w:val="24"/>
        </w:rPr>
      </w:pPr>
      <w:commentRangeStart w:id="330"/>
      <w:commentRangeStart w:id="331"/>
      <w:r w:rsidRPr="00D24BE9">
        <w:rPr>
          <w:rFonts w:ascii="Times New Roman" w:eastAsia="Times New Roman" w:hAnsi="Times New Roman" w:cs="Times New Roman"/>
          <w:sz w:val="24"/>
          <w:szCs w:val="24"/>
        </w:rPr>
        <w:lastRenderedPageBreak/>
        <w:t>These findings indicate that in Monkey 1, the timing</w:t>
      </w:r>
      <w:r w:rsidR="0041176F">
        <w:rPr>
          <w:rFonts w:ascii="Times New Roman" w:eastAsia="Times New Roman" w:hAnsi="Times New Roman" w:cs="Times New Roman"/>
          <w:sz w:val="24"/>
          <w:szCs w:val="24"/>
        </w:rPr>
        <w:t xml:space="preserve"> differences</w:t>
      </w:r>
      <w:r w:rsidRPr="00D24BE9">
        <w:rPr>
          <w:rFonts w:ascii="Times New Roman" w:eastAsia="Times New Roman" w:hAnsi="Times New Roman" w:cs="Times New Roman"/>
          <w:sz w:val="24"/>
          <w:szCs w:val="24"/>
        </w:rPr>
        <w:t xml:space="preserve"> imposed by the two-step go-signal sequence dynamically influenced the neural representation of offer value in the dlPFC, whereas in Monkey 2, such modulation was not evident.</w:t>
      </w:r>
      <w:commentRangeEnd w:id="330"/>
      <w:r w:rsidR="00945E80">
        <w:rPr>
          <w:rStyle w:val="CommentReference"/>
        </w:rPr>
        <w:commentReference w:id="330"/>
      </w:r>
      <w:commentRangeEnd w:id="331"/>
      <w:r w:rsidR="000F569E">
        <w:rPr>
          <w:rStyle w:val="CommentReference"/>
        </w:rPr>
        <w:commentReference w:id="331"/>
      </w:r>
    </w:p>
    <w:p w14:paraId="7731AC37" w14:textId="77777777" w:rsidR="00D24BE9" w:rsidRDefault="00D24BE9" w:rsidP="00956E97">
      <w:pPr>
        <w:shd w:val="clear" w:color="auto" w:fill="FFFFFF"/>
        <w:spacing w:after="0" w:line="480" w:lineRule="auto"/>
        <w:rPr>
          <w:rFonts w:ascii="Times New Roman" w:eastAsia="Times New Roman" w:hAnsi="Times New Roman" w:cs="Times New Roman"/>
          <w:sz w:val="24"/>
          <w:szCs w:val="24"/>
        </w:rPr>
      </w:pPr>
    </w:p>
    <w:p w14:paraId="546A1C00" w14:textId="77777777" w:rsidR="00956E97" w:rsidRDefault="00956E97" w:rsidP="00956E97">
      <w:pPr>
        <w:shd w:val="clear" w:color="auto" w:fill="FFFFFF"/>
        <w:spacing w:after="0" w:line="480" w:lineRule="auto"/>
        <w:jc w:val="center"/>
        <w:rPr>
          <w:rFonts w:ascii="Times New Roman" w:eastAsia="Times New Roman" w:hAnsi="Times New Roman" w:cs="Times New Roman"/>
          <w:sz w:val="24"/>
          <w:szCs w:val="24"/>
        </w:rPr>
      </w:pPr>
      <w:commentRangeStart w:id="332"/>
      <w:r>
        <w:rPr>
          <w:rFonts w:ascii="Times New Roman" w:eastAsia="Times New Roman" w:hAnsi="Times New Roman" w:cs="Times New Roman"/>
          <w:b/>
          <w:noProof/>
          <w:sz w:val="24"/>
          <w:szCs w:val="24"/>
        </w:rPr>
        <w:drawing>
          <wp:inline distT="0" distB="0" distL="0" distR="0" wp14:anchorId="6BBE6362" wp14:editId="01F792F4">
            <wp:extent cx="2972727" cy="2845558"/>
            <wp:effectExtent l="0" t="0" r="0" b="0"/>
            <wp:docPr id="489155607" name="Picture 6" descr="A group of graphs showing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9231" name="Picture 6" descr="A group of graphs showing different number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77388" cy="2850020"/>
                    </a:xfrm>
                    <a:prstGeom prst="rect">
                      <a:avLst/>
                    </a:prstGeom>
                    <a:noFill/>
                    <a:ln>
                      <a:noFill/>
                    </a:ln>
                  </pic:spPr>
                </pic:pic>
              </a:graphicData>
            </a:graphic>
          </wp:inline>
        </w:drawing>
      </w:r>
      <w:commentRangeEnd w:id="332"/>
      <w:r w:rsidR="000B2AE6">
        <w:rPr>
          <w:rStyle w:val="CommentReference"/>
        </w:rPr>
        <w:commentReference w:id="332"/>
      </w:r>
    </w:p>
    <w:p w14:paraId="44B27873" w14:textId="77777777" w:rsidR="00D24BE9" w:rsidRDefault="00D24BE9" w:rsidP="00956E97">
      <w:pPr>
        <w:shd w:val="clear" w:color="auto" w:fill="FFFFFF"/>
        <w:spacing w:after="0" w:line="480" w:lineRule="auto"/>
        <w:rPr>
          <w:rFonts w:ascii="Times New Roman" w:eastAsia="Times New Roman" w:hAnsi="Times New Roman" w:cs="Times New Roman"/>
          <w:sz w:val="24"/>
          <w:szCs w:val="24"/>
        </w:rPr>
      </w:pPr>
    </w:p>
    <w:p w14:paraId="7EAF7CB3" w14:textId="04E447E7" w:rsidR="00836527" w:rsidRPr="00BB6479" w:rsidRDefault="00EC6313" w:rsidP="00956E97">
      <w:pPr>
        <w:shd w:val="clear" w:color="auto" w:fill="FFFFFF"/>
        <w:spacing w:after="0" w:line="480" w:lineRule="auto"/>
        <w:rPr>
          <w:rFonts w:ascii="Times New Roman" w:eastAsia="Times New Roman" w:hAnsi="Times New Roman" w:cs="Times New Roman"/>
          <w:b/>
          <w:bCs/>
          <w:sz w:val="24"/>
          <w:szCs w:val="24"/>
        </w:rPr>
      </w:pPr>
      <w:r w:rsidRPr="00BB6479">
        <w:rPr>
          <w:rFonts w:ascii="Times New Roman" w:eastAsia="Times New Roman" w:hAnsi="Times New Roman" w:cs="Times New Roman"/>
          <w:b/>
          <w:bCs/>
          <w:sz w:val="24"/>
          <w:szCs w:val="24"/>
        </w:rPr>
        <w:t xml:space="preserve">5. </w:t>
      </w:r>
      <w:r w:rsidR="00567064" w:rsidRPr="00567064">
        <w:rPr>
          <w:rFonts w:ascii="Times New Roman" w:eastAsia="Times New Roman" w:hAnsi="Times New Roman" w:cs="Times New Roman"/>
          <w:b/>
          <w:bCs/>
          <w:i/>
          <w:iCs/>
          <w:sz w:val="24"/>
          <w:szCs w:val="24"/>
        </w:rPr>
        <w:t>Different single-neuron and population value coding across monkeys</w:t>
      </w:r>
    </w:p>
    <w:p w14:paraId="45BA62F7" w14:textId="77777777" w:rsidR="00C8626B" w:rsidRDefault="00C8626B" w:rsidP="00117504">
      <w:pPr>
        <w:shd w:val="clear" w:color="auto" w:fill="FFFFFF"/>
        <w:spacing w:after="0" w:line="480" w:lineRule="auto"/>
        <w:rPr>
          <w:rFonts w:ascii="Times New Roman" w:eastAsia="Times New Roman" w:hAnsi="Times New Roman" w:cs="Times New Roman"/>
          <w:color w:val="000000"/>
          <w:sz w:val="24"/>
          <w:szCs w:val="24"/>
        </w:rPr>
      </w:pPr>
      <w:r w:rsidRPr="00C8626B">
        <w:rPr>
          <w:rFonts w:ascii="Times New Roman" w:eastAsia="Times New Roman" w:hAnsi="Times New Roman" w:cs="Times New Roman"/>
          <w:color w:val="000000"/>
          <w:sz w:val="24"/>
          <w:szCs w:val="24"/>
        </w:rPr>
        <w:t xml:space="preserve">We examined whether the monkeys’ behavioral ranking of offers from lowest to highest value was reflected in individual neuron firing rates. </w:t>
      </w:r>
    </w:p>
    <w:p w14:paraId="01B031AD" w14:textId="7A3B72D3" w:rsidR="004A2448" w:rsidRDefault="004A2448" w:rsidP="00117504">
      <w:pPr>
        <w:shd w:val="clear" w:color="auto" w:fill="FFFFFF"/>
        <w:spacing w:after="0" w:line="480" w:lineRule="auto"/>
        <w:rPr>
          <w:rFonts w:ascii="Times New Roman" w:eastAsia="Times New Roman" w:hAnsi="Times New Roman" w:cs="Times New Roman"/>
          <w:color w:val="000000"/>
          <w:sz w:val="24"/>
          <w:szCs w:val="24"/>
        </w:rPr>
      </w:pPr>
      <w:r w:rsidRPr="004A2448">
        <w:rPr>
          <w:rFonts w:ascii="Times New Roman" w:eastAsia="Times New Roman" w:hAnsi="Times New Roman" w:cs="Times New Roman"/>
          <w:color w:val="000000"/>
          <w:sz w:val="24"/>
          <w:szCs w:val="24"/>
        </w:rPr>
        <w:t xml:space="preserve">Specifically, we tested </w:t>
      </w:r>
      <w:r w:rsidR="0041176F">
        <w:rPr>
          <w:rFonts w:ascii="Times New Roman" w:eastAsia="Times New Roman" w:hAnsi="Times New Roman" w:cs="Times New Roman"/>
          <w:color w:val="000000"/>
          <w:sz w:val="24"/>
          <w:szCs w:val="24"/>
        </w:rPr>
        <w:t>whether</w:t>
      </w:r>
      <w:r w:rsidR="0041176F" w:rsidRPr="004A2448">
        <w:rPr>
          <w:rFonts w:ascii="Times New Roman" w:eastAsia="Times New Roman" w:hAnsi="Times New Roman" w:cs="Times New Roman"/>
          <w:color w:val="000000"/>
          <w:sz w:val="24"/>
          <w:szCs w:val="24"/>
        </w:rPr>
        <w:t xml:space="preserve"> </w:t>
      </w:r>
      <w:r w:rsidRPr="004A2448">
        <w:rPr>
          <w:rFonts w:ascii="Times New Roman" w:eastAsia="Times New Roman" w:hAnsi="Times New Roman" w:cs="Times New Roman"/>
          <w:color w:val="000000"/>
          <w:sz w:val="24"/>
          <w:szCs w:val="24"/>
        </w:rPr>
        <w:t>neurons showed linear modulation of firing rate according to the discounted value of each offer</w:t>
      </w:r>
      <w:r>
        <w:rPr>
          <w:rFonts w:ascii="Times New Roman" w:eastAsia="Times New Roman" w:hAnsi="Times New Roman" w:cs="Times New Roman"/>
          <w:color w:val="000000"/>
          <w:sz w:val="24"/>
          <w:szCs w:val="24"/>
        </w:rPr>
        <w:t>.</w:t>
      </w:r>
      <w:r w:rsidR="00E32FC1" w:rsidRPr="00E32FC1">
        <w:rPr>
          <w:rFonts w:ascii="Times New Roman" w:eastAsia="Times New Roman" w:hAnsi="Times New Roman" w:cs="Times New Roman"/>
          <w:color w:val="000000"/>
          <w:sz w:val="24"/>
          <w:szCs w:val="24"/>
        </w:rPr>
        <w:t xml:space="preserve"> </w:t>
      </w:r>
    </w:p>
    <w:p w14:paraId="336EC4FC" w14:textId="3FA3BB85" w:rsidR="00BD4E2C" w:rsidRDefault="00E32FC1" w:rsidP="00117504">
      <w:pPr>
        <w:shd w:val="clear" w:color="auto" w:fill="FFFFFF"/>
        <w:spacing w:after="0" w:line="480" w:lineRule="auto"/>
        <w:rPr>
          <w:rFonts w:ascii="Times New Roman" w:eastAsia="Times New Roman" w:hAnsi="Times New Roman" w:cs="Times New Roman"/>
          <w:color w:val="000000"/>
          <w:sz w:val="24"/>
          <w:szCs w:val="24"/>
        </w:rPr>
      </w:pPr>
      <w:r w:rsidRPr="00E32FC1">
        <w:rPr>
          <w:rFonts w:ascii="Times New Roman" w:eastAsia="Times New Roman" w:hAnsi="Times New Roman" w:cs="Times New Roman"/>
          <w:color w:val="000000"/>
          <w:sz w:val="24"/>
          <w:szCs w:val="24"/>
        </w:rPr>
        <w:t xml:space="preserve">In Monkey 1, </w:t>
      </w:r>
      <w:r w:rsidR="004A2448">
        <w:rPr>
          <w:rFonts w:ascii="Times New Roman" w:eastAsia="Times New Roman" w:hAnsi="Times New Roman" w:cs="Times New Roman"/>
          <w:color w:val="000000"/>
          <w:sz w:val="24"/>
          <w:szCs w:val="24"/>
        </w:rPr>
        <w:t>only</w:t>
      </w:r>
      <w:r w:rsidRPr="00E32FC1">
        <w:rPr>
          <w:rFonts w:ascii="Times New Roman" w:eastAsia="Times New Roman" w:hAnsi="Times New Roman" w:cs="Times New Roman"/>
          <w:color w:val="000000"/>
          <w:sz w:val="24"/>
          <w:szCs w:val="24"/>
        </w:rPr>
        <w:t xml:space="preserve"> 5 out of 63</w:t>
      </w:r>
      <w:r>
        <w:rPr>
          <w:rFonts w:ascii="Times New Roman" w:eastAsia="Times New Roman" w:hAnsi="Times New Roman" w:cs="Times New Roman"/>
          <w:color w:val="000000"/>
          <w:sz w:val="24"/>
          <w:szCs w:val="24"/>
        </w:rPr>
        <w:t xml:space="preserve"> </w:t>
      </w:r>
      <w:r w:rsidRPr="00E32FC1">
        <w:rPr>
          <w:rFonts w:ascii="Times New Roman" w:eastAsia="Times New Roman" w:hAnsi="Times New Roman" w:cs="Times New Roman"/>
          <w:color w:val="000000"/>
          <w:sz w:val="24"/>
          <w:szCs w:val="24"/>
        </w:rPr>
        <w:t>neurons</w:t>
      </w:r>
      <w:r w:rsidR="003E25AB">
        <w:rPr>
          <w:rFonts w:ascii="Times New Roman" w:eastAsia="Times New Roman" w:hAnsi="Times New Roman" w:cs="Times New Roman"/>
          <w:color w:val="000000"/>
          <w:sz w:val="24"/>
          <w:szCs w:val="24"/>
        </w:rPr>
        <w:t xml:space="preserve"> </w:t>
      </w:r>
      <w:r w:rsidR="004A2448">
        <w:rPr>
          <w:rFonts w:ascii="Times New Roman" w:eastAsia="Times New Roman" w:hAnsi="Times New Roman" w:cs="Times New Roman"/>
          <w:color w:val="000000"/>
          <w:sz w:val="24"/>
          <w:szCs w:val="24"/>
        </w:rPr>
        <w:t>(8%)</w:t>
      </w:r>
      <w:r w:rsidR="003E25AB">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displayed a significant linear correlation between spike count and discounted value derived from behavior.</w:t>
      </w:r>
      <w:r>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In contrast, Monkey 2 showed a higher proportion, with 35 out of 107 neurons (33%) exhibiting such linear coding.</w:t>
      </w:r>
      <w:r w:rsidR="006761A8" w:rsidRPr="006761A8">
        <w:t xml:space="preserve"> </w:t>
      </w:r>
      <w:r w:rsidR="00AE6CD0" w:rsidRPr="00AE6CD0">
        <w:rPr>
          <w:rFonts w:ascii="Times New Roman" w:eastAsia="Times New Roman" w:hAnsi="Times New Roman" w:cs="Times New Roman"/>
          <w:color w:val="000000"/>
          <w:sz w:val="24"/>
          <w:szCs w:val="24"/>
        </w:rPr>
        <w:t xml:space="preserve">This suggests that Monkey 2’s dlPFC neurons encode </w:t>
      </w:r>
      <w:r w:rsidR="00554A19">
        <w:rPr>
          <w:rFonts w:ascii="Times New Roman" w:eastAsia="Times New Roman" w:hAnsi="Times New Roman" w:cs="Times New Roman"/>
          <w:color w:val="000000"/>
          <w:sz w:val="24"/>
          <w:szCs w:val="24"/>
        </w:rPr>
        <w:t xml:space="preserve">the value of the </w:t>
      </w:r>
      <w:r w:rsidR="00496817" w:rsidRPr="00AE6CD0">
        <w:rPr>
          <w:rFonts w:ascii="Times New Roman" w:eastAsia="Times New Roman" w:hAnsi="Times New Roman" w:cs="Times New Roman"/>
          <w:color w:val="000000"/>
          <w:sz w:val="24"/>
          <w:szCs w:val="24"/>
        </w:rPr>
        <w:t>offer</w:t>
      </w:r>
      <w:r w:rsidR="00AE6CD0" w:rsidRPr="00AE6CD0">
        <w:rPr>
          <w:rFonts w:ascii="Times New Roman" w:eastAsia="Times New Roman" w:hAnsi="Times New Roman" w:cs="Times New Roman"/>
          <w:color w:val="000000"/>
          <w:sz w:val="24"/>
          <w:szCs w:val="24"/>
        </w:rPr>
        <w:t xml:space="preserve"> more linearly and uniformly, while Monkey 1’s neurons exhibit more heterogeneous or nonlinear patterns of value representation.</w:t>
      </w:r>
    </w:p>
    <w:p w14:paraId="5D1F2F4D" w14:textId="77777777" w:rsidR="002F2638" w:rsidRPr="001E5D5D" w:rsidRDefault="002F2638" w:rsidP="00117504">
      <w:pPr>
        <w:shd w:val="clear" w:color="auto" w:fill="FFFFFF"/>
        <w:spacing w:after="0" w:line="480" w:lineRule="auto"/>
        <w:rPr>
          <w:rFonts w:ascii="Times New Roman" w:eastAsia="Times New Roman" w:hAnsi="Times New Roman" w:cs="Times New Roman"/>
          <w:color w:val="EE0000"/>
          <w:sz w:val="24"/>
          <w:szCs w:val="24"/>
        </w:rPr>
      </w:pPr>
    </w:p>
    <w:p w14:paraId="48F997EE" w14:textId="28D13328" w:rsidR="002F2638" w:rsidRPr="001E5D5D" w:rsidRDefault="001E5D5D" w:rsidP="00117504">
      <w:pPr>
        <w:shd w:val="clear" w:color="auto" w:fill="FFFFFF"/>
        <w:spacing w:after="0" w:line="480" w:lineRule="auto"/>
        <w:rPr>
          <w:rFonts w:ascii="Times New Roman" w:eastAsia="Times New Roman" w:hAnsi="Times New Roman" w:cs="Times New Roman"/>
          <w:color w:val="EE0000"/>
          <w:sz w:val="24"/>
          <w:szCs w:val="24"/>
        </w:rPr>
      </w:pPr>
      <w:r w:rsidRPr="001E5D5D">
        <w:rPr>
          <w:rFonts w:ascii="Times New Roman" w:eastAsia="Times New Roman" w:hAnsi="Times New Roman" w:cs="Times New Roman"/>
          <w:color w:val="EE0000"/>
          <w:sz w:val="24"/>
          <w:szCs w:val="24"/>
        </w:rPr>
        <w:t>[</w:t>
      </w:r>
      <w:r w:rsidR="002F2638" w:rsidRPr="001E5D5D">
        <w:rPr>
          <w:rFonts w:ascii="Times New Roman" w:eastAsia="Times New Roman" w:hAnsi="Times New Roman" w:cs="Times New Roman"/>
          <w:color w:val="EE0000"/>
          <w:sz w:val="24"/>
          <w:szCs w:val="24"/>
        </w:rPr>
        <w:t xml:space="preserve">Here we can put figure </w:t>
      </w:r>
      <w:r w:rsidR="00EC5C60" w:rsidRPr="001E5D5D">
        <w:rPr>
          <w:rFonts w:ascii="Times New Roman" w:eastAsia="Times New Roman" w:hAnsi="Times New Roman" w:cs="Times New Roman"/>
          <w:color w:val="EE0000"/>
          <w:sz w:val="24"/>
          <w:szCs w:val="24"/>
        </w:rPr>
        <w:t xml:space="preserve">8 with two neurons showing positive and negative linear correlation </w:t>
      </w:r>
      <w:r w:rsidR="00FE3C4C" w:rsidRPr="001E5D5D">
        <w:rPr>
          <w:rFonts w:ascii="Times New Roman" w:eastAsia="Times New Roman" w:hAnsi="Times New Roman" w:cs="Times New Roman"/>
          <w:color w:val="EE0000"/>
          <w:sz w:val="24"/>
          <w:szCs w:val="24"/>
        </w:rPr>
        <w:t>e one with more idiosyncratic behavior. We can also put raster</w:t>
      </w:r>
      <w:r w:rsidR="00F80E55" w:rsidRPr="001E5D5D">
        <w:rPr>
          <w:rFonts w:ascii="Times New Roman" w:eastAsia="Times New Roman" w:hAnsi="Times New Roman" w:cs="Times New Roman"/>
          <w:color w:val="EE0000"/>
          <w:sz w:val="24"/>
          <w:szCs w:val="24"/>
        </w:rPr>
        <w:t xml:space="preserve"> plots</w:t>
      </w:r>
      <w:r w:rsidR="00FE3C4C" w:rsidRPr="001E5D5D">
        <w:rPr>
          <w:rFonts w:ascii="Times New Roman" w:eastAsia="Times New Roman" w:hAnsi="Times New Roman" w:cs="Times New Roman"/>
          <w:color w:val="EE0000"/>
          <w:sz w:val="24"/>
          <w:szCs w:val="24"/>
        </w:rPr>
        <w:t>, which I think is necessary to show</w:t>
      </w:r>
      <w:r w:rsidR="00F80E55" w:rsidRPr="001E5D5D">
        <w:rPr>
          <w:rFonts w:ascii="Times New Roman" w:eastAsia="Times New Roman" w:hAnsi="Times New Roman" w:cs="Times New Roman"/>
          <w:color w:val="EE0000"/>
          <w:sz w:val="24"/>
          <w:szCs w:val="24"/>
        </w:rPr>
        <w:t xml:space="preserve"> because we have nice neurons we can show</w:t>
      </w:r>
      <w:r w:rsidRPr="001E5D5D">
        <w:rPr>
          <w:rFonts w:ascii="Times New Roman" w:eastAsia="Times New Roman" w:hAnsi="Times New Roman" w:cs="Times New Roman"/>
          <w:color w:val="EE0000"/>
          <w:sz w:val="24"/>
          <w:szCs w:val="24"/>
        </w:rPr>
        <w:t>]</w:t>
      </w:r>
      <w:r w:rsidR="00FE3C4C" w:rsidRPr="001E5D5D">
        <w:rPr>
          <w:rFonts w:ascii="Times New Roman" w:eastAsia="Times New Roman" w:hAnsi="Times New Roman" w:cs="Times New Roman"/>
          <w:color w:val="EE0000"/>
          <w:sz w:val="24"/>
          <w:szCs w:val="24"/>
        </w:rPr>
        <w:t xml:space="preserve">. </w:t>
      </w:r>
    </w:p>
    <w:p w14:paraId="14B9847A" w14:textId="77777777" w:rsidR="002F2638" w:rsidRDefault="002F2638" w:rsidP="00117504">
      <w:pPr>
        <w:shd w:val="clear" w:color="auto" w:fill="FFFFFF"/>
        <w:spacing w:after="0" w:line="480" w:lineRule="auto"/>
        <w:rPr>
          <w:rFonts w:ascii="Times New Roman" w:eastAsia="Times New Roman" w:hAnsi="Times New Roman" w:cs="Times New Roman"/>
          <w:color w:val="000000"/>
          <w:sz w:val="24"/>
          <w:szCs w:val="24"/>
        </w:rPr>
      </w:pPr>
    </w:p>
    <w:p w14:paraId="6A718FD7" w14:textId="6C598778" w:rsidR="00A77723" w:rsidRDefault="00A77723" w:rsidP="00B205BA">
      <w:pPr>
        <w:shd w:val="clear" w:color="auto" w:fill="FFFFFF"/>
        <w:spacing w:after="0" w:line="480" w:lineRule="auto"/>
        <w:ind w:firstLine="720"/>
        <w:rPr>
          <w:rFonts w:ascii="Times New Roman" w:eastAsia="Times New Roman" w:hAnsi="Times New Roman" w:cs="Times New Roman"/>
          <w:color w:val="000000"/>
          <w:sz w:val="24"/>
          <w:szCs w:val="24"/>
        </w:rPr>
      </w:pPr>
      <w:r w:rsidRPr="00A77723">
        <w:rPr>
          <w:rFonts w:ascii="Times New Roman" w:eastAsia="Times New Roman" w:hAnsi="Times New Roman" w:cs="Times New Roman"/>
          <w:color w:val="000000"/>
          <w:sz w:val="24"/>
          <w:szCs w:val="24"/>
        </w:rPr>
        <w:t>To further probe how offer value was represented at the population level, we performed a dimensionality reduction analysis to visualize neural trajectories across conditions. Preliminary results revealed a striking difference between animals: in Monkey 1, trajectories corresponding to different offer values were entangled, suggesting a complex, nonlinear encoding of value and choice</w:t>
      </w:r>
      <w:r w:rsidR="00E04B39">
        <w:rPr>
          <w:rFonts w:ascii="Times New Roman" w:eastAsia="Times New Roman" w:hAnsi="Times New Roman" w:cs="Times New Roman"/>
          <w:color w:val="000000"/>
          <w:sz w:val="24"/>
          <w:szCs w:val="24"/>
        </w:rPr>
        <w:t xml:space="preserve"> (Figure 9, left panels)</w:t>
      </w:r>
      <w:r w:rsidRPr="00A77723">
        <w:rPr>
          <w:rFonts w:ascii="Times New Roman" w:eastAsia="Times New Roman" w:hAnsi="Times New Roman" w:cs="Times New Roman"/>
          <w:color w:val="000000"/>
          <w:sz w:val="24"/>
          <w:szCs w:val="24"/>
        </w:rPr>
        <w:t>. In contrast, Monkey 2’s trajectories were well separated and followed a more orderly progression from low (green) to high (red) value offers, consistent with a more linear and lower-dimensional population code</w:t>
      </w:r>
      <w:r w:rsidR="00E04B39">
        <w:rPr>
          <w:rFonts w:ascii="Times New Roman" w:eastAsia="Times New Roman" w:hAnsi="Times New Roman" w:cs="Times New Roman"/>
          <w:color w:val="000000"/>
          <w:sz w:val="24"/>
          <w:szCs w:val="24"/>
        </w:rPr>
        <w:t xml:space="preserve"> (Figure 9, right panels)</w:t>
      </w:r>
      <w:r w:rsidRPr="00A77723">
        <w:rPr>
          <w:rFonts w:ascii="Times New Roman" w:eastAsia="Times New Roman" w:hAnsi="Times New Roman" w:cs="Times New Roman"/>
          <w:color w:val="000000"/>
          <w:sz w:val="24"/>
          <w:szCs w:val="24"/>
        </w:rPr>
        <w:t>.</w:t>
      </w:r>
    </w:p>
    <w:p w14:paraId="4A8736FB" w14:textId="77777777" w:rsidR="00AA7732" w:rsidRPr="00AA7732" w:rsidRDefault="00AA7732" w:rsidP="00AA7732">
      <w:pPr>
        <w:spacing w:before="100" w:beforeAutospacing="1" w:after="100" w:afterAutospacing="1" w:line="240" w:lineRule="auto"/>
        <w:rPr>
          <w:rFonts w:ascii="Times New Roman" w:eastAsia="Times New Roman" w:hAnsi="Times New Roman" w:cs="Times New Roman"/>
          <w:sz w:val="24"/>
          <w:szCs w:val="24"/>
        </w:rPr>
      </w:pPr>
      <w:commentRangeStart w:id="333"/>
      <w:r w:rsidRPr="00AA7732">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055194B" wp14:editId="2419677D">
            <wp:simplePos x="0" y="0"/>
            <wp:positionH relativeFrom="margin">
              <wp:align>center</wp:align>
            </wp:positionH>
            <wp:positionV relativeFrom="paragraph">
              <wp:posOffset>112919</wp:posOffset>
            </wp:positionV>
            <wp:extent cx="3139523" cy="3123436"/>
            <wp:effectExtent l="0" t="0" r="3810" b="1270"/>
            <wp:wrapSquare wrapText="bothSides"/>
            <wp:docPr id="2" name="Picture 1" descr="A group of images of lines drawn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images of lines drawn on pap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39523" cy="3123436"/>
                    </a:xfrm>
                    <a:prstGeom prst="rect">
                      <a:avLst/>
                    </a:prstGeom>
                    <a:noFill/>
                    <a:ln>
                      <a:noFill/>
                    </a:ln>
                  </pic:spPr>
                </pic:pic>
              </a:graphicData>
            </a:graphic>
          </wp:anchor>
        </w:drawing>
      </w:r>
      <w:commentRangeEnd w:id="333"/>
      <w:r w:rsidR="00A5106E">
        <w:rPr>
          <w:rStyle w:val="CommentReference"/>
        </w:rPr>
        <w:commentReference w:id="333"/>
      </w:r>
    </w:p>
    <w:p w14:paraId="5A3189D2" w14:textId="77777777" w:rsidR="00163FB4" w:rsidRDefault="00163FB4"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2B7D5AD7" w14:textId="5F23407F" w:rsidR="00163FB4" w:rsidRDefault="00163FB4" w:rsidP="00B205BA">
      <w:pPr>
        <w:shd w:val="clear" w:color="auto" w:fill="FFFFFF"/>
        <w:spacing w:after="0" w:line="480" w:lineRule="auto"/>
        <w:ind w:firstLine="720"/>
        <w:rPr>
          <w:rFonts w:ascii="Times New Roman" w:eastAsia="Times New Roman" w:hAnsi="Times New Roman" w:cs="Times New Roman"/>
          <w:color w:val="000000"/>
          <w:sz w:val="24"/>
          <w:szCs w:val="24"/>
        </w:rPr>
      </w:pPr>
      <w:r>
        <w:rPr>
          <w:noProof/>
        </w:rPr>
        <mc:AlternateContent>
          <mc:Choice Requires="wps">
            <w:drawing>
              <wp:inline distT="0" distB="0" distL="0" distR="0" wp14:anchorId="1E0FFA94" wp14:editId="1D1AF614">
                <wp:extent cx="302260" cy="302260"/>
                <wp:effectExtent l="0" t="0" r="0" b="0"/>
                <wp:docPr id="436894135" name="Rectangle 5"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08FA7" id="Rectangle 5"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C5D4B51"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181D776A"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2D9BAF1B"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4085C332"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028B1B6A" w14:textId="77777777" w:rsidR="00E32FC1" w:rsidRDefault="00E32FC1" w:rsidP="00117504">
      <w:pPr>
        <w:shd w:val="clear" w:color="auto" w:fill="FFFFFF"/>
        <w:spacing w:after="0" w:line="480" w:lineRule="auto"/>
        <w:rPr>
          <w:rFonts w:ascii="Times New Roman" w:eastAsia="Times New Roman" w:hAnsi="Times New Roman" w:cs="Times New Roman"/>
          <w:b/>
          <w:bCs/>
          <w:color w:val="000000"/>
          <w:sz w:val="24"/>
          <w:szCs w:val="24"/>
        </w:rPr>
      </w:pPr>
    </w:p>
    <w:p w14:paraId="2A95519A" w14:textId="77777777" w:rsidR="00A5106E" w:rsidRDefault="00A5106E" w:rsidP="00117504">
      <w:pPr>
        <w:shd w:val="clear" w:color="auto" w:fill="FFFFFF"/>
        <w:spacing w:after="0" w:line="480" w:lineRule="auto"/>
        <w:rPr>
          <w:rFonts w:ascii="Times New Roman" w:eastAsia="Times New Roman" w:hAnsi="Times New Roman" w:cs="Times New Roman"/>
          <w:b/>
          <w:bCs/>
          <w:color w:val="000000"/>
          <w:sz w:val="24"/>
          <w:szCs w:val="24"/>
        </w:rPr>
      </w:pPr>
    </w:p>
    <w:p w14:paraId="4693577B" w14:textId="44648289" w:rsidR="00BD4E2C" w:rsidRPr="00825759" w:rsidRDefault="00BD4E2C" w:rsidP="00117504">
      <w:pPr>
        <w:shd w:val="clear" w:color="auto" w:fill="FFFFFF"/>
        <w:spacing w:after="0" w:line="480" w:lineRule="auto"/>
        <w:rPr>
          <w:rFonts w:ascii="Times New Roman" w:eastAsia="Times New Roman" w:hAnsi="Times New Roman" w:cs="Times New Roman"/>
          <w:b/>
          <w:bCs/>
          <w:i/>
          <w:iCs/>
          <w:color w:val="000000"/>
          <w:sz w:val="24"/>
          <w:szCs w:val="24"/>
        </w:rPr>
      </w:pPr>
      <w:r w:rsidRPr="00825759">
        <w:rPr>
          <w:rFonts w:ascii="Times New Roman" w:eastAsia="Times New Roman" w:hAnsi="Times New Roman" w:cs="Times New Roman"/>
          <w:b/>
          <w:bCs/>
          <w:i/>
          <w:iCs/>
          <w:color w:val="000000"/>
          <w:sz w:val="24"/>
          <w:szCs w:val="24"/>
        </w:rPr>
        <w:t xml:space="preserve">6. </w:t>
      </w:r>
      <w:r w:rsidR="001A2088" w:rsidRPr="001A2088">
        <w:rPr>
          <w:rFonts w:ascii="Times New Roman" w:eastAsia="Times New Roman" w:hAnsi="Times New Roman" w:cs="Times New Roman"/>
          <w:b/>
          <w:bCs/>
          <w:i/>
          <w:iCs/>
          <w:color w:val="000000"/>
          <w:sz w:val="24"/>
          <w:szCs w:val="24"/>
        </w:rPr>
        <w:t>Monkey 1 integrates reward and delay in neural population codes</w:t>
      </w:r>
    </w:p>
    <w:p w14:paraId="41E13F68" w14:textId="2CBED211"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To test to what degree we can decode </w:t>
      </w:r>
      <w:r w:rsidR="005A1C05">
        <w:rPr>
          <w:rFonts w:ascii="Times New Roman" w:eastAsia="Times New Roman" w:hAnsi="Times New Roman" w:cs="Times New Roman"/>
          <w:color w:val="000000"/>
          <w:sz w:val="24"/>
          <w:szCs w:val="24"/>
        </w:rPr>
        <w:t xml:space="preserve">reward magnitude </w:t>
      </w:r>
      <w:r>
        <w:rPr>
          <w:rFonts w:ascii="Times New Roman" w:eastAsia="Times New Roman" w:hAnsi="Times New Roman" w:cs="Times New Roman"/>
          <w:color w:val="000000"/>
          <w:sz w:val="24"/>
          <w:szCs w:val="24"/>
        </w:rPr>
        <w:t>and delay information from the neural population, we performed a moving window decoding analysis with cross-validation on the pseudo population (see Methods</w:t>
      </w:r>
      <w:r w:rsidR="00941EDB">
        <w:rPr>
          <w:rFonts w:ascii="Times New Roman" w:eastAsia="Times New Roman" w:hAnsi="Times New Roman" w:cs="Times New Roman"/>
          <w:color w:val="000000"/>
          <w:sz w:val="24"/>
          <w:szCs w:val="24"/>
        </w:rPr>
        <w:t xml:space="preserve"> for details</w:t>
      </w:r>
      <w:r>
        <w:rPr>
          <w:rFonts w:ascii="Times New Roman" w:eastAsia="Times New Roman" w:hAnsi="Times New Roman" w:cs="Times New Roman"/>
          <w:color w:val="000000"/>
          <w:sz w:val="24"/>
          <w:szCs w:val="24"/>
        </w:rPr>
        <w:t xml:space="preserve">). For each animal, the testing accuracy was significantly above chance for all three variables (drops, delay and their interaction). We can decode drops and delay with a peak accuracy of 80% (chance is 33%), and their interaction at above 60% (chance is 11%) (Figure </w:t>
      </w:r>
      <w:r w:rsidR="00D1245D">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A</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colored lines). </w:t>
      </w:r>
    </w:p>
    <w:p w14:paraId="3DCEF129" w14:textId="10F236D3" w:rsidR="00A35AF8" w:rsidRPr="00A35AF8" w:rsidRDefault="003646CA" w:rsidP="00A35AF8">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A35AF8" w:rsidRPr="00A35AF8">
        <w:rPr>
          <w:rFonts w:ascii="Times New Roman" w:eastAsia="Times New Roman" w:hAnsi="Times New Roman" w:cs="Times New Roman"/>
          <w:color w:val="000000"/>
          <w:sz w:val="24"/>
          <w:szCs w:val="24"/>
        </w:rPr>
        <w:t xml:space="preserve">o </w:t>
      </w:r>
      <w:r w:rsidR="003F14D9">
        <w:rPr>
          <w:rFonts w:ascii="Times New Roman" w:eastAsia="Times New Roman" w:hAnsi="Times New Roman" w:cs="Times New Roman"/>
          <w:color w:val="000000"/>
          <w:sz w:val="24"/>
          <w:szCs w:val="24"/>
        </w:rPr>
        <w:t xml:space="preserve">determine </w:t>
      </w:r>
      <w:r w:rsidR="00A35AF8" w:rsidRPr="00A35AF8">
        <w:rPr>
          <w:rFonts w:ascii="Times New Roman" w:eastAsia="Times New Roman" w:hAnsi="Times New Roman" w:cs="Times New Roman"/>
          <w:color w:val="000000"/>
          <w:sz w:val="24"/>
          <w:szCs w:val="24"/>
        </w:rPr>
        <w:t>whether the neural representation of value reflects integrated processing of reward magnitude and delay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or whether these features are encoded independently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we performed a decoding analysis on the neural population.</w:t>
      </w:r>
    </w:p>
    <w:p w14:paraId="794A5551" w14:textId="1B9D1DAA" w:rsidR="00117504" w:rsidRDefault="00A1118E"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w:r w:rsidR="00E05DB9">
        <w:rPr>
          <w:rFonts w:ascii="Times New Roman" w:eastAsia="Times New Roman" w:hAnsi="Times New Roman" w:cs="Times New Roman"/>
          <w:color w:val="000000"/>
          <w:sz w:val="24"/>
          <w:szCs w:val="24"/>
        </w:rPr>
        <w:t xml:space="preserve">the neural population is encoding delay and drops independently, without interacting, </w:t>
      </w:r>
      <w:r w:rsidR="00117504">
        <w:rPr>
          <w:rFonts w:ascii="Times New Roman" w:eastAsia="Times New Roman" w:hAnsi="Times New Roman" w:cs="Times New Roman"/>
          <w:color w:val="000000"/>
          <w:sz w:val="24"/>
          <w:szCs w:val="24"/>
        </w:rPr>
        <w:t>then we would expect that the ability to decode the interaction between drops and delay can be perfectly predicted by how well the networks decodes delay and drops individually. In other words, we would predict that:</w:t>
      </w:r>
    </w:p>
    <w:p w14:paraId="33B7EAC7" w14:textId="77777777" w:rsidR="00117504" w:rsidRPr="00531EEE" w:rsidRDefault="00000000" w:rsidP="00117504">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 = P(delay) x P(drops)</m:t>
          </m:r>
        </m:oMath>
      </m:oMathPara>
    </w:p>
    <w:p w14:paraId="31B6B2EE" w14:textId="77777777"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,P(drops)</m:t>
        </m:r>
      </m:oMath>
      <w:r>
        <w:rPr>
          <w:rFonts w:ascii="Times New Roman" w:eastAsia="Times New Roman" w:hAnsi="Times New Roman" w:cs="Times New Roman"/>
          <w:color w:val="000000"/>
          <w:sz w:val="24"/>
          <w:szCs w:val="24"/>
        </w:rPr>
        <w:t xml:space="preserve"> are the decoding performance for each factor,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587E0494" w14:textId="2442057C" w:rsidR="004F3C5A" w:rsidRDefault="00117504" w:rsidP="005457B4">
      <w:pPr>
        <w:shd w:val="clear" w:color="auto" w:fill="FFFFFF"/>
        <w:spacing w:after="0" w:line="480" w:lineRule="auto"/>
        <w:rPr>
          <w:rFonts w:ascii="Times New Roman" w:eastAsia="Times New Roman" w:hAnsi="Times New Roman" w:cs="Times New Roman"/>
          <w:color w:val="000000"/>
          <w:sz w:val="24"/>
          <w:szCs w:val="24"/>
        </w:rPr>
      </w:pPr>
      <w:r w:rsidRPr="008B7927">
        <w:rPr>
          <w:rFonts w:ascii="Times New Roman" w:eastAsia="Times New Roman" w:hAnsi="Times New Roman" w:cs="Times New Roman"/>
          <w:color w:val="000000"/>
          <w:sz w:val="24"/>
          <w:szCs w:val="24"/>
        </w:rPr>
        <w:t xml:space="preserve">If the actual decoding performance </w:t>
      </w:r>
      <w:r>
        <w:rPr>
          <w:rFonts w:ascii="Times New Roman" w:eastAsia="Times New Roman" w:hAnsi="Times New Roman" w:cs="Times New Roman"/>
          <w:color w:val="000000"/>
          <w:sz w:val="24"/>
          <w:szCs w:val="24"/>
        </w:rPr>
        <w:t xml:space="preserve">is higher than the </w:t>
      </w:r>
      <w:r w:rsidRPr="008B7927">
        <w:rPr>
          <w:rFonts w:ascii="Times New Roman" w:eastAsia="Times New Roman" w:hAnsi="Times New Roman" w:cs="Times New Roman"/>
          <w:color w:val="000000"/>
          <w:sz w:val="24"/>
          <w:szCs w:val="24"/>
        </w:rPr>
        <w:t>predicted performance from the independent encoding</w:t>
      </w:r>
      <w:r w:rsidRPr="0029296A">
        <w:rPr>
          <w:rFonts w:ascii="Times New Roman" w:eastAsia="Times New Roman" w:hAnsi="Times New Roman" w:cs="Times New Roman"/>
          <w:color w:val="000000"/>
          <w:sz w:val="24"/>
          <w:szCs w:val="24"/>
        </w:rPr>
        <w:t xml:space="preserve"> </w:t>
      </w:r>
      <w:r w:rsidRPr="008B7927">
        <w:rPr>
          <w:rFonts w:ascii="Times New Roman" w:eastAsia="Times New Roman" w:hAnsi="Times New Roman" w:cs="Times New Roman"/>
          <w:color w:val="000000"/>
          <w:sz w:val="24"/>
          <w:szCs w:val="24"/>
        </w:rPr>
        <w:t>of each factor</w:t>
      </w:r>
      <w:r>
        <w:rPr>
          <w:rFonts w:ascii="Times New Roman" w:eastAsia="Times New Roman" w:hAnsi="Times New Roman" w:cs="Times New Roman"/>
          <w:color w:val="000000"/>
          <w:sz w:val="24"/>
          <w:szCs w:val="24"/>
        </w:rPr>
        <w:t>, t</w:t>
      </w:r>
      <w:r w:rsidRPr="008B7927">
        <w:rPr>
          <w:rFonts w:ascii="Times New Roman" w:eastAsia="Times New Roman" w:hAnsi="Times New Roman" w:cs="Times New Roman"/>
          <w:color w:val="000000"/>
          <w:sz w:val="24"/>
          <w:szCs w:val="24"/>
        </w:rPr>
        <w:t>his would indicate integration of the two factors in the neural representation</w:t>
      </w:r>
      <w:r>
        <w:rPr>
          <w:rFonts w:ascii="Times New Roman" w:eastAsia="Times New Roman" w:hAnsi="Times New Roman" w:cs="Times New Roman"/>
          <w:color w:val="000000"/>
          <w:sz w:val="24"/>
          <w:szCs w:val="24"/>
        </w:rPr>
        <w:t xml:space="preserve"> </w:t>
      </w:r>
      <w:r w:rsidRPr="00352B6A">
        <w:rPr>
          <w:rFonts w:ascii="Times New Roman" w:eastAsia="Times New Roman" w:hAnsi="Times New Roman" w:cs="Times New Roman"/>
          <w:color w:val="000000"/>
          <w:sz w:val="24"/>
          <w:szCs w:val="24"/>
        </w:rPr>
        <w:t>beyond just encoding them separately</w:t>
      </w:r>
      <w:r w:rsidRPr="008B792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We compare the predicted 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We found 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in Monkey </w:t>
      </w:r>
      <w:r w:rsidR="00BF069A">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from around 200ms after cue onset (Fig. </w:t>
      </w:r>
      <w:r w:rsidR="00BF10C5">
        <w:rPr>
          <w:rFonts w:ascii="Times New Roman" w:eastAsia="Times New Roman" w:hAnsi="Times New Roman" w:cs="Times New Roman"/>
          <w:color w:val="000000"/>
          <w:sz w:val="24"/>
          <w:szCs w:val="24"/>
        </w:rPr>
        <w:t>8</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w:t>
      </w:r>
      <w:r w:rsidR="00BB41CC">
        <w:rPr>
          <w:rFonts w:ascii="Times New Roman" w:eastAsia="Times New Roman" w:hAnsi="Times New Roman" w:cs="Times New Roman"/>
          <w:color w:val="000000"/>
          <w:sz w:val="24"/>
          <w:szCs w:val="24"/>
        </w:rPr>
        <w:t>left</w:t>
      </w:r>
      <w:r>
        <w:rPr>
          <w:rFonts w:ascii="Times New Roman" w:eastAsia="Times New Roman" w:hAnsi="Times New Roman" w:cs="Times New Roman"/>
          <w:color w:val="000000"/>
          <w:sz w:val="24"/>
          <w:szCs w:val="24"/>
        </w:rPr>
        <w:t xml:space="preserve"> panel).</w:t>
      </w:r>
      <w:r w:rsidR="00145BA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w:t>
      </w:r>
      <w:r w:rsidR="00BF069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did not show such a difference</w:t>
      </w:r>
      <w:r w:rsidR="00BB41CC">
        <w:rPr>
          <w:rFonts w:ascii="Times New Roman" w:eastAsia="Times New Roman" w:hAnsi="Times New Roman" w:cs="Times New Roman"/>
          <w:color w:val="000000"/>
          <w:sz w:val="24"/>
          <w:szCs w:val="24"/>
        </w:rPr>
        <w:t xml:space="preserve"> (Fig. </w:t>
      </w:r>
      <w:r w:rsidR="00D1245D">
        <w:rPr>
          <w:rFonts w:ascii="Times New Roman" w:eastAsia="Times New Roman" w:hAnsi="Times New Roman" w:cs="Times New Roman"/>
          <w:color w:val="000000"/>
          <w:sz w:val="24"/>
          <w:szCs w:val="24"/>
        </w:rPr>
        <w:t>10</w:t>
      </w:r>
      <w:r w:rsidR="000E0949">
        <w:rPr>
          <w:rFonts w:ascii="Times New Roman" w:eastAsia="Times New Roman" w:hAnsi="Times New Roman" w:cs="Times New Roman"/>
          <w:color w:val="000000"/>
          <w:sz w:val="24"/>
          <w:szCs w:val="24"/>
        </w:rPr>
        <w:t>C</w:t>
      </w:r>
      <w:r w:rsidR="00BB41CC">
        <w:rPr>
          <w:rFonts w:ascii="Times New Roman" w:eastAsia="Times New Roman" w:hAnsi="Times New Roman" w:cs="Times New Roman"/>
          <w:color w:val="000000"/>
          <w:sz w:val="24"/>
          <w:szCs w:val="24"/>
        </w:rPr>
        <w:t>, right panel)</w:t>
      </w:r>
      <w:r>
        <w:rPr>
          <w:rFonts w:ascii="Times New Roman" w:eastAsia="Times New Roman" w:hAnsi="Times New Roman" w:cs="Times New Roman"/>
          <w:color w:val="000000"/>
          <w:sz w:val="24"/>
          <w:szCs w:val="24"/>
        </w:rPr>
        <w:t xml:space="preserve">. </w:t>
      </w:r>
    </w:p>
    <w:p w14:paraId="0BE88D84" w14:textId="77777777" w:rsidR="00D1245D" w:rsidRDefault="00D1245D" w:rsidP="005457B4">
      <w:pPr>
        <w:shd w:val="clear" w:color="auto" w:fill="FFFFFF"/>
        <w:spacing w:after="0" w:line="480" w:lineRule="auto"/>
        <w:rPr>
          <w:rFonts w:ascii="Times New Roman" w:eastAsia="Times New Roman" w:hAnsi="Times New Roman" w:cs="Times New Roman"/>
          <w:color w:val="000000"/>
          <w:sz w:val="24"/>
          <w:szCs w:val="24"/>
        </w:rPr>
      </w:pPr>
    </w:p>
    <w:p w14:paraId="16BE88D3" w14:textId="2F3FD971" w:rsidR="008048B1" w:rsidRDefault="00D8640C" w:rsidP="0022668B">
      <w:pPr>
        <w:shd w:val="clear" w:color="auto" w:fill="FFFFFF"/>
        <w:spacing w:after="0" w:line="480" w:lineRule="auto"/>
        <w:jc w:val="center"/>
        <w:rPr>
          <w:rFonts w:ascii="Times New Roman" w:eastAsia="Times New Roman" w:hAnsi="Times New Roman" w:cs="Times New Roman"/>
          <w:b/>
          <w:sz w:val="24"/>
          <w:szCs w:val="24"/>
        </w:rPr>
      </w:pPr>
      <w:commentRangeStart w:id="334"/>
      <w:r>
        <w:rPr>
          <w:rFonts w:ascii="Times New Roman" w:eastAsia="Times New Roman" w:hAnsi="Times New Roman" w:cs="Times New Roman"/>
          <w:b/>
          <w:noProof/>
          <w:sz w:val="24"/>
          <w:szCs w:val="24"/>
        </w:rPr>
        <w:drawing>
          <wp:inline distT="0" distB="0" distL="0" distR="0" wp14:anchorId="2BBCD6F4" wp14:editId="50565659">
            <wp:extent cx="3482671" cy="4444365"/>
            <wp:effectExtent l="0" t="0" r="3810" b="0"/>
            <wp:docPr id="1160704934" name="Picture 4"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4934" name="Picture 4" descr="A graph of a number of number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54373" cy="4535866"/>
                    </a:xfrm>
                    <a:prstGeom prst="rect">
                      <a:avLst/>
                    </a:prstGeom>
                    <a:noFill/>
                    <a:ln>
                      <a:noFill/>
                    </a:ln>
                  </pic:spPr>
                </pic:pic>
              </a:graphicData>
            </a:graphic>
          </wp:inline>
        </w:drawing>
      </w:r>
      <w:commentRangeEnd w:id="334"/>
      <w:r w:rsidR="00BF10C5">
        <w:rPr>
          <w:rStyle w:val="CommentReference"/>
        </w:rPr>
        <w:commentReference w:id="334"/>
      </w:r>
    </w:p>
    <w:p w14:paraId="0C66B504"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537F8E53"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649EBDA1"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2BB84934"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59044EB6"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317E47DE"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5643E09F" w14:textId="77777777" w:rsidR="00BF10C5" w:rsidRDefault="00BF10C5" w:rsidP="005457B4">
      <w:pPr>
        <w:shd w:val="clear" w:color="auto" w:fill="FFFFFF"/>
        <w:spacing w:after="0" w:line="480" w:lineRule="auto"/>
        <w:rPr>
          <w:rFonts w:ascii="Times New Roman" w:eastAsia="Times New Roman" w:hAnsi="Times New Roman" w:cs="Times New Roman"/>
          <w:b/>
          <w:sz w:val="24"/>
          <w:szCs w:val="24"/>
        </w:rPr>
      </w:pPr>
    </w:p>
    <w:p w14:paraId="160E1DE4" w14:textId="77777777" w:rsidR="002B7E8B" w:rsidRDefault="002B7E8B" w:rsidP="002B7E8B">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2E9AAFD2" w14:textId="77777777" w:rsidR="00BF315E" w:rsidRDefault="005E2A2D" w:rsidP="005E2A2D">
      <w:pPr>
        <w:shd w:val="clear" w:color="auto" w:fill="FFFFFF"/>
        <w:spacing w:after="0" w:line="480" w:lineRule="auto"/>
        <w:rPr>
          <w:rFonts w:ascii="Times New Roman" w:eastAsia="Times New Roman" w:hAnsi="Times New Roman" w:cs="Times New Roman"/>
          <w:sz w:val="24"/>
          <w:szCs w:val="24"/>
        </w:rPr>
      </w:pPr>
      <w:commentRangeStart w:id="335"/>
      <w:commentRangeStart w:id="336"/>
      <w:r w:rsidRPr="005E2A2D">
        <w:rPr>
          <w:rFonts w:ascii="Times New Roman" w:eastAsia="Times New Roman" w:hAnsi="Times New Roman" w:cs="Times New Roman"/>
          <w:sz w:val="24"/>
          <w:szCs w:val="24"/>
        </w:rPr>
        <w:lastRenderedPageBreak/>
        <w:t xml:space="preserve">Our </w:t>
      </w:r>
      <w:commentRangeEnd w:id="335"/>
      <w:r w:rsidR="004D0CA1">
        <w:rPr>
          <w:rStyle w:val="CommentReference"/>
        </w:rPr>
        <w:commentReference w:id="335"/>
      </w:r>
      <w:commentRangeEnd w:id="336"/>
      <w:r w:rsidR="00927640">
        <w:rPr>
          <w:rStyle w:val="CommentReference"/>
        </w:rPr>
        <w:commentReference w:id="336"/>
      </w:r>
      <w:r w:rsidRPr="005E2A2D">
        <w:rPr>
          <w:rFonts w:ascii="Times New Roman" w:eastAsia="Times New Roman" w:hAnsi="Times New Roman" w:cs="Times New Roman"/>
          <w:sz w:val="24"/>
          <w:szCs w:val="24"/>
        </w:rPr>
        <w:t>results highlight that value computation in dlPFC is a dynamic</w:t>
      </w:r>
      <w:r w:rsidR="00C63916">
        <w:rPr>
          <w:rFonts w:ascii="Times New Roman" w:eastAsia="Times New Roman" w:hAnsi="Times New Roman" w:cs="Times New Roman"/>
          <w:sz w:val="24"/>
          <w:szCs w:val="24"/>
        </w:rPr>
        <w:t xml:space="preserve"> and </w:t>
      </w:r>
      <w:r w:rsidRPr="005E2A2D">
        <w:rPr>
          <w:rFonts w:ascii="Times New Roman" w:eastAsia="Times New Roman" w:hAnsi="Times New Roman" w:cs="Times New Roman"/>
          <w:sz w:val="24"/>
          <w:szCs w:val="24"/>
        </w:rPr>
        <w:t>flexible process shaped not only by offer attributes</w:t>
      </w:r>
      <w:r w:rsidR="00BF315E">
        <w:rPr>
          <w:rFonts w:ascii="Times New Roman" w:eastAsia="Times New Roman" w:hAnsi="Times New Roman" w:cs="Times New Roman"/>
          <w:sz w:val="24"/>
          <w:szCs w:val="24"/>
        </w:rPr>
        <w:t xml:space="preserve"> such as</w:t>
      </w:r>
      <w:r w:rsidR="00147AA0">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reward magnitude and delay</w:t>
      </w:r>
      <w:r w:rsidR="00147AA0">
        <w:rPr>
          <w:rFonts w:ascii="Times New Roman" w:eastAsia="Times New Roman" w:hAnsi="Times New Roman" w:cs="Times New Roman"/>
          <w:sz w:val="24"/>
          <w:szCs w:val="24"/>
        </w:rPr>
        <w:t xml:space="preserve">, </w:t>
      </w:r>
      <w:commentRangeStart w:id="337"/>
      <w:r w:rsidRPr="005E2A2D">
        <w:rPr>
          <w:rFonts w:ascii="Times New Roman" w:eastAsia="Times New Roman" w:hAnsi="Times New Roman" w:cs="Times New Roman"/>
          <w:sz w:val="24"/>
          <w:szCs w:val="24"/>
        </w:rPr>
        <w:t xml:space="preserve">but also by task context, such as the timing of go-signals. </w:t>
      </w:r>
      <w:commentRangeEnd w:id="337"/>
      <w:r w:rsidR="00747B88">
        <w:rPr>
          <w:rStyle w:val="CommentReference"/>
        </w:rPr>
        <w:commentReference w:id="337"/>
      </w:r>
    </w:p>
    <w:p w14:paraId="77D4105E" w14:textId="671CD652"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Crucially, </w:t>
      </w:r>
      <w:r w:rsidR="00A25E64">
        <w:rPr>
          <w:rFonts w:ascii="Times New Roman" w:eastAsia="Times New Roman" w:hAnsi="Times New Roman" w:cs="Times New Roman"/>
          <w:sz w:val="24"/>
          <w:szCs w:val="24"/>
        </w:rPr>
        <w:t>w</w:t>
      </w:r>
      <w:r w:rsidR="00BF315E">
        <w:rPr>
          <w:rFonts w:ascii="Times New Roman" w:eastAsia="Times New Roman" w:hAnsi="Times New Roman" w:cs="Times New Roman"/>
          <w:sz w:val="24"/>
          <w:szCs w:val="24"/>
        </w:rPr>
        <w:t xml:space="preserve">e found that </w:t>
      </w:r>
      <w:r w:rsidRPr="005E2A2D">
        <w:rPr>
          <w:rFonts w:ascii="Times New Roman" w:eastAsia="Times New Roman" w:hAnsi="Times New Roman" w:cs="Times New Roman"/>
          <w:sz w:val="24"/>
          <w:szCs w:val="24"/>
        </w:rPr>
        <w:t>these neural computations differ markedly across individuals, reflecting distinct decision strategies rather than mere noise or variability.</w:t>
      </w:r>
    </w:p>
    <w:p w14:paraId="1D84EBAC" w14:textId="1C0461B4"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Monkey 1 exemplifies a proactive, goal-directed strategy: neural activity showed a strong and early inverse correlation between reward and delay immediately after cue onset. This pattern </w:t>
      </w:r>
      <w:r w:rsidR="00536D32">
        <w:rPr>
          <w:rFonts w:ascii="Times New Roman" w:eastAsia="Times New Roman" w:hAnsi="Times New Roman" w:cs="Times New Roman"/>
          <w:sz w:val="24"/>
          <w:szCs w:val="24"/>
        </w:rPr>
        <w:t>suggests</w:t>
      </w:r>
      <w:r w:rsidRPr="005E2A2D">
        <w:rPr>
          <w:rFonts w:ascii="Times New Roman" w:eastAsia="Times New Roman" w:hAnsi="Times New Roman" w:cs="Times New Roman"/>
          <w:sz w:val="24"/>
          <w:szCs w:val="24"/>
        </w:rPr>
        <w:t xml:space="preserve"> an </w:t>
      </w:r>
      <w:r w:rsidR="00A734FA" w:rsidRPr="005E2A2D">
        <w:rPr>
          <w:rFonts w:ascii="Times New Roman" w:eastAsia="Times New Roman" w:hAnsi="Times New Roman" w:cs="Times New Roman"/>
          <w:sz w:val="24"/>
          <w:szCs w:val="24"/>
        </w:rPr>
        <w:t>efficient</w:t>
      </w:r>
      <w:r w:rsidRPr="005E2A2D">
        <w:rPr>
          <w:rFonts w:ascii="Times New Roman" w:eastAsia="Times New Roman" w:hAnsi="Times New Roman" w:cs="Times New Roman"/>
          <w:sz w:val="24"/>
          <w:szCs w:val="24"/>
        </w:rPr>
        <w:t xml:space="preserve"> </w:t>
      </w:r>
      <w:r w:rsidR="005257F2">
        <w:rPr>
          <w:rFonts w:ascii="Times New Roman" w:eastAsia="Times New Roman" w:hAnsi="Times New Roman" w:cs="Times New Roman"/>
          <w:sz w:val="24"/>
          <w:szCs w:val="24"/>
        </w:rPr>
        <w:t xml:space="preserve">evidence </w:t>
      </w:r>
      <w:r w:rsidRPr="005E2A2D">
        <w:rPr>
          <w:rFonts w:ascii="Times New Roman" w:eastAsia="Times New Roman" w:hAnsi="Times New Roman" w:cs="Times New Roman"/>
          <w:sz w:val="24"/>
          <w:szCs w:val="24"/>
        </w:rPr>
        <w:t xml:space="preserve">accumulation process that begins as soon as the offer is </w:t>
      </w:r>
      <w:r w:rsidR="005257F2">
        <w:rPr>
          <w:rFonts w:ascii="Times New Roman" w:eastAsia="Times New Roman" w:hAnsi="Times New Roman" w:cs="Times New Roman"/>
          <w:sz w:val="24"/>
          <w:szCs w:val="24"/>
        </w:rPr>
        <w:t>presented</w:t>
      </w:r>
      <w:r w:rsidR="00130BBA">
        <w:rPr>
          <w:rFonts w:ascii="Times New Roman" w:eastAsia="Times New Roman" w:hAnsi="Times New Roman" w:cs="Times New Roman"/>
          <w:sz w:val="24"/>
          <w:szCs w:val="24"/>
        </w:rPr>
        <w:t xml:space="preserve">, </w:t>
      </w:r>
      <w:r w:rsidR="00401461">
        <w:rPr>
          <w:rFonts w:ascii="Times New Roman" w:eastAsia="Times New Roman" w:hAnsi="Times New Roman" w:cs="Times New Roman"/>
          <w:sz w:val="24"/>
          <w:szCs w:val="24"/>
        </w:rPr>
        <w:t>s</w:t>
      </w:r>
      <w:r w:rsidR="00401461" w:rsidRPr="00401461">
        <w:rPr>
          <w:rFonts w:ascii="Times New Roman" w:eastAsia="Times New Roman" w:hAnsi="Times New Roman" w:cs="Times New Roman"/>
          <w:sz w:val="24"/>
          <w:szCs w:val="24"/>
        </w:rPr>
        <w:t>upporting model-based evaluation where future outcomes and timing contingencies are actively weighed during deliberation.</w:t>
      </w:r>
      <w:r w:rsidR="00401461">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 xml:space="preserve">The </w:t>
      </w:r>
      <w:r w:rsidR="00973417">
        <w:rPr>
          <w:rFonts w:ascii="Times New Roman" w:eastAsia="Times New Roman" w:hAnsi="Times New Roman" w:cs="Times New Roman"/>
          <w:sz w:val="24"/>
          <w:szCs w:val="24"/>
        </w:rPr>
        <w:t xml:space="preserve">integration </w:t>
      </w:r>
      <w:r w:rsidRPr="005E2A2D">
        <w:rPr>
          <w:rFonts w:ascii="Times New Roman" w:eastAsia="Times New Roman" w:hAnsi="Times New Roman" w:cs="Times New Roman"/>
          <w:sz w:val="24"/>
          <w:szCs w:val="24"/>
        </w:rPr>
        <w:t xml:space="preserve">of go-signal timing with reward and delay </w:t>
      </w:r>
      <w:r w:rsidR="00845380" w:rsidRPr="005E2A2D">
        <w:rPr>
          <w:rFonts w:ascii="Times New Roman" w:eastAsia="Times New Roman" w:hAnsi="Times New Roman" w:cs="Times New Roman"/>
          <w:sz w:val="24"/>
          <w:szCs w:val="24"/>
        </w:rPr>
        <w:t>signals</w:t>
      </w:r>
      <w:r w:rsidRPr="005E2A2D">
        <w:rPr>
          <w:rFonts w:ascii="Times New Roman" w:eastAsia="Times New Roman" w:hAnsi="Times New Roman" w:cs="Times New Roman"/>
          <w:sz w:val="24"/>
          <w:szCs w:val="24"/>
        </w:rPr>
        <w:t xml:space="preserve"> indicat</w:t>
      </w:r>
      <w:r w:rsidR="00973417">
        <w:rPr>
          <w:rFonts w:ascii="Times New Roman" w:eastAsia="Times New Roman" w:hAnsi="Times New Roman" w:cs="Times New Roman"/>
          <w:sz w:val="24"/>
          <w:szCs w:val="24"/>
        </w:rPr>
        <w:t>es</w:t>
      </w:r>
      <w:r w:rsidRPr="005E2A2D">
        <w:rPr>
          <w:rFonts w:ascii="Times New Roman" w:eastAsia="Times New Roman" w:hAnsi="Times New Roman" w:cs="Times New Roman"/>
          <w:sz w:val="24"/>
          <w:szCs w:val="24"/>
        </w:rPr>
        <w:t xml:space="preserve"> that</w:t>
      </w:r>
      <w:r w:rsidR="00973417">
        <w:rPr>
          <w:rFonts w:ascii="Times New Roman" w:eastAsia="Times New Roman" w:hAnsi="Times New Roman" w:cs="Times New Roman"/>
          <w:sz w:val="24"/>
          <w:szCs w:val="24"/>
        </w:rPr>
        <w:t xml:space="preserve"> the</w:t>
      </w:r>
      <w:r w:rsidRPr="005E2A2D">
        <w:rPr>
          <w:rFonts w:ascii="Times New Roman" w:eastAsia="Times New Roman" w:hAnsi="Times New Roman" w:cs="Times New Roman"/>
          <w:sz w:val="24"/>
          <w:szCs w:val="24"/>
        </w:rPr>
        <w:t xml:space="preserve"> dlPFC continuously combines multiple task-relevant features to </w:t>
      </w:r>
      <w:r w:rsidR="00CE33D7">
        <w:rPr>
          <w:rFonts w:ascii="Times New Roman" w:eastAsia="Times New Roman" w:hAnsi="Times New Roman" w:cs="Times New Roman"/>
          <w:sz w:val="24"/>
          <w:szCs w:val="24"/>
        </w:rPr>
        <w:t xml:space="preserve">flexibly </w:t>
      </w:r>
      <w:r w:rsidRPr="005E2A2D">
        <w:rPr>
          <w:rFonts w:ascii="Times New Roman" w:eastAsia="Times New Roman" w:hAnsi="Times New Roman" w:cs="Times New Roman"/>
          <w:sz w:val="24"/>
          <w:szCs w:val="24"/>
        </w:rPr>
        <w:t>compute valu</w:t>
      </w:r>
      <w:r w:rsidR="00CE33D7">
        <w:rPr>
          <w:rFonts w:ascii="Times New Roman" w:eastAsia="Times New Roman" w:hAnsi="Times New Roman" w:cs="Times New Roman"/>
          <w:sz w:val="24"/>
          <w:szCs w:val="24"/>
        </w:rPr>
        <w:t>e</w:t>
      </w:r>
      <w:r w:rsidRPr="005E2A2D">
        <w:rPr>
          <w:rFonts w:ascii="Times New Roman" w:eastAsia="Times New Roman" w:hAnsi="Times New Roman" w:cs="Times New Roman"/>
          <w:sz w:val="24"/>
          <w:szCs w:val="24"/>
        </w:rPr>
        <w:t xml:space="preserve">. </w:t>
      </w:r>
    </w:p>
    <w:p w14:paraId="0F51F357" w14:textId="0F7D442D"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In contrast, Monkey 2 </w:t>
      </w:r>
      <w:r w:rsidR="00A46784">
        <w:rPr>
          <w:rFonts w:ascii="Times New Roman" w:eastAsia="Times New Roman" w:hAnsi="Times New Roman" w:cs="Times New Roman"/>
          <w:sz w:val="24"/>
          <w:szCs w:val="24"/>
        </w:rPr>
        <w:t>showed</w:t>
      </w:r>
      <w:r w:rsidRPr="005E2A2D">
        <w:rPr>
          <w:rFonts w:ascii="Times New Roman" w:eastAsia="Times New Roman" w:hAnsi="Times New Roman" w:cs="Times New Roman"/>
          <w:sz w:val="24"/>
          <w:szCs w:val="24"/>
        </w:rPr>
        <w:t xml:space="preserve"> a reactive strategy</w:t>
      </w:r>
      <w:r w:rsidR="006B0536">
        <w:rPr>
          <w:rFonts w:ascii="Times New Roman" w:eastAsia="Times New Roman" w:hAnsi="Times New Roman" w:cs="Times New Roman"/>
          <w:sz w:val="24"/>
          <w:szCs w:val="24"/>
        </w:rPr>
        <w:t>:</w:t>
      </w:r>
      <w:r w:rsidRPr="005E2A2D">
        <w:rPr>
          <w:rFonts w:ascii="Times New Roman" w:eastAsia="Times New Roman" w:hAnsi="Times New Roman" w:cs="Times New Roman"/>
          <w:sz w:val="24"/>
          <w:szCs w:val="24"/>
        </w:rPr>
        <w:t xml:space="preserve"> the integration of reward and dela</w:t>
      </w:r>
      <w:r w:rsidR="004C092F">
        <w:rPr>
          <w:rFonts w:ascii="Times New Roman" w:eastAsia="Times New Roman" w:hAnsi="Times New Roman" w:cs="Times New Roman"/>
          <w:sz w:val="24"/>
          <w:szCs w:val="24"/>
        </w:rPr>
        <w:t xml:space="preserve">y </w:t>
      </w:r>
      <w:r w:rsidR="006B0536">
        <w:rPr>
          <w:rFonts w:ascii="Times New Roman" w:eastAsia="Times New Roman" w:hAnsi="Times New Roman" w:cs="Times New Roman"/>
          <w:sz w:val="24"/>
          <w:szCs w:val="24"/>
        </w:rPr>
        <w:t xml:space="preserve">emerged </w:t>
      </w:r>
      <w:r w:rsidRPr="005E2A2D">
        <w:rPr>
          <w:rFonts w:ascii="Times New Roman" w:eastAsia="Times New Roman" w:hAnsi="Times New Roman" w:cs="Times New Roman"/>
          <w:sz w:val="24"/>
          <w:szCs w:val="24"/>
        </w:rPr>
        <w:t xml:space="preserve">only </w:t>
      </w:r>
      <w:r w:rsidR="006B0536">
        <w:rPr>
          <w:rFonts w:ascii="Times New Roman" w:eastAsia="Times New Roman" w:hAnsi="Times New Roman" w:cs="Times New Roman"/>
          <w:sz w:val="24"/>
          <w:szCs w:val="24"/>
        </w:rPr>
        <w:t>shortly bef</w:t>
      </w:r>
      <w:r w:rsidR="002C14D8">
        <w:rPr>
          <w:rFonts w:ascii="Times New Roman" w:eastAsia="Times New Roman" w:hAnsi="Times New Roman" w:cs="Times New Roman"/>
          <w:sz w:val="24"/>
          <w:szCs w:val="24"/>
        </w:rPr>
        <w:t>o</w:t>
      </w:r>
      <w:r w:rsidR="006B0536">
        <w:rPr>
          <w:rFonts w:ascii="Times New Roman" w:eastAsia="Times New Roman" w:hAnsi="Times New Roman" w:cs="Times New Roman"/>
          <w:sz w:val="24"/>
          <w:szCs w:val="24"/>
        </w:rPr>
        <w:t>re</w:t>
      </w:r>
      <w:r w:rsidRPr="005E2A2D">
        <w:rPr>
          <w:rFonts w:ascii="Times New Roman" w:eastAsia="Times New Roman" w:hAnsi="Times New Roman" w:cs="Times New Roman"/>
          <w:sz w:val="24"/>
          <w:szCs w:val="24"/>
        </w:rPr>
        <w:t xml:space="preserve"> the go-signal, which</w:t>
      </w:r>
      <w:r w:rsidR="00B96E57">
        <w:rPr>
          <w:rFonts w:ascii="Times New Roman" w:eastAsia="Times New Roman" w:hAnsi="Times New Roman" w:cs="Times New Roman"/>
          <w:sz w:val="24"/>
          <w:szCs w:val="24"/>
        </w:rPr>
        <w:t>,</w:t>
      </w:r>
      <w:r w:rsidRPr="005E2A2D">
        <w:rPr>
          <w:rFonts w:ascii="Times New Roman" w:eastAsia="Times New Roman" w:hAnsi="Times New Roman" w:cs="Times New Roman"/>
          <w:sz w:val="24"/>
          <w:szCs w:val="24"/>
        </w:rPr>
        <w:t xml:space="preserve"> from the behavioral and neural perspective </w:t>
      </w:r>
      <w:r w:rsidR="003D35D3">
        <w:rPr>
          <w:rFonts w:ascii="Times New Roman" w:eastAsia="Times New Roman" w:hAnsi="Times New Roman" w:cs="Times New Roman"/>
          <w:sz w:val="24"/>
          <w:szCs w:val="24"/>
        </w:rPr>
        <w:t>appeared</w:t>
      </w:r>
      <w:r w:rsidRPr="005E2A2D">
        <w:rPr>
          <w:rFonts w:ascii="Times New Roman" w:eastAsia="Times New Roman" w:hAnsi="Times New Roman" w:cs="Times New Roman"/>
          <w:sz w:val="24"/>
          <w:szCs w:val="24"/>
        </w:rPr>
        <w:t xml:space="preserve"> to act more </w:t>
      </w:r>
      <w:r w:rsidR="003D35D3">
        <w:rPr>
          <w:rFonts w:ascii="Times New Roman" w:eastAsia="Times New Roman" w:hAnsi="Times New Roman" w:cs="Times New Roman"/>
          <w:sz w:val="24"/>
          <w:szCs w:val="24"/>
        </w:rPr>
        <w:t xml:space="preserve">like </w:t>
      </w:r>
      <w:r w:rsidRPr="005E2A2D">
        <w:rPr>
          <w:rFonts w:ascii="Times New Roman" w:eastAsia="Times New Roman" w:hAnsi="Times New Roman" w:cs="Times New Roman"/>
          <w:sz w:val="24"/>
          <w:szCs w:val="24"/>
        </w:rPr>
        <w:t>an additional visual cue than a temporal marker. This suggests that evidence accumulation in Monkey 2 was gated by the presence of the go-signal. Consequently, dlPFC activity showed weaker coupling between value features and task timing, consistent with a stimulus-driven, model-free mode of decision-making</w:t>
      </w:r>
      <w:r w:rsidR="009B6EF7">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where salient cues trigger choices more reflexively.</w:t>
      </w:r>
      <w:ins w:id="338" w:author="Rossella Falcone" w:date="2025-08-21T15:22:00Z" w16du:dateUtc="2025-08-21T19:22:00Z">
        <w:r w:rsidR="00692D5D">
          <w:rPr>
            <w:rFonts w:ascii="Times New Roman" w:eastAsia="Times New Roman" w:hAnsi="Times New Roman" w:cs="Times New Roman"/>
            <w:sz w:val="24"/>
            <w:szCs w:val="24"/>
          </w:rPr>
          <w:t xml:space="preserve"> </w:t>
        </w:r>
      </w:ins>
    </w:p>
    <w:p w14:paraId="0409FFB8" w14:textId="19CEC3B6" w:rsidR="00BE14AF" w:rsidRPr="00692D5D" w:rsidRDefault="00692D5D" w:rsidP="005E2A2D">
      <w:pPr>
        <w:shd w:val="clear" w:color="auto" w:fill="FFFFFF"/>
        <w:spacing w:after="0" w:line="480" w:lineRule="auto"/>
        <w:rPr>
          <w:rFonts w:ascii="Times New Roman" w:eastAsia="Times New Roman" w:hAnsi="Times New Roman" w:cs="Times New Roman"/>
          <w:sz w:val="24"/>
          <w:szCs w:val="24"/>
          <w:highlight w:val="yellow"/>
          <w:rPrChange w:id="339" w:author="Rossella Falcone" w:date="2025-08-21T15:24:00Z" w16du:dateUtc="2025-08-21T19:24:00Z">
            <w:rPr>
              <w:rFonts w:ascii="Times New Roman" w:eastAsia="Times New Roman" w:hAnsi="Times New Roman" w:cs="Times New Roman"/>
              <w:sz w:val="24"/>
              <w:szCs w:val="24"/>
            </w:rPr>
          </w:rPrChange>
        </w:rPr>
      </w:pPr>
      <w:ins w:id="340" w:author="Rossella Falcone" w:date="2025-08-21T15:23:00Z" w16du:dateUtc="2025-08-21T19:23:00Z">
        <w:r>
          <w:rPr>
            <w:rFonts w:ascii="Times New Roman" w:eastAsia="Times New Roman" w:hAnsi="Times New Roman" w:cs="Times New Roman"/>
            <w:sz w:val="24"/>
            <w:szCs w:val="24"/>
            <w:highlight w:val="yellow"/>
          </w:rPr>
          <w:t xml:space="preserve">In our previous study, we showed </w:t>
        </w:r>
      </w:ins>
      <w:ins w:id="341" w:author="Rossella Falcone" w:date="2025-08-21T15:23:00Z">
        <w:r w:rsidRPr="00692D5D">
          <w:rPr>
            <w:rFonts w:ascii="Times New Roman" w:eastAsia="Times New Roman" w:hAnsi="Times New Roman" w:cs="Times New Roman"/>
            <w:sz w:val="24"/>
            <w:szCs w:val="24"/>
            <w:highlight w:val="yellow"/>
          </w:rPr>
          <w:t>that both evidence accumulation and attractor dynamics underlie value-based decision making in a related task</w:t>
        </w:r>
      </w:ins>
      <w:ins w:id="342" w:author="Rossella Falcone" w:date="2025-08-21T15:23:00Z" w16du:dateUtc="2025-08-21T19:23:00Z">
        <w:r>
          <w:rPr>
            <w:rFonts w:ascii="Times New Roman" w:eastAsia="Times New Roman" w:hAnsi="Times New Roman" w:cs="Times New Roman"/>
            <w:sz w:val="24"/>
            <w:szCs w:val="24"/>
            <w:highlight w:val="yellow"/>
          </w:rPr>
          <w:t xml:space="preserve"> (Wang et al., 2023)</w:t>
        </w:r>
      </w:ins>
      <w:ins w:id="343" w:author="Rossella Falcone" w:date="2025-08-21T15:23:00Z">
        <w:r w:rsidRPr="00692D5D">
          <w:rPr>
            <w:rFonts w:ascii="Times New Roman" w:eastAsia="Times New Roman" w:hAnsi="Times New Roman" w:cs="Times New Roman"/>
            <w:sz w:val="24"/>
            <w:szCs w:val="24"/>
            <w:highlight w:val="yellow"/>
          </w:rPr>
          <w:t>.</w:t>
        </w:r>
      </w:ins>
      <w:ins w:id="344" w:author="Rossella Falcone" w:date="2025-08-21T15:24:00Z" w16du:dateUtc="2025-08-21T19:24:00Z">
        <w:r>
          <w:rPr>
            <w:rFonts w:ascii="Times New Roman" w:eastAsia="Times New Roman" w:hAnsi="Times New Roman" w:cs="Times New Roman"/>
            <w:sz w:val="24"/>
            <w:szCs w:val="24"/>
            <w:highlight w:val="yellow"/>
          </w:rPr>
          <w:t xml:space="preserve"> </w:t>
        </w:r>
      </w:ins>
      <w:r w:rsidR="009B6EF7" w:rsidRPr="00353478">
        <w:rPr>
          <w:rFonts w:ascii="Times New Roman" w:eastAsia="Times New Roman" w:hAnsi="Times New Roman" w:cs="Times New Roman"/>
          <w:sz w:val="24"/>
          <w:szCs w:val="24"/>
          <w:highlight w:val="yellow"/>
        </w:rPr>
        <w:t>Although</w:t>
      </w:r>
      <w:r w:rsidR="00BE14AF" w:rsidRPr="00353478">
        <w:rPr>
          <w:rFonts w:ascii="Times New Roman" w:eastAsia="Times New Roman" w:hAnsi="Times New Roman" w:cs="Times New Roman"/>
          <w:sz w:val="24"/>
          <w:szCs w:val="24"/>
          <w:highlight w:val="yellow"/>
        </w:rPr>
        <w:t xml:space="preserve"> we d</w:t>
      </w:r>
      <w:r w:rsidR="009B6EF7" w:rsidRPr="00353478">
        <w:rPr>
          <w:rFonts w:ascii="Times New Roman" w:eastAsia="Times New Roman" w:hAnsi="Times New Roman" w:cs="Times New Roman"/>
          <w:sz w:val="24"/>
          <w:szCs w:val="24"/>
          <w:highlight w:val="yellow"/>
        </w:rPr>
        <w:t>id</w:t>
      </w:r>
      <w:r w:rsidR="00BE14AF" w:rsidRPr="00353478">
        <w:rPr>
          <w:rFonts w:ascii="Times New Roman" w:eastAsia="Times New Roman" w:hAnsi="Times New Roman" w:cs="Times New Roman"/>
          <w:sz w:val="24"/>
          <w:szCs w:val="24"/>
          <w:highlight w:val="yellow"/>
        </w:rPr>
        <w:t xml:space="preserve"> not explicitly </w:t>
      </w:r>
      <w:commentRangeStart w:id="345"/>
      <w:commentRangeStart w:id="346"/>
      <w:r w:rsidR="00BE14AF" w:rsidRPr="00353478">
        <w:rPr>
          <w:rFonts w:ascii="Times New Roman" w:eastAsia="Times New Roman" w:hAnsi="Times New Roman" w:cs="Times New Roman"/>
          <w:sz w:val="24"/>
          <w:szCs w:val="24"/>
          <w:highlight w:val="yellow"/>
        </w:rPr>
        <w:t>model accumulation dynamics</w:t>
      </w:r>
      <w:commentRangeEnd w:id="345"/>
      <w:r w:rsidR="00747B88">
        <w:rPr>
          <w:rStyle w:val="CommentReference"/>
        </w:rPr>
        <w:commentReference w:id="345"/>
      </w:r>
      <w:commentRangeEnd w:id="346"/>
      <w:r w:rsidR="009A0FF2">
        <w:rPr>
          <w:rStyle w:val="CommentReference"/>
        </w:rPr>
        <w:commentReference w:id="346"/>
      </w:r>
      <w:ins w:id="347" w:author="Rossella Falcone" w:date="2025-08-21T15:29:00Z" w16du:dateUtc="2025-08-21T19:29:00Z">
        <w:r w:rsidR="003476A9">
          <w:rPr>
            <w:rFonts w:ascii="Times New Roman" w:eastAsia="Times New Roman" w:hAnsi="Times New Roman" w:cs="Times New Roman"/>
            <w:sz w:val="24"/>
            <w:szCs w:val="24"/>
            <w:highlight w:val="yellow"/>
          </w:rPr>
          <w:t xml:space="preserve"> here</w:t>
        </w:r>
      </w:ins>
      <w:r w:rsidR="00BE14AF" w:rsidRPr="00353478">
        <w:rPr>
          <w:rFonts w:ascii="Times New Roman" w:eastAsia="Times New Roman" w:hAnsi="Times New Roman" w:cs="Times New Roman"/>
          <w:sz w:val="24"/>
          <w:szCs w:val="24"/>
          <w:highlight w:val="yellow"/>
        </w:rPr>
        <w:t xml:space="preserve">, our </w:t>
      </w:r>
      <w:del w:id="348" w:author="Rossella Falcone" w:date="2025-08-21T15:29:00Z" w16du:dateUtc="2025-08-21T19:29:00Z">
        <w:r w:rsidR="00BE14AF" w:rsidRPr="00353478" w:rsidDel="003476A9">
          <w:rPr>
            <w:rFonts w:ascii="Times New Roman" w:eastAsia="Times New Roman" w:hAnsi="Times New Roman" w:cs="Times New Roman"/>
            <w:sz w:val="24"/>
            <w:szCs w:val="24"/>
            <w:highlight w:val="yellow"/>
          </w:rPr>
          <w:delText xml:space="preserve">data </w:delText>
        </w:r>
      </w:del>
      <w:ins w:id="349" w:author="Rossella Falcone" w:date="2025-08-21T15:29:00Z" w16du:dateUtc="2025-08-21T19:29:00Z">
        <w:r w:rsidR="003476A9">
          <w:rPr>
            <w:rFonts w:ascii="Times New Roman" w:eastAsia="Times New Roman" w:hAnsi="Times New Roman" w:cs="Times New Roman"/>
            <w:sz w:val="24"/>
            <w:szCs w:val="24"/>
            <w:highlight w:val="yellow"/>
          </w:rPr>
          <w:t>findings</w:t>
        </w:r>
        <w:r w:rsidR="003476A9" w:rsidRPr="00353478">
          <w:rPr>
            <w:rFonts w:ascii="Times New Roman" w:eastAsia="Times New Roman" w:hAnsi="Times New Roman" w:cs="Times New Roman"/>
            <w:sz w:val="24"/>
            <w:szCs w:val="24"/>
            <w:highlight w:val="yellow"/>
          </w:rPr>
          <w:t xml:space="preserve"> </w:t>
        </w:r>
      </w:ins>
      <w:r w:rsidR="00BE14AF" w:rsidRPr="00353478">
        <w:rPr>
          <w:rFonts w:ascii="Times New Roman" w:eastAsia="Times New Roman" w:hAnsi="Times New Roman" w:cs="Times New Roman"/>
          <w:sz w:val="24"/>
          <w:szCs w:val="24"/>
          <w:highlight w:val="yellow"/>
        </w:rPr>
        <w:t xml:space="preserve">align </w:t>
      </w:r>
      <w:del w:id="350" w:author="Rossella Falcone" w:date="2025-08-21T15:29:00Z" w16du:dateUtc="2025-08-21T19:29:00Z">
        <w:r w:rsidR="00BE14AF" w:rsidRPr="00353478" w:rsidDel="003476A9">
          <w:rPr>
            <w:rFonts w:ascii="Times New Roman" w:eastAsia="Times New Roman" w:hAnsi="Times New Roman" w:cs="Times New Roman"/>
            <w:sz w:val="24"/>
            <w:szCs w:val="24"/>
            <w:highlight w:val="yellow"/>
          </w:rPr>
          <w:delText xml:space="preserve">well </w:delText>
        </w:r>
      </w:del>
      <w:r w:rsidR="00BE14AF" w:rsidRPr="00353478">
        <w:rPr>
          <w:rFonts w:ascii="Times New Roman" w:eastAsia="Times New Roman" w:hAnsi="Times New Roman" w:cs="Times New Roman"/>
          <w:sz w:val="24"/>
          <w:szCs w:val="24"/>
          <w:highlight w:val="yellow"/>
        </w:rPr>
        <w:t xml:space="preserve">with such computational frameworks, </w:t>
      </w:r>
      <w:del w:id="351" w:author="Rossella Falcone" w:date="2025-08-21T15:29:00Z" w16du:dateUtc="2025-08-21T19:29:00Z">
        <w:r w:rsidR="00353478" w:rsidRPr="00353478" w:rsidDel="003476A9">
          <w:rPr>
            <w:rFonts w:ascii="Times New Roman" w:eastAsia="Times New Roman" w:hAnsi="Times New Roman" w:cs="Times New Roman"/>
            <w:sz w:val="24"/>
            <w:szCs w:val="24"/>
            <w:highlight w:val="yellow"/>
          </w:rPr>
          <w:delText>showing</w:delText>
        </w:r>
        <w:r w:rsidR="00BE14AF" w:rsidRPr="00353478" w:rsidDel="003476A9">
          <w:rPr>
            <w:rFonts w:ascii="Times New Roman" w:eastAsia="Times New Roman" w:hAnsi="Times New Roman" w:cs="Times New Roman"/>
            <w:sz w:val="24"/>
            <w:szCs w:val="24"/>
            <w:highlight w:val="yellow"/>
          </w:rPr>
          <w:delText xml:space="preserve"> how</w:delText>
        </w:r>
      </w:del>
      <w:ins w:id="352" w:author="Rossella Falcone" w:date="2025-08-21T15:29:00Z" w16du:dateUtc="2025-08-21T19:29:00Z">
        <w:r w:rsidR="003476A9">
          <w:rPr>
            <w:rFonts w:ascii="Times New Roman" w:eastAsia="Times New Roman" w:hAnsi="Times New Roman" w:cs="Times New Roman"/>
            <w:sz w:val="24"/>
            <w:szCs w:val="24"/>
            <w:highlight w:val="yellow"/>
          </w:rPr>
          <w:t>indicating that</w:t>
        </w:r>
      </w:ins>
      <w:r w:rsidR="00BE14AF" w:rsidRPr="00353478">
        <w:rPr>
          <w:rFonts w:ascii="Times New Roman" w:eastAsia="Times New Roman" w:hAnsi="Times New Roman" w:cs="Times New Roman"/>
          <w:sz w:val="24"/>
          <w:szCs w:val="24"/>
          <w:highlight w:val="yellow"/>
        </w:rPr>
        <w:t xml:space="preserve"> the timing of evidence integration and its neural </w:t>
      </w:r>
      <w:r w:rsidR="00353478" w:rsidRPr="00353478">
        <w:rPr>
          <w:rFonts w:ascii="Times New Roman" w:eastAsia="Times New Roman" w:hAnsi="Times New Roman" w:cs="Times New Roman"/>
          <w:sz w:val="24"/>
          <w:szCs w:val="24"/>
          <w:highlight w:val="yellow"/>
        </w:rPr>
        <w:t>correlates</w:t>
      </w:r>
      <w:r w:rsidR="00BE14AF" w:rsidRPr="00353478">
        <w:rPr>
          <w:rFonts w:ascii="Times New Roman" w:eastAsia="Times New Roman" w:hAnsi="Times New Roman" w:cs="Times New Roman"/>
          <w:sz w:val="24"/>
          <w:szCs w:val="24"/>
          <w:highlight w:val="yellow"/>
        </w:rPr>
        <w:t xml:space="preserve"> can vary </w:t>
      </w:r>
      <w:r w:rsidR="00BE14AF" w:rsidRPr="00353478">
        <w:rPr>
          <w:rFonts w:ascii="Times New Roman" w:eastAsia="Times New Roman" w:hAnsi="Times New Roman" w:cs="Times New Roman"/>
          <w:sz w:val="24"/>
          <w:szCs w:val="24"/>
          <w:highlight w:val="yellow"/>
        </w:rPr>
        <w:lastRenderedPageBreak/>
        <w:t>across individuals and strategies.</w:t>
      </w:r>
      <w:ins w:id="353" w:author="Rossella Falcone" w:date="2025-08-21T15:25:00Z" w16du:dateUtc="2025-08-21T19:25:00Z">
        <w:r w:rsidR="009A0FF2">
          <w:rPr>
            <w:rFonts w:ascii="Times New Roman" w:eastAsia="Times New Roman" w:hAnsi="Times New Roman" w:cs="Times New Roman"/>
            <w:sz w:val="24"/>
            <w:szCs w:val="24"/>
            <w:highlight w:val="yellow"/>
          </w:rPr>
          <w:t xml:space="preserve"> </w:t>
        </w:r>
      </w:ins>
      <w:ins w:id="354" w:author="Rossella Falcone" w:date="2025-08-21T15:30:00Z">
        <w:r w:rsidR="003476A9" w:rsidRPr="003476A9">
          <w:rPr>
            <w:rFonts w:ascii="Times New Roman" w:eastAsia="Times New Roman" w:hAnsi="Times New Roman" w:cs="Times New Roman"/>
            <w:sz w:val="24"/>
            <w:szCs w:val="24"/>
            <w:highlight w:val="yellow"/>
          </w:rPr>
          <w:t>Future work should include formal analyses to directly test these hypotheses.</w:t>
        </w:r>
      </w:ins>
    </w:p>
    <w:p w14:paraId="55F0F984" w14:textId="3B994D0B"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692D5D">
        <w:rPr>
          <w:rFonts w:ascii="Times New Roman" w:eastAsia="Times New Roman" w:hAnsi="Times New Roman" w:cs="Times New Roman"/>
          <w:sz w:val="24"/>
          <w:szCs w:val="24"/>
        </w:rPr>
        <w:t>These contrasting neural profiles suggest that dlPFC circuits can operate under multiple computational modes</w:t>
      </w:r>
      <w:r w:rsidR="006A5159" w:rsidRPr="00692D5D">
        <w:rPr>
          <w:rFonts w:ascii="Times New Roman" w:eastAsia="Times New Roman" w:hAnsi="Times New Roman" w:cs="Times New Roman"/>
          <w:sz w:val="24"/>
          <w:szCs w:val="24"/>
        </w:rPr>
        <w:t>:</w:t>
      </w:r>
      <w:r w:rsidR="009777AB" w:rsidRPr="00692D5D">
        <w:rPr>
          <w:rFonts w:ascii="Times New Roman" w:eastAsia="Times New Roman" w:hAnsi="Times New Roman" w:cs="Times New Roman"/>
          <w:sz w:val="24"/>
          <w:szCs w:val="24"/>
        </w:rPr>
        <w:t xml:space="preserve"> </w:t>
      </w:r>
      <w:r w:rsidRPr="00692D5D">
        <w:rPr>
          <w:rFonts w:ascii="Times New Roman" w:eastAsia="Times New Roman" w:hAnsi="Times New Roman" w:cs="Times New Roman"/>
          <w:sz w:val="24"/>
          <w:szCs w:val="24"/>
        </w:rPr>
        <w:t>proactive accumulation of evidence or reactive cue-driven responses</w:t>
      </w:r>
      <w:r w:rsidR="009777AB" w:rsidRPr="00692D5D">
        <w:rPr>
          <w:rFonts w:ascii="Times New Roman" w:eastAsia="Times New Roman" w:hAnsi="Times New Roman" w:cs="Times New Roman"/>
          <w:sz w:val="24"/>
          <w:szCs w:val="24"/>
        </w:rPr>
        <w:t xml:space="preserve">, </w:t>
      </w:r>
      <w:r w:rsidRPr="00692D5D">
        <w:rPr>
          <w:rFonts w:ascii="Times New Roman" w:eastAsia="Times New Roman" w:hAnsi="Times New Roman" w:cs="Times New Roman"/>
          <w:sz w:val="24"/>
          <w:szCs w:val="24"/>
        </w:rPr>
        <w:t xml:space="preserve">depending on the cognitive strategy engaged by the subject. Such flexibility may be mediated by mechanisms like </w:t>
      </w:r>
      <w:r w:rsidR="005D5D89" w:rsidRPr="00692D5D">
        <w:rPr>
          <w:rFonts w:ascii="Times New Roman" w:eastAsia="Times New Roman" w:hAnsi="Times New Roman" w:cs="Times New Roman"/>
          <w:sz w:val="24"/>
          <w:szCs w:val="24"/>
        </w:rPr>
        <w:t xml:space="preserve">1) </w:t>
      </w:r>
      <w:r w:rsidRPr="00692D5D">
        <w:rPr>
          <w:rFonts w:ascii="Times New Roman" w:eastAsia="Times New Roman" w:hAnsi="Times New Roman" w:cs="Times New Roman"/>
          <w:sz w:val="24"/>
          <w:szCs w:val="24"/>
        </w:rPr>
        <w:t>mixed selectivity</w:t>
      </w:r>
      <w:r w:rsidR="008C3EE5" w:rsidRPr="00692D5D">
        <w:rPr>
          <w:rFonts w:ascii="Times New Roman" w:eastAsia="Times New Roman" w:hAnsi="Times New Roman" w:cs="Times New Roman"/>
          <w:sz w:val="24"/>
          <w:szCs w:val="24"/>
        </w:rPr>
        <w:t xml:space="preserve"> (Rigotti et al., 2013)</w:t>
      </w:r>
      <w:r w:rsidRPr="00692D5D">
        <w:rPr>
          <w:rFonts w:ascii="Times New Roman" w:eastAsia="Times New Roman" w:hAnsi="Times New Roman" w:cs="Times New Roman"/>
          <w:sz w:val="24"/>
          <w:szCs w:val="24"/>
        </w:rPr>
        <w:t>,</w:t>
      </w:r>
      <w:r w:rsidR="0013657C" w:rsidRPr="00692D5D">
        <w:rPr>
          <w:rFonts w:ascii="Times New Roman" w:eastAsia="Times New Roman" w:hAnsi="Times New Roman" w:cs="Times New Roman"/>
          <w:sz w:val="24"/>
          <w:szCs w:val="24"/>
        </w:rPr>
        <w:t xml:space="preserve"> the ability of</w:t>
      </w:r>
      <w:r w:rsidRPr="00692D5D">
        <w:rPr>
          <w:rFonts w:ascii="Times New Roman" w:eastAsia="Times New Roman" w:hAnsi="Times New Roman" w:cs="Times New Roman"/>
          <w:sz w:val="24"/>
          <w:szCs w:val="24"/>
        </w:rPr>
        <w:t xml:space="preserve"> neurons to multiplex </w:t>
      </w:r>
      <w:r w:rsidR="000F69AA" w:rsidRPr="00692D5D">
        <w:rPr>
          <w:rFonts w:ascii="Times New Roman" w:eastAsia="Times New Roman" w:hAnsi="Times New Roman" w:cs="Times New Roman"/>
          <w:sz w:val="24"/>
          <w:szCs w:val="24"/>
        </w:rPr>
        <w:t xml:space="preserve">different task-related </w:t>
      </w:r>
      <w:r w:rsidRPr="00692D5D">
        <w:rPr>
          <w:rFonts w:ascii="Times New Roman" w:eastAsia="Times New Roman" w:hAnsi="Times New Roman" w:cs="Times New Roman"/>
          <w:sz w:val="24"/>
          <w:szCs w:val="24"/>
        </w:rPr>
        <w:t xml:space="preserve">information </w:t>
      </w:r>
      <w:r w:rsidR="000F69AA" w:rsidRPr="00692D5D">
        <w:rPr>
          <w:rFonts w:ascii="Times New Roman" w:eastAsia="Times New Roman" w:hAnsi="Times New Roman" w:cs="Times New Roman"/>
          <w:sz w:val="24"/>
          <w:szCs w:val="24"/>
        </w:rPr>
        <w:t xml:space="preserve">like </w:t>
      </w:r>
      <w:r w:rsidRPr="00692D5D">
        <w:rPr>
          <w:rFonts w:ascii="Times New Roman" w:eastAsia="Times New Roman" w:hAnsi="Times New Roman" w:cs="Times New Roman"/>
          <w:sz w:val="24"/>
          <w:szCs w:val="24"/>
        </w:rPr>
        <w:t>reward, delay, and context, or</w:t>
      </w:r>
      <w:r w:rsidR="005D5D89" w:rsidRPr="00692D5D">
        <w:rPr>
          <w:rFonts w:ascii="Times New Roman" w:eastAsia="Times New Roman" w:hAnsi="Times New Roman" w:cs="Times New Roman"/>
          <w:sz w:val="24"/>
          <w:szCs w:val="24"/>
        </w:rPr>
        <w:t xml:space="preserve"> 2) </w:t>
      </w:r>
      <w:r w:rsidRPr="00692D5D">
        <w:rPr>
          <w:rFonts w:ascii="Times New Roman" w:eastAsia="Times New Roman" w:hAnsi="Times New Roman" w:cs="Times New Roman"/>
          <w:sz w:val="24"/>
          <w:szCs w:val="24"/>
        </w:rPr>
        <w:t>by working memory gating</w:t>
      </w:r>
      <w:r w:rsidR="00B87FC7" w:rsidRPr="00692D5D">
        <w:rPr>
          <w:rFonts w:ascii="Times New Roman" w:eastAsia="Times New Roman" w:hAnsi="Times New Roman" w:cs="Times New Roman"/>
          <w:sz w:val="24"/>
          <w:szCs w:val="24"/>
        </w:rPr>
        <w:t xml:space="preserve"> </w:t>
      </w:r>
      <w:commentRangeStart w:id="355"/>
      <w:r w:rsidR="00B87FC7" w:rsidRPr="00692D5D">
        <w:rPr>
          <w:rFonts w:ascii="Times New Roman" w:eastAsia="Times New Roman" w:hAnsi="Times New Roman" w:cs="Times New Roman"/>
          <w:sz w:val="24"/>
          <w:szCs w:val="24"/>
        </w:rPr>
        <w:t>(Miller and Cohen, 2001)</w:t>
      </w:r>
      <w:r w:rsidRPr="00692D5D">
        <w:rPr>
          <w:rFonts w:ascii="Times New Roman" w:eastAsia="Times New Roman" w:hAnsi="Times New Roman" w:cs="Times New Roman"/>
          <w:sz w:val="24"/>
          <w:szCs w:val="24"/>
        </w:rPr>
        <w:t xml:space="preserve"> </w:t>
      </w:r>
      <w:commentRangeEnd w:id="355"/>
      <w:r w:rsidR="00A65CC4" w:rsidRPr="00692D5D">
        <w:rPr>
          <w:rStyle w:val="CommentReference"/>
        </w:rPr>
        <w:commentReference w:id="355"/>
      </w:r>
      <w:r w:rsidRPr="00692D5D">
        <w:rPr>
          <w:rFonts w:ascii="Times New Roman" w:eastAsia="Times New Roman" w:hAnsi="Times New Roman" w:cs="Times New Roman"/>
          <w:sz w:val="24"/>
          <w:szCs w:val="24"/>
        </w:rPr>
        <w:t>that selectively maintains task-relevant variables during decision epochs.</w:t>
      </w:r>
    </w:p>
    <w:p w14:paraId="2BC81176" w14:textId="77777777" w:rsidR="0049732C" w:rsidRDefault="00A917EB" w:rsidP="005E2A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support of this, we also found that </w:t>
      </w:r>
      <w:r w:rsidRPr="00A917EB">
        <w:rPr>
          <w:rFonts w:ascii="Times New Roman" w:eastAsia="Times New Roman" w:hAnsi="Times New Roman" w:cs="Times New Roman"/>
          <w:sz w:val="24"/>
          <w:szCs w:val="24"/>
        </w:rPr>
        <w:t>despite Monkey 1 show</w:t>
      </w:r>
      <w:r w:rsidR="006205DE">
        <w:rPr>
          <w:rFonts w:ascii="Times New Roman" w:eastAsia="Times New Roman" w:hAnsi="Times New Roman" w:cs="Times New Roman"/>
          <w:sz w:val="24"/>
          <w:szCs w:val="24"/>
        </w:rPr>
        <w:t>ing</w:t>
      </w:r>
      <w:r w:rsidR="00507E7A">
        <w:rPr>
          <w:rFonts w:ascii="Times New Roman" w:eastAsia="Times New Roman" w:hAnsi="Times New Roman" w:cs="Times New Roman"/>
          <w:sz w:val="24"/>
          <w:szCs w:val="24"/>
        </w:rPr>
        <w:t xml:space="preserve"> </w:t>
      </w:r>
      <w:r w:rsidRPr="00A917EB">
        <w:rPr>
          <w:rFonts w:ascii="Times New Roman" w:eastAsia="Times New Roman" w:hAnsi="Times New Roman" w:cs="Times New Roman"/>
          <w:sz w:val="24"/>
          <w:szCs w:val="24"/>
        </w:rPr>
        <w:t xml:space="preserve">an early and strong inverse correlation between reward magnitude and delay in the population, only a small fraction of neurons (8%) scaled their activity linearly with the discounted value. This suggests that value integration in Monkey 1 is distributed across the population and relies on dynamic, context-sensitive coding rather than fixed, unitary representations. </w:t>
      </w:r>
      <w:r w:rsidR="006F3C0D">
        <w:rPr>
          <w:rFonts w:ascii="Times New Roman" w:eastAsia="Times New Roman" w:hAnsi="Times New Roman" w:cs="Times New Roman"/>
          <w:sz w:val="24"/>
          <w:szCs w:val="24"/>
        </w:rPr>
        <w:t>Conversely, i</w:t>
      </w:r>
      <w:r w:rsidR="006259FC" w:rsidRPr="006259FC">
        <w:rPr>
          <w:rFonts w:ascii="Times New Roman" w:eastAsia="Times New Roman" w:hAnsi="Times New Roman" w:cs="Times New Roman"/>
          <w:sz w:val="24"/>
          <w:szCs w:val="24"/>
        </w:rPr>
        <w:t xml:space="preserve">n Monkey 2, </w:t>
      </w:r>
      <w:r w:rsidR="006F3C0D">
        <w:rPr>
          <w:rFonts w:ascii="Times New Roman" w:eastAsia="Times New Roman" w:hAnsi="Times New Roman" w:cs="Times New Roman"/>
          <w:sz w:val="24"/>
          <w:szCs w:val="24"/>
        </w:rPr>
        <w:t xml:space="preserve">a larger proportion of </w:t>
      </w:r>
      <w:r w:rsidR="006259FC" w:rsidRPr="006259FC">
        <w:rPr>
          <w:rFonts w:ascii="Times New Roman" w:eastAsia="Times New Roman" w:hAnsi="Times New Roman" w:cs="Times New Roman"/>
          <w:sz w:val="24"/>
          <w:szCs w:val="24"/>
        </w:rPr>
        <w:t>neurons</w:t>
      </w:r>
      <w:r w:rsidR="006259FC">
        <w:rPr>
          <w:rFonts w:ascii="Times New Roman" w:eastAsia="Times New Roman" w:hAnsi="Times New Roman" w:cs="Times New Roman"/>
          <w:sz w:val="24"/>
          <w:szCs w:val="24"/>
        </w:rPr>
        <w:t xml:space="preserve"> (33%)</w:t>
      </w:r>
      <w:r w:rsidR="006259FC" w:rsidRPr="006259FC">
        <w:rPr>
          <w:rFonts w:ascii="Times New Roman" w:eastAsia="Times New Roman" w:hAnsi="Times New Roman" w:cs="Times New Roman"/>
          <w:sz w:val="24"/>
          <w:szCs w:val="24"/>
        </w:rPr>
        <w:t xml:space="preserve"> directly tracked the discounted value, </w:t>
      </w:r>
      <w:r w:rsidR="00E7197F" w:rsidRPr="00E7197F">
        <w:rPr>
          <w:rFonts w:ascii="Times New Roman" w:eastAsia="Times New Roman" w:hAnsi="Times New Roman" w:cs="Times New Roman"/>
          <w:sz w:val="24"/>
          <w:szCs w:val="24"/>
        </w:rPr>
        <w:t xml:space="preserve">reflecting a more rigid and uniform representation consistent with a reactive strategy waiting for an external cue (the go-signal) to trigger action. </w:t>
      </w:r>
    </w:p>
    <w:p w14:paraId="18A11D8A" w14:textId="21F6B640"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Our </w:t>
      </w:r>
      <w:r w:rsidR="0049732C">
        <w:rPr>
          <w:rFonts w:ascii="Times New Roman" w:eastAsia="Times New Roman" w:hAnsi="Times New Roman" w:cs="Times New Roman"/>
          <w:sz w:val="24"/>
          <w:szCs w:val="24"/>
        </w:rPr>
        <w:t>result</w:t>
      </w:r>
      <w:r w:rsidRPr="005E2A2D">
        <w:rPr>
          <w:rFonts w:ascii="Times New Roman" w:eastAsia="Times New Roman" w:hAnsi="Times New Roman" w:cs="Times New Roman"/>
          <w:sz w:val="24"/>
          <w:szCs w:val="24"/>
        </w:rPr>
        <w:t xml:space="preserve">s extend previous studies by adding a fine-grained temporal dimension to prefrontal value encoding, showing that the classic inverse relationship between reward and delay emerges dynamically and varies across individuals. This temporal unfolding emphasizes the role of dlPFC in maintaining context-sensitive value representations that evolve </w:t>
      </w:r>
      <w:r w:rsidR="00EC51CD">
        <w:rPr>
          <w:rFonts w:ascii="Times New Roman" w:eastAsia="Times New Roman" w:hAnsi="Times New Roman" w:cs="Times New Roman"/>
          <w:sz w:val="24"/>
          <w:szCs w:val="24"/>
        </w:rPr>
        <w:t>during decision-making.</w:t>
      </w:r>
    </w:p>
    <w:p w14:paraId="7DF00ECA" w14:textId="77777777" w:rsidR="00422987" w:rsidRDefault="00C540F2" w:rsidP="005E2A2D">
      <w:pPr>
        <w:shd w:val="clear" w:color="auto" w:fill="FFFFFF"/>
        <w:spacing w:after="0" w:line="480" w:lineRule="auto"/>
        <w:rPr>
          <w:rFonts w:ascii="Times New Roman" w:eastAsia="Times New Roman" w:hAnsi="Times New Roman" w:cs="Times New Roman"/>
          <w:sz w:val="24"/>
          <w:szCs w:val="24"/>
        </w:rPr>
      </w:pPr>
      <w:r w:rsidRPr="00C540F2">
        <w:rPr>
          <w:rFonts w:ascii="Times New Roman" w:eastAsia="Times New Roman" w:hAnsi="Times New Roman" w:cs="Times New Roman"/>
          <w:sz w:val="24"/>
          <w:szCs w:val="24"/>
        </w:rPr>
        <w:t xml:space="preserve">The pronounced individual differences observed </w:t>
      </w:r>
      <w:r w:rsidR="00107499">
        <w:rPr>
          <w:rFonts w:ascii="Times New Roman" w:eastAsia="Times New Roman" w:hAnsi="Times New Roman" w:cs="Times New Roman"/>
          <w:sz w:val="24"/>
          <w:szCs w:val="24"/>
        </w:rPr>
        <w:t>call for</w:t>
      </w:r>
      <w:r w:rsidRPr="00C540F2">
        <w:rPr>
          <w:rFonts w:ascii="Times New Roman" w:eastAsia="Times New Roman" w:hAnsi="Times New Roman" w:cs="Times New Roman"/>
          <w:sz w:val="24"/>
          <w:szCs w:val="24"/>
        </w:rPr>
        <w:t xml:space="preserve"> caution</w:t>
      </w:r>
      <w:r w:rsidR="00107499">
        <w:rPr>
          <w:rFonts w:ascii="Times New Roman" w:eastAsia="Times New Roman" w:hAnsi="Times New Roman" w:cs="Times New Roman"/>
          <w:sz w:val="24"/>
          <w:szCs w:val="24"/>
        </w:rPr>
        <w:t xml:space="preserve"> when</w:t>
      </w:r>
      <w:r w:rsidRPr="00C540F2">
        <w:rPr>
          <w:rFonts w:ascii="Times New Roman" w:eastAsia="Times New Roman" w:hAnsi="Times New Roman" w:cs="Times New Roman"/>
          <w:sz w:val="24"/>
          <w:szCs w:val="24"/>
        </w:rPr>
        <w:t xml:space="preserve"> assuming uniform neural mechanisms across subjects. </w:t>
      </w:r>
      <w:commentRangeStart w:id="356"/>
      <w:r w:rsidRPr="00C540F2">
        <w:rPr>
          <w:rFonts w:ascii="Times New Roman" w:eastAsia="Times New Roman" w:hAnsi="Times New Roman" w:cs="Times New Roman"/>
          <w:sz w:val="24"/>
          <w:szCs w:val="24"/>
        </w:rPr>
        <w:t xml:space="preserve">These findings raise </w:t>
      </w:r>
      <w:commentRangeEnd w:id="356"/>
      <w:r w:rsidR="00203C03">
        <w:rPr>
          <w:rStyle w:val="CommentReference"/>
        </w:rPr>
        <w:commentReference w:id="356"/>
      </w:r>
      <w:r w:rsidRPr="00C540F2">
        <w:rPr>
          <w:rFonts w:ascii="Times New Roman" w:eastAsia="Times New Roman" w:hAnsi="Times New Roman" w:cs="Times New Roman"/>
          <w:sz w:val="24"/>
          <w:szCs w:val="24"/>
        </w:rPr>
        <w:t xml:space="preserve">important questions about how prefrontal </w:t>
      </w:r>
      <w:r w:rsidRPr="00C540F2">
        <w:rPr>
          <w:rFonts w:ascii="Times New Roman" w:eastAsia="Times New Roman" w:hAnsi="Times New Roman" w:cs="Times New Roman"/>
          <w:sz w:val="24"/>
          <w:szCs w:val="24"/>
        </w:rPr>
        <w:lastRenderedPageBreak/>
        <w:t xml:space="preserve">circuits may shift between computational modes, such as flexible integration versus rigid stimulus-response mappings, and how these shifts might </w:t>
      </w:r>
      <w:r w:rsidR="00422987" w:rsidRPr="00C540F2">
        <w:rPr>
          <w:rFonts w:ascii="Times New Roman" w:eastAsia="Times New Roman" w:hAnsi="Times New Roman" w:cs="Times New Roman"/>
          <w:sz w:val="24"/>
          <w:szCs w:val="24"/>
        </w:rPr>
        <w:t>underline</w:t>
      </w:r>
      <w:r w:rsidRPr="00C540F2">
        <w:rPr>
          <w:rFonts w:ascii="Times New Roman" w:eastAsia="Times New Roman" w:hAnsi="Times New Roman" w:cs="Times New Roman"/>
          <w:sz w:val="24"/>
          <w:szCs w:val="24"/>
        </w:rPr>
        <w:t xml:space="preserve"> adaptive or maladaptive behavior (Daw et al., 2011; Gillan et al., 2016; Voon et al., 2015). </w:t>
      </w:r>
    </w:p>
    <w:p w14:paraId="6282C98B" w14:textId="24ACFB30" w:rsidR="00C540F2" w:rsidRDefault="00697FD9" w:rsidP="005E2A2D">
      <w:pPr>
        <w:shd w:val="clear" w:color="auto" w:fill="FFFFFF"/>
        <w:spacing w:after="0" w:line="480" w:lineRule="auto"/>
        <w:rPr>
          <w:rFonts w:ascii="Times New Roman" w:eastAsia="Times New Roman" w:hAnsi="Times New Roman" w:cs="Times New Roman"/>
          <w:sz w:val="24"/>
          <w:szCs w:val="24"/>
        </w:rPr>
      </w:pPr>
      <w:r w:rsidRPr="004D6A2E">
        <w:rPr>
          <w:rFonts w:ascii="Times New Roman" w:eastAsia="Times New Roman" w:hAnsi="Times New Roman" w:cs="Times New Roman"/>
          <w:sz w:val="24"/>
          <w:szCs w:val="24"/>
        </w:rPr>
        <w:t>V</w:t>
      </w:r>
      <w:r w:rsidR="00C540F2" w:rsidRPr="004D6A2E">
        <w:rPr>
          <w:rFonts w:ascii="Times New Roman" w:eastAsia="Times New Roman" w:hAnsi="Times New Roman" w:cs="Times New Roman"/>
          <w:sz w:val="24"/>
          <w:szCs w:val="24"/>
        </w:rPr>
        <w:t>ariability in prefrontal dopamine signaling and cognitive control can produce different balances between goal-directed and habitual strategies (Cools &amp; D’Esposito, 2011), consistent with theories proposing that the prefrontal cortex dynamically orchestrates multiple modes of decision-making depending on context and individual differences (Koechlin et al., 2003).</w:t>
      </w:r>
    </w:p>
    <w:p w14:paraId="57598B6B" w14:textId="7F5A44C6" w:rsidR="005E2A2D" w:rsidRPr="005E2A2D" w:rsidRDefault="005E2A2D" w:rsidP="000F4F3A">
      <w:pPr>
        <w:shd w:val="clear" w:color="auto" w:fill="FFFFFF"/>
        <w:spacing w:after="0" w:line="480" w:lineRule="auto"/>
        <w:ind w:firstLine="720"/>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Limitations of our study include the small sample size and differences in training history: Monkey 1 had extensive task experience, wh</w:t>
      </w:r>
      <w:r w:rsidR="00675EA5">
        <w:rPr>
          <w:rFonts w:ascii="Times New Roman" w:eastAsia="Times New Roman" w:hAnsi="Times New Roman" w:cs="Times New Roman"/>
          <w:sz w:val="24"/>
          <w:szCs w:val="24"/>
        </w:rPr>
        <w:t>ereas</w:t>
      </w:r>
      <w:r w:rsidRPr="005E2A2D">
        <w:rPr>
          <w:rFonts w:ascii="Times New Roman" w:eastAsia="Times New Roman" w:hAnsi="Times New Roman" w:cs="Times New Roman"/>
          <w:sz w:val="24"/>
          <w:szCs w:val="24"/>
        </w:rPr>
        <w:t xml:space="preserve"> Monkey 2 was recorded earlier in training. Future longitudinal studies are </w:t>
      </w:r>
      <w:r w:rsidR="00D8547F">
        <w:rPr>
          <w:rFonts w:ascii="Times New Roman" w:eastAsia="Times New Roman" w:hAnsi="Times New Roman" w:cs="Times New Roman"/>
          <w:sz w:val="24"/>
          <w:szCs w:val="24"/>
        </w:rPr>
        <w:t>necessary</w:t>
      </w:r>
      <w:r w:rsidRPr="005E2A2D">
        <w:rPr>
          <w:rFonts w:ascii="Times New Roman" w:eastAsia="Times New Roman" w:hAnsi="Times New Roman" w:cs="Times New Roman"/>
          <w:sz w:val="24"/>
          <w:szCs w:val="24"/>
        </w:rPr>
        <w:t xml:space="preserve"> to determine whether these strategies </w:t>
      </w:r>
      <w:r w:rsidR="00137B79">
        <w:rPr>
          <w:rFonts w:ascii="Times New Roman" w:eastAsia="Times New Roman" w:hAnsi="Times New Roman" w:cs="Times New Roman"/>
          <w:sz w:val="24"/>
          <w:szCs w:val="24"/>
        </w:rPr>
        <w:t>represent</w:t>
      </w:r>
      <w:r w:rsidRPr="005E2A2D">
        <w:rPr>
          <w:rFonts w:ascii="Times New Roman" w:eastAsia="Times New Roman" w:hAnsi="Times New Roman" w:cs="Times New Roman"/>
          <w:sz w:val="24"/>
          <w:szCs w:val="24"/>
        </w:rPr>
        <w:t xml:space="preserve"> stable traits or dynamic adaptations to experience.</w:t>
      </w:r>
    </w:p>
    <w:p w14:paraId="2327E314" w14:textId="252DDE92" w:rsidR="001054A3" w:rsidRDefault="00A83A81" w:rsidP="005041DB">
      <w:pPr>
        <w:shd w:val="clear" w:color="auto" w:fill="FFFFFF"/>
        <w:spacing w:after="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Cs/>
          <w:sz w:val="24"/>
          <w:szCs w:val="24"/>
        </w:rPr>
        <w:t>In summary, o</w:t>
      </w:r>
      <w:r w:rsidR="00EB5E62" w:rsidRPr="00E9337C">
        <w:rPr>
          <w:rFonts w:ascii="Times New Roman" w:eastAsia="Times New Roman" w:hAnsi="Times New Roman" w:cs="Times New Roman"/>
          <w:bCs/>
          <w:sz w:val="24"/>
          <w:szCs w:val="24"/>
        </w:rPr>
        <w:t xml:space="preserve">ur findings demonstrate that value computation in the dlPFC is a flexible, context-dependent process shaped by individual decision strategies, </w:t>
      </w:r>
      <w:r w:rsidR="005041DB" w:rsidRPr="005041DB">
        <w:rPr>
          <w:rFonts w:ascii="Times New Roman" w:eastAsia="Times New Roman" w:hAnsi="Times New Roman" w:cs="Times New Roman"/>
          <w:bCs/>
          <w:sz w:val="24"/>
          <w:szCs w:val="24"/>
        </w:rPr>
        <w:t>underscoring the importance of considering neural variability in the study of choice behavior mechanisms.</w:t>
      </w:r>
    </w:p>
    <w:p w14:paraId="543255C3" w14:textId="77777777" w:rsidR="001054A3" w:rsidRDefault="001054A3" w:rsidP="0093769C">
      <w:pPr>
        <w:shd w:val="clear" w:color="auto" w:fill="FFFFFF"/>
        <w:spacing w:after="0" w:line="480" w:lineRule="auto"/>
        <w:rPr>
          <w:rFonts w:ascii="Times New Roman" w:eastAsia="Times New Roman" w:hAnsi="Times New Roman" w:cs="Times New Roman"/>
          <w:b/>
          <w:sz w:val="24"/>
          <w:szCs w:val="24"/>
        </w:rPr>
      </w:pPr>
    </w:p>
    <w:p w14:paraId="7359379D"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5A5FB7AA"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542D0C84"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1C037C76"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1116E82E"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49451DBC"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4036A723"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7E142945"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61A8E865"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6EFB4464" w14:textId="71806A00" w:rsidR="005457B4" w:rsidRPr="0093769C" w:rsidRDefault="005457B4" w:rsidP="0093769C">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Materials and Methods</w:t>
      </w:r>
    </w:p>
    <w:p w14:paraId="387B9568" w14:textId="77777777" w:rsidR="005457B4" w:rsidRDefault="005457B4" w:rsidP="005457B4">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81F91F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58C5A5B7" w14:textId="77777777" w:rsidR="003F3DAF" w:rsidRDefault="003F3DAF" w:rsidP="005457B4">
      <w:pPr>
        <w:spacing w:after="0" w:line="480" w:lineRule="auto"/>
        <w:rPr>
          <w:rFonts w:ascii="Times New Roman" w:eastAsia="Times New Roman" w:hAnsi="Times New Roman" w:cs="Times New Roman"/>
          <w:i/>
          <w:sz w:val="24"/>
          <w:szCs w:val="24"/>
        </w:rPr>
      </w:pPr>
    </w:p>
    <w:p w14:paraId="36F6EEBF" w14:textId="27613F49"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3A31EA6E" w14:textId="55AFE039"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w:t>
      </w:r>
      <w:r w:rsidR="009F4E0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A, bottom panel). </w:t>
      </w:r>
    </w:p>
    <w:p w14:paraId="27FB5E05" w14:textId="77777777" w:rsidR="005457B4" w:rsidRDefault="005457B4" w:rsidP="005457B4">
      <w:pPr>
        <w:spacing w:after="0" w:line="480" w:lineRule="auto"/>
        <w:ind w:left="-5"/>
        <w:rPr>
          <w:rFonts w:ascii="Times New Roman" w:eastAsia="Times New Roman" w:hAnsi="Times New Roman" w:cs="Times New Roman"/>
          <w:sz w:val="24"/>
          <w:szCs w:val="24"/>
        </w:rPr>
      </w:pPr>
    </w:p>
    <w:p w14:paraId="7152BA6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DC62AC2" w14:textId="28C7FB6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42">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w:t>
      </w:r>
      <w:r>
        <w:rPr>
          <w:rFonts w:ascii="Times New Roman" w:eastAsia="Times New Roman" w:hAnsi="Times New Roman" w:cs="Times New Roman"/>
          <w:sz w:val="24"/>
          <w:szCs w:val="24"/>
        </w:rPr>
        <w:lastRenderedPageBreak/>
        <w:t xml:space="preserve">online with TDT (Tucker-Davis Technologies, TDT, Alachua, USA; tdt.com) system for Monkey 1 and with Grapevine (Ripple Neuro, Salt Lake City, USA; rippleneuro.com) for Monkey 2. Data analyses were performed in MATLAB </w:t>
      </w:r>
      <w:hyperlink r:id="rId43">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r w:rsidR="00CF139F">
        <w:rPr>
          <w:rFonts w:ascii="Times New Roman" w:eastAsia="Times New Roman" w:hAnsi="Times New Roman" w:cs="Times New Roman"/>
          <w:sz w:val="24"/>
          <w:szCs w:val="24"/>
        </w:rPr>
        <w:t>R2024b</w:t>
      </w:r>
      <w:hyperlink r:id="rId44">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6631B70" w14:textId="77777777" w:rsidR="005457B4" w:rsidRDefault="005457B4" w:rsidP="005457B4">
      <w:pPr>
        <w:spacing w:after="0" w:line="480" w:lineRule="auto"/>
        <w:rPr>
          <w:rFonts w:ascii="Times New Roman" w:eastAsia="Times New Roman" w:hAnsi="Times New Roman" w:cs="Times New Roman"/>
          <w:sz w:val="24"/>
          <w:szCs w:val="24"/>
        </w:rPr>
      </w:pPr>
    </w:p>
    <w:p w14:paraId="23204BB1" w14:textId="0AF32B02"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29047B07" w14:textId="77777777" w:rsidR="005457B4" w:rsidRDefault="005457B4" w:rsidP="0060596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2BF07816" w14:textId="1B1346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sidR="00EC2B5E">
        <w:rPr>
          <w:rFonts w:ascii="Times New Roman" w:eastAsia="Times New Roman" w:hAnsi="Times New Roman" w:cs="Times New Roman"/>
          <w:sz w:val="24"/>
          <w:szCs w:val="24"/>
        </w:rPr>
        <w:t>intertemporal discounting</w:t>
      </w:r>
      <w:r>
        <w:rPr>
          <w:rFonts w:ascii="Times New Roman" w:eastAsia="Times New Roman" w:hAnsi="Times New Roman" w:cs="Times New Roman"/>
          <w:sz w:val="24"/>
          <w:szCs w:val="24"/>
        </w:rPr>
        <w:t xml:space="preserve">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Content>
          <w:commentRangeStart w:id="357"/>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357"/>
      <w:r>
        <w:commentReference w:id="357"/>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33BB4D7" w14:textId="77777777" w:rsidR="005457B4" w:rsidRDefault="00000000" w:rsidP="005457B4">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sidR="005457B4">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64957591"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54CC373B"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396FC06E" w14:textId="77777777" w:rsidR="005457B4" w:rsidRDefault="005457B4" w:rsidP="005457B4">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F360851"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3BEA514" w14:textId="77777777" w:rsidR="00BC33C8" w:rsidRDefault="00BC33C8" w:rsidP="00767CB3">
      <w:pPr>
        <w:spacing w:after="0" w:line="480" w:lineRule="auto"/>
        <w:rPr>
          <w:rFonts w:ascii="Times New Roman" w:eastAsia="Times New Roman" w:hAnsi="Times New Roman" w:cs="Times New Roman"/>
          <w:sz w:val="24"/>
          <w:szCs w:val="24"/>
        </w:rPr>
      </w:pPr>
    </w:p>
    <w:p w14:paraId="25926C1C" w14:textId="1F1D0AD7" w:rsidR="005457B4" w:rsidRDefault="005457B4" w:rsidP="00767CB3">
      <w:pPr>
        <w:spacing w:after="0" w:line="480" w:lineRule="auto"/>
        <w:rPr>
          <w:rFonts w:ascii="Times New Roman" w:eastAsia="Times New Roman" w:hAnsi="Times New Roman" w:cs="Times New Roman"/>
          <w:i/>
          <w:iCs/>
          <w:sz w:val="24"/>
          <w:szCs w:val="24"/>
        </w:rPr>
      </w:pPr>
      <w:r w:rsidRPr="00767CB3">
        <w:rPr>
          <w:rFonts w:ascii="Times New Roman" w:eastAsia="Times New Roman" w:hAnsi="Times New Roman" w:cs="Times New Roman"/>
          <w:i/>
          <w:iCs/>
          <w:sz w:val="24"/>
          <w:szCs w:val="24"/>
        </w:rPr>
        <w:t>Behavior</w:t>
      </w:r>
    </w:p>
    <w:p w14:paraId="0838F0B2" w14:textId="77777777" w:rsidR="0018466A" w:rsidRDefault="00CB5FC2" w:rsidP="00771E1C">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For the behavioral analyses, we used </w:t>
      </w:r>
      <w:r w:rsidR="00BE56DE">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from all the neural recording days (7 for monkey 1 and 16 for monkey 2).</w:t>
      </w:r>
      <w:r w:rsidR="00771E1C">
        <w:rPr>
          <w:rFonts w:ascii="Times New Roman" w:eastAsia="Times New Roman" w:hAnsi="Times New Roman" w:cs="Times New Roman"/>
          <w:i/>
          <w:iCs/>
          <w:sz w:val="24"/>
          <w:szCs w:val="24"/>
        </w:rPr>
        <w:t xml:space="preserve"> </w:t>
      </w:r>
    </w:p>
    <w:p w14:paraId="25F82DD5" w14:textId="0F569904" w:rsidR="005457B4" w:rsidRPr="00771E1C" w:rsidRDefault="005457B4" w:rsidP="00670356">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The probability of accepting an offer</w:t>
      </w:r>
      <w:r w:rsidR="00767CB3">
        <w:rPr>
          <w:rFonts w:ascii="Times New Roman" w:eastAsia="Times New Roman" w:hAnsi="Times New Roman" w:cs="Times New Roman"/>
          <w:sz w:val="24"/>
          <w:szCs w:val="24"/>
        </w:rPr>
        <w:t xml:space="preserve"> was</w:t>
      </w:r>
      <w:r>
        <w:rPr>
          <w:rFonts w:ascii="Times New Roman" w:eastAsia="Times New Roman" w:hAnsi="Times New Roman" w:cs="Times New Roman"/>
          <w:sz w:val="24"/>
          <w:szCs w:val="24"/>
        </w:rPr>
        <w:t xml:space="preserve"> calculated independently for each of the 9 offers</w:t>
      </w:r>
      <w:r w:rsidR="00767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26389728" w14:textId="3E92C76D" w:rsidR="006971BD" w:rsidRPr="00F606B1" w:rsidRDefault="006971BD" w:rsidP="00767CB3">
      <w:pPr>
        <w:shd w:val="clear" w:color="auto" w:fill="FFFFFF"/>
        <w:spacing w:after="0" w:line="480" w:lineRule="auto"/>
        <w:rPr>
          <w:rFonts w:ascii="Times New Roman" w:eastAsia="Times New Roman" w:hAnsi="Times New Roman" w:cs="Times New Roman"/>
          <w:sz w:val="24"/>
          <w:szCs w:val="24"/>
        </w:rPr>
      </w:pPr>
      <w:r w:rsidRPr="00F606B1">
        <w:rPr>
          <w:rFonts w:ascii="Times New Roman" w:eastAsia="Times New Roman" w:hAnsi="Times New Roman" w:cs="Times New Roman"/>
          <w:sz w:val="24"/>
          <w:szCs w:val="24"/>
        </w:rPr>
        <w:t xml:space="preserve">Reinforcement learning </w:t>
      </w:r>
      <w:r w:rsidR="00F606B1" w:rsidRPr="00F606B1">
        <w:rPr>
          <w:rFonts w:ascii="Times New Roman" w:eastAsia="Times New Roman" w:hAnsi="Times New Roman" w:cs="Times New Roman"/>
          <w:sz w:val="24"/>
          <w:szCs w:val="24"/>
        </w:rPr>
        <w:t>models fit</w:t>
      </w:r>
      <w:r w:rsidRPr="00F606B1">
        <w:rPr>
          <w:rFonts w:ascii="Times New Roman" w:eastAsia="Times New Roman" w:hAnsi="Times New Roman" w:cs="Times New Roman"/>
          <w:sz w:val="24"/>
          <w:szCs w:val="24"/>
        </w:rPr>
        <w:t xml:space="preserve"> the behavior of the two monkeys separately. The probability of choosing to accept an offer is modelled </w:t>
      </w:r>
      <w:r w:rsidR="006844A9" w:rsidRPr="00F606B1">
        <w:rPr>
          <w:rFonts w:ascii="Times New Roman" w:eastAsia="Times New Roman" w:hAnsi="Times New Roman" w:cs="Times New Roman"/>
          <w:sz w:val="24"/>
          <w:szCs w:val="24"/>
        </w:rPr>
        <w:t xml:space="preserve">through a </w:t>
      </w:r>
      <w:r w:rsidR="00F606B1" w:rsidRPr="00247637">
        <w:rPr>
          <w:rFonts w:ascii="Times New Roman" w:eastAsia="Times New Roman" w:hAnsi="Times New Roman" w:cs="Times New Roman"/>
          <w:i/>
          <w:iCs/>
          <w:sz w:val="24"/>
          <w:szCs w:val="24"/>
        </w:rPr>
        <w:t>SoftMax</w:t>
      </w:r>
      <w:r w:rsidR="006844A9" w:rsidRPr="00F606B1">
        <w:rPr>
          <w:rFonts w:ascii="Times New Roman" w:eastAsia="Times New Roman" w:hAnsi="Times New Roman" w:cs="Times New Roman"/>
          <w:sz w:val="24"/>
          <w:szCs w:val="24"/>
        </w:rPr>
        <w:t xml:space="preserve"> function </w:t>
      </w:r>
      <w:r w:rsidRPr="00F606B1">
        <w:rPr>
          <w:rFonts w:ascii="Times New Roman" w:eastAsia="Times New Roman" w:hAnsi="Times New Roman" w:cs="Times New Roman"/>
          <w:sz w:val="24"/>
          <w:szCs w:val="24"/>
        </w:rPr>
        <w:t xml:space="preserve">as </w:t>
      </w:r>
    </w:p>
    <w:p w14:paraId="69BE41DB" w14:textId="63336871" w:rsidR="006971BD" w:rsidRPr="00021086" w:rsidRDefault="006971BD" w:rsidP="00767CB3">
      <w:pPr>
        <w:shd w:val="clear" w:color="auto" w:fill="FFFFFF"/>
        <w:spacing w:after="0" w:line="48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1+</m:t>
              </m:r>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e</m:t>
                  </m:r>
                </m:e>
                <m:sup>
                  <m:r>
                    <m:rPr>
                      <m:sty m:val="bi"/>
                    </m:rPr>
                    <w:rPr>
                      <w:rFonts w:ascii="Cambria Math" w:eastAsia="Times New Roman" w:hAnsi="Cambria Math" w:cs="Times New Roman"/>
                      <w:sz w:val="24"/>
                      <w:szCs w:val="24"/>
                    </w:rPr>
                    <m:t>β⋅(θ-V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sup>
              </m:sSup>
            </m:den>
          </m:f>
        </m:oMath>
      </m:oMathPara>
    </w:p>
    <w:p w14:paraId="3D02FCA7" w14:textId="77D35D22" w:rsidR="005457B4" w:rsidRDefault="006971BD"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sidR="00BD5773">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θ</m:t>
        </m:r>
      </m:oMath>
      <w:r w:rsidR="00BD5773">
        <w:rPr>
          <w:rFonts w:ascii="Times New Roman" w:eastAsia="Times New Roman" w:hAnsi="Times New Roman" w:cs="Times New Roman"/>
          <w:sz w:val="24"/>
          <w:szCs w:val="24"/>
        </w:rPr>
        <w:t xml:space="preserve"> is decision threshold, </w:t>
      </w:r>
      <m:oMath>
        <m:r>
          <w:rPr>
            <w:rFonts w:ascii="Cambria Math" w:eastAsia="Times New Roman" w:hAnsi="Cambria Math" w:cs="Times New Roman"/>
            <w:sz w:val="24"/>
            <w:szCs w:val="24"/>
          </w:rPr>
          <m:t>β</m:t>
        </m:r>
      </m:oMath>
      <w:r w:rsidR="00BD5773">
        <w:rPr>
          <w:rFonts w:ascii="Times New Roman" w:eastAsia="Times New Roman" w:hAnsi="Times New Roman" w:cs="Times New Roman"/>
          <w:sz w:val="24"/>
          <w:szCs w:val="24"/>
        </w:rPr>
        <w:t xml:space="preserve"> is the temperature term</w:t>
      </w:r>
      <w:r w:rsidR="00DA0752">
        <w:rPr>
          <w:rFonts w:ascii="Times New Roman" w:eastAsia="Times New Roman" w:hAnsi="Times New Roman" w:cs="Times New Roman"/>
          <w:sz w:val="24"/>
          <w:szCs w:val="24"/>
        </w:rPr>
        <w:t>.</w:t>
      </w:r>
    </w:p>
    <w:p w14:paraId="73CC48E6" w14:textId="174A3129" w:rsidR="006971BD" w:rsidRPr="006971BD" w:rsidRDefault="006971BD" w:rsidP="005457B4">
      <w:pPr>
        <w:spacing w:after="0" w:line="480" w:lineRule="auto"/>
        <w:ind w:left="-5"/>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rPr>
                <m:t>drop</m:t>
              </m:r>
            </m:num>
            <m:den>
              <m:r>
                <m:rPr>
                  <m:sty m:val="bi"/>
                </m:rP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delay</m:t>
              </m:r>
            </m:den>
          </m:f>
        </m:oMath>
      </m:oMathPara>
    </w:p>
    <w:p w14:paraId="144CAF6A" w14:textId="57C4F638" w:rsidR="006971BD" w:rsidRDefault="00E80E14" w:rsidP="005457B4">
      <w:pPr>
        <w:spacing w:after="0" w:line="480" w:lineRule="auto"/>
        <w:ind w:left="-5"/>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is the hyperbolic discounting factor. </w:t>
      </w:r>
      <w:r w:rsidR="005A089E">
        <w:rPr>
          <w:rFonts w:ascii="Times New Roman" w:eastAsia="Times New Roman" w:hAnsi="Times New Roman" w:cs="Times New Roman"/>
          <w:sz w:val="24"/>
          <w:szCs w:val="24"/>
        </w:rPr>
        <w:t xml:space="preserve">The free parameters </w:t>
      </w:r>
      <m:oMath>
        <m:r>
          <w:rPr>
            <w:rFonts w:ascii="Cambria Math" w:eastAsia="Times New Roman" w:hAnsi="Cambria Math" w:cs="Times New Roman"/>
            <w:sz w:val="24"/>
            <w:szCs w:val="24"/>
          </w:rPr>
          <m:t>θ, β, k</m:t>
        </m:r>
      </m:oMath>
      <w:r w:rsidR="005A089E">
        <w:rPr>
          <w:rFonts w:ascii="Times New Roman" w:eastAsia="Times New Roman" w:hAnsi="Times New Roman" w:cs="Times New Roman"/>
          <w:sz w:val="24"/>
          <w:szCs w:val="24"/>
        </w:rPr>
        <w:t xml:space="preserve"> are fit via maximum likelihood estimation. </w:t>
      </w:r>
    </w:p>
    <w:p w14:paraId="6E1234AF" w14:textId="72F3222D" w:rsidR="00CC4397" w:rsidRDefault="000431C2" w:rsidP="00CC439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Cs/>
          <w:sz w:val="24"/>
          <w:szCs w:val="24"/>
        </w:rPr>
        <w:t>T</w:t>
      </w:r>
      <w:r w:rsidRPr="000431C2">
        <w:rPr>
          <w:rFonts w:ascii="Times New Roman" w:eastAsia="Times New Roman" w:hAnsi="Times New Roman" w:cs="Times New Roman"/>
          <w:iCs/>
          <w:sz w:val="24"/>
          <w:szCs w:val="24"/>
        </w:rPr>
        <w:t>o test how the timing of action opportunities influences value computation</w:t>
      </w:r>
      <w:r w:rsidR="00CC4397">
        <w:rPr>
          <w:rFonts w:ascii="Times New Roman" w:eastAsia="Times New Roman" w:hAnsi="Times New Roman" w:cs="Times New Roman"/>
          <w:iCs/>
          <w:sz w:val="24"/>
          <w:szCs w:val="24"/>
        </w:rPr>
        <w:t xml:space="preserve">, </w:t>
      </w:r>
      <w:r w:rsidR="00867CCD" w:rsidRPr="00F50329">
        <w:rPr>
          <w:rFonts w:ascii="Times New Roman" w:eastAsia="Times New Roman" w:hAnsi="Times New Roman" w:cs="Times New Roman"/>
          <w:sz w:val="24"/>
          <w:szCs w:val="24"/>
        </w:rPr>
        <w:t xml:space="preserve">we compared three </w:t>
      </w:r>
      <w:r w:rsidR="00CC4397">
        <w:rPr>
          <w:rFonts w:ascii="Times New Roman" w:eastAsia="Times New Roman" w:hAnsi="Times New Roman" w:cs="Times New Roman"/>
          <w:sz w:val="24"/>
          <w:szCs w:val="24"/>
        </w:rPr>
        <w:t>models</w:t>
      </w:r>
      <w:r w:rsidR="00867CCD" w:rsidRPr="00F50329">
        <w:rPr>
          <w:rFonts w:ascii="Times New Roman" w:eastAsia="Times New Roman" w:hAnsi="Times New Roman" w:cs="Times New Roman"/>
          <w:sz w:val="24"/>
          <w:szCs w:val="24"/>
        </w:rPr>
        <w:t xml:space="preserve">. </w:t>
      </w:r>
    </w:p>
    <w:p w14:paraId="74FDF2D7" w14:textId="76111C2B" w:rsidR="00867CCD" w:rsidRPr="00D0662E" w:rsidRDefault="00867CCD" w:rsidP="00CC4397">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simplest </w:t>
      </w:r>
      <w:r w:rsidR="009D4FB7" w:rsidRPr="00D0662E">
        <w:rPr>
          <w:rFonts w:ascii="Times New Roman" w:eastAsia="Times New Roman" w:hAnsi="Times New Roman" w:cs="Times New Roman"/>
          <w:sz w:val="24"/>
          <w:szCs w:val="24"/>
        </w:rPr>
        <w:t>model</w:t>
      </w:r>
      <w:r w:rsidRPr="00D0662E">
        <w:rPr>
          <w:rFonts w:ascii="Times New Roman" w:eastAsia="Times New Roman" w:hAnsi="Times New Roman" w:cs="Times New Roman"/>
          <w:sz w:val="24"/>
          <w:szCs w:val="24"/>
        </w:rPr>
        <w:t xml:space="preserve"> compute</w:t>
      </w:r>
      <w:r w:rsidR="009D4FB7" w:rsidRPr="00D0662E">
        <w:rPr>
          <w:rFonts w:ascii="Times New Roman" w:eastAsia="Times New Roman" w:hAnsi="Times New Roman" w:cs="Times New Roman"/>
          <w:sz w:val="24"/>
          <w:szCs w:val="24"/>
        </w:rPr>
        <w:t>s</w:t>
      </w:r>
      <w:r w:rsidRPr="00D0662E">
        <w:rPr>
          <w:rFonts w:ascii="Times New Roman" w:eastAsia="Times New Roman" w:hAnsi="Times New Roman" w:cs="Times New Roman"/>
          <w:sz w:val="24"/>
          <w:szCs w:val="24"/>
        </w:rPr>
        <w:t xml:space="preserve"> a temporally discounted value, </w:t>
      </w:r>
      <w:r w:rsidR="009D4FB7" w:rsidRPr="00D0662E">
        <w:rPr>
          <w:rFonts w:ascii="Times New Roman" w:eastAsia="Times New Roman" w:hAnsi="Times New Roman" w:cs="Times New Roman"/>
          <w:sz w:val="24"/>
          <w:szCs w:val="24"/>
        </w:rPr>
        <w:t xml:space="preserve">that is then compared </w:t>
      </w:r>
      <w:r w:rsidRPr="00D0662E">
        <w:rPr>
          <w:rFonts w:ascii="Times New Roman" w:eastAsia="Times New Roman" w:hAnsi="Times New Roman" w:cs="Times New Roman"/>
          <w:sz w:val="24"/>
          <w:szCs w:val="24"/>
        </w:rPr>
        <w:t xml:space="preserve">to an accept threshold </w:t>
      </w:r>
      <m:oMath>
        <m:r>
          <w:rPr>
            <w:rFonts w:ascii="Cambria Math" w:eastAsia="Times New Roman" w:hAnsi="Cambria Math" w:cs="Times New Roman"/>
            <w:sz w:val="24"/>
            <w:szCs w:val="24"/>
          </w:rPr>
          <m:t>θ</m:t>
        </m:r>
      </m:oMath>
      <w:r w:rsidRPr="00D0662E">
        <w:rPr>
          <w:rFonts w:ascii="Times New Roman" w:eastAsia="Times New Roman" w:hAnsi="Times New Roman" w:cs="Times New Roman"/>
          <w:sz w:val="24"/>
          <w:szCs w:val="24"/>
        </w:rPr>
        <w:t xml:space="preserve">. </w:t>
      </w:r>
    </w:p>
    <w:p w14:paraId="4D5A0875" w14:textId="7833C429" w:rsidR="00867CCD" w:rsidRPr="00D0662E" w:rsidRDefault="00A73114"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DV=</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den>
          </m:f>
        </m:oMath>
      </m:oMathPara>
    </w:p>
    <w:p w14:paraId="12034F24" w14:textId="5860566C"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Here, </w:t>
      </w:r>
      <w:r w:rsidR="00111297" w:rsidRPr="00D0662E">
        <w:rPr>
          <w:rFonts w:ascii="Times New Roman" w:eastAsia="Times New Roman" w:hAnsi="Times New Roman" w:cs="Times New Roman"/>
          <w:sz w:val="24"/>
          <w:szCs w:val="24"/>
        </w:rPr>
        <w:t>D</w:t>
      </w:r>
      <w:r w:rsidRPr="00D0662E">
        <w:rPr>
          <w:rFonts w:ascii="Times New Roman" w:eastAsia="Times New Roman" w:hAnsi="Times New Roman" w:cs="Times New Roman"/>
          <w:sz w:val="24"/>
          <w:szCs w:val="24"/>
        </w:rPr>
        <w:t xml:space="preserve">V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discounted value, D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delay, R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reward. </w:t>
      </w:r>
    </w:p>
    <w:p w14:paraId="23FFDB5E" w14:textId="05A4B945" w:rsidR="00867CCD" w:rsidRPr="00D0662E" w:rsidRDefault="00787ECC"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Animals</w:t>
      </w:r>
      <w:r w:rsidR="00867CCD"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will be</w:t>
      </w:r>
      <w:r w:rsidR="00867CCD" w:rsidRPr="00D0662E">
        <w:rPr>
          <w:rFonts w:ascii="Times New Roman" w:eastAsia="Times New Roman" w:hAnsi="Times New Roman" w:cs="Times New Roman"/>
          <w:sz w:val="24"/>
          <w:szCs w:val="24"/>
        </w:rPr>
        <w:t xml:space="preserve"> more likely to accept when </w:t>
      </w:r>
      <w:r w:rsidRPr="00D0662E">
        <w:rPr>
          <w:rFonts w:ascii="Times New Roman" w:eastAsia="Times New Roman" w:hAnsi="Times New Roman" w:cs="Times New Roman"/>
          <w:sz w:val="24"/>
          <w:szCs w:val="24"/>
        </w:rPr>
        <w:t>DV</w:t>
      </w:r>
      <w:r w:rsidR="00867CCD" w:rsidRPr="00D0662E">
        <w:rPr>
          <w:rFonts w:ascii="Times New Roman" w:eastAsia="Times New Roman" w:hAnsi="Times New Roman" w:cs="Times New Roman"/>
          <w:sz w:val="24"/>
          <w:szCs w:val="24"/>
        </w:rPr>
        <w:t xml:space="preserve"> is above the acceptance threshold</w:t>
      </w:r>
      <w:r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θ</w:t>
      </w:r>
      <w:r w:rsidR="00867CCD" w:rsidRPr="00D0662E">
        <w:rPr>
          <w:rFonts w:ascii="Times New Roman" w:eastAsia="Times New Roman" w:hAnsi="Times New Roman" w:cs="Times New Roman"/>
          <w:sz w:val="24"/>
          <w:szCs w:val="24"/>
        </w:rPr>
        <w:t xml:space="preserve">, and more likely to reject otherwise. The probability of accepting an offer is modelled using the </w:t>
      </w:r>
      <w:proofErr w:type="spellStart"/>
      <w:r w:rsidR="00867CCD" w:rsidRPr="00D0662E">
        <w:rPr>
          <w:rFonts w:ascii="Times New Roman" w:eastAsia="Times New Roman" w:hAnsi="Times New Roman" w:cs="Times New Roman"/>
          <w:sz w:val="24"/>
          <w:szCs w:val="24"/>
        </w:rPr>
        <w:t>softmax</w:t>
      </w:r>
      <w:proofErr w:type="spellEnd"/>
      <w:r w:rsidR="00867CCD" w:rsidRPr="00D0662E">
        <w:rPr>
          <w:rFonts w:ascii="Times New Roman" w:eastAsia="Times New Roman" w:hAnsi="Times New Roman" w:cs="Times New Roman"/>
          <w:sz w:val="24"/>
          <w:szCs w:val="24"/>
        </w:rPr>
        <w:t xml:space="preserve"> rule with decision noise</w:t>
      </w:r>
      <w:r w:rsidR="005F5C77" w:rsidRPr="00D0662E">
        <w:rPr>
          <w:rFonts w:ascii="Times New Roman" w:eastAsia="Times New Roman" w:hAnsi="Times New Roman" w:cs="Times New Roman"/>
          <w:sz w:val="24"/>
          <w:szCs w:val="24"/>
        </w:rPr>
        <w:t xml:space="preserve"> </w:t>
      </w:r>
      <w:r w:rsidR="006C6BA8" w:rsidRPr="00D0662E">
        <w:rPr>
          <w:rFonts w:ascii="Times New Roman" w:eastAsia="Times New Roman" w:hAnsi="Times New Roman" w:cs="Times New Roman"/>
          <w:sz w:val="24"/>
          <w:szCs w:val="24"/>
        </w:rPr>
        <w:t>σ</w:t>
      </w:r>
      <w:r w:rsidR="00867CCD" w:rsidRPr="00D0662E">
        <w:rPr>
          <w:rFonts w:ascii="Times New Roman" w:eastAsia="Times New Roman" w:hAnsi="Times New Roman" w:cs="Times New Roman"/>
          <w:sz w:val="24"/>
          <w:szCs w:val="24"/>
        </w:rPr>
        <w:t>:</w:t>
      </w:r>
    </w:p>
    <w:p w14:paraId="298F5CF9"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V-θ</m:t>
                      </m:r>
                    </m:num>
                    <m:den>
                      <m:r>
                        <w:rPr>
                          <w:rFonts w:ascii="Cambria Math" w:eastAsia="Times New Roman" w:hAnsi="Cambria Math" w:cs="Times New Roman"/>
                          <w:sz w:val="24"/>
                          <w:szCs w:val="24"/>
                        </w:rPr>
                        <m:t>σ</m:t>
                      </m:r>
                    </m:den>
                  </m:f>
                </m:sup>
              </m:sSup>
            </m:den>
          </m:f>
        </m:oMath>
      </m:oMathPara>
    </w:p>
    <w:p w14:paraId="7BEE7C4B" w14:textId="3D81CD6A"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this strategy, </w:t>
      </w:r>
      <w:r w:rsidR="006C6BA8" w:rsidRPr="00D0662E">
        <w:rPr>
          <w:rFonts w:ascii="Times New Roman" w:eastAsia="Times New Roman" w:hAnsi="Times New Roman" w:cs="Times New Roman"/>
          <w:sz w:val="24"/>
          <w:szCs w:val="24"/>
        </w:rPr>
        <w:t>animals do</w:t>
      </w:r>
      <w:r w:rsidRPr="00D0662E">
        <w:rPr>
          <w:rFonts w:ascii="Times New Roman" w:eastAsia="Times New Roman" w:hAnsi="Times New Roman" w:cs="Times New Roman"/>
          <w:sz w:val="24"/>
          <w:szCs w:val="24"/>
        </w:rPr>
        <w:t xml:space="preserve"> not pay attention to the go cue and choose solely based on the offer. </w:t>
      </w:r>
    </w:p>
    <w:p w14:paraId="6E61228F" w14:textId="643EF300" w:rsidR="00867CCD" w:rsidRPr="00D0662E" w:rsidRDefault="00867CCD" w:rsidP="00B5766F">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w:t>
      </w:r>
      <w:r w:rsidR="006C6BA8" w:rsidRPr="00D0662E">
        <w:rPr>
          <w:rFonts w:ascii="Times New Roman" w:eastAsia="Times New Roman" w:hAnsi="Times New Roman" w:cs="Times New Roman"/>
          <w:sz w:val="24"/>
          <w:szCs w:val="24"/>
        </w:rPr>
        <w:t>the second model</w:t>
      </w:r>
      <w:r w:rsidRPr="00D0662E">
        <w:rPr>
          <w:rFonts w:ascii="Times New Roman" w:eastAsia="Times New Roman" w:hAnsi="Times New Roman" w:cs="Times New Roman"/>
          <w:sz w:val="24"/>
          <w:szCs w:val="24"/>
        </w:rPr>
        <w:t>, animals adjust their discounted value estimate as well as their acceptance threshold based on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If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xml:space="preserve"> is yellow, they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t>
      </w:r>
      <w:r w:rsidR="005A7E2E" w:rsidRPr="00D0662E">
        <w:rPr>
          <w:rFonts w:ascii="Times New Roman" w:eastAsia="Times New Roman" w:hAnsi="Times New Roman" w:cs="Times New Roman"/>
          <w:sz w:val="24"/>
          <w:szCs w:val="24"/>
        </w:rPr>
        <w:t>wait for</w:t>
      </w:r>
      <w:r w:rsidRPr="00D0662E">
        <w:rPr>
          <w:rFonts w:ascii="Times New Roman" w:eastAsia="Times New Roman" w:hAnsi="Times New Roman" w:cs="Times New Roman"/>
          <w:sz w:val="24"/>
          <w:szCs w:val="24"/>
        </w:rPr>
        <w:t xml:space="preserve"> an </w:t>
      </w:r>
      <w:r w:rsidRPr="00D0662E">
        <w:rPr>
          <w:rFonts w:ascii="Times New Roman" w:eastAsia="Times New Roman" w:hAnsi="Times New Roman" w:cs="Times New Roman"/>
          <w:sz w:val="24"/>
          <w:szCs w:val="24"/>
        </w:rPr>
        <w:lastRenderedPageBreak/>
        <w:t xml:space="preserve">additional delay </w:t>
      </w:r>
      <w:proofErr w:type="spellStart"/>
      <w:r w:rsidR="005A7E2E" w:rsidRPr="00B5766F">
        <w:rPr>
          <w:rFonts w:ascii="Times New Roman" w:eastAsia="Times New Roman" w:hAnsi="Times New Roman" w:cs="Times New Roman"/>
          <w:sz w:val="24"/>
          <w:szCs w:val="24"/>
        </w:rPr>
        <w:t>Δt</w:t>
      </w:r>
      <w:proofErr w:type="spellEnd"/>
      <w:r w:rsidR="005A7E2E" w:rsidRPr="00D0662E">
        <w:rPr>
          <w:rFonts w:ascii="Times New Roman" w:eastAsia="Times New Roman" w:hAnsi="Times New Roman" w:cs="Times New Roman"/>
          <w:i/>
          <w:iCs/>
          <w:sz w:val="24"/>
          <w:szCs w:val="24"/>
        </w:rPr>
        <w:t xml:space="preserve"> </w:t>
      </w:r>
      <w:r w:rsidRPr="00D0662E">
        <w:rPr>
          <w:rFonts w:ascii="Times New Roman" w:eastAsia="Times New Roman" w:hAnsi="Times New Roman" w:cs="Times New Roman"/>
          <w:sz w:val="24"/>
          <w:szCs w:val="24"/>
        </w:rPr>
        <w:t>before they can accept the offer, as a result, effectively the value of the offer decreases to</w:t>
      </w:r>
    </w:p>
    <w:p w14:paraId="1F77B499" w14:textId="77777777" w:rsidR="00867CCD" w:rsidRPr="00D0662E" w:rsidRDefault="00000000" w:rsidP="00867CCD">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E5813B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23FA48C6"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m:oMathPara>
    </w:p>
    <w:p w14:paraId="53C6AB38" w14:textId="4EB6D216"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Where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w:r w:rsidRPr="00D0662E">
        <w:rPr>
          <w:rFonts w:ascii="Times New Roman" w:eastAsia="Times New Roman" w:hAnsi="Times New Roman" w:cs="Times New Roman"/>
          <w:sz w:val="24"/>
          <w:szCs w:val="24"/>
        </w:rPr>
        <w:t xml:space="preserve"> is the expected future reward, and is </w:t>
      </w:r>
      <w:r w:rsidR="003C562E" w:rsidRPr="00D0662E">
        <w:rPr>
          <w:rFonts w:ascii="Times New Roman" w:eastAsia="Times New Roman" w:hAnsi="Times New Roman" w:cs="Times New Roman"/>
          <w:sz w:val="24"/>
          <w:szCs w:val="24"/>
        </w:rPr>
        <w:t xml:space="preserve">θ </w:t>
      </w:r>
      <w:r w:rsidRPr="00D0662E">
        <w:rPr>
          <w:rFonts w:ascii="Times New Roman" w:eastAsia="Times New Roman" w:hAnsi="Times New Roman" w:cs="Times New Roman"/>
          <w:sz w:val="24"/>
          <w:szCs w:val="24"/>
        </w:rPr>
        <w:t xml:space="preserve">discounted by the additional waiting time </w:t>
      </w:r>
      <w:proofErr w:type="spellStart"/>
      <w:r w:rsidR="00240715" w:rsidRPr="00D0662E">
        <w:rPr>
          <w:rFonts w:ascii="Times New Roman" w:eastAsia="Times New Roman" w:hAnsi="Times New Roman" w:cs="Times New Roman"/>
          <w:sz w:val="24"/>
          <w:szCs w:val="24"/>
        </w:rPr>
        <w:t>Δt</w:t>
      </w:r>
      <w:proofErr w:type="spellEnd"/>
      <w:r w:rsidR="00240715" w:rsidRPr="00D0662E">
        <w:rPr>
          <w:rFonts w:ascii="Times New Roman" w:eastAsia="Times New Roman" w:hAnsi="Times New Roman" w:cs="Times New Roman"/>
          <w:sz w:val="24"/>
          <w:szCs w:val="24"/>
        </w:rPr>
        <w:t xml:space="preserve"> </w:t>
      </w:r>
      <w:r w:rsidRPr="00D0662E">
        <w:rPr>
          <w:rFonts w:ascii="Times New Roman" w:eastAsia="Times New Roman" w:hAnsi="Times New Roman" w:cs="Times New Roman"/>
          <w:sz w:val="24"/>
          <w:szCs w:val="24"/>
        </w:rPr>
        <w:t>plus the delay:</w:t>
      </w:r>
    </w:p>
    <w:p w14:paraId="07A374A4"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24BE5D45"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acceptance threshold would remain at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=θ</m:t>
        </m:r>
      </m:oMath>
    </w:p>
    <w:p w14:paraId="360CE18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However, if the go cue is purple, we compute</w:t>
      </w:r>
    </w:p>
    <w:p w14:paraId="2735D4FC"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oMath>
      </m:oMathPara>
    </w:p>
    <w:p w14:paraId="57389D90"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Since they can accept right away,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=V</m:t>
        </m:r>
      </m:oMath>
      <w:r w:rsidRPr="00D0662E">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m:t>
            </m:r>
          </m:den>
        </m:f>
      </m:oMath>
      <w:r w:rsidRPr="00D0662E">
        <w:rPr>
          <w:rFonts w:ascii="Times New Roman" w:eastAsia="Times New Roman" w:hAnsi="Times New Roman" w:cs="Times New Roman"/>
          <w:sz w:val="24"/>
          <w:szCs w:val="24"/>
        </w:rPr>
        <w:t xml:space="preserve">, </w:t>
      </w:r>
    </w:p>
    <w:p w14:paraId="32018B3C"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Rejecting is </w:t>
      </w:r>
      <w:proofErr w:type="gramStart"/>
      <w:r w:rsidRPr="00D0662E">
        <w:rPr>
          <w:rFonts w:ascii="Times New Roman" w:eastAsia="Times New Roman" w:hAnsi="Times New Roman" w:cs="Times New Roman"/>
          <w:sz w:val="24"/>
          <w:szCs w:val="24"/>
        </w:rPr>
        <w:t>actually more</w:t>
      </w:r>
      <w:proofErr w:type="gramEnd"/>
      <w:r w:rsidRPr="00D0662E">
        <w:rPr>
          <w:rFonts w:ascii="Times New Roman" w:eastAsia="Times New Roman" w:hAnsi="Times New Roman" w:cs="Times New Roman"/>
          <w:sz w:val="24"/>
          <w:szCs w:val="24"/>
        </w:rPr>
        <w:t xml:space="preserve"> expensive after purple, as animals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wait for an additional delay to reject. The acceptance threshold here is essentially the expected discounted value of future rewards after a rejection. This would be </w:t>
      </w:r>
    </w:p>
    <w:p w14:paraId="0047422F" w14:textId="77777777" w:rsidR="00867CCD" w:rsidRPr="00B5766F" w:rsidRDefault="00000000" w:rsidP="00867CCD">
      <w:pPr>
        <w:rPr>
          <w:rFonts w:ascii="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8C2C031" w14:textId="77777777" w:rsidR="00867CCD" w:rsidRPr="00B5766F" w:rsidRDefault="00867CCD" w:rsidP="00867CCD">
      <w:pPr>
        <w:rPr>
          <w:rFonts w:ascii="Times New Roman" w:hAnsi="Times New Roman" w:cs="Times New Roman"/>
          <w:sz w:val="24"/>
          <w:szCs w:val="24"/>
        </w:rPr>
      </w:pPr>
      <w:r w:rsidRPr="00B5766F">
        <w:rPr>
          <w:rFonts w:ascii="Times New Roman" w:hAnsi="Times New Roman" w:cs="Times New Roman"/>
          <w:sz w:val="24"/>
          <w:szCs w:val="24"/>
        </w:rPr>
        <w:t xml:space="preserve">In either case, </w:t>
      </w:r>
    </w:p>
    <w:p w14:paraId="7253FDB4"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m:t>
                      </m:r>
                    </m:num>
                    <m:den>
                      <m:r>
                        <w:rPr>
                          <w:rFonts w:ascii="Cambria Math" w:eastAsia="Times New Roman" w:hAnsi="Cambria Math" w:cs="Times New Roman"/>
                          <w:sz w:val="24"/>
                          <w:szCs w:val="24"/>
                        </w:rPr>
                        <m:t>σ</m:t>
                      </m:r>
                    </m:den>
                  </m:f>
                </m:sup>
              </m:sSup>
            </m:den>
          </m:f>
        </m:oMath>
      </m:oMathPara>
    </w:p>
    <w:p w14:paraId="1B38CBD1" w14:textId="0842032A" w:rsidR="00867CCD" w:rsidRPr="00B5766F" w:rsidRDefault="005B72FF" w:rsidP="00B5766F">
      <w:pPr>
        <w:ind w:firstLine="360"/>
        <w:rPr>
          <w:rFonts w:ascii="Times New Roman" w:hAnsi="Times New Roman" w:cs="Times New Roman"/>
          <w:sz w:val="24"/>
          <w:szCs w:val="24"/>
        </w:rPr>
      </w:pPr>
      <w:r w:rsidRPr="00B5766F">
        <w:rPr>
          <w:rFonts w:ascii="Times New Roman" w:hAnsi="Times New Roman" w:cs="Times New Roman"/>
          <w:sz w:val="24"/>
          <w:szCs w:val="24"/>
        </w:rPr>
        <w:t>In the third model</w:t>
      </w:r>
      <w:r w:rsidR="00867CCD" w:rsidRPr="00B5766F">
        <w:rPr>
          <w:rFonts w:ascii="Times New Roman" w:hAnsi="Times New Roman" w:cs="Times New Roman"/>
          <w:sz w:val="24"/>
          <w:szCs w:val="24"/>
        </w:rPr>
        <w:t xml:space="preserve">, animals simply have a bias for purple or yellow. </w:t>
      </w:r>
    </w:p>
    <w:p w14:paraId="6CEFDA47"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purple</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4895CF54" w14:textId="77777777" w:rsidR="00867CCD" w:rsidRPr="00B5766F" w:rsidRDefault="00867CCD" w:rsidP="00867CCD">
      <w:pPr>
        <w:rPr>
          <w:rFonts w:ascii="Times New Roman" w:hAnsi="Times New Roman" w:cs="Times New Roman"/>
          <w:sz w:val="24"/>
          <w:szCs w:val="24"/>
        </w:rPr>
      </w:pPr>
      <w:r w:rsidRPr="00D0662E">
        <w:rPr>
          <w:rFonts w:ascii="Times New Roman" w:eastAsia="Times New Roman" w:hAnsi="Times New Roman" w:cs="Times New Roman"/>
          <w:sz w:val="24"/>
          <w:szCs w:val="24"/>
        </w:rPr>
        <w:t>whereas</w:t>
      </w:r>
    </w:p>
    <w:p w14:paraId="363F94F8"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yellow</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19E66E3D" w14:textId="77777777" w:rsidR="00364F74" w:rsidRDefault="00364F74" w:rsidP="005457B4">
      <w:pPr>
        <w:spacing w:after="0" w:line="480" w:lineRule="auto"/>
        <w:rPr>
          <w:rFonts w:ascii="Times New Roman" w:eastAsia="Times New Roman" w:hAnsi="Times New Roman" w:cs="Times New Roman"/>
          <w:i/>
          <w:sz w:val="24"/>
          <w:szCs w:val="24"/>
        </w:rPr>
      </w:pPr>
    </w:p>
    <w:p w14:paraId="36A355F4" w14:textId="3050A11D" w:rsidR="005457B4" w:rsidRDefault="007941D0"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33254FD4" w14:textId="49C5E93F" w:rsidR="005457B4" w:rsidRDefault="007351E1" w:rsidP="005457B4">
      <w:pPr>
        <w:spacing w:after="0" w:line="480" w:lineRule="auto"/>
        <w:rPr>
          <w:rFonts w:ascii="Times New Roman" w:eastAsia="Times New Roman" w:hAnsi="Times New Roman" w:cs="Times New Roman"/>
          <w:sz w:val="24"/>
          <w:szCs w:val="24"/>
        </w:rPr>
      </w:pPr>
      <w:r w:rsidRPr="007351E1">
        <w:rPr>
          <w:rFonts w:ascii="Times New Roman" w:eastAsia="Times New Roman" w:hAnsi="Times New Roman" w:cs="Times New Roman"/>
          <w:sz w:val="24"/>
          <w:szCs w:val="24"/>
        </w:rPr>
        <w:t xml:space="preserve">The neural activity of 170 neurons was analyzed using data from 75-750 </w:t>
      </w:r>
      <w:proofErr w:type="spellStart"/>
      <w:r w:rsidRPr="007351E1">
        <w:rPr>
          <w:rFonts w:ascii="Times New Roman" w:eastAsia="Times New Roman" w:hAnsi="Times New Roman" w:cs="Times New Roman"/>
          <w:sz w:val="24"/>
          <w:szCs w:val="24"/>
        </w:rPr>
        <w:t>ms</w:t>
      </w:r>
      <w:proofErr w:type="spellEnd"/>
      <w:r w:rsidRPr="007351E1">
        <w:rPr>
          <w:rFonts w:ascii="Times New Roman" w:eastAsia="Times New Roman" w:hAnsi="Times New Roman" w:cs="Times New Roman"/>
          <w:sz w:val="24"/>
          <w:szCs w:val="24"/>
        </w:rPr>
        <w:t xml:space="preserve"> after the appearance of the cue, labeled </w:t>
      </w:r>
      <w:r w:rsidR="004F7F17">
        <w:rPr>
          <w:rFonts w:ascii="Times New Roman" w:eastAsia="Times New Roman" w:hAnsi="Times New Roman" w:cs="Times New Roman"/>
          <w:sz w:val="24"/>
          <w:szCs w:val="24"/>
        </w:rPr>
        <w:t xml:space="preserve">as </w:t>
      </w:r>
      <w:r w:rsidRPr="007351E1">
        <w:rPr>
          <w:rFonts w:ascii="Times New Roman" w:eastAsia="Times New Roman" w:hAnsi="Times New Roman" w:cs="Times New Roman"/>
          <w:sz w:val="24"/>
          <w:szCs w:val="24"/>
        </w:rPr>
        <w:t xml:space="preserve">Offer Period. </w:t>
      </w:r>
      <w:r w:rsidR="005457B4">
        <w:rPr>
          <w:rFonts w:ascii="Times New Roman" w:eastAsia="Times New Roman" w:hAnsi="Times New Roman" w:cs="Times New Roman"/>
          <w:sz w:val="24"/>
          <w:szCs w:val="24"/>
        </w:rPr>
        <w:t xml:space="preserve">This period ended before the prompt to accept (purple </w:t>
      </w:r>
      <w:r w:rsidR="007D0780">
        <w:rPr>
          <w:rFonts w:ascii="Times New Roman" w:eastAsia="Times New Roman" w:hAnsi="Times New Roman" w:cs="Times New Roman"/>
          <w:sz w:val="24"/>
          <w:szCs w:val="24"/>
        </w:rPr>
        <w:t>go-si</w:t>
      </w:r>
      <w:r w:rsidR="00CC1615">
        <w:rPr>
          <w:rFonts w:ascii="Times New Roman" w:eastAsia="Times New Roman" w:hAnsi="Times New Roman" w:cs="Times New Roman"/>
          <w:sz w:val="24"/>
          <w:szCs w:val="24"/>
        </w:rPr>
        <w:t>g</w:t>
      </w:r>
      <w:r w:rsidR="007D0780">
        <w:rPr>
          <w:rFonts w:ascii="Times New Roman" w:eastAsia="Times New Roman" w:hAnsi="Times New Roman" w:cs="Times New Roman"/>
          <w:sz w:val="24"/>
          <w:szCs w:val="24"/>
        </w:rPr>
        <w:t>nal</w:t>
      </w:r>
      <w:r w:rsidR="005457B4">
        <w:rPr>
          <w:rFonts w:ascii="Times New Roman" w:eastAsia="Times New Roman" w:hAnsi="Times New Roman" w:cs="Times New Roman"/>
          <w:sz w:val="24"/>
          <w:szCs w:val="24"/>
        </w:rPr>
        <w:t xml:space="preserve">) or refuse (yellow </w:t>
      </w:r>
      <w:r w:rsidR="007D0780">
        <w:rPr>
          <w:rFonts w:ascii="Times New Roman" w:eastAsia="Times New Roman" w:hAnsi="Times New Roman" w:cs="Times New Roman"/>
          <w:sz w:val="24"/>
          <w:szCs w:val="24"/>
        </w:rPr>
        <w:t>go-s</w:t>
      </w:r>
      <w:r w:rsidR="005A0C3C">
        <w:rPr>
          <w:rFonts w:ascii="Times New Roman" w:eastAsia="Times New Roman" w:hAnsi="Times New Roman" w:cs="Times New Roman"/>
          <w:sz w:val="24"/>
          <w:szCs w:val="24"/>
        </w:rPr>
        <w:t>ignal</w:t>
      </w:r>
      <w:r w:rsidR="005457B4">
        <w:rPr>
          <w:rFonts w:ascii="Times New Roman" w:eastAsia="Times New Roman" w:hAnsi="Times New Roman" w:cs="Times New Roman"/>
          <w:sz w:val="24"/>
          <w:szCs w:val="24"/>
        </w:rPr>
        <w:t>) first appeared, and therefore before the monkey knew when it needed to make a movement.</w:t>
      </w:r>
    </w:p>
    <w:p w14:paraId="397437DB" w14:textId="77777777" w:rsidR="005457B4" w:rsidRDefault="005457B4" w:rsidP="005457B4">
      <w:pPr>
        <w:spacing w:after="0" w:line="480" w:lineRule="auto"/>
        <w:rPr>
          <w:rFonts w:ascii="Times New Roman" w:eastAsia="Times New Roman" w:hAnsi="Times New Roman" w:cs="Times New Roman"/>
          <w:sz w:val="24"/>
          <w:szCs w:val="24"/>
        </w:rPr>
      </w:pPr>
    </w:p>
    <w:p w14:paraId="3A8F9D1B" w14:textId="76BD206B" w:rsidR="005457B4" w:rsidRPr="00A469C0" w:rsidRDefault="005457B4" w:rsidP="005457B4">
      <w:pPr>
        <w:spacing w:after="0" w:line="480" w:lineRule="auto"/>
        <w:rPr>
          <w:rFonts w:ascii="Times New Roman" w:eastAsia="Times New Roman" w:hAnsi="Times New Roman" w:cs="Times New Roman"/>
          <w:i/>
          <w:iCs/>
          <w:sz w:val="24"/>
          <w:szCs w:val="24"/>
        </w:rPr>
      </w:pPr>
      <w:r w:rsidRPr="00A469C0">
        <w:rPr>
          <w:rFonts w:ascii="Times New Roman" w:eastAsia="Times New Roman" w:hAnsi="Times New Roman" w:cs="Times New Roman"/>
          <w:i/>
          <w:iCs/>
          <w:sz w:val="24"/>
          <w:szCs w:val="24"/>
        </w:rPr>
        <w:t>1-way ANOVAs</w:t>
      </w:r>
    </w:p>
    <w:p w14:paraId="18763685" w14:textId="460F2EE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w:t>
      </w:r>
      <w:r w:rsidR="00605123">
        <w:rPr>
          <w:rFonts w:ascii="Times New Roman" w:eastAsia="Times New Roman" w:hAnsi="Times New Roman" w:cs="Times New Roman"/>
          <w:sz w:val="24"/>
          <w:szCs w:val="24"/>
        </w:rPr>
        <w:t xml:space="preserve">, for each of 9 </w:t>
      </w:r>
      <w:r w:rsidR="006B3B8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 xml:space="preserve">. The first </w:t>
      </w:r>
      <w:r w:rsidR="00605123">
        <w:rPr>
          <w:rFonts w:ascii="Times New Roman" w:eastAsia="Times New Roman" w:hAnsi="Times New Roman" w:cs="Times New Roman"/>
          <w:sz w:val="24"/>
          <w:szCs w:val="24"/>
        </w:rPr>
        <w:t xml:space="preserve">1-way </w:t>
      </w:r>
      <w:r>
        <w:rPr>
          <w:rFonts w:ascii="Times New Roman" w:eastAsia="Times New Roman" w:hAnsi="Times New Roman" w:cs="Times New Roman"/>
          <w:sz w:val="24"/>
          <w:szCs w:val="24"/>
        </w:rPr>
        <w:t xml:space="preserve">ANOVA was performed </w:t>
      </w:r>
      <w:r w:rsidRPr="00F50C2D">
        <w:rPr>
          <w:rFonts w:ascii="Times New Roman" w:eastAsia="Times New Roman" w:hAnsi="Times New Roman" w:cs="Times New Roman"/>
          <w:sz w:val="24"/>
          <w:szCs w:val="24"/>
        </w:rPr>
        <w:t>on each offer where the animal responded with at least 5 accepted and 5 refused trials</w:t>
      </w:r>
      <w:r>
        <w:rPr>
          <w:rFonts w:ascii="Times New Roman" w:eastAsia="Times New Roman" w:hAnsi="Times New Roman" w:cs="Times New Roman"/>
          <w:sz w:val="24"/>
          <w:szCs w:val="24"/>
        </w:rPr>
        <w:t xml:space="preserve">. </w:t>
      </w:r>
      <w:r w:rsidR="006B3B80" w:rsidRPr="006B3B80">
        <w:rPr>
          <w:rFonts w:ascii="Times New Roman" w:eastAsia="Times New Roman" w:hAnsi="Times New Roman" w:cs="Times New Roman"/>
          <w:sz w:val="24"/>
          <w:szCs w:val="24"/>
        </w:rPr>
        <w:t>In the second 1-way ANOVA, each offer was selected based on whether the animal responded by releasing the bar on at least 5 trials on the first go signal and 5 trials on the second go signal, regardless of acceptance or refusal.</w:t>
      </w:r>
    </w:p>
    <w:p w14:paraId="0A165274" w14:textId="77777777" w:rsidR="005457B4" w:rsidRDefault="005457B4" w:rsidP="005457B4">
      <w:pPr>
        <w:spacing w:after="0" w:line="480" w:lineRule="auto"/>
        <w:rPr>
          <w:rFonts w:ascii="Times New Roman" w:eastAsia="Times New Roman" w:hAnsi="Times New Roman" w:cs="Times New Roman"/>
          <w:sz w:val="24"/>
          <w:szCs w:val="24"/>
        </w:rPr>
      </w:pPr>
    </w:p>
    <w:p w14:paraId="1565E03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16E726B1" w14:textId="5CEEE743" w:rsidR="00842AEE" w:rsidRDefault="002F06E0"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 sliding window analysis was performed using the neural activity</w:t>
      </w:r>
      <w:r>
        <w:rPr>
          <w:rFonts w:ascii="Times New Roman" w:eastAsia="Times New Roman" w:hAnsi="Times New Roman" w:cs="Times New Roman"/>
          <w:sz w:val="24"/>
          <w:szCs w:val="24"/>
        </w:rPr>
        <w:t xml:space="preserve"> from all 170 recorded cells</w:t>
      </w:r>
      <w:r w:rsidR="005457B4">
        <w:rPr>
          <w:rFonts w:ascii="Times New Roman" w:eastAsia="Times New Roman" w:hAnsi="Times New Roman" w:cs="Times New Roman"/>
          <w:sz w:val="24"/>
          <w:szCs w:val="24"/>
        </w:rPr>
        <w:t xml:space="preserve">, expressed as total spike count. Starting at 500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before the cue onset to 1000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after the cue onset, 100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bins were created with a 10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interleave period. The spike count within each bin was used in the </w:t>
      </w:r>
      <w:r w:rsidR="00EE0ABF">
        <w:rPr>
          <w:rFonts w:ascii="Times New Roman" w:eastAsia="Times New Roman" w:hAnsi="Times New Roman" w:cs="Times New Roman"/>
          <w:sz w:val="24"/>
          <w:szCs w:val="24"/>
        </w:rPr>
        <w:t>2</w:t>
      </w:r>
      <w:r w:rsidR="005457B4">
        <w:rPr>
          <w:rFonts w:ascii="Times New Roman" w:eastAsia="Times New Roman" w:hAnsi="Times New Roman" w:cs="Times New Roman"/>
          <w:sz w:val="24"/>
          <w:szCs w:val="24"/>
        </w:rPr>
        <w:t xml:space="preserve">-way ANOVA sliding window analysis, with drops, delay, independent </w:t>
      </w:r>
      <w:r w:rsidR="005457B4">
        <w:rPr>
          <w:rFonts w:ascii="Times New Roman" w:eastAsia="Times New Roman" w:hAnsi="Times New Roman" w:cs="Times New Roman"/>
          <w:sz w:val="24"/>
          <w:szCs w:val="24"/>
        </w:rPr>
        <w:lastRenderedPageBreak/>
        <w:t xml:space="preserve">variables. </w:t>
      </w:r>
      <w:r w:rsidR="00842AEE">
        <w:rPr>
          <w:rFonts w:ascii="Times New Roman" w:eastAsia="Times New Roman" w:hAnsi="Times New Roman" w:cs="Times New Roman"/>
          <w:sz w:val="24"/>
          <w:szCs w:val="24"/>
        </w:rPr>
        <w:t>Choice as factor was include</w:t>
      </w:r>
      <w:r w:rsidR="00842AEE" w:rsidRPr="006830C6">
        <w:rPr>
          <w:rFonts w:ascii="Times New Roman" w:eastAsia="Times New Roman" w:hAnsi="Times New Roman" w:cs="Times New Roman"/>
          <w:sz w:val="24"/>
          <w:szCs w:val="24"/>
        </w:rPr>
        <w:t>d as</w:t>
      </w:r>
      <w:r w:rsidR="006F7F17" w:rsidRPr="006830C6">
        <w:rPr>
          <w:rFonts w:ascii="Times New Roman" w:eastAsia="Times New Roman" w:hAnsi="Times New Roman" w:cs="Times New Roman"/>
          <w:sz w:val="24"/>
          <w:szCs w:val="24"/>
        </w:rPr>
        <w:t xml:space="preserve"> an additional effect </w:t>
      </w:r>
      <w:r w:rsidR="006830C6" w:rsidRPr="006830C6">
        <w:rPr>
          <w:rFonts w:ascii="Times New Roman" w:eastAsia="Times New Roman" w:hAnsi="Times New Roman" w:cs="Times New Roman"/>
          <w:sz w:val="24"/>
          <w:szCs w:val="24"/>
        </w:rPr>
        <w:t>to test whether choice explains additional variance in firing rate, independently of drop and delay.</w:t>
      </w:r>
    </w:p>
    <w:p w14:paraId="0057810A" w14:textId="277A258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each bin we estimated the proportion of cells that were significantly modulated by each factor (</w:t>
      </w:r>
      <w:r w:rsidR="00215282">
        <w:rPr>
          <w:rFonts w:ascii="Times New Roman" w:eastAsia="Times New Roman" w:hAnsi="Times New Roman" w:cs="Times New Roman"/>
          <w:sz w:val="24"/>
          <w:szCs w:val="24"/>
        </w:rPr>
        <w:t>2</w:t>
      </w:r>
      <w:r>
        <w:rPr>
          <w:rFonts w:ascii="Times New Roman" w:eastAsia="Times New Roman" w:hAnsi="Times New Roman" w:cs="Times New Roman"/>
          <w:sz w:val="24"/>
          <w:szCs w:val="24"/>
        </w:rPr>
        <w:t>-way ANOVA, p &lt; 0.05).</w:t>
      </w:r>
    </w:p>
    <w:p w14:paraId="37FE150E" w14:textId="77777777" w:rsidR="005457B4" w:rsidRPr="00B81F37" w:rsidRDefault="005457B4" w:rsidP="005457B4">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at each bin we extracted the variance explained for each factor, and for the interaction of drops and delay as </w:t>
      </w:r>
      <w:r w:rsidRPr="00B81F37">
        <w:rPr>
          <w:rFonts w:ascii="Times New Roman" w:hAnsi="Times New Roman" w:cs="Times New Roman"/>
          <w:color w:val="242424"/>
          <w:sz w:val="24"/>
          <w:szCs w:val="24"/>
          <w:shd w:val="clear" w:color="auto" w:fill="FFFFFF"/>
        </w:rPr>
        <w:t xml:space="preserve">omega </w:t>
      </w:r>
      <w:r w:rsidRPr="004260B1">
        <w:rPr>
          <w:rFonts w:ascii="Times New Roman" w:hAnsi="Times New Roman" w:cs="Times New Roman"/>
          <w:sz w:val="24"/>
          <w:szCs w:val="24"/>
          <w:shd w:val="clear" w:color="auto" w:fill="FFFFFF"/>
        </w:rPr>
        <w:t>squared (</w:t>
      </w:r>
      <w:commentRangeStart w:id="358"/>
      <w:r w:rsidRPr="004260B1">
        <w:rPr>
          <w:rFonts w:ascii="Times New Roman" w:hAnsi="Times New Roman" w:cs="Times New Roman"/>
          <w:sz w:val="24"/>
          <w:szCs w:val="24"/>
          <w:shd w:val="clear" w:color="auto" w:fill="FFFFFF"/>
        </w:rPr>
        <w:t>Olejnik and Algina, 2003</w:t>
      </w:r>
      <w:commentRangeEnd w:id="358"/>
      <w:r w:rsidR="00340928">
        <w:rPr>
          <w:rStyle w:val="CommentReference"/>
        </w:rPr>
        <w:commentReference w:id="358"/>
      </w:r>
      <w:r w:rsidRPr="004260B1">
        <w:rPr>
          <w:rFonts w:ascii="Times New Roman" w:hAnsi="Times New Roman" w:cs="Times New Roman"/>
          <w:sz w:val="24"/>
          <w:szCs w:val="24"/>
          <w:shd w:val="clear" w:color="auto" w:fill="FFFFFF"/>
        </w:rPr>
        <w:t>):</w:t>
      </w:r>
    </w:p>
    <w:p w14:paraId="297A8B50" w14:textId="77777777" w:rsidR="005457B4" w:rsidRDefault="005457B4" w:rsidP="005457B4">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vertAlign w:val="subscript"/>
        </w:rPr>
        <w:t xml:space="preserve"> </w:t>
      </w:r>
      <w:r w:rsidRPr="004260B1">
        <w:rPr>
          <w:rFonts w:ascii="Times New Roman" w:hAnsi="Times New Roman" w:cs="Times New Roman"/>
          <w:b/>
          <w:bCs/>
          <w:sz w:val="24"/>
          <w:szCs w:val="24"/>
          <w:shd w:val="clear" w:color="auto" w:fill="FFFFFF"/>
        </w:rPr>
        <w:t>– (</w:t>
      </w:r>
      <w:proofErr w:type="spellStart"/>
      <w:r w:rsidRPr="004260B1">
        <w:rPr>
          <w:rFonts w:ascii="Times New Roman" w:hAnsi="Times New Roman" w:cs="Times New Roman"/>
          <w:b/>
          <w:bCs/>
          <w:sz w:val="24"/>
          <w:szCs w:val="24"/>
          <w:shd w:val="clear" w:color="auto" w:fill="FFFFFF"/>
        </w:rPr>
        <w:t>df</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rPr>
        <w:t>)(</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total</w:t>
      </w:r>
      <w:proofErr w:type="spellEnd"/>
    </w:p>
    <w:p w14:paraId="636E34A4" w14:textId="77777777" w:rsidR="004F09A1" w:rsidRDefault="004F09A1" w:rsidP="005457B4">
      <w:pPr>
        <w:spacing w:after="0" w:line="480" w:lineRule="auto"/>
        <w:rPr>
          <w:rFonts w:ascii="Times New Roman" w:eastAsia="Times New Roman" w:hAnsi="Times New Roman" w:cs="Times New Roman"/>
          <w:iCs/>
          <w:sz w:val="24"/>
          <w:szCs w:val="24"/>
        </w:rPr>
      </w:pPr>
    </w:p>
    <w:p w14:paraId="1DFA9EA5" w14:textId="77777777" w:rsidR="00C9254B" w:rsidRPr="00C9254B" w:rsidRDefault="00C9254B" w:rsidP="00C9254B">
      <w:pPr>
        <w:spacing w:after="0" w:line="480" w:lineRule="auto"/>
        <w:rPr>
          <w:rFonts w:ascii="Times New Roman" w:eastAsia="Times New Roman" w:hAnsi="Times New Roman" w:cs="Times New Roman"/>
          <w:i/>
          <w:iCs/>
          <w:sz w:val="24"/>
          <w:szCs w:val="24"/>
        </w:rPr>
      </w:pPr>
      <w:r w:rsidRPr="00C9254B">
        <w:rPr>
          <w:rFonts w:ascii="Times New Roman" w:eastAsia="Times New Roman" w:hAnsi="Times New Roman" w:cs="Times New Roman"/>
          <w:i/>
          <w:iCs/>
          <w:sz w:val="24"/>
          <w:szCs w:val="24"/>
        </w:rPr>
        <w:t>Correlation across time</w:t>
      </w:r>
    </w:p>
    <w:p w14:paraId="32A4E0E8"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In this analysis, we only included cells that respond to at least one of the task-relevant variables (delay, drop, choice), this leaves 121 cells. </w:t>
      </w:r>
    </w:p>
    <w:p w14:paraId="7A54EA43"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To extract the population encoding dimension for drop and delay, we performed a sliding window ANOVA for each cell, and extracted the regression coefficient for drop and delay, at each time bin, for each cell. The dimension formed by the beta coefficients across cells at each time bin, is the time-dependent encoding dimension of drop or delay.</w:t>
      </w:r>
    </w:p>
    <w:p w14:paraId="26ABFF35"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Population activity that encodes delay is quantified as the population activity projected onto the dimension for delay. Population activity of drops is calculated similarly. For each factor separately, the beta-coefficients for each time bin were correlated with each other and the Pearson correlation was calculated.</w:t>
      </w:r>
    </w:p>
    <w:p w14:paraId="2F6A5944"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A significance threshold of 0.05 was used (uncorrected).</w:t>
      </w:r>
    </w:p>
    <w:p w14:paraId="43606A26" w14:textId="77777777" w:rsidR="006F5996" w:rsidRDefault="006F5996" w:rsidP="00164621">
      <w:pPr>
        <w:spacing w:after="0" w:line="480" w:lineRule="auto"/>
        <w:rPr>
          <w:rFonts w:ascii="Times New Roman" w:eastAsia="Times New Roman" w:hAnsi="Times New Roman" w:cs="Times New Roman"/>
          <w:sz w:val="24"/>
          <w:szCs w:val="24"/>
        </w:rPr>
      </w:pPr>
    </w:p>
    <w:p w14:paraId="47D42905" w14:textId="77777777" w:rsidR="00605962" w:rsidRDefault="00605962" w:rsidP="005457B4">
      <w:pPr>
        <w:spacing w:after="0" w:line="480" w:lineRule="auto"/>
        <w:rPr>
          <w:rFonts w:ascii="Times New Roman" w:eastAsia="Times New Roman" w:hAnsi="Times New Roman" w:cs="Times New Roman"/>
          <w:i/>
          <w:iCs/>
          <w:sz w:val="24"/>
          <w:szCs w:val="24"/>
        </w:rPr>
      </w:pPr>
    </w:p>
    <w:p w14:paraId="59A684B9" w14:textId="5BCC4DDE" w:rsidR="005457B4" w:rsidRPr="000B49F6" w:rsidRDefault="005457B4" w:rsidP="005457B4">
      <w:pPr>
        <w:spacing w:after="0" w:line="480" w:lineRule="auto"/>
        <w:rPr>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t>Decoding Analysis</w:t>
      </w:r>
    </w:p>
    <w:p w14:paraId="643E8000"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Support vector machine was used as the classifier. Training and testing sets comprised of non-overlapping trials (75% of trials for training, and 25% for testing). The procedure was repeated 10 times, and the average decoding accuracy was recorded. </w:t>
      </w:r>
    </w:p>
    <w:p w14:paraId="4CC17530" w14:textId="7421C9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w:t>
      </w:r>
      <w:r w:rsidR="0068087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delay and </w:t>
      </w:r>
      <w:r w:rsidR="0068087B">
        <w:rPr>
          <w:rFonts w:ascii="Times New Roman" w:eastAsia="Times New Roman" w:hAnsi="Times New Roman" w:cs="Times New Roman"/>
          <w:sz w:val="24"/>
          <w:szCs w:val="24"/>
        </w:rPr>
        <w:t>interaction</w:t>
      </w:r>
      <w:r>
        <w:rPr>
          <w:rFonts w:ascii="Times New Roman" w:eastAsia="Times New Roman" w:hAnsi="Times New Roman" w:cs="Times New Roman"/>
          <w:sz w:val="24"/>
          <w:szCs w:val="24"/>
        </w:rPr>
        <w:t xml:space="preserve"> were carried out separately. For each factor, decoding was done in a sliding window (step 20ms, width 100ms). </w:t>
      </w:r>
    </w:p>
    <w:p w14:paraId="34B98F93" w14:textId="77777777" w:rsidR="005457B4" w:rsidRDefault="005457B4" w:rsidP="005457B4">
      <w:pPr>
        <w:spacing w:after="0" w:line="480" w:lineRule="auto"/>
        <w:rPr>
          <w:rFonts w:ascii="Times New Roman" w:eastAsia="Times New Roman" w:hAnsi="Times New Roman" w:cs="Times New Roman"/>
          <w:sz w:val="24"/>
          <w:szCs w:val="24"/>
        </w:rPr>
      </w:pPr>
    </w:p>
    <w:p w14:paraId="74A55330" w14:textId="77777777" w:rsidR="00885F92" w:rsidRDefault="00885F92" w:rsidP="005457B4">
      <w:pPr>
        <w:spacing w:after="0" w:line="480" w:lineRule="auto"/>
        <w:rPr>
          <w:rFonts w:ascii="Times New Roman" w:eastAsia="Times New Roman" w:hAnsi="Times New Roman" w:cs="Times New Roman"/>
          <w:sz w:val="24"/>
          <w:szCs w:val="24"/>
        </w:rPr>
      </w:pPr>
    </w:p>
    <w:p w14:paraId="1D3EF8C4" w14:textId="77777777" w:rsidR="00616457" w:rsidRDefault="00616457"/>
    <w:sectPr w:rsidR="006164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iyu Wang" w:date="2025-08-25T05:44:00Z" w:initials="SW">
    <w:p w14:paraId="26FBA4E1" w14:textId="77777777" w:rsidR="0031046E" w:rsidRDefault="0031046E" w:rsidP="0031046E">
      <w:r>
        <w:rPr>
          <w:rStyle w:val="CommentReference"/>
        </w:rPr>
        <w:annotationRef/>
      </w:r>
      <w:r>
        <w:rPr>
          <w:sz w:val="20"/>
          <w:szCs w:val="20"/>
        </w:rPr>
        <w:t>How about "Distinct neural coding for temporal discounting strategies in prefrontal cortex"</w:t>
      </w:r>
    </w:p>
  </w:comment>
  <w:comment w:id="2" w:author="Siyu Wang" w:date="2025-08-25T05:47:00Z" w:initials="SW">
    <w:p w14:paraId="6A5E4948" w14:textId="77777777" w:rsidR="0031046E" w:rsidRDefault="0031046E" w:rsidP="0031046E">
      <w:r>
        <w:rPr>
          <w:rStyle w:val="CommentReference"/>
        </w:rPr>
        <w:annotationRef/>
      </w:r>
      <w:r>
        <w:rPr>
          <w:sz w:val="20"/>
          <w:szCs w:val="20"/>
        </w:rPr>
        <w:t>I personally do not like to use the word "neural dynamics" to just mean "change in time" (as opposed to recurrent dynamics), "neural coding" might be more appropriate here</w:t>
      </w:r>
    </w:p>
  </w:comment>
  <w:comment w:id="4" w:author="Mark Eldridge" w:date="2025-05-14T15:56:00Z" w:initials="EM[">
    <w:p w14:paraId="58A54B9B" w14:textId="17E2E5B2" w:rsidR="006C4460" w:rsidRDefault="006C4460" w:rsidP="006C4460">
      <w:r>
        <w:rPr>
          <w:rStyle w:val="CommentReference"/>
        </w:rPr>
        <w:annotationRef/>
      </w:r>
      <w:r>
        <w:rPr>
          <w:color w:val="000000"/>
          <w:sz w:val="20"/>
          <w:szCs w:val="20"/>
        </w:rPr>
        <w:t>Ask David for new affiliation(s)</w:t>
      </w:r>
    </w:p>
  </w:comment>
  <w:comment w:id="5" w:author="Rossella Falcone" w:date="2025-08-21T15:31:00Z" w:initials="RF">
    <w:p w14:paraId="38A84623" w14:textId="77777777" w:rsidR="002B5069" w:rsidRDefault="002B5069" w:rsidP="002B5069">
      <w:pPr>
        <w:pStyle w:val="CommentText"/>
      </w:pPr>
      <w:r>
        <w:rPr>
          <w:rStyle w:val="CommentReference"/>
        </w:rPr>
        <w:annotationRef/>
      </w:r>
      <w:r>
        <w:t xml:space="preserve">I do not have his contact. Do you? </w:t>
      </w:r>
    </w:p>
  </w:comment>
  <w:comment w:id="9" w:author="Siyu Wang" w:date="2025-08-03T07:47:00Z" w:initials="SW">
    <w:p w14:paraId="316F9009" w14:textId="5EBDC12F" w:rsidR="007951A3" w:rsidRDefault="007951A3" w:rsidP="007951A3">
      <w:r>
        <w:rPr>
          <w:rStyle w:val="CommentReference"/>
        </w:rPr>
        <w:annotationRef/>
      </w:r>
      <w:r>
        <w:rPr>
          <w:sz w:val="20"/>
          <w:szCs w:val="20"/>
        </w:rPr>
        <w:t>In general, the Introduction section is better written than the abstract. The logic flow is clearer in the introduction section</w:t>
      </w:r>
    </w:p>
  </w:comment>
  <w:comment w:id="10" w:author="Rossella Falcone" w:date="2025-08-21T14:20:00Z" w:initials="RF">
    <w:p w14:paraId="155CC12B" w14:textId="77777777" w:rsidR="0003799A" w:rsidRDefault="0003799A" w:rsidP="0003799A">
      <w:pPr>
        <w:pStyle w:val="CommentText"/>
      </w:pPr>
      <w:r>
        <w:rPr>
          <w:rStyle w:val="CommentReference"/>
        </w:rPr>
        <w:annotationRef/>
      </w:r>
      <w:r>
        <w:t xml:space="preserve">I changed a bit. What do you think now? </w:t>
      </w:r>
    </w:p>
  </w:comment>
  <w:comment w:id="11" w:author="Siyu Wang" w:date="2025-08-27T18:10:00Z" w:initials="SW">
    <w:p w14:paraId="7F98F07B" w14:textId="77777777" w:rsidR="00CD0129" w:rsidRDefault="00CD0129" w:rsidP="00CD0129">
      <w:r>
        <w:rPr>
          <w:rStyle w:val="CommentReference"/>
        </w:rPr>
        <w:annotationRef/>
      </w:r>
      <w:r>
        <w:rPr>
          <w:sz w:val="20"/>
          <w:szCs w:val="20"/>
        </w:rPr>
        <w:t>Better</w:t>
      </w:r>
    </w:p>
  </w:comment>
  <w:comment w:id="12" w:author="Siyu Wang" w:date="2025-08-25T05:50:00Z" w:initials="SW">
    <w:p w14:paraId="2CD45C0F" w14:textId="6AE79F7D" w:rsidR="009F3E55" w:rsidRDefault="009F3E55" w:rsidP="009F3E55">
      <w:r>
        <w:rPr>
          <w:rStyle w:val="CommentReference"/>
        </w:rPr>
        <w:annotationRef/>
      </w:r>
      <w:r>
        <w:rPr>
          <w:sz w:val="20"/>
          <w:szCs w:val="20"/>
        </w:rPr>
        <w:t>Temporal discounting itself is not a dilemma, "temporal discounting"  refers to that temporal delay reduces the value of future rewards in the present. "dilemma" is not inherent in "temporal discounting".</w:t>
      </w:r>
    </w:p>
  </w:comment>
  <w:comment w:id="13" w:author="Siyu Wang" w:date="2025-08-25T05:56:00Z" w:initials="SW">
    <w:p w14:paraId="5411A885" w14:textId="77777777" w:rsidR="00763965" w:rsidRDefault="000E21B2" w:rsidP="00763965">
      <w:r>
        <w:rPr>
          <w:rStyle w:val="CommentReference"/>
        </w:rPr>
        <w:annotationRef/>
      </w:r>
      <w:r w:rsidR="00763965">
        <w:rPr>
          <w:sz w:val="20"/>
          <w:szCs w:val="20"/>
        </w:rPr>
        <w:t>highlight seems to suggest "the dilemma demonstrates individual differences", it reads a bit odd, maybe separate into two sentences?</w:t>
      </w:r>
    </w:p>
  </w:comment>
  <w:comment w:id="14" w:author="Siyu Wang" w:date="2025-08-25T06:10:00Z" w:initials="SW">
    <w:p w14:paraId="19C55C33" w14:textId="77777777" w:rsidR="00763965" w:rsidRDefault="00763965" w:rsidP="00763965">
      <w:r>
        <w:rPr>
          <w:rStyle w:val="CommentReference"/>
        </w:rPr>
        <w:annotationRef/>
      </w:r>
      <w:r>
        <w:rPr>
          <w:sz w:val="20"/>
          <w:szCs w:val="20"/>
        </w:rPr>
        <w:t>Is individual differences well-documented in the temporal discounting literature? You might want to highlight that, previous research implicitly assumes that the same strategy is used by all subjects that individual variability arises from variability in discounting rates. An alternative explanation is people actually use different strategies.</w:t>
      </w:r>
    </w:p>
  </w:comment>
  <w:comment w:id="15" w:author="Siyu Wang" w:date="2025-08-25T06:15:00Z" w:initials="SW">
    <w:p w14:paraId="2EB8A077" w14:textId="77777777" w:rsidR="00B140F6" w:rsidRDefault="00B140F6" w:rsidP="00B140F6">
      <w:r>
        <w:rPr>
          <w:rStyle w:val="CommentReference"/>
        </w:rPr>
        <w:annotationRef/>
      </w:r>
      <w:r>
        <w:rPr>
          <w:sz w:val="20"/>
          <w:szCs w:val="20"/>
        </w:rPr>
        <w:t>Here you want to set up the motivation for the two-step go-signals, why do you introduce the two-step go signal?</w:t>
      </w:r>
    </w:p>
  </w:comment>
  <w:comment w:id="29" w:author="Mark Eldridge" w:date="2025-07-24T16:45:00Z" w:initials="ME">
    <w:p w14:paraId="0EDB4D13" w14:textId="269F2A92" w:rsidR="00D44191" w:rsidRDefault="00D44191" w:rsidP="00D44191">
      <w:r>
        <w:rPr>
          <w:rStyle w:val="CommentReference"/>
        </w:rPr>
        <w:annotationRef/>
      </w:r>
      <w:r>
        <w:rPr>
          <w:sz w:val="20"/>
          <w:szCs w:val="20"/>
        </w:rPr>
        <w:t>the unique selling point of this task is that the value representation signal isn't contaminated by a motor planning signal (because the monkey doesn't know if the first cue will be 'accept' of 'refuse'). But that isn't being emphasized in the abstract.</w:t>
      </w:r>
    </w:p>
  </w:comment>
  <w:comment w:id="30" w:author="Siyu Wang" w:date="2025-08-03T07:35:00Z" w:initials="SW">
    <w:p w14:paraId="5D39E4CD" w14:textId="77777777" w:rsidR="00106A26" w:rsidRDefault="00106A26" w:rsidP="00106A26">
      <w:r>
        <w:rPr>
          <w:rStyle w:val="CommentReference"/>
        </w:rPr>
        <w:annotationRef/>
      </w:r>
      <w:r>
        <w:rPr>
          <w:sz w:val="20"/>
          <w:szCs w:val="20"/>
        </w:rPr>
        <w:t>I agree</w:t>
      </w:r>
    </w:p>
  </w:comment>
  <w:comment w:id="31" w:author="Rossella Falcone" w:date="2025-08-21T13:27:00Z" w:initials="RF">
    <w:p w14:paraId="3B407A24" w14:textId="77777777" w:rsidR="00EF0353" w:rsidRDefault="00A07A55" w:rsidP="00EF0353">
      <w:pPr>
        <w:pStyle w:val="CommentText"/>
      </w:pPr>
      <w:r>
        <w:rPr>
          <w:rStyle w:val="CommentReference"/>
        </w:rPr>
        <w:annotationRef/>
      </w:r>
      <w:r w:rsidR="00EF0353">
        <w:t xml:space="preserve">Yes, but Siyu, included also the time of the go signal in the model, not only the red spot and the cue time. </w:t>
      </w:r>
    </w:p>
    <w:p w14:paraId="39F3450A" w14:textId="77777777" w:rsidR="00EF0353" w:rsidRDefault="00EF0353" w:rsidP="00EF0353">
      <w:pPr>
        <w:pStyle w:val="CommentText"/>
      </w:pPr>
      <w:r>
        <w:t xml:space="preserve">What we are doing here, that goes beyond the standard papers, is to have included also these times in the model. </w:t>
      </w:r>
    </w:p>
  </w:comment>
  <w:comment w:id="34" w:author="Siyu Wang" w:date="2025-08-03T07:38:00Z" w:initials="SW">
    <w:p w14:paraId="0F5DE099" w14:textId="4D5FC5E7" w:rsidR="00BA0D9E" w:rsidRDefault="00291FAE" w:rsidP="00BA0D9E">
      <w:r>
        <w:rPr>
          <w:rStyle w:val="CommentReference"/>
        </w:rPr>
        <w:annotationRef/>
      </w:r>
      <w:r w:rsidR="00BA0D9E">
        <w:rPr>
          <w:sz w:val="20"/>
          <w:szCs w:val="20"/>
        </w:rPr>
        <w:t xml:space="preserve">Before diving into the current work, preferably, you would want one sentence to explicitly talk about the knowledge gap before introducing the current work. </w:t>
      </w:r>
    </w:p>
  </w:comment>
  <w:comment w:id="35" w:author="Rossella Falcone" w:date="2025-08-21T13:57:00Z" w:initials="RF">
    <w:p w14:paraId="6A7CABB9" w14:textId="77777777" w:rsidR="00BB0761" w:rsidRDefault="00BB0761" w:rsidP="00BB0761">
      <w:pPr>
        <w:pStyle w:val="CommentText"/>
      </w:pPr>
      <w:r>
        <w:rPr>
          <w:rStyle w:val="CommentReference"/>
        </w:rPr>
        <w:annotationRef/>
      </w:r>
      <w:r>
        <w:t xml:space="preserve">Aren’t the questions enough? </w:t>
      </w:r>
    </w:p>
  </w:comment>
  <w:comment w:id="47" w:author="Siyu Wang" w:date="2025-08-25T06:16:00Z" w:initials="SW">
    <w:p w14:paraId="7BD92877" w14:textId="77777777" w:rsidR="00B140F6" w:rsidRDefault="00B140F6" w:rsidP="00B140F6">
      <w:r>
        <w:rPr>
          <w:rStyle w:val="CommentReference"/>
        </w:rPr>
        <w:annotationRef/>
      </w:r>
      <w:r>
        <w:rPr>
          <w:sz w:val="20"/>
          <w:szCs w:val="20"/>
        </w:rPr>
        <w:t>You want to explain here why you manipulate these</w:t>
      </w:r>
    </w:p>
  </w:comment>
  <w:comment w:id="63" w:author="Mark Eldridge" w:date="2025-07-24T17:00:00Z" w:initials="ME">
    <w:p w14:paraId="32FDA25C" w14:textId="5ABD1FFC" w:rsidR="005E2C32" w:rsidRDefault="005E2C32" w:rsidP="005E2C32">
      <w:r>
        <w:rPr>
          <w:rStyle w:val="CommentReference"/>
        </w:rPr>
        <w:annotationRef/>
      </w:r>
      <w:r>
        <w:rPr>
          <w:sz w:val="20"/>
          <w:szCs w:val="20"/>
        </w:rPr>
        <w:t>if you frame it in the context of 'value' then it's correlated.</w:t>
      </w:r>
    </w:p>
  </w:comment>
  <w:comment w:id="64" w:author="Siyu Wang" w:date="2025-08-03T07:40:00Z" w:initials="SW">
    <w:p w14:paraId="32E5C01A" w14:textId="77777777" w:rsidR="00BD79FA" w:rsidRDefault="00BD79FA" w:rsidP="00BD79FA">
      <w:r>
        <w:rPr>
          <w:rStyle w:val="CommentReference"/>
        </w:rPr>
        <w:annotationRef/>
      </w:r>
      <w:r>
        <w:rPr>
          <w:sz w:val="20"/>
          <w:szCs w:val="20"/>
        </w:rPr>
        <w:t>Agreed</w:t>
      </w:r>
    </w:p>
  </w:comment>
  <w:comment w:id="65" w:author="Rossella Falcone" w:date="2025-08-21T14:08:00Z" w:initials="RF">
    <w:p w14:paraId="4AE970DE" w14:textId="77777777" w:rsidR="00580B50" w:rsidRDefault="00580B50" w:rsidP="00580B50">
      <w:pPr>
        <w:pStyle w:val="CommentText"/>
      </w:pPr>
      <w:r>
        <w:rPr>
          <w:rStyle w:val="CommentReference"/>
        </w:rPr>
        <w:annotationRef/>
      </w:r>
      <w:r>
        <w:t xml:space="preserve">I wanted to say inversely correlated. </w:t>
      </w:r>
    </w:p>
  </w:comment>
  <w:comment w:id="60" w:author="Siyu Wang" w:date="2025-08-03T07:42:00Z" w:initials="SW">
    <w:p w14:paraId="480E04D5" w14:textId="378A33B9" w:rsidR="00BD0D59" w:rsidRDefault="00BD0D59" w:rsidP="00BD0D59">
      <w:r>
        <w:rPr>
          <w:rStyle w:val="CommentReference"/>
        </w:rPr>
        <w:annotationRef/>
      </w:r>
      <w:r>
        <w:rPr>
          <w:sz w:val="20"/>
          <w:szCs w:val="20"/>
        </w:rPr>
        <w:t>Sounds like you want to say that "model-based" or "goal-directed"  approach would predict an early correlated encoding of magnitude vs delay, whereas "model-free" approach would predict a late encoding, if so, this logic needs to be explicitly stated and explained</w:t>
      </w:r>
    </w:p>
  </w:comment>
  <w:comment w:id="61" w:author="Rossella Falcone" w:date="2025-08-21T14:21:00Z" w:initials="RF">
    <w:p w14:paraId="3AEDE5ED" w14:textId="77777777" w:rsidR="0003799A" w:rsidRDefault="0003799A" w:rsidP="0003799A">
      <w:pPr>
        <w:pStyle w:val="CommentText"/>
      </w:pPr>
      <w:r>
        <w:rPr>
          <w:rStyle w:val="CommentReference"/>
        </w:rPr>
        <w:annotationRef/>
      </w:r>
      <w:r>
        <w:t xml:space="preserve">What do you think? </w:t>
      </w:r>
    </w:p>
  </w:comment>
  <w:comment w:id="62" w:author="Siyu Wang" w:date="2025-08-25T06:22:00Z" w:initials="SW">
    <w:p w14:paraId="66803E1B" w14:textId="77777777" w:rsidR="00831781" w:rsidRDefault="005F4875" w:rsidP="00831781">
      <w:r>
        <w:rPr>
          <w:rStyle w:val="CommentReference"/>
        </w:rPr>
        <w:annotationRef/>
      </w:r>
      <w:r w:rsidR="00831781">
        <w:rPr>
          <w:color w:val="000000"/>
          <w:sz w:val="20"/>
          <w:szCs w:val="20"/>
        </w:rPr>
        <w:t>This reads like discussion and not abstract. maybe something like:</w:t>
      </w:r>
    </w:p>
    <w:p w14:paraId="60DB844C" w14:textId="77777777" w:rsidR="00831781" w:rsidRDefault="00831781" w:rsidP="00831781"/>
    <w:p w14:paraId="606F466D" w14:textId="77777777" w:rsidR="00831781" w:rsidRDefault="00831781" w:rsidP="00831781">
      <w:r>
        <w:rPr>
          <w:color w:val="000000"/>
          <w:sz w:val="20"/>
          <w:szCs w:val="20"/>
        </w:rPr>
        <w:t xml:space="preserve">However, we found different temporal dynamics in the strength of inverse encoding of reward size versus delay between animals, which reflected different behavioral strategies  adopted by the two animals. </w:t>
      </w:r>
    </w:p>
    <w:p w14:paraId="27EDB63D" w14:textId="77777777" w:rsidR="00831781" w:rsidRDefault="00831781" w:rsidP="00831781"/>
    <w:p w14:paraId="44B1C58E" w14:textId="77777777" w:rsidR="00831781" w:rsidRDefault="00831781" w:rsidP="00831781">
      <w:r>
        <w:rPr>
          <w:color w:val="000000"/>
          <w:sz w:val="20"/>
          <w:szCs w:val="20"/>
        </w:rPr>
        <w:t>If you want to elaborate, then you can add, in one animal ... whereas in the other animal ...</w:t>
      </w:r>
    </w:p>
  </w:comment>
  <w:comment w:id="84" w:author="Rossella Falcone" w:date="2025-04-16T12:12:00Z" w:initials="RF">
    <w:p w14:paraId="4F2DD961" w14:textId="583BC39F" w:rsidR="006F2F9F" w:rsidRDefault="00D268C9" w:rsidP="006F2F9F">
      <w:pPr>
        <w:pStyle w:val="CommentText"/>
      </w:pPr>
      <w:r>
        <w:rPr>
          <w:rStyle w:val="CommentReference"/>
        </w:rPr>
        <w:annotationRef/>
      </w:r>
      <w:r w:rsidR="006F2F9F">
        <w:rPr>
          <w:color w:val="333333"/>
          <w:highlight w:val="white"/>
        </w:rPr>
        <w:t>Ainslie, G. (1975). Specious reward: A behavioral theory of impulsiveness and impulse control. </w:t>
      </w:r>
      <w:r w:rsidR="006F2F9F">
        <w:rPr>
          <w:i/>
          <w:iCs/>
          <w:color w:val="333333"/>
          <w:highlight w:val="white"/>
        </w:rPr>
        <w:t>Psychological Bulletin, 82</w:t>
      </w:r>
      <w:r w:rsidR="006F2F9F">
        <w:rPr>
          <w:color w:val="333333"/>
          <w:highlight w:val="white"/>
        </w:rPr>
        <w:t>(4), 463–496. </w:t>
      </w:r>
    </w:p>
  </w:comment>
  <w:comment w:id="85" w:author="Rossella Falcone" w:date="2025-04-16T13:24:00Z" w:initials="RF">
    <w:p w14:paraId="7BC6F7E1" w14:textId="0C2B3BDA" w:rsidR="00443B27" w:rsidRDefault="00443B27" w:rsidP="00443B27">
      <w:pPr>
        <w:pStyle w:val="CommentText"/>
      </w:pPr>
      <w:r>
        <w:rPr>
          <w:rStyle w:val="CommentReference"/>
        </w:rPr>
        <w:annotationRef/>
      </w:r>
      <w:r>
        <w:rPr>
          <w:color w:val="222222"/>
          <w:highlight w:val="white"/>
        </w:rPr>
        <w:t>Mazur, J. E. (1987). An adjusting procedure for studying delayed reinforcement. In M. L. Commons, J. E. Mazur, J. A. Nevin, &amp; H. Rachlin (Eds.), </w:t>
      </w:r>
      <w:r>
        <w:rPr>
          <w:i/>
          <w:iCs/>
          <w:color w:val="222222"/>
          <w:highlight w:val="white"/>
        </w:rPr>
        <w:t>Quantitative analysis of behavior: Vol. 5. The effect of delay and of intervening events on reinforcement value</w:t>
      </w:r>
      <w:r>
        <w:rPr>
          <w:color w:val="222222"/>
          <w:highlight w:val="white"/>
        </w:rPr>
        <w:t> (pp. 55–73). Hillsdale, NJ: Erlbaum.</w:t>
      </w:r>
      <w:r>
        <w:t xml:space="preserve"> </w:t>
      </w:r>
    </w:p>
  </w:comment>
  <w:comment w:id="86" w:author="Rossella Falcone" w:date="2025-04-14T12:33:00Z" w:initials="RF">
    <w:p w14:paraId="15746A0A" w14:textId="77777777" w:rsidR="006F2F9F" w:rsidRDefault="002C066C" w:rsidP="006F2F9F">
      <w:pPr>
        <w:pStyle w:val="CommentText"/>
      </w:pPr>
      <w:r>
        <w:rPr>
          <w:rStyle w:val="CommentReference"/>
        </w:rPr>
        <w:annotationRef/>
      </w:r>
      <w:r w:rsidR="006F2F9F">
        <w:rPr>
          <w:color w:val="232323"/>
          <w:highlight w:val="white"/>
        </w:rPr>
        <w:t xml:space="preserve">Mischel, W., &amp; Ebbesen, E. B. (1970). Attention in Delay of Gratification. Journal of Personality and Social Psychology, 16, 329-337. </w:t>
      </w:r>
    </w:p>
  </w:comment>
  <w:comment w:id="87" w:author="Rossella Falcone" w:date="2025-04-16T13:29:00Z" w:initials="RF">
    <w:p w14:paraId="21283BB6" w14:textId="77777777" w:rsidR="006F2F9F" w:rsidRDefault="001458B6" w:rsidP="006F2F9F">
      <w:pPr>
        <w:pStyle w:val="CommentText"/>
      </w:pPr>
      <w:r>
        <w:rPr>
          <w:rStyle w:val="CommentReference"/>
        </w:rPr>
        <w:annotationRef/>
      </w:r>
      <w:r w:rsidR="006F2F9F">
        <w:rPr>
          <w:b/>
          <w:bCs/>
          <w:color w:val="333132"/>
          <w:highlight w:val="yellow"/>
        </w:rPr>
        <w:t>Environmental heterogeneity decreases reproductive success via effects on foraging behaviour</w:t>
      </w:r>
    </w:p>
    <w:p w14:paraId="1F876A9E" w14:textId="77777777" w:rsidR="006F2F9F" w:rsidRDefault="006F2F9F" w:rsidP="006F2F9F">
      <w:pPr>
        <w:pStyle w:val="CommentText"/>
      </w:pPr>
      <w:hyperlink r:id="rId1" w:history="1">
        <w:r w:rsidRPr="0041643C">
          <w:rPr>
            <w:rStyle w:val="Hyperlink"/>
          </w:rPr>
          <w:t>Alice M. Trevail</w:t>
        </w:r>
      </w:hyperlink>
    </w:p>
    <w:p w14:paraId="2911FD67" w14:textId="77777777" w:rsidR="006F2F9F" w:rsidRDefault="006F2F9F" w:rsidP="006F2F9F">
      <w:pPr>
        <w:pStyle w:val="CommentText"/>
      </w:pPr>
      <w:r>
        <w:rPr>
          <w:color w:val="333132"/>
        </w:rPr>
        <w:t>, </w:t>
      </w:r>
      <w:hyperlink r:id="rId2" w:history="1">
        <w:r w:rsidRPr="0041643C">
          <w:rPr>
            <w:rStyle w:val="Hyperlink"/>
          </w:rPr>
          <w:t>Jonathan A. Green</w:t>
        </w:r>
      </w:hyperlink>
    </w:p>
    <w:p w14:paraId="32330F44" w14:textId="77777777" w:rsidR="006F2F9F" w:rsidRDefault="006F2F9F" w:rsidP="006F2F9F">
      <w:pPr>
        <w:pStyle w:val="CommentText"/>
      </w:pPr>
      <w:r>
        <w:rPr>
          <w:color w:val="333132"/>
        </w:rPr>
        <w:t>, </w:t>
      </w:r>
      <w:hyperlink r:id="rId3" w:history="1">
        <w:r w:rsidRPr="0041643C">
          <w:rPr>
            <w:rStyle w:val="Hyperlink"/>
          </w:rPr>
          <w:t>Jonathan Sharples</w:t>
        </w:r>
      </w:hyperlink>
    </w:p>
    <w:p w14:paraId="6BDD7C0B" w14:textId="77777777" w:rsidR="006F2F9F" w:rsidRDefault="006F2F9F" w:rsidP="006F2F9F">
      <w:pPr>
        <w:pStyle w:val="CommentText"/>
      </w:pPr>
      <w:r>
        <w:rPr>
          <w:color w:val="333132"/>
        </w:rPr>
        <w:t>, </w:t>
      </w:r>
      <w:hyperlink r:id="rId4" w:history="1">
        <w:r w:rsidRPr="0041643C">
          <w:rPr>
            <w:rStyle w:val="Hyperlink"/>
          </w:rPr>
          <w:t>Jeff A. Polton</w:t>
        </w:r>
      </w:hyperlink>
    </w:p>
    <w:p w14:paraId="2AEC91C2" w14:textId="77777777" w:rsidR="006F2F9F" w:rsidRDefault="006F2F9F" w:rsidP="006F2F9F">
      <w:pPr>
        <w:pStyle w:val="CommentText"/>
      </w:pPr>
      <w:r>
        <w:rPr>
          <w:color w:val="333132"/>
        </w:rPr>
        <w:t>, </w:t>
      </w:r>
      <w:hyperlink r:id="rId5" w:history="1">
        <w:r w:rsidRPr="0041643C">
          <w:rPr>
            <w:rStyle w:val="Hyperlink"/>
          </w:rPr>
          <w:t>Peter I. Miller</w:t>
        </w:r>
      </w:hyperlink>
    </w:p>
    <w:p w14:paraId="50A07859" w14:textId="77777777" w:rsidR="006F2F9F" w:rsidRDefault="006F2F9F" w:rsidP="006F2F9F">
      <w:pPr>
        <w:pStyle w:val="CommentText"/>
      </w:pPr>
      <w:r>
        <w:rPr>
          <w:color w:val="333132"/>
        </w:rPr>
        <w:t>, </w:t>
      </w:r>
      <w:hyperlink r:id="rId6" w:history="1">
        <w:r w:rsidRPr="0041643C">
          <w:rPr>
            <w:rStyle w:val="Hyperlink"/>
          </w:rPr>
          <w:t>Francis Daunt</w:t>
        </w:r>
      </w:hyperlink>
    </w:p>
    <w:p w14:paraId="3735C300" w14:textId="77777777" w:rsidR="006F2F9F" w:rsidRDefault="006F2F9F" w:rsidP="006F2F9F">
      <w:pPr>
        <w:pStyle w:val="CommentText"/>
      </w:pPr>
      <w:r>
        <w:rPr>
          <w:color w:val="333132"/>
        </w:rPr>
        <w:t>, </w:t>
      </w:r>
      <w:hyperlink r:id="rId7" w:history="1">
        <w:r w:rsidRPr="0041643C">
          <w:rPr>
            <w:rStyle w:val="Hyperlink"/>
          </w:rPr>
          <w:t>Ellie Owen</w:t>
        </w:r>
      </w:hyperlink>
    </w:p>
    <w:p w14:paraId="2486BA95" w14:textId="77777777" w:rsidR="006F2F9F" w:rsidRDefault="006F2F9F" w:rsidP="006F2F9F">
      <w:pPr>
        <w:pStyle w:val="CommentText"/>
      </w:pPr>
      <w:r>
        <w:rPr>
          <w:color w:val="333132"/>
        </w:rPr>
        <w:t>, </w:t>
      </w:r>
      <w:hyperlink r:id="rId8" w:history="1">
        <w:r w:rsidRPr="0041643C">
          <w:rPr>
            <w:rStyle w:val="Hyperlink"/>
          </w:rPr>
          <w:t>Mark Bolton</w:t>
        </w:r>
      </w:hyperlink>
    </w:p>
    <w:p w14:paraId="5FB0A8F7" w14:textId="77777777" w:rsidR="006F2F9F" w:rsidRDefault="006F2F9F" w:rsidP="006F2F9F">
      <w:pPr>
        <w:pStyle w:val="CommentText"/>
      </w:pPr>
      <w:r>
        <w:rPr>
          <w:color w:val="333132"/>
        </w:rPr>
        <w:t>, </w:t>
      </w:r>
      <w:hyperlink r:id="rId9" w:history="1">
        <w:r w:rsidRPr="0041643C">
          <w:rPr>
            <w:rStyle w:val="Hyperlink"/>
          </w:rPr>
          <w:t>Kendrew Colhoun</w:t>
        </w:r>
      </w:hyperlink>
    </w:p>
    <w:p w14:paraId="174EE679" w14:textId="77777777" w:rsidR="006F2F9F" w:rsidRDefault="006F2F9F" w:rsidP="006F2F9F">
      <w:pPr>
        <w:pStyle w:val="CommentText"/>
      </w:pPr>
      <w:r>
        <w:rPr>
          <w:color w:val="333132"/>
        </w:rPr>
        <w:t>, </w:t>
      </w:r>
      <w:hyperlink r:id="rId10" w:history="1">
        <w:r w:rsidRPr="0041643C">
          <w:rPr>
            <w:rStyle w:val="Hyperlink"/>
          </w:rPr>
          <w:t>Stephen Newton</w:t>
        </w:r>
      </w:hyperlink>
    </w:p>
    <w:p w14:paraId="48EC6229" w14:textId="77777777" w:rsidR="006F2F9F" w:rsidRDefault="006F2F9F" w:rsidP="006F2F9F">
      <w:pPr>
        <w:pStyle w:val="CommentText"/>
      </w:pPr>
      <w:r>
        <w:rPr>
          <w:color w:val="333132"/>
        </w:rPr>
        <w:t>, </w:t>
      </w:r>
      <w:hyperlink r:id="rId11" w:history="1">
        <w:r w:rsidRPr="0041643C">
          <w:rPr>
            <w:rStyle w:val="Hyperlink"/>
          </w:rPr>
          <w:t>Gail Robertson</w:t>
        </w:r>
      </w:hyperlink>
    </w:p>
    <w:p w14:paraId="2F7E8D32" w14:textId="77777777" w:rsidR="006F2F9F" w:rsidRDefault="006F2F9F" w:rsidP="006F2F9F">
      <w:pPr>
        <w:pStyle w:val="CommentText"/>
      </w:pPr>
      <w:r>
        <w:rPr>
          <w:color w:val="333132"/>
        </w:rPr>
        <w:t> and </w:t>
      </w:r>
      <w:hyperlink r:id="rId12" w:history="1">
        <w:r w:rsidRPr="0041643C">
          <w:rPr>
            <w:rStyle w:val="Hyperlink"/>
          </w:rPr>
          <w:t>Samantha C. Patrick</w:t>
        </w:r>
      </w:hyperlink>
    </w:p>
    <w:p w14:paraId="3A1CE97B" w14:textId="77777777" w:rsidR="006F2F9F" w:rsidRDefault="006F2F9F" w:rsidP="006F2F9F">
      <w:pPr>
        <w:pStyle w:val="CommentText"/>
      </w:pPr>
      <w:r>
        <w:rPr>
          <w:color w:val="333132"/>
        </w:rPr>
        <w:t>Published:</w:t>
      </w:r>
      <w:r>
        <w:rPr>
          <w:b/>
          <w:bCs/>
          <w:color w:val="333132"/>
        </w:rPr>
        <w:t>05 June 2019</w:t>
      </w:r>
    </w:p>
  </w:comment>
  <w:comment w:id="88" w:author="Rossella Falcone" w:date="2025-04-16T13:34:00Z" w:initials="RF">
    <w:p w14:paraId="1B2622B8" w14:textId="77777777" w:rsidR="006F2F9F" w:rsidRDefault="00C33795" w:rsidP="006F2F9F">
      <w:pPr>
        <w:pStyle w:val="CommentText"/>
      </w:pPr>
      <w:r>
        <w:rPr>
          <w:rStyle w:val="CommentReference"/>
        </w:rPr>
        <w:annotationRef/>
      </w:r>
      <w:r w:rsidR="006F2F9F">
        <w:t>Oecologia</w:t>
      </w:r>
    </w:p>
    <w:p w14:paraId="210E9BFA" w14:textId="77777777" w:rsidR="006F2F9F" w:rsidRDefault="006F2F9F" w:rsidP="006F2F9F">
      <w:pPr>
        <w:pStyle w:val="CommentText"/>
      </w:pPr>
      <w:r>
        <w:t xml:space="preserve">. 2020 Nov 3;194(4):621–634. </w:t>
      </w:r>
    </w:p>
    <w:p w14:paraId="488282F6" w14:textId="77777777" w:rsidR="006F2F9F" w:rsidRDefault="006F2F9F" w:rsidP="006F2F9F">
      <w:pPr>
        <w:pStyle w:val="CommentText"/>
      </w:pPr>
      <w:r>
        <w:rPr>
          <w:b/>
          <w:bCs/>
          <w:highlight w:val="yellow"/>
        </w:rPr>
        <w:t>Among-individual differences in foraging modulate resource exploitation under perceived predation risk</w:t>
      </w:r>
    </w:p>
    <w:p w14:paraId="51E6F999" w14:textId="77777777" w:rsidR="006F2F9F" w:rsidRDefault="006F2F9F" w:rsidP="006F2F9F">
      <w:pPr>
        <w:pStyle w:val="CommentText"/>
      </w:pPr>
      <w:hyperlink r:id="rId13" w:history="1">
        <w:r w:rsidRPr="00727336">
          <w:rPr>
            <w:rStyle w:val="Hyperlink"/>
          </w:rPr>
          <w:t>Jana A Eccard</w:t>
        </w:r>
      </w:hyperlink>
      <w:r>
        <w:t> </w:t>
      </w:r>
      <w:r>
        <w:rPr>
          <w:vertAlign w:val="superscript"/>
        </w:rPr>
        <w:t>1,2,✉</w:t>
      </w:r>
      <w:r>
        <w:t>, </w:t>
      </w:r>
      <w:hyperlink r:id="rId14" w:history="1">
        <w:r w:rsidRPr="00727336">
          <w:rPr>
            <w:rStyle w:val="Hyperlink"/>
          </w:rPr>
          <w:t>Thilo Liesenjohann</w:t>
        </w:r>
      </w:hyperlink>
      <w:r>
        <w:t> </w:t>
      </w:r>
      <w:r>
        <w:rPr>
          <w:vertAlign w:val="superscript"/>
        </w:rPr>
        <w:t>1</w:t>
      </w:r>
      <w:r>
        <w:t>, </w:t>
      </w:r>
      <w:hyperlink r:id="rId15" w:history="1">
        <w:r w:rsidRPr="00727336">
          <w:rPr>
            <w:rStyle w:val="Hyperlink"/>
          </w:rPr>
          <w:t>Melanie Dammhahn</w:t>
        </w:r>
      </w:hyperlink>
      <w:r>
        <w:t> </w:t>
      </w:r>
      <w:r>
        <w:rPr>
          <w:vertAlign w:val="superscript"/>
        </w:rPr>
        <w:t>1,2</w:t>
      </w:r>
    </w:p>
    <w:p w14:paraId="25024171" w14:textId="77777777" w:rsidR="006F2F9F" w:rsidRDefault="006F2F9F" w:rsidP="006F2F9F">
      <w:pPr>
        <w:pStyle w:val="CommentText"/>
        <w:numPr>
          <w:ilvl w:val="0"/>
          <w:numId w:val="36"/>
        </w:numPr>
      </w:pPr>
      <w:r>
        <w:t>Author information</w:t>
      </w:r>
    </w:p>
    <w:p w14:paraId="6295643D" w14:textId="77777777" w:rsidR="006F2F9F" w:rsidRDefault="006F2F9F" w:rsidP="006F2F9F">
      <w:pPr>
        <w:pStyle w:val="CommentText"/>
        <w:numPr>
          <w:ilvl w:val="0"/>
          <w:numId w:val="36"/>
        </w:numPr>
      </w:pPr>
      <w:r>
        <w:t>Article notes</w:t>
      </w:r>
    </w:p>
    <w:p w14:paraId="18337059" w14:textId="77777777" w:rsidR="006F2F9F" w:rsidRDefault="006F2F9F" w:rsidP="006F2F9F">
      <w:pPr>
        <w:pStyle w:val="CommentText"/>
        <w:numPr>
          <w:ilvl w:val="0"/>
          <w:numId w:val="36"/>
        </w:numPr>
      </w:pPr>
      <w:r>
        <w:t>Copyright and License information</w:t>
      </w:r>
    </w:p>
    <w:p w14:paraId="10B38ECB" w14:textId="77777777" w:rsidR="006F2F9F" w:rsidRDefault="006F2F9F" w:rsidP="006F2F9F">
      <w:pPr>
        <w:pStyle w:val="CommentText"/>
      </w:pPr>
      <w:r>
        <w:t>PMCID: PMC7683444  PMID: </w:t>
      </w:r>
      <w:hyperlink r:id="rId16" w:history="1">
        <w:r w:rsidRPr="00727336">
          <w:rPr>
            <w:rStyle w:val="Hyperlink"/>
          </w:rPr>
          <w:t>33141325</w:t>
        </w:r>
      </w:hyperlink>
    </w:p>
  </w:comment>
  <w:comment w:id="89" w:author="Rossella Falcone" w:date="2025-04-16T13:34:00Z" w:initials="RF">
    <w:p w14:paraId="6BDD4D16" w14:textId="5D0F7497" w:rsidR="002307F2" w:rsidRDefault="005C780A" w:rsidP="002307F2">
      <w:pPr>
        <w:pStyle w:val="CommentText"/>
      </w:pPr>
      <w:r>
        <w:rPr>
          <w:rStyle w:val="CommentReference"/>
        </w:rPr>
        <w:annotationRef/>
      </w:r>
      <w:r w:rsidR="002307F2">
        <w:rPr>
          <w:b/>
          <w:bCs/>
          <w:highlight w:val="yellow"/>
        </w:rPr>
        <w:t>Walker, R. H., Hutchinson, M. C., Potter, A. B., Becker, J. A., Long, R. A., &amp; Pringle, R. M. (2023)</w:t>
      </w:r>
      <w:r w:rsidR="002307F2">
        <w:rPr>
          <w:b/>
          <w:bCs/>
        </w:rPr>
        <w:t>.</w:t>
      </w:r>
      <w:r w:rsidR="002307F2">
        <w:t xml:space="preserve"> Mechanisms of individual variation in large herbivore diets: Roles of spatial heterogeneity and state-dependent foraging. </w:t>
      </w:r>
      <w:r w:rsidR="002307F2">
        <w:rPr>
          <w:i/>
          <w:iCs/>
        </w:rPr>
        <w:t>Ecology</w:t>
      </w:r>
      <w:r w:rsidR="002307F2">
        <w:t xml:space="preserve">, 104(2), e3921. </w:t>
      </w:r>
    </w:p>
  </w:comment>
  <w:comment w:id="96" w:author="Rossella Falcone" w:date="2025-07-15T18:36:00Z" w:initials="RF">
    <w:p w14:paraId="69DD25F1" w14:textId="77777777" w:rsidR="004858AA" w:rsidRDefault="004858AA" w:rsidP="004858AA">
      <w:pPr>
        <w:pStyle w:val="CommentText"/>
      </w:pPr>
      <w:r>
        <w:rPr>
          <w:rStyle w:val="CommentReference"/>
        </w:rPr>
        <w:annotationRef/>
      </w:r>
    </w:p>
    <w:p w14:paraId="64056B03" w14:textId="77777777" w:rsidR="004858AA" w:rsidRDefault="004858AA" w:rsidP="004858AA">
      <w:pPr>
        <w:pStyle w:val="CommentText"/>
      </w:pPr>
      <w:r>
        <w:rPr>
          <w:color w:val="0A4D7A"/>
          <w:highlight w:val="white"/>
        </w:rPr>
        <w:t>Temporal Discounting of Reward and the Cost of Time in Motor Control</w:t>
      </w:r>
    </w:p>
    <w:p w14:paraId="3EE73179" w14:textId="77777777" w:rsidR="004858AA" w:rsidRDefault="004858AA" w:rsidP="004858AA">
      <w:pPr>
        <w:pStyle w:val="CommentText"/>
      </w:pPr>
    </w:p>
    <w:p w14:paraId="4661D190" w14:textId="77777777" w:rsidR="004858AA" w:rsidRDefault="004858AA" w:rsidP="004858AA">
      <w:pPr>
        <w:pStyle w:val="CommentText"/>
      </w:pPr>
      <w:r>
        <w:rPr>
          <w:b/>
          <w:bCs/>
          <w:color w:val="222222"/>
          <w:highlight w:val="white"/>
        </w:rPr>
        <w:t>The neural correlates of subjective value during intertemporal choice</w:t>
      </w:r>
    </w:p>
  </w:comment>
  <w:comment w:id="95" w:author="Rossella Falcone" w:date="2025-08-21T12:48:00Z" w:initials="RF">
    <w:p w14:paraId="6AE639EE" w14:textId="77777777" w:rsidR="007B4B91" w:rsidRDefault="007B4B91" w:rsidP="007B4B91">
      <w:pPr>
        <w:pStyle w:val="CommentText"/>
      </w:pPr>
      <w:r>
        <w:rPr>
          <w:rStyle w:val="CommentReference"/>
        </w:rPr>
        <w:annotationRef/>
      </w:r>
      <w:r>
        <w:rPr>
          <w:b/>
          <w:bCs/>
          <w:color w:val="222222"/>
          <w:highlight w:val="white"/>
        </w:rPr>
        <w:t>The neural correlates of subjective value during intertemporal choice</w:t>
      </w:r>
    </w:p>
  </w:comment>
  <w:comment w:id="138" w:author="Rossella Falcone" w:date="2025-08-21T12:47:00Z" w:initials="RF">
    <w:p w14:paraId="12AA9CBE" w14:textId="69DD9A23" w:rsidR="007B4B91" w:rsidRDefault="007B4B91" w:rsidP="007B4B91">
      <w:pPr>
        <w:pStyle w:val="CommentText"/>
      </w:pPr>
      <w:r>
        <w:rPr>
          <w:rStyle w:val="CommentReference"/>
        </w:rPr>
        <w:annotationRef/>
      </w:r>
      <w:r>
        <w:rPr>
          <w:color w:val="0A4D7A"/>
          <w:highlight w:val="white"/>
        </w:rPr>
        <w:t>Temporal Discounting of Reward and the Cost of Time in Motor Control</w:t>
      </w:r>
    </w:p>
  </w:comment>
  <w:comment w:id="158" w:author="Siyu Wang" w:date="2025-08-25T18:45:00Z" w:initials="SW">
    <w:p w14:paraId="5A3E4BFF" w14:textId="77777777" w:rsidR="00055EE3" w:rsidRDefault="00055EE3" w:rsidP="00055EE3">
      <w:r>
        <w:rPr>
          <w:rStyle w:val="CommentReference"/>
        </w:rPr>
        <w:annotationRef/>
      </w:r>
      <w:r>
        <w:rPr>
          <w:sz w:val="20"/>
          <w:szCs w:val="20"/>
        </w:rPr>
        <w:t>again, need motivation for this manipulation</w:t>
      </w:r>
    </w:p>
  </w:comment>
  <w:comment w:id="178" w:author="Rossella Falcone" w:date="2025-04-15T15:00:00Z" w:initials="RF">
    <w:p w14:paraId="4EE6058C" w14:textId="674F61BD" w:rsidR="00E91934" w:rsidRDefault="00E91934" w:rsidP="00E91934">
      <w:pPr>
        <w:pStyle w:val="CommentText"/>
      </w:pPr>
      <w:r>
        <w:rPr>
          <w:rStyle w:val="CommentReference"/>
        </w:rPr>
        <w:annotationRef/>
      </w:r>
      <w:r>
        <w:rPr>
          <w:b/>
          <w:bCs/>
          <w:highlight w:val="yellow"/>
        </w:rPr>
        <w:t>Hutcherson, C. A., Plassmann, H., Gross, J. J., &amp; Rangel, A. (2012).</w:t>
      </w:r>
      <w:r>
        <w:rPr>
          <w:highlight w:val="yellow"/>
        </w:rPr>
        <w:br/>
      </w:r>
      <w:r>
        <w:rPr>
          <w:i/>
          <w:iCs/>
          <w:highlight w:val="yellow"/>
        </w:rPr>
        <w:t>Cognitive regulation during decision making shifts behavioral control between ventromedial and dorsolateral prefrontal value systems.</w:t>
      </w:r>
      <w:r>
        <w:rPr>
          <w:highlight w:val="yellow"/>
        </w:rPr>
        <w:br/>
      </w:r>
      <w:r>
        <w:rPr>
          <w:i/>
          <w:iCs/>
          <w:highlight w:val="yellow"/>
        </w:rPr>
        <w:t>Journal of Neuroscience, 32(39), 13543–13554.</w:t>
      </w:r>
      <w:r>
        <w:rPr>
          <w:highlight w:val="yellow"/>
        </w:rPr>
        <w:t xml:space="preserve"> </w:t>
      </w:r>
    </w:p>
    <w:p w14:paraId="696FA83E" w14:textId="77777777" w:rsidR="00E91934" w:rsidRDefault="00E91934" w:rsidP="00E91934">
      <w:pPr>
        <w:pStyle w:val="CommentText"/>
      </w:pPr>
    </w:p>
    <w:p w14:paraId="7B96514C" w14:textId="77777777" w:rsidR="00E91934" w:rsidRDefault="00E91934" w:rsidP="00E91934">
      <w:pPr>
        <w:pStyle w:val="CommentText"/>
      </w:pPr>
    </w:p>
    <w:p w14:paraId="50B9DDB3" w14:textId="77777777" w:rsidR="00E91934" w:rsidRDefault="00E91934" w:rsidP="00E91934">
      <w:pPr>
        <w:pStyle w:val="CommentText"/>
      </w:pPr>
      <w:r>
        <w:rPr>
          <w:b/>
          <w:bCs/>
          <w:highlight w:val="yellow"/>
        </w:rPr>
        <w:t>Barraclough, D. J., Conroy, M. L., &amp; Lee, D. (2004).</w:t>
      </w:r>
      <w:r>
        <w:rPr>
          <w:highlight w:val="yellow"/>
        </w:rPr>
        <w:t xml:space="preserve"> </w:t>
      </w:r>
      <w:r>
        <w:rPr>
          <w:i/>
          <w:iCs/>
          <w:highlight w:val="yellow"/>
        </w:rPr>
        <w:t>Prefrontal cortex and decision making in a mixed-strategy game</w:t>
      </w:r>
      <w:r>
        <w:rPr>
          <w:highlight w:val="yellow"/>
        </w:rPr>
        <w:t xml:space="preserve">. </w:t>
      </w:r>
      <w:r>
        <w:rPr>
          <w:i/>
          <w:iCs/>
          <w:highlight w:val="yellow"/>
        </w:rPr>
        <w:t>Nature Neuroscience</w:t>
      </w:r>
      <w:r>
        <w:rPr>
          <w:highlight w:val="yellow"/>
        </w:rPr>
        <w:t xml:space="preserve">, 7(4), 404–410. </w:t>
      </w:r>
    </w:p>
  </w:comment>
  <w:comment w:id="179" w:author="Rossella Falcone" w:date="2025-04-15T15:00:00Z" w:initials="RF">
    <w:p w14:paraId="057AF712" w14:textId="77777777" w:rsidR="00E91934" w:rsidRDefault="00E91934" w:rsidP="00E91934">
      <w:pPr>
        <w:pStyle w:val="CommentText"/>
        <w:numPr>
          <w:ilvl w:val="0"/>
          <w:numId w:val="33"/>
        </w:numPr>
      </w:pPr>
      <w:r>
        <w:rPr>
          <w:rStyle w:val="CommentReference"/>
        </w:rPr>
        <w:annotationRef/>
      </w:r>
      <w:r>
        <w:rPr>
          <w:b/>
          <w:bCs/>
          <w:highlight w:val="yellow"/>
        </w:rPr>
        <w:t>Figner, B., Knoch, D., Johnson, E. J., Krosch, A. R., Lisanby, S. H., Fehr, E., &amp; Weber, E. U. (2010).</w:t>
      </w:r>
      <w:r>
        <w:rPr>
          <w:highlight w:val="yellow"/>
        </w:rPr>
        <w:t xml:space="preserve"> Lateral prefrontal cortex and self-control in intertemporal choice. </w:t>
      </w:r>
      <w:r>
        <w:rPr>
          <w:i/>
          <w:iCs/>
          <w:highlight w:val="yellow"/>
        </w:rPr>
        <w:t>Nature Neuroscience</w:t>
      </w:r>
      <w:r>
        <w:rPr>
          <w:highlight w:val="yellow"/>
        </w:rPr>
        <w:t>, 13(5), 538–539.</w:t>
      </w:r>
      <w:r>
        <w:br/>
        <w:t>decisions.</w:t>
      </w:r>
    </w:p>
    <w:p w14:paraId="59651540" w14:textId="77777777" w:rsidR="00E91934" w:rsidRDefault="00E91934" w:rsidP="00E91934">
      <w:pPr>
        <w:pStyle w:val="CommentText"/>
      </w:pPr>
    </w:p>
    <w:p w14:paraId="15ED1C6F" w14:textId="77777777" w:rsidR="00E91934" w:rsidRDefault="00E91934" w:rsidP="00E91934">
      <w:pPr>
        <w:pStyle w:val="CommentText"/>
      </w:pPr>
      <w:r>
        <w:rPr>
          <w:b/>
          <w:bCs/>
          <w:highlight w:val="yellow"/>
        </w:rPr>
        <w:t>Hare, T. A., Camerer, C. F., &amp; Rangel, A. (2009).</w:t>
      </w:r>
      <w:r>
        <w:br/>
      </w:r>
      <w:r>
        <w:rPr>
          <w:i/>
          <w:iCs/>
        </w:rPr>
        <w:t>Self-control in decision-making involves modulation of the vmPFC valuation system by the dlPFC.</w:t>
      </w:r>
      <w:r>
        <w:br/>
      </w:r>
      <w:r>
        <w:rPr>
          <w:i/>
          <w:iCs/>
        </w:rPr>
        <w:t>Science, 324(5927), 646–648.</w:t>
      </w:r>
      <w:r>
        <w:br/>
      </w:r>
    </w:p>
  </w:comment>
  <w:comment w:id="182" w:author="Rossella Falcone" w:date="2025-04-15T15:00:00Z" w:initials="RF">
    <w:p w14:paraId="44687C2E" w14:textId="77777777" w:rsidR="00E91934" w:rsidRDefault="00E91934" w:rsidP="00E91934">
      <w:pPr>
        <w:pStyle w:val="CommentText"/>
      </w:pPr>
      <w:r>
        <w:rPr>
          <w:rStyle w:val="CommentReference"/>
        </w:rPr>
        <w:annotationRef/>
      </w:r>
      <w:r>
        <w:rPr>
          <w:b/>
          <w:bCs/>
          <w:highlight w:val="yellow"/>
        </w:rPr>
        <w:t>Kim, S., Hwang, J., &amp; Lee, D. (2008).</w:t>
      </w:r>
      <w:r>
        <w:rPr>
          <w:highlight w:val="yellow"/>
        </w:rPr>
        <w:t xml:space="preserve"> Prefrontal coding of temporally discounted values during intertemporal choice. </w:t>
      </w:r>
      <w:r>
        <w:rPr>
          <w:i/>
          <w:iCs/>
          <w:highlight w:val="yellow"/>
        </w:rPr>
        <w:t>Neuron</w:t>
      </w:r>
      <w:r>
        <w:rPr>
          <w:highlight w:val="yellow"/>
        </w:rPr>
        <w:t>, 59(1), 161–172.</w:t>
      </w:r>
      <w:r>
        <w:br/>
      </w:r>
    </w:p>
  </w:comment>
  <w:comment w:id="174" w:author="Siyu Wang" w:date="2025-08-25T18:46:00Z" w:initials="SW">
    <w:p w14:paraId="52DCC129" w14:textId="77777777" w:rsidR="00055EE3" w:rsidRDefault="00055EE3" w:rsidP="00055EE3">
      <w:r>
        <w:rPr>
          <w:rStyle w:val="CommentReference"/>
        </w:rPr>
        <w:annotationRef/>
      </w:r>
      <w:r>
        <w:rPr>
          <w:sz w:val="20"/>
          <w:szCs w:val="20"/>
        </w:rPr>
        <w:t>should this be moved up before the "current paper" paragraph?</w:t>
      </w:r>
    </w:p>
  </w:comment>
  <w:comment w:id="180" w:author="Siyu Wang" w:date="2025-08-27T17:56:00Z" w:initials="SW">
    <w:p w14:paraId="2C1859D6" w14:textId="77777777" w:rsidR="00E751E1" w:rsidRDefault="00E751E1" w:rsidP="00E751E1">
      <w:r>
        <w:rPr>
          <w:rStyle w:val="CommentReference"/>
        </w:rPr>
        <w:annotationRef/>
      </w:r>
      <w:r>
        <w:rPr>
          <w:sz w:val="20"/>
          <w:szCs w:val="20"/>
        </w:rPr>
        <w:t>should probably include previous literature on the linear coding of value, and the inverse relationship between delay and drop here in the intro</w:t>
      </w:r>
    </w:p>
    <w:p w14:paraId="5E810B1A" w14:textId="77777777" w:rsidR="00E751E1" w:rsidRDefault="00E751E1" w:rsidP="00E751E1"/>
  </w:comment>
  <w:comment w:id="181" w:author="Siyu Wang" w:date="2025-08-27T17:57:00Z" w:initials="SW">
    <w:p w14:paraId="50A02D80" w14:textId="77777777" w:rsidR="007B05E5" w:rsidRDefault="00ED69D6" w:rsidP="007B05E5">
      <w:r>
        <w:rPr>
          <w:rStyle w:val="CommentReference"/>
        </w:rPr>
        <w:annotationRef/>
      </w:r>
      <w:r w:rsidR="007B05E5">
        <w:rPr>
          <w:sz w:val="20"/>
          <w:szCs w:val="20"/>
        </w:rPr>
        <w:t>should include the Lee et al 2014 Neuron paper, the elife paper (can't remember author names), and also our 2023 paper on Waldo/Voltaire which also showed linear coding of value in dlPFC</w:t>
      </w:r>
    </w:p>
  </w:comment>
  <w:comment w:id="183" w:author="Siyu Wang" w:date="2025-08-27T17:59:00Z" w:initials="SW">
    <w:p w14:paraId="5D39CD44" w14:textId="77777777" w:rsidR="000D4E3E" w:rsidRDefault="000D4E3E" w:rsidP="000D4E3E">
      <w:r>
        <w:rPr>
          <w:rStyle w:val="CommentReference"/>
        </w:rPr>
        <w:annotationRef/>
      </w:r>
      <w:r>
        <w:rPr>
          <w:sz w:val="20"/>
          <w:szCs w:val="20"/>
        </w:rPr>
        <w:t>missing a leading sentence here, something like:</w:t>
      </w:r>
    </w:p>
    <w:p w14:paraId="0D849A66" w14:textId="77777777" w:rsidR="000D4E3E" w:rsidRDefault="000D4E3E" w:rsidP="000D4E3E"/>
    <w:p w14:paraId="3323F5BA" w14:textId="77777777" w:rsidR="000D4E3E" w:rsidRDefault="000D4E3E" w:rsidP="000D4E3E">
      <w:r>
        <w:rPr>
          <w:sz w:val="20"/>
          <w:szCs w:val="20"/>
        </w:rPr>
        <w:t xml:space="preserve">Despite the common coding of delay and drop in dlPFC which is consistent with previous literature, we also found important behavioral and neural differences between the two animals. </w:t>
      </w:r>
    </w:p>
    <w:p w14:paraId="05969CAB" w14:textId="77777777" w:rsidR="000D4E3E" w:rsidRDefault="000D4E3E" w:rsidP="000D4E3E"/>
    <w:p w14:paraId="48439D28" w14:textId="77777777" w:rsidR="000D4E3E" w:rsidRDefault="000D4E3E" w:rsidP="000D4E3E">
      <w:r>
        <w:rPr>
          <w:sz w:val="20"/>
          <w:szCs w:val="20"/>
        </w:rPr>
        <w:t>And then dive in the details...</w:t>
      </w:r>
    </w:p>
  </w:comment>
  <w:comment w:id="192" w:author="Siyu Wang" w:date="2025-08-03T08:20:00Z" w:initials="SW">
    <w:p w14:paraId="3CCB5579" w14:textId="1EF137B9" w:rsidR="00BD3A75" w:rsidRDefault="00847D15" w:rsidP="00BD3A75">
      <w:r>
        <w:rPr>
          <w:rStyle w:val="CommentReference"/>
        </w:rPr>
        <w:annotationRef/>
      </w:r>
      <w:r w:rsidR="00BD3A75">
        <w:rPr>
          <w:sz w:val="20"/>
          <w:szCs w:val="20"/>
        </w:rPr>
        <w:t>Yellow/purple go cue needs to be explained here. Also, you want to explain that the delay for temporal discounting is not just the additional delay time indicated by the cue image (1s, 5s, 10s), but also the trial timing itself (250-500 red period, yellow/purple period etc). These additional temporal factors were often ignored in previous research, in the current paper, we explicitly considered those temporal factors in the behavioral model</w:t>
      </w:r>
    </w:p>
  </w:comment>
  <w:comment w:id="193" w:author="Rossella Falcone" w:date="2025-08-21T14:43:00Z" w:initials="RF">
    <w:p w14:paraId="42FD4587" w14:textId="77777777" w:rsidR="006C510B" w:rsidRDefault="006C510B" w:rsidP="006C510B">
      <w:pPr>
        <w:pStyle w:val="CommentText"/>
      </w:pPr>
      <w:r>
        <w:rPr>
          <w:rStyle w:val="CommentReference"/>
        </w:rPr>
        <w:annotationRef/>
      </w:r>
      <w:r>
        <w:t xml:space="preserve">Added a bit later in this paragraph. </w:t>
      </w:r>
    </w:p>
  </w:comment>
  <w:comment w:id="201" w:author="Siyu Wang" w:date="2025-08-25T18:48:00Z" w:initials="SW">
    <w:p w14:paraId="65A7E60D" w14:textId="77777777" w:rsidR="00055EE3" w:rsidRDefault="00055EE3" w:rsidP="00055EE3">
      <w:r>
        <w:rPr>
          <w:rStyle w:val="CommentReference"/>
        </w:rPr>
        <w:annotationRef/>
      </w:r>
      <w:r>
        <w:rPr>
          <w:sz w:val="20"/>
          <w:szCs w:val="20"/>
        </w:rPr>
        <w:t>need to describe yellow/purple part in more detail here so that readers don't need to read methods to get the task</w:t>
      </w:r>
    </w:p>
  </w:comment>
  <w:comment w:id="211" w:author="Siyu Wang" w:date="2025-08-03T08:18:00Z" w:initials="SW">
    <w:p w14:paraId="10E436FA" w14:textId="5141C5E9" w:rsidR="00847D15" w:rsidRDefault="00847D15" w:rsidP="00847D15">
      <w:r>
        <w:rPr>
          <w:rStyle w:val="CommentReference"/>
        </w:rPr>
        <w:annotationRef/>
      </w:r>
      <w:r>
        <w:rPr>
          <w:sz w:val="20"/>
          <w:szCs w:val="20"/>
        </w:rPr>
        <w:t>The order of the presentation of the 9 visual cues were counterbalanced</w:t>
      </w:r>
    </w:p>
  </w:comment>
  <w:comment w:id="212" w:author="Rossella Falcone" w:date="2025-08-21T14:29:00Z" w:initials="RF">
    <w:p w14:paraId="40C2B689" w14:textId="77777777" w:rsidR="008423E8" w:rsidRDefault="008423E8" w:rsidP="008423E8">
      <w:pPr>
        <w:pStyle w:val="CommentText"/>
      </w:pPr>
      <w:r>
        <w:rPr>
          <w:rStyle w:val="CommentReference"/>
        </w:rPr>
        <w:annotationRef/>
      </w:r>
      <w:r>
        <w:t xml:space="preserve">Not necessary here. Maybe I will add in the methods. </w:t>
      </w:r>
    </w:p>
  </w:comment>
  <w:comment w:id="222" w:author="Rossella Falcone" w:date="2025-04-25T14:01:00Z" w:initials="RF">
    <w:p w14:paraId="5D0ACEEA" w14:textId="0E3ACEFA" w:rsidR="007E6D29" w:rsidRDefault="007E6D29" w:rsidP="007E6D29">
      <w:pPr>
        <w:pStyle w:val="CommentText"/>
      </w:pPr>
      <w:r>
        <w:rPr>
          <w:rStyle w:val="CommentReference"/>
        </w:rPr>
        <w:annotationRef/>
      </w:r>
      <w:r>
        <w:t xml:space="preserve">Say “offer period” instead of “cue period. </w:t>
      </w:r>
    </w:p>
  </w:comment>
  <w:comment w:id="243" w:author="Rossella Falcone" w:date="2025-08-21T14:54:00Z" w:initials="RF">
    <w:p w14:paraId="7A8F3F14" w14:textId="77777777" w:rsidR="00316DE8" w:rsidRDefault="00316DE8" w:rsidP="00316DE8">
      <w:pPr>
        <w:pStyle w:val="CommentText"/>
      </w:pPr>
      <w:r>
        <w:rPr>
          <w:rStyle w:val="CommentReference"/>
        </w:rPr>
        <w:annotationRef/>
      </w:r>
      <w:r>
        <w:t xml:space="preserve">Can we add that in the methods? I think we should separate this analysis from the others when we include also YP times. </w:t>
      </w:r>
    </w:p>
  </w:comment>
  <w:comment w:id="244" w:author="Siyu Wang" w:date="2025-08-27T18:01:00Z" w:initials="SW">
    <w:p w14:paraId="5ED73BAD" w14:textId="77777777" w:rsidR="0039144E" w:rsidRDefault="0039144E" w:rsidP="0039144E">
      <w:r>
        <w:rPr>
          <w:rStyle w:val="CommentReference"/>
        </w:rPr>
        <w:annotationRef/>
      </w:r>
      <w:r>
        <w:rPr>
          <w:sz w:val="20"/>
          <w:szCs w:val="20"/>
        </w:rPr>
        <w:t>agreed</w:t>
      </w:r>
    </w:p>
  </w:comment>
  <w:comment w:id="254" w:author="Mark Eldridge" w:date="2025-07-24T17:01:00Z" w:initials="ME">
    <w:p w14:paraId="7ABDA6F8" w14:textId="2AA0021C" w:rsidR="00E324BA" w:rsidRDefault="00E324BA" w:rsidP="00E324BA">
      <w:r>
        <w:rPr>
          <w:rStyle w:val="CommentReference"/>
        </w:rPr>
        <w:annotationRef/>
      </w:r>
      <w:r>
        <w:rPr>
          <w:sz w:val="20"/>
          <w:szCs w:val="20"/>
        </w:rPr>
        <w:t>this text can be moved to methods (or maybe fig legend)</w:t>
      </w:r>
    </w:p>
  </w:comment>
  <w:comment w:id="255" w:author="Rossella Falcone" w:date="2025-08-21T14:44:00Z" w:initials="RF">
    <w:p w14:paraId="6EF50520" w14:textId="77777777" w:rsidR="006C510B" w:rsidRDefault="006C510B" w:rsidP="006C510B">
      <w:pPr>
        <w:pStyle w:val="CommentText"/>
      </w:pPr>
      <w:r>
        <w:rPr>
          <w:rStyle w:val="CommentReference"/>
        </w:rPr>
        <w:annotationRef/>
      </w:r>
      <w:r>
        <w:t xml:space="preserve">I would leave. </w:t>
      </w:r>
    </w:p>
  </w:comment>
  <w:comment w:id="256" w:author="Siyu Wang" w:date="2025-08-27T18:01:00Z" w:initials="SW">
    <w:p w14:paraId="29F2FFCE" w14:textId="77777777" w:rsidR="00407A2F" w:rsidRDefault="00407A2F" w:rsidP="00407A2F">
      <w:r>
        <w:rPr>
          <w:rStyle w:val="CommentReference"/>
        </w:rPr>
        <w:annotationRef/>
      </w:r>
      <w:r>
        <w:rPr>
          <w:sz w:val="20"/>
          <w:szCs w:val="20"/>
        </w:rPr>
        <w:t xml:space="preserve">maybe less detail here. </w:t>
      </w:r>
    </w:p>
    <w:p w14:paraId="6A4C3F0D" w14:textId="77777777" w:rsidR="00407A2F" w:rsidRDefault="00407A2F" w:rsidP="00407A2F"/>
    <w:p w14:paraId="28FB0303" w14:textId="77777777" w:rsidR="00407A2F" w:rsidRDefault="00407A2F" w:rsidP="00407A2F">
      <w:r>
        <w:rPr>
          <w:sz w:val="20"/>
          <w:szCs w:val="20"/>
        </w:rPr>
        <w:t>just say behavior is quantified with a simple logistic model</w:t>
      </w:r>
    </w:p>
  </w:comment>
  <w:comment w:id="257" w:author="Rossella Falcone" w:date="2025-07-14T17:06:00Z" w:initials="RF">
    <w:p w14:paraId="0579F701" w14:textId="65783E78" w:rsidR="00DD7518" w:rsidRDefault="0052137B" w:rsidP="00DD7518">
      <w:pPr>
        <w:pStyle w:val="CommentText"/>
      </w:pPr>
      <w:r>
        <w:rPr>
          <w:rStyle w:val="CommentReference"/>
        </w:rPr>
        <w:annotationRef/>
      </w:r>
      <w:r w:rsidR="00DD7518">
        <w:t>FIGURE 2A-B</w:t>
      </w:r>
    </w:p>
  </w:comment>
  <w:comment w:id="258" w:author="Siyu Wang" w:date="2025-08-27T18:03:00Z" w:initials="SW">
    <w:p w14:paraId="57830657" w14:textId="77777777" w:rsidR="001E2EC0" w:rsidRDefault="001E2EC0" w:rsidP="001E2EC0">
      <w:r>
        <w:rPr>
          <w:rStyle w:val="CommentReference"/>
        </w:rPr>
        <w:annotationRef/>
      </w:r>
      <w:r>
        <w:rPr>
          <w:sz w:val="20"/>
          <w:szCs w:val="20"/>
        </w:rPr>
        <w:t>missing the description of choice here.</w:t>
      </w:r>
    </w:p>
  </w:comment>
  <w:comment w:id="259" w:author="Rossella Falcone" w:date="2025-04-25T13:20:00Z" w:initials="RF">
    <w:p w14:paraId="3B27ACF2" w14:textId="7F83BED5" w:rsidR="00503D97" w:rsidRDefault="004F70C1" w:rsidP="00503D97">
      <w:pPr>
        <w:pStyle w:val="CommentText"/>
      </w:pPr>
      <w:r>
        <w:rPr>
          <w:rStyle w:val="CommentReference"/>
        </w:rPr>
        <w:annotationRef/>
      </w:r>
      <w:r w:rsidR="00503D97">
        <w:t>FIG. 3</w:t>
      </w:r>
    </w:p>
  </w:comment>
  <w:comment w:id="261" w:author="Mark Eldridge" w:date="2025-07-24T17:10:00Z" w:initials="ME">
    <w:p w14:paraId="4D8438C0" w14:textId="77777777" w:rsidR="002A0404" w:rsidRDefault="002A0404" w:rsidP="002A0404">
      <w:r>
        <w:rPr>
          <w:rStyle w:val="CommentReference"/>
        </w:rPr>
        <w:annotationRef/>
      </w:r>
      <w:r>
        <w:rPr>
          <w:sz w:val="20"/>
          <w:szCs w:val="20"/>
        </w:rPr>
        <w:t>this does not appear to be true for monk 2</w:t>
      </w:r>
    </w:p>
  </w:comment>
  <w:comment w:id="262" w:author="Rossella Falcone" w:date="2025-08-21T14:45:00Z" w:initials="RF">
    <w:p w14:paraId="23A95144" w14:textId="77777777" w:rsidR="006C510B" w:rsidRDefault="006C510B" w:rsidP="006C510B">
      <w:pPr>
        <w:pStyle w:val="CommentText"/>
      </w:pPr>
      <w:r>
        <w:rPr>
          <w:rStyle w:val="CommentReference"/>
        </w:rPr>
        <w:annotationRef/>
      </w:r>
      <w:r>
        <w:t>Is that ok now?</w:t>
      </w:r>
    </w:p>
  </w:comment>
  <w:comment w:id="263" w:author="Siyu Wang" w:date="2025-08-27T18:05:00Z" w:initials="SW">
    <w:p w14:paraId="2BD5943F" w14:textId="77777777" w:rsidR="00D51ACA" w:rsidRDefault="00D51ACA" w:rsidP="00D51ACA">
      <w:r>
        <w:rPr>
          <w:rStyle w:val="CommentReference"/>
        </w:rPr>
        <w:annotationRef/>
      </w:r>
      <w:r>
        <w:rPr>
          <w:sz w:val="20"/>
          <w:szCs w:val="20"/>
        </w:rPr>
        <w:t>I would leave this out. These explained variance differences are largely due to randomness in the small neuron population being sampled, and not very meaningful in my opinion</w:t>
      </w:r>
    </w:p>
  </w:comment>
  <w:comment w:id="260" w:author="Siyu Wang" w:date="2025-08-25T18:52:00Z" w:initials="SW">
    <w:p w14:paraId="779AA135" w14:textId="77777777" w:rsidR="00D51ACA" w:rsidRDefault="00055EE3" w:rsidP="00D51ACA">
      <w:r>
        <w:rPr>
          <w:rStyle w:val="CommentReference"/>
        </w:rPr>
        <w:annotationRef/>
      </w:r>
      <w:r w:rsidR="00D51ACA">
        <w:rPr>
          <w:sz w:val="20"/>
          <w:szCs w:val="20"/>
        </w:rPr>
        <w:t>same as above, is this just by chance?</w:t>
      </w:r>
    </w:p>
  </w:comment>
  <w:comment w:id="266" w:author="Rossella Falcone" w:date="2025-04-25T13:21:00Z" w:initials="RF">
    <w:p w14:paraId="539173E4" w14:textId="79449F26" w:rsidR="004F70C1" w:rsidRDefault="004F70C1" w:rsidP="004F70C1">
      <w:pPr>
        <w:pStyle w:val="CommentText"/>
      </w:pPr>
      <w:r>
        <w:rPr>
          <w:rStyle w:val="CommentReference"/>
        </w:rPr>
        <w:annotationRef/>
      </w:r>
      <w:r>
        <w:t>Fig. S1A-B</w:t>
      </w:r>
    </w:p>
  </w:comment>
  <w:comment w:id="269" w:author="Siyu Wang" w:date="2025-08-25T18:53:00Z" w:initials="SW">
    <w:p w14:paraId="3080065F" w14:textId="77777777" w:rsidR="00055EE3" w:rsidRDefault="00055EE3" w:rsidP="00055EE3">
      <w:r>
        <w:rPr>
          <w:rStyle w:val="CommentReference"/>
        </w:rPr>
        <w:annotationRef/>
      </w:r>
      <w:r>
        <w:rPr>
          <w:sz w:val="20"/>
          <w:szCs w:val="20"/>
        </w:rPr>
        <w:t>should these be described upfront to avoid confusion about the task?</w:t>
      </w:r>
    </w:p>
  </w:comment>
  <w:comment w:id="291" w:author="Mark Eldridge" w:date="2025-07-24T17:12:00Z" w:initials="ME">
    <w:p w14:paraId="62D849E9" w14:textId="171502AA" w:rsidR="001B7DC9" w:rsidRDefault="001B7DC9" w:rsidP="001B7DC9">
      <w:r>
        <w:rPr>
          <w:rStyle w:val="CommentReference"/>
        </w:rPr>
        <w:annotationRef/>
      </w:r>
      <w:r>
        <w:rPr>
          <w:sz w:val="20"/>
          <w:szCs w:val="20"/>
        </w:rPr>
        <w:t>this is because of the clever task design, which you haven't emphasized up to this point.</w:t>
      </w:r>
    </w:p>
  </w:comment>
  <w:comment w:id="292" w:author="Rossella Falcone" w:date="2025-08-21T15:00:00Z" w:initials="RF">
    <w:p w14:paraId="7660D484" w14:textId="77777777" w:rsidR="001257C4" w:rsidRDefault="001257C4" w:rsidP="001257C4">
      <w:pPr>
        <w:pStyle w:val="CommentText"/>
      </w:pPr>
      <w:r>
        <w:rPr>
          <w:rStyle w:val="CommentReference"/>
        </w:rPr>
        <w:annotationRef/>
      </w:r>
      <w:r>
        <w:t>I included a sentence just before. Is that ok?</w:t>
      </w:r>
    </w:p>
  </w:comment>
  <w:comment w:id="293" w:author="Siyu Wang" w:date="2025-08-27T18:08:00Z" w:initials="SW">
    <w:p w14:paraId="6B9479C6" w14:textId="77777777" w:rsidR="00A90FAA" w:rsidRDefault="00A90FAA" w:rsidP="00A90FAA">
      <w:r>
        <w:rPr>
          <w:rStyle w:val="CommentReference"/>
        </w:rPr>
        <w:annotationRef/>
      </w:r>
      <w:r>
        <w:rPr>
          <w:sz w:val="20"/>
          <w:szCs w:val="20"/>
        </w:rPr>
        <w:t>I agree with the clever design part, but in fact, we don't see a strong choice signal even after the go-cue (which is a bit surprising for dlPFC). Can we clarify whether we don't have choice activity at all, or if we don't have choice activity before the go-cue (which is due to the clever task design)</w:t>
      </w:r>
    </w:p>
  </w:comment>
  <w:comment w:id="294" w:author="Siyu Wang" w:date="2025-08-03T08:23:00Z" w:initials="SW">
    <w:p w14:paraId="07D32493" w14:textId="0FD3AFF5" w:rsidR="001257C4" w:rsidRDefault="00BD3A75" w:rsidP="001257C4">
      <w:pPr>
        <w:pStyle w:val="CommentText"/>
      </w:pPr>
      <w:r>
        <w:rPr>
          <w:rStyle w:val="CommentReference"/>
        </w:rPr>
        <w:annotationRef/>
      </w:r>
      <w:r w:rsidR="001257C4">
        <w:t>Sliding window ANOVA was done cell-by-cell. So here, it's better to say Analyses of example cells confirmed...</w:t>
      </w:r>
    </w:p>
  </w:comment>
  <w:comment w:id="295" w:author="Rossella Falcone" w:date="2025-08-21T15:01:00Z" w:initials="RF">
    <w:p w14:paraId="26B6DDEA" w14:textId="77777777" w:rsidR="001257C4" w:rsidRDefault="001257C4" w:rsidP="001257C4">
      <w:pPr>
        <w:pStyle w:val="CommentText"/>
      </w:pPr>
      <w:r>
        <w:rPr>
          <w:rStyle w:val="CommentReference"/>
        </w:rPr>
        <w:annotationRef/>
      </w:r>
      <w:r>
        <w:t xml:space="preserve">This is the analysis I made, Siyu, and I made for each cell individually. It is not a sliding window analysis. </w:t>
      </w:r>
    </w:p>
  </w:comment>
  <w:comment w:id="296" w:author="Rossella Falcone" w:date="2025-04-25T14:31:00Z" w:initials="RF">
    <w:p w14:paraId="1DE502DF" w14:textId="58EE09D4" w:rsidR="00F24036" w:rsidRDefault="004F70C1" w:rsidP="00F24036">
      <w:pPr>
        <w:pStyle w:val="CommentText"/>
      </w:pPr>
      <w:r>
        <w:rPr>
          <w:rStyle w:val="CommentReference"/>
        </w:rPr>
        <w:annotationRef/>
      </w:r>
      <w:r w:rsidR="00F24036">
        <w:t>Fig. S2A-B</w:t>
      </w:r>
    </w:p>
  </w:comment>
  <w:comment w:id="297" w:author="Mark Eldridge" w:date="2025-07-24T17:19:00Z" w:initials="ME">
    <w:p w14:paraId="0616E97B" w14:textId="77777777" w:rsidR="005F65D9" w:rsidRDefault="005F65D9" w:rsidP="005F65D9">
      <w:r>
        <w:rPr>
          <w:rStyle w:val="CommentReference"/>
        </w:rPr>
        <w:annotationRef/>
      </w:r>
      <w:r>
        <w:rPr>
          <w:sz w:val="20"/>
          <w:szCs w:val="20"/>
        </w:rPr>
        <w:t>what is being shown in fig 4?</w:t>
      </w:r>
    </w:p>
  </w:comment>
  <w:comment w:id="298" w:author="Rossella Falcone" w:date="2025-08-21T15:05:00Z" w:initials="RF">
    <w:p w14:paraId="74909716" w14:textId="77777777" w:rsidR="00E76A4E" w:rsidRDefault="00E76A4E" w:rsidP="00E76A4E">
      <w:pPr>
        <w:pStyle w:val="CommentText"/>
      </w:pPr>
      <w:r>
        <w:rPr>
          <w:rStyle w:val="CommentReference"/>
        </w:rPr>
        <w:annotationRef/>
      </w:r>
      <w:r>
        <w:t xml:space="preserve">This is the correlation between Delay and Reward magnitude from 750 ms after the cue onset. 750 ms is the minimum time of the cue presentation on the screen. I think that Siyu used 750-1000 ms. </w:t>
      </w:r>
    </w:p>
    <w:p w14:paraId="4665C3CF" w14:textId="77777777" w:rsidR="00E76A4E" w:rsidRDefault="00E76A4E" w:rsidP="00E76A4E">
      <w:pPr>
        <w:pStyle w:val="CommentText"/>
      </w:pPr>
      <w:r>
        <w:t>Is that correct, Siyu?</w:t>
      </w:r>
    </w:p>
  </w:comment>
  <w:comment w:id="299" w:author="Siyu Wang" w:date="2025-08-27T18:09:00Z" w:initials="SW">
    <w:p w14:paraId="5F329AFA" w14:textId="77777777" w:rsidR="00F61A3A" w:rsidRDefault="00F61A3A" w:rsidP="00F61A3A">
      <w:r>
        <w:rPr>
          <w:rStyle w:val="CommentReference"/>
        </w:rPr>
        <w:annotationRef/>
      </w:r>
      <w:r>
        <w:rPr>
          <w:sz w:val="20"/>
          <w:szCs w:val="20"/>
        </w:rPr>
        <w:t>yes</w:t>
      </w:r>
    </w:p>
  </w:comment>
  <w:comment w:id="300" w:author="Mark Eldridge" w:date="2025-07-24T17:21:00Z" w:initials="ME">
    <w:p w14:paraId="05901265" w14:textId="1F5E35D2" w:rsidR="003A5607" w:rsidRDefault="003A5607" w:rsidP="003A5607">
      <w:r>
        <w:rPr>
          <w:rStyle w:val="CommentReference"/>
        </w:rPr>
        <w:annotationRef/>
      </w:r>
      <w:r>
        <w:rPr>
          <w:sz w:val="20"/>
          <w:szCs w:val="20"/>
        </w:rPr>
        <w:t>before cue onset, presumably the monkey doesn't know what the rwd and delay will be, so how can there be any correlation?</w:t>
      </w:r>
    </w:p>
  </w:comment>
  <w:comment w:id="301" w:author="Siyu Wang" w:date="2025-08-03T08:25:00Z" w:initials="SW">
    <w:p w14:paraId="6C06D631" w14:textId="77777777" w:rsidR="00983163" w:rsidRDefault="00983163" w:rsidP="00983163">
      <w:r>
        <w:rPr>
          <w:rStyle w:val="CommentReference"/>
        </w:rPr>
        <w:annotationRef/>
      </w:r>
      <w:r>
        <w:rPr>
          <w:sz w:val="20"/>
          <w:szCs w:val="20"/>
        </w:rPr>
        <w:t>There should not be any correlation. None were significant in -250:0ms in our analyses</w:t>
      </w:r>
    </w:p>
  </w:comment>
  <w:comment w:id="302" w:author="Rossella Falcone" w:date="2025-08-21T15:04:00Z" w:initials="RF">
    <w:p w14:paraId="3580D0AB" w14:textId="77777777" w:rsidR="00E76A4E" w:rsidRDefault="00E76A4E" w:rsidP="00E76A4E">
      <w:pPr>
        <w:pStyle w:val="CommentText"/>
      </w:pPr>
      <w:r>
        <w:rPr>
          <w:rStyle w:val="CommentReference"/>
        </w:rPr>
        <w:annotationRef/>
      </w:r>
      <w:r>
        <w:t xml:space="preserve">We can cancel, it was just to say that the trend was not negative. But in a way or in another is not significant. But still not a negative trend. </w:t>
      </w:r>
    </w:p>
  </w:comment>
  <w:comment w:id="303" w:author="Rossella Falcone" w:date="2025-07-15T16:33:00Z" w:initials="RF">
    <w:p w14:paraId="29E3A110" w14:textId="563A0270" w:rsidR="00C363D1" w:rsidRDefault="00C363D1" w:rsidP="00C363D1">
      <w:pPr>
        <w:pStyle w:val="CommentText"/>
      </w:pPr>
      <w:r>
        <w:rPr>
          <w:rStyle w:val="CommentReference"/>
        </w:rPr>
        <w:annotationRef/>
      </w:r>
      <w:r>
        <w:t xml:space="preserve">Il trend positivo potrebbe riflettere che non c’è ancora una “direzione” vera del codice neurale verso l’integrazione del valore. </w:t>
      </w:r>
    </w:p>
  </w:comment>
  <w:comment w:id="304" w:author="Mark Eldridge" w:date="2025-07-24T17:22:00Z" w:initials="ME">
    <w:p w14:paraId="415A4C73" w14:textId="77777777" w:rsidR="000736DF" w:rsidRDefault="000736DF" w:rsidP="000736DF">
      <w:r>
        <w:rPr>
          <w:rStyle w:val="CommentReference"/>
        </w:rPr>
        <w:annotationRef/>
      </w:r>
      <w:r>
        <w:rPr>
          <w:sz w:val="20"/>
          <w:szCs w:val="20"/>
        </w:rPr>
        <w:t>come è possibile che ci sia una tendenza in assenza di informazioni su ricompensa/ritardo?</w:t>
      </w:r>
    </w:p>
  </w:comment>
  <w:comment w:id="305" w:author="Siyu Wang" w:date="2025-08-03T08:26:00Z" w:initials="SW">
    <w:p w14:paraId="3898BF11" w14:textId="77777777" w:rsidR="00DD0B3C" w:rsidRDefault="00DD0B3C" w:rsidP="00DD0B3C">
      <w:r>
        <w:rPr>
          <w:rStyle w:val="CommentReference"/>
        </w:rPr>
        <w:annotationRef/>
      </w:r>
      <w:r>
        <w:rPr>
          <w:sz w:val="20"/>
          <w:szCs w:val="20"/>
        </w:rPr>
        <w:t>No idea what these words mean :)</w:t>
      </w:r>
    </w:p>
  </w:comment>
  <w:comment w:id="306" w:author="Rossella Falcone" w:date="2025-07-14T17:08:00Z" w:initials="RF">
    <w:p w14:paraId="27A73FDF" w14:textId="16AC365C" w:rsidR="000961B1" w:rsidRDefault="00352CAD" w:rsidP="000961B1">
      <w:pPr>
        <w:pStyle w:val="CommentText"/>
      </w:pPr>
      <w:r>
        <w:rPr>
          <w:rStyle w:val="CommentReference"/>
        </w:rPr>
        <w:annotationRef/>
      </w:r>
      <w:r w:rsidR="000961B1">
        <w:t>Figure 4A-B</w:t>
      </w:r>
    </w:p>
  </w:comment>
  <w:comment w:id="307" w:author="Rossella Falcone" w:date="2025-07-14T17:08:00Z" w:initials="RF">
    <w:p w14:paraId="18D3C910" w14:textId="77777777" w:rsidR="00717172" w:rsidRDefault="000501FB" w:rsidP="00717172">
      <w:pPr>
        <w:pStyle w:val="CommentText"/>
      </w:pPr>
      <w:r>
        <w:rPr>
          <w:rStyle w:val="CommentReference"/>
        </w:rPr>
        <w:annotationRef/>
      </w:r>
      <w:r w:rsidR="00717172">
        <w:t xml:space="preserve">Figure S3A_B_C_D_E_F_G_H . </w:t>
      </w:r>
    </w:p>
    <w:p w14:paraId="27BCED25" w14:textId="77777777" w:rsidR="00717172" w:rsidRDefault="00717172" w:rsidP="00717172">
      <w:pPr>
        <w:pStyle w:val="CommentText"/>
      </w:pPr>
      <w:r>
        <w:t>We will remove the heatmaps.</w:t>
      </w:r>
    </w:p>
  </w:comment>
  <w:comment w:id="308" w:author="Siyu Wang" w:date="2025-08-03T08:27:00Z" w:initials="SW">
    <w:p w14:paraId="63116391" w14:textId="77777777" w:rsidR="00DD0B3C" w:rsidRDefault="00DD0B3C" w:rsidP="00DD0B3C">
      <w:r>
        <w:rPr>
          <w:rStyle w:val="CommentReference"/>
        </w:rPr>
        <w:annotationRef/>
      </w:r>
      <w:r>
        <w:rPr>
          <w:sz w:val="20"/>
          <w:szCs w:val="20"/>
        </w:rPr>
        <w:t>Agreed</w:t>
      </w:r>
    </w:p>
  </w:comment>
  <w:comment w:id="309" w:author="Siyu Wang" w:date="2025-08-03T08:28:00Z" w:initials="SW">
    <w:p w14:paraId="17A6EFB6" w14:textId="77777777" w:rsidR="00D721A9" w:rsidRDefault="00D721A9" w:rsidP="00D721A9">
      <w:r>
        <w:rPr>
          <w:rStyle w:val="CommentReference"/>
        </w:rPr>
        <w:annotationRef/>
      </w:r>
      <w:r>
        <w:rPr>
          <w:sz w:val="20"/>
          <w:szCs w:val="20"/>
        </w:rPr>
        <w:t xml:space="preserve">Move this upfront. It would be confusing for readers to see Figure 1 at the beginning of the results section without any in-text explanation of the go-signal </w:t>
      </w:r>
    </w:p>
  </w:comment>
  <w:comment w:id="310" w:author="Rossella Falcone" w:date="2025-08-21T15:10:00Z" w:initials="RF">
    <w:p w14:paraId="643C32F6" w14:textId="77777777" w:rsidR="0012695E" w:rsidRDefault="0012695E" w:rsidP="0012695E">
      <w:pPr>
        <w:pStyle w:val="CommentText"/>
      </w:pPr>
      <w:r>
        <w:rPr>
          <w:rStyle w:val="CommentReference"/>
        </w:rPr>
        <w:annotationRef/>
      </w:r>
      <w:r>
        <w:t xml:space="preserve">Siyu, I think I have added a short sentence about the purple-yellow in all other previous paragraphs. Here I wanted to emphasize even more, because from now on we also included YP times in the analyses. </w:t>
      </w:r>
    </w:p>
  </w:comment>
  <w:comment w:id="311" w:author="Siyu Wang" w:date="2025-08-27T18:39:00Z" w:initials="SW">
    <w:p w14:paraId="18677A3C" w14:textId="77777777" w:rsidR="001F7897" w:rsidRDefault="001F7897" w:rsidP="001F7897">
      <w:r>
        <w:rPr>
          <w:rStyle w:val="CommentReference"/>
        </w:rPr>
        <w:annotationRef/>
      </w:r>
      <w:r>
        <w:rPr>
          <w:sz w:val="20"/>
          <w:szCs w:val="20"/>
        </w:rPr>
        <w:t>good</w:t>
      </w:r>
    </w:p>
  </w:comment>
  <w:comment w:id="313" w:author="Siyu Wang" w:date="2025-08-03T08:30:00Z" w:initials="SW">
    <w:p w14:paraId="4E1F2C95" w14:textId="789E8487" w:rsidR="00D721A9" w:rsidRDefault="00D721A9" w:rsidP="00D721A9">
      <w:r>
        <w:rPr>
          <w:rStyle w:val="CommentReference"/>
        </w:rPr>
        <w:annotationRef/>
      </w:r>
      <w:r>
        <w:rPr>
          <w:sz w:val="20"/>
          <w:szCs w:val="20"/>
        </w:rPr>
        <w:t>Explain the additional delay signaled by the yellow go-signal would in essence increase the delay and decrease the discounted value for accepting the offer</w:t>
      </w:r>
    </w:p>
  </w:comment>
  <w:comment w:id="314" w:author="Rossella Falcone" w:date="2025-08-21T15:11:00Z" w:initials="RF">
    <w:p w14:paraId="7AB36D4D" w14:textId="77777777" w:rsidR="0012695E" w:rsidRDefault="0012695E" w:rsidP="0012695E">
      <w:pPr>
        <w:pStyle w:val="CommentText"/>
      </w:pPr>
      <w:r>
        <w:rPr>
          <w:rStyle w:val="CommentReference"/>
        </w:rPr>
        <w:annotationRef/>
      </w:r>
      <w:r>
        <w:t xml:space="preserve">I just say in the sentence later. When I say we hypothesized. </w:t>
      </w:r>
    </w:p>
  </w:comment>
  <w:comment w:id="315" w:author="Rossella Falcone" w:date="2025-08-21T15:12:00Z" w:initials="RF">
    <w:p w14:paraId="6457A4A1" w14:textId="77777777" w:rsidR="0012695E" w:rsidRDefault="0012695E" w:rsidP="0012695E">
      <w:pPr>
        <w:pStyle w:val="CommentText"/>
      </w:pPr>
      <w:r>
        <w:rPr>
          <w:rStyle w:val="CommentReference"/>
        </w:rPr>
        <w:annotationRef/>
      </w:r>
      <w:r>
        <w:t>Maybe I can cancel and say  only….</w:t>
      </w:r>
    </w:p>
  </w:comment>
  <w:comment w:id="320" w:author="Mark Eldridge" w:date="2025-07-24T17:28:00Z" w:initials="ME">
    <w:p w14:paraId="6433EF2F" w14:textId="392D478A" w:rsidR="000F6264" w:rsidRDefault="000F6264" w:rsidP="000F6264">
      <w:r>
        <w:rPr>
          <w:rStyle w:val="CommentReference"/>
        </w:rPr>
        <w:annotationRef/>
      </w:r>
      <w:r>
        <w:rPr>
          <w:sz w:val="20"/>
          <w:szCs w:val="20"/>
        </w:rPr>
        <w:t>I would be inclined to emphasize the similarities more than the differences here.</w:t>
      </w:r>
    </w:p>
  </w:comment>
  <w:comment w:id="321" w:author="Rossella Falcone" w:date="2025-08-21T15:14:00Z" w:initials="RF">
    <w:p w14:paraId="1DE7483D" w14:textId="77777777" w:rsidR="00B10F0A" w:rsidRDefault="00B10F0A" w:rsidP="00B10F0A">
      <w:pPr>
        <w:pStyle w:val="CommentText"/>
      </w:pPr>
      <w:r>
        <w:rPr>
          <w:rStyle w:val="CommentReference"/>
        </w:rPr>
        <w:annotationRef/>
      </w:r>
      <w:r>
        <w:t xml:space="preserve">I choose the differences because I was thinking that is easier to then focuse on the different models. </w:t>
      </w:r>
    </w:p>
  </w:comment>
  <w:comment w:id="322" w:author="Siyu Wang" w:date="2025-08-27T18:40:00Z" w:initials="SW">
    <w:p w14:paraId="7FF7FE51" w14:textId="77777777" w:rsidR="001F7897" w:rsidRDefault="001F7897" w:rsidP="001F7897">
      <w:r>
        <w:rPr>
          <w:rStyle w:val="CommentReference"/>
        </w:rPr>
        <w:annotationRef/>
      </w:r>
      <w:r>
        <w:rPr>
          <w:sz w:val="20"/>
          <w:szCs w:val="20"/>
        </w:rPr>
        <w:t xml:space="preserve">I agree with Mark here, maybe emphasize first on that the simple model without Y/P is not enough to capture behavior in both animals, then dive into how the two animals treat Y/P cues differently. </w:t>
      </w:r>
    </w:p>
  </w:comment>
  <w:comment w:id="323" w:author="Mark Eldridge" w:date="2025-07-24T17:36:00Z" w:initials="ME">
    <w:p w14:paraId="6688E737" w14:textId="45005D67" w:rsidR="00866379" w:rsidRDefault="00866379" w:rsidP="00866379">
      <w:r>
        <w:rPr>
          <w:rStyle w:val="CommentReference"/>
        </w:rPr>
        <w:annotationRef/>
      </w:r>
      <w:r>
        <w:rPr>
          <w:sz w:val="20"/>
          <w:szCs w:val="20"/>
        </w:rPr>
        <w:t>how did you determine the order of the bars for this plot? e.g. why does 2/5 come before 2/10 for monk 2?</w:t>
      </w:r>
    </w:p>
  </w:comment>
  <w:comment w:id="324" w:author="Siyu Wang" w:date="2025-08-03T08:30:00Z" w:initials="SW">
    <w:p w14:paraId="31EE50CE" w14:textId="77777777" w:rsidR="00D721A9" w:rsidRDefault="00D721A9" w:rsidP="00D721A9">
      <w:r>
        <w:rPr>
          <w:rStyle w:val="CommentReference"/>
        </w:rPr>
        <w:annotationRef/>
      </w:r>
      <w:r>
        <w:rPr>
          <w:sz w:val="20"/>
          <w:szCs w:val="20"/>
        </w:rPr>
        <w:t>Sorted by the empirical acceptance rate of the 9 cues</w:t>
      </w:r>
    </w:p>
  </w:comment>
  <w:comment w:id="325" w:author="Rossella Falcone" w:date="2025-07-14T17:12:00Z" w:initials="RF">
    <w:p w14:paraId="2DDC03D6" w14:textId="311536EE" w:rsidR="007007C9" w:rsidRDefault="000B2AE6" w:rsidP="007007C9">
      <w:pPr>
        <w:pStyle w:val="CommentText"/>
      </w:pPr>
      <w:r>
        <w:rPr>
          <w:rStyle w:val="CommentReference"/>
        </w:rPr>
        <w:annotationRef/>
      </w:r>
      <w:r w:rsidR="007007C9">
        <w:t xml:space="preserve">The two on top will be figure 5A-B. </w:t>
      </w:r>
    </w:p>
    <w:p w14:paraId="7CE62F36" w14:textId="77777777" w:rsidR="007007C9" w:rsidRDefault="007007C9" w:rsidP="007007C9">
      <w:pPr>
        <w:pStyle w:val="CommentText"/>
      </w:pPr>
      <w:r>
        <w:t xml:space="preserve">The blue bars will be figure 6A_B_C_D. </w:t>
      </w:r>
    </w:p>
  </w:comment>
  <w:comment w:id="326" w:author="Mark Eldridge" w:date="2025-07-24T17:38:00Z" w:initials="ME">
    <w:p w14:paraId="1E03B4BB" w14:textId="77777777" w:rsidR="00F0537D" w:rsidRDefault="00F0537D" w:rsidP="00F0537D">
      <w:r>
        <w:rPr>
          <w:rStyle w:val="CommentReference"/>
        </w:rPr>
        <w:annotationRef/>
      </w:r>
      <w:r>
        <w:rPr>
          <w:sz w:val="20"/>
          <w:szCs w:val="20"/>
        </w:rPr>
        <w:t>How strong a conclusion can we draw from these analyses? The AICs for YP and YP-time were very similar for both monkeys, esp monk 2.</w:t>
      </w:r>
    </w:p>
  </w:comment>
  <w:comment w:id="327" w:author="Siyu Wang" w:date="2025-08-03T08:38:00Z" w:initials="SW">
    <w:p w14:paraId="591437CD" w14:textId="77777777" w:rsidR="00D721A9" w:rsidRDefault="00D721A9" w:rsidP="00D721A9">
      <w:r>
        <w:rPr>
          <w:rStyle w:val="CommentReference"/>
        </w:rPr>
        <w:annotationRef/>
      </w:r>
      <w:r>
        <w:rPr>
          <w:sz w:val="20"/>
          <w:szCs w:val="20"/>
        </w:rPr>
        <w:t xml:space="preserve">The common finding is that the base model (which assumes no effect of GO-signal) is the worst model. For monkey 2, based on AIC alone, the two better models are very similar, however, when looking at the percentage of best models across 16 sessions, YP model dominates (70% of the sessions were best explained by YP, instead of YP-time model). I agree with Mark that these modeling results are qualitative and no statistical inferences were done here, limiting the strength of the conclusion. I also want to point out here, that our practice of model comparison follows the current standard of the field and the result is relatively strong for this types of analyses. </w:t>
      </w:r>
    </w:p>
  </w:comment>
  <w:comment w:id="328" w:author="Rossella Falcone" w:date="2025-08-21T15:17:00Z" w:initials="RF">
    <w:p w14:paraId="02731EA3" w14:textId="77777777" w:rsidR="00B10F0A" w:rsidRDefault="00B10F0A" w:rsidP="00B10F0A">
      <w:pPr>
        <w:pStyle w:val="CommentText"/>
      </w:pPr>
      <w:r>
        <w:rPr>
          <w:rStyle w:val="CommentReference"/>
        </w:rPr>
        <w:annotationRef/>
      </w:r>
      <w:r>
        <w:t xml:space="preserve">OK, Siyu. Do you ant to add your argument here? Or in the discussion? </w:t>
      </w:r>
    </w:p>
  </w:comment>
  <w:comment w:id="329" w:author="Mark Eldridge" w:date="2025-07-24T17:44:00Z" w:initials="ME">
    <w:p w14:paraId="64A3DD31" w14:textId="529A9352" w:rsidR="00BF2D3B" w:rsidRDefault="00BF2D3B" w:rsidP="00BF2D3B">
      <w:r>
        <w:rPr>
          <w:rStyle w:val="CommentReference"/>
        </w:rPr>
        <w:annotationRef/>
      </w:r>
      <w:r>
        <w:rPr>
          <w:sz w:val="20"/>
          <w:szCs w:val="20"/>
        </w:rPr>
        <w:t>need to make clearer what is meant here</w:t>
      </w:r>
    </w:p>
  </w:comment>
  <w:comment w:id="330" w:author="Rossella Falcone" w:date="2025-07-15T17:31:00Z" w:initials="RF">
    <w:p w14:paraId="23C04503" w14:textId="28B22E8A" w:rsidR="00945E80" w:rsidRDefault="00945E80" w:rsidP="00945E80">
      <w:pPr>
        <w:pStyle w:val="CommentText"/>
      </w:pPr>
      <w:r>
        <w:rPr>
          <w:rStyle w:val="CommentReference"/>
        </w:rPr>
        <w:annotationRef/>
      </w:r>
      <w:r>
        <w:t xml:space="preserve">Interestingly, in Monkey 1 the neural encoding of reward magnitude increased, while delay encoding decreased, when the first go-signal imposed additional waiting time. This pattern suggests that dlPFC neurons may dynamically reweight value components depending on the temporal context of the choice. One possibility is that when an additional action-related delay is introduced (yellow-first trials), the representation of reward magnitude becomes more salient, potentially as a compensatory mechanism to sustain motivation in the face of longer waits. Conversely, the relative impact of the original offer delay may diminish, as the imposed waiting time from the go-signal could act as a new temporal reference frame, effectively normalizing the perceived delay costs. Such context-dependent adjustments could reflect a flexible valuation process in the dlPFC, allowing animals to adapt their decision-making to changing temporal constraints. </w:t>
      </w:r>
    </w:p>
    <w:p w14:paraId="22245550" w14:textId="77777777" w:rsidR="00945E80" w:rsidRDefault="00945E80" w:rsidP="00945E80">
      <w:pPr>
        <w:pStyle w:val="CommentText"/>
      </w:pPr>
    </w:p>
    <w:p w14:paraId="20410717" w14:textId="77777777" w:rsidR="00945E80" w:rsidRDefault="00945E80" w:rsidP="00945E80">
      <w:pPr>
        <w:pStyle w:val="CommentText"/>
      </w:pPr>
      <w:r>
        <w:t xml:space="preserve">Notably, this dynamic reweighting of value components in relation to go-signal timing was observed primarily in Monkey 1. In Monkey 2, the encoding of reward magnitude and delay showed no significant modulation by go-signal order, suggesting a different or less flexible integration of temporal information. This difference could reflect individual variability in how temporal context influences value computation in the dlPFC, potentially linked to differences in task strategy or neural circuitry engagement. </w:t>
      </w:r>
    </w:p>
  </w:comment>
  <w:comment w:id="331" w:author="Rossella Falcone" w:date="2025-08-21T15:18:00Z" w:initials="RF">
    <w:p w14:paraId="72BCE7A0" w14:textId="77777777" w:rsidR="000F569E" w:rsidRDefault="000F569E" w:rsidP="000F569E">
      <w:pPr>
        <w:pStyle w:val="CommentText"/>
      </w:pPr>
      <w:r>
        <w:rPr>
          <w:rStyle w:val="CommentReference"/>
        </w:rPr>
        <w:annotationRef/>
      </w:r>
      <w:r>
        <w:t xml:space="preserve">This was from the previous version. </w:t>
      </w:r>
    </w:p>
  </w:comment>
  <w:comment w:id="332" w:author="Rossella Falcone" w:date="2025-07-14T17:12:00Z" w:initials="RF">
    <w:p w14:paraId="7E8D0B15" w14:textId="1019D993" w:rsidR="00496817" w:rsidRDefault="000B2AE6" w:rsidP="00496817">
      <w:pPr>
        <w:pStyle w:val="CommentText"/>
      </w:pPr>
      <w:r>
        <w:rPr>
          <w:rStyle w:val="CommentReference"/>
        </w:rPr>
        <w:annotationRef/>
      </w:r>
      <w:r w:rsidR="00496817">
        <w:t>Figure 7A_B_C_D</w:t>
      </w:r>
    </w:p>
  </w:comment>
  <w:comment w:id="333" w:author="Rossella Falcone" w:date="2025-07-15T16:01:00Z" w:initials="RF">
    <w:p w14:paraId="3D683E89" w14:textId="77777777" w:rsidR="001E5D5D" w:rsidRDefault="00A5106E" w:rsidP="001E5D5D">
      <w:pPr>
        <w:pStyle w:val="CommentText"/>
      </w:pPr>
      <w:r>
        <w:rPr>
          <w:rStyle w:val="CommentReference"/>
        </w:rPr>
        <w:annotationRef/>
      </w:r>
      <w:r w:rsidR="001E5D5D">
        <w:t>Figure 9 A_B_C_D</w:t>
      </w:r>
    </w:p>
  </w:comment>
  <w:comment w:id="334" w:author="Rossella Falcone" w:date="2025-07-14T17:16:00Z" w:initials="RF">
    <w:p w14:paraId="73C4A7D3" w14:textId="77777777" w:rsidR="00D1245D" w:rsidRDefault="00BF10C5" w:rsidP="00D1245D">
      <w:pPr>
        <w:pStyle w:val="CommentText"/>
      </w:pPr>
      <w:r>
        <w:rPr>
          <w:rStyle w:val="CommentReference"/>
        </w:rPr>
        <w:annotationRef/>
      </w:r>
      <w:r w:rsidR="00D1245D">
        <w:t>Figure 10</w:t>
      </w:r>
    </w:p>
  </w:comment>
  <w:comment w:id="335" w:author="Mark Eldridge" w:date="2025-07-24T18:09:00Z" w:initials="ME">
    <w:p w14:paraId="2F33D6A0" w14:textId="77777777" w:rsidR="004D0CA1" w:rsidRDefault="004D0CA1" w:rsidP="004D0CA1">
      <w:r>
        <w:rPr>
          <w:rStyle w:val="CommentReference"/>
        </w:rPr>
        <w:annotationRef/>
      </w:r>
      <w:r>
        <w:rPr>
          <w:sz w:val="20"/>
          <w:szCs w:val="20"/>
        </w:rPr>
        <w:t>I would suggest starting the discussion with a summary of the *similarities* in coding in dlPFC, and then get into the nuance of the differences.</w:t>
      </w:r>
    </w:p>
  </w:comment>
  <w:comment w:id="336" w:author="Siyu Wang" w:date="2025-08-03T08:42:00Z" w:initials="SW">
    <w:p w14:paraId="4BB707AD" w14:textId="77777777" w:rsidR="00927640" w:rsidRDefault="00927640" w:rsidP="00927640">
      <w:r>
        <w:rPr>
          <w:rStyle w:val="CommentReference"/>
        </w:rPr>
        <w:annotationRef/>
      </w:r>
      <w:r>
        <w:rPr>
          <w:sz w:val="20"/>
          <w:szCs w:val="20"/>
        </w:rPr>
        <w:t>Agreed</w:t>
      </w:r>
    </w:p>
  </w:comment>
  <w:comment w:id="337" w:author="Siyu Wang" w:date="2025-08-03T08:44:00Z" w:initials="SW">
    <w:p w14:paraId="53619B30" w14:textId="77777777" w:rsidR="00747B88" w:rsidRDefault="00747B88" w:rsidP="00747B88">
      <w:r>
        <w:rPr>
          <w:rStyle w:val="CommentReference"/>
        </w:rPr>
        <w:annotationRef/>
      </w:r>
      <w:r>
        <w:rPr>
          <w:sz w:val="20"/>
          <w:szCs w:val="20"/>
        </w:rPr>
        <w:t>I think the current paper makes two points: A. Task demands/context modulate temporal discounting calculation. B. Individual differences in strategies. The results support A more strongly compared to B, yet the discussion seems to center around B. I recommend adding a paragraph emphasizing A in the discussion section</w:t>
      </w:r>
    </w:p>
  </w:comment>
  <w:comment w:id="345" w:author="Siyu Wang" w:date="2025-08-03T08:47:00Z" w:initials="SW">
    <w:p w14:paraId="780B442E" w14:textId="77777777" w:rsidR="00747B88" w:rsidRDefault="00747B88" w:rsidP="00747B88">
      <w:r>
        <w:rPr>
          <w:rStyle w:val="CommentReference"/>
        </w:rPr>
        <w:annotationRef/>
      </w:r>
      <w:r>
        <w:rPr>
          <w:sz w:val="20"/>
          <w:szCs w:val="20"/>
        </w:rPr>
        <w:t xml:space="preserve">Rossella, our other paper suggested that both evidence accumulation and attractor dynamics underlie value-based decision making in a related task. It is not just a accumulation dynamics, to a modeler's ear, "model accumulation" would mean performing an evidence accumulation or drift-diffusion modeling. </w:t>
      </w:r>
    </w:p>
  </w:comment>
  <w:comment w:id="346" w:author="Rossella Falcone" w:date="2025-08-21T15:24:00Z" w:initials="RF">
    <w:p w14:paraId="0F8DD23C" w14:textId="77777777" w:rsidR="009A0FF2" w:rsidRDefault="009A0FF2" w:rsidP="009A0FF2">
      <w:pPr>
        <w:pStyle w:val="CommentText"/>
      </w:pPr>
      <w:r>
        <w:rPr>
          <w:rStyle w:val="CommentReference"/>
        </w:rPr>
        <w:annotationRef/>
      </w:r>
      <w:r>
        <w:t xml:space="preserve">Siyu, I say that we do not do any explicit analysis in support of that, but that our data align with that framework. </w:t>
      </w:r>
    </w:p>
    <w:p w14:paraId="4EC7102D" w14:textId="77777777" w:rsidR="009A0FF2" w:rsidRDefault="009A0FF2" w:rsidP="009A0FF2">
      <w:pPr>
        <w:pStyle w:val="CommentText"/>
      </w:pPr>
      <w:r>
        <w:t xml:space="preserve">What do you think now? </w:t>
      </w:r>
    </w:p>
    <w:p w14:paraId="320DC2E5" w14:textId="77777777" w:rsidR="009A0FF2" w:rsidRDefault="009A0FF2" w:rsidP="009A0FF2">
      <w:pPr>
        <w:pStyle w:val="CommentText"/>
      </w:pPr>
      <w:r>
        <w:t xml:space="preserve">Feel free to modify that based on your thoughts.  </w:t>
      </w:r>
    </w:p>
  </w:comment>
  <w:comment w:id="355" w:author="Rossella Falcone" w:date="2025-07-14T19:59:00Z" w:initials="RF">
    <w:p w14:paraId="0188395F" w14:textId="1D89EC55" w:rsidR="00A65CC4" w:rsidRDefault="00A65CC4" w:rsidP="00A65CC4">
      <w:pPr>
        <w:pStyle w:val="CommentText"/>
      </w:pPr>
      <w:r>
        <w:rPr>
          <w:rStyle w:val="CommentReference"/>
        </w:rPr>
        <w:annotationRef/>
      </w:r>
      <w:r>
        <w:t xml:space="preserve">Rigotti, M., Barak, O., Warden, M. R., Wang, X.-J., Daw, N. D., Miller, E. K., &amp; Fusi, S. (2013). The importance of mixed selectivity in complex cognitive tasks. </w:t>
      </w:r>
      <w:r>
        <w:rPr>
          <w:i/>
          <w:iCs/>
        </w:rPr>
        <w:t>Nature</w:t>
      </w:r>
      <w:r>
        <w:t>, 497(7451), 585–590. https://doi.org/10.1038/nature12160</w:t>
      </w:r>
      <w:r>
        <w:br/>
        <w:t xml:space="preserve">(Sulla mixed selectivity e come i neuroni possano multiplexare informazioni complesse). </w:t>
      </w:r>
    </w:p>
    <w:p w14:paraId="620DAF53" w14:textId="77777777" w:rsidR="00A65CC4" w:rsidRDefault="00A65CC4" w:rsidP="00A65CC4">
      <w:pPr>
        <w:pStyle w:val="CommentText"/>
      </w:pPr>
    </w:p>
    <w:p w14:paraId="1E3E2E14" w14:textId="77777777" w:rsidR="00A65CC4" w:rsidRDefault="00A65CC4" w:rsidP="00A65CC4">
      <w:pPr>
        <w:pStyle w:val="CommentText"/>
      </w:pPr>
      <w:r>
        <w:t xml:space="preserve">Miller, E. K., &amp; Cohen, J. D. (2001). An integrative theory of prefrontal cortex function. </w:t>
      </w:r>
      <w:r>
        <w:rPr>
          <w:i/>
          <w:iCs/>
        </w:rPr>
        <w:t>Annual Review of Neuroscience</w:t>
      </w:r>
      <w:r>
        <w:t>, 24, 167–202. https://doi.org/10.1146/annurev.neuro.24.1.167</w:t>
      </w:r>
      <w:r>
        <w:br/>
        <w:t>(Sulla funzione del working memory gating e controllo cognitivo)</w:t>
      </w:r>
    </w:p>
  </w:comment>
  <w:comment w:id="356" w:author="Rossella Falcone" w:date="2025-07-14T20:00:00Z" w:initials="RF">
    <w:p w14:paraId="6A6BF616" w14:textId="77777777" w:rsidR="00203C03" w:rsidRDefault="00203C03" w:rsidP="00203C03">
      <w:pPr>
        <w:pStyle w:val="CommentText"/>
      </w:pPr>
      <w:r>
        <w:rPr>
          <w:rStyle w:val="CommentReference"/>
        </w:rPr>
        <w:annotationRef/>
      </w:r>
      <w:r>
        <w:rPr>
          <w:b/>
          <w:bCs/>
        </w:rPr>
        <w:t>Daw, N. D., Gershman, S. J., Seymour, B., Dayan, P., &amp; Dolan, R. J. (2011).</w:t>
      </w:r>
      <w:r>
        <w:t xml:space="preserve"> Model-based influences on humans’ choices and striatal prediction errors. </w:t>
      </w:r>
      <w:r>
        <w:rPr>
          <w:i/>
          <w:iCs/>
        </w:rPr>
        <w:t>Neuron</w:t>
      </w:r>
      <w:r>
        <w:t>, 69(6), 1204-1215.</w:t>
      </w:r>
      <w:r>
        <w:br/>
        <w:t>(Discutono differenze individuali tra strategie decisionali model-based e model-free e come queste coinvolgano circuiti fronto-striatali.)</w:t>
      </w:r>
    </w:p>
    <w:p w14:paraId="4ACC943D" w14:textId="77777777" w:rsidR="00203C03" w:rsidRDefault="00203C03" w:rsidP="00203C03">
      <w:pPr>
        <w:pStyle w:val="CommentText"/>
      </w:pPr>
      <w:r>
        <w:rPr>
          <w:b/>
          <w:bCs/>
        </w:rPr>
        <w:t>Gillan, C. M., Kosinski, M., Whelan, R., Phelps, E. A., &amp; Daw, N. D. (2016).</w:t>
      </w:r>
      <w:r>
        <w:t xml:space="preserve"> Characterizing a psychiatric symptom dimension related to deficits in goal-directed control. </w:t>
      </w:r>
      <w:r>
        <w:rPr>
          <w:i/>
          <w:iCs/>
        </w:rPr>
        <w:t>eLife</w:t>
      </w:r>
      <w:r>
        <w:t>, 5, e11305.</w:t>
      </w:r>
      <w:r>
        <w:br/>
        <w:t>(Parlano di come rigidità nelle strategie decisionali siano associate a comportamenti maladattivi e implicano cambiamenti nei circuiti prefrontali.)</w:t>
      </w:r>
    </w:p>
    <w:p w14:paraId="255FD7BB" w14:textId="77777777" w:rsidR="00203C03" w:rsidRDefault="00203C03" w:rsidP="00203C03">
      <w:pPr>
        <w:pStyle w:val="CommentText"/>
      </w:pPr>
      <w:r>
        <w:rPr>
          <w:b/>
          <w:bCs/>
        </w:rPr>
        <w:t>Voon, V., Derbyshire, K., Rück, C., Irvine, M. A., Worbe, Y., Enander, J., ... &amp; Roiser, J. P. (2015).</w:t>
      </w:r>
      <w:r>
        <w:t xml:space="preserve"> Disorders of compulsivity: A common bias towards learning habits. </w:t>
      </w:r>
      <w:r>
        <w:rPr>
          <w:i/>
          <w:iCs/>
        </w:rPr>
        <w:t>Molecular Psychiatry</w:t>
      </w:r>
      <w:r>
        <w:t>, 20(3), 345-352.</w:t>
      </w:r>
      <w:r>
        <w:br/>
        <w:t>(Sottolineano il passaggio da decisioni flessibili a modelli abituali e i relativi correlati neurali.)</w:t>
      </w:r>
    </w:p>
    <w:p w14:paraId="68E3E62A" w14:textId="77777777" w:rsidR="00203C03" w:rsidRDefault="00203C03" w:rsidP="00203C03">
      <w:pPr>
        <w:pStyle w:val="CommentText"/>
      </w:pPr>
      <w:r>
        <w:rPr>
          <w:b/>
          <w:bCs/>
        </w:rPr>
        <w:t>Cools, R., &amp; D'Esposito, M. (2011).</w:t>
      </w:r>
      <w:r>
        <w:t xml:space="preserve"> Inverted-U–shaped dopamine actions on human working memory and cognitive control. </w:t>
      </w:r>
      <w:r>
        <w:rPr>
          <w:i/>
          <w:iCs/>
        </w:rPr>
        <w:t>Biological Psychiatry</w:t>
      </w:r>
      <w:r>
        <w:t>, 69(12), e113-e125.</w:t>
      </w:r>
      <w:r>
        <w:br/>
        <w:t>(Discutono come il funzionamento prefrontale può variare e influenzare la flessibilità cognitiva.)</w:t>
      </w:r>
    </w:p>
    <w:p w14:paraId="0CAD7B56" w14:textId="77777777" w:rsidR="00203C03" w:rsidRDefault="00203C03" w:rsidP="00203C03">
      <w:pPr>
        <w:pStyle w:val="CommentText"/>
      </w:pPr>
      <w:r>
        <w:rPr>
          <w:b/>
          <w:bCs/>
        </w:rPr>
        <w:t>Koechlin, E., Ody, C., &amp; Kouneiher, F. (2003).</w:t>
      </w:r>
      <w:r>
        <w:t xml:space="preserve"> The architecture of cognitive control in the human prefrontal cortex. </w:t>
      </w:r>
      <w:r>
        <w:rPr>
          <w:i/>
          <w:iCs/>
        </w:rPr>
        <w:t>Science</w:t>
      </w:r>
      <w:r>
        <w:t>, 302(5648), 1181-1185.</w:t>
      </w:r>
      <w:r>
        <w:br/>
        <w:t>(Trattano come il PFC possa modulare diverse modalità di controllo cognitivo e decisionale.)</w:t>
      </w:r>
    </w:p>
  </w:comment>
  <w:comment w:id="357" w:author="Rossella Falcone [2]" w:date="2021-05-17T10:37:00Z" w:initials="">
    <w:p w14:paraId="7AAF1432" w14:textId="22BD077D" w:rsidR="005457B4" w:rsidRDefault="005457B4" w:rsidP="005457B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358" w:author="Rossella Falcone" w:date="2025-04-25T14:13:00Z" w:initials="RF">
    <w:p w14:paraId="750C86BB" w14:textId="77777777" w:rsidR="00340928" w:rsidRDefault="00340928" w:rsidP="00340928">
      <w:pPr>
        <w:pStyle w:val="CommentText"/>
      </w:pPr>
      <w:r>
        <w:rPr>
          <w:rStyle w:val="CommentReference"/>
        </w:rPr>
        <w:annotationRef/>
      </w:r>
      <w:r>
        <w:t>Remember to add in the bibliography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FBA4E1" w15:done="0"/>
  <w15:commentEx w15:paraId="6A5E4948" w15:paraIdParent="26FBA4E1" w15:done="0"/>
  <w15:commentEx w15:paraId="58A54B9B" w15:done="0"/>
  <w15:commentEx w15:paraId="38A84623" w15:paraIdParent="58A54B9B" w15:done="0"/>
  <w15:commentEx w15:paraId="316F9009" w15:done="0"/>
  <w15:commentEx w15:paraId="155CC12B" w15:paraIdParent="316F9009" w15:done="0"/>
  <w15:commentEx w15:paraId="7F98F07B" w15:paraIdParent="316F9009" w15:done="0"/>
  <w15:commentEx w15:paraId="2CD45C0F" w15:done="0"/>
  <w15:commentEx w15:paraId="5411A885" w15:done="0"/>
  <w15:commentEx w15:paraId="19C55C33" w15:done="0"/>
  <w15:commentEx w15:paraId="2EB8A077" w15:done="0"/>
  <w15:commentEx w15:paraId="0EDB4D13" w15:done="0"/>
  <w15:commentEx w15:paraId="5D39E4CD" w15:paraIdParent="0EDB4D13" w15:done="0"/>
  <w15:commentEx w15:paraId="39F3450A" w15:paraIdParent="0EDB4D13" w15:done="0"/>
  <w15:commentEx w15:paraId="0F5DE099" w15:done="0"/>
  <w15:commentEx w15:paraId="6A7CABB9" w15:paraIdParent="0F5DE099" w15:done="0"/>
  <w15:commentEx w15:paraId="7BD92877" w15:done="0"/>
  <w15:commentEx w15:paraId="32FDA25C" w15:done="0"/>
  <w15:commentEx w15:paraId="32E5C01A" w15:paraIdParent="32FDA25C" w15:done="0"/>
  <w15:commentEx w15:paraId="4AE970DE" w15:paraIdParent="32FDA25C" w15:done="0"/>
  <w15:commentEx w15:paraId="480E04D5" w15:done="0"/>
  <w15:commentEx w15:paraId="3AEDE5ED" w15:paraIdParent="480E04D5" w15:done="0"/>
  <w15:commentEx w15:paraId="44B1C58E" w15:done="0"/>
  <w15:commentEx w15:paraId="4F2DD961" w15:done="0"/>
  <w15:commentEx w15:paraId="7BC6F7E1" w15:done="0"/>
  <w15:commentEx w15:paraId="15746A0A" w15:done="0"/>
  <w15:commentEx w15:paraId="3A1CE97B" w15:done="0"/>
  <w15:commentEx w15:paraId="10B38ECB" w15:done="0"/>
  <w15:commentEx w15:paraId="6BDD4D16" w15:done="0"/>
  <w15:commentEx w15:paraId="4661D190" w15:done="0"/>
  <w15:commentEx w15:paraId="6AE639EE" w15:done="0"/>
  <w15:commentEx w15:paraId="12AA9CBE" w15:done="0"/>
  <w15:commentEx w15:paraId="5A3E4BFF" w15:done="0"/>
  <w15:commentEx w15:paraId="50B9DDB3" w15:done="0"/>
  <w15:commentEx w15:paraId="15ED1C6F" w15:done="0"/>
  <w15:commentEx w15:paraId="44687C2E" w15:done="0"/>
  <w15:commentEx w15:paraId="52DCC129" w15:done="0"/>
  <w15:commentEx w15:paraId="5E810B1A" w15:done="0"/>
  <w15:commentEx w15:paraId="50A02D80" w15:paraIdParent="5E810B1A" w15:done="0"/>
  <w15:commentEx w15:paraId="48439D28" w15:done="0"/>
  <w15:commentEx w15:paraId="3CCB5579" w15:done="0"/>
  <w15:commentEx w15:paraId="42FD4587" w15:paraIdParent="3CCB5579" w15:done="0"/>
  <w15:commentEx w15:paraId="65A7E60D" w15:done="0"/>
  <w15:commentEx w15:paraId="10E436FA" w15:done="0"/>
  <w15:commentEx w15:paraId="40C2B689" w15:paraIdParent="10E436FA" w15:done="0"/>
  <w15:commentEx w15:paraId="5D0ACEEA" w15:done="0"/>
  <w15:commentEx w15:paraId="7A8F3F14" w15:done="0"/>
  <w15:commentEx w15:paraId="5ED73BAD" w15:paraIdParent="7A8F3F14" w15:done="0"/>
  <w15:commentEx w15:paraId="7ABDA6F8" w15:done="0"/>
  <w15:commentEx w15:paraId="6EF50520" w15:paraIdParent="7ABDA6F8" w15:done="0"/>
  <w15:commentEx w15:paraId="28FB0303" w15:paraIdParent="7ABDA6F8" w15:done="0"/>
  <w15:commentEx w15:paraId="0579F701" w15:done="0"/>
  <w15:commentEx w15:paraId="57830657" w15:done="0"/>
  <w15:commentEx w15:paraId="3B27ACF2" w15:done="0"/>
  <w15:commentEx w15:paraId="4D8438C0" w15:done="0"/>
  <w15:commentEx w15:paraId="23A95144" w15:paraIdParent="4D8438C0" w15:done="0"/>
  <w15:commentEx w15:paraId="2BD5943F" w15:paraIdParent="4D8438C0" w15:done="0"/>
  <w15:commentEx w15:paraId="779AA135" w15:done="0"/>
  <w15:commentEx w15:paraId="539173E4" w15:done="0"/>
  <w15:commentEx w15:paraId="3080065F" w15:done="0"/>
  <w15:commentEx w15:paraId="62D849E9" w15:done="0"/>
  <w15:commentEx w15:paraId="7660D484" w15:paraIdParent="62D849E9" w15:done="0"/>
  <w15:commentEx w15:paraId="6B9479C6" w15:paraIdParent="62D849E9" w15:done="0"/>
  <w15:commentEx w15:paraId="07D32493" w15:done="0"/>
  <w15:commentEx w15:paraId="26B6DDEA" w15:paraIdParent="07D32493" w15:done="0"/>
  <w15:commentEx w15:paraId="1DE502DF" w15:done="0"/>
  <w15:commentEx w15:paraId="0616E97B" w15:done="0"/>
  <w15:commentEx w15:paraId="4665C3CF" w15:paraIdParent="0616E97B" w15:done="0"/>
  <w15:commentEx w15:paraId="5F329AFA" w15:paraIdParent="0616E97B" w15:done="0"/>
  <w15:commentEx w15:paraId="05901265" w15:done="0"/>
  <w15:commentEx w15:paraId="6C06D631" w15:paraIdParent="05901265" w15:done="0"/>
  <w15:commentEx w15:paraId="3580D0AB" w15:paraIdParent="05901265" w15:done="0"/>
  <w15:commentEx w15:paraId="29E3A110" w15:done="0"/>
  <w15:commentEx w15:paraId="415A4C73" w15:paraIdParent="29E3A110" w15:done="0"/>
  <w15:commentEx w15:paraId="3898BF11" w15:paraIdParent="29E3A110" w15:done="0"/>
  <w15:commentEx w15:paraId="27A73FDF" w15:done="0"/>
  <w15:commentEx w15:paraId="27BCED25" w15:done="0"/>
  <w15:commentEx w15:paraId="63116391" w15:paraIdParent="27BCED25" w15:done="0"/>
  <w15:commentEx w15:paraId="17A6EFB6" w15:done="0"/>
  <w15:commentEx w15:paraId="643C32F6" w15:paraIdParent="17A6EFB6" w15:done="0"/>
  <w15:commentEx w15:paraId="18677A3C" w15:paraIdParent="17A6EFB6" w15:done="0"/>
  <w15:commentEx w15:paraId="4E1F2C95" w15:done="0"/>
  <w15:commentEx w15:paraId="7AB36D4D" w15:paraIdParent="4E1F2C95" w15:done="0"/>
  <w15:commentEx w15:paraId="6457A4A1" w15:paraIdParent="4E1F2C95" w15:done="0"/>
  <w15:commentEx w15:paraId="6433EF2F" w15:done="0"/>
  <w15:commentEx w15:paraId="1DE7483D" w15:paraIdParent="6433EF2F" w15:done="0"/>
  <w15:commentEx w15:paraId="7FF7FE51" w15:paraIdParent="6433EF2F" w15:done="0"/>
  <w15:commentEx w15:paraId="6688E737" w15:done="0"/>
  <w15:commentEx w15:paraId="31EE50CE" w15:paraIdParent="6688E737" w15:done="0"/>
  <w15:commentEx w15:paraId="7CE62F36" w15:done="0"/>
  <w15:commentEx w15:paraId="1E03B4BB" w15:done="0"/>
  <w15:commentEx w15:paraId="591437CD" w15:paraIdParent="1E03B4BB" w15:done="0"/>
  <w15:commentEx w15:paraId="02731EA3" w15:paraIdParent="1E03B4BB" w15:done="0"/>
  <w15:commentEx w15:paraId="64A3DD31" w15:done="0"/>
  <w15:commentEx w15:paraId="20410717" w15:done="0"/>
  <w15:commentEx w15:paraId="72BCE7A0" w15:paraIdParent="20410717" w15:done="0"/>
  <w15:commentEx w15:paraId="7E8D0B15" w15:done="0"/>
  <w15:commentEx w15:paraId="3D683E89" w15:done="0"/>
  <w15:commentEx w15:paraId="73C4A7D3" w15:done="0"/>
  <w15:commentEx w15:paraId="2F33D6A0" w15:done="0"/>
  <w15:commentEx w15:paraId="4BB707AD" w15:paraIdParent="2F33D6A0" w15:done="0"/>
  <w15:commentEx w15:paraId="53619B30" w15:done="0"/>
  <w15:commentEx w15:paraId="780B442E" w15:done="0"/>
  <w15:commentEx w15:paraId="320DC2E5" w15:paraIdParent="780B442E" w15:done="0"/>
  <w15:commentEx w15:paraId="1E3E2E14" w15:done="0"/>
  <w15:commentEx w15:paraId="0CAD7B56" w15:done="0"/>
  <w15:commentEx w15:paraId="7AAF1432" w15:done="0"/>
  <w15:commentEx w15:paraId="750C86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C318FE" w16cex:dateUtc="2025-08-25T09:44:00Z"/>
  <w16cex:commentExtensible w16cex:durableId="5CE57B95" w16cex:dateUtc="2025-08-25T09:47:00Z"/>
  <w16cex:commentExtensible w16cex:durableId="205570A4" w16cex:dateUtc="2025-05-14T14:56:00Z"/>
  <w16cex:commentExtensible w16cex:durableId="1DD6B9EA" w16cex:dateUtc="2025-08-21T19:31:00Z"/>
  <w16cex:commentExtensible w16cex:durableId="2FAB7EC1" w16cex:dateUtc="2025-08-03T14:47:00Z"/>
  <w16cex:commentExtensible w16cex:durableId="4CF21D42" w16cex:dateUtc="2025-08-21T18:20:00Z"/>
  <w16cex:commentExtensible w16cex:durableId="52A16608" w16cex:dateUtc="2025-08-27T22:10:00Z"/>
  <w16cex:commentExtensible w16cex:durableId="66DF55E1" w16cex:dateUtc="2025-08-25T09:50:00Z"/>
  <w16cex:commentExtensible w16cex:durableId="6B5CF413" w16cex:dateUtc="2025-08-25T09:56:00Z"/>
  <w16cex:commentExtensible w16cex:durableId="358180C3" w16cex:dateUtc="2025-08-25T10:10:00Z"/>
  <w16cex:commentExtensible w16cex:durableId="1A3FED2A" w16cex:dateUtc="2025-08-25T10:15:00Z"/>
  <w16cex:commentExtensible w16cex:durableId="73D4894E" w16cex:dateUtc="2025-07-24T15:45:00Z"/>
  <w16cex:commentExtensible w16cex:durableId="33478FF3" w16cex:dateUtc="2025-08-03T14:35:00Z"/>
  <w16cex:commentExtensible w16cex:durableId="4CC8585A" w16cex:dateUtc="2025-08-21T17:27:00Z"/>
  <w16cex:commentExtensible w16cex:durableId="39D0A988" w16cex:dateUtc="2025-08-03T14:38:00Z"/>
  <w16cex:commentExtensible w16cex:durableId="23630A94" w16cex:dateUtc="2025-08-21T17:57:00Z"/>
  <w16cex:commentExtensible w16cex:durableId="37C59706" w16cex:dateUtc="2025-08-25T10:16:00Z"/>
  <w16cex:commentExtensible w16cex:durableId="09587F33" w16cex:dateUtc="2025-07-24T16:00:00Z"/>
  <w16cex:commentExtensible w16cex:durableId="3BEF7F57" w16cex:dateUtc="2025-08-03T14:40:00Z"/>
  <w16cex:commentExtensible w16cex:durableId="5DD28F2B" w16cex:dateUtc="2025-08-21T18:08:00Z"/>
  <w16cex:commentExtensible w16cex:durableId="2F7C485C" w16cex:dateUtc="2025-08-03T14:42:00Z"/>
  <w16cex:commentExtensible w16cex:durableId="4E03C336" w16cex:dateUtc="2025-08-21T18:21:00Z"/>
  <w16cex:commentExtensible w16cex:durableId="6888A411" w16cex:dateUtc="2025-08-25T10:22:00Z"/>
  <w16cex:commentExtensible w16cex:durableId="37E8AB98" w16cex:dateUtc="2025-04-16T16:12:00Z"/>
  <w16cex:commentExtensible w16cex:durableId="798A1225" w16cex:dateUtc="2025-04-16T17:24:00Z"/>
  <w16cex:commentExtensible w16cex:durableId="395E4E35" w16cex:dateUtc="2025-04-14T16:33:00Z"/>
  <w16cex:commentExtensible w16cex:durableId="5FDE38A5" w16cex:dateUtc="2025-04-16T17:29:00Z"/>
  <w16cex:commentExtensible w16cex:durableId="12F1A213" w16cex:dateUtc="2025-04-16T17:34:00Z"/>
  <w16cex:commentExtensible w16cex:durableId="762FCB2E" w16cex:dateUtc="2025-04-16T17:34:00Z"/>
  <w16cex:commentExtensible w16cex:durableId="7C32F23D" w16cex:dateUtc="2025-07-15T22:36:00Z"/>
  <w16cex:commentExtensible w16cex:durableId="65423514" w16cex:dateUtc="2025-08-21T16:48:00Z"/>
  <w16cex:commentExtensible w16cex:durableId="7930FDC2" w16cex:dateUtc="2025-08-21T16:47:00Z"/>
  <w16cex:commentExtensible w16cex:durableId="49DDCA93" w16cex:dateUtc="2025-08-25T22:45:00Z"/>
  <w16cex:commentExtensible w16cex:durableId="43C20253" w16cex:dateUtc="2025-04-15T19:00:00Z"/>
  <w16cex:commentExtensible w16cex:durableId="2015E6FA" w16cex:dateUtc="2025-04-15T19:00:00Z"/>
  <w16cex:commentExtensible w16cex:durableId="14F2534C" w16cex:dateUtc="2025-04-15T19:00:00Z"/>
  <w16cex:commentExtensible w16cex:durableId="3C8AAB21" w16cex:dateUtc="2025-08-25T22:46:00Z"/>
  <w16cex:commentExtensible w16cex:durableId="41D2B262" w16cex:dateUtc="2025-08-27T21:56:00Z"/>
  <w16cex:commentExtensible w16cex:durableId="2F8B4D7F" w16cex:dateUtc="2025-08-27T21:57:00Z"/>
  <w16cex:commentExtensible w16cex:durableId="590FB4E1" w16cex:dateUtc="2025-08-27T21:59:00Z"/>
  <w16cex:commentExtensible w16cex:durableId="64E0A9EA" w16cex:dateUtc="2025-08-03T15:20:00Z"/>
  <w16cex:commentExtensible w16cex:durableId="1B75BDFE" w16cex:dateUtc="2025-08-21T18:43:00Z"/>
  <w16cex:commentExtensible w16cex:durableId="1F83230D" w16cex:dateUtc="2025-08-25T22:48:00Z"/>
  <w16cex:commentExtensible w16cex:durableId="1E01CA08" w16cex:dateUtc="2025-08-03T15:18:00Z"/>
  <w16cex:commentExtensible w16cex:durableId="79FAE6CF" w16cex:dateUtc="2025-08-21T18:29:00Z"/>
  <w16cex:commentExtensible w16cex:durableId="7CD3CDE2" w16cex:dateUtc="2025-04-25T18:01:00Z"/>
  <w16cex:commentExtensible w16cex:durableId="0E0F40A7" w16cex:dateUtc="2025-08-21T18:54:00Z"/>
  <w16cex:commentExtensible w16cex:durableId="2E5EA162" w16cex:dateUtc="2025-08-27T22:01:00Z"/>
  <w16cex:commentExtensible w16cex:durableId="45C20298" w16cex:dateUtc="2025-07-24T16:01:00Z"/>
  <w16cex:commentExtensible w16cex:durableId="13677AED" w16cex:dateUtc="2025-08-21T18:44:00Z"/>
  <w16cex:commentExtensible w16cex:durableId="642F0AF7" w16cex:dateUtc="2025-08-27T22:01:00Z"/>
  <w16cex:commentExtensible w16cex:durableId="07810A63" w16cex:dateUtc="2025-07-14T21:06:00Z"/>
  <w16cex:commentExtensible w16cex:durableId="695CA173" w16cex:dateUtc="2025-08-27T22:03:00Z"/>
  <w16cex:commentExtensible w16cex:durableId="6E1AF213" w16cex:dateUtc="2025-04-25T17:20:00Z"/>
  <w16cex:commentExtensible w16cex:durableId="7569D07C" w16cex:dateUtc="2025-07-24T16:10:00Z"/>
  <w16cex:commentExtensible w16cex:durableId="7F8FF826" w16cex:dateUtc="2025-08-21T18:45:00Z"/>
  <w16cex:commentExtensible w16cex:durableId="59875C66" w16cex:dateUtc="2025-08-27T22:05:00Z"/>
  <w16cex:commentExtensible w16cex:durableId="65DBACDF" w16cex:dateUtc="2025-08-25T22:52:00Z"/>
  <w16cex:commentExtensible w16cex:durableId="087E83E2" w16cex:dateUtc="2025-04-25T17:21:00Z"/>
  <w16cex:commentExtensible w16cex:durableId="5BF3CD0A" w16cex:dateUtc="2025-08-25T22:53:00Z"/>
  <w16cex:commentExtensible w16cex:durableId="0DB751C2" w16cex:dateUtc="2025-07-24T16:12:00Z"/>
  <w16cex:commentExtensible w16cex:durableId="5C2C3101" w16cex:dateUtc="2025-08-21T19:00:00Z"/>
  <w16cex:commentExtensible w16cex:durableId="00F4E24C" w16cex:dateUtc="2025-08-27T22:08:00Z"/>
  <w16cex:commentExtensible w16cex:durableId="19CCFA1A" w16cex:dateUtc="2025-08-03T15:23:00Z"/>
  <w16cex:commentExtensible w16cex:durableId="73DD4F8C" w16cex:dateUtc="2025-08-21T19:01:00Z"/>
  <w16cex:commentExtensible w16cex:durableId="6E1615DA" w16cex:dateUtc="2025-04-25T18:31:00Z"/>
  <w16cex:commentExtensible w16cex:durableId="6CED8D1F" w16cex:dateUtc="2025-07-24T16:19:00Z"/>
  <w16cex:commentExtensible w16cex:durableId="7307D2A0" w16cex:dateUtc="2025-08-21T19:05:00Z"/>
  <w16cex:commentExtensible w16cex:durableId="264B1719" w16cex:dateUtc="2025-08-27T22:09:00Z"/>
  <w16cex:commentExtensible w16cex:durableId="3357DBAB" w16cex:dateUtc="2025-07-24T16:21:00Z"/>
  <w16cex:commentExtensible w16cex:durableId="325FBE0E" w16cex:dateUtc="2025-08-03T15:25:00Z"/>
  <w16cex:commentExtensible w16cex:durableId="7DE03923" w16cex:dateUtc="2025-08-21T19:04:00Z"/>
  <w16cex:commentExtensible w16cex:durableId="19A5696D" w16cex:dateUtc="2025-07-15T20:33:00Z"/>
  <w16cex:commentExtensible w16cex:durableId="3D286FA7" w16cex:dateUtc="2025-07-24T16:22:00Z"/>
  <w16cex:commentExtensible w16cex:durableId="1DE1B4BD" w16cex:dateUtc="2025-08-03T15:26:00Z"/>
  <w16cex:commentExtensible w16cex:durableId="606728B3" w16cex:dateUtc="2025-07-14T21:08:00Z"/>
  <w16cex:commentExtensible w16cex:durableId="246F3821" w16cex:dateUtc="2025-07-14T21:08:00Z"/>
  <w16cex:commentExtensible w16cex:durableId="764A3C1F" w16cex:dateUtc="2025-08-03T15:27:00Z"/>
  <w16cex:commentExtensible w16cex:durableId="1272D955" w16cex:dateUtc="2025-08-03T15:28:00Z"/>
  <w16cex:commentExtensible w16cex:durableId="5E64C8CF" w16cex:dateUtc="2025-08-21T19:10:00Z"/>
  <w16cex:commentExtensible w16cex:durableId="3F5B9C78" w16cex:dateUtc="2025-08-27T22:39:00Z"/>
  <w16cex:commentExtensible w16cex:durableId="4947A216" w16cex:dateUtc="2025-08-03T15:30:00Z"/>
  <w16cex:commentExtensible w16cex:durableId="06249589" w16cex:dateUtc="2025-08-21T19:11:00Z"/>
  <w16cex:commentExtensible w16cex:durableId="1AC4D537" w16cex:dateUtc="2025-08-21T19:12:00Z"/>
  <w16cex:commentExtensible w16cex:durableId="6A96701A" w16cex:dateUtc="2025-07-24T16:28:00Z"/>
  <w16cex:commentExtensible w16cex:durableId="11A0670C" w16cex:dateUtc="2025-08-21T19:14:00Z"/>
  <w16cex:commentExtensible w16cex:durableId="78756C59" w16cex:dateUtc="2025-08-27T22:40:00Z"/>
  <w16cex:commentExtensible w16cex:durableId="10421E38" w16cex:dateUtc="2025-07-24T16:36:00Z"/>
  <w16cex:commentExtensible w16cex:durableId="21580F95" w16cex:dateUtc="2025-08-03T15:30:00Z"/>
  <w16cex:commentExtensible w16cex:durableId="3F57295B" w16cex:dateUtc="2025-07-14T21:12:00Z"/>
  <w16cex:commentExtensible w16cex:durableId="7844683E" w16cex:dateUtc="2025-07-24T16:38:00Z"/>
  <w16cex:commentExtensible w16cex:durableId="3525B7AE" w16cex:dateUtc="2025-08-03T15:38:00Z"/>
  <w16cex:commentExtensible w16cex:durableId="5EECD28E" w16cex:dateUtc="2025-08-21T19:17:00Z"/>
  <w16cex:commentExtensible w16cex:durableId="48C2A626" w16cex:dateUtc="2025-07-24T16:44:00Z"/>
  <w16cex:commentExtensible w16cex:durableId="6D6E3BE7" w16cex:dateUtc="2025-07-15T21:31:00Z"/>
  <w16cex:commentExtensible w16cex:durableId="546B3ED2" w16cex:dateUtc="2025-08-21T19:18:00Z"/>
  <w16cex:commentExtensible w16cex:durableId="57E320C2" w16cex:dateUtc="2025-07-14T21:12:00Z"/>
  <w16cex:commentExtensible w16cex:durableId="71A0AFD5" w16cex:dateUtc="2025-07-15T20:01:00Z"/>
  <w16cex:commentExtensible w16cex:durableId="445EFBB9" w16cex:dateUtc="2025-07-14T21:16:00Z"/>
  <w16cex:commentExtensible w16cex:durableId="6B34DB87" w16cex:dateUtc="2025-07-24T17:09:00Z"/>
  <w16cex:commentExtensible w16cex:durableId="257D67B5" w16cex:dateUtc="2025-08-03T15:42:00Z"/>
  <w16cex:commentExtensible w16cex:durableId="05CCC100" w16cex:dateUtc="2025-08-03T15:44:00Z"/>
  <w16cex:commentExtensible w16cex:durableId="596F7E75" w16cex:dateUtc="2025-08-03T15:47:00Z"/>
  <w16cex:commentExtensible w16cex:durableId="26B09161" w16cex:dateUtc="2025-08-21T19:24:00Z"/>
  <w16cex:commentExtensible w16cex:durableId="3163AA0D" w16cex:dateUtc="2025-07-14T23:59:00Z"/>
  <w16cex:commentExtensible w16cex:durableId="6D3563AB" w16cex:dateUtc="2025-07-15T00:00:00Z"/>
  <w16cex:commentExtensible w16cex:durableId="261F871B" w16cex:dateUtc="2021-05-17T14:37:00Z"/>
  <w16cex:commentExtensible w16cex:durableId="2B8E3F55" w16cex:dateUtc="2025-04-25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FBA4E1" w16cid:durableId="7FC318FE"/>
  <w16cid:commentId w16cid:paraId="6A5E4948" w16cid:durableId="5CE57B95"/>
  <w16cid:commentId w16cid:paraId="58A54B9B" w16cid:durableId="205570A4"/>
  <w16cid:commentId w16cid:paraId="38A84623" w16cid:durableId="1DD6B9EA"/>
  <w16cid:commentId w16cid:paraId="316F9009" w16cid:durableId="2FAB7EC1"/>
  <w16cid:commentId w16cid:paraId="155CC12B" w16cid:durableId="4CF21D42"/>
  <w16cid:commentId w16cid:paraId="7F98F07B" w16cid:durableId="52A16608"/>
  <w16cid:commentId w16cid:paraId="2CD45C0F" w16cid:durableId="66DF55E1"/>
  <w16cid:commentId w16cid:paraId="5411A885" w16cid:durableId="6B5CF413"/>
  <w16cid:commentId w16cid:paraId="19C55C33" w16cid:durableId="358180C3"/>
  <w16cid:commentId w16cid:paraId="2EB8A077" w16cid:durableId="1A3FED2A"/>
  <w16cid:commentId w16cid:paraId="0EDB4D13" w16cid:durableId="73D4894E"/>
  <w16cid:commentId w16cid:paraId="5D39E4CD" w16cid:durableId="33478FF3"/>
  <w16cid:commentId w16cid:paraId="39F3450A" w16cid:durableId="4CC8585A"/>
  <w16cid:commentId w16cid:paraId="0F5DE099" w16cid:durableId="39D0A988"/>
  <w16cid:commentId w16cid:paraId="6A7CABB9" w16cid:durableId="23630A94"/>
  <w16cid:commentId w16cid:paraId="7BD92877" w16cid:durableId="37C59706"/>
  <w16cid:commentId w16cid:paraId="32FDA25C" w16cid:durableId="09587F33"/>
  <w16cid:commentId w16cid:paraId="32E5C01A" w16cid:durableId="3BEF7F57"/>
  <w16cid:commentId w16cid:paraId="4AE970DE" w16cid:durableId="5DD28F2B"/>
  <w16cid:commentId w16cid:paraId="480E04D5" w16cid:durableId="2F7C485C"/>
  <w16cid:commentId w16cid:paraId="3AEDE5ED" w16cid:durableId="4E03C336"/>
  <w16cid:commentId w16cid:paraId="44B1C58E" w16cid:durableId="6888A411"/>
  <w16cid:commentId w16cid:paraId="4F2DD961" w16cid:durableId="37E8AB98"/>
  <w16cid:commentId w16cid:paraId="7BC6F7E1" w16cid:durableId="798A1225"/>
  <w16cid:commentId w16cid:paraId="15746A0A" w16cid:durableId="395E4E35"/>
  <w16cid:commentId w16cid:paraId="3A1CE97B" w16cid:durableId="5FDE38A5"/>
  <w16cid:commentId w16cid:paraId="10B38ECB" w16cid:durableId="12F1A213"/>
  <w16cid:commentId w16cid:paraId="6BDD4D16" w16cid:durableId="762FCB2E"/>
  <w16cid:commentId w16cid:paraId="4661D190" w16cid:durableId="7C32F23D"/>
  <w16cid:commentId w16cid:paraId="6AE639EE" w16cid:durableId="65423514"/>
  <w16cid:commentId w16cid:paraId="12AA9CBE" w16cid:durableId="7930FDC2"/>
  <w16cid:commentId w16cid:paraId="5A3E4BFF" w16cid:durableId="49DDCA93"/>
  <w16cid:commentId w16cid:paraId="50B9DDB3" w16cid:durableId="43C20253"/>
  <w16cid:commentId w16cid:paraId="15ED1C6F" w16cid:durableId="2015E6FA"/>
  <w16cid:commentId w16cid:paraId="44687C2E" w16cid:durableId="14F2534C"/>
  <w16cid:commentId w16cid:paraId="52DCC129" w16cid:durableId="3C8AAB21"/>
  <w16cid:commentId w16cid:paraId="5E810B1A" w16cid:durableId="41D2B262"/>
  <w16cid:commentId w16cid:paraId="50A02D80" w16cid:durableId="2F8B4D7F"/>
  <w16cid:commentId w16cid:paraId="48439D28" w16cid:durableId="590FB4E1"/>
  <w16cid:commentId w16cid:paraId="3CCB5579" w16cid:durableId="64E0A9EA"/>
  <w16cid:commentId w16cid:paraId="42FD4587" w16cid:durableId="1B75BDFE"/>
  <w16cid:commentId w16cid:paraId="65A7E60D" w16cid:durableId="1F83230D"/>
  <w16cid:commentId w16cid:paraId="10E436FA" w16cid:durableId="1E01CA08"/>
  <w16cid:commentId w16cid:paraId="40C2B689" w16cid:durableId="79FAE6CF"/>
  <w16cid:commentId w16cid:paraId="5D0ACEEA" w16cid:durableId="7CD3CDE2"/>
  <w16cid:commentId w16cid:paraId="7A8F3F14" w16cid:durableId="0E0F40A7"/>
  <w16cid:commentId w16cid:paraId="5ED73BAD" w16cid:durableId="2E5EA162"/>
  <w16cid:commentId w16cid:paraId="7ABDA6F8" w16cid:durableId="45C20298"/>
  <w16cid:commentId w16cid:paraId="6EF50520" w16cid:durableId="13677AED"/>
  <w16cid:commentId w16cid:paraId="28FB0303" w16cid:durableId="642F0AF7"/>
  <w16cid:commentId w16cid:paraId="0579F701" w16cid:durableId="07810A63"/>
  <w16cid:commentId w16cid:paraId="57830657" w16cid:durableId="695CA173"/>
  <w16cid:commentId w16cid:paraId="3B27ACF2" w16cid:durableId="6E1AF213"/>
  <w16cid:commentId w16cid:paraId="4D8438C0" w16cid:durableId="7569D07C"/>
  <w16cid:commentId w16cid:paraId="23A95144" w16cid:durableId="7F8FF826"/>
  <w16cid:commentId w16cid:paraId="2BD5943F" w16cid:durableId="59875C66"/>
  <w16cid:commentId w16cid:paraId="779AA135" w16cid:durableId="65DBACDF"/>
  <w16cid:commentId w16cid:paraId="539173E4" w16cid:durableId="087E83E2"/>
  <w16cid:commentId w16cid:paraId="3080065F" w16cid:durableId="5BF3CD0A"/>
  <w16cid:commentId w16cid:paraId="62D849E9" w16cid:durableId="0DB751C2"/>
  <w16cid:commentId w16cid:paraId="7660D484" w16cid:durableId="5C2C3101"/>
  <w16cid:commentId w16cid:paraId="6B9479C6" w16cid:durableId="00F4E24C"/>
  <w16cid:commentId w16cid:paraId="07D32493" w16cid:durableId="19CCFA1A"/>
  <w16cid:commentId w16cid:paraId="26B6DDEA" w16cid:durableId="73DD4F8C"/>
  <w16cid:commentId w16cid:paraId="1DE502DF" w16cid:durableId="6E1615DA"/>
  <w16cid:commentId w16cid:paraId="0616E97B" w16cid:durableId="6CED8D1F"/>
  <w16cid:commentId w16cid:paraId="4665C3CF" w16cid:durableId="7307D2A0"/>
  <w16cid:commentId w16cid:paraId="5F329AFA" w16cid:durableId="264B1719"/>
  <w16cid:commentId w16cid:paraId="05901265" w16cid:durableId="3357DBAB"/>
  <w16cid:commentId w16cid:paraId="6C06D631" w16cid:durableId="325FBE0E"/>
  <w16cid:commentId w16cid:paraId="3580D0AB" w16cid:durableId="7DE03923"/>
  <w16cid:commentId w16cid:paraId="29E3A110" w16cid:durableId="19A5696D"/>
  <w16cid:commentId w16cid:paraId="415A4C73" w16cid:durableId="3D286FA7"/>
  <w16cid:commentId w16cid:paraId="3898BF11" w16cid:durableId="1DE1B4BD"/>
  <w16cid:commentId w16cid:paraId="27A73FDF" w16cid:durableId="606728B3"/>
  <w16cid:commentId w16cid:paraId="27BCED25" w16cid:durableId="246F3821"/>
  <w16cid:commentId w16cid:paraId="63116391" w16cid:durableId="764A3C1F"/>
  <w16cid:commentId w16cid:paraId="17A6EFB6" w16cid:durableId="1272D955"/>
  <w16cid:commentId w16cid:paraId="643C32F6" w16cid:durableId="5E64C8CF"/>
  <w16cid:commentId w16cid:paraId="18677A3C" w16cid:durableId="3F5B9C78"/>
  <w16cid:commentId w16cid:paraId="4E1F2C95" w16cid:durableId="4947A216"/>
  <w16cid:commentId w16cid:paraId="7AB36D4D" w16cid:durableId="06249589"/>
  <w16cid:commentId w16cid:paraId="6457A4A1" w16cid:durableId="1AC4D537"/>
  <w16cid:commentId w16cid:paraId="6433EF2F" w16cid:durableId="6A96701A"/>
  <w16cid:commentId w16cid:paraId="1DE7483D" w16cid:durableId="11A0670C"/>
  <w16cid:commentId w16cid:paraId="7FF7FE51" w16cid:durableId="78756C59"/>
  <w16cid:commentId w16cid:paraId="6688E737" w16cid:durableId="10421E38"/>
  <w16cid:commentId w16cid:paraId="31EE50CE" w16cid:durableId="21580F95"/>
  <w16cid:commentId w16cid:paraId="7CE62F36" w16cid:durableId="3F57295B"/>
  <w16cid:commentId w16cid:paraId="1E03B4BB" w16cid:durableId="7844683E"/>
  <w16cid:commentId w16cid:paraId="591437CD" w16cid:durableId="3525B7AE"/>
  <w16cid:commentId w16cid:paraId="02731EA3" w16cid:durableId="5EECD28E"/>
  <w16cid:commentId w16cid:paraId="64A3DD31" w16cid:durableId="48C2A626"/>
  <w16cid:commentId w16cid:paraId="20410717" w16cid:durableId="6D6E3BE7"/>
  <w16cid:commentId w16cid:paraId="72BCE7A0" w16cid:durableId="546B3ED2"/>
  <w16cid:commentId w16cid:paraId="7E8D0B15" w16cid:durableId="57E320C2"/>
  <w16cid:commentId w16cid:paraId="3D683E89" w16cid:durableId="71A0AFD5"/>
  <w16cid:commentId w16cid:paraId="73C4A7D3" w16cid:durableId="445EFBB9"/>
  <w16cid:commentId w16cid:paraId="2F33D6A0" w16cid:durableId="6B34DB87"/>
  <w16cid:commentId w16cid:paraId="4BB707AD" w16cid:durableId="257D67B5"/>
  <w16cid:commentId w16cid:paraId="53619B30" w16cid:durableId="05CCC100"/>
  <w16cid:commentId w16cid:paraId="780B442E" w16cid:durableId="596F7E75"/>
  <w16cid:commentId w16cid:paraId="320DC2E5" w16cid:durableId="26B09161"/>
  <w16cid:commentId w16cid:paraId="1E3E2E14" w16cid:durableId="3163AA0D"/>
  <w16cid:commentId w16cid:paraId="0CAD7B56" w16cid:durableId="6D3563AB"/>
  <w16cid:commentId w16cid:paraId="7AAF1432" w16cid:durableId="261F871B"/>
  <w16cid:commentId w16cid:paraId="750C86BB" w16cid:durableId="2B8E3F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F7D"/>
    <w:multiLevelType w:val="hybridMultilevel"/>
    <w:tmpl w:val="1D54A1C8"/>
    <w:lvl w:ilvl="0" w:tplc="0310E658">
      <w:start w:val="1"/>
      <w:numFmt w:val="bullet"/>
      <w:lvlText w:val=""/>
      <w:lvlJc w:val="left"/>
      <w:pPr>
        <w:ind w:left="720" w:hanging="360"/>
      </w:pPr>
      <w:rPr>
        <w:rFonts w:ascii="Symbol" w:hAnsi="Symbol"/>
      </w:rPr>
    </w:lvl>
    <w:lvl w:ilvl="1" w:tplc="80B4E6E0">
      <w:start w:val="1"/>
      <w:numFmt w:val="bullet"/>
      <w:lvlText w:val=""/>
      <w:lvlJc w:val="left"/>
      <w:pPr>
        <w:ind w:left="720" w:hanging="360"/>
      </w:pPr>
      <w:rPr>
        <w:rFonts w:ascii="Symbol" w:hAnsi="Symbol"/>
      </w:rPr>
    </w:lvl>
    <w:lvl w:ilvl="2" w:tplc="E6DE8FDE">
      <w:start w:val="1"/>
      <w:numFmt w:val="bullet"/>
      <w:lvlText w:val=""/>
      <w:lvlJc w:val="left"/>
      <w:pPr>
        <w:ind w:left="720" w:hanging="360"/>
      </w:pPr>
      <w:rPr>
        <w:rFonts w:ascii="Symbol" w:hAnsi="Symbol"/>
      </w:rPr>
    </w:lvl>
    <w:lvl w:ilvl="3" w:tplc="DB24A21A">
      <w:start w:val="1"/>
      <w:numFmt w:val="bullet"/>
      <w:lvlText w:val=""/>
      <w:lvlJc w:val="left"/>
      <w:pPr>
        <w:ind w:left="720" w:hanging="360"/>
      </w:pPr>
      <w:rPr>
        <w:rFonts w:ascii="Symbol" w:hAnsi="Symbol"/>
      </w:rPr>
    </w:lvl>
    <w:lvl w:ilvl="4" w:tplc="6AD25C48">
      <w:start w:val="1"/>
      <w:numFmt w:val="bullet"/>
      <w:lvlText w:val=""/>
      <w:lvlJc w:val="left"/>
      <w:pPr>
        <w:ind w:left="720" w:hanging="360"/>
      </w:pPr>
      <w:rPr>
        <w:rFonts w:ascii="Symbol" w:hAnsi="Symbol"/>
      </w:rPr>
    </w:lvl>
    <w:lvl w:ilvl="5" w:tplc="C910EE46">
      <w:start w:val="1"/>
      <w:numFmt w:val="bullet"/>
      <w:lvlText w:val=""/>
      <w:lvlJc w:val="left"/>
      <w:pPr>
        <w:ind w:left="720" w:hanging="360"/>
      </w:pPr>
      <w:rPr>
        <w:rFonts w:ascii="Symbol" w:hAnsi="Symbol"/>
      </w:rPr>
    </w:lvl>
    <w:lvl w:ilvl="6" w:tplc="781AF9B6">
      <w:start w:val="1"/>
      <w:numFmt w:val="bullet"/>
      <w:lvlText w:val=""/>
      <w:lvlJc w:val="left"/>
      <w:pPr>
        <w:ind w:left="720" w:hanging="360"/>
      </w:pPr>
      <w:rPr>
        <w:rFonts w:ascii="Symbol" w:hAnsi="Symbol"/>
      </w:rPr>
    </w:lvl>
    <w:lvl w:ilvl="7" w:tplc="739EF866">
      <w:start w:val="1"/>
      <w:numFmt w:val="bullet"/>
      <w:lvlText w:val=""/>
      <w:lvlJc w:val="left"/>
      <w:pPr>
        <w:ind w:left="720" w:hanging="360"/>
      </w:pPr>
      <w:rPr>
        <w:rFonts w:ascii="Symbol" w:hAnsi="Symbol"/>
      </w:rPr>
    </w:lvl>
    <w:lvl w:ilvl="8" w:tplc="026C3664">
      <w:start w:val="1"/>
      <w:numFmt w:val="bullet"/>
      <w:lvlText w:val=""/>
      <w:lvlJc w:val="left"/>
      <w:pPr>
        <w:ind w:left="720" w:hanging="360"/>
      </w:pPr>
      <w:rPr>
        <w:rFonts w:ascii="Symbol" w:hAnsi="Symbol"/>
      </w:rPr>
    </w:lvl>
  </w:abstractNum>
  <w:abstractNum w:abstractNumId="1" w15:restartNumberingAfterBreak="0">
    <w:nsid w:val="062B5476"/>
    <w:multiLevelType w:val="hybridMultilevel"/>
    <w:tmpl w:val="EF2AD816"/>
    <w:lvl w:ilvl="0" w:tplc="84D44DE0">
      <w:start w:val="1"/>
      <w:numFmt w:val="bullet"/>
      <w:lvlText w:val=""/>
      <w:lvlJc w:val="left"/>
      <w:pPr>
        <w:ind w:left="1080" w:hanging="360"/>
      </w:pPr>
      <w:rPr>
        <w:rFonts w:ascii="Symbol" w:hAnsi="Symbol"/>
      </w:rPr>
    </w:lvl>
    <w:lvl w:ilvl="1" w:tplc="E7569572">
      <w:start w:val="1"/>
      <w:numFmt w:val="bullet"/>
      <w:lvlText w:val=""/>
      <w:lvlJc w:val="left"/>
      <w:pPr>
        <w:ind w:left="1080" w:hanging="360"/>
      </w:pPr>
      <w:rPr>
        <w:rFonts w:ascii="Symbol" w:hAnsi="Symbol"/>
      </w:rPr>
    </w:lvl>
    <w:lvl w:ilvl="2" w:tplc="9C4EE8E4">
      <w:start w:val="1"/>
      <w:numFmt w:val="bullet"/>
      <w:lvlText w:val=""/>
      <w:lvlJc w:val="left"/>
      <w:pPr>
        <w:ind w:left="1080" w:hanging="360"/>
      </w:pPr>
      <w:rPr>
        <w:rFonts w:ascii="Symbol" w:hAnsi="Symbol"/>
      </w:rPr>
    </w:lvl>
    <w:lvl w:ilvl="3" w:tplc="2F8A11BE">
      <w:start w:val="1"/>
      <w:numFmt w:val="bullet"/>
      <w:lvlText w:val=""/>
      <w:lvlJc w:val="left"/>
      <w:pPr>
        <w:ind w:left="1080" w:hanging="360"/>
      </w:pPr>
      <w:rPr>
        <w:rFonts w:ascii="Symbol" w:hAnsi="Symbol"/>
      </w:rPr>
    </w:lvl>
    <w:lvl w:ilvl="4" w:tplc="1EAC3430">
      <w:start w:val="1"/>
      <w:numFmt w:val="bullet"/>
      <w:lvlText w:val=""/>
      <w:lvlJc w:val="left"/>
      <w:pPr>
        <w:ind w:left="1080" w:hanging="360"/>
      </w:pPr>
      <w:rPr>
        <w:rFonts w:ascii="Symbol" w:hAnsi="Symbol"/>
      </w:rPr>
    </w:lvl>
    <w:lvl w:ilvl="5" w:tplc="7B6AEF18">
      <w:start w:val="1"/>
      <w:numFmt w:val="bullet"/>
      <w:lvlText w:val=""/>
      <w:lvlJc w:val="left"/>
      <w:pPr>
        <w:ind w:left="1080" w:hanging="360"/>
      </w:pPr>
      <w:rPr>
        <w:rFonts w:ascii="Symbol" w:hAnsi="Symbol"/>
      </w:rPr>
    </w:lvl>
    <w:lvl w:ilvl="6" w:tplc="11149682">
      <w:start w:val="1"/>
      <w:numFmt w:val="bullet"/>
      <w:lvlText w:val=""/>
      <w:lvlJc w:val="left"/>
      <w:pPr>
        <w:ind w:left="1080" w:hanging="360"/>
      </w:pPr>
      <w:rPr>
        <w:rFonts w:ascii="Symbol" w:hAnsi="Symbol"/>
      </w:rPr>
    </w:lvl>
    <w:lvl w:ilvl="7" w:tplc="7590AA8C">
      <w:start w:val="1"/>
      <w:numFmt w:val="bullet"/>
      <w:lvlText w:val=""/>
      <w:lvlJc w:val="left"/>
      <w:pPr>
        <w:ind w:left="1080" w:hanging="360"/>
      </w:pPr>
      <w:rPr>
        <w:rFonts w:ascii="Symbol" w:hAnsi="Symbol"/>
      </w:rPr>
    </w:lvl>
    <w:lvl w:ilvl="8" w:tplc="37FE83BA">
      <w:start w:val="1"/>
      <w:numFmt w:val="bullet"/>
      <w:lvlText w:val=""/>
      <w:lvlJc w:val="left"/>
      <w:pPr>
        <w:ind w:left="1080" w:hanging="360"/>
      </w:pPr>
      <w:rPr>
        <w:rFonts w:ascii="Symbol" w:hAnsi="Symbol"/>
      </w:rPr>
    </w:lvl>
  </w:abstractNum>
  <w:abstractNum w:abstractNumId="2" w15:restartNumberingAfterBreak="0">
    <w:nsid w:val="0CC500EB"/>
    <w:multiLevelType w:val="hybridMultilevel"/>
    <w:tmpl w:val="BBD21264"/>
    <w:lvl w:ilvl="0" w:tplc="CC0C8238">
      <w:start w:val="1"/>
      <w:numFmt w:val="bullet"/>
      <w:lvlText w:val=""/>
      <w:lvlJc w:val="left"/>
      <w:pPr>
        <w:ind w:left="1080" w:hanging="360"/>
      </w:pPr>
      <w:rPr>
        <w:rFonts w:ascii="Symbol" w:hAnsi="Symbol"/>
      </w:rPr>
    </w:lvl>
    <w:lvl w:ilvl="1" w:tplc="2924D470">
      <w:start w:val="1"/>
      <w:numFmt w:val="bullet"/>
      <w:lvlText w:val=""/>
      <w:lvlJc w:val="left"/>
      <w:pPr>
        <w:ind w:left="1080" w:hanging="360"/>
      </w:pPr>
      <w:rPr>
        <w:rFonts w:ascii="Symbol" w:hAnsi="Symbol"/>
      </w:rPr>
    </w:lvl>
    <w:lvl w:ilvl="2" w:tplc="4BD6AC0E">
      <w:start w:val="1"/>
      <w:numFmt w:val="bullet"/>
      <w:lvlText w:val=""/>
      <w:lvlJc w:val="left"/>
      <w:pPr>
        <w:ind w:left="1080" w:hanging="360"/>
      </w:pPr>
      <w:rPr>
        <w:rFonts w:ascii="Symbol" w:hAnsi="Symbol"/>
      </w:rPr>
    </w:lvl>
    <w:lvl w:ilvl="3" w:tplc="28BE6E2C">
      <w:start w:val="1"/>
      <w:numFmt w:val="bullet"/>
      <w:lvlText w:val=""/>
      <w:lvlJc w:val="left"/>
      <w:pPr>
        <w:ind w:left="1080" w:hanging="360"/>
      </w:pPr>
      <w:rPr>
        <w:rFonts w:ascii="Symbol" w:hAnsi="Symbol"/>
      </w:rPr>
    </w:lvl>
    <w:lvl w:ilvl="4" w:tplc="03CE60FA">
      <w:start w:val="1"/>
      <w:numFmt w:val="bullet"/>
      <w:lvlText w:val=""/>
      <w:lvlJc w:val="left"/>
      <w:pPr>
        <w:ind w:left="1080" w:hanging="360"/>
      </w:pPr>
      <w:rPr>
        <w:rFonts w:ascii="Symbol" w:hAnsi="Symbol"/>
      </w:rPr>
    </w:lvl>
    <w:lvl w:ilvl="5" w:tplc="E91EC3FC">
      <w:start w:val="1"/>
      <w:numFmt w:val="bullet"/>
      <w:lvlText w:val=""/>
      <w:lvlJc w:val="left"/>
      <w:pPr>
        <w:ind w:left="1080" w:hanging="360"/>
      </w:pPr>
      <w:rPr>
        <w:rFonts w:ascii="Symbol" w:hAnsi="Symbol"/>
      </w:rPr>
    </w:lvl>
    <w:lvl w:ilvl="6" w:tplc="4B38266C">
      <w:start w:val="1"/>
      <w:numFmt w:val="bullet"/>
      <w:lvlText w:val=""/>
      <w:lvlJc w:val="left"/>
      <w:pPr>
        <w:ind w:left="1080" w:hanging="360"/>
      </w:pPr>
      <w:rPr>
        <w:rFonts w:ascii="Symbol" w:hAnsi="Symbol"/>
      </w:rPr>
    </w:lvl>
    <w:lvl w:ilvl="7" w:tplc="45CC2CE2">
      <w:start w:val="1"/>
      <w:numFmt w:val="bullet"/>
      <w:lvlText w:val=""/>
      <w:lvlJc w:val="left"/>
      <w:pPr>
        <w:ind w:left="1080" w:hanging="360"/>
      </w:pPr>
      <w:rPr>
        <w:rFonts w:ascii="Symbol" w:hAnsi="Symbol"/>
      </w:rPr>
    </w:lvl>
    <w:lvl w:ilvl="8" w:tplc="33022076">
      <w:start w:val="1"/>
      <w:numFmt w:val="bullet"/>
      <w:lvlText w:val=""/>
      <w:lvlJc w:val="left"/>
      <w:pPr>
        <w:ind w:left="1080" w:hanging="360"/>
      </w:pPr>
      <w:rPr>
        <w:rFonts w:ascii="Symbol" w:hAnsi="Symbol"/>
      </w:rPr>
    </w:lvl>
  </w:abstractNum>
  <w:abstractNum w:abstractNumId="3" w15:restartNumberingAfterBreak="0">
    <w:nsid w:val="0DEE2113"/>
    <w:multiLevelType w:val="hybridMultilevel"/>
    <w:tmpl w:val="41D0196C"/>
    <w:lvl w:ilvl="0" w:tplc="B90A312E">
      <w:start w:val="1"/>
      <w:numFmt w:val="bullet"/>
      <w:lvlText w:val=""/>
      <w:lvlJc w:val="left"/>
      <w:pPr>
        <w:ind w:left="720" w:hanging="360"/>
      </w:pPr>
      <w:rPr>
        <w:rFonts w:ascii="Symbol" w:hAnsi="Symbol"/>
      </w:rPr>
    </w:lvl>
    <w:lvl w:ilvl="1" w:tplc="397EF15C">
      <w:start w:val="1"/>
      <w:numFmt w:val="bullet"/>
      <w:lvlText w:val=""/>
      <w:lvlJc w:val="left"/>
      <w:pPr>
        <w:ind w:left="720" w:hanging="360"/>
      </w:pPr>
      <w:rPr>
        <w:rFonts w:ascii="Symbol" w:hAnsi="Symbol"/>
      </w:rPr>
    </w:lvl>
    <w:lvl w:ilvl="2" w:tplc="E3ACC0A0">
      <w:start w:val="1"/>
      <w:numFmt w:val="bullet"/>
      <w:lvlText w:val=""/>
      <w:lvlJc w:val="left"/>
      <w:pPr>
        <w:ind w:left="720" w:hanging="360"/>
      </w:pPr>
      <w:rPr>
        <w:rFonts w:ascii="Symbol" w:hAnsi="Symbol"/>
      </w:rPr>
    </w:lvl>
    <w:lvl w:ilvl="3" w:tplc="2BD61F06">
      <w:start w:val="1"/>
      <w:numFmt w:val="bullet"/>
      <w:lvlText w:val=""/>
      <w:lvlJc w:val="left"/>
      <w:pPr>
        <w:ind w:left="720" w:hanging="360"/>
      </w:pPr>
      <w:rPr>
        <w:rFonts w:ascii="Symbol" w:hAnsi="Symbol"/>
      </w:rPr>
    </w:lvl>
    <w:lvl w:ilvl="4" w:tplc="AC5CBE62">
      <w:start w:val="1"/>
      <w:numFmt w:val="bullet"/>
      <w:lvlText w:val=""/>
      <w:lvlJc w:val="left"/>
      <w:pPr>
        <w:ind w:left="720" w:hanging="360"/>
      </w:pPr>
      <w:rPr>
        <w:rFonts w:ascii="Symbol" w:hAnsi="Symbol"/>
      </w:rPr>
    </w:lvl>
    <w:lvl w:ilvl="5" w:tplc="46EAF7B2">
      <w:start w:val="1"/>
      <w:numFmt w:val="bullet"/>
      <w:lvlText w:val=""/>
      <w:lvlJc w:val="left"/>
      <w:pPr>
        <w:ind w:left="720" w:hanging="360"/>
      </w:pPr>
      <w:rPr>
        <w:rFonts w:ascii="Symbol" w:hAnsi="Symbol"/>
      </w:rPr>
    </w:lvl>
    <w:lvl w:ilvl="6" w:tplc="1A045764">
      <w:start w:val="1"/>
      <w:numFmt w:val="bullet"/>
      <w:lvlText w:val=""/>
      <w:lvlJc w:val="left"/>
      <w:pPr>
        <w:ind w:left="720" w:hanging="360"/>
      </w:pPr>
      <w:rPr>
        <w:rFonts w:ascii="Symbol" w:hAnsi="Symbol"/>
      </w:rPr>
    </w:lvl>
    <w:lvl w:ilvl="7" w:tplc="25126B9E">
      <w:start w:val="1"/>
      <w:numFmt w:val="bullet"/>
      <w:lvlText w:val=""/>
      <w:lvlJc w:val="left"/>
      <w:pPr>
        <w:ind w:left="720" w:hanging="360"/>
      </w:pPr>
      <w:rPr>
        <w:rFonts w:ascii="Symbol" w:hAnsi="Symbol"/>
      </w:rPr>
    </w:lvl>
    <w:lvl w:ilvl="8" w:tplc="2B72FCAE">
      <w:start w:val="1"/>
      <w:numFmt w:val="bullet"/>
      <w:lvlText w:val=""/>
      <w:lvlJc w:val="left"/>
      <w:pPr>
        <w:ind w:left="720" w:hanging="360"/>
      </w:pPr>
      <w:rPr>
        <w:rFonts w:ascii="Symbol" w:hAnsi="Symbol"/>
      </w:rPr>
    </w:lvl>
  </w:abstractNum>
  <w:abstractNum w:abstractNumId="4" w15:restartNumberingAfterBreak="0">
    <w:nsid w:val="0F074071"/>
    <w:multiLevelType w:val="hybridMultilevel"/>
    <w:tmpl w:val="F56836F2"/>
    <w:lvl w:ilvl="0" w:tplc="495A98E2">
      <w:start w:val="1"/>
      <w:numFmt w:val="decimal"/>
      <w:lvlText w:val="%1)"/>
      <w:lvlJc w:val="left"/>
      <w:pPr>
        <w:ind w:left="1080" w:hanging="360"/>
      </w:pPr>
    </w:lvl>
    <w:lvl w:ilvl="1" w:tplc="87263D2A">
      <w:start w:val="1"/>
      <w:numFmt w:val="decimal"/>
      <w:lvlText w:val="%2)"/>
      <w:lvlJc w:val="left"/>
      <w:pPr>
        <w:ind w:left="1080" w:hanging="360"/>
      </w:pPr>
    </w:lvl>
    <w:lvl w:ilvl="2" w:tplc="FB7EBFDE">
      <w:start w:val="1"/>
      <w:numFmt w:val="decimal"/>
      <w:lvlText w:val="%3)"/>
      <w:lvlJc w:val="left"/>
      <w:pPr>
        <w:ind w:left="1080" w:hanging="360"/>
      </w:pPr>
    </w:lvl>
    <w:lvl w:ilvl="3" w:tplc="25128B16">
      <w:start w:val="1"/>
      <w:numFmt w:val="decimal"/>
      <w:lvlText w:val="%4)"/>
      <w:lvlJc w:val="left"/>
      <w:pPr>
        <w:ind w:left="1080" w:hanging="360"/>
      </w:pPr>
    </w:lvl>
    <w:lvl w:ilvl="4" w:tplc="45508794">
      <w:start w:val="1"/>
      <w:numFmt w:val="decimal"/>
      <w:lvlText w:val="%5)"/>
      <w:lvlJc w:val="left"/>
      <w:pPr>
        <w:ind w:left="1080" w:hanging="360"/>
      </w:pPr>
    </w:lvl>
    <w:lvl w:ilvl="5" w:tplc="DE7E4CCE">
      <w:start w:val="1"/>
      <w:numFmt w:val="decimal"/>
      <w:lvlText w:val="%6)"/>
      <w:lvlJc w:val="left"/>
      <w:pPr>
        <w:ind w:left="1080" w:hanging="360"/>
      </w:pPr>
    </w:lvl>
    <w:lvl w:ilvl="6" w:tplc="F42CC9A8">
      <w:start w:val="1"/>
      <w:numFmt w:val="decimal"/>
      <w:lvlText w:val="%7)"/>
      <w:lvlJc w:val="left"/>
      <w:pPr>
        <w:ind w:left="1080" w:hanging="360"/>
      </w:pPr>
    </w:lvl>
    <w:lvl w:ilvl="7" w:tplc="ECA06528">
      <w:start w:val="1"/>
      <w:numFmt w:val="decimal"/>
      <w:lvlText w:val="%8)"/>
      <w:lvlJc w:val="left"/>
      <w:pPr>
        <w:ind w:left="1080" w:hanging="360"/>
      </w:pPr>
    </w:lvl>
    <w:lvl w:ilvl="8" w:tplc="4498F7F2">
      <w:start w:val="1"/>
      <w:numFmt w:val="decimal"/>
      <w:lvlText w:val="%9)"/>
      <w:lvlJc w:val="left"/>
      <w:pPr>
        <w:ind w:left="1080" w:hanging="360"/>
      </w:pPr>
    </w:lvl>
  </w:abstractNum>
  <w:abstractNum w:abstractNumId="5" w15:restartNumberingAfterBreak="0">
    <w:nsid w:val="10291879"/>
    <w:multiLevelType w:val="hybridMultilevel"/>
    <w:tmpl w:val="135CF6A0"/>
    <w:lvl w:ilvl="0" w:tplc="170A2E2E">
      <w:start w:val="1"/>
      <w:numFmt w:val="bullet"/>
      <w:lvlText w:val=""/>
      <w:lvlJc w:val="left"/>
      <w:pPr>
        <w:ind w:left="720" w:hanging="360"/>
      </w:pPr>
      <w:rPr>
        <w:rFonts w:ascii="Symbol" w:hAnsi="Symbol"/>
      </w:rPr>
    </w:lvl>
    <w:lvl w:ilvl="1" w:tplc="FC98DDD2">
      <w:start w:val="1"/>
      <w:numFmt w:val="bullet"/>
      <w:lvlText w:val=""/>
      <w:lvlJc w:val="left"/>
      <w:pPr>
        <w:ind w:left="720" w:hanging="360"/>
      </w:pPr>
      <w:rPr>
        <w:rFonts w:ascii="Symbol" w:hAnsi="Symbol"/>
      </w:rPr>
    </w:lvl>
    <w:lvl w:ilvl="2" w:tplc="72D6FC50">
      <w:start w:val="1"/>
      <w:numFmt w:val="bullet"/>
      <w:lvlText w:val=""/>
      <w:lvlJc w:val="left"/>
      <w:pPr>
        <w:ind w:left="720" w:hanging="360"/>
      </w:pPr>
      <w:rPr>
        <w:rFonts w:ascii="Symbol" w:hAnsi="Symbol"/>
      </w:rPr>
    </w:lvl>
    <w:lvl w:ilvl="3" w:tplc="31281D58">
      <w:start w:val="1"/>
      <w:numFmt w:val="bullet"/>
      <w:lvlText w:val=""/>
      <w:lvlJc w:val="left"/>
      <w:pPr>
        <w:ind w:left="720" w:hanging="360"/>
      </w:pPr>
      <w:rPr>
        <w:rFonts w:ascii="Symbol" w:hAnsi="Symbol"/>
      </w:rPr>
    </w:lvl>
    <w:lvl w:ilvl="4" w:tplc="F81264C0">
      <w:start w:val="1"/>
      <w:numFmt w:val="bullet"/>
      <w:lvlText w:val=""/>
      <w:lvlJc w:val="left"/>
      <w:pPr>
        <w:ind w:left="720" w:hanging="360"/>
      </w:pPr>
      <w:rPr>
        <w:rFonts w:ascii="Symbol" w:hAnsi="Symbol"/>
      </w:rPr>
    </w:lvl>
    <w:lvl w:ilvl="5" w:tplc="80E2FC3C">
      <w:start w:val="1"/>
      <w:numFmt w:val="bullet"/>
      <w:lvlText w:val=""/>
      <w:lvlJc w:val="left"/>
      <w:pPr>
        <w:ind w:left="720" w:hanging="360"/>
      </w:pPr>
      <w:rPr>
        <w:rFonts w:ascii="Symbol" w:hAnsi="Symbol"/>
      </w:rPr>
    </w:lvl>
    <w:lvl w:ilvl="6" w:tplc="1A1E2F08">
      <w:start w:val="1"/>
      <w:numFmt w:val="bullet"/>
      <w:lvlText w:val=""/>
      <w:lvlJc w:val="left"/>
      <w:pPr>
        <w:ind w:left="720" w:hanging="360"/>
      </w:pPr>
      <w:rPr>
        <w:rFonts w:ascii="Symbol" w:hAnsi="Symbol"/>
      </w:rPr>
    </w:lvl>
    <w:lvl w:ilvl="7" w:tplc="ACFEF720">
      <w:start w:val="1"/>
      <w:numFmt w:val="bullet"/>
      <w:lvlText w:val=""/>
      <w:lvlJc w:val="left"/>
      <w:pPr>
        <w:ind w:left="720" w:hanging="360"/>
      </w:pPr>
      <w:rPr>
        <w:rFonts w:ascii="Symbol" w:hAnsi="Symbol"/>
      </w:rPr>
    </w:lvl>
    <w:lvl w:ilvl="8" w:tplc="347242A4">
      <w:start w:val="1"/>
      <w:numFmt w:val="bullet"/>
      <w:lvlText w:val=""/>
      <w:lvlJc w:val="left"/>
      <w:pPr>
        <w:ind w:left="720" w:hanging="360"/>
      </w:pPr>
      <w:rPr>
        <w:rFonts w:ascii="Symbol" w:hAnsi="Symbol"/>
      </w:rPr>
    </w:lvl>
  </w:abstractNum>
  <w:abstractNum w:abstractNumId="6" w15:restartNumberingAfterBreak="0">
    <w:nsid w:val="13777F05"/>
    <w:multiLevelType w:val="hybridMultilevel"/>
    <w:tmpl w:val="819487F2"/>
    <w:lvl w:ilvl="0" w:tplc="E5DA9E9C">
      <w:start w:val="1"/>
      <w:numFmt w:val="bullet"/>
      <w:lvlText w:val=""/>
      <w:lvlJc w:val="left"/>
      <w:pPr>
        <w:ind w:left="1080" w:hanging="360"/>
      </w:pPr>
      <w:rPr>
        <w:rFonts w:ascii="Symbol" w:hAnsi="Symbol"/>
      </w:rPr>
    </w:lvl>
    <w:lvl w:ilvl="1" w:tplc="3F7A86C2">
      <w:start w:val="1"/>
      <w:numFmt w:val="bullet"/>
      <w:lvlText w:val=""/>
      <w:lvlJc w:val="left"/>
      <w:pPr>
        <w:ind w:left="1080" w:hanging="360"/>
      </w:pPr>
      <w:rPr>
        <w:rFonts w:ascii="Symbol" w:hAnsi="Symbol"/>
      </w:rPr>
    </w:lvl>
    <w:lvl w:ilvl="2" w:tplc="415E249C">
      <w:start w:val="1"/>
      <w:numFmt w:val="bullet"/>
      <w:lvlText w:val=""/>
      <w:lvlJc w:val="left"/>
      <w:pPr>
        <w:ind w:left="1080" w:hanging="360"/>
      </w:pPr>
      <w:rPr>
        <w:rFonts w:ascii="Symbol" w:hAnsi="Symbol"/>
      </w:rPr>
    </w:lvl>
    <w:lvl w:ilvl="3" w:tplc="EA02E11A">
      <w:start w:val="1"/>
      <w:numFmt w:val="bullet"/>
      <w:lvlText w:val=""/>
      <w:lvlJc w:val="left"/>
      <w:pPr>
        <w:ind w:left="1080" w:hanging="360"/>
      </w:pPr>
      <w:rPr>
        <w:rFonts w:ascii="Symbol" w:hAnsi="Symbol"/>
      </w:rPr>
    </w:lvl>
    <w:lvl w:ilvl="4" w:tplc="51D4B70A">
      <w:start w:val="1"/>
      <w:numFmt w:val="bullet"/>
      <w:lvlText w:val=""/>
      <w:lvlJc w:val="left"/>
      <w:pPr>
        <w:ind w:left="1080" w:hanging="360"/>
      </w:pPr>
      <w:rPr>
        <w:rFonts w:ascii="Symbol" w:hAnsi="Symbol"/>
      </w:rPr>
    </w:lvl>
    <w:lvl w:ilvl="5" w:tplc="A2C298F4">
      <w:start w:val="1"/>
      <w:numFmt w:val="bullet"/>
      <w:lvlText w:val=""/>
      <w:lvlJc w:val="left"/>
      <w:pPr>
        <w:ind w:left="1080" w:hanging="360"/>
      </w:pPr>
      <w:rPr>
        <w:rFonts w:ascii="Symbol" w:hAnsi="Symbol"/>
      </w:rPr>
    </w:lvl>
    <w:lvl w:ilvl="6" w:tplc="58C01E96">
      <w:start w:val="1"/>
      <w:numFmt w:val="bullet"/>
      <w:lvlText w:val=""/>
      <w:lvlJc w:val="left"/>
      <w:pPr>
        <w:ind w:left="1080" w:hanging="360"/>
      </w:pPr>
      <w:rPr>
        <w:rFonts w:ascii="Symbol" w:hAnsi="Symbol"/>
      </w:rPr>
    </w:lvl>
    <w:lvl w:ilvl="7" w:tplc="B040FDE2">
      <w:start w:val="1"/>
      <w:numFmt w:val="bullet"/>
      <w:lvlText w:val=""/>
      <w:lvlJc w:val="left"/>
      <w:pPr>
        <w:ind w:left="1080" w:hanging="360"/>
      </w:pPr>
      <w:rPr>
        <w:rFonts w:ascii="Symbol" w:hAnsi="Symbol"/>
      </w:rPr>
    </w:lvl>
    <w:lvl w:ilvl="8" w:tplc="794A8334">
      <w:start w:val="1"/>
      <w:numFmt w:val="bullet"/>
      <w:lvlText w:val=""/>
      <w:lvlJc w:val="left"/>
      <w:pPr>
        <w:ind w:left="1080" w:hanging="360"/>
      </w:pPr>
      <w:rPr>
        <w:rFonts w:ascii="Symbol" w:hAnsi="Symbol"/>
      </w:rPr>
    </w:lvl>
  </w:abstractNum>
  <w:abstractNum w:abstractNumId="7" w15:restartNumberingAfterBreak="0">
    <w:nsid w:val="13D46F39"/>
    <w:multiLevelType w:val="hybridMultilevel"/>
    <w:tmpl w:val="645C73F0"/>
    <w:lvl w:ilvl="0" w:tplc="1ADCE080">
      <w:start w:val="1"/>
      <w:numFmt w:val="decimal"/>
      <w:lvlText w:val="%1)"/>
      <w:lvlJc w:val="left"/>
      <w:pPr>
        <w:ind w:left="1080" w:hanging="360"/>
      </w:pPr>
    </w:lvl>
    <w:lvl w:ilvl="1" w:tplc="4E92AFDC">
      <w:start w:val="1"/>
      <w:numFmt w:val="decimal"/>
      <w:lvlText w:val="%2)"/>
      <w:lvlJc w:val="left"/>
      <w:pPr>
        <w:ind w:left="1080" w:hanging="360"/>
      </w:pPr>
    </w:lvl>
    <w:lvl w:ilvl="2" w:tplc="4062856C">
      <w:start w:val="1"/>
      <w:numFmt w:val="decimal"/>
      <w:lvlText w:val="%3)"/>
      <w:lvlJc w:val="left"/>
      <w:pPr>
        <w:ind w:left="1080" w:hanging="360"/>
      </w:pPr>
    </w:lvl>
    <w:lvl w:ilvl="3" w:tplc="226CE882">
      <w:start w:val="1"/>
      <w:numFmt w:val="decimal"/>
      <w:lvlText w:val="%4)"/>
      <w:lvlJc w:val="left"/>
      <w:pPr>
        <w:ind w:left="1080" w:hanging="360"/>
      </w:pPr>
    </w:lvl>
    <w:lvl w:ilvl="4" w:tplc="65FC04A8">
      <w:start w:val="1"/>
      <w:numFmt w:val="decimal"/>
      <w:lvlText w:val="%5)"/>
      <w:lvlJc w:val="left"/>
      <w:pPr>
        <w:ind w:left="1080" w:hanging="360"/>
      </w:pPr>
    </w:lvl>
    <w:lvl w:ilvl="5" w:tplc="DC8EF3AC">
      <w:start w:val="1"/>
      <w:numFmt w:val="decimal"/>
      <w:lvlText w:val="%6)"/>
      <w:lvlJc w:val="left"/>
      <w:pPr>
        <w:ind w:left="1080" w:hanging="360"/>
      </w:pPr>
    </w:lvl>
    <w:lvl w:ilvl="6" w:tplc="CD222D6C">
      <w:start w:val="1"/>
      <w:numFmt w:val="decimal"/>
      <w:lvlText w:val="%7)"/>
      <w:lvlJc w:val="left"/>
      <w:pPr>
        <w:ind w:left="1080" w:hanging="360"/>
      </w:pPr>
    </w:lvl>
    <w:lvl w:ilvl="7" w:tplc="06E4A528">
      <w:start w:val="1"/>
      <w:numFmt w:val="decimal"/>
      <w:lvlText w:val="%8)"/>
      <w:lvlJc w:val="left"/>
      <w:pPr>
        <w:ind w:left="1080" w:hanging="360"/>
      </w:pPr>
    </w:lvl>
    <w:lvl w:ilvl="8" w:tplc="92822B18">
      <w:start w:val="1"/>
      <w:numFmt w:val="decimal"/>
      <w:lvlText w:val="%9)"/>
      <w:lvlJc w:val="left"/>
      <w:pPr>
        <w:ind w:left="1080" w:hanging="360"/>
      </w:pPr>
    </w:lvl>
  </w:abstractNum>
  <w:abstractNum w:abstractNumId="8" w15:restartNumberingAfterBreak="0">
    <w:nsid w:val="175F41D7"/>
    <w:multiLevelType w:val="hybridMultilevel"/>
    <w:tmpl w:val="4EB28FFE"/>
    <w:lvl w:ilvl="0" w:tplc="648CD3E4">
      <w:start w:val="1"/>
      <w:numFmt w:val="bullet"/>
      <w:lvlText w:val=""/>
      <w:lvlJc w:val="left"/>
      <w:pPr>
        <w:ind w:left="720" w:hanging="360"/>
      </w:pPr>
      <w:rPr>
        <w:rFonts w:ascii="Symbol" w:hAnsi="Symbol"/>
      </w:rPr>
    </w:lvl>
    <w:lvl w:ilvl="1" w:tplc="66D68592">
      <w:start w:val="1"/>
      <w:numFmt w:val="bullet"/>
      <w:lvlText w:val=""/>
      <w:lvlJc w:val="left"/>
      <w:pPr>
        <w:ind w:left="720" w:hanging="360"/>
      </w:pPr>
      <w:rPr>
        <w:rFonts w:ascii="Symbol" w:hAnsi="Symbol"/>
      </w:rPr>
    </w:lvl>
    <w:lvl w:ilvl="2" w:tplc="C0366608">
      <w:start w:val="1"/>
      <w:numFmt w:val="bullet"/>
      <w:lvlText w:val=""/>
      <w:lvlJc w:val="left"/>
      <w:pPr>
        <w:ind w:left="720" w:hanging="360"/>
      </w:pPr>
      <w:rPr>
        <w:rFonts w:ascii="Symbol" w:hAnsi="Symbol"/>
      </w:rPr>
    </w:lvl>
    <w:lvl w:ilvl="3" w:tplc="D570BCCE">
      <w:start w:val="1"/>
      <w:numFmt w:val="bullet"/>
      <w:lvlText w:val=""/>
      <w:lvlJc w:val="left"/>
      <w:pPr>
        <w:ind w:left="720" w:hanging="360"/>
      </w:pPr>
      <w:rPr>
        <w:rFonts w:ascii="Symbol" w:hAnsi="Symbol"/>
      </w:rPr>
    </w:lvl>
    <w:lvl w:ilvl="4" w:tplc="A7201CA0">
      <w:start w:val="1"/>
      <w:numFmt w:val="bullet"/>
      <w:lvlText w:val=""/>
      <w:lvlJc w:val="left"/>
      <w:pPr>
        <w:ind w:left="720" w:hanging="360"/>
      </w:pPr>
      <w:rPr>
        <w:rFonts w:ascii="Symbol" w:hAnsi="Symbol"/>
      </w:rPr>
    </w:lvl>
    <w:lvl w:ilvl="5" w:tplc="A9386516">
      <w:start w:val="1"/>
      <w:numFmt w:val="bullet"/>
      <w:lvlText w:val=""/>
      <w:lvlJc w:val="left"/>
      <w:pPr>
        <w:ind w:left="720" w:hanging="360"/>
      </w:pPr>
      <w:rPr>
        <w:rFonts w:ascii="Symbol" w:hAnsi="Symbol"/>
      </w:rPr>
    </w:lvl>
    <w:lvl w:ilvl="6" w:tplc="6462810A">
      <w:start w:val="1"/>
      <w:numFmt w:val="bullet"/>
      <w:lvlText w:val=""/>
      <w:lvlJc w:val="left"/>
      <w:pPr>
        <w:ind w:left="720" w:hanging="360"/>
      </w:pPr>
      <w:rPr>
        <w:rFonts w:ascii="Symbol" w:hAnsi="Symbol"/>
      </w:rPr>
    </w:lvl>
    <w:lvl w:ilvl="7" w:tplc="0240A742">
      <w:start w:val="1"/>
      <w:numFmt w:val="bullet"/>
      <w:lvlText w:val=""/>
      <w:lvlJc w:val="left"/>
      <w:pPr>
        <w:ind w:left="720" w:hanging="360"/>
      </w:pPr>
      <w:rPr>
        <w:rFonts w:ascii="Symbol" w:hAnsi="Symbol"/>
      </w:rPr>
    </w:lvl>
    <w:lvl w:ilvl="8" w:tplc="3B0E1408">
      <w:start w:val="1"/>
      <w:numFmt w:val="bullet"/>
      <w:lvlText w:val=""/>
      <w:lvlJc w:val="left"/>
      <w:pPr>
        <w:ind w:left="720" w:hanging="360"/>
      </w:pPr>
      <w:rPr>
        <w:rFonts w:ascii="Symbol" w:hAnsi="Symbol"/>
      </w:rPr>
    </w:lvl>
  </w:abstractNum>
  <w:abstractNum w:abstractNumId="9" w15:restartNumberingAfterBreak="0">
    <w:nsid w:val="1E9C6E96"/>
    <w:multiLevelType w:val="hybridMultilevel"/>
    <w:tmpl w:val="862A920C"/>
    <w:lvl w:ilvl="0" w:tplc="67E094F2">
      <w:start w:val="1"/>
      <w:numFmt w:val="decimal"/>
      <w:lvlText w:val="%1."/>
      <w:lvlJc w:val="left"/>
      <w:pPr>
        <w:ind w:left="1440" w:hanging="360"/>
      </w:pPr>
    </w:lvl>
    <w:lvl w:ilvl="1" w:tplc="6FFEFC9C">
      <w:start w:val="1"/>
      <w:numFmt w:val="decimal"/>
      <w:lvlText w:val="%2."/>
      <w:lvlJc w:val="left"/>
      <w:pPr>
        <w:ind w:left="1440" w:hanging="360"/>
      </w:pPr>
    </w:lvl>
    <w:lvl w:ilvl="2" w:tplc="745A31B8">
      <w:start w:val="1"/>
      <w:numFmt w:val="decimal"/>
      <w:lvlText w:val="%3."/>
      <w:lvlJc w:val="left"/>
      <w:pPr>
        <w:ind w:left="1440" w:hanging="360"/>
      </w:pPr>
    </w:lvl>
    <w:lvl w:ilvl="3" w:tplc="B0CAD500">
      <w:start w:val="1"/>
      <w:numFmt w:val="decimal"/>
      <w:lvlText w:val="%4."/>
      <w:lvlJc w:val="left"/>
      <w:pPr>
        <w:ind w:left="1440" w:hanging="360"/>
      </w:pPr>
    </w:lvl>
    <w:lvl w:ilvl="4" w:tplc="D7DEEB24">
      <w:start w:val="1"/>
      <w:numFmt w:val="decimal"/>
      <w:lvlText w:val="%5."/>
      <w:lvlJc w:val="left"/>
      <w:pPr>
        <w:ind w:left="1440" w:hanging="360"/>
      </w:pPr>
    </w:lvl>
    <w:lvl w:ilvl="5" w:tplc="4BF09DC6">
      <w:start w:val="1"/>
      <w:numFmt w:val="decimal"/>
      <w:lvlText w:val="%6."/>
      <w:lvlJc w:val="left"/>
      <w:pPr>
        <w:ind w:left="1440" w:hanging="360"/>
      </w:pPr>
    </w:lvl>
    <w:lvl w:ilvl="6" w:tplc="5AF4A9E4">
      <w:start w:val="1"/>
      <w:numFmt w:val="decimal"/>
      <w:lvlText w:val="%7."/>
      <w:lvlJc w:val="left"/>
      <w:pPr>
        <w:ind w:left="1440" w:hanging="360"/>
      </w:pPr>
    </w:lvl>
    <w:lvl w:ilvl="7" w:tplc="3ACAB3A4">
      <w:start w:val="1"/>
      <w:numFmt w:val="decimal"/>
      <w:lvlText w:val="%8."/>
      <w:lvlJc w:val="left"/>
      <w:pPr>
        <w:ind w:left="1440" w:hanging="360"/>
      </w:pPr>
    </w:lvl>
    <w:lvl w:ilvl="8" w:tplc="527236B2">
      <w:start w:val="1"/>
      <w:numFmt w:val="decimal"/>
      <w:lvlText w:val="%9."/>
      <w:lvlJc w:val="left"/>
      <w:pPr>
        <w:ind w:left="1440" w:hanging="360"/>
      </w:pPr>
    </w:lvl>
  </w:abstractNum>
  <w:abstractNum w:abstractNumId="10" w15:restartNumberingAfterBreak="0">
    <w:nsid w:val="1E9D2146"/>
    <w:multiLevelType w:val="hybridMultilevel"/>
    <w:tmpl w:val="7DDCBFB2"/>
    <w:lvl w:ilvl="0" w:tplc="821AC69C">
      <w:start w:val="1"/>
      <w:numFmt w:val="bullet"/>
      <w:lvlText w:val=""/>
      <w:lvlJc w:val="left"/>
      <w:pPr>
        <w:ind w:left="1080" w:hanging="360"/>
      </w:pPr>
      <w:rPr>
        <w:rFonts w:ascii="Symbol" w:hAnsi="Symbol"/>
      </w:rPr>
    </w:lvl>
    <w:lvl w:ilvl="1" w:tplc="FE2C9C74">
      <w:start w:val="1"/>
      <w:numFmt w:val="bullet"/>
      <w:lvlText w:val=""/>
      <w:lvlJc w:val="left"/>
      <w:pPr>
        <w:ind w:left="1080" w:hanging="360"/>
      </w:pPr>
      <w:rPr>
        <w:rFonts w:ascii="Symbol" w:hAnsi="Symbol"/>
      </w:rPr>
    </w:lvl>
    <w:lvl w:ilvl="2" w:tplc="B1DCD32A">
      <w:start w:val="1"/>
      <w:numFmt w:val="bullet"/>
      <w:lvlText w:val=""/>
      <w:lvlJc w:val="left"/>
      <w:pPr>
        <w:ind w:left="1080" w:hanging="360"/>
      </w:pPr>
      <w:rPr>
        <w:rFonts w:ascii="Symbol" w:hAnsi="Symbol"/>
      </w:rPr>
    </w:lvl>
    <w:lvl w:ilvl="3" w:tplc="70747CEE">
      <w:start w:val="1"/>
      <w:numFmt w:val="bullet"/>
      <w:lvlText w:val=""/>
      <w:lvlJc w:val="left"/>
      <w:pPr>
        <w:ind w:left="1080" w:hanging="360"/>
      </w:pPr>
      <w:rPr>
        <w:rFonts w:ascii="Symbol" w:hAnsi="Symbol"/>
      </w:rPr>
    </w:lvl>
    <w:lvl w:ilvl="4" w:tplc="5B3EE6BC">
      <w:start w:val="1"/>
      <w:numFmt w:val="bullet"/>
      <w:lvlText w:val=""/>
      <w:lvlJc w:val="left"/>
      <w:pPr>
        <w:ind w:left="1080" w:hanging="360"/>
      </w:pPr>
      <w:rPr>
        <w:rFonts w:ascii="Symbol" w:hAnsi="Symbol"/>
      </w:rPr>
    </w:lvl>
    <w:lvl w:ilvl="5" w:tplc="74EE3718">
      <w:start w:val="1"/>
      <w:numFmt w:val="bullet"/>
      <w:lvlText w:val=""/>
      <w:lvlJc w:val="left"/>
      <w:pPr>
        <w:ind w:left="1080" w:hanging="360"/>
      </w:pPr>
      <w:rPr>
        <w:rFonts w:ascii="Symbol" w:hAnsi="Symbol"/>
      </w:rPr>
    </w:lvl>
    <w:lvl w:ilvl="6" w:tplc="FEE4018E">
      <w:start w:val="1"/>
      <w:numFmt w:val="bullet"/>
      <w:lvlText w:val=""/>
      <w:lvlJc w:val="left"/>
      <w:pPr>
        <w:ind w:left="1080" w:hanging="360"/>
      </w:pPr>
      <w:rPr>
        <w:rFonts w:ascii="Symbol" w:hAnsi="Symbol"/>
      </w:rPr>
    </w:lvl>
    <w:lvl w:ilvl="7" w:tplc="DBAE3BAA">
      <w:start w:val="1"/>
      <w:numFmt w:val="bullet"/>
      <w:lvlText w:val=""/>
      <w:lvlJc w:val="left"/>
      <w:pPr>
        <w:ind w:left="1080" w:hanging="360"/>
      </w:pPr>
      <w:rPr>
        <w:rFonts w:ascii="Symbol" w:hAnsi="Symbol"/>
      </w:rPr>
    </w:lvl>
    <w:lvl w:ilvl="8" w:tplc="65EEDA90">
      <w:start w:val="1"/>
      <w:numFmt w:val="bullet"/>
      <w:lvlText w:val=""/>
      <w:lvlJc w:val="left"/>
      <w:pPr>
        <w:ind w:left="1080" w:hanging="360"/>
      </w:pPr>
      <w:rPr>
        <w:rFonts w:ascii="Symbol" w:hAnsi="Symbol"/>
      </w:rPr>
    </w:lvl>
  </w:abstractNum>
  <w:abstractNum w:abstractNumId="11" w15:restartNumberingAfterBreak="0">
    <w:nsid w:val="21852A2F"/>
    <w:multiLevelType w:val="hybridMultilevel"/>
    <w:tmpl w:val="2AB4A56C"/>
    <w:lvl w:ilvl="0" w:tplc="B5E81CF8">
      <w:start w:val="1"/>
      <w:numFmt w:val="bullet"/>
      <w:lvlText w:val=""/>
      <w:lvlJc w:val="left"/>
      <w:pPr>
        <w:ind w:left="1080" w:hanging="360"/>
      </w:pPr>
      <w:rPr>
        <w:rFonts w:ascii="Symbol" w:hAnsi="Symbol"/>
      </w:rPr>
    </w:lvl>
    <w:lvl w:ilvl="1" w:tplc="AE1839F6">
      <w:start w:val="1"/>
      <w:numFmt w:val="bullet"/>
      <w:lvlText w:val=""/>
      <w:lvlJc w:val="left"/>
      <w:pPr>
        <w:ind w:left="1080" w:hanging="360"/>
      </w:pPr>
      <w:rPr>
        <w:rFonts w:ascii="Symbol" w:hAnsi="Symbol"/>
      </w:rPr>
    </w:lvl>
    <w:lvl w:ilvl="2" w:tplc="246EDEEA">
      <w:start w:val="1"/>
      <w:numFmt w:val="bullet"/>
      <w:lvlText w:val=""/>
      <w:lvlJc w:val="left"/>
      <w:pPr>
        <w:ind w:left="1080" w:hanging="360"/>
      </w:pPr>
      <w:rPr>
        <w:rFonts w:ascii="Symbol" w:hAnsi="Symbol"/>
      </w:rPr>
    </w:lvl>
    <w:lvl w:ilvl="3" w:tplc="38E61A20">
      <w:start w:val="1"/>
      <w:numFmt w:val="bullet"/>
      <w:lvlText w:val=""/>
      <w:lvlJc w:val="left"/>
      <w:pPr>
        <w:ind w:left="1080" w:hanging="360"/>
      </w:pPr>
      <w:rPr>
        <w:rFonts w:ascii="Symbol" w:hAnsi="Symbol"/>
      </w:rPr>
    </w:lvl>
    <w:lvl w:ilvl="4" w:tplc="A5589B42">
      <w:start w:val="1"/>
      <w:numFmt w:val="bullet"/>
      <w:lvlText w:val=""/>
      <w:lvlJc w:val="left"/>
      <w:pPr>
        <w:ind w:left="1080" w:hanging="360"/>
      </w:pPr>
      <w:rPr>
        <w:rFonts w:ascii="Symbol" w:hAnsi="Symbol"/>
      </w:rPr>
    </w:lvl>
    <w:lvl w:ilvl="5" w:tplc="D5104586">
      <w:start w:val="1"/>
      <w:numFmt w:val="bullet"/>
      <w:lvlText w:val=""/>
      <w:lvlJc w:val="left"/>
      <w:pPr>
        <w:ind w:left="1080" w:hanging="360"/>
      </w:pPr>
      <w:rPr>
        <w:rFonts w:ascii="Symbol" w:hAnsi="Symbol"/>
      </w:rPr>
    </w:lvl>
    <w:lvl w:ilvl="6" w:tplc="B3C89452">
      <w:start w:val="1"/>
      <w:numFmt w:val="bullet"/>
      <w:lvlText w:val=""/>
      <w:lvlJc w:val="left"/>
      <w:pPr>
        <w:ind w:left="1080" w:hanging="360"/>
      </w:pPr>
      <w:rPr>
        <w:rFonts w:ascii="Symbol" w:hAnsi="Symbol"/>
      </w:rPr>
    </w:lvl>
    <w:lvl w:ilvl="7" w:tplc="B6E87E46">
      <w:start w:val="1"/>
      <w:numFmt w:val="bullet"/>
      <w:lvlText w:val=""/>
      <w:lvlJc w:val="left"/>
      <w:pPr>
        <w:ind w:left="1080" w:hanging="360"/>
      </w:pPr>
      <w:rPr>
        <w:rFonts w:ascii="Symbol" w:hAnsi="Symbol"/>
      </w:rPr>
    </w:lvl>
    <w:lvl w:ilvl="8" w:tplc="A70013AA">
      <w:start w:val="1"/>
      <w:numFmt w:val="bullet"/>
      <w:lvlText w:val=""/>
      <w:lvlJc w:val="left"/>
      <w:pPr>
        <w:ind w:left="1080" w:hanging="360"/>
      </w:pPr>
      <w:rPr>
        <w:rFonts w:ascii="Symbol" w:hAnsi="Symbol"/>
      </w:rPr>
    </w:lvl>
  </w:abstractNum>
  <w:abstractNum w:abstractNumId="12" w15:restartNumberingAfterBreak="0">
    <w:nsid w:val="23325CD7"/>
    <w:multiLevelType w:val="hybridMultilevel"/>
    <w:tmpl w:val="F634EEBE"/>
    <w:lvl w:ilvl="0" w:tplc="ABC085F4">
      <w:start w:val="1"/>
      <w:numFmt w:val="bullet"/>
      <w:lvlText w:val=""/>
      <w:lvlJc w:val="left"/>
      <w:pPr>
        <w:ind w:left="720" w:hanging="360"/>
      </w:pPr>
      <w:rPr>
        <w:rFonts w:ascii="Symbol" w:hAnsi="Symbol"/>
      </w:rPr>
    </w:lvl>
    <w:lvl w:ilvl="1" w:tplc="59243ABC">
      <w:start w:val="1"/>
      <w:numFmt w:val="bullet"/>
      <w:lvlText w:val=""/>
      <w:lvlJc w:val="left"/>
      <w:pPr>
        <w:ind w:left="720" w:hanging="360"/>
      </w:pPr>
      <w:rPr>
        <w:rFonts w:ascii="Symbol" w:hAnsi="Symbol"/>
      </w:rPr>
    </w:lvl>
    <w:lvl w:ilvl="2" w:tplc="AE3A87B2">
      <w:start w:val="1"/>
      <w:numFmt w:val="bullet"/>
      <w:lvlText w:val=""/>
      <w:lvlJc w:val="left"/>
      <w:pPr>
        <w:ind w:left="720" w:hanging="360"/>
      </w:pPr>
      <w:rPr>
        <w:rFonts w:ascii="Symbol" w:hAnsi="Symbol"/>
      </w:rPr>
    </w:lvl>
    <w:lvl w:ilvl="3" w:tplc="4F84D4EE">
      <w:start w:val="1"/>
      <w:numFmt w:val="bullet"/>
      <w:lvlText w:val=""/>
      <w:lvlJc w:val="left"/>
      <w:pPr>
        <w:ind w:left="720" w:hanging="360"/>
      </w:pPr>
      <w:rPr>
        <w:rFonts w:ascii="Symbol" w:hAnsi="Symbol"/>
      </w:rPr>
    </w:lvl>
    <w:lvl w:ilvl="4" w:tplc="6CEAAB62">
      <w:start w:val="1"/>
      <w:numFmt w:val="bullet"/>
      <w:lvlText w:val=""/>
      <w:lvlJc w:val="left"/>
      <w:pPr>
        <w:ind w:left="720" w:hanging="360"/>
      </w:pPr>
      <w:rPr>
        <w:rFonts w:ascii="Symbol" w:hAnsi="Symbol"/>
      </w:rPr>
    </w:lvl>
    <w:lvl w:ilvl="5" w:tplc="67525568">
      <w:start w:val="1"/>
      <w:numFmt w:val="bullet"/>
      <w:lvlText w:val=""/>
      <w:lvlJc w:val="left"/>
      <w:pPr>
        <w:ind w:left="720" w:hanging="360"/>
      </w:pPr>
      <w:rPr>
        <w:rFonts w:ascii="Symbol" w:hAnsi="Symbol"/>
      </w:rPr>
    </w:lvl>
    <w:lvl w:ilvl="6" w:tplc="017C60E2">
      <w:start w:val="1"/>
      <w:numFmt w:val="bullet"/>
      <w:lvlText w:val=""/>
      <w:lvlJc w:val="left"/>
      <w:pPr>
        <w:ind w:left="720" w:hanging="360"/>
      </w:pPr>
      <w:rPr>
        <w:rFonts w:ascii="Symbol" w:hAnsi="Symbol"/>
      </w:rPr>
    </w:lvl>
    <w:lvl w:ilvl="7" w:tplc="138669CE">
      <w:start w:val="1"/>
      <w:numFmt w:val="bullet"/>
      <w:lvlText w:val=""/>
      <w:lvlJc w:val="left"/>
      <w:pPr>
        <w:ind w:left="720" w:hanging="360"/>
      </w:pPr>
      <w:rPr>
        <w:rFonts w:ascii="Symbol" w:hAnsi="Symbol"/>
      </w:rPr>
    </w:lvl>
    <w:lvl w:ilvl="8" w:tplc="60DAF608">
      <w:start w:val="1"/>
      <w:numFmt w:val="bullet"/>
      <w:lvlText w:val=""/>
      <w:lvlJc w:val="left"/>
      <w:pPr>
        <w:ind w:left="720" w:hanging="360"/>
      </w:pPr>
      <w:rPr>
        <w:rFonts w:ascii="Symbol" w:hAnsi="Symbol"/>
      </w:rPr>
    </w:lvl>
  </w:abstractNum>
  <w:abstractNum w:abstractNumId="13" w15:restartNumberingAfterBreak="0">
    <w:nsid w:val="25AB5589"/>
    <w:multiLevelType w:val="hybridMultilevel"/>
    <w:tmpl w:val="4D9A7AA2"/>
    <w:lvl w:ilvl="0" w:tplc="17C8B17A">
      <w:start w:val="1"/>
      <w:numFmt w:val="bullet"/>
      <w:lvlText w:val=""/>
      <w:lvlJc w:val="left"/>
      <w:pPr>
        <w:ind w:left="720" w:hanging="360"/>
      </w:pPr>
      <w:rPr>
        <w:rFonts w:ascii="Symbol" w:hAnsi="Symbol"/>
      </w:rPr>
    </w:lvl>
    <w:lvl w:ilvl="1" w:tplc="47642C86">
      <w:start w:val="1"/>
      <w:numFmt w:val="bullet"/>
      <w:lvlText w:val=""/>
      <w:lvlJc w:val="left"/>
      <w:pPr>
        <w:ind w:left="720" w:hanging="360"/>
      </w:pPr>
      <w:rPr>
        <w:rFonts w:ascii="Symbol" w:hAnsi="Symbol"/>
      </w:rPr>
    </w:lvl>
    <w:lvl w:ilvl="2" w:tplc="86D078F6">
      <w:start w:val="1"/>
      <w:numFmt w:val="bullet"/>
      <w:lvlText w:val=""/>
      <w:lvlJc w:val="left"/>
      <w:pPr>
        <w:ind w:left="720" w:hanging="360"/>
      </w:pPr>
      <w:rPr>
        <w:rFonts w:ascii="Symbol" w:hAnsi="Symbol"/>
      </w:rPr>
    </w:lvl>
    <w:lvl w:ilvl="3" w:tplc="00BCAD90">
      <w:start w:val="1"/>
      <w:numFmt w:val="bullet"/>
      <w:lvlText w:val=""/>
      <w:lvlJc w:val="left"/>
      <w:pPr>
        <w:ind w:left="720" w:hanging="360"/>
      </w:pPr>
      <w:rPr>
        <w:rFonts w:ascii="Symbol" w:hAnsi="Symbol"/>
      </w:rPr>
    </w:lvl>
    <w:lvl w:ilvl="4" w:tplc="05EC928C">
      <w:start w:val="1"/>
      <w:numFmt w:val="bullet"/>
      <w:lvlText w:val=""/>
      <w:lvlJc w:val="left"/>
      <w:pPr>
        <w:ind w:left="720" w:hanging="360"/>
      </w:pPr>
      <w:rPr>
        <w:rFonts w:ascii="Symbol" w:hAnsi="Symbol"/>
      </w:rPr>
    </w:lvl>
    <w:lvl w:ilvl="5" w:tplc="964ED83A">
      <w:start w:val="1"/>
      <w:numFmt w:val="bullet"/>
      <w:lvlText w:val=""/>
      <w:lvlJc w:val="left"/>
      <w:pPr>
        <w:ind w:left="720" w:hanging="360"/>
      </w:pPr>
      <w:rPr>
        <w:rFonts w:ascii="Symbol" w:hAnsi="Symbol"/>
      </w:rPr>
    </w:lvl>
    <w:lvl w:ilvl="6" w:tplc="B64CF52E">
      <w:start w:val="1"/>
      <w:numFmt w:val="bullet"/>
      <w:lvlText w:val=""/>
      <w:lvlJc w:val="left"/>
      <w:pPr>
        <w:ind w:left="720" w:hanging="360"/>
      </w:pPr>
      <w:rPr>
        <w:rFonts w:ascii="Symbol" w:hAnsi="Symbol"/>
      </w:rPr>
    </w:lvl>
    <w:lvl w:ilvl="7" w:tplc="7660D29A">
      <w:start w:val="1"/>
      <w:numFmt w:val="bullet"/>
      <w:lvlText w:val=""/>
      <w:lvlJc w:val="left"/>
      <w:pPr>
        <w:ind w:left="720" w:hanging="360"/>
      </w:pPr>
      <w:rPr>
        <w:rFonts w:ascii="Symbol" w:hAnsi="Symbol"/>
      </w:rPr>
    </w:lvl>
    <w:lvl w:ilvl="8" w:tplc="EF401A2E">
      <w:start w:val="1"/>
      <w:numFmt w:val="bullet"/>
      <w:lvlText w:val=""/>
      <w:lvlJc w:val="left"/>
      <w:pPr>
        <w:ind w:left="720" w:hanging="360"/>
      </w:pPr>
      <w:rPr>
        <w:rFonts w:ascii="Symbol" w:hAnsi="Symbol"/>
      </w:rPr>
    </w:lvl>
  </w:abstractNum>
  <w:abstractNum w:abstractNumId="14" w15:restartNumberingAfterBreak="0">
    <w:nsid w:val="263B5C97"/>
    <w:multiLevelType w:val="hybridMultilevel"/>
    <w:tmpl w:val="A8CE6F60"/>
    <w:lvl w:ilvl="0" w:tplc="17C2D762">
      <w:start w:val="1"/>
      <w:numFmt w:val="decimal"/>
      <w:lvlText w:val="(%1)"/>
      <w:lvlJc w:val="left"/>
      <w:pPr>
        <w:ind w:left="1440" w:hanging="360"/>
      </w:pPr>
    </w:lvl>
    <w:lvl w:ilvl="1" w:tplc="67DCD00C">
      <w:start w:val="1"/>
      <w:numFmt w:val="decimal"/>
      <w:lvlText w:val="(%2)"/>
      <w:lvlJc w:val="left"/>
      <w:pPr>
        <w:ind w:left="1440" w:hanging="360"/>
      </w:pPr>
    </w:lvl>
    <w:lvl w:ilvl="2" w:tplc="025865F4">
      <w:start w:val="1"/>
      <w:numFmt w:val="decimal"/>
      <w:lvlText w:val="(%3)"/>
      <w:lvlJc w:val="left"/>
      <w:pPr>
        <w:ind w:left="1440" w:hanging="360"/>
      </w:pPr>
    </w:lvl>
    <w:lvl w:ilvl="3" w:tplc="AC6E863E">
      <w:start w:val="1"/>
      <w:numFmt w:val="decimal"/>
      <w:lvlText w:val="(%4)"/>
      <w:lvlJc w:val="left"/>
      <w:pPr>
        <w:ind w:left="1440" w:hanging="360"/>
      </w:pPr>
    </w:lvl>
    <w:lvl w:ilvl="4" w:tplc="767CCF7C">
      <w:start w:val="1"/>
      <w:numFmt w:val="decimal"/>
      <w:lvlText w:val="(%5)"/>
      <w:lvlJc w:val="left"/>
      <w:pPr>
        <w:ind w:left="1440" w:hanging="360"/>
      </w:pPr>
    </w:lvl>
    <w:lvl w:ilvl="5" w:tplc="7E4CAE0A">
      <w:start w:val="1"/>
      <w:numFmt w:val="decimal"/>
      <w:lvlText w:val="(%6)"/>
      <w:lvlJc w:val="left"/>
      <w:pPr>
        <w:ind w:left="1440" w:hanging="360"/>
      </w:pPr>
    </w:lvl>
    <w:lvl w:ilvl="6" w:tplc="23528628">
      <w:start w:val="1"/>
      <w:numFmt w:val="decimal"/>
      <w:lvlText w:val="(%7)"/>
      <w:lvlJc w:val="left"/>
      <w:pPr>
        <w:ind w:left="1440" w:hanging="360"/>
      </w:pPr>
    </w:lvl>
    <w:lvl w:ilvl="7" w:tplc="558C77F0">
      <w:start w:val="1"/>
      <w:numFmt w:val="decimal"/>
      <w:lvlText w:val="(%8)"/>
      <w:lvlJc w:val="left"/>
      <w:pPr>
        <w:ind w:left="1440" w:hanging="360"/>
      </w:pPr>
    </w:lvl>
    <w:lvl w:ilvl="8" w:tplc="90D8470C">
      <w:start w:val="1"/>
      <w:numFmt w:val="decimal"/>
      <w:lvlText w:val="(%9)"/>
      <w:lvlJc w:val="left"/>
      <w:pPr>
        <w:ind w:left="1440" w:hanging="360"/>
      </w:pPr>
    </w:lvl>
  </w:abstractNum>
  <w:abstractNum w:abstractNumId="15" w15:restartNumberingAfterBreak="0">
    <w:nsid w:val="278A0DB5"/>
    <w:multiLevelType w:val="hybridMultilevel"/>
    <w:tmpl w:val="201C16BA"/>
    <w:lvl w:ilvl="0" w:tplc="6180EFE6">
      <w:start w:val="1"/>
      <w:numFmt w:val="bullet"/>
      <w:lvlText w:val=""/>
      <w:lvlJc w:val="left"/>
      <w:pPr>
        <w:ind w:left="1080" w:hanging="360"/>
      </w:pPr>
      <w:rPr>
        <w:rFonts w:ascii="Symbol" w:hAnsi="Symbol"/>
      </w:rPr>
    </w:lvl>
    <w:lvl w:ilvl="1" w:tplc="E912F45A">
      <w:start w:val="1"/>
      <w:numFmt w:val="bullet"/>
      <w:lvlText w:val=""/>
      <w:lvlJc w:val="left"/>
      <w:pPr>
        <w:ind w:left="1080" w:hanging="360"/>
      </w:pPr>
      <w:rPr>
        <w:rFonts w:ascii="Symbol" w:hAnsi="Symbol"/>
      </w:rPr>
    </w:lvl>
    <w:lvl w:ilvl="2" w:tplc="A38C9FAA">
      <w:start w:val="1"/>
      <w:numFmt w:val="bullet"/>
      <w:lvlText w:val=""/>
      <w:lvlJc w:val="left"/>
      <w:pPr>
        <w:ind w:left="1080" w:hanging="360"/>
      </w:pPr>
      <w:rPr>
        <w:rFonts w:ascii="Symbol" w:hAnsi="Symbol"/>
      </w:rPr>
    </w:lvl>
    <w:lvl w:ilvl="3" w:tplc="CD8894F4">
      <w:start w:val="1"/>
      <w:numFmt w:val="bullet"/>
      <w:lvlText w:val=""/>
      <w:lvlJc w:val="left"/>
      <w:pPr>
        <w:ind w:left="1080" w:hanging="360"/>
      </w:pPr>
      <w:rPr>
        <w:rFonts w:ascii="Symbol" w:hAnsi="Symbol"/>
      </w:rPr>
    </w:lvl>
    <w:lvl w:ilvl="4" w:tplc="CC767AA0">
      <w:start w:val="1"/>
      <w:numFmt w:val="bullet"/>
      <w:lvlText w:val=""/>
      <w:lvlJc w:val="left"/>
      <w:pPr>
        <w:ind w:left="1080" w:hanging="360"/>
      </w:pPr>
      <w:rPr>
        <w:rFonts w:ascii="Symbol" w:hAnsi="Symbol"/>
      </w:rPr>
    </w:lvl>
    <w:lvl w:ilvl="5" w:tplc="B64630E2">
      <w:start w:val="1"/>
      <w:numFmt w:val="bullet"/>
      <w:lvlText w:val=""/>
      <w:lvlJc w:val="left"/>
      <w:pPr>
        <w:ind w:left="1080" w:hanging="360"/>
      </w:pPr>
      <w:rPr>
        <w:rFonts w:ascii="Symbol" w:hAnsi="Symbol"/>
      </w:rPr>
    </w:lvl>
    <w:lvl w:ilvl="6" w:tplc="AB7C2056">
      <w:start w:val="1"/>
      <w:numFmt w:val="bullet"/>
      <w:lvlText w:val=""/>
      <w:lvlJc w:val="left"/>
      <w:pPr>
        <w:ind w:left="1080" w:hanging="360"/>
      </w:pPr>
      <w:rPr>
        <w:rFonts w:ascii="Symbol" w:hAnsi="Symbol"/>
      </w:rPr>
    </w:lvl>
    <w:lvl w:ilvl="7" w:tplc="DCF68A2C">
      <w:start w:val="1"/>
      <w:numFmt w:val="bullet"/>
      <w:lvlText w:val=""/>
      <w:lvlJc w:val="left"/>
      <w:pPr>
        <w:ind w:left="1080" w:hanging="360"/>
      </w:pPr>
      <w:rPr>
        <w:rFonts w:ascii="Symbol" w:hAnsi="Symbol"/>
      </w:rPr>
    </w:lvl>
    <w:lvl w:ilvl="8" w:tplc="2DD6F94E">
      <w:start w:val="1"/>
      <w:numFmt w:val="bullet"/>
      <w:lvlText w:val=""/>
      <w:lvlJc w:val="left"/>
      <w:pPr>
        <w:ind w:left="1080" w:hanging="360"/>
      </w:pPr>
      <w:rPr>
        <w:rFonts w:ascii="Symbol" w:hAnsi="Symbol"/>
      </w:rPr>
    </w:lvl>
  </w:abstractNum>
  <w:abstractNum w:abstractNumId="16" w15:restartNumberingAfterBreak="0">
    <w:nsid w:val="27A22AD9"/>
    <w:multiLevelType w:val="hybridMultilevel"/>
    <w:tmpl w:val="20EC5D0A"/>
    <w:lvl w:ilvl="0" w:tplc="CEBA44F8">
      <w:start w:val="1"/>
      <w:numFmt w:val="decimal"/>
      <w:lvlText w:val="%1."/>
      <w:lvlJc w:val="left"/>
      <w:pPr>
        <w:ind w:left="1440" w:hanging="360"/>
      </w:pPr>
    </w:lvl>
    <w:lvl w:ilvl="1" w:tplc="61E87004">
      <w:start w:val="1"/>
      <w:numFmt w:val="decimal"/>
      <w:lvlText w:val="%2."/>
      <w:lvlJc w:val="left"/>
      <w:pPr>
        <w:ind w:left="1440" w:hanging="360"/>
      </w:pPr>
    </w:lvl>
    <w:lvl w:ilvl="2" w:tplc="A506491C">
      <w:start w:val="1"/>
      <w:numFmt w:val="decimal"/>
      <w:lvlText w:val="%3."/>
      <w:lvlJc w:val="left"/>
      <w:pPr>
        <w:ind w:left="1440" w:hanging="360"/>
      </w:pPr>
    </w:lvl>
    <w:lvl w:ilvl="3" w:tplc="283877F4">
      <w:start w:val="1"/>
      <w:numFmt w:val="decimal"/>
      <w:lvlText w:val="%4."/>
      <w:lvlJc w:val="left"/>
      <w:pPr>
        <w:ind w:left="1440" w:hanging="360"/>
      </w:pPr>
    </w:lvl>
    <w:lvl w:ilvl="4" w:tplc="5C3CDDEA">
      <w:start w:val="1"/>
      <w:numFmt w:val="decimal"/>
      <w:lvlText w:val="%5."/>
      <w:lvlJc w:val="left"/>
      <w:pPr>
        <w:ind w:left="1440" w:hanging="360"/>
      </w:pPr>
    </w:lvl>
    <w:lvl w:ilvl="5" w:tplc="D44E40F6">
      <w:start w:val="1"/>
      <w:numFmt w:val="decimal"/>
      <w:lvlText w:val="%6."/>
      <w:lvlJc w:val="left"/>
      <w:pPr>
        <w:ind w:left="1440" w:hanging="360"/>
      </w:pPr>
    </w:lvl>
    <w:lvl w:ilvl="6" w:tplc="A63CC352">
      <w:start w:val="1"/>
      <w:numFmt w:val="decimal"/>
      <w:lvlText w:val="%7."/>
      <w:lvlJc w:val="left"/>
      <w:pPr>
        <w:ind w:left="1440" w:hanging="360"/>
      </w:pPr>
    </w:lvl>
    <w:lvl w:ilvl="7" w:tplc="A91AF5D0">
      <w:start w:val="1"/>
      <w:numFmt w:val="decimal"/>
      <w:lvlText w:val="%8."/>
      <w:lvlJc w:val="left"/>
      <w:pPr>
        <w:ind w:left="1440" w:hanging="360"/>
      </w:pPr>
    </w:lvl>
    <w:lvl w:ilvl="8" w:tplc="BECE8288">
      <w:start w:val="1"/>
      <w:numFmt w:val="decimal"/>
      <w:lvlText w:val="%9."/>
      <w:lvlJc w:val="left"/>
      <w:pPr>
        <w:ind w:left="1440" w:hanging="360"/>
      </w:pPr>
    </w:lvl>
  </w:abstractNum>
  <w:abstractNum w:abstractNumId="17" w15:restartNumberingAfterBreak="0">
    <w:nsid w:val="2DDC048C"/>
    <w:multiLevelType w:val="hybridMultilevel"/>
    <w:tmpl w:val="F232FB94"/>
    <w:lvl w:ilvl="0" w:tplc="FB42D71A">
      <w:start w:val="1"/>
      <w:numFmt w:val="decimal"/>
      <w:lvlText w:val="%1."/>
      <w:lvlJc w:val="left"/>
      <w:pPr>
        <w:ind w:left="1440" w:hanging="360"/>
      </w:pPr>
    </w:lvl>
    <w:lvl w:ilvl="1" w:tplc="B6905116">
      <w:start w:val="1"/>
      <w:numFmt w:val="decimal"/>
      <w:lvlText w:val="%2."/>
      <w:lvlJc w:val="left"/>
      <w:pPr>
        <w:ind w:left="1440" w:hanging="360"/>
      </w:pPr>
    </w:lvl>
    <w:lvl w:ilvl="2" w:tplc="436CD5B0">
      <w:start w:val="1"/>
      <w:numFmt w:val="decimal"/>
      <w:lvlText w:val="%3."/>
      <w:lvlJc w:val="left"/>
      <w:pPr>
        <w:ind w:left="1440" w:hanging="360"/>
      </w:pPr>
    </w:lvl>
    <w:lvl w:ilvl="3" w:tplc="7F22BA10">
      <w:start w:val="1"/>
      <w:numFmt w:val="decimal"/>
      <w:lvlText w:val="%4."/>
      <w:lvlJc w:val="left"/>
      <w:pPr>
        <w:ind w:left="1440" w:hanging="360"/>
      </w:pPr>
    </w:lvl>
    <w:lvl w:ilvl="4" w:tplc="7BDA003C">
      <w:start w:val="1"/>
      <w:numFmt w:val="decimal"/>
      <w:lvlText w:val="%5."/>
      <w:lvlJc w:val="left"/>
      <w:pPr>
        <w:ind w:left="1440" w:hanging="360"/>
      </w:pPr>
    </w:lvl>
    <w:lvl w:ilvl="5" w:tplc="4282F5FC">
      <w:start w:val="1"/>
      <w:numFmt w:val="decimal"/>
      <w:lvlText w:val="%6."/>
      <w:lvlJc w:val="left"/>
      <w:pPr>
        <w:ind w:left="1440" w:hanging="360"/>
      </w:pPr>
    </w:lvl>
    <w:lvl w:ilvl="6" w:tplc="7CD8D0D2">
      <w:start w:val="1"/>
      <w:numFmt w:val="decimal"/>
      <w:lvlText w:val="%7."/>
      <w:lvlJc w:val="left"/>
      <w:pPr>
        <w:ind w:left="1440" w:hanging="360"/>
      </w:pPr>
    </w:lvl>
    <w:lvl w:ilvl="7" w:tplc="86947122">
      <w:start w:val="1"/>
      <w:numFmt w:val="decimal"/>
      <w:lvlText w:val="%8."/>
      <w:lvlJc w:val="left"/>
      <w:pPr>
        <w:ind w:left="1440" w:hanging="360"/>
      </w:pPr>
    </w:lvl>
    <w:lvl w:ilvl="8" w:tplc="A058D4CA">
      <w:start w:val="1"/>
      <w:numFmt w:val="decimal"/>
      <w:lvlText w:val="%9."/>
      <w:lvlJc w:val="left"/>
      <w:pPr>
        <w:ind w:left="1440" w:hanging="360"/>
      </w:pPr>
    </w:lvl>
  </w:abstractNum>
  <w:abstractNum w:abstractNumId="18" w15:restartNumberingAfterBreak="0">
    <w:nsid w:val="318454D0"/>
    <w:multiLevelType w:val="hybridMultilevel"/>
    <w:tmpl w:val="A26A4F16"/>
    <w:lvl w:ilvl="0" w:tplc="4E34BA3E">
      <w:start w:val="1"/>
      <w:numFmt w:val="decimal"/>
      <w:lvlText w:val="(%1)"/>
      <w:lvlJc w:val="left"/>
      <w:pPr>
        <w:ind w:left="1440" w:hanging="360"/>
      </w:pPr>
    </w:lvl>
    <w:lvl w:ilvl="1" w:tplc="6030A0AA">
      <w:start w:val="1"/>
      <w:numFmt w:val="bullet"/>
      <w:lvlText w:val=""/>
      <w:lvlJc w:val="left"/>
      <w:pPr>
        <w:ind w:left="1800" w:hanging="360"/>
      </w:pPr>
      <w:rPr>
        <w:rFonts w:ascii="Symbol" w:hAnsi="Symbol"/>
      </w:rPr>
    </w:lvl>
    <w:lvl w:ilvl="2" w:tplc="301872A8">
      <w:start w:val="1"/>
      <w:numFmt w:val="decimal"/>
      <w:lvlText w:val="(%3)"/>
      <w:lvlJc w:val="left"/>
      <w:pPr>
        <w:ind w:left="1440" w:hanging="360"/>
      </w:pPr>
    </w:lvl>
    <w:lvl w:ilvl="3" w:tplc="136EA6AE">
      <w:start w:val="1"/>
      <w:numFmt w:val="decimal"/>
      <w:lvlText w:val="(%4)"/>
      <w:lvlJc w:val="left"/>
      <w:pPr>
        <w:ind w:left="1440" w:hanging="360"/>
      </w:pPr>
    </w:lvl>
    <w:lvl w:ilvl="4" w:tplc="E7E8466C">
      <w:start w:val="1"/>
      <w:numFmt w:val="decimal"/>
      <w:lvlText w:val="(%5)"/>
      <w:lvlJc w:val="left"/>
      <w:pPr>
        <w:ind w:left="1440" w:hanging="360"/>
      </w:pPr>
    </w:lvl>
    <w:lvl w:ilvl="5" w:tplc="24D2011C">
      <w:start w:val="1"/>
      <w:numFmt w:val="decimal"/>
      <w:lvlText w:val="(%6)"/>
      <w:lvlJc w:val="left"/>
      <w:pPr>
        <w:ind w:left="1440" w:hanging="360"/>
      </w:pPr>
    </w:lvl>
    <w:lvl w:ilvl="6" w:tplc="F10E4C62">
      <w:start w:val="1"/>
      <w:numFmt w:val="decimal"/>
      <w:lvlText w:val="(%7)"/>
      <w:lvlJc w:val="left"/>
      <w:pPr>
        <w:ind w:left="1440" w:hanging="360"/>
      </w:pPr>
    </w:lvl>
    <w:lvl w:ilvl="7" w:tplc="C3C4BB2A">
      <w:start w:val="1"/>
      <w:numFmt w:val="decimal"/>
      <w:lvlText w:val="(%8)"/>
      <w:lvlJc w:val="left"/>
      <w:pPr>
        <w:ind w:left="1440" w:hanging="360"/>
      </w:pPr>
    </w:lvl>
    <w:lvl w:ilvl="8" w:tplc="E8FC9450">
      <w:start w:val="1"/>
      <w:numFmt w:val="decimal"/>
      <w:lvlText w:val="(%9)"/>
      <w:lvlJc w:val="left"/>
      <w:pPr>
        <w:ind w:left="1440" w:hanging="360"/>
      </w:pPr>
    </w:lvl>
  </w:abstractNum>
  <w:abstractNum w:abstractNumId="19" w15:restartNumberingAfterBreak="0">
    <w:nsid w:val="3315617C"/>
    <w:multiLevelType w:val="hybridMultilevel"/>
    <w:tmpl w:val="202E103A"/>
    <w:lvl w:ilvl="0" w:tplc="F8661108">
      <w:start w:val="1"/>
      <w:numFmt w:val="decimal"/>
      <w:lvlText w:val="%1)"/>
      <w:lvlJc w:val="left"/>
      <w:pPr>
        <w:ind w:left="1080" w:hanging="360"/>
      </w:pPr>
    </w:lvl>
    <w:lvl w:ilvl="1" w:tplc="DBEA23DE">
      <w:start w:val="1"/>
      <w:numFmt w:val="decimal"/>
      <w:lvlText w:val="%2)"/>
      <w:lvlJc w:val="left"/>
      <w:pPr>
        <w:ind w:left="1080" w:hanging="360"/>
      </w:pPr>
    </w:lvl>
    <w:lvl w:ilvl="2" w:tplc="64301D26">
      <w:start w:val="1"/>
      <w:numFmt w:val="decimal"/>
      <w:lvlText w:val="%3)"/>
      <w:lvlJc w:val="left"/>
      <w:pPr>
        <w:ind w:left="1080" w:hanging="360"/>
      </w:pPr>
    </w:lvl>
    <w:lvl w:ilvl="3" w:tplc="B546F05E">
      <w:start w:val="1"/>
      <w:numFmt w:val="decimal"/>
      <w:lvlText w:val="%4)"/>
      <w:lvlJc w:val="left"/>
      <w:pPr>
        <w:ind w:left="1080" w:hanging="360"/>
      </w:pPr>
    </w:lvl>
    <w:lvl w:ilvl="4" w:tplc="0D665C48">
      <w:start w:val="1"/>
      <w:numFmt w:val="decimal"/>
      <w:lvlText w:val="%5)"/>
      <w:lvlJc w:val="left"/>
      <w:pPr>
        <w:ind w:left="1080" w:hanging="360"/>
      </w:pPr>
    </w:lvl>
    <w:lvl w:ilvl="5" w:tplc="952E9718">
      <w:start w:val="1"/>
      <w:numFmt w:val="decimal"/>
      <w:lvlText w:val="%6)"/>
      <w:lvlJc w:val="left"/>
      <w:pPr>
        <w:ind w:left="1080" w:hanging="360"/>
      </w:pPr>
    </w:lvl>
    <w:lvl w:ilvl="6" w:tplc="F0769ACA">
      <w:start w:val="1"/>
      <w:numFmt w:val="decimal"/>
      <w:lvlText w:val="%7)"/>
      <w:lvlJc w:val="left"/>
      <w:pPr>
        <w:ind w:left="1080" w:hanging="360"/>
      </w:pPr>
    </w:lvl>
    <w:lvl w:ilvl="7" w:tplc="BC5479B6">
      <w:start w:val="1"/>
      <w:numFmt w:val="decimal"/>
      <w:lvlText w:val="%8)"/>
      <w:lvlJc w:val="left"/>
      <w:pPr>
        <w:ind w:left="1080" w:hanging="360"/>
      </w:pPr>
    </w:lvl>
    <w:lvl w:ilvl="8" w:tplc="CC0A205E">
      <w:start w:val="1"/>
      <w:numFmt w:val="decimal"/>
      <w:lvlText w:val="%9)"/>
      <w:lvlJc w:val="left"/>
      <w:pPr>
        <w:ind w:left="1080" w:hanging="360"/>
      </w:pPr>
    </w:lvl>
  </w:abstractNum>
  <w:abstractNum w:abstractNumId="20" w15:restartNumberingAfterBreak="0">
    <w:nsid w:val="39083153"/>
    <w:multiLevelType w:val="hybridMultilevel"/>
    <w:tmpl w:val="1204616E"/>
    <w:lvl w:ilvl="0" w:tplc="26B2DB92">
      <w:start w:val="1"/>
      <w:numFmt w:val="decimal"/>
      <w:lvlText w:val="(%1)"/>
      <w:lvlJc w:val="left"/>
      <w:pPr>
        <w:ind w:left="1440" w:hanging="360"/>
      </w:pPr>
    </w:lvl>
    <w:lvl w:ilvl="1" w:tplc="16528666">
      <w:start w:val="1"/>
      <w:numFmt w:val="decimal"/>
      <w:lvlText w:val="(%2)"/>
      <w:lvlJc w:val="left"/>
      <w:pPr>
        <w:ind w:left="1440" w:hanging="360"/>
      </w:pPr>
    </w:lvl>
    <w:lvl w:ilvl="2" w:tplc="8B7CB428">
      <w:start w:val="1"/>
      <w:numFmt w:val="decimal"/>
      <w:lvlText w:val="(%3)"/>
      <w:lvlJc w:val="left"/>
      <w:pPr>
        <w:ind w:left="1440" w:hanging="360"/>
      </w:pPr>
    </w:lvl>
    <w:lvl w:ilvl="3" w:tplc="19F2D5DA">
      <w:start w:val="1"/>
      <w:numFmt w:val="decimal"/>
      <w:lvlText w:val="(%4)"/>
      <w:lvlJc w:val="left"/>
      <w:pPr>
        <w:ind w:left="1440" w:hanging="360"/>
      </w:pPr>
    </w:lvl>
    <w:lvl w:ilvl="4" w:tplc="9FE0D024">
      <w:start w:val="1"/>
      <w:numFmt w:val="decimal"/>
      <w:lvlText w:val="(%5)"/>
      <w:lvlJc w:val="left"/>
      <w:pPr>
        <w:ind w:left="1440" w:hanging="360"/>
      </w:pPr>
    </w:lvl>
    <w:lvl w:ilvl="5" w:tplc="AD8A2EC8">
      <w:start w:val="1"/>
      <w:numFmt w:val="decimal"/>
      <w:lvlText w:val="(%6)"/>
      <w:lvlJc w:val="left"/>
      <w:pPr>
        <w:ind w:left="1440" w:hanging="360"/>
      </w:pPr>
    </w:lvl>
    <w:lvl w:ilvl="6" w:tplc="F610886A">
      <w:start w:val="1"/>
      <w:numFmt w:val="decimal"/>
      <w:lvlText w:val="(%7)"/>
      <w:lvlJc w:val="left"/>
      <w:pPr>
        <w:ind w:left="1440" w:hanging="360"/>
      </w:pPr>
    </w:lvl>
    <w:lvl w:ilvl="7" w:tplc="DCDC8424">
      <w:start w:val="1"/>
      <w:numFmt w:val="decimal"/>
      <w:lvlText w:val="(%8)"/>
      <w:lvlJc w:val="left"/>
      <w:pPr>
        <w:ind w:left="1440" w:hanging="360"/>
      </w:pPr>
    </w:lvl>
    <w:lvl w:ilvl="8" w:tplc="E9284E3C">
      <w:start w:val="1"/>
      <w:numFmt w:val="decimal"/>
      <w:lvlText w:val="(%9)"/>
      <w:lvlJc w:val="left"/>
      <w:pPr>
        <w:ind w:left="1440" w:hanging="360"/>
      </w:pPr>
    </w:lvl>
  </w:abstractNum>
  <w:abstractNum w:abstractNumId="21" w15:restartNumberingAfterBreak="0">
    <w:nsid w:val="3C943E4A"/>
    <w:multiLevelType w:val="hybridMultilevel"/>
    <w:tmpl w:val="981E51E2"/>
    <w:lvl w:ilvl="0" w:tplc="D8B2B076">
      <w:start w:val="1"/>
      <w:numFmt w:val="decimal"/>
      <w:lvlText w:val="%1."/>
      <w:lvlJc w:val="left"/>
      <w:pPr>
        <w:ind w:left="1440" w:hanging="360"/>
      </w:pPr>
    </w:lvl>
    <w:lvl w:ilvl="1" w:tplc="2C503EF0">
      <w:start w:val="1"/>
      <w:numFmt w:val="decimal"/>
      <w:lvlText w:val="%2."/>
      <w:lvlJc w:val="left"/>
      <w:pPr>
        <w:ind w:left="1440" w:hanging="360"/>
      </w:pPr>
    </w:lvl>
    <w:lvl w:ilvl="2" w:tplc="0A002506">
      <w:start w:val="1"/>
      <w:numFmt w:val="decimal"/>
      <w:lvlText w:val="%3."/>
      <w:lvlJc w:val="left"/>
      <w:pPr>
        <w:ind w:left="1440" w:hanging="360"/>
      </w:pPr>
    </w:lvl>
    <w:lvl w:ilvl="3" w:tplc="A518FD5C">
      <w:start w:val="1"/>
      <w:numFmt w:val="decimal"/>
      <w:lvlText w:val="%4."/>
      <w:lvlJc w:val="left"/>
      <w:pPr>
        <w:ind w:left="1440" w:hanging="360"/>
      </w:pPr>
    </w:lvl>
    <w:lvl w:ilvl="4" w:tplc="53847E7E">
      <w:start w:val="1"/>
      <w:numFmt w:val="decimal"/>
      <w:lvlText w:val="%5."/>
      <w:lvlJc w:val="left"/>
      <w:pPr>
        <w:ind w:left="1440" w:hanging="360"/>
      </w:pPr>
    </w:lvl>
    <w:lvl w:ilvl="5" w:tplc="1EBA0BC0">
      <w:start w:val="1"/>
      <w:numFmt w:val="decimal"/>
      <w:lvlText w:val="%6."/>
      <w:lvlJc w:val="left"/>
      <w:pPr>
        <w:ind w:left="1440" w:hanging="360"/>
      </w:pPr>
    </w:lvl>
    <w:lvl w:ilvl="6" w:tplc="2BE0860E">
      <w:start w:val="1"/>
      <w:numFmt w:val="decimal"/>
      <w:lvlText w:val="%7."/>
      <w:lvlJc w:val="left"/>
      <w:pPr>
        <w:ind w:left="1440" w:hanging="360"/>
      </w:pPr>
    </w:lvl>
    <w:lvl w:ilvl="7" w:tplc="42C25B7E">
      <w:start w:val="1"/>
      <w:numFmt w:val="decimal"/>
      <w:lvlText w:val="%8."/>
      <w:lvlJc w:val="left"/>
      <w:pPr>
        <w:ind w:left="1440" w:hanging="360"/>
      </w:pPr>
    </w:lvl>
    <w:lvl w:ilvl="8" w:tplc="488EFE5E">
      <w:start w:val="1"/>
      <w:numFmt w:val="decimal"/>
      <w:lvlText w:val="%9."/>
      <w:lvlJc w:val="left"/>
      <w:pPr>
        <w:ind w:left="1440" w:hanging="360"/>
      </w:pPr>
    </w:lvl>
  </w:abstractNum>
  <w:abstractNum w:abstractNumId="22" w15:restartNumberingAfterBreak="0">
    <w:nsid w:val="43A13AE6"/>
    <w:multiLevelType w:val="hybridMultilevel"/>
    <w:tmpl w:val="87568C6A"/>
    <w:lvl w:ilvl="0" w:tplc="608A16CE">
      <w:start w:val="1"/>
      <w:numFmt w:val="decimal"/>
      <w:lvlText w:val="(%1)"/>
      <w:lvlJc w:val="left"/>
      <w:pPr>
        <w:ind w:left="1440" w:hanging="360"/>
      </w:pPr>
    </w:lvl>
    <w:lvl w:ilvl="1" w:tplc="1CEABD6E">
      <w:start w:val="1"/>
      <w:numFmt w:val="decimal"/>
      <w:lvlText w:val="(%2)"/>
      <w:lvlJc w:val="left"/>
      <w:pPr>
        <w:ind w:left="1440" w:hanging="360"/>
      </w:pPr>
    </w:lvl>
    <w:lvl w:ilvl="2" w:tplc="D56ABA34">
      <w:start w:val="1"/>
      <w:numFmt w:val="decimal"/>
      <w:lvlText w:val="(%3)"/>
      <w:lvlJc w:val="left"/>
      <w:pPr>
        <w:ind w:left="1440" w:hanging="360"/>
      </w:pPr>
    </w:lvl>
    <w:lvl w:ilvl="3" w:tplc="D3F88D34">
      <w:start w:val="1"/>
      <w:numFmt w:val="decimal"/>
      <w:lvlText w:val="(%4)"/>
      <w:lvlJc w:val="left"/>
      <w:pPr>
        <w:ind w:left="1440" w:hanging="360"/>
      </w:pPr>
    </w:lvl>
    <w:lvl w:ilvl="4" w:tplc="73285804">
      <w:start w:val="1"/>
      <w:numFmt w:val="decimal"/>
      <w:lvlText w:val="(%5)"/>
      <w:lvlJc w:val="left"/>
      <w:pPr>
        <w:ind w:left="1440" w:hanging="360"/>
      </w:pPr>
    </w:lvl>
    <w:lvl w:ilvl="5" w:tplc="E84C5CF6">
      <w:start w:val="1"/>
      <w:numFmt w:val="decimal"/>
      <w:lvlText w:val="(%6)"/>
      <w:lvlJc w:val="left"/>
      <w:pPr>
        <w:ind w:left="1440" w:hanging="360"/>
      </w:pPr>
    </w:lvl>
    <w:lvl w:ilvl="6" w:tplc="C7E0638E">
      <w:start w:val="1"/>
      <w:numFmt w:val="decimal"/>
      <w:lvlText w:val="(%7)"/>
      <w:lvlJc w:val="left"/>
      <w:pPr>
        <w:ind w:left="1440" w:hanging="360"/>
      </w:pPr>
    </w:lvl>
    <w:lvl w:ilvl="7" w:tplc="AF5262A2">
      <w:start w:val="1"/>
      <w:numFmt w:val="decimal"/>
      <w:lvlText w:val="(%8)"/>
      <w:lvlJc w:val="left"/>
      <w:pPr>
        <w:ind w:left="1440" w:hanging="360"/>
      </w:pPr>
    </w:lvl>
    <w:lvl w:ilvl="8" w:tplc="3B545D04">
      <w:start w:val="1"/>
      <w:numFmt w:val="decimal"/>
      <w:lvlText w:val="(%9)"/>
      <w:lvlJc w:val="left"/>
      <w:pPr>
        <w:ind w:left="1440" w:hanging="360"/>
      </w:pPr>
    </w:lvl>
  </w:abstractNum>
  <w:abstractNum w:abstractNumId="23" w15:restartNumberingAfterBreak="0">
    <w:nsid w:val="450A5627"/>
    <w:multiLevelType w:val="hybridMultilevel"/>
    <w:tmpl w:val="D15C40A4"/>
    <w:lvl w:ilvl="0" w:tplc="3CA01CD8">
      <w:start w:val="1"/>
      <w:numFmt w:val="bullet"/>
      <w:lvlText w:val=""/>
      <w:lvlJc w:val="left"/>
      <w:pPr>
        <w:ind w:left="1080" w:hanging="360"/>
      </w:pPr>
      <w:rPr>
        <w:rFonts w:ascii="Symbol" w:hAnsi="Symbol"/>
      </w:rPr>
    </w:lvl>
    <w:lvl w:ilvl="1" w:tplc="1040B398">
      <w:start w:val="1"/>
      <w:numFmt w:val="bullet"/>
      <w:lvlText w:val=""/>
      <w:lvlJc w:val="left"/>
      <w:pPr>
        <w:ind w:left="1080" w:hanging="360"/>
      </w:pPr>
      <w:rPr>
        <w:rFonts w:ascii="Symbol" w:hAnsi="Symbol"/>
      </w:rPr>
    </w:lvl>
    <w:lvl w:ilvl="2" w:tplc="428EA232">
      <w:start w:val="1"/>
      <w:numFmt w:val="bullet"/>
      <w:lvlText w:val=""/>
      <w:lvlJc w:val="left"/>
      <w:pPr>
        <w:ind w:left="1080" w:hanging="360"/>
      </w:pPr>
      <w:rPr>
        <w:rFonts w:ascii="Symbol" w:hAnsi="Symbol"/>
      </w:rPr>
    </w:lvl>
    <w:lvl w:ilvl="3" w:tplc="EE60737E">
      <w:start w:val="1"/>
      <w:numFmt w:val="bullet"/>
      <w:lvlText w:val=""/>
      <w:lvlJc w:val="left"/>
      <w:pPr>
        <w:ind w:left="1080" w:hanging="360"/>
      </w:pPr>
      <w:rPr>
        <w:rFonts w:ascii="Symbol" w:hAnsi="Symbol"/>
      </w:rPr>
    </w:lvl>
    <w:lvl w:ilvl="4" w:tplc="1AE4EE56">
      <w:start w:val="1"/>
      <w:numFmt w:val="bullet"/>
      <w:lvlText w:val=""/>
      <w:lvlJc w:val="left"/>
      <w:pPr>
        <w:ind w:left="1080" w:hanging="360"/>
      </w:pPr>
      <w:rPr>
        <w:rFonts w:ascii="Symbol" w:hAnsi="Symbol"/>
      </w:rPr>
    </w:lvl>
    <w:lvl w:ilvl="5" w:tplc="E794D226">
      <w:start w:val="1"/>
      <w:numFmt w:val="bullet"/>
      <w:lvlText w:val=""/>
      <w:lvlJc w:val="left"/>
      <w:pPr>
        <w:ind w:left="1080" w:hanging="360"/>
      </w:pPr>
      <w:rPr>
        <w:rFonts w:ascii="Symbol" w:hAnsi="Symbol"/>
      </w:rPr>
    </w:lvl>
    <w:lvl w:ilvl="6" w:tplc="933CFE7E">
      <w:start w:val="1"/>
      <w:numFmt w:val="bullet"/>
      <w:lvlText w:val=""/>
      <w:lvlJc w:val="left"/>
      <w:pPr>
        <w:ind w:left="1080" w:hanging="360"/>
      </w:pPr>
      <w:rPr>
        <w:rFonts w:ascii="Symbol" w:hAnsi="Symbol"/>
      </w:rPr>
    </w:lvl>
    <w:lvl w:ilvl="7" w:tplc="F15E6D6E">
      <w:start w:val="1"/>
      <w:numFmt w:val="bullet"/>
      <w:lvlText w:val=""/>
      <w:lvlJc w:val="left"/>
      <w:pPr>
        <w:ind w:left="1080" w:hanging="360"/>
      </w:pPr>
      <w:rPr>
        <w:rFonts w:ascii="Symbol" w:hAnsi="Symbol"/>
      </w:rPr>
    </w:lvl>
    <w:lvl w:ilvl="8" w:tplc="95069CE0">
      <w:start w:val="1"/>
      <w:numFmt w:val="bullet"/>
      <w:lvlText w:val=""/>
      <w:lvlJc w:val="left"/>
      <w:pPr>
        <w:ind w:left="1080" w:hanging="360"/>
      </w:pPr>
      <w:rPr>
        <w:rFonts w:ascii="Symbol" w:hAnsi="Symbol"/>
      </w:rPr>
    </w:lvl>
  </w:abstractNum>
  <w:abstractNum w:abstractNumId="24" w15:restartNumberingAfterBreak="0">
    <w:nsid w:val="472A6BC9"/>
    <w:multiLevelType w:val="hybridMultilevel"/>
    <w:tmpl w:val="B6D8EA64"/>
    <w:lvl w:ilvl="0" w:tplc="A5A2AD9A">
      <w:start w:val="1"/>
      <w:numFmt w:val="bullet"/>
      <w:lvlText w:val=""/>
      <w:lvlJc w:val="left"/>
      <w:pPr>
        <w:ind w:left="720" w:hanging="360"/>
      </w:pPr>
      <w:rPr>
        <w:rFonts w:ascii="Symbol" w:hAnsi="Symbol"/>
      </w:rPr>
    </w:lvl>
    <w:lvl w:ilvl="1" w:tplc="7A12AB82">
      <w:start w:val="1"/>
      <w:numFmt w:val="bullet"/>
      <w:lvlText w:val=""/>
      <w:lvlJc w:val="left"/>
      <w:pPr>
        <w:ind w:left="720" w:hanging="360"/>
      </w:pPr>
      <w:rPr>
        <w:rFonts w:ascii="Symbol" w:hAnsi="Symbol"/>
      </w:rPr>
    </w:lvl>
    <w:lvl w:ilvl="2" w:tplc="36E4536A">
      <w:start w:val="1"/>
      <w:numFmt w:val="bullet"/>
      <w:lvlText w:val=""/>
      <w:lvlJc w:val="left"/>
      <w:pPr>
        <w:ind w:left="720" w:hanging="360"/>
      </w:pPr>
      <w:rPr>
        <w:rFonts w:ascii="Symbol" w:hAnsi="Symbol"/>
      </w:rPr>
    </w:lvl>
    <w:lvl w:ilvl="3" w:tplc="76E6FB52">
      <w:start w:val="1"/>
      <w:numFmt w:val="bullet"/>
      <w:lvlText w:val=""/>
      <w:lvlJc w:val="left"/>
      <w:pPr>
        <w:ind w:left="720" w:hanging="360"/>
      </w:pPr>
      <w:rPr>
        <w:rFonts w:ascii="Symbol" w:hAnsi="Symbol"/>
      </w:rPr>
    </w:lvl>
    <w:lvl w:ilvl="4" w:tplc="3D5A02B2">
      <w:start w:val="1"/>
      <w:numFmt w:val="bullet"/>
      <w:lvlText w:val=""/>
      <w:lvlJc w:val="left"/>
      <w:pPr>
        <w:ind w:left="720" w:hanging="360"/>
      </w:pPr>
      <w:rPr>
        <w:rFonts w:ascii="Symbol" w:hAnsi="Symbol"/>
      </w:rPr>
    </w:lvl>
    <w:lvl w:ilvl="5" w:tplc="C9E28216">
      <w:start w:val="1"/>
      <w:numFmt w:val="bullet"/>
      <w:lvlText w:val=""/>
      <w:lvlJc w:val="left"/>
      <w:pPr>
        <w:ind w:left="720" w:hanging="360"/>
      </w:pPr>
      <w:rPr>
        <w:rFonts w:ascii="Symbol" w:hAnsi="Symbol"/>
      </w:rPr>
    </w:lvl>
    <w:lvl w:ilvl="6" w:tplc="F60CB622">
      <w:start w:val="1"/>
      <w:numFmt w:val="bullet"/>
      <w:lvlText w:val=""/>
      <w:lvlJc w:val="left"/>
      <w:pPr>
        <w:ind w:left="720" w:hanging="360"/>
      </w:pPr>
      <w:rPr>
        <w:rFonts w:ascii="Symbol" w:hAnsi="Symbol"/>
      </w:rPr>
    </w:lvl>
    <w:lvl w:ilvl="7" w:tplc="B958E748">
      <w:start w:val="1"/>
      <w:numFmt w:val="bullet"/>
      <w:lvlText w:val=""/>
      <w:lvlJc w:val="left"/>
      <w:pPr>
        <w:ind w:left="720" w:hanging="360"/>
      </w:pPr>
      <w:rPr>
        <w:rFonts w:ascii="Symbol" w:hAnsi="Symbol"/>
      </w:rPr>
    </w:lvl>
    <w:lvl w:ilvl="8" w:tplc="43AC8692">
      <w:start w:val="1"/>
      <w:numFmt w:val="bullet"/>
      <w:lvlText w:val=""/>
      <w:lvlJc w:val="left"/>
      <w:pPr>
        <w:ind w:left="720" w:hanging="360"/>
      </w:pPr>
      <w:rPr>
        <w:rFonts w:ascii="Symbol" w:hAnsi="Symbol"/>
      </w:rPr>
    </w:lvl>
  </w:abstractNum>
  <w:abstractNum w:abstractNumId="25" w15:restartNumberingAfterBreak="0">
    <w:nsid w:val="48925E4E"/>
    <w:multiLevelType w:val="hybridMultilevel"/>
    <w:tmpl w:val="208AC4AE"/>
    <w:lvl w:ilvl="0" w:tplc="FF44961E">
      <w:start w:val="1"/>
      <w:numFmt w:val="decimal"/>
      <w:lvlText w:val="%1."/>
      <w:lvlJc w:val="left"/>
      <w:pPr>
        <w:ind w:left="1440" w:hanging="360"/>
      </w:pPr>
    </w:lvl>
    <w:lvl w:ilvl="1" w:tplc="92EAAD8A">
      <w:start w:val="1"/>
      <w:numFmt w:val="decimal"/>
      <w:lvlText w:val="%2."/>
      <w:lvlJc w:val="left"/>
      <w:pPr>
        <w:ind w:left="1440" w:hanging="360"/>
      </w:pPr>
    </w:lvl>
    <w:lvl w:ilvl="2" w:tplc="091CE922">
      <w:start w:val="1"/>
      <w:numFmt w:val="decimal"/>
      <w:lvlText w:val="%3."/>
      <w:lvlJc w:val="left"/>
      <w:pPr>
        <w:ind w:left="1440" w:hanging="360"/>
      </w:pPr>
    </w:lvl>
    <w:lvl w:ilvl="3" w:tplc="72023E84">
      <w:start w:val="1"/>
      <w:numFmt w:val="decimal"/>
      <w:lvlText w:val="%4."/>
      <w:lvlJc w:val="left"/>
      <w:pPr>
        <w:ind w:left="1440" w:hanging="360"/>
      </w:pPr>
    </w:lvl>
    <w:lvl w:ilvl="4" w:tplc="A10022B2">
      <w:start w:val="1"/>
      <w:numFmt w:val="decimal"/>
      <w:lvlText w:val="%5."/>
      <w:lvlJc w:val="left"/>
      <w:pPr>
        <w:ind w:left="1440" w:hanging="360"/>
      </w:pPr>
    </w:lvl>
    <w:lvl w:ilvl="5" w:tplc="5C966B9A">
      <w:start w:val="1"/>
      <w:numFmt w:val="decimal"/>
      <w:lvlText w:val="%6."/>
      <w:lvlJc w:val="left"/>
      <w:pPr>
        <w:ind w:left="1440" w:hanging="360"/>
      </w:pPr>
    </w:lvl>
    <w:lvl w:ilvl="6" w:tplc="612A26AC">
      <w:start w:val="1"/>
      <w:numFmt w:val="decimal"/>
      <w:lvlText w:val="%7."/>
      <w:lvlJc w:val="left"/>
      <w:pPr>
        <w:ind w:left="1440" w:hanging="360"/>
      </w:pPr>
    </w:lvl>
    <w:lvl w:ilvl="7" w:tplc="1C6E2D40">
      <w:start w:val="1"/>
      <w:numFmt w:val="decimal"/>
      <w:lvlText w:val="%8."/>
      <w:lvlJc w:val="left"/>
      <w:pPr>
        <w:ind w:left="1440" w:hanging="360"/>
      </w:pPr>
    </w:lvl>
    <w:lvl w:ilvl="8" w:tplc="5A7A9072">
      <w:start w:val="1"/>
      <w:numFmt w:val="decimal"/>
      <w:lvlText w:val="%9."/>
      <w:lvlJc w:val="left"/>
      <w:pPr>
        <w:ind w:left="1440" w:hanging="360"/>
      </w:pPr>
    </w:lvl>
  </w:abstractNum>
  <w:abstractNum w:abstractNumId="26" w15:restartNumberingAfterBreak="0">
    <w:nsid w:val="48D83964"/>
    <w:multiLevelType w:val="hybridMultilevel"/>
    <w:tmpl w:val="E5DCEAB6"/>
    <w:lvl w:ilvl="0" w:tplc="044C119A">
      <w:start w:val="1"/>
      <w:numFmt w:val="bullet"/>
      <w:lvlText w:val=""/>
      <w:lvlJc w:val="left"/>
      <w:pPr>
        <w:ind w:left="720" w:hanging="360"/>
      </w:pPr>
      <w:rPr>
        <w:rFonts w:ascii="Symbol" w:hAnsi="Symbol"/>
      </w:rPr>
    </w:lvl>
    <w:lvl w:ilvl="1" w:tplc="B01EF444">
      <w:start w:val="1"/>
      <w:numFmt w:val="bullet"/>
      <w:lvlText w:val=""/>
      <w:lvlJc w:val="left"/>
      <w:pPr>
        <w:ind w:left="720" w:hanging="360"/>
      </w:pPr>
      <w:rPr>
        <w:rFonts w:ascii="Symbol" w:hAnsi="Symbol"/>
      </w:rPr>
    </w:lvl>
    <w:lvl w:ilvl="2" w:tplc="761C6DDA">
      <w:start w:val="1"/>
      <w:numFmt w:val="bullet"/>
      <w:lvlText w:val=""/>
      <w:lvlJc w:val="left"/>
      <w:pPr>
        <w:ind w:left="720" w:hanging="360"/>
      </w:pPr>
      <w:rPr>
        <w:rFonts w:ascii="Symbol" w:hAnsi="Symbol"/>
      </w:rPr>
    </w:lvl>
    <w:lvl w:ilvl="3" w:tplc="E7C61A58">
      <w:start w:val="1"/>
      <w:numFmt w:val="bullet"/>
      <w:lvlText w:val=""/>
      <w:lvlJc w:val="left"/>
      <w:pPr>
        <w:ind w:left="720" w:hanging="360"/>
      </w:pPr>
      <w:rPr>
        <w:rFonts w:ascii="Symbol" w:hAnsi="Symbol"/>
      </w:rPr>
    </w:lvl>
    <w:lvl w:ilvl="4" w:tplc="1B4C744E">
      <w:start w:val="1"/>
      <w:numFmt w:val="bullet"/>
      <w:lvlText w:val=""/>
      <w:lvlJc w:val="left"/>
      <w:pPr>
        <w:ind w:left="720" w:hanging="360"/>
      </w:pPr>
      <w:rPr>
        <w:rFonts w:ascii="Symbol" w:hAnsi="Symbol"/>
      </w:rPr>
    </w:lvl>
    <w:lvl w:ilvl="5" w:tplc="639A82A2">
      <w:start w:val="1"/>
      <w:numFmt w:val="bullet"/>
      <w:lvlText w:val=""/>
      <w:lvlJc w:val="left"/>
      <w:pPr>
        <w:ind w:left="720" w:hanging="360"/>
      </w:pPr>
      <w:rPr>
        <w:rFonts w:ascii="Symbol" w:hAnsi="Symbol"/>
      </w:rPr>
    </w:lvl>
    <w:lvl w:ilvl="6" w:tplc="0B90E48E">
      <w:start w:val="1"/>
      <w:numFmt w:val="bullet"/>
      <w:lvlText w:val=""/>
      <w:lvlJc w:val="left"/>
      <w:pPr>
        <w:ind w:left="720" w:hanging="360"/>
      </w:pPr>
      <w:rPr>
        <w:rFonts w:ascii="Symbol" w:hAnsi="Symbol"/>
      </w:rPr>
    </w:lvl>
    <w:lvl w:ilvl="7" w:tplc="9C54C192">
      <w:start w:val="1"/>
      <w:numFmt w:val="bullet"/>
      <w:lvlText w:val=""/>
      <w:lvlJc w:val="left"/>
      <w:pPr>
        <w:ind w:left="720" w:hanging="360"/>
      </w:pPr>
      <w:rPr>
        <w:rFonts w:ascii="Symbol" w:hAnsi="Symbol"/>
      </w:rPr>
    </w:lvl>
    <w:lvl w:ilvl="8" w:tplc="85AA5BBC">
      <w:start w:val="1"/>
      <w:numFmt w:val="bullet"/>
      <w:lvlText w:val=""/>
      <w:lvlJc w:val="left"/>
      <w:pPr>
        <w:ind w:left="720" w:hanging="360"/>
      </w:pPr>
      <w:rPr>
        <w:rFonts w:ascii="Symbol" w:hAnsi="Symbol"/>
      </w:rPr>
    </w:lvl>
  </w:abstractNum>
  <w:abstractNum w:abstractNumId="27" w15:restartNumberingAfterBreak="0">
    <w:nsid w:val="4FA35F25"/>
    <w:multiLevelType w:val="hybridMultilevel"/>
    <w:tmpl w:val="95A42B9C"/>
    <w:lvl w:ilvl="0" w:tplc="62AA7856">
      <w:start w:val="1"/>
      <w:numFmt w:val="decimal"/>
      <w:lvlText w:val="%1."/>
      <w:lvlJc w:val="left"/>
      <w:pPr>
        <w:ind w:left="1440" w:hanging="360"/>
      </w:pPr>
    </w:lvl>
    <w:lvl w:ilvl="1" w:tplc="1AB0452C">
      <w:start w:val="1"/>
      <w:numFmt w:val="decimal"/>
      <w:lvlText w:val="%2."/>
      <w:lvlJc w:val="left"/>
      <w:pPr>
        <w:ind w:left="1440" w:hanging="360"/>
      </w:pPr>
    </w:lvl>
    <w:lvl w:ilvl="2" w:tplc="2F00A174">
      <w:start w:val="1"/>
      <w:numFmt w:val="decimal"/>
      <w:lvlText w:val="%3."/>
      <w:lvlJc w:val="left"/>
      <w:pPr>
        <w:ind w:left="1440" w:hanging="360"/>
      </w:pPr>
    </w:lvl>
    <w:lvl w:ilvl="3" w:tplc="7886370C">
      <w:start w:val="1"/>
      <w:numFmt w:val="decimal"/>
      <w:lvlText w:val="%4."/>
      <w:lvlJc w:val="left"/>
      <w:pPr>
        <w:ind w:left="1440" w:hanging="360"/>
      </w:pPr>
    </w:lvl>
    <w:lvl w:ilvl="4" w:tplc="1BAAD314">
      <w:start w:val="1"/>
      <w:numFmt w:val="decimal"/>
      <w:lvlText w:val="%5."/>
      <w:lvlJc w:val="left"/>
      <w:pPr>
        <w:ind w:left="1440" w:hanging="360"/>
      </w:pPr>
    </w:lvl>
    <w:lvl w:ilvl="5" w:tplc="476A0812">
      <w:start w:val="1"/>
      <w:numFmt w:val="decimal"/>
      <w:lvlText w:val="%6."/>
      <w:lvlJc w:val="left"/>
      <w:pPr>
        <w:ind w:left="1440" w:hanging="360"/>
      </w:pPr>
    </w:lvl>
    <w:lvl w:ilvl="6" w:tplc="E9F024A6">
      <w:start w:val="1"/>
      <w:numFmt w:val="decimal"/>
      <w:lvlText w:val="%7."/>
      <w:lvlJc w:val="left"/>
      <w:pPr>
        <w:ind w:left="1440" w:hanging="360"/>
      </w:pPr>
    </w:lvl>
    <w:lvl w:ilvl="7" w:tplc="6C8EEE0A">
      <w:start w:val="1"/>
      <w:numFmt w:val="decimal"/>
      <w:lvlText w:val="%8."/>
      <w:lvlJc w:val="left"/>
      <w:pPr>
        <w:ind w:left="1440" w:hanging="360"/>
      </w:pPr>
    </w:lvl>
    <w:lvl w:ilvl="8" w:tplc="734A729C">
      <w:start w:val="1"/>
      <w:numFmt w:val="decimal"/>
      <w:lvlText w:val="%9."/>
      <w:lvlJc w:val="left"/>
      <w:pPr>
        <w:ind w:left="1440" w:hanging="360"/>
      </w:pPr>
    </w:lvl>
  </w:abstractNum>
  <w:abstractNum w:abstractNumId="28" w15:restartNumberingAfterBreak="0">
    <w:nsid w:val="51877F3D"/>
    <w:multiLevelType w:val="hybridMultilevel"/>
    <w:tmpl w:val="5BC2826E"/>
    <w:lvl w:ilvl="0" w:tplc="13E47874">
      <w:start w:val="1"/>
      <w:numFmt w:val="bullet"/>
      <w:lvlText w:val=""/>
      <w:lvlJc w:val="left"/>
      <w:pPr>
        <w:ind w:left="720" w:hanging="360"/>
      </w:pPr>
      <w:rPr>
        <w:rFonts w:ascii="Symbol" w:hAnsi="Symbol"/>
      </w:rPr>
    </w:lvl>
    <w:lvl w:ilvl="1" w:tplc="7EA64B0A">
      <w:start w:val="1"/>
      <w:numFmt w:val="bullet"/>
      <w:lvlText w:val=""/>
      <w:lvlJc w:val="left"/>
      <w:pPr>
        <w:ind w:left="720" w:hanging="360"/>
      </w:pPr>
      <w:rPr>
        <w:rFonts w:ascii="Symbol" w:hAnsi="Symbol"/>
      </w:rPr>
    </w:lvl>
    <w:lvl w:ilvl="2" w:tplc="1432252C">
      <w:start w:val="1"/>
      <w:numFmt w:val="bullet"/>
      <w:lvlText w:val=""/>
      <w:lvlJc w:val="left"/>
      <w:pPr>
        <w:ind w:left="720" w:hanging="360"/>
      </w:pPr>
      <w:rPr>
        <w:rFonts w:ascii="Symbol" w:hAnsi="Symbol"/>
      </w:rPr>
    </w:lvl>
    <w:lvl w:ilvl="3" w:tplc="96E2D4B0">
      <w:start w:val="1"/>
      <w:numFmt w:val="bullet"/>
      <w:lvlText w:val=""/>
      <w:lvlJc w:val="left"/>
      <w:pPr>
        <w:ind w:left="720" w:hanging="360"/>
      </w:pPr>
      <w:rPr>
        <w:rFonts w:ascii="Symbol" w:hAnsi="Symbol"/>
      </w:rPr>
    </w:lvl>
    <w:lvl w:ilvl="4" w:tplc="FA74C81E">
      <w:start w:val="1"/>
      <w:numFmt w:val="bullet"/>
      <w:lvlText w:val=""/>
      <w:lvlJc w:val="left"/>
      <w:pPr>
        <w:ind w:left="720" w:hanging="360"/>
      </w:pPr>
      <w:rPr>
        <w:rFonts w:ascii="Symbol" w:hAnsi="Symbol"/>
      </w:rPr>
    </w:lvl>
    <w:lvl w:ilvl="5" w:tplc="D91C8ADE">
      <w:start w:val="1"/>
      <w:numFmt w:val="bullet"/>
      <w:lvlText w:val=""/>
      <w:lvlJc w:val="left"/>
      <w:pPr>
        <w:ind w:left="720" w:hanging="360"/>
      </w:pPr>
      <w:rPr>
        <w:rFonts w:ascii="Symbol" w:hAnsi="Symbol"/>
      </w:rPr>
    </w:lvl>
    <w:lvl w:ilvl="6" w:tplc="E6108A0C">
      <w:start w:val="1"/>
      <w:numFmt w:val="bullet"/>
      <w:lvlText w:val=""/>
      <w:lvlJc w:val="left"/>
      <w:pPr>
        <w:ind w:left="720" w:hanging="360"/>
      </w:pPr>
      <w:rPr>
        <w:rFonts w:ascii="Symbol" w:hAnsi="Symbol"/>
      </w:rPr>
    </w:lvl>
    <w:lvl w:ilvl="7" w:tplc="5AF25D24">
      <w:start w:val="1"/>
      <w:numFmt w:val="bullet"/>
      <w:lvlText w:val=""/>
      <w:lvlJc w:val="left"/>
      <w:pPr>
        <w:ind w:left="720" w:hanging="360"/>
      </w:pPr>
      <w:rPr>
        <w:rFonts w:ascii="Symbol" w:hAnsi="Symbol"/>
      </w:rPr>
    </w:lvl>
    <w:lvl w:ilvl="8" w:tplc="AA7A94A4">
      <w:start w:val="1"/>
      <w:numFmt w:val="bullet"/>
      <w:lvlText w:val=""/>
      <w:lvlJc w:val="left"/>
      <w:pPr>
        <w:ind w:left="720" w:hanging="360"/>
      </w:pPr>
      <w:rPr>
        <w:rFonts w:ascii="Symbol" w:hAnsi="Symbol"/>
      </w:rPr>
    </w:lvl>
  </w:abstractNum>
  <w:abstractNum w:abstractNumId="29" w15:restartNumberingAfterBreak="0">
    <w:nsid w:val="52234E13"/>
    <w:multiLevelType w:val="hybridMultilevel"/>
    <w:tmpl w:val="88BE7F42"/>
    <w:lvl w:ilvl="0" w:tplc="6AA015B2">
      <w:start w:val="1"/>
      <w:numFmt w:val="bullet"/>
      <w:lvlText w:val=""/>
      <w:lvlJc w:val="left"/>
      <w:pPr>
        <w:ind w:left="1080" w:hanging="360"/>
      </w:pPr>
      <w:rPr>
        <w:rFonts w:ascii="Symbol" w:hAnsi="Symbol"/>
      </w:rPr>
    </w:lvl>
    <w:lvl w:ilvl="1" w:tplc="CC74F5DA">
      <w:start w:val="1"/>
      <w:numFmt w:val="bullet"/>
      <w:lvlText w:val=""/>
      <w:lvlJc w:val="left"/>
      <w:pPr>
        <w:ind w:left="1080" w:hanging="360"/>
      </w:pPr>
      <w:rPr>
        <w:rFonts w:ascii="Symbol" w:hAnsi="Symbol"/>
      </w:rPr>
    </w:lvl>
    <w:lvl w:ilvl="2" w:tplc="49FA4E72">
      <w:start w:val="1"/>
      <w:numFmt w:val="bullet"/>
      <w:lvlText w:val=""/>
      <w:lvlJc w:val="left"/>
      <w:pPr>
        <w:ind w:left="1080" w:hanging="360"/>
      </w:pPr>
      <w:rPr>
        <w:rFonts w:ascii="Symbol" w:hAnsi="Symbol"/>
      </w:rPr>
    </w:lvl>
    <w:lvl w:ilvl="3" w:tplc="E78C6330">
      <w:start w:val="1"/>
      <w:numFmt w:val="bullet"/>
      <w:lvlText w:val=""/>
      <w:lvlJc w:val="left"/>
      <w:pPr>
        <w:ind w:left="1080" w:hanging="360"/>
      </w:pPr>
      <w:rPr>
        <w:rFonts w:ascii="Symbol" w:hAnsi="Symbol"/>
      </w:rPr>
    </w:lvl>
    <w:lvl w:ilvl="4" w:tplc="C34CF2E8">
      <w:start w:val="1"/>
      <w:numFmt w:val="bullet"/>
      <w:lvlText w:val=""/>
      <w:lvlJc w:val="left"/>
      <w:pPr>
        <w:ind w:left="1080" w:hanging="360"/>
      </w:pPr>
      <w:rPr>
        <w:rFonts w:ascii="Symbol" w:hAnsi="Symbol"/>
      </w:rPr>
    </w:lvl>
    <w:lvl w:ilvl="5" w:tplc="45FEAA3A">
      <w:start w:val="1"/>
      <w:numFmt w:val="bullet"/>
      <w:lvlText w:val=""/>
      <w:lvlJc w:val="left"/>
      <w:pPr>
        <w:ind w:left="1080" w:hanging="360"/>
      </w:pPr>
      <w:rPr>
        <w:rFonts w:ascii="Symbol" w:hAnsi="Symbol"/>
      </w:rPr>
    </w:lvl>
    <w:lvl w:ilvl="6" w:tplc="28D014B6">
      <w:start w:val="1"/>
      <w:numFmt w:val="bullet"/>
      <w:lvlText w:val=""/>
      <w:lvlJc w:val="left"/>
      <w:pPr>
        <w:ind w:left="1080" w:hanging="360"/>
      </w:pPr>
      <w:rPr>
        <w:rFonts w:ascii="Symbol" w:hAnsi="Symbol"/>
      </w:rPr>
    </w:lvl>
    <w:lvl w:ilvl="7" w:tplc="09B6E5AE">
      <w:start w:val="1"/>
      <w:numFmt w:val="bullet"/>
      <w:lvlText w:val=""/>
      <w:lvlJc w:val="left"/>
      <w:pPr>
        <w:ind w:left="1080" w:hanging="360"/>
      </w:pPr>
      <w:rPr>
        <w:rFonts w:ascii="Symbol" w:hAnsi="Symbol"/>
      </w:rPr>
    </w:lvl>
    <w:lvl w:ilvl="8" w:tplc="FEFE1EBE">
      <w:start w:val="1"/>
      <w:numFmt w:val="bullet"/>
      <w:lvlText w:val=""/>
      <w:lvlJc w:val="left"/>
      <w:pPr>
        <w:ind w:left="1080" w:hanging="360"/>
      </w:pPr>
      <w:rPr>
        <w:rFonts w:ascii="Symbol" w:hAnsi="Symbol"/>
      </w:rPr>
    </w:lvl>
  </w:abstractNum>
  <w:abstractNum w:abstractNumId="30" w15:restartNumberingAfterBreak="0">
    <w:nsid w:val="614C74A3"/>
    <w:multiLevelType w:val="hybridMultilevel"/>
    <w:tmpl w:val="AD6EFB14"/>
    <w:lvl w:ilvl="0" w:tplc="FA1E075E">
      <w:start w:val="1"/>
      <w:numFmt w:val="decimal"/>
      <w:lvlText w:val="(%1)"/>
      <w:lvlJc w:val="left"/>
      <w:pPr>
        <w:ind w:left="1440" w:hanging="360"/>
      </w:pPr>
    </w:lvl>
    <w:lvl w:ilvl="1" w:tplc="E84440A8">
      <w:start w:val="1"/>
      <w:numFmt w:val="decimal"/>
      <w:lvlText w:val="(%2)"/>
      <w:lvlJc w:val="left"/>
      <w:pPr>
        <w:ind w:left="1440" w:hanging="360"/>
      </w:pPr>
    </w:lvl>
    <w:lvl w:ilvl="2" w:tplc="F8964BBC">
      <w:start w:val="1"/>
      <w:numFmt w:val="decimal"/>
      <w:lvlText w:val="(%3)"/>
      <w:lvlJc w:val="left"/>
      <w:pPr>
        <w:ind w:left="1440" w:hanging="360"/>
      </w:pPr>
    </w:lvl>
    <w:lvl w:ilvl="3" w:tplc="FF72403E">
      <w:start w:val="1"/>
      <w:numFmt w:val="decimal"/>
      <w:lvlText w:val="(%4)"/>
      <w:lvlJc w:val="left"/>
      <w:pPr>
        <w:ind w:left="1440" w:hanging="360"/>
      </w:pPr>
    </w:lvl>
    <w:lvl w:ilvl="4" w:tplc="1FF67982">
      <w:start w:val="1"/>
      <w:numFmt w:val="decimal"/>
      <w:lvlText w:val="(%5)"/>
      <w:lvlJc w:val="left"/>
      <w:pPr>
        <w:ind w:left="1440" w:hanging="360"/>
      </w:pPr>
    </w:lvl>
    <w:lvl w:ilvl="5" w:tplc="F35259F0">
      <w:start w:val="1"/>
      <w:numFmt w:val="decimal"/>
      <w:lvlText w:val="(%6)"/>
      <w:lvlJc w:val="left"/>
      <w:pPr>
        <w:ind w:left="1440" w:hanging="360"/>
      </w:pPr>
    </w:lvl>
    <w:lvl w:ilvl="6" w:tplc="C51C5D10">
      <w:start w:val="1"/>
      <w:numFmt w:val="decimal"/>
      <w:lvlText w:val="(%7)"/>
      <w:lvlJc w:val="left"/>
      <w:pPr>
        <w:ind w:left="1440" w:hanging="360"/>
      </w:pPr>
    </w:lvl>
    <w:lvl w:ilvl="7" w:tplc="AC4208BE">
      <w:start w:val="1"/>
      <w:numFmt w:val="decimal"/>
      <w:lvlText w:val="(%8)"/>
      <w:lvlJc w:val="left"/>
      <w:pPr>
        <w:ind w:left="1440" w:hanging="360"/>
      </w:pPr>
    </w:lvl>
    <w:lvl w:ilvl="8" w:tplc="E362E9C8">
      <w:start w:val="1"/>
      <w:numFmt w:val="decimal"/>
      <w:lvlText w:val="(%9)"/>
      <w:lvlJc w:val="left"/>
      <w:pPr>
        <w:ind w:left="1440" w:hanging="360"/>
      </w:pPr>
    </w:lvl>
  </w:abstractNum>
  <w:abstractNum w:abstractNumId="31" w15:restartNumberingAfterBreak="0">
    <w:nsid w:val="64072A0D"/>
    <w:multiLevelType w:val="hybridMultilevel"/>
    <w:tmpl w:val="CBAE7A0E"/>
    <w:lvl w:ilvl="0" w:tplc="F9E8F3CE">
      <w:start w:val="1"/>
      <w:numFmt w:val="bullet"/>
      <w:lvlText w:val=""/>
      <w:lvlJc w:val="left"/>
      <w:pPr>
        <w:ind w:left="1080" w:hanging="360"/>
      </w:pPr>
      <w:rPr>
        <w:rFonts w:ascii="Symbol" w:hAnsi="Symbol"/>
      </w:rPr>
    </w:lvl>
    <w:lvl w:ilvl="1" w:tplc="BA609D8A">
      <w:start w:val="1"/>
      <w:numFmt w:val="bullet"/>
      <w:lvlText w:val=""/>
      <w:lvlJc w:val="left"/>
      <w:pPr>
        <w:ind w:left="1080" w:hanging="360"/>
      </w:pPr>
      <w:rPr>
        <w:rFonts w:ascii="Symbol" w:hAnsi="Symbol"/>
      </w:rPr>
    </w:lvl>
    <w:lvl w:ilvl="2" w:tplc="234A22CA">
      <w:start w:val="1"/>
      <w:numFmt w:val="bullet"/>
      <w:lvlText w:val=""/>
      <w:lvlJc w:val="left"/>
      <w:pPr>
        <w:ind w:left="1080" w:hanging="360"/>
      </w:pPr>
      <w:rPr>
        <w:rFonts w:ascii="Symbol" w:hAnsi="Symbol"/>
      </w:rPr>
    </w:lvl>
    <w:lvl w:ilvl="3" w:tplc="F2E252BC">
      <w:start w:val="1"/>
      <w:numFmt w:val="bullet"/>
      <w:lvlText w:val=""/>
      <w:lvlJc w:val="left"/>
      <w:pPr>
        <w:ind w:left="1080" w:hanging="360"/>
      </w:pPr>
      <w:rPr>
        <w:rFonts w:ascii="Symbol" w:hAnsi="Symbol"/>
      </w:rPr>
    </w:lvl>
    <w:lvl w:ilvl="4" w:tplc="85D6D8A8">
      <w:start w:val="1"/>
      <w:numFmt w:val="bullet"/>
      <w:lvlText w:val=""/>
      <w:lvlJc w:val="left"/>
      <w:pPr>
        <w:ind w:left="1080" w:hanging="360"/>
      </w:pPr>
      <w:rPr>
        <w:rFonts w:ascii="Symbol" w:hAnsi="Symbol"/>
      </w:rPr>
    </w:lvl>
    <w:lvl w:ilvl="5" w:tplc="268AE12A">
      <w:start w:val="1"/>
      <w:numFmt w:val="bullet"/>
      <w:lvlText w:val=""/>
      <w:lvlJc w:val="left"/>
      <w:pPr>
        <w:ind w:left="1080" w:hanging="360"/>
      </w:pPr>
      <w:rPr>
        <w:rFonts w:ascii="Symbol" w:hAnsi="Symbol"/>
      </w:rPr>
    </w:lvl>
    <w:lvl w:ilvl="6" w:tplc="8B1E8706">
      <w:start w:val="1"/>
      <w:numFmt w:val="bullet"/>
      <w:lvlText w:val=""/>
      <w:lvlJc w:val="left"/>
      <w:pPr>
        <w:ind w:left="1080" w:hanging="360"/>
      </w:pPr>
      <w:rPr>
        <w:rFonts w:ascii="Symbol" w:hAnsi="Symbol"/>
      </w:rPr>
    </w:lvl>
    <w:lvl w:ilvl="7" w:tplc="5E381E66">
      <w:start w:val="1"/>
      <w:numFmt w:val="bullet"/>
      <w:lvlText w:val=""/>
      <w:lvlJc w:val="left"/>
      <w:pPr>
        <w:ind w:left="1080" w:hanging="360"/>
      </w:pPr>
      <w:rPr>
        <w:rFonts w:ascii="Symbol" w:hAnsi="Symbol"/>
      </w:rPr>
    </w:lvl>
    <w:lvl w:ilvl="8" w:tplc="AC221310">
      <w:start w:val="1"/>
      <w:numFmt w:val="bullet"/>
      <w:lvlText w:val=""/>
      <w:lvlJc w:val="left"/>
      <w:pPr>
        <w:ind w:left="1080" w:hanging="360"/>
      </w:pPr>
      <w:rPr>
        <w:rFonts w:ascii="Symbol" w:hAnsi="Symbol"/>
      </w:rPr>
    </w:lvl>
  </w:abstractNum>
  <w:abstractNum w:abstractNumId="32" w15:restartNumberingAfterBreak="0">
    <w:nsid w:val="6908192B"/>
    <w:multiLevelType w:val="hybridMultilevel"/>
    <w:tmpl w:val="5422361A"/>
    <w:lvl w:ilvl="0" w:tplc="E6362B56">
      <w:start w:val="1"/>
      <w:numFmt w:val="bullet"/>
      <w:lvlText w:val=""/>
      <w:lvlJc w:val="left"/>
      <w:pPr>
        <w:ind w:left="1080" w:hanging="360"/>
      </w:pPr>
      <w:rPr>
        <w:rFonts w:ascii="Symbol" w:hAnsi="Symbol"/>
      </w:rPr>
    </w:lvl>
    <w:lvl w:ilvl="1" w:tplc="D972939A">
      <w:start w:val="1"/>
      <w:numFmt w:val="bullet"/>
      <w:lvlText w:val=""/>
      <w:lvlJc w:val="left"/>
      <w:pPr>
        <w:ind w:left="1080" w:hanging="360"/>
      </w:pPr>
      <w:rPr>
        <w:rFonts w:ascii="Symbol" w:hAnsi="Symbol"/>
      </w:rPr>
    </w:lvl>
    <w:lvl w:ilvl="2" w:tplc="E92E1348">
      <w:start w:val="1"/>
      <w:numFmt w:val="bullet"/>
      <w:lvlText w:val=""/>
      <w:lvlJc w:val="left"/>
      <w:pPr>
        <w:ind w:left="1080" w:hanging="360"/>
      </w:pPr>
      <w:rPr>
        <w:rFonts w:ascii="Symbol" w:hAnsi="Symbol"/>
      </w:rPr>
    </w:lvl>
    <w:lvl w:ilvl="3" w:tplc="30D0FBD6">
      <w:start w:val="1"/>
      <w:numFmt w:val="bullet"/>
      <w:lvlText w:val=""/>
      <w:lvlJc w:val="left"/>
      <w:pPr>
        <w:ind w:left="1080" w:hanging="360"/>
      </w:pPr>
      <w:rPr>
        <w:rFonts w:ascii="Symbol" w:hAnsi="Symbol"/>
      </w:rPr>
    </w:lvl>
    <w:lvl w:ilvl="4" w:tplc="E3A2833E">
      <w:start w:val="1"/>
      <w:numFmt w:val="bullet"/>
      <w:lvlText w:val=""/>
      <w:lvlJc w:val="left"/>
      <w:pPr>
        <w:ind w:left="1080" w:hanging="360"/>
      </w:pPr>
      <w:rPr>
        <w:rFonts w:ascii="Symbol" w:hAnsi="Symbol"/>
      </w:rPr>
    </w:lvl>
    <w:lvl w:ilvl="5" w:tplc="49DE5FDA">
      <w:start w:val="1"/>
      <w:numFmt w:val="bullet"/>
      <w:lvlText w:val=""/>
      <w:lvlJc w:val="left"/>
      <w:pPr>
        <w:ind w:left="1080" w:hanging="360"/>
      </w:pPr>
      <w:rPr>
        <w:rFonts w:ascii="Symbol" w:hAnsi="Symbol"/>
      </w:rPr>
    </w:lvl>
    <w:lvl w:ilvl="6" w:tplc="C9F2DD96">
      <w:start w:val="1"/>
      <w:numFmt w:val="bullet"/>
      <w:lvlText w:val=""/>
      <w:lvlJc w:val="left"/>
      <w:pPr>
        <w:ind w:left="1080" w:hanging="360"/>
      </w:pPr>
      <w:rPr>
        <w:rFonts w:ascii="Symbol" w:hAnsi="Symbol"/>
      </w:rPr>
    </w:lvl>
    <w:lvl w:ilvl="7" w:tplc="4AF047A6">
      <w:start w:val="1"/>
      <w:numFmt w:val="bullet"/>
      <w:lvlText w:val=""/>
      <w:lvlJc w:val="left"/>
      <w:pPr>
        <w:ind w:left="1080" w:hanging="360"/>
      </w:pPr>
      <w:rPr>
        <w:rFonts w:ascii="Symbol" w:hAnsi="Symbol"/>
      </w:rPr>
    </w:lvl>
    <w:lvl w:ilvl="8" w:tplc="0A3A91F0">
      <w:start w:val="1"/>
      <w:numFmt w:val="bullet"/>
      <w:lvlText w:val=""/>
      <w:lvlJc w:val="left"/>
      <w:pPr>
        <w:ind w:left="1080" w:hanging="360"/>
      </w:pPr>
      <w:rPr>
        <w:rFonts w:ascii="Symbol" w:hAnsi="Symbol"/>
      </w:rPr>
    </w:lvl>
  </w:abstractNum>
  <w:abstractNum w:abstractNumId="33" w15:restartNumberingAfterBreak="0">
    <w:nsid w:val="6D9701B4"/>
    <w:multiLevelType w:val="hybridMultilevel"/>
    <w:tmpl w:val="FC502E8E"/>
    <w:lvl w:ilvl="0" w:tplc="7FCEA160">
      <w:start w:val="1"/>
      <w:numFmt w:val="bullet"/>
      <w:lvlText w:val=""/>
      <w:lvlJc w:val="left"/>
      <w:pPr>
        <w:ind w:left="720" w:hanging="360"/>
      </w:pPr>
      <w:rPr>
        <w:rFonts w:ascii="Symbol" w:hAnsi="Symbol"/>
      </w:rPr>
    </w:lvl>
    <w:lvl w:ilvl="1" w:tplc="6BCA82BA">
      <w:start w:val="1"/>
      <w:numFmt w:val="bullet"/>
      <w:lvlText w:val=""/>
      <w:lvlJc w:val="left"/>
      <w:pPr>
        <w:ind w:left="720" w:hanging="360"/>
      </w:pPr>
      <w:rPr>
        <w:rFonts w:ascii="Symbol" w:hAnsi="Symbol"/>
      </w:rPr>
    </w:lvl>
    <w:lvl w:ilvl="2" w:tplc="B9267DD0">
      <w:start w:val="1"/>
      <w:numFmt w:val="bullet"/>
      <w:lvlText w:val=""/>
      <w:lvlJc w:val="left"/>
      <w:pPr>
        <w:ind w:left="720" w:hanging="360"/>
      </w:pPr>
      <w:rPr>
        <w:rFonts w:ascii="Symbol" w:hAnsi="Symbol"/>
      </w:rPr>
    </w:lvl>
    <w:lvl w:ilvl="3" w:tplc="F28EF530">
      <w:start w:val="1"/>
      <w:numFmt w:val="bullet"/>
      <w:lvlText w:val=""/>
      <w:lvlJc w:val="left"/>
      <w:pPr>
        <w:ind w:left="720" w:hanging="360"/>
      </w:pPr>
      <w:rPr>
        <w:rFonts w:ascii="Symbol" w:hAnsi="Symbol"/>
      </w:rPr>
    </w:lvl>
    <w:lvl w:ilvl="4" w:tplc="B512E636">
      <w:start w:val="1"/>
      <w:numFmt w:val="bullet"/>
      <w:lvlText w:val=""/>
      <w:lvlJc w:val="left"/>
      <w:pPr>
        <w:ind w:left="720" w:hanging="360"/>
      </w:pPr>
      <w:rPr>
        <w:rFonts w:ascii="Symbol" w:hAnsi="Symbol"/>
      </w:rPr>
    </w:lvl>
    <w:lvl w:ilvl="5" w:tplc="472603CC">
      <w:start w:val="1"/>
      <w:numFmt w:val="bullet"/>
      <w:lvlText w:val=""/>
      <w:lvlJc w:val="left"/>
      <w:pPr>
        <w:ind w:left="720" w:hanging="360"/>
      </w:pPr>
      <w:rPr>
        <w:rFonts w:ascii="Symbol" w:hAnsi="Symbol"/>
      </w:rPr>
    </w:lvl>
    <w:lvl w:ilvl="6" w:tplc="194CC99C">
      <w:start w:val="1"/>
      <w:numFmt w:val="bullet"/>
      <w:lvlText w:val=""/>
      <w:lvlJc w:val="left"/>
      <w:pPr>
        <w:ind w:left="720" w:hanging="360"/>
      </w:pPr>
      <w:rPr>
        <w:rFonts w:ascii="Symbol" w:hAnsi="Symbol"/>
      </w:rPr>
    </w:lvl>
    <w:lvl w:ilvl="7" w:tplc="DD8E2FDC">
      <w:start w:val="1"/>
      <w:numFmt w:val="bullet"/>
      <w:lvlText w:val=""/>
      <w:lvlJc w:val="left"/>
      <w:pPr>
        <w:ind w:left="720" w:hanging="360"/>
      </w:pPr>
      <w:rPr>
        <w:rFonts w:ascii="Symbol" w:hAnsi="Symbol"/>
      </w:rPr>
    </w:lvl>
    <w:lvl w:ilvl="8" w:tplc="8E442ED0">
      <w:start w:val="1"/>
      <w:numFmt w:val="bullet"/>
      <w:lvlText w:val=""/>
      <w:lvlJc w:val="left"/>
      <w:pPr>
        <w:ind w:left="720" w:hanging="360"/>
      </w:pPr>
      <w:rPr>
        <w:rFonts w:ascii="Symbol" w:hAnsi="Symbol"/>
      </w:rPr>
    </w:lvl>
  </w:abstractNum>
  <w:abstractNum w:abstractNumId="34" w15:restartNumberingAfterBreak="0">
    <w:nsid w:val="6EE5159F"/>
    <w:multiLevelType w:val="hybridMultilevel"/>
    <w:tmpl w:val="7854B91A"/>
    <w:lvl w:ilvl="0" w:tplc="8AF682FA">
      <w:start w:val="1"/>
      <w:numFmt w:val="bullet"/>
      <w:lvlText w:val=""/>
      <w:lvlJc w:val="left"/>
      <w:pPr>
        <w:ind w:left="720" w:hanging="360"/>
      </w:pPr>
      <w:rPr>
        <w:rFonts w:ascii="Symbol" w:hAnsi="Symbol"/>
      </w:rPr>
    </w:lvl>
    <w:lvl w:ilvl="1" w:tplc="4EA80A0C">
      <w:start w:val="1"/>
      <w:numFmt w:val="bullet"/>
      <w:lvlText w:val=""/>
      <w:lvlJc w:val="left"/>
      <w:pPr>
        <w:ind w:left="720" w:hanging="360"/>
      </w:pPr>
      <w:rPr>
        <w:rFonts w:ascii="Symbol" w:hAnsi="Symbol"/>
      </w:rPr>
    </w:lvl>
    <w:lvl w:ilvl="2" w:tplc="CCDE18CE">
      <w:start w:val="1"/>
      <w:numFmt w:val="bullet"/>
      <w:lvlText w:val=""/>
      <w:lvlJc w:val="left"/>
      <w:pPr>
        <w:ind w:left="720" w:hanging="360"/>
      </w:pPr>
      <w:rPr>
        <w:rFonts w:ascii="Symbol" w:hAnsi="Symbol"/>
      </w:rPr>
    </w:lvl>
    <w:lvl w:ilvl="3" w:tplc="20829B44">
      <w:start w:val="1"/>
      <w:numFmt w:val="bullet"/>
      <w:lvlText w:val=""/>
      <w:lvlJc w:val="left"/>
      <w:pPr>
        <w:ind w:left="720" w:hanging="360"/>
      </w:pPr>
      <w:rPr>
        <w:rFonts w:ascii="Symbol" w:hAnsi="Symbol"/>
      </w:rPr>
    </w:lvl>
    <w:lvl w:ilvl="4" w:tplc="00CE4D04">
      <w:start w:val="1"/>
      <w:numFmt w:val="bullet"/>
      <w:lvlText w:val=""/>
      <w:lvlJc w:val="left"/>
      <w:pPr>
        <w:ind w:left="720" w:hanging="360"/>
      </w:pPr>
      <w:rPr>
        <w:rFonts w:ascii="Symbol" w:hAnsi="Symbol"/>
      </w:rPr>
    </w:lvl>
    <w:lvl w:ilvl="5" w:tplc="F274103C">
      <w:start w:val="1"/>
      <w:numFmt w:val="bullet"/>
      <w:lvlText w:val=""/>
      <w:lvlJc w:val="left"/>
      <w:pPr>
        <w:ind w:left="720" w:hanging="360"/>
      </w:pPr>
      <w:rPr>
        <w:rFonts w:ascii="Symbol" w:hAnsi="Symbol"/>
      </w:rPr>
    </w:lvl>
    <w:lvl w:ilvl="6" w:tplc="27568F3E">
      <w:start w:val="1"/>
      <w:numFmt w:val="bullet"/>
      <w:lvlText w:val=""/>
      <w:lvlJc w:val="left"/>
      <w:pPr>
        <w:ind w:left="720" w:hanging="360"/>
      </w:pPr>
      <w:rPr>
        <w:rFonts w:ascii="Symbol" w:hAnsi="Symbol"/>
      </w:rPr>
    </w:lvl>
    <w:lvl w:ilvl="7" w:tplc="B20263DC">
      <w:start w:val="1"/>
      <w:numFmt w:val="bullet"/>
      <w:lvlText w:val=""/>
      <w:lvlJc w:val="left"/>
      <w:pPr>
        <w:ind w:left="720" w:hanging="360"/>
      </w:pPr>
      <w:rPr>
        <w:rFonts w:ascii="Symbol" w:hAnsi="Symbol"/>
      </w:rPr>
    </w:lvl>
    <w:lvl w:ilvl="8" w:tplc="75BE90DC">
      <w:start w:val="1"/>
      <w:numFmt w:val="bullet"/>
      <w:lvlText w:val=""/>
      <w:lvlJc w:val="left"/>
      <w:pPr>
        <w:ind w:left="720" w:hanging="360"/>
      </w:pPr>
      <w:rPr>
        <w:rFonts w:ascii="Symbol" w:hAnsi="Symbol"/>
      </w:rPr>
    </w:lvl>
  </w:abstractNum>
  <w:abstractNum w:abstractNumId="35" w15:restartNumberingAfterBreak="0">
    <w:nsid w:val="6FCE7970"/>
    <w:multiLevelType w:val="hybridMultilevel"/>
    <w:tmpl w:val="2C8E8C4A"/>
    <w:lvl w:ilvl="0" w:tplc="91A84304">
      <w:start w:val="1"/>
      <w:numFmt w:val="decimal"/>
      <w:lvlText w:val="%1)"/>
      <w:lvlJc w:val="left"/>
      <w:pPr>
        <w:ind w:left="1080" w:hanging="360"/>
      </w:pPr>
    </w:lvl>
    <w:lvl w:ilvl="1" w:tplc="83387440">
      <w:start w:val="1"/>
      <w:numFmt w:val="decimal"/>
      <w:lvlText w:val="%2)"/>
      <w:lvlJc w:val="left"/>
      <w:pPr>
        <w:ind w:left="1080" w:hanging="360"/>
      </w:pPr>
    </w:lvl>
    <w:lvl w:ilvl="2" w:tplc="143A4570">
      <w:start w:val="1"/>
      <w:numFmt w:val="decimal"/>
      <w:lvlText w:val="%3)"/>
      <w:lvlJc w:val="left"/>
      <w:pPr>
        <w:ind w:left="1080" w:hanging="360"/>
      </w:pPr>
    </w:lvl>
    <w:lvl w:ilvl="3" w:tplc="271A7022">
      <w:start w:val="1"/>
      <w:numFmt w:val="decimal"/>
      <w:lvlText w:val="%4)"/>
      <w:lvlJc w:val="left"/>
      <w:pPr>
        <w:ind w:left="1080" w:hanging="360"/>
      </w:pPr>
    </w:lvl>
    <w:lvl w:ilvl="4" w:tplc="59269140">
      <w:start w:val="1"/>
      <w:numFmt w:val="decimal"/>
      <w:lvlText w:val="%5)"/>
      <w:lvlJc w:val="left"/>
      <w:pPr>
        <w:ind w:left="1080" w:hanging="360"/>
      </w:pPr>
    </w:lvl>
    <w:lvl w:ilvl="5" w:tplc="DB12DE8E">
      <w:start w:val="1"/>
      <w:numFmt w:val="decimal"/>
      <w:lvlText w:val="%6)"/>
      <w:lvlJc w:val="left"/>
      <w:pPr>
        <w:ind w:left="1080" w:hanging="360"/>
      </w:pPr>
    </w:lvl>
    <w:lvl w:ilvl="6" w:tplc="B1A81A3E">
      <w:start w:val="1"/>
      <w:numFmt w:val="decimal"/>
      <w:lvlText w:val="%7)"/>
      <w:lvlJc w:val="left"/>
      <w:pPr>
        <w:ind w:left="1080" w:hanging="360"/>
      </w:pPr>
    </w:lvl>
    <w:lvl w:ilvl="7" w:tplc="145207E4">
      <w:start w:val="1"/>
      <w:numFmt w:val="decimal"/>
      <w:lvlText w:val="%8)"/>
      <w:lvlJc w:val="left"/>
      <w:pPr>
        <w:ind w:left="1080" w:hanging="360"/>
      </w:pPr>
    </w:lvl>
    <w:lvl w:ilvl="8" w:tplc="37E6FC52">
      <w:start w:val="1"/>
      <w:numFmt w:val="decimal"/>
      <w:lvlText w:val="%9)"/>
      <w:lvlJc w:val="left"/>
      <w:pPr>
        <w:ind w:left="1080" w:hanging="360"/>
      </w:pPr>
    </w:lvl>
  </w:abstractNum>
  <w:num w:numId="1" w16cid:durableId="1685354060">
    <w:abstractNumId w:val="29"/>
  </w:num>
  <w:num w:numId="2" w16cid:durableId="827215056">
    <w:abstractNumId w:val="11"/>
  </w:num>
  <w:num w:numId="3" w16cid:durableId="1133643094">
    <w:abstractNumId w:val="2"/>
  </w:num>
  <w:num w:numId="4" w16cid:durableId="1345857474">
    <w:abstractNumId w:val="1"/>
  </w:num>
  <w:num w:numId="5" w16cid:durableId="1157693725">
    <w:abstractNumId w:val="0"/>
  </w:num>
  <w:num w:numId="6" w16cid:durableId="1073088514">
    <w:abstractNumId w:val="5"/>
  </w:num>
  <w:num w:numId="7" w16cid:durableId="2013798573">
    <w:abstractNumId w:val="26"/>
  </w:num>
  <w:num w:numId="8" w16cid:durableId="906573622">
    <w:abstractNumId w:val="34"/>
  </w:num>
  <w:num w:numId="9" w16cid:durableId="1783721088">
    <w:abstractNumId w:val="27"/>
  </w:num>
  <w:num w:numId="10" w16cid:durableId="1846088086">
    <w:abstractNumId w:val="18"/>
  </w:num>
  <w:num w:numId="11" w16cid:durableId="1150293917">
    <w:abstractNumId w:val="21"/>
  </w:num>
  <w:num w:numId="12" w16cid:durableId="1705130128">
    <w:abstractNumId w:val="22"/>
  </w:num>
  <w:num w:numId="13" w16cid:durableId="955402614">
    <w:abstractNumId w:val="9"/>
  </w:num>
  <w:num w:numId="14" w16cid:durableId="1597862900">
    <w:abstractNumId w:val="14"/>
  </w:num>
  <w:num w:numId="15" w16cid:durableId="845094460">
    <w:abstractNumId w:val="25"/>
  </w:num>
  <w:num w:numId="16" w16cid:durableId="189681679">
    <w:abstractNumId w:val="20"/>
  </w:num>
  <w:num w:numId="17" w16cid:durableId="1969235633">
    <w:abstractNumId w:val="16"/>
  </w:num>
  <w:num w:numId="18" w16cid:durableId="506939678">
    <w:abstractNumId w:val="30"/>
  </w:num>
  <w:num w:numId="19" w16cid:durableId="1397120186">
    <w:abstractNumId w:val="32"/>
  </w:num>
  <w:num w:numId="20" w16cid:durableId="1278832415">
    <w:abstractNumId w:val="17"/>
  </w:num>
  <w:num w:numId="21" w16cid:durableId="120272055">
    <w:abstractNumId w:val="6"/>
  </w:num>
  <w:num w:numId="22" w16cid:durableId="265043675">
    <w:abstractNumId w:val="10"/>
  </w:num>
  <w:num w:numId="23" w16cid:durableId="1929582485">
    <w:abstractNumId w:val="31"/>
  </w:num>
  <w:num w:numId="24" w16cid:durableId="1382093956">
    <w:abstractNumId w:val="23"/>
  </w:num>
  <w:num w:numId="25" w16cid:durableId="1079139855">
    <w:abstractNumId w:val="15"/>
  </w:num>
  <w:num w:numId="26" w16cid:durableId="1961566569">
    <w:abstractNumId w:val="35"/>
  </w:num>
  <w:num w:numId="27" w16cid:durableId="2017461764">
    <w:abstractNumId w:val="7"/>
  </w:num>
  <w:num w:numId="28" w16cid:durableId="1622111285">
    <w:abstractNumId w:val="28"/>
  </w:num>
  <w:num w:numId="29" w16cid:durableId="63452545">
    <w:abstractNumId w:val="12"/>
  </w:num>
  <w:num w:numId="30" w16cid:durableId="1774008705">
    <w:abstractNumId w:val="3"/>
  </w:num>
  <w:num w:numId="31" w16cid:durableId="549540329">
    <w:abstractNumId w:val="13"/>
  </w:num>
  <w:num w:numId="32" w16cid:durableId="1138182399">
    <w:abstractNumId w:val="24"/>
  </w:num>
  <w:num w:numId="33" w16cid:durableId="14237945">
    <w:abstractNumId w:val="8"/>
  </w:num>
  <w:num w:numId="34" w16cid:durableId="686759779">
    <w:abstractNumId w:val="19"/>
  </w:num>
  <w:num w:numId="35" w16cid:durableId="199166741">
    <w:abstractNumId w:val="33"/>
  </w:num>
  <w:num w:numId="36" w16cid:durableId="2356713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None" w15:userId="Siyu Wang"/>
  </w15:person>
  <w15:person w15:author="Mark Eldridge">
    <w15:presenceInfo w15:providerId="AD" w15:userId="S::nme99@newcastle.ac.uk::f770dde6-2e9a-4be7-86ca-b869791f79c9"/>
  </w15:person>
  <w15:person w15:author="Rossella Falcone [2]">
    <w15:presenceInfo w15:providerId="None" w15:userId="Rossella Falco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B4"/>
    <w:rsid w:val="00001073"/>
    <w:rsid w:val="00001205"/>
    <w:rsid w:val="0000150A"/>
    <w:rsid w:val="0000239F"/>
    <w:rsid w:val="0000289D"/>
    <w:rsid w:val="00004A48"/>
    <w:rsid w:val="0000545B"/>
    <w:rsid w:val="00005771"/>
    <w:rsid w:val="000058AF"/>
    <w:rsid w:val="000059D6"/>
    <w:rsid w:val="00005E13"/>
    <w:rsid w:val="00005F8C"/>
    <w:rsid w:val="000062BB"/>
    <w:rsid w:val="00006528"/>
    <w:rsid w:val="00006693"/>
    <w:rsid w:val="0000697A"/>
    <w:rsid w:val="00007543"/>
    <w:rsid w:val="0000778A"/>
    <w:rsid w:val="000104AD"/>
    <w:rsid w:val="00010C8C"/>
    <w:rsid w:val="0001115B"/>
    <w:rsid w:val="000118CF"/>
    <w:rsid w:val="00011C42"/>
    <w:rsid w:val="0001228B"/>
    <w:rsid w:val="000122A8"/>
    <w:rsid w:val="00012C2D"/>
    <w:rsid w:val="00013620"/>
    <w:rsid w:val="00013E9C"/>
    <w:rsid w:val="0001475F"/>
    <w:rsid w:val="00014F5D"/>
    <w:rsid w:val="00015A8D"/>
    <w:rsid w:val="000165FD"/>
    <w:rsid w:val="000166B1"/>
    <w:rsid w:val="000207E1"/>
    <w:rsid w:val="00020F82"/>
    <w:rsid w:val="00021086"/>
    <w:rsid w:val="00021BFE"/>
    <w:rsid w:val="00021F90"/>
    <w:rsid w:val="00023CF4"/>
    <w:rsid w:val="000258C2"/>
    <w:rsid w:val="00026850"/>
    <w:rsid w:val="00026A44"/>
    <w:rsid w:val="00026C06"/>
    <w:rsid w:val="000301D1"/>
    <w:rsid w:val="00030DFA"/>
    <w:rsid w:val="0003353D"/>
    <w:rsid w:val="00033571"/>
    <w:rsid w:val="0003552E"/>
    <w:rsid w:val="00035D20"/>
    <w:rsid w:val="00036CCF"/>
    <w:rsid w:val="0003799A"/>
    <w:rsid w:val="00037E65"/>
    <w:rsid w:val="00040685"/>
    <w:rsid w:val="000406E5"/>
    <w:rsid w:val="000422AE"/>
    <w:rsid w:val="000431C2"/>
    <w:rsid w:val="000432B4"/>
    <w:rsid w:val="000435A4"/>
    <w:rsid w:val="000439A0"/>
    <w:rsid w:val="0004483F"/>
    <w:rsid w:val="000457D5"/>
    <w:rsid w:val="000461E8"/>
    <w:rsid w:val="00046BC3"/>
    <w:rsid w:val="00046C3A"/>
    <w:rsid w:val="00047385"/>
    <w:rsid w:val="00047896"/>
    <w:rsid w:val="000501F7"/>
    <w:rsid w:val="000501FB"/>
    <w:rsid w:val="000504AF"/>
    <w:rsid w:val="000514DF"/>
    <w:rsid w:val="000517AE"/>
    <w:rsid w:val="00052B92"/>
    <w:rsid w:val="000530E0"/>
    <w:rsid w:val="000534D0"/>
    <w:rsid w:val="00054C9D"/>
    <w:rsid w:val="00054E9E"/>
    <w:rsid w:val="00055EE3"/>
    <w:rsid w:val="00056304"/>
    <w:rsid w:val="000573DA"/>
    <w:rsid w:val="00057759"/>
    <w:rsid w:val="00060F43"/>
    <w:rsid w:val="000614B5"/>
    <w:rsid w:val="00061988"/>
    <w:rsid w:val="00061AAB"/>
    <w:rsid w:val="00062092"/>
    <w:rsid w:val="00063925"/>
    <w:rsid w:val="00063940"/>
    <w:rsid w:val="00063F6C"/>
    <w:rsid w:val="000641DF"/>
    <w:rsid w:val="0006458E"/>
    <w:rsid w:val="00064F0B"/>
    <w:rsid w:val="00066387"/>
    <w:rsid w:val="00066889"/>
    <w:rsid w:val="00066B0E"/>
    <w:rsid w:val="00067417"/>
    <w:rsid w:val="000700B3"/>
    <w:rsid w:val="00070405"/>
    <w:rsid w:val="00071667"/>
    <w:rsid w:val="000726E8"/>
    <w:rsid w:val="00072C48"/>
    <w:rsid w:val="000733E4"/>
    <w:rsid w:val="000736DF"/>
    <w:rsid w:val="00074436"/>
    <w:rsid w:val="0007448C"/>
    <w:rsid w:val="000753A6"/>
    <w:rsid w:val="00075F80"/>
    <w:rsid w:val="0007601F"/>
    <w:rsid w:val="00076239"/>
    <w:rsid w:val="00081175"/>
    <w:rsid w:val="000816C0"/>
    <w:rsid w:val="00081A6A"/>
    <w:rsid w:val="0008238A"/>
    <w:rsid w:val="000823B6"/>
    <w:rsid w:val="00082AE1"/>
    <w:rsid w:val="00083D7A"/>
    <w:rsid w:val="00084026"/>
    <w:rsid w:val="0008495F"/>
    <w:rsid w:val="00086231"/>
    <w:rsid w:val="000872AA"/>
    <w:rsid w:val="0009022C"/>
    <w:rsid w:val="000916E2"/>
    <w:rsid w:val="00091A7B"/>
    <w:rsid w:val="0009280A"/>
    <w:rsid w:val="00093290"/>
    <w:rsid w:val="00093295"/>
    <w:rsid w:val="00093684"/>
    <w:rsid w:val="0009468C"/>
    <w:rsid w:val="00094E17"/>
    <w:rsid w:val="00094F22"/>
    <w:rsid w:val="0009517D"/>
    <w:rsid w:val="00095288"/>
    <w:rsid w:val="0009619D"/>
    <w:rsid w:val="000961B1"/>
    <w:rsid w:val="00096C1D"/>
    <w:rsid w:val="00097505"/>
    <w:rsid w:val="000A075A"/>
    <w:rsid w:val="000A1127"/>
    <w:rsid w:val="000A180A"/>
    <w:rsid w:val="000A25DB"/>
    <w:rsid w:val="000A2B4A"/>
    <w:rsid w:val="000A3181"/>
    <w:rsid w:val="000A3314"/>
    <w:rsid w:val="000A3830"/>
    <w:rsid w:val="000A40D0"/>
    <w:rsid w:val="000A57AD"/>
    <w:rsid w:val="000A5A5C"/>
    <w:rsid w:val="000A68CB"/>
    <w:rsid w:val="000A6BEB"/>
    <w:rsid w:val="000A7847"/>
    <w:rsid w:val="000B0B85"/>
    <w:rsid w:val="000B104B"/>
    <w:rsid w:val="000B16AE"/>
    <w:rsid w:val="000B2A7F"/>
    <w:rsid w:val="000B2AE6"/>
    <w:rsid w:val="000B2D62"/>
    <w:rsid w:val="000B2F58"/>
    <w:rsid w:val="000B30FB"/>
    <w:rsid w:val="000B3663"/>
    <w:rsid w:val="000B3CB4"/>
    <w:rsid w:val="000B3CD3"/>
    <w:rsid w:val="000B49B6"/>
    <w:rsid w:val="000B4A70"/>
    <w:rsid w:val="000B4ED3"/>
    <w:rsid w:val="000B4EEB"/>
    <w:rsid w:val="000B5EE6"/>
    <w:rsid w:val="000B600B"/>
    <w:rsid w:val="000B62E4"/>
    <w:rsid w:val="000B65E4"/>
    <w:rsid w:val="000C11A5"/>
    <w:rsid w:val="000C1C29"/>
    <w:rsid w:val="000C212C"/>
    <w:rsid w:val="000C3334"/>
    <w:rsid w:val="000C3D79"/>
    <w:rsid w:val="000C48D8"/>
    <w:rsid w:val="000C5A70"/>
    <w:rsid w:val="000C7205"/>
    <w:rsid w:val="000C7B5C"/>
    <w:rsid w:val="000D08ED"/>
    <w:rsid w:val="000D0C40"/>
    <w:rsid w:val="000D20B8"/>
    <w:rsid w:val="000D2B8D"/>
    <w:rsid w:val="000D3FEA"/>
    <w:rsid w:val="000D424E"/>
    <w:rsid w:val="000D438B"/>
    <w:rsid w:val="000D478D"/>
    <w:rsid w:val="000D4E3E"/>
    <w:rsid w:val="000D550A"/>
    <w:rsid w:val="000D5AFC"/>
    <w:rsid w:val="000D61F1"/>
    <w:rsid w:val="000D6826"/>
    <w:rsid w:val="000D6934"/>
    <w:rsid w:val="000D7001"/>
    <w:rsid w:val="000E0949"/>
    <w:rsid w:val="000E12FE"/>
    <w:rsid w:val="000E21B2"/>
    <w:rsid w:val="000E287D"/>
    <w:rsid w:val="000E3288"/>
    <w:rsid w:val="000E3475"/>
    <w:rsid w:val="000E4112"/>
    <w:rsid w:val="000E4350"/>
    <w:rsid w:val="000E44BD"/>
    <w:rsid w:val="000E5B4C"/>
    <w:rsid w:val="000E6E50"/>
    <w:rsid w:val="000E765B"/>
    <w:rsid w:val="000E7A0F"/>
    <w:rsid w:val="000E7D5A"/>
    <w:rsid w:val="000E7D91"/>
    <w:rsid w:val="000F105A"/>
    <w:rsid w:val="000F1CA8"/>
    <w:rsid w:val="000F3008"/>
    <w:rsid w:val="000F4F3A"/>
    <w:rsid w:val="000F569E"/>
    <w:rsid w:val="000F5B4D"/>
    <w:rsid w:val="000F6264"/>
    <w:rsid w:val="000F69AA"/>
    <w:rsid w:val="000F7B9B"/>
    <w:rsid w:val="000F7DDD"/>
    <w:rsid w:val="001002DF"/>
    <w:rsid w:val="0010110E"/>
    <w:rsid w:val="00102E13"/>
    <w:rsid w:val="001035D2"/>
    <w:rsid w:val="001037E0"/>
    <w:rsid w:val="00103A65"/>
    <w:rsid w:val="00104413"/>
    <w:rsid w:val="00104667"/>
    <w:rsid w:val="00104B57"/>
    <w:rsid w:val="00105266"/>
    <w:rsid w:val="001054A3"/>
    <w:rsid w:val="00105B25"/>
    <w:rsid w:val="00106332"/>
    <w:rsid w:val="00106A26"/>
    <w:rsid w:val="00107499"/>
    <w:rsid w:val="001110A8"/>
    <w:rsid w:val="00111297"/>
    <w:rsid w:val="0011148F"/>
    <w:rsid w:val="001117D1"/>
    <w:rsid w:val="001130FE"/>
    <w:rsid w:val="001136F4"/>
    <w:rsid w:val="001141C6"/>
    <w:rsid w:val="001150A3"/>
    <w:rsid w:val="0011541F"/>
    <w:rsid w:val="00115E0A"/>
    <w:rsid w:val="00115FD7"/>
    <w:rsid w:val="0011631F"/>
    <w:rsid w:val="00116338"/>
    <w:rsid w:val="00116526"/>
    <w:rsid w:val="001170D4"/>
    <w:rsid w:val="00117209"/>
    <w:rsid w:val="00117504"/>
    <w:rsid w:val="00117634"/>
    <w:rsid w:val="001179C1"/>
    <w:rsid w:val="00117D19"/>
    <w:rsid w:val="00120519"/>
    <w:rsid w:val="00120E2B"/>
    <w:rsid w:val="00121033"/>
    <w:rsid w:val="00121DF2"/>
    <w:rsid w:val="00123059"/>
    <w:rsid w:val="001239E5"/>
    <w:rsid w:val="0012453A"/>
    <w:rsid w:val="001253D7"/>
    <w:rsid w:val="001257C4"/>
    <w:rsid w:val="001261A7"/>
    <w:rsid w:val="0012695E"/>
    <w:rsid w:val="00126BBA"/>
    <w:rsid w:val="00126F59"/>
    <w:rsid w:val="00130BBA"/>
    <w:rsid w:val="00132772"/>
    <w:rsid w:val="00132A68"/>
    <w:rsid w:val="00132FE2"/>
    <w:rsid w:val="001345D9"/>
    <w:rsid w:val="001346F4"/>
    <w:rsid w:val="00134821"/>
    <w:rsid w:val="00134CF8"/>
    <w:rsid w:val="00134D7D"/>
    <w:rsid w:val="00135513"/>
    <w:rsid w:val="0013657C"/>
    <w:rsid w:val="00136E3F"/>
    <w:rsid w:val="00136F55"/>
    <w:rsid w:val="0013718E"/>
    <w:rsid w:val="00137475"/>
    <w:rsid w:val="00137857"/>
    <w:rsid w:val="00137A20"/>
    <w:rsid w:val="00137B79"/>
    <w:rsid w:val="001427A8"/>
    <w:rsid w:val="00142AE5"/>
    <w:rsid w:val="001436BB"/>
    <w:rsid w:val="00143B9D"/>
    <w:rsid w:val="001448FB"/>
    <w:rsid w:val="00144D42"/>
    <w:rsid w:val="00144F15"/>
    <w:rsid w:val="001454FD"/>
    <w:rsid w:val="001458B6"/>
    <w:rsid w:val="00145BAE"/>
    <w:rsid w:val="00145F2E"/>
    <w:rsid w:val="0014612B"/>
    <w:rsid w:val="00146473"/>
    <w:rsid w:val="00147AA0"/>
    <w:rsid w:val="00147E97"/>
    <w:rsid w:val="00147F81"/>
    <w:rsid w:val="001506FF"/>
    <w:rsid w:val="00151ACE"/>
    <w:rsid w:val="00151BC2"/>
    <w:rsid w:val="001525A0"/>
    <w:rsid w:val="001528D5"/>
    <w:rsid w:val="00152924"/>
    <w:rsid w:val="0015441C"/>
    <w:rsid w:val="001547AA"/>
    <w:rsid w:val="00155A59"/>
    <w:rsid w:val="00156EFB"/>
    <w:rsid w:val="001578DC"/>
    <w:rsid w:val="00160E88"/>
    <w:rsid w:val="00163E18"/>
    <w:rsid w:val="00163FB4"/>
    <w:rsid w:val="00164621"/>
    <w:rsid w:val="00164835"/>
    <w:rsid w:val="00165088"/>
    <w:rsid w:val="001652D4"/>
    <w:rsid w:val="00165DDA"/>
    <w:rsid w:val="00166DB3"/>
    <w:rsid w:val="00166EF8"/>
    <w:rsid w:val="00167529"/>
    <w:rsid w:val="00167B98"/>
    <w:rsid w:val="001714D8"/>
    <w:rsid w:val="0017204D"/>
    <w:rsid w:val="00172171"/>
    <w:rsid w:val="001725B9"/>
    <w:rsid w:val="00172973"/>
    <w:rsid w:val="00172D2A"/>
    <w:rsid w:val="001751D5"/>
    <w:rsid w:val="0017594E"/>
    <w:rsid w:val="00176F31"/>
    <w:rsid w:val="001775D1"/>
    <w:rsid w:val="00177D6E"/>
    <w:rsid w:val="00181279"/>
    <w:rsid w:val="00181F7C"/>
    <w:rsid w:val="00183195"/>
    <w:rsid w:val="00183A6B"/>
    <w:rsid w:val="00183AA2"/>
    <w:rsid w:val="0018420C"/>
    <w:rsid w:val="00184234"/>
    <w:rsid w:val="00184287"/>
    <w:rsid w:val="0018466A"/>
    <w:rsid w:val="0018477F"/>
    <w:rsid w:val="00184E5C"/>
    <w:rsid w:val="0018500F"/>
    <w:rsid w:val="00185548"/>
    <w:rsid w:val="00185691"/>
    <w:rsid w:val="001856D9"/>
    <w:rsid w:val="0018599D"/>
    <w:rsid w:val="0018764A"/>
    <w:rsid w:val="00187E11"/>
    <w:rsid w:val="001902F1"/>
    <w:rsid w:val="00191A41"/>
    <w:rsid w:val="00191F44"/>
    <w:rsid w:val="00192D39"/>
    <w:rsid w:val="001935E2"/>
    <w:rsid w:val="00193A00"/>
    <w:rsid w:val="00193BE3"/>
    <w:rsid w:val="00193CA0"/>
    <w:rsid w:val="00194553"/>
    <w:rsid w:val="00196BCD"/>
    <w:rsid w:val="00196D47"/>
    <w:rsid w:val="001977AB"/>
    <w:rsid w:val="00197BEF"/>
    <w:rsid w:val="001A0176"/>
    <w:rsid w:val="001A05A6"/>
    <w:rsid w:val="001A09A5"/>
    <w:rsid w:val="001A2088"/>
    <w:rsid w:val="001A2892"/>
    <w:rsid w:val="001A2B81"/>
    <w:rsid w:val="001A42CA"/>
    <w:rsid w:val="001A5565"/>
    <w:rsid w:val="001A5ED4"/>
    <w:rsid w:val="001A60BF"/>
    <w:rsid w:val="001A6322"/>
    <w:rsid w:val="001A67DE"/>
    <w:rsid w:val="001A7E6E"/>
    <w:rsid w:val="001B2820"/>
    <w:rsid w:val="001B32BF"/>
    <w:rsid w:val="001B3CFD"/>
    <w:rsid w:val="001B3E1A"/>
    <w:rsid w:val="001B4E25"/>
    <w:rsid w:val="001B63FB"/>
    <w:rsid w:val="001B6718"/>
    <w:rsid w:val="001B7DC9"/>
    <w:rsid w:val="001C0135"/>
    <w:rsid w:val="001C0314"/>
    <w:rsid w:val="001C059D"/>
    <w:rsid w:val="001C06EC"/>
    <w:rsid w:val="001C07C5"/>
    <w:rsid w:val="001C15A1"/>
    <w:rsid w:val="001C18C7"/>
    <w:rsid w:val="001C2162"/>
    <w:rsid w:val="001C23F6"/>
    <w:rsid w:val="001C267E"/>
    <w:rsid w:val="001C2D0C"/>
    <w:rsid w:val="001C3096"/>
    <w:rsid w:val="001C309D"/>
    <w:rsid w:val="001C328A"/>
    <w:rsid w:val="001C32FC"/>
    <w:rsid w:val="001C3778"/>
    <w:rsid w:val="001C3FB8"/>
    <w:rsid w:val="001C48BE"/>
    <w:rsid w:val="001C4C14"/>
    <w:rsid w:val="001C508D"/>
    <w:rsid w:val="001C51A7"/>
    <w:rsid w:val="001C6728"/>
    <w:rsid w:val="001C7CC5"/>
    <w:rsid w:val="001D046D"/>
    <w:rsid w:val="001D12C8"/>
    <w:rsid w:val="001D1D8A"/>
    <w:rsid w:val="001D20DB"/>
    <w:rsid w:val="001D294E"/>
    <w:rsid w:val="001D420D"/>
    <w:rsid w:val="001D64DE"/>
    <w:rsid w:val="001D6574"/>
    <w:rsid w:val="001D7834"/>
    <w:rsid w:val="001D7C37"/>
    <w:rsid w:val="001D7F22"/>
    <w:rsid w:val="001E00A0"/>
    <w:rsid w:val="001E043C"/>
    <w:rsid w:val="001E158C"/>
    <w:rsid w:val="001E1C25"/>
    <w:rsid w:val="001E1E76"/>
    <w:rsid w:val="001E213E"/>
    <w:rsid w:val="001E2738"/>
    <w:rsid w:val="001E27F5"/>
    <w:rsid w:val="001E2A6F"/>
    <w:rsid w:val="001E2EC0"/>
    <w:rsid w:val="001E3A1D"/>
    <w:rsid w:val="001E4457"/>
    <w:rsid w:val="001E4687"/>
    <w:rsid w:val="001E5B1A"/>
    <w:rsid w:val="001E5D5D"/>
    <w:rsid w:val="001E5DCF"/>
    <w:rsid w:val="001E6098"/>
    <w:rsid w:val="001E7705"/>
    <w:rsid w:val="001E7BD5"/>
    <w:rsid w:val="001F0AC5"/>
    <w:rsid w:val="001F0BCF"/>
    <w:rsid w:val="001F0DC0"/>
    <w:rsid w:val="001F0DF1"/>
    <w:rsid w:val="001F161B"/>
    <w:rsid w:val="001F1EB4"/>
    <w:rsid w:val="001F305C"/>
    <w:rsid w:val="001F3078"/>
    <w:rsid w:val="001F3B5E"/>
    <w:rsid w:val="001F3B9B"/>
    <w:rsid w:val="001F3F91"/>
    <w:rsid w:val="001F41BF"/>
    <w:rsid w:val="001F4369"/>
    <w:rsid w:val="001F4D62"/>
    <w:rsid w:val="001F5170"/>
    <w:rsid w:val="001F5343"/>
    <w:rsid w:val="001F55A1"/>
    <w:rsid w:val="001F592B"/>
    <w:rsid w:val="001F5A45"/>
    <w:rsid w:val="001F68CF"/>
    <w:rsid w:val="001F7897"/>
    <w:rsid w:val="001F7D8C"/>
    <w:rsid w:val="00201575"/>
    <w:rsid w:val="00201FCB"/>
    <w:rsid w:val="00202070"/>
    <w:rsid w:val="002025E2"/>
    <w:rsid w:val="0020383E"/>
    <w:rsid w:val="00203862"/>
    <w:rsid w:val="00203C03"/>
    <w:rsid w:val="00203C19"/>
    <w:rsid w:val="00204442"/>
    <w:rsid w:val="002045DB"/>
    <w:rsid w:val="00204F72"/>
    <w:rsid w:val="00205B9A"/>
    <w:rsid w:val="00205F11"/>
    <w:rsid w:val="0020645F"/>
    <w:rsid w:val="002065DF"/>
    <w:rsid w:val="002070B6"/>
    <w:rsid w:val="00207727"/>
    <w:rsid w:val="00207E8F"/>
    <w:rsid w:val="00210522"/>
    <w:rsid w:val="00210B17"/>
    <w:rsid w:val="00210E46"/>
    <w:rsid w:val="00211070"/>
    <w:rsid w:val="00211868"/>
    <w:rsid w:val="00211F12"/>
    <w:rsid w:val="00211FCD"/>
    <w:rsid w:val="002125F5"/>
    <w:rsid w:val="00214C1B"/>
    <w:rsid w:val="00215282"/>
    <w:rsid w:val="00216788"/>
    <w:rsid w:val="0021687E"/>
    <w:rsid w:val="00216909"/>
    <w:rsid w:val="00216EF8"/>
    <w:rsid w:val="00217B80"/>
    <w:rsid w:val="00217DA4"/>
    <w:rsid w:val="002205AB"/>
    <w:rsid w:val="00220B26"/>
    <w:rsid w:val="00220BA0"/>
    <w:rsid w:val="002238F2"/>
    <w:rsid w:val="00223C04"/>
    <w:rsid w:val="0022441D"/>
    <w:rsid w:val="0022517F"/>
    <w:rsid w:val="00225FE1"/>
    <w:rsid w:val="0022668B"/>
    <w:rsid w:val="0022689B"/>
    <w:rsid w:val="00226B00"/>
    <w:rsid w:val="00227B27"/>
    <w:rsid w:val="00227DA4"/>
    <w:rsid w:val="002307F2"/>
    <w:rsid w:val="002319C6"/>
    <w:rsid w:val="00231C8B"/>
    <w:rsid w:val="00232B31"/>
    <w:rsid w:val="00232B57"/>
    <w:rsid w:val="00233347"/>
    <w:rsid w:val="002339D0"/>
    <w:rsid w:val="00234C26"/>
    <w:rsid w:val="0023563B"/>
    <w:rsid w:val="002362C6"/>
    <w:rsid w:val="00236314"/>
    <w:rsid w:val="002371A0"/>
    <w:rsid w:val="00240715"/>
    <w:rsid w:val="00240CE9"/>
    <w:rsid w:val="002432DC"/>
    <w:rsid w:val="00243F68"/>
    <w:rsid w:val="00245A19"/>
    <w:rsid w:val="002464B0"/>
    <w:rsid w:val="00246500"/>
    <w:rsid w:val="00246C1D"/>
    <w:rsid w:val="00246DDC"/>
    <w:rsid w:val="00247203"/>
    <w:rsid w:val="00247637"/>
    <w:rsid w:val="00247B6B"/>
    <w:rsid w:val="00251C15"/>
    <w:rsid w:val="00251EAC"/>
    <w:rsid w:val="0025227D"/>
    <w:rsid w:val="002532AD"/>
    <w:rsid w:val="002542D5"/>
    <w:rsid w:val="00254896"/>
    <w:rsid w:val="00254CC4"/>
    <w:rsid w:val="0025518E"/>
    <w:rsid w:val="0025543B"/>
    <w:rsid w:val="002567CE"/>
    <w:rsid w:val="00257555"/>
    <w:rsid w:val="002578AE"/>
    <w:rsid w:val="00257BB4"/>
    <w:rsid w:val="00260C2C"/>
    <w:rsid w:val="00261326"/>
    <w:rsid w:val="002624DD"/>
    <w:rsid w:val="00263BC2"/>
    <w:rsid w:val="002643A9"/>
    <w:rsid w:val="00264C6A"/>
    <w:rsid w:val="0026557E"/>
    <w:rsid w:val="0026664A"/>
    <w:rsid w:val="00266AE3"/>
    <w:rsid w:val="00270387"/>
    <w:rsid w:val="00270949"/>
    <w:rsid w:val="002709EF"/>
    <w:rsid w:val="002716DF"/>
    <w:rsid w:val="00272812"/>
    <w:rsid w:val="0027364E"/>
    <w:rsid w:val="00273819"/>
    <w:rsid w:val="00274570"/>
    <w:rsid w:val="00276A02"/>
    <w:rsid w:val="00276C8A"/>
    <w:rsid w:val="00277B93"/>
    <w:rsid w:val="0028112B"/>
    <w:rsid w:val="002813A1"/>
    <w:rsid w:val="0028169C"/>
    <w:rsid w:val="00282695"/>
    <w:rsid w:val="00282EA4"/>
    <w:rsid w:val="00282EA8"/>
    <w:rsid w:val="00283233"/>
    <w:rsid w:val="00283544"/>
    <w:rsid w:val="0028361D"/>
    <w:rsid w:val="00283859"/>
    <w:rsid w:val="00284241"/>
    <w:rsid w:val="0028430E"/>
    <w:rsid w:val="00285CF8"/>
    <w:rsid w:val="0028629F"/>
    <w:rsid w:val="0028691B"/>
    <w:rsid w:val="00287454"/>
    <w:rsid w:val="00290FFF"/>
    <w:rsid w:val="00291FAE"/>
    <w:rsid w:val="00293B5F"/>
    <w:rsid w:val="00294653"/>
    <w:rsid w:val="00294795"/>
    <w:rsid w:val="00294D95"/>
    <w:rsid w:val="00296696"/>
    <w:rsid w:val="00297607"/>
    <w:rsid w:val="002A0404"/>
    <w:rsid w:val="002A08D1"/>
    <w:rsid w:val="002A0C6C"/>
    <w:rsid w:val="002A2085"/>
    <w:rsid w:val="002A2804"/>
    <w:rsid w:val="002A28E3"/>
    <w:rsid w:val="002A2AFF"/>
    <w:rsid w:val="002A3E36"/>
    <w:rsid w:val="002A439D"/>
    <w:rsid w:val="002A4834"/>
    <w:rsid w:val="002A5980"/>
    <w:rsid w:val="002A71ED"/>
    <w:rsid w:val="002A758E"/>
    <w:rsid w:val="002A797D"/>
    <w:rsid w:val="002B1DA6"/>
    <w:rsid w:val="002B2478"/>
    <w:rsid w:val="002B3600"/>
    <w:rsid w:val="002B3873"/>
    <w:rsid w:val="002B4498"/>
    <w:rsid w:val="002B4EC8"/>
    <w:rsid w:val="002B5069"/>
    <w:rsid w:val="002B5A67"/>
    <w:rsid w:val="002B663B"/>
    <w:rsid w:val="002B7E8B"/>
    <w:rsid w:val="002C04FE"/>
    <w:rsid w:val="002C066C"/>
    <w:rsid w:val="002C14D8"/>
    <w:rsid w:val="002C1974"/>
    <w:rsid w:val="002C2A07"/>
    <w:rsid w:val="002C3519"/>
    <w:rsid w:val="002C37BF"/>
    <w:rsid w:val="002C4036"/>
    <w:rsid w:val="002C583E"/>
    <w:rsid w:val="002C69CE"/>
    <w:rsid w:val="002C7549"/>
    <w:rsid w:val="002C7A42"/>
    <w:rsid w:val="002C7AA1"/>
    <w:rsid w:val="002D086C"/>
    <w:rsid w:val="002D0904"/>
    <w:rsid w:val="002D1CC5"/>
    <w:rsid w:val="002D202F"/>
    <w:rsid w:val="002D2650"/>
    <w:rsid w:val="002D2721"/>
    <w:rsid w:val="002D27FF"/>
    <w:rsid w:val="002D28F2"/>
    <w:rsid w:val="002D2D0A"/>
    <w:rsid w:val="002D2ED3"/>
    <w:rsid w:val="002D3A22"/>
    <w:rsid w:val="002D3AEF"/>
    <w:rsid w:val="002D3B19"/>
    <w:rsid w:val="002D3DD3"/>
    <w:rsid w:val="002D4800"/>
    <w:rsid w:val="002D5994"/>
    <w:rsid w:val="002D60FF"/>
    <w:rsid w:val="002D6299"/>
    <w:rsid w:val="002D6554"/>
    <w:rsid w:val="002D711D"/>
    <w:rsid w:val="002D7583"/>
    <w:rsid w:val="002D7B49"/>
    <w:rsid w:val="002D7D36"/>
    <w:rsid w:val="002E04B3"/>
    <w:rsid w:val="002E0B6E"/>
    <w:rsid w:val="002E1898"/>
    <w:rsid w:val="002E26A4"/>
    <w:rsid w:val="002E3770"/>
    <w:rsid w:val="002E4387"/>
    <w:rsid w:val="002E658E"/>
    <w:rsid w:val="002E7864"/>
    <w:rsid w:val="002F06E0"/>
    <w:rsid w:val="002F10F2"/>
    <w:rsid w:val="002F16DF"/>
    <w:rsid w:val="002F1AB4"/>
    <w:rsid w:val="002F239C"/>
    <w:rsid w:val="002F2638"/>
    <w:rsid w:val="002F2705"/>
    <w:rsid w:val="002F2C34"/>
    <w:rsid w:val="002F2C82"/>
    <w:rsid w:val="002F2EFA"/>
    <w:rsid w:val="002F30D4"/>
    <w:rsid w:val="002F471A"/>
    <w:rsid w:val="002F4782"/>
    <w:rsid w:val="002F4B04"/>
    <w:rsid w:val="002F4C47"/>
    <w:rsid w:val="002F5708"/>
    <w:rsid w:val="002F57D9"/>
    <w:rsid w:val="002F5F7E"/>
    <w:rsid w:val="002F6A07"/>
    <w:rsid w:val="002F6AE9"/>
    <w:rsid w:val="0030076E"/>
    <w:rsid w:val="0030121A"/>
    <w:rsid w:val="003028CA"/>
    <w:rsid w:val="00302FE1"/>
    <w:rsid w:val="00303A55"/>
    <w:rsid w:val="00303BCC"/>
    <w:rsid w:val="00303D8C"/>
    <w:rsid w:val="0030400D"/>
    <w:rsid w:val="00304267"/>
    <w:rsid w:val="003049DB"/>
    <w:rsid w:val="003066B3"/>
    <w:rsid w:val="00306B4F"/>
    <w:rsid w:val="0031046E"/>
    <w:rsid w:val="00310A9D"/>
    <w:rsid w:val="00310C45"/>
    <w:rsid w:val="00310DFE"/>
    <w:rsid w:val="003119D6"/>
    <w:rsid w:val="00311D5C"/>
    <w:rsid w:val="00312514"/>
    <w:rsid w:val="003133CD"/>
    <w:rsid w:val="00313CC6"/>
    <w:rsid w:val="00313DDD"/>
    <w:rsid w:val="00314E2C"/>
    <w:rsid w:val="00315AC5"/>
    <w:rsid w:val="00315B58"/>
    <w:rsid w:val="00316DE8"/>
    <w:rsid w:val="00321BB2"/>
    <w:rsid w:val="00321D77"/>
    <w:rsid w:val="00321D9F"/>
    <w:rsid w:val="00321FAC"/>
    <w:rsid w:val="003222E2"/>
    <w:rsid w:val="003222F8"/>
    <w:rsid w:val="00322C13"/>
    <w:rsid w:val="00323567"/>
    <w:rsid w:val="00323A8D"/>
    <w:rsid w:val="00323D6D"/>
    <w:rsid w:val="00323EC0"/>
    <w:rsid w:val="00324E93"/>
    <w:rsid w:val="00326168"/>
    <w:rsid w:val="00327797"/>
    <w:rsid w:val="00327BC7"/>
    <w:rsid w:val="003312FA"/>
    <w:rsid w:val="0033149D"/>
    <w:rsid w:val="003316EA"/>
    <w:rsid w:val="003319D0"/>
    <w:rsid w:val="00332776"/>
    <w:rsid w:val="00332A28"/>
    <w:rsid w:val="00333389"/>
    <w:rsid w:val="00334460"/>
    <w:rsid w:val="00335188"/>
    <w:rsid w:val="00335768"/>
    <w:rsid w:val="003367B1"/>
    <w:rsid w:val="003369C5"/>
    <w:rsid w:val="00337844"/>
    <w:rsid w:val="003400B0"/>
    <w:rsid w:val="00340928"/>
    <w:rsid w:val="00341372"/>
    <w:rsid w:val="0034209A"/>
    <w:rsid w:val="003435E2"/>
    <w:rsid w:val="00344B90"/>
    <w:rsid w:val="00344D37"/>
    <w:rsid w:val="00345407"/>
    <w:rsid w:val="0034641D"/>
    <w:rsid w:val="00347280"/>
    <w:rsid w:val="00347292"/>
    <w:rsid w:val="003476A9"/>
    <w:rsid w:val="003477B9"/>
    <w:rsid w:val="00351395"/>
    <w:rsid w:val="003523B9"/>
    <w:rsid w:val="00352CAD"/>
    <w:rsid w:val="00352DBC"/>
    <w:rsid w:val="00353478"/>
    <w:rsid w:val="00354C58"/>
    <w:rsid w:val="00354DB5"/>
    <w:rsid w:val="00355C63"/>
    <w:rsid w:val="00355D81"/>
    <w:rsid w:val="003564D6"/>
    <w:rsid w:val="003571B8"/>
    <w:rsid w:val="00360538"/>
    <w:rsid w:val="00360FAE"/>
    <w:rsid w:val="00361B6A"/>
    <w:rsid w:val="00361BC6"/>
    <w:rsid w:val="00361D60"/>
    <w:rsid w:val="00361DCC"/>
    <w:rsid w:val="00362E77"/>
    <w:rsid w:val="003642E2"/>
    <w:rsid w:val="00364486"/>
    <w:rsid w:val="003646CA"/>
    <w:rsid w:val="00364F74"/>
    <w:rsid w:val="003659ED"/>
    <w:rsid w:val="00366E17"/>
    <w:rsid w:val="00367DAB"/>
    <w:rsid w:val="003709C5"/>
    <w:rsid w:val="00371243"/>
    <w:rsid w:val="00371306"/>
    <w:rsid w:val="0037264C"/>
    <w:rsid w:val="00372CFA"/>
    <w:rsid w:val="00373C1A"/>
    <w:rsid w:val="00373F18"/>
    <w:rsid w:val="003744CA"/>
    <w:rsid w:val="003745F3"/>
    <w:rsid w:val="0037559F"/>
    <w:rsid w:val="00375A71"/>
    <w:rsid w:val="00375DE4"/>
    <w:rsid w:val="00377221"/>
    <w:rsid w:val="0037769F"/>
    <w:rsid w:val="00377A5A"/>
    <w:rsid w:val="00380074"/>
    <w:rsid w:val="003812B2"/>
    <w:rsid w:val="0038306B"/>
    <w:rsid w:val="00383D52"/>
    <w:rsid w:val="00383DA0"/>
    <w:rsid w:val="003846C0"/>
    <w:rsid w:val="00385E99"/>
    <w:rsid w:val="0038629E"/>
    <w:rsid w:val="00387863"/>
    <w:rsid w:val="0039144E"/>
    <w:rsid w:val="00392710"/>
    <w:rsid w:val="00393656"/>
    <w:rsid w:val="003A0A1F"/>
    <w:rsid w:val="003A1666"/>
    <w:rsid w:val="003A1E51"/>
    <w:rsid w:val="003A22DA"/>
    <w:rsid w:val="003A2593"/>
    <w:rsid w:val="003A3BE3"/>
    <w:rsid w:val="003A4092"/>
    <w:rsid w:val="003A5378"/>
    <w:rsid w:val="003A5607"/>
    <w:rsid w:val="003A589E"/>
    <w:rsid w:val="003A5B98"/>
    <w:rsid w:val="003A5FB8"/>
    <w:rsid w:val="003A774E"/>
    <w:rsid w:val="003B0231"/>
    <w:rsid w:val="003B035D"/>
    <w:rsid w:val="003B172F"/>
    <w:rsid w:val="003B22B1"/>
    <w:rsid w:val="003B255F"/>
    <w:rsid w:val="003B26F9"/>
    <w:rsid w:val="003B2B18"/>
    <w:rsid w:val="003B5D85"/>
    <w:rsid w:val="003B7CC5"/>
    <w:rsid w:val="003C0ECC"/>
    <w:rsid w:val="003C1DE0"/>
    <w:rsid w:val="003C2550"/>
    <w:rsid w:val="003C258B"/>
    <w:rsid w:val="003C26E2"/>
    <w:rsid w:val="003C3A54"/>
    <w:rsid w:val="003C4AB8"/>
    <w:rsid w:val="003C562E"/>
    <w:rsid w:val="003C5DB9"/>
    <w:rsid w:val="003C6A71"/>
    <w:rsid w:val="003C7F67"/>
    <w:rsid w:val="003D060A"/>
    <w:rsid w:val="003D1CFB"/>
    <w:rsid w:val="003D2596"/>
    <w:rsid w:val="003D2A65"/>
    <w:rsid w:val="003D2D4D"/>
    <w:rsid w:val="003D35D3"/>
    <w:rsid w:val="003D37E9"/>
    <w:rsid w:val="003D559C"/>
    <w:rsid w:val="003D6B21"/>
    <w:rsid w:val="003E06CD"/>
    <w:rsid w:val="003E0A32"/>
    <w:rsid w:val="003E1090"/>
    <w:rsid w:val="003E14DE"/>
    <w:rsid w:val="003E25AB"/>
    <w:rsid w:val="003E2BB3"/>
    <w:rsid w:val="003E2DF4"/>
    <w:rsid w:val="003E35B0"/>
    <w:rsid w:val="003E3E46"/>
    <w:rsid w:val="003E624A"/>
    <w:rsid w:val="003E636C"/>
    <w:rsid w:val="003E65A9"/>
    <w:rsid w:val="003E7186"/>
    <w:rsid w:val="003E7280"/>
    <w:rsid w:val="003E770C"/>
    <w:rsid w:val="003E7A7F"/>
    <w:rsid w:val="003E7A96"/>
    <w:rsid w:val="003E7FDF"/>
    <w:rsid w:val="003F0005"/>
    <w:rsid w:val="003F14D9"/>
    <w:rsid w:val="003F2416"/>
    <w:rsid w:val="003F2639"/>
    <w:rsid w:val="003F3DAF"/>
    <w:rsid w:val="003F6979"/>
    <w:rsid w:val="003F7CD8"/>
    <w:rsid w:val="0040030E"/>
    <w:rsid w:val="00401461"/>
    <w:rsid w:val="00401C09"/>
    <w:rsid w:val="00401E22"/>
    <w:rsid w:val="004020A2"/>
    <w:rsid w:val="00402D67"/>
    <w:rsid w:val="00403931"/>
    <w:rsid w:val="00403BB7"/>
    <w:rsid w:val="0040416E"/>
    <w:rsid w:val="00404810"/>
    <w:rsid w:val="00405DAD"/>
    <w:rsid w:val="00406065"/>
    <w:rsid w:val="0040759A"/>
    <w:rsid w:val="00407A2F"/>
    <w:rsid w:val="00407FD3"/>
    <w:rsid w:val="00410414"/>
    <w:rsid w:val="00410514"/>
    <w:rsid w:val="00410710"/>
    <w:rsid w:val="00410755"/>
    <w:rsid w:val="00410FB2"/>
    <w:rsid w:val="0041176F"/>
    <w:rsid w:val="00411C75"/>
    <w:rsid w:val="00412634"/>
    <w:rsid w:val="00412F0D"/>
    <w:rsid w:val="004130AC"/>
    <w:rsid w:val="004133B1"/>
    <w:rsid w:val="00413780"/>
    <w:rsid w:val="00413D8B"/>
    <w:rsid w:val="00413FDF"/>
    <w:rsid w:val="00414777"/>
    <w:rsid w:val="00415413"/>
    <w:rsid w:val="00415D66"/>
    <w:rsid w:val="0041627A"/>
    <w:rsid w:val="00416516"/>
    <w:rsid w:val="00416A0C"/>
    <w:rsid w:val="004173DF"/>
    <w:rsid w:val="00417952"/>
    <w:rsid w:val="00417DB6"/>
    <w:rsid w:val="00421D23"/>
    <w:rsid w:val="00422987"/>
    <w:rsid w:val="00424618"/>
    <w:rsid w:val="00424BB4"/>
    <w:rsid w:val="00425733"/>
    <w:rsid w:val="00426419"/>
    <w:rsid w:val="00426A20"/>
    <w:rsid w:val="00426B17"/>
    <w:rsid w:val="00430699"/>
    <w:rsid w:val="00430BD4"/>
    <w:rsid w:val="00431145"/>
    <w:rsid w:val="004312F2"/>
    <w:rsid w:val="004315AD"/>
    <w:rsid w:val="00432962"/>
    <w:rsid w:val="004339F2"/>
    <w:rsid w:val="00433AFB"/>
    <w:rsid w:val="00434063"/>
    <w:rsid w:val="004341B6"/>
    <w:rsid w:val="00434299"/>
    <w:rsid w:val="0043466F"/>
    <w:rsid w:val="00436E86"/>
    <w:rsid w:val="004415C1"/>
    <w:rsid w:val="00441820"/>
    <w:rsid w:val="004418D1"/>
    <w:rsid w:val="00441CE9"/>
    <w:rsid w:val="00442FED"/>
    <w:rsid w:val="004435BB"/>
    <w:rsid w:val="0044381E"/>
    <w:rsid w:val="00443B27"/>
    <w:rsid w:val="0044561A"/>
    <w:rsid w:val="004461D1"/>
    <w:rsid w:val="00446365"/>
    <w:rsid w:val="00450466"/>
    <w:rsid w:val="00450FD3"/>
    <w:rsid w:val="0045271B"/>
    <w:rsid w:val="00453708"/>
    <w:rsid w:val="004545C4"/>
    <w:rsid w:val="004556DB"/>
    <w:rsid w:val="004571C2"/>
    <w:rsid w:val="0046011F"/>
    <w:rsid w:val="0046046B"/>
    <w:rsid w:val="004604A4"/>
    <w:rsid w:val="004606FA"/>
    <w:rsid w:val="00462C5F"/>
    <w:rsid w:val="00463B47"/>
    <w:rsid w:val="004660E8"/>
    <w:rsid w:val="00466640"/>
    <w:rsid w:val="00467BF7"/>
    <w:rsid w:val="0047058F"/>
    <w:rsid w:val="00470880"/>
    <w:rsid w:val="00470DCF"/>
    <w:rsid w:val="00471207"/>
    <w:rsid w:val="00471778"/>
    <w:rsid w:val="004737A8"/>
    <w:rsid w:val="0047463C"/>
    <w:rsid w:val="0047478E"/>
    <w:rsid w:val="00475324"/>
    <w:rsid w:val="0047598F"/>
    <w:rsid w:val="004759DD"/>
    <w:rsid w:val="00475E48"/>
    <w:rsid w:val="00475EBC"/>
    <w:rsid w:val="004766AA"/>
    <w:rsid w:val="00477468"/>
    <w:rsid w:val="00480034"/>
    <w:rsid w:val="00481664"/>
    <w:rsid w:val="00482F81"/>
    <w:rsid w:val="0048323D"/>
    <w:rsid w:val="0048328F"/>
    <w:rsid w:val="004836AB"/>
    <w:rsid w:val="0048477C"/>
    <w:rsid w:val="004858AA"/>
    <w:rsid w:val="00486872"/>
    <w:rsid w:val="0048755C"/>
    <w:rsid w:val="0048764B"/>
    <w:rsid w:val="0048773D"/>
    <w:rsid w:val="00487811"/>
    <w:rsid w:val="0049044C"/>
    <w:rsid w:val="004916CC"/>
    <w:rsid w:val="004920A8"/>
    <w:rsid w:val="00492821"/>
    <w:rsid w:val="0049380E"/>
    <w:rsid w:val="0049436D"/>
    <w:rsid w:val="0049525A"/>
    <w:rsid w:val="00496433"/>
    <w:rsid w:val="00496817"/>
    <w:rsid w:val="0049732C"/>
    <w:rsid w:val="004974DF"/>
    <w:rsid w:val="0049753C"/>
    <w:rsid w:val="004975BA"/>
    <w:rsid w:val="00497AE1"/>
    <w:rsid w:val="004A0B6B"/>
    <w:rsid w:val="004A0BB7"/>
    <w:rsid w:val="004A0C72"/>
    <w:rsid w:val="004A1016"/>
    <w:rsid w:val="004A106E"/>
    <w:rsid w:val="004A1246"/>
    <w:rsid w:val="004A1A71"/>
    <w:rsid w:val="004A210F"/>
    <w:rsid w:val="004A2448"/>
    <w:rsid w:val="004A302A"/>
    <w:rsid w:val="004A31E0"/>
    <w:rsid w:val="004A335F"/>
    <w:rsid w:val="004A45E8"/>
    <w:rsid w:val="004A5464"/>
    <w:rsid w:val="004A57CB"/>
    <w:rsid w:val="004A582F"/>
    <w:rsid w:val="004A6191"/>
    <w:rsid w:val="004A6ACD"/>
    <w:rsid w:val="004B12C7"/>
    <w:rsid w:val="004B271F"/>
    <w:rsid w:val="004B2A05"/>
    <w:rsid w:val="004B30F3"/>
    <w:rsid w:val="004B4111"/>
    <w:rsid w:val="004B4568"/>
    <w:rsid w:val="004B4CD0"/>
    <w:rsid w:val="004B7CBD"/>
    <w:rsid w:val="004C092F"/>
    <w:rsid w:val="004C1691"/>
    <w:rsid w:val="004C2DD6"/>
    <w:rsid w:val="004C4865"/>
    <w:rsid w:val="004C59C5"/>
    <w:rsid w:val="004C61CF"/>
    <w:rsid w:val="004C6679"/>
    <w:rsid w:val="004C67E1"/>
    <w:rsid w:val="004D0280"/>
    <w:rsid w:val="004D02FE"/>
    <w:rsid w:val="004D0CA1"/>
    <w:rsid w:val="004D1602"/>
    <w:rsid w:val="004D18F9"/>
    <w:rsid w:val="004D1BCD"/>
    <w:rsid w:val="004D420D"/>
    <w:rsid w:val="004D43A3"/>
    <w:rsid w:val="004D6A2E"/>
    <w:rsid w:val="004E1011"/>
    <w:rsid w:val="004E3A05"/>
    <w:rsid w:val="004E3D60"/>
    <w:rsid w:val="004E50D4"/>
    <w:rsid w:val="004E5532"/>
    <w:rsid w:val="004E5786"/>
    <w:rsid w:val="004E6E33"/>
    <w:rsid w:val="004E70EB"/>
    <w:rsid w:val="004E7724"/>
    <w:rsid w:val="004E7A11"/>
    <w:rsid w:val="004E7DC8"/>
    <w:rsid w:val="004F09A1"/>
    <w:rsid w:val="004F0B74"/>
    <w:rsid w:val="004F10F9"/>
    <w:rsid w:val="004F2F66"/>
    <w:rsid w:val="004F3C5A"/>
    <w:rsid w:val="004F3FC5"/>
    <w:rsid w:val="004F407E"/>
    <w:rsid w:val="004F42AF"/>
    <w:rsid w:val="004F53EA"/>
    <w:rsid w:val="004F66BA"/>
    <w:rsid w:val="004F70C1"/>
    <w:rsid w:val="004F7F17"/>
    <w:rsid w:val="0050022D"/>
    <w:rsid w:val="0050192F"/>
    <w:rsid w:val="00502FF4"/>
    <w:rsid w:val="00503709"/>
    <w:rsid w:val="00503B1B"/>
    <w:rsid w:val="00503D97"/>
    <w:rsid w:val="005041DB"/>
    <w:rsid w:val="00506915"/>
    <w:rsid w:val="00506E76"/>
    <w:rsid w:val="005078DE"/>
    <w:rsid w:val="00507E7A"/>
    <w:rsid w:val="00507F46"/>
    <w:rsid w:val="00510FFF"/>
    <w:rsid w:val="005110AC"/>
    <w:rsid w:val="0051254A"/>
    <w:rsid w:val="005126D7"/>
    <w:rsid w:val="00513672"/>
    <w:rsid w:val="0051506A"/>
    <w:rsid w:val="00515545"/>
    <w:rsid w:val="00515CC8"/>
    <w:rsid w:val="0051668A"/>
    <w:rsid w:val="00516BAF"/>
    <w:rsid w:val="00517937"/>
    <w:rsid w:val="00517A7C"/>
    <w:rsid w:val="005209C1"/>
    <w:rsid w:val="0052137B"/>
    <w:rsid w:val="00521ABE"/>
    <w:rsid w:val="00522B48"/>
    <w:rsid w:val="00522FBF"/>
    <w:rsid w:val="00523274"/>
    <w:rsid w:val="005232EE"/>
    <w:rsid w:val="0052337D"/>
    <w:rsid w:val="0052414B"/>
    <w:rsid w:val="005257F2"/>
    <w:rsid w:val="00525873"/>
    <w:rsid w:val="00525A42"/>
    <w:rsid w:val="005271DF"/>
    <w:rsid w:val="005275BC"/>
    <w:rsid w:val="00527D05"/>
    <w:rsid w:val="00532B66"/>
    <w:rsid w:val="00532F2F"/>
    <w:rsid w:val="00533095"/>
    <w:rsid w:val="00533586"/>
    <w:rsid w:val="005335FE"/>
    <w:rsid w:val="0053438B"/>
    <w:rsid w:val="005346EB"/>
    <w:rsid w:val="005348A4"/>
    <w:rsid w:val="00534F41"/>
    <w:rsid w:val="005366E5"/>
    <w:rsid w:val="00536762"/>
    <w:rsid w:val="00536AD4"/>
    <w:rsid w:val="00536D32"/>
    <w:rsid w:val="00537E1E"/>
    <w:rsid w:val="005403F5"/>
    <w:rsid w:val="005429F4"/>
    <w:rsid w:val="00544981"/>
    <w:rsid w:val="005450C8"/>
    <w:rsid w:val="00545168"/>
    <w:rsid w:val="00545398"/>
    <w:rsid w:val="005457B4"/>
    <w:rsid w:val="00545871"/>
    <w:rsid w:val="005458DE"/>
    <w:rsid w:val="00545E67"/>
    <w:rsid w:val="00545F49"/>
    <w:rsid w:val="00546565"/>
    <w:rsid w:val="005470A6"/>
    <w:rsid w:val="00547CE4"/>
    <w:rsid w:val="00547CE9"/>
    <w:rsid w:val="00547F4B"/>
    <w:rsid w:val="00550168"/>
    <w:rsid w:val="00550218"/>
    <w:rsid w:val="00550479"/>
    <w:rsid w:val="005505AF"/>
    <w:rsid w:val="00550E9E"/>
    <w:rsid w:val="005518A7"/>
    <w:rsid w:val="00551A90"/>
    <w:rsid w:val="00551B53"/>
    <w:rsid w:val="00551C22"/>
    <w:rsid w:val="00552B9B"/>
    <w:rsid w:val="005531C0"/>
    <w:rsid w:val="0055379B"/>
    <w:rsid w:val="005538C9"/>
    <w:rsid w:val="00553C38"/>
    <w:rsid w:val="00554239"/>
    <w:rsid w:val="00554271"/>
    <w:rsid w:val="0055439F"/>
    <w:rsid w:val="00554777"/>
    <w:rsid w:val="00554A19"/>
    <w:rsid w:val="00554D86"/>
    <w:rsid w:val="0055588E"/>
    <w:rsid w:val="00556AC1"/>
    <w:rsid w:val="0056002E"/>
    <w:rsid w:val="005656D0"/>
    <w:rsid w:val="00565751"/>
    <w:rsid w:val="00565850"/>
    <w:rsid w:val="00565E0E"/>
    <w:rsid w:val="0056667E"/>
    <w:rsid w:val="00567064"/>
    <w:rsid w:val="00570513"/>
    <w:rsid w:val="00571029"/>
    <w:rsid w:val="005719D5"/>
    <w:rsid w:val="00573664"/>
    <w:rsid w:val="00573C2C"/>
    <w:rsid w:val="005742F8"/>
    <w:rsid w:val="005749AB"/>
    <w:rsid w:val="00575E44"/>
    <w:rsid w:val="005760D3"/>
    <w:rsid w:val="005766E8"/>
    <w:rsid w:val="0057697F"/>
    <w:rsid w:val="00576AF4"/>
    <w:rsid w:val="00577E0B"/>
    <w:rsid w:val="00580B50"/>
    <w:rsid w:val="00580B53"/>
    <w:rsid w:val="00580D1E"/>
    <w:rsid w:val="00580DA8"/>
    <w:rsid w:val="00581BF9"/>
    <w:rsid w:val="00582C6B"/>
    <w:rsid w:val="00583D49"/>
    <w:rsid w:val="005846FB"/>
    <w:rsid w:val="00584F3A"/>
    <w:rsid w:val="005850E6"/>
    <w:rsid w:val="00585B90"/>
    <w:rsid w:val="00586310"/>
    <w:rsid w:val="00586638"/>
    <w:rsid w:val="00586691"/>
    <w:rsid w:val="00586F7B"/>
    <w:rsid w:val="00587A9E"/>
    <w:rsid w:val="00587BAA"/>
    <w:rsid w:val="00587D90"/>
    <w:rsid w:val="00590A3A"/>
    <w:rsid w:val="00591607"/>
    <w:rsid w:val="00592189"/>
    <w:rsid w:val="00592555"/>
    <w:rsid w:val="0059315F"/>
    <w:rsid w:val="00593696"/>
    <w:rsid w:val="00593856"/>
    <w:rsid w:val="00593A31"/>
    <w:rsid w:val="005945B5"/>
    <w:rsid w:val="00596FCA"/>
    <w:rsid w:val="00597211"/>
    <w:rsid w:val="00597258"/>
    <w:rsid w:val="005A089E"/>
    <w:rsid w:val="005A0C3C"/>
    <w:rsid w:val="005A1C05"/>
    <w:rsid w:val="005A3213"/>
    <w:rsid w:val="005A405C"/>
    <w:rsid w:val="005A40B5"/>
    <w:rsid w:val="005A4621"/>
    <w:rsid w:val="005A4669"/>
    <w:rsid w:val="005A4A0C"/>
    <w:rsid w:val="005A5AC3"/>
    <w:rsid w:val="005A5B1D"/>
    <w:rsid w:val="005A5B74"/>
    <w:rsid w:val="005A5CA5"/>
    <w:rsid w:val="005A69E1"/>
    <w:rsid w:val="005A6BE9"/>
    <w:rsid w:val="005A77B7"/>
    <w:rsid w:val="005A7E2E"/>
    <w:rsid w:val="005B0DD8"/>
    <w:rsid w:val="005B1415"/>
    <w:rsid w:val="005B1493"/>
    <w:rsid w:val="005B220E"/>
    <w:rsid w:val="005B2EB7"/>
    <w:rsid w:val="005B36C5"/>
    <w:rsid w:val="005B3F80"/>
    <w:rsid w:val="005B45C2"/>
    <w:rsid w:val="005B48CD"/>
    <w:rsid w:val="005B4A18"/>
    <w:rsid w:val="005B4D38"/>
    <w:rsid w:val="005B5AAC"/>
    <w:rsid w:val="005B722A"/>
    <w:rsid w:val="005B72FF"/>
    <w:rsid w:val="005B75E2"/>
    <w:rsid w:val="005C04DD"/>
    <w:rsid w:val="005C088F"/>
    <w:rsid w:val="005C09FA"/>
    <w:rsid w:val="005C0F0B"/>
    <w:rsid w:val="005C4229"/>
    <w:rsid w:val="005C4390"/>
    <w:rsid w:val="005C7356"/>
    <w:rsid w:val="005C780A"/>
    <w:rsid w:val="005C7E11"/>
    <w:rsid w:val="005D1280"/>
    <w:rsid w:val="005D189E"/>
    <w:rsid w:val="005D19A8"/>
    <w:rsid w:val="005D1BEE"/>
    <w:rsid w:val="005D3048"/>
    <w:rsid w:val="005D41C4"/>
    <w:rsid w:val="005D42DF"/>
    <w:rsid w:val="005D4663"/>
    <w:rsid w:val="005D5D89"/>
    <w:rsid w:val="005D5EC3"/>
    <w:rsid w:val="005E2559"/>
    <w:rsid w:val="005E2934"/>
    <w:rsid w:val="005E2A2D"/>
    <w:rsid w:val="005E2B86"/>
    <w:rsid w:val="005E2C32"/>
    <w:rsid w:val="005E3015"/>
    <w:rsid w:val="005E3496"/>
    <w:rsid w:val="005E3845"/>
    <w:rsid w:val="005E393B"/>
    <w:rsid w:val="005E3FEC"/>
    <w:rsid w:val="005E5BDD"/>
    <w:rsid w:val="005E5C22"/>
    <w:rsid w:val="005E62C8"/>
    <w:rsid w:val="005E6C92"/>
    <w:rsid w:val="005E72E9"/>
    <w:rsid w:val="005E78B3"/>
    <w:rsid w:val="005E7E05"/>
    <w:rsid w:val="005F0399"/>
    <w:rsid w:val="005F0D40"/>
    <w:rsid w:val="005F1AA4"/>
    <w:rsid w:val="005F203C"/>
    <w:rsid w:val="005F266C"/>
    <w:rsid w:val="005F2B78"/>
    <w:rsid w:val="005F3D9A"/>
    <w:rsid w:val="005F458B"/>
    <w:rsid w:val="005F4875"/>
    <w:rsid w:val="005F57CB"/>
    <w:rsid w:val="005F5C77"/>
    <w:rsid w:val="005F5EC3"/>
    <w:rsid w:val="005F60D3"/>
    <w:rsid w:val="005F629F"/>
    <w:rsid w:val="005F65D9"/>
    <w:rsid w:val="005F72D0"/>
    <w:rsid w:val="005F7F75"/>
    <w:rsid w:val="00600745"/>
    <w:rsid w:val="00601126"/>
    <w:rsid w:val="006013A9"/>
    <w:rsid w:val="00601552"/>
    <w:rsid w:val="0060327C"/>
    <w:rsid w:val="0060367A"/>
    <w:rsid w:val="00603C41"/>
    <w:rsid w:val="00603F0E"/>
    <w:rsid w:val="00604B9E"/>
    <w:rsid w:val="00605123"/>
    <w:rsid w:val="006057F1"/>
    <w:rsid w:val="00605962"/>
    <w:rsid w:val="00606105"/>
    <w:rsid w:val="006064BA"/>
    <w:rsid w:val="00606F87"/>
    <w:rsid w:val="00607387"/>
    <w:rsid w:val="00607D7E"/>
    <w:rsid w:val="006100A8"/>
    <w:rsid w:val="00610F6E"/>
    <w:rsid w:val="006117BA"/>
    <w:rsid w:val="0061183F"/>
    <w:rsid w:val="00613373"/>
    <w:rsid w:val="00613873"/>
    <w:rsid w:val="006139B0"/>
    <w:rsid w:val="00614F68"/>
    <w:rsid w:val="00616457"/>
    <w:rsid w:val="0061649D"/>
    <w:rsid w:val="00616B4E"/>
    <w:rsid w:val="00617396"/>
    <w:rsid w:val="00617613"/>
    <w:rsid w:val="006205DE"/>
    <w:rsid w:val="006206CE"/>
    <w:rsid w:val="00620B02"/>
    <w:rsid w:val="006220F2"/>
    <w:rsid w:val="00622737"/>
    <w:rsid w:val="006227E8"/>
    <w:rsid w:val="00623B49"/>
    <w:rsid w:val="00625511"/>
    <w:rsid w:val="006259FC"/>
    <w:rsid w:val="006263DD"/>
    <w:rsid w:val="0062662E"/>
    <w:rsid w:val="00627C32"/>
    <w:rsid w:val="0063004A"/>
    <w:rsid w:val="00630E30"/>
    <w:rsid w:val="0063206F"/>
    <w:rsid w:val="006323F9"/>
    <w:rsid w:val="00632E43"/>
    <w:rsid w:val="0063386E"/>
    <w:rsid w:val="006339BC"/>
    <w:rsid w:val="006345C6"/>
    <w:rsid w:val="00635A8C"/>
    <w:rsid w:val="00636213"/>
    <w:rsid w:val="006365F8"/>
    <w:rsid w:val="00637EF2"/>
    <w:rsid w:val="00640188"/>
    <w:rsid w:val="00640328"/>
    <w:rsid w:val="00641B51"/>
    <w:rsid w:val="0064217B"/>
    <w:rsid w:val="00642A19"/>
    <w:rsid w:val="00642A60"/>
    <w:rsid w:val="00643FC2"/>
    <w:rsid w:val="00645FB9"/>
    <w:rsid w:val="006462CF"/>
    <w:rsid w:val="0064674F"/>
    <w:rsid w:val="00646BBA"/>
    <w:rsid w:val="006476B7"/>
    <w:rsid w:val="00647A99"/>
    <w:rsid w:val="00647E3F"/>
    <w:rsid w:val="00650CDE"/>
    <w:rsid w:val="00650CF5"/>
    <w:rsid w:val="00650EB6"/>
    <w:rsid w:val="006510DC"/>
    <w:rsid w:val="0065257B"/>
    <w:rsid w:val="00652918"/>
    <w:rsid w:val="00652BC0"/>
    <w:rsid w:val="00653479"/>
    <w:rsid w:val="00654132"/>
    <w:rsid w:val="00654755"/>
    <w:rsid w:val="0065490A"/>
    <w:rsid w:val="00654B5C"/>
    <w:rsid w:val="00655E39"/>
    <w:rsid w:val="00655F29"/>
    <w:rsid w:val="00656C0E"/>
    <w:rsid w:val="00657E04"/>
    <w:rsid w:val="006608D9"/>
    <w:rsid w:val="00660937"/>
    <w:rsid w:val="00660A29"/>
    <w:rsid w:val="00661898"/>
    <w:rsid w:val="006620A2"/>
    <w:rsid w:val="00662C3F"/>
    <w:rsid w:val="00663BEE"/>
    <w:rsid w:val="00664548"/>
    <w:rsid w:val="006652F7"/>
    <w:rsid w:val="00665866"/>
    <w:rsid w:val="006665F9"/>
    <w:rsid w:val="006701A7"/>
    <w:rsid w:val="00670270"/>
    <w:rsid w:val="00670356"/>
    <w:rsid w:val="00670F6C"/>
    <w:rsid w:val="00671294"/>
    <w:rsid w:val="0067136A"/>
    <w:rsid w:val="0067163F"/>
    <w:rsid w:val="00671BE8"/>
    <w:rsid w:val="00672767"/>
    <w:rsid w:val="0067305C"/>
    <w:rsid w:val="0067332C"/>
    <w:rsid w:val="00673DEC"/>
    <w:rsid w:val="00674234"/>
    <w:rsid w:val="00674D4F"/>
    <w:rsid w:val="00675EA5"/>
    <w:rsid w:val="00675EBB"/>
    <w:rsid w:val="006761A8"/>
    <w:rsid w:val="00677CFA"/>
    <w:rsid w:val="00677FF3"/>
    <w:rsid w:val="0068087B"/>
    <w:rsid w:val="00680E4A"/>
    <w:rsid w:val="00681558"/>
    <w:rsid w:val="00681765"/>
    <w:rsid w:val="00682318"/>
    <w:rsid w:val="00682AB0"/>
    <w:rsid w:val="006830C6"/>
    <w:rsid w:val="0068343A"/>
    <w:rsid w:val="00683CA2"/>
    <w:rsid w:val="006844A9"/>
    <w:rsid w:val="006846A4"/>
    <w:rsid w:val="00685BA5"/>
    <w:rsid w:val="00687597"/>
    <w:rsid w:val="006879C2"/>
    <w:rsid w:val="00690808"/>
    <w:rsid w:val="00691655"/>
    <w:rsid w:val="0069282E"/>
    <w:rsid w:val="00692D5D"/>
    <w:rsid w:val="00693984"/>
    <w:rsid w:val="00693AD0"/>
    <w:rsid w:val="00693BB7"/>
    <w:rsid w:val="00694913"/>
    <w:rsid w:val="00694DC3"/>
    <w:rsid w:val="006960FC"/>
    <w:rsid w:val="006971BD"/>
    <w:rsid w:val="00697F22"/>
    <w:rsid w:val="00697FD9"/>
    <w:rsid w:val="006A0058"/>
    <w:rsid w:val="006A0977"/>
    <w:rsid w:val="006A194E"/>
    <w:rsid w:val="006A1B91"/>
    <w:rsid w:val="006A34E1"/>
    <w:rsid w:val="006A3BF2"/>
    <w:rsid w:val="006A5159"/>
    <w:rsid w:val="006A6E4E"/>
    <w:rsid w:val="006B0536"/>
    <w:rsid w:val="006B0DFA"/>
    <w:rsid w:val="006B1503"/>
    <w:rsid w:val="006B212C"/>
    <w:rsid w:val="006B32FA"/>
    <w:rsid w:val="006B3B80"/>
    <w:rsid w:val="006B3C16"/>
    <w:rsid w:val="006B412C"/>
    <w:rsid w:val="006B451A"/>
    <w:rsid w:val="006B5251"/>
    <w:rsid w:val="006B5859"/>
    <w:rsid w:val="006B58D0"/>
    <w:rsid w:val="006B66AB"/>
    <w:rsid w:val="006B7E50"/>
    <w:rsid w:val="006B7FEB"/>
    <w:rsid w:val="006C1349"/>
    <w:rsid w:val="006C1486"/>
    <w:rsid w:val="006C19E1"/>
    <w:rsid w:val="006C255B"/>
    <w:rsid w:val="006C2F67"/>
    <w:rsid w:val="006C4460"/>
    <w:rsid w:val="006C46F3"/>
    <w:rsid w:val="006C49C0"/>
    <w:rsid w:val="006C4BCB"/>
    <w:rsid w:val="006C510B"/>
    <w:rsid w:val="006C6979"/>
    <w:rsid w:val="006C6BA8"/>
    <w:rsid w:val="006C6EF8"/>
    <w:rsid w:val="006C7123"/>
    <w:rsid w:val="006C718D"/>
    <w:rsid w:val="006C7870"/>
    <w:rsid w:val="006C7AC5"/>
    <w:rsid w:val="006C7EF7"/>
    <w:rsid w:val="006D0F45"/>
    <w:rsid w:val="006D1F5A"/>
    <w:rsid w:val="006D254B"/>
    <w:rsid w:val="006D25F6"/>
    <w:rsid w:val="006D2EDE"/>
    <w:rsid w:val="006D3B73"/>
    <w:rsid w:val="006D3E8D"/>
    <w:rsid w:val="006D4112"/>
    <w:rsid w:val="006D4990"/>
    <w:rsid w:val="006D4DA4"/>
    <w:rsid w:val="006D5837"/>
    <w:rsid w:val="006D68D6"/>
    <w:rsid w:val="006D7283"/>
    <w:rsid w:val="006D7E52"/>
    <w:rsid w:val="006E0A16"/>
    <w:rsid w:val="006E0AA4"/>
    <w:rsid w:val="006E0DF3"/>
    <w:rsid w:val="006E1142"/>
    <w:rsid w:val="006E2528"/>
    <w:rsid w:val="006E28A7"/>
    <w:rsid w:val="006E40BB"/>
    <w:rsid w:val="006E44E1"/>
    <w:rsid w:val="006E5211"/>
    <w:rsid w:val="006E5561"/>
    <w:rsid w:val="006E56EA"/>
    <w:rsid w:val="006E57D8"/>
    <w:rsid w:val="006E592F"/>
    <w:rsid w:val="006E5EEF"/>
    <w:rsid w:val="006E65A3"/>
    <w:rsid w:val="006F0AEA"/>
    <w:rsid w:val="006F0DB5"/>
    <w:rsid w:val="006F2DD0"/>
    <w:rsid w:val="006F2F9F"/>
    <w:rsid w:val="006F3127"/>
    <w:rsid w:val="006F313E"/>
    <w:rsid w:val="006F368D"/>
    <w:rsid w:val="006F3C0D"/>
    <w:rsid w:val="006F402A"/>
    <w:rsid w:val="006F48C4"/>
    <w:rsid w:val="006F524B"/>
    <w:rsid w:val="006F5996"/>
    <w:rsid w:val="006F62B1"/>
    <w:rsid w:val="006F7E18"/>
    <w:rsid w:val="006F7F17"/>
    <w:rsid w:val="0070041C"/>
    <w:rsid w:val="007004F1"/>
    <w:rsid w:val="007007C9"/>
    <w:rsid w:val="00700FCC"/>
    <w:rsid w:val="00701372"/>
    <w:rsid w:val="007018BD"/>
    <w:rsid w:val="00702DE4"/>
    <w:rsid w:val="007045E6"/>
    <w:rsid w:val="0070513B"/>
    <w:rsid w:val="00705147"/>
    <w:rsid w:val="00710E51"/>
    <w:rsid w:val="00711483"/>
    <w:rsid w:val="007119D1"/>
    <w:rsid w:val="007122D9"/>
    <w:rsid w:val="00712E81"/>
    <w:rsid w:val="00712F1D"/>
    <w:rsid w:val="00713110"/>
    <w:rsid w:val="00713FC1"/>
    <w:rsid w:val="00715431"/>
    <w:rsid w:val="00715485"/>
    <w:rsid w:val="0071612D"/>
    <w:rsid w:val="0071660A"/>
    <w:rsid w:val="00717172"/>
    <w:rsid w:val="00717E6B"/>
    <w:rsid w:val="0072089E"/>
    <w:rsid w:val="00720EBE"/>
    <w:rsid w:val="007210D6"/>
    <w:rsid w:val="00721695"/>
    <w:rsid w:val="00722B58"/>
    <w:rsid w:val="00723B0F"/>
    <w:rsid w:val="00724106"/>
    <w:rsid w:val="0072454D"/>
    <w:rsid w:val="00724803"/>
    <w:rsid w:val="00724C0B"/>
    <w:rsid w:val="0072563F"/>
    <w:rsid w:val="0072592D"/>
    <w:rsid w:val="00725E6A"/>
    <w:rsid w:val="00727150"/>
    <w:rsid w:val="0072717D"/>
    <w:rsid w:val="00727550"/>
    <w:rsid w:val="00730183"/>
    <w:rsid w:val="00732458"/>
    <w:rsid w:val="007327BC"/>
    <w:rsid w:val="00732805"/>
    <w:rsid w:val="0073335C"/>
    <w:rsid w:val="007336EB"/>
    <w:rsid w:val="00733EA4"/>
    <w:rsid w:val="007341AF"/>
    <w:rsid w:val="0073450C"/>
    <w:rsid w:val="0073466E"/>
    <w:rsid w:val="007351E1"/>
    <w:rsid w:val="007356D3"/>
    <w:rsid w:val="00735778"/>
    <w:rsid w:val="007368C3"/>
    <w:rsid w:val="007400B6"/>
    <w:rsid w:val="00740174"/>
    <w:rsid w:val="00740C0C"/>
    <w:rsid w:val="00741327"/>
    <w:rsid w:val="00742F5A"/>
    <w:rsid w:val="00743F67"/>
    <w:rsid w:val="007477BF"/>
    <w:rsid w:val="00747B88"/>
    <w:rsid w:val="00750620"/>
    <w:rsid w:val="0075063E"/>
    <w:rsid w:val="00750F36"/>
    <w:rsid w:val="00751637"/>
    <w:rsid w:val="00751A62"/>
    <w:rsid w:val="00753130"/>
    <w:rsid w:val="0075393D"/>
    <w:rsid w:val="00753DE9"/>
    <w:rsid w:val="007545AB"/>
    <w:rsid w:val="00754F80"/>
    <w:rsid w:val="007552B7"/>
    <w:rsid w:val="007554CD"/>
    <w:rsid w:val="007555EF"/>
    <w:rsid w:val="00755DDA"/>
    <w:rsid w:val="00757007"/>
    <w:rsid w:val="00757E7B"/>
    <w:rsid w:val="007603C0"/>
    <w:rsid w:val="00760B3D"/>
    <w:rsid w:val="00761541"/>
    <w:rsid w:val="00761965"/>
    <w:rsid w:val="00761D11"/>
    <w:rsid w:val="00762303"/>
    <w:rsid w:val="00763965"/>
    <w:rsid w:val="00763F21"/>
    <w:rsid w:val="0076410D"/>
    <w:rsid w:val="0076418B"/>
    <w:rsid w:val="00764356"/>
    <w:rsid w:val="00764B05"/>
    <w:rsid w:val="00764CE6"/>
    <w:rsid w:val="00766AD9"/>
    <w:rsid w:val="00767CB3"/>
    <w:rsid w:val="0077039F"/>
    <w:rsid w:val="007703BA"/>
    <w:rsid w:val="00770C32"/>
    <w:rsid w:val="00771063"/>
    <w:rsid w:val="007711C5"/>
    <w:rsid w:val="00771CA1"/>
    <w:rsid w:val="00771E1C"/>
    <w:rsid w:val="0077284D"/>
    <w:rsid w:val="007728E6"/>
    <w:rsid w:val="00773212"/>
    <w:rsid w:val="0077335D"/>
    <w:rsid w:val="00774903"/>
    <w:rsid w:val="00774BDA"/>
    <w:rsid w:val="00774D5A"/>
    <w:rsid w:val="00775577"/>
    <w:rsid w:val="00775777"/>
    <w:rsid w:val="00776070"/>
    <w:rsid w:val="00781B1C"/>
    <w:rsid w:val="00781C71"/>
    <w:rsid w:val="00781E8E"/>
    <w:rsid w:val="00781F26"/>
    <w:rsid w:val="00782423"/>
    <w:rsid w:val="00782BDB"/>
    <w:rsid w:val="007831A5"/>
    <w:rsid w:val="00784444"/>
    <w:rsid w:val="00784F5B"/>
    <w:rsid w:val="0078554C"/>
    <w:rsid w:val="00786A6F"/>
    <w:rsid w:val="00787191"/>
    <w:rsid w:val="00787ECC"/>
    <w:rsid w:val="00790F43"/>
    <w:rsid w:val="00791546"/>
    <w:rsid w:val="00791B8D"/>
    <w:rsid w:val="00792270"/>
    <w:rsid w:val="00793026"/>
    <w:rsid w:val="00793ABB"/>
    <w:rsid w:val="007941D0"/>
    <w:rsid w:val="00794486"/>
    <w:rsid w:val="00794A23"/>
    <w:rsid w:val="007951A3"/>
    <w:rsid w:val="00795D70"/>
    <w:rsid w:val="00797824"/>
    <w:rsid w:val="007A0534"/>
    <w:rsid w:val="007A08DD"/>
    <w:rsid w:val="007A308B"/>
    <w:rsid w:val="007A4875"/>
    <w:rsid w:val="007A4918"/>
    <w:rsid w:val="007A53F0"/>
    <w:rsid w:val="007A5BDE"/>
    <w:rsid w:val="007A5C3F"/>
    <w:rsid w:val="007A61C7"/>
    <w:rsid w:val="007A662B"/>
    <w:rsid w:val="007A74DA"/>
    <w:rsid w:val="007B0489"/>
    <w:rsid w:val="007B05E5"/>
    <w:rsid w:val="007B0DAE"/>
    <w:rsid w:val="007B1007"/>
    <w:rsid w:val="007B115E"/>
    <w:rsid w:val="007B2400"/>
    <w:rsid w:val="007B36CD"/>
    <w:rsid w:val="007B4B91"/>
    <w:rsid w:val="007B4B99"/>
    <w:rsid w:val="007B4BA4"/>
    <w:rsid w:val="007B5AC5"/>
    <w:rsid w:val="007B74FC"/>
    <w:rsid w:val="007C2AC5"/>
    <w:rsid w:val="007C3DA1"/>
    <w:rsid w:val="007C4189"/>
    <w:rsid w:val="007C4458"/>
    <w:rsid w:val="007C59BE"/>
    <w:rsid w:val="007C630A"/>
    <w:rsid w:val="007C676C"/>
    <w:rsid w:val="007C76AC"/>
    <w:rsid w:val="007D0453"/>
    <w:rsid w:val="007D0529"/>
    <w:rsid w:val="007D0780"/>
    <w:rsid w:val="007D1689"/>
    <w:rsid w:val="007D1CCF"/>
    <w:rsid w:val="007D1D33"/>
    <w:rsid w:val="007D235E"/>
    <w:rsid w:val="007D2626"/>
    <w:rsid w:val="007D341A"/>
    <w:rsid w:val="007D3FBD"/>
    <w:rsid w:val="007D54DB"/>
    <w:rsid w:val="007D6856"/>
    <w:rsid w:val="007D687B"/>
    <w:rsid w:val="007D7740"/>
    <w:rsid w:val="007D7886"/>
    <w:rsid w:val="007E0137"/>
    <w:rsid w:val="007E0A32"/>
    <w:rsid w:val="007E14FA"/>
    <w:rsid w:val="007E1580"/>
    <w:rsid w:val="007E1756"/>
    <w:rsid w:val="007E28D5"/>
    <w:rsid w:val="007E5F5E"/>
    <w:rsid w:val="007E66AA"/>
    <w:rsid w:val="007E67BB"/>
    <w:rsid w:val="007E69F3"/>
    <w:rsid w:val="007E6D29"/>
    <w:rsid w:val="007E6D2A"/>
    <w:rsid w:val="007E7066"/>
    <w:rsid w:val="007E7183"/>
    <w:rsid w:val="007E7E5B"/>
    <w:rsid w:val="007F0A4A"/>
    <w:rsid w:val="007F0CD3"/>
    <w:rsid w:val="007F0D2D"/>
    <w:rsid w:val="007F2D8B"/>
    <w:rsid w:val="007F42AC"/>
    <w:rsid w:val="007F47EC"/>
    <w:rsid w:val="007F4F3D"/>
    <w:rsid w:val="007F573F"/>
    <w:rsid w:val="007F6853"/>
    <w:rsid w:val="007F72F2"/>
    <w:rsid w:val="007F75B3"/>
    <w:rsid w:val="007F7A4F"/>
    <w:rsid w:val="00801115"/>
    <w:rsid w:val="0080174A"/>
    <w:rsid w:val="008017AC"/>
    <w:rsid w:val="00802839"/>
    <w:rsid w:val="00802B63"/>
    <w:rsid w:val="00803B07"/>
    <w:rsid w:val="008048B1"/>
    <w:rsid w:val="008072AB"/>
    <w:rsid w:val="00807B57"/>
    <w:rsid w:val="008101E1"/>
    <w:rsid w:val="0081088F"/>
    <w:rsid w:val="00810B52"/>
    <w:rsid w:val="0081105F"/>
    <w:rsid w:val="00811E90"/>
    <w:rsid w:val="008122F8"/>
    <w:rsid w:val="0081232D"/>
    <w:rsid w:val="008130B7"/>
    <w:rsid w:val="008138C7"/>
    <w:rsid w:val="0081522B"/>
    <w:rsid w:val="00815E1D"/>
    <w:rsid w:val="0081674C"/>
    <w:rsid w:val="00816E3F"/>
    <w:rsid w:val="00817C9E"/>
    <w:rsid w:val="00821038"/>
    <w:rsid w:val="0082121E"/>
    <w:rsid w:val="008216BC"/>
    <w:rsid w:val="00821B8D"/>
    <w:rsid w:val="00824B84"/>
    <w:rsid w:val="00824D61"/>
    <w:rsid w:val="00825759"/>
    <w:rsid w:val="00825861"/>
    <w:rsid w:val="008268FB"/>
    <w:rsid w:val="00827E3A"/>
    <w:rsid w:val="008309A8"/>
    <w:rsid w:val="00831781"/>
    <w:rsid w:val="00831F55"/>
    <w:rsid w:val="008338F9"/>
    <w:rsid w:val="008359A7"/>
    <w:rsid w:val="00835F55"/>
    <w:rsid w:val="00836527"/>
    <w:rsid w:val="00836A42"/>
    <w:rsid w:val="00837AA4"/>
    <w:rsid w:val="00840620"/>
    <w:rsid w:val="0084181E"/>
    <w:rsid w:val="00841A1C"/>
    <w:rsid w:val="00841B10"/>
    <w:rsid w:val="00841FD3"/>
    <w:rsid w:val="008423E8"/>
    <w:rsid w:val="00842AEE"/>
    <w:rsid w:val="0084392B"/>
    <w:rsid w:val="008449B4"/>
    <w:rsid w:val="00844E8E"/>
    <w:rsid w:val="00845380"/>
    <w:rsid w:val="008459E8"/>
    <w:rsid w:val="00845D2F"/>
    <w:rsid w:val="008464AB"/>
    <w:rsid w:val="0084749B"/>
    <w:rsid w:val="00847D15"/>
    <w:rsid w:val="008508A5"/>
    <w:rsid w:val="00851736"/>
    <w:rsid w:val="00851D42"/>
    <w:rsid w:val="008527FA"/>
    <w:rsid w:val="00852BD7"/>
    <w:rsid w:val="00852EC9"/>
    <w:rsid w:val="00853311"/>
    <w:rsid w:val="00854BF2"/>
    <w:rsid w:val="0085547C"/>
    <w:rsid w:val="00855EA8"/>
    <w:rsid w:val="008566F7"/>
    <w:rsid w:val="0085684E"/>
    <w:rsid w:val="0085737D"/>
    <w:rsid w:val="0086018F"/>
    <w:rsid w:val="00860B2B"/>
    <w:rsid w:val="00860B63"/>
    <w:rsid w:val="00860B97"/>
    <w:rsid w:val="00861538"/>
    <w:rsid w:val="00864BB9"/>
    <w:rsid w:val="00865139"/>
    <w:rsid w:val="0086578F"/>
    <w:rsid w:val="00866115"/>
    <w:rsid w:val="00866122"/>
    <w:rsid w:val="00866379"/>
    <w:rsid w:val="00866698"/>
    <w:rsid w:val="00866B25"/>
    <w:rsid w:val="00866D86"/>
    <w:rsid w:val="008670DF"/>
    <w:rsid w:val="008678CE"/>
    <w:rsid w:val="00867CCD"/>
    <w:rsid w:val="00871871"/>
    <w:rsid w:val="0087198D"/>
    <w:rsid w:val="00872212"/>
    <w:rsid w:val="008726FB"/>
    <w:rsid w:val="00872B8F"/>
    <w:rsid w:val="00873093"/>
    <w:rsid w:val="00873FDE"/>
    <w:rsid w:val="00874BCD"/>
    <w:rsid w:val="008752F4"/>
    <w:rsid w:val="00876581"/>
    <w:rsid w:val="008778D8"/>
    <w:rsid w:val="00881A06"/>
    <w:rsid w:val="008826C3"/>
    <w:rsid w:val="0088325D"/>
    <w:rsid w:val="00883F86"/>
    <w:rsid w:val="0088424A"/>
    <w:rsid w:val="00884C5F"/>
    <w:rsid w:val="00885910"/>
    <w:rsid w:val="00885F92"/>
    <w:rsid w:val="008863C2"/>
    <w:rsid w:val="008865E6"/>
    <w:rsid w:val="00887123"/>
    <w:rsid w:val="0088781F"/>
    <w:rsid w:val="00887DC7"/>
    <w:rsid w:val="00891535"/>
    <w:rsid w:val="0089207F"/>
    <w:rsid w:val="0089217A"/>
    <w:rsid w:val="00892B38"/>
    <w:rsid w:val="00892B3D"/>
    <w:rsid w:val="00893F5B"/>
    <w:rsid w:val="008942F5"/>
    <w:rsid w:val="00895F12"/>
    <w:rsid w:val="00897916"/>
    <w:rsid w:val="008A0A0C"/>
    <w:rsid w:val="008A25EE"/>
    <w:rsid w:val="008A3870"/>
    <w:rsid w:val="008A3E73"/>
    <w:rsid w:val="008A4276"/>
    <w:rsid w:val="008A4A77"/>
    <w:rsid w:val="008A5A73"/>
    <w:rsid w:val="008A5F3B"/>
    <w:rsid w:val="008A6BC8"/>
    <w:rsid w:val="008A6C6B"/>
    <w:rsid w:val="008A6FE1"/>
    <w:rsid w:val="008A7089"/>
    <w:rsid w:val="008A78A0"/>
    <w:rsid w:val="008A7BC6"/>
    <w:rsid w:val="008B01C5"/>
    <w:rsid w:val="008B08AA"/>
    <w:rsid w:val="008B094E"/>
    <w:rsid w:val="008B1163"/>
    <w:rsid w:val="008B1C00"/>
    <w:rsid w:val="008B1D30"/>
    <w:rsid w:val="008B3535"/>
    <w:rsid w:val="008B5250"/>
    <w:rsid w:val="008B5352"/>
    <w:rsid w:val="008B62EA"/>
    <w:rsid w:val="008B696E"/>
    <w:rsid w:val="008B6CA4"/>
    <w:rsid w:val="008B72ED"/>
    <w:rsid w:val="008B7503"/>
    <w:rsid w:val="008C01A4"/>
    <w:rsid w:val="008C05F6"/>
    <w:rsid w:val="008C09A5"/>
    <w:rsid w:val="008C12D7"/>
    <w:rsid w:val="008C186C"/>
    <w:rsid w:val="008C1C5F"/>
    <w:rsid w:val="008C2A2A"/>
    <w:rsid w:val="008C32AA"/>
    <w:rsid w:val="008C36BE"/>
    <w:rsid w:val="008C3EE5"/>
    <w:rsid w:val="008C59D8"/>
    <w:rsid w:val="008C6733"/>
    <w:rsid w:val="008C694B"/>
    <w:rsid w:val="008C6CF6"/>
    <w:rsid w:val="008D1A20"/>
    <w:rsid w:val="008D2537"/>
    <w:rsid w:val="008D3358"/>
    <w:rsid w:val="008D3D9B"/>
    <w:rsid w:val="008D4B0B"/>
    <w:rsid w:val="008D50BE"/>
    <w:rsid w:val="008D5965"/>
    <w:rsid w:val="008D60F7"/>
    <w:rsid w:val="008D631C"/>
    <w:rsid w:val="008D6BA7"/>
    <w:rsid w:val="008D794C"/>
    <w:rsid w:val="008D7AC1"/>
    <w:rsid w:val="008D7B4B"/>
    <w:rsid w:val="008D7C70"/>
    <w:rsid w:val="008E07AB"/>
    <w:rsid w:val="008E08C2"/>
    <w:rsid w:val="008E09E6"/>
    <w:rsid w:val="008E184C"/>
    <w:rsid w:val="008E2077"/>
    <w:rsid w:val="008E484E"/>
    <w:rsid w:val="008E5317"/>
    <w:rsid w:val="008E5ADD"/>
    <w:rsid w:val="008E7338"/>
    <w:rsid w:val="008E760B"/>
    <w:rsid w:val="008F0810"/>
    <w:rsid w:val="008F0886"/>
    <w:rsid w:val="008F11EE"/>
    <w:rsid w:val="008F19F8"/>
    <w:rsid w:val="008F1F41"/>
    <w:rsid w:val="008F2108"/>
    <w:rsid w:val="008F2A30"/>
    <w:rsid w:val="008F2AA2"/>
    <w:rsid w:val="008F3194"/>
    <w:rsid w:val="008F37EE"/>
    <w:rsid w:val="008F49A4"/>
    <w:rsid w:val="008F4AB3"/>
    <w:rsid w:val="008F4BED"/>
    <w:rsid w:val="008F50B9"/>
    <w:rsid w:val="008F58B9"/>
    <w:rsid w:val="008F63E2"/>
    <w:rsid w:val="008F6778"/>
    <w:rsid w:val="008F6988"/>
    <w:rsid w:val="008F7174"/>
    <w:rsid w:val="008F77AA"/>
    <w:rsid w:val="008F7C0E"/>
    <w:rsid w:val="0090054F"/>
    <w:rsid w:val="00901821"/>
    <w:rsid w:val="00901F05"/>
    <w:rsid w:val="00902D30"/>
    <w:rsid w:val="009035BF"/>
    <w:rsid w:val="0090436F"/>
    <w:rsid w:val="009052A8"/>
    <w:rsid w:val="00907130"/>
    <w:rsid w:val="00907212"/>
    <w:rsid w:val="0090751D"/>
    <w:rsid w:val="00907F91"/>
    <w:rsid w:val="0091030F"/>
    <w:rsid w:val="00910CA4"/>
    <w:rsid w:val="00910E3D"/>
    <w:rsid w:val="00912061"/>
    <w:rsid w:val="00913255"/>
    <w:rsid w:val="0091337F"/>
    <w:rsid w:val="00913BEA"/>
    <w:rsid w:val="00913FF8"/>
    <w:rsid w:val="00916E25"/>
    <w:rsid w:val="00920813"/>
    <w:rsid w:val="00920A45"/>
    <w:rsid w:val="00920C4B"/>
    <w:rsid w:val="00920CA1"/>
    <w:rsid w:val="00920D30"/>
    <w:rsid w:val="0092197C"/>
    <w:rsid w:val="00921A9F"/>
    <w:rsid w:val="00922B05"/>
    <w:rsid w:val="00922C22"/>
    <w:rsid w:val="00923487"/>
    <w:rsid w:val="009238A9"/>
    <w:rsid w:val="009239C6"/>
    <w:rsid w:val="00923AF5"/>
    <w:rsid w:val="0092535F"/>
    <w:rsid w:val="009253DD"/>
    <w:rsid w:val="00925F49"/>
    <w:rsid w:val="00927640"/>
    <w:rsid w:val="009304FF"/>
    <w:rsid w:val="00930E91"/>
    <w:rsid w:val="00930F98"/>
    <w:rsid w:val="009314E8"/>
    <w:rsid w:val="0093182C"/>
    <w:rsid w:val="00932625"/>
    <w:rsid w:val="00932AE6"/>
    <w:rsid w:val="009345D7"/>
    <w:rsid w:val="009347D5"/>
    <w:rsid w:val="0093515F"/>
    <w:rsid w:val="00936326"/>
    <w:rsid w:val="00936FBA"/>
    <w:rsid w:val="0093755D"/>
    <w:rsid w:val="0093769C"/>
    <w:rsid w:val="00941EDB"/>
    <w:rsid w:val="0094207C"/>
    <w:rsid w:val="009425E2"/>
    <w:rsid w:val="00943AE5"/>
    <w:rsid w:val="00943D97"/>
    <w:rsid w:val="00945E80"/>
    <w:rsid w:val="00946072"/>
    <w:rsid w:val="00947216"/>
    <w:rsid w:val="00947B7A"/>
    <w:rsid w:val="0095094E"/>
    <w:rsid w:val="00950B45"/>
    <w:rsid w:val="00950E01"/>
    <w:rsid w:val="0095261B"/>
    <w:rsid w:val="0095335A"/>
    <w:rsid w:val="00953BBF"/>
    <w:rsid w:val="009541A3"/>
    <w:rsid w:val="0095552E"/>
    <w:rsid w:val="00955AB8"/>
    <w:rsid w:val="00955F85"/>
    <w:rsid w:val="00956E97"/>
    <w:rsid w:val="009572D4"/>
    <w:rsid w:val="00957905"/>
    <w:rsid w:val="00957C6D"/>
    <w:rsid w:val="00960898"/>
    <w:rsid w:val="0096460E"/>
    <w:rsid w:val="00964825"/>
    <w:rsid w:val="0096671C"/>
    <w:rsid w:val="00966788"/>
    <w:rsid w:val="00970A6A"/>
    <w:rsid w:val="0097238C"/>
    <w:rsid w:val="00972D5E"/>
    <w:rsid w:val="00973264"/>
    <w:rsid w:val="00973417"/>
    <w:rsid w:val="00973ADF"/>
    <w:rsid w:val="0097538C"/>
    <w:rsid w:val="009756AA"/>
    <w:rsid w:val="00976A79"/>
    <w:rsid w:val="00976D16"/>
    <w:rsid w:val="009777AB"/>
    <w:rsid w:val="00981070"/>
    <w:rsid w:val="00981BA4"/>
    <w:rsid w:val="00983163"/>
    <w:rsid w:val="00983634"/>
    <w:rsid w:val="00983C3C"/>
    <w:rsid w:val="009854A3"/>
    <w:rsid w:val="00985C83"/>
    <w:rsid w:val="00985F17"/>
    <w:rsid w:val="00986911"/>
    <w:rsid w:val="00986D0F"/>
    <w:rsid w:val="00986D92"/>
    <w:rsid w:val="009874C2"/>
    <w:rsid w:val="0099051B"/>
    <w:rsid w:val="009912D4"/>
    <w:rsid w:val="0099168D"/>
    <w:rsid w:val="0099452D"/>
    <w:rsid w:val="00994979"/>
    <w:rsid w:val="00994E74"/>
    <w:rsid w:val="0099659F"/>
    <w:rsid w:val="00996B13"/>
    <w:rsid w:val="009A0DDF"/>
    <w:rsid w:val="009A0FF2"/>
    <w:rsid w:val="009A1258"/>
    <w:rsid w:val="009A17BA"/>
    <w:rsid w:val="009A1F84"/>
    <w:rsid w:val="009A24B1"/>
    <w:rsid w:val="009A3198"/>
    <w:rsid w:val="009A46A3"/>
    <w:rsid w:val="009A52D2"/>
    <w:rsid w:val="009A5F61"/>
    <w:rsid w:val="009A61BB"/>
    <w:rsid w:val="009A64E1"/>
    <w:rsid w:val="009A6707"/>
    <w:rsid w:val="009A677C"/>
    <w:rsid w:val="009A704D"/>
    <w:rsid w:val="009A73ED"/>
    <w:rsid w:val="009A7CA8"/>
    <w:rsid w:val="009B0C96"/>
    <w:rsid w:val="009B0D59"/>
    <w:rsid w:val="009B2DFA"/>
    <w:rsid w:val="009B3C9D"/>
    <w:rsid w:val="009B55A4"/>
    <w:rsid w:val="009B55AE"/>
    <w:rsid w:val="009B5BD0"/>
    <w:rsid w:val="009B5CBE"/>
    <w:rsid w:val="009B6D5B"/>
    <w:rsid w:val="009B6EF7"/>
    <w:rsid w:val="009B7923"/>
    <w:rsid w:val="009C035F"/>
    <w:rsid w:val="009C0B4B"/>
    <w:rsid w:val="009C22D0"/>
    <w:rsid w:val="009C28D1"/>
    <w:rsid w:val="009C2C3F"/>
    <w:rsid w:val="009C2CC7"/>
    <w:rsid w:val="009C3064"/>
    <w:rsid w:val="009C33A3"/>
    <w:rsid w:val="009C3637"/>
    <w:rsid w:val="009C37CC"/>
    <w:rsid w:val="009C3A2C"/>
    <w:rsid w:val="009C3F9C"/>
    <w:rsid w:val="009C43DD"/>
    <w:rsid w:val="009C4620"/>
    <w:rsid w:val="009C4D8C"/>
    <w:rsid w:val="009C5948"/>
    <w:rsid w:val="009C5A0C"/>
    <w:rsid w:val="009C5BEE"/>
    <w:rsid w:val="009C5E91"/>
    <w:rsid w:val="009C60D7"/>
    <w:rsid w:val="009C6251"/>
    <w:rsid w:val="009C733B"/>
    <w:rsid w:val="009C754F"/>
    <w:rsid w:val="009D221E"/>
    <w:rsid w:val="009D283A"/>
    <w:rsid w:val="009D2975"/>
    <w:rsid w:val="009D35C3"/>
    <w:rsid w:val="009D3849"/>
    <w:rsid w:val="009D40DE"/>
    <w:rsid w:val="009D4FB7"/>
    <w:rsid w:val="009D5F48"/>
    <w:rsid w:val="009D6258"/>
    <w:rsid w:val="009D7F00"/>
    <w:rsid w:val="009E12C6"/>
    <w:rsid w:val="009E1EAB"/>
    <w:rsid w:val="009E3189"/>
    <w:rsid w:val="009E3768"/>
    <w:rsid w:val="009E3B32"/>
    <w:rsid w:val="009E3E90"/>
    <w:rsid w:val="009E4DE9"/>
    <w:rsid w:val="009E50D8"/>
    <w:rsid w:val="009E595F"/>
    <w:rsid w:val="009E7636"/>
    <w:rsid w:val="009F0605"/>
    <w:rsid w:val="009F07E4"/>
    <w:rsid w:val="009F12A7"/>
    <w:rsid w:val="009F2103"/>
    <w:rsid w:val="009F27F2"/>
    <w:rsid w:val="009F300B"/>
    <w:rsid w:val="009F3471"/>
    <w:rsid w:val="009F391D"/>
    <w:rsid w:val="009F3CD1"/>
    <w:rsid w:val="009F3E55"/>
    <w:rsid w:val="009F4E05"/>
    <w:rsid w:val="009F5BD5"/>
    <w:rsid w:val="009F647F"/>
    <w:rsid w:val="009F6745"/>
    <w:rsid w:val="009F73E1"/>
    <w:rsid w:val="009F7D7D"/>
    <w:rsid w:val="00A0080A"/>
    <w:rsid w:val="00A00AA0"/>
    <w:rsid w:val="00A00DFF"/>
    <w:rsid w:val="00A0124D"/>
    <w:rsid w:val="00A01A3B"/>
    <w:rsid w:val="00A01D7B"/>
    <w:rsid w:val="00A0240E"/>
    <w:rsid w:val="00A0266B"/>
    <w:rsid w:val="00A02778"/>
    <w:rsid w:val="00A04133"/>
    <w:rsid w:val="00A04D53"/>
    <w:rsid w:val="00A057C1"/>
    <w:rsid w:val="00A05F6E"/>
    <w:rsid w:val="00A06379"/>
    <w:rsid w:val="00A06800"/>
    <w:rsid w:val="00A06D66"/>
    <w:rsid w:val="00A07A55"/>
    <w:rsid w:val="00A10622"/>
    <w:rsid w:val="00A1066D"/>
    <w:rsid w:val="00A1118E"/>
    <w:rsid w:val="00A1171E"/>
    <w:rsid w:val="00A11BF8"/>
    <w:rsid w:val="00A11D1A"/>
    <w:rsid w:val="00A11E33"/>
    <w:rsid w:val="00A12298"/>
    <w:rsid w:val="00A12E51"/>
    <w:rsid w:val="00A14EB8"/>
    <w:rsid w:val="00A15A43"/>
    <w:rsid w:val="00A15E4B"/>
    <w:rsid w:val="00A16825"/>
    <w:rsid w:val="00A173BA"/>
    <w:rsid w:val="00A17FBC"/>
    <w:rsid w:val="00A21DFA"/>
    <w:rsid w:val="00A22002"/>
    <w:rsid w:val="00A23445"/>
    <w:rsid w:val="00A2416E"/>
    <w:rsid w:val="00A24371"/>
    <w:rsid w:val="00A24B63"/>
    <w:rsid w:val="00A25E64"/>
    <w:rsid w:val="00A267D2"/>
    <w:rsid w:val="00A2789A"/>
    <w:rsid w:val="00A27917"/>
    <w:rsid w:val="00A27AB3"/>
    <w:rsid w:val="00A30F2D"/>
    <w:rsid w:val="00A30FED"/>
    <w:rsid w:val="00A31330"/>
    <w:rsid w:val="00A3174C"/>
    <w:rsid w:val="00A32308"/>
    <w:rsid w:val="00A32322"/>
    <w:rsid w:val="00A325DA"/>
    <w:rsid w:val="00A3302B"/>
    <w:rsid w:val="00A33A81"/>
    <w:rsid w:val="00A34880"/>
    <w:rsid w:val="00A35890"/>
    <w:rsid w:val="00A35AF8"/>
    <w:rsid w:val="00A35D2B"/>
    <w:rsid w:val="00A367DE"/>
    <w:rsid w:val="00A403B2"/>
    <w:rsid w:val="00A41BEE"/>
    <w:rsid w:val="00A42DA4"/>
    <w:rsid w:val="00A42F91"/>
    <w:rsid w:val="00A43192"/>
    <w:rsid w:val="00A43411"/>
    <w:rsid w:val="00A43CEE"/>
    <w:rsid w:val="00A44AA2"/>
    <w:rsid w:val="00A44B72"/>
    <w:rsid w:val="00A45069"/>
    <w:rsid w:val="00A45E7D"/>
    <w:rsid w:val="00A46128"/>
    <w:rsid w:val="00A46784"/>
    <w:rsid w:val="00A46B34"/>
    <w:rsid w:val="00A47366"/>
    <w:rsid w:val="00A4770E"/>
    <w:rsid w:val="00A509CC"/>
    <w:rsid w:val="00A5106E"/>
    <w:rsid w:val="00A51267"/>
    <w:rsid w:val="00A532F6"/>
    <w:rsid w:val="00A53FEF"/>
    <w:rsid w:val="00A542E8"/>
    <w:rsid w:val="00A55940"/>
    <w:rsid w:val="00A56059"/>
    <w:rsid w:val="00A56612"/>
    <w:rsid w:val="00A56ABC"/>
    <w:rsid w:val="00A56D37"/>
    <w:rsid w:val="00A57060"/>
    <w:rsid w:val="00A570EC"/>
    <w:rsid w:val="00A60772"/>
    <w:rsid w:val="00A609D0"/>
    <w:rsid w:val="00A61634"/>
    <w:rsid w:val="00A61802"/>
    <w:rsid w:val="00A63814"/>
    <w:rsid w:val="00A63EE5"/>
    <w:rsid w:val="00A65CC4"/>
    <w:rsid w:val="00A6678E"/>
    <w:rsid w:val="00A66836"/>
    <w:rsid w:val="00A6736B"/>
    <w:rsid w:val="00A67870"/>
    <w:rsid w:val="00A67D43"/>
    <w:rsid w:val="00A70097"/>
    <w:rsid w:val="00A70596"/>
    <w:rsid w:val="00A718CA"/>
    <w:rsid w:val="00A71C91"/>
    <w:rsid w:val="00A72022"/>
    <w:rsid w:val="00A73114"/>
    <w:rsid w:val="00A734FA"/>
    <w:rsid w:val="00A73811"/>
    <w:rsid w:val="00A76C98"/>
    <w:rsid w:val="00A76E3A"/>
    <w:rsid w:val="00A7702B"/>
    <w:rsid w:val="00A77723"/>
    <w:rsid w:val="00A77B05"/>
    <w:rsid w:val="00A77FFD"/>
    <w:rsid w:val="00A80660"/>
    <w:rsid w:val="00A81664"/>
    <w:rsid w:val="00A83A81"/>
    <w:rsid w:val="00A83F51"/>
    <w:rsid w:val="00A8498A"/>
    <w:rsid w:val="00A85EF9"/>
    <w:rsid w:val="00A864D6"/>
    <w:rsid w:val="00A86B8A"/>
    <w:rsid w:val="00A87CE5"/>
    <w:rsid w:val="00A90FAA"/>
    <w:rsid w:val="00A91422"/>
    <w:rsid w:val="00A917EB"/>
    <w:rsid w:val="00A92453"/>
    <w:rsid w:val="00A924C8"/>
    <w:rsid w:val="00A928FE"/>
    <w:rsid w:val="00A92DA7"/>
    <w:rsid w:val="00A92E35"/>
    <w:rsid w:val="00A93069"/>
    <w:rsid w:val="00A93853"/>
    <w:rsid w:val="00A9396B"/>
    <w:rsid w:val="00A94CF1"/>
    <w:rsid w:val="00A95B6B"/>
    <w:rsid w:val="00A960EE"/>
    <w:rsid w:val="00A97C28"/>
    <w:rsid w:val="00A97DBB"/>
    <w:rsid w:val="00A97E81"/>
    <w:rsid w:val="00AA00AC"/>
    <w:rsid w:val="00AA05E7"/>
    <w:rsid w:val="00AA0D7F"/>
    <w:rsid w:val="00AA1159"/>
    <w:rsid w:val="00AA3B10"/>
    <w:rsid w:val="00AA3E76"/>
    <w:rsid w:val="00AA476C"/>
    <w:rsid w:val="00AA4964"/>
    <w:rsid w:val="00AA71AA"/>
    <w:rsid w:val="00AA7732"/>
    <w:rsid w:val="00AA7837"/>
    <w:rsid w:val="00AB1719"/>
    <w:rsid w:val="00AB2181"/>
    <w:rsid w:val="00AB26C9"/>
    <w:rsid w:val="00AB3E46"/>
    <w:rsid w:val="00AB563A"/>
    <w:rsid w:val="00AB6B40"/>
    <w:rsid w:val="00AC006E"/>
    <w:rsid w:val="00AC0B57"/>
    <w:rsid w:val="00AC0BF5"/>
    <w:rsid w:val="00AC0E0B"/>
    <w:rsid w:val="00AC14F2"/>
    <w:rsid w:val="00AC2080"/>
    <w:rsid w:val="00AC2B31"/>
    <w:rsid w:val="00AC3026"/>
    <w:rsid w:val="00AC5A34"/>
    <w:rsid w:val="00AC5E11"/>
    <w:rsid w:val="00AC678D"/>
    <w:rsid w:val="00AC6997"/>
    <w:rsid w:val="00AC6D4B"/>
    <w:rsid w:val="00AC6EA0"/>
    <w:rsid w:val="00AC7985"/>
    <w:rsid w:val="00AD0E26"/>
    <w:rsid w:val="00AD0F00"/>
    <w:rsid w:val="00AD30EF"/>
    <w:rsid w:val="00AD3683"/>
    <w:rsid w:val="00AD3772"/>
    <w:rsid w:val="00AD59CE"/>
    <w:rsid w:val="00AD5FC6"/>
    <w:rsid w:val="00AD62B3"/>
    <w:rsid w:val="00AD636E"/>
    <w:rsid w:val="00AD692F"/>
    <w:rsid w:val="00AD6A52"/>
    <w:rsid w:val="00AD7D8A"/>
    <w:rsid w:val="00AE020C"/>
    <w:rsid w:val="00AE0AD3"/>
    <w:rsid w:val="00AE3CDD"/>
    <w:rsid w:val="00AE4E0A"/>
    <w:rsid w:val="00AE6CD0"/>
    <w:rsid w:val="00AE6E90"/>
    <w:rsid w:val="00AE758B"/>
    <w:rsid w:val="00AE79E6"/>
    <w:rsid w:val="00AF16A6"/>
    <w:rsid w:val="00AF19F1"/>
    <w:rsid w:val="00AF2DD0"/>
    <w:rsid w:val="00AF32D4"/>
    <w:rsid w:val="00AF3EDE"/>
    <w:rsid w:val="00AF4277"/>
    <w:rsid w:val="00AF464A"/>
    <w:rsid w:val="00AF46B7"/>
    <w:rsid w:val="00AF4D60"/>
    <w:rsid w:val="00AF4EBF"/>
    <w:rsid w:val="00AF4F13"/>
    <w:rsid w:val="00AF5B23"/>
    <w:rsid w:val="00AF5CA6"/>
    <w:rsid w:val="00AF7AB3"/>
    <w:rsid w:val="00AF7AE2"/>
    <w:rsid w:val="00AF7F11"/>
    <w:rsid w:val="00B00B50"/>
    <w:rsid w:val="00B011E5"/>
    <w:rsid w:val="00B01C4D"/>
    <w:rsid w:val="00B0238B"/>
    <w:rsid w:val="00B02A8E"/>
    <w:rsid w:val="00B02E76"/>
    <w:rsid w:val="00B030D6"/>
    <w:rsid w:val="00B0385A"/>
    <w:rsid w:val="00B05367"/>
    <w:rsid w:val="00B0601A"/>
    <w:rsid w:val="00B074F0"/>
    <w:rsid w:val="00B077D8"/>
    <w:rsid w:val="00B07BB1"/>
    <w:rsid w:val="00B07CA0"/>
    <w:rsid w:val="00B07CAC"/>
    <w:rsid w:val="00B10256"/>
    <w:rsid w:val="00B10502"/>
    <w:rsid w:val="00B10588"/>
    <w:rsid w:val="00B10A59"/>
    <w:rsid w:val="00B10F0A"/>
    <w:rsid w:val="00B11268"/>
    <w:rsid w:val="00B11828"/>
    <w:rsid w:val="00B11C5A"/>
    <w:rsid w:val="00B132CB"/>
    <w:rsid w:val="00B13C0B"/>
    <w:rsid w:val="00B140F6"/>
    <w:rsid w:val="00B14953"/>
    <w:rsid w:val="00B1535F"/>
    <w:rsid w:val="00B1720A"/>
    <w:rsid w:val="00B177E3"/>
    <w:rsid w:val="00B17F4A"/>
    <w:rsid w:val="00B2050A"/>
    <w:rsid w:val="00B205BA"/>
    <w:rsid w:val="00B22450"/>
    <w:rsid w:val="00B2280B"/>
    <w:rsid w:val="00B22918"/>
    <w:rsid w:val="00B23276"/>
    <w:rsid w:val="00B23353"/>
    <w:rsid w:val="00B23580"/>
    <w:rsid w:val="00B23627"/>
    <w:rsid w:val="00B2371C"/>
    <w:rsid w:val="00B2439A"/>
    <w:rsid w:val="00B244F7"/>
    <w:rsid w:val="00B248F9"/>
    <w:rsid w:val="00B24990"/>
    <w:rsid w:val="00B26472"/>
    <w:rsid w:val="00B2700F"/>
    <w:rsid w:val="00B2776E"/>
    <w:rsid w:val="00B30217"/>
    <w:rsid w:val="00B3154D"/>
    <w:rsid w:val="00B31B98"/>
    <w:rsid w:val="00B32209"/>
    <w:rsid w:val="00B3375D"/>
    <w:rsid w:val="00B338C7"/>
    <w:rsid w:val="00B34DDD"/>
    <w:rsid w:val="00B35078"/>
    <w:rsid w:val="00B3567D"/>
    <w:rsid w:val="00B357EB"/>
    <w:rsid w:val="00B360F9"/>
    <w:rsid w:val="00B363C2"/>
    <w:rsid w:val="00B367E1"/>
    <w:rsid w:val="00B3738A"/>
    <w:rsid w:val="00B413A2"/>
    <w:rsid w:val="00B41566"/>
    <w:rsid w:val="00B416BF"/>
    <w:rsid w:val="00B4309A"/>
    <w:rsid w:val="00B4467F"/>
    <w:rsid w:val="00B450D5"/>
    <w:rsid w:val="00B451AE"/>
    <w:rsid w:val="00B45755"/>
    <w:rsid w:val="00B46223"/>
    <w:rsid w:val="00B465A0"/>
    <w:rsid w:val="00B46721"/>
    <w:rsid w:val="00B46CD4"/>
    <w:rsid w:val="00B47573"/>
    <w:rsid w:val="00B5031C"/>
    <w:rsid w:val="00B52E67"/>
    <w:rsid w:val="00B5355C"/>
    <w:rsid w:val="00B53E96"/>
    <w:rsid w:val="00B5400A"/>
    <w:rsid w:val="00B54207"/>
    <w:rsid w:val="00B54FA4"/>
    <w:rsid w:val="00B55E4E"/>
    <w:rsid w:val="00B55F4B"/>
    <w:rsid w:val="00B57165"/>
    <w:rsid w:val="00B5766F"/>
    <w:rsid w:val="00B60170"/>
    <w:rsid w:val="00B60347"/>
    <w:rsid w:val="00B603DB"/>
    <w:rsid w:val="00B60F33"/>
    <w:rsid w:val="00B61350"/>
    <w:rsid w:val="00B63C35"/>
    <w:rsid w:val="00B63FB5"/>
    <w:rsid w:val="00B6630A"/>
    <w:rsid w:val="00B66994"/>
    <w:rsid w:val="00B66D1C"/>
    <w:rsid w:val="00B6755E"/>
    <w:rsid w:val="00B676E6"/>
    <w:rsid w:val="00B67F42"/>
    <w:rsid w:val="00B70325"/>
    <w:rsid w:val="00B71059"/>
    <w:rsid w:val="00B7119A"/>
    <w:rsid w:val="00B71ED4"/>
    <w:rsid w:val="00B72CB2"/>
    <w:rsid w:val="00B73760"/>
    <w:rsid w:val="00B73EF6"/>
    <w:rsid w:val="00B74D8A"/>
    <w:rsid w:val="00B74FBE"/>
    <w:rsid w:val="00B7534E"/>
    <w:rsid w:val="00B75468"/>
    <w:rsid w:val="00B75CE2"/>
    <w:rsid w:val="00B77258"/>
    <w:rsid w:val="00B778E8"/>
    <w:rsid w:val="00B77FC0"/>
    <w:rsid w:val="00B80709"/>
    <w:rsid w:val="00B80CA2"/>
    <w:rsid w:val="00B80EAC"/>
    <w:rsid w:val="00B824AA"/>
    <w:rsid w:val="00B837C3"/>
    <w:rsid w:val="00B84646"/>
    <w:rsid w:val="00B8474F"/>
    <w:rsid w:val="00B858AB"/>
    <w:rsid w:val="00B872E9"/>
    <w:rsid w:val="00B872F5"/>
    <w:rsid w:val="00B87685"/>
    <w:rsid w:val="00B8788D"/>
    <w:rsid w:val="00B87FC7"/>
    <w:rsid w:val="00B90C0A"/>
    <w:rsid w:val="00B90FC3"/>
    <w:rsid w:val="00B910C2"/>
    <w:rsid w:val="00B91295"/>
    <w:rsid w:val="00B913A0"/>
    <w:rsid w:val="00B92800"/>
    <w:rsid w:val="00B93071"/>
    <w:rsid w:val="00B940D0"/>
    <w:rsid w:val="00B942B6"/>
    <w:rsid w:val="00B94890"/>
    <w:rsid w:val="00B95445"/>
    <w:rsid w:val="00B954F4"/>
    <w:rsid w:val="00B9633F"/>
    <w:rsid w:val="00B96696"/>
    <w:rsid w:val="00B96DC8"/>
    <w:rsid w:val="00B96E57"/>
    <w:rsid w:val="00B975F1"/>
    <w:rsid w:val="00BA0D9E"/>
    <w:rsid w:val="00BA3D14"/>
    <w:rsid w:val="00BA76AA"/>
    <w:rsid w:val="00BA7D58"/>
    <w:rsid w:val="00BA7D99"/>
    <w:rsid w:val="00BB0761"/>
    <w:rsid w:val="00BB09B2"/>
    <w:rsid w:val="00BB10F9"/>
    <w:rsid w:val="00BB211B"/>
    <w:rsid w:val="00BB25C5"/>
    <w:rsid w:val="00BB3245"/>
    <w:rsid w:val="00BB3D20"/>
    <w:rsid w:val="00BB41CC"/>
    <w:rsid w:val="00BB6335"/>
    <w:rsid w:val="00BB6479"/>
    <w:rsid w:val="00BB6B34"/>
    <w:rsid w:val="00BB77F7"/>
    <w:rsid w:val="00BC1074"/>
    <w:rsid w:val="00BC1472"/>
    <w:rsid w:val="00BC1AD1"/>
    <w:rsid w:val="00BC2E86"/>
    <w:rsid w:val="00BC33B0"/>
    <w:rsid w:val="00BC33C8"/>
    <w:rsid w:val="00BC3A02"/>
    <w:rsid w:val="00BC414C"/>
    <w:rsid w:val="00BC43DB"/>
    <w:rsid w:val="00BC66A4"/>
    <w:rsid w:val="00BC7007"/>
    <w:rsid w:val="00BC7650"/>
    <w:rsid w:val="00BC76CD"/>
    <w:rsid w:val="00BC770A"/>
    <w:rsid w:val="00BC7C28"/>
    <w:rsid w:val="00BC7E71"/>
    <w:rsid w:val="00BD0D59"/>
    <w:rsid w:val="00BD1036"/>
    <w:rsid w:val="00BD1786"/>
    <w:rsid w:val="00BD1944"/>
    <w:rsid w:val="00BD2989"/>
    <w:rsid w:val="00BD3681"/>
    <w:rsid w:val="00BD3A75"/>
    <w:rsid w:val="00BD4E2C"/>
    <w:rsid w:val="00BD5773"/>
    <w:rsid w:val="00BD64F3"/>
    <w:rsid w:val="00BD721F"/>
    <w:rsid w:val="00BD79FA"/>
    <w:rsid w:val="00BE14AF"/>
    <w:rsid w:val="00BE219B"/>
    <w:rsid w:val="00BE27CC"/>
    <w:rsid w:val="00BE4D43"/>
    <w:rsid w:val="00BE56DE"/>
    <w:rsid w:val="00BE66C8"/>
    <w:rsid w:val="00BE67B7"/>
    <w:rsid w:val="00BF069A"/>
    <w:rsid w:val="00BF10C5"/>
    <w:rsid w:val="00BF1421"/>
    <w:rsid w:val="00BF1AF1"/>
    <w:rsid w:val="00BF20C8"/>
    <w:rsid w:val="00BF2D3B"/>
    <w:rsid w:val="00BF315E"/>
    <w:rsid w:val="00BF57A0"/>
    <w:rsid w:val="00BF5932"/>
    <w:rsid w:val="00BF6654"/>
    <w:rsid w:val="00BF6EA5"/>
    <w:rsid w:val="00BF725A"/>
    <w:rsid w:val="00BF72A2"/>
    <w:rsid w:val="00C00038"/>
    <w:rsid w:val="00C0032D"/>
    <w:rsid w:val="00C00A3B"/>
    <w:rsid w:val="00C02C8E"/>
    <w:rsid w:val="00C02D6D"/>
    <w:rsid w:val="00C0376B"/>
    <w:rsid w:val="00C03DB7"/>
    <w:rsid w:val="00C04786"/>
    <w:rsid w:val="00C061CA"/>
    <w:rsid w:val="00C06679"/>
    <w:rsid w:val="00C06FBA"/>
    <w:rsid w:val="00C07521"/>
    <w:rsid w:val="00C102F7"/>
    <w:rsid w:val="00C10C64"/>
    <w:rsid w:val="00C10DF1"/>
    <w:rsid w:val="00C1194D"/>
    <w:rsid w:val="00C11FF4"/>
    <w:rsid w:val="00C12C74"/>
    <w:rsid w:val="00C13327"/>
    <w:rsid w:val="00C136F3"/>
    <w:rsid w:val="00C13793"/>
    <w:rsid w:val="00C138FB"/>
    <w:rsid w:val="00C14629"/>
    <w:rsid w:val="00C152CD"/>
    <w:rsid w:val="00C16AC2"/>
    <w:rsid w:val="00C16EC1"/>
    <w:rsid w:val="00C1704D"/>
    <w:rsid w:val="00C20665"/>
    <w:rsid w:val="00C21254"/>
    <w:rsid w:val="00C220F1"/>
    <w:rsid w:val="00C226A8"/>
    <w:rsid w:val="00C22A68"/>
    <w:rsid w:val="00C23322"/>
    <w:rsid w:val="00C24548"/>
    <w:rsid w:val="00C255C2"/>
    <w:rsid w:val="00C25607"/>
    <w:rsid w:val="00C25E0F"/>
    <w:rsid w:val="00C2648A"/>
    <w:rsid w:val="00C275AC"/>
    <w:rsid w:val="00C275C5"/>
    <w:rsid w:val="00C3046A"/>
    <w:rsid w:val="00C30FEC"/>
    <w:rsid w:val="00C3148D"/>
    <w:rsid w:val="00C31D28"/>
    <w:rsid w:val="00C32397"/>
    <w:rsid w:val="00C33457"/>
    <w:rsid w:val="00C33795"/>
    <w:rsid w:val="00C33F18"/>
    <w:rsid w:val="00C363D1"/>
    <w:rsid w:val="00C368C7"/>
    <w:rsid w:val="00C36A73"/>
    <w:rsid w:val="00C36B75"/>
    <w:rsid w:val="00C36FBD"/>
    <w:rsid w:val="00C371F0"/>
    <w:rsid w:val="00C374F5"/>
    <w:rsid w:val="00C40CE9"/>
    <w:rsid w:val="00C40F83"/>
    <w:rsid w:val="00C4282B"/>
    <w:rsid w:val="00C431BE"/>
    <w:rsid w:val="00C45767"/>
    <w:rsid w:val="00C45AB8"/>
    <w:rsid w:val="00C460A1"/>
    <w:rsid w:val="00C46290"/>
    <w:rsid w:val="00C470DE"/>
    <w:rsid w:val="00C47ED0"/>
    <w:rsid w:val="00C50A8A"/>
    <w:rsid w:val="00C5103A"/>
    <w:rsid w:val="00C51AB1"/>
    <w:rsid w:val="00C5203C"/>
    <w:rsid w:val="00C52090"/>
    <w:rsid w:val="00C522B1"/>
    <w:rsid w:val="00C538D7"/>
    <w:rsid w:val="00C53C9D"/>
    <w:rsid w:val="00C540F2"/>
    <w:rsid w:val="00C56001"/>
    <w:rsid w:val="00C56997"/>
    <w:rsid w:val="00C56CAF"/>
    <w:rsid w:val="00C56CD1"/>
    <w:rsid w:val="00C57927"/>
    <w:rsid w:val="00C61072"/>
    <w:rsid w:val="00C61B1E"/>
    <w:rsid w:val="00C62410"/>
    <w:rsid w:val="00C627C4"/>
    <w:rsid w:val="00C62D67"/>
    <w:rsid w:val="00C63469"/>
    <w:rsid w:val="00C635AF"/>
    <w:rsid w:val="00C63916"/>
    <w:rsid w:val="00C65356"/>
    <w:rsid w:val="00C65D2F"/>
    <w:rsid w:val="00C66C8A"/>
    <w:rsid w:val="00C67C3F"/>
    <w:rsid w:val="00C67C5E"/>
    <w:rsid w:val="00C71F7A"/>
    <w:rsid w:val="00C726C8"/>
    <w:rsid w:val="00C733C6"/>
    <w:rsid w:val="00C73F0D"/>
    <w:rsid w:val="00C74D41"/>
    <w:rsid w:val="00C77210"/>
    <w:rsid w:val="00C80F7C"/>
    <w:rsid w:val="00C813A1"/>
    <w:rsid w:val="00C81772"/>
    <w:rsid w:val="00C83B2F"/>
    <w:rsid w:val="00C85243"/>
    <w:rsid w:val="00C857E9"/>
    <w:rsid w:val="00C8626B"/>
    <w:rsid w:val="00C87BF1"/>
    <w:rsid w:val="00C90A99"/>
    <w:rsid w:val="00C917FF"/>
    <w:rsid w:val="00C919A4"/>
    <w:rsid w:val="00C91EFA"/>
    <w:rsid w:val="00C92197"/>
    <w:rsid w:val="00C922FD"/>
    <w:rsid w:val="00C9254B"/>
    <w:rsid w:val="00C925C2"/>
    <w:rsid w:val="00C925F1"/>
    <w:rsid w:val="00C930D1"/>
    <w:rsid w:val="00C93FDD"/>
    <w:rsid w:val="00C97832"/>
    <w:rsid w:val="00C978BF"/>
    <w:rsid w:val="00CA1611"/>
    <w:rsid w:val="00CA1877"/>
    <w:rsid w:val="00CA216B"/>
    <w:rsid w:val="00CA2A09"/>
    <w:rsid w:val="00CA4308"/>
    <w:rsid w:val="00CA4E20"/>
    <w:rsid w:val="00CA611D"/>
    <w:rsid w:val="00CA69EC"/>
    <w:rsid w:val="00CB0A19"/>
    <w:rsid w:val="00CB11CC"/>
    <w:rsid w:val="00CB1623"/>
    <w:rsid w:val="00CB2B7E"/>
    <w:rsid w:val="00CB2BCF"/>
    <w:rsid w:val="00CB2E84"/>
    <w:rsid w:val="00CB302A"/>
    <w:rsid w:val="00CB4A3E"/>
    <w:rsid w:val="00CB5229"/>
    <w:rsid w:val="00CB5FC2"/>
    <w:rsid w:val="00CB70AF"/>
    <w:rsid w:val="00CB7204"/>
    <w:rsid w:val="00CB72D1"/>
    <w:rsid w:val="00CB7AC8"/>
    <w:rsid w:val="00CC0F1E"/>
    <w:rsid w:val="00CC15BE"/>
    <w:rsid w:val="00CC1615"/>
    <w:rsid w:val="00CC17C5"/>
    <w:rsid w:val="00CC1923"/>
    <w:rsid w:val="00CC1CFC"/>
    <w:rsid w:val="00CC262E"/>
    <w:rsid w:val="00CC37AE"/>
    <w:rsid w:val="00CC40A9"/>
    <w:rsid w:val="00CC4397"/>
    <w:rsid w:val="00CC4871"/>
    <w:rsid w:val="00CC4D88"/>
    <w:rsid w:val="00CC4E91"/>
    <w:rsid w:val="00CC4F09"/>
    <w:rsid w:val="00CC50D3"/>
    <w:rsid w:val="00CC5166"/>
    <w:rsid w:val="00CC62DA"/>
    <w:rsid w:val="00CC76DD"/>
    <w:rsid w:val="00CD0129"/>
    <w:rsid w:val="00CD0203"/>
    <w:rsid w:val="00CD03E4"/>
    <w:rsid w:val="00CD09D9"/>
    <w:rsid w:val="00CD0C54"/>
    <w:rsid w:val="00CD0FAC"/>
    <w:rsid w:val="00CD2CF2"/>
    <w:rsid w:val="00CD4DBD"/>
    <w:rsid w:val="00CD6227"/>
    <w:rsid w:val="00CD6505"/>
    <w:rsid w:val="00CD6E18"/>
    <w:rsid w:val="00CD71B5"/>
    <w:rsid w:val="00CD7A3C"/>
    <w:rsid w:val="00CE09DC"/>
    <w:rsid w:val="00CE0C19"/>
    <w:rsid w:val="00CE0E2A"/>
    <w:rsid w:val="00CE1C62"/>
    <w:rsid w:val="00CE2743"/>
    <w:rsid w:val="00CE33AC"/>
    <w:rsid w:val="00CE33D7"/>
    <w:rsid w:val="00CE5AD6"/>
    <w:rsid w:val="00CE7602"/>
    <w:rsid w:val="00CF0540"/>
    <w:rsid w:val="00CF05BF"/>
    <w:rsid w:val="00CF0A8F"/>
    <w:rsid w:val="00CF1094"/>
    <w:rsid w:val="00CF124A"/>
    <w:rsid w:val="00CF139F"/>
    <w:rsid w:val="00CF15CB"/>
    <w:rsid w:val="00CF43D0"/>
    <w:rsid w:val="00CF456F"/>
    <w:rsid w:val="00CF68B2"/>
    <w:rsid w:val="00CF77FA"/>
    <w:rsid w:val="00CF7C50"/>
    <w:rsid w:val="00D011DA"/>
    <w:rsid w:val="00D0189F"/>
    <w:rsid w:val="00D02045"/>
    <w:rsid w:val="00D020AA"/>
    <w:rsid w:val="00D02491"/>
    <w:rsid w:val="00D02494"/>
    <w:rsid w:val="00D02894"/>
    <w:rsid w:val="00D02D84"/>
    <w:rsid w:val="00D031BF"/>
    <w:rsid w:val="00D03B1C"/>
    <w:rsid w:val="00D0437B"/>
    <w:rsid w:val="00D04484"/>
    <w:rsid w:val="00D04CA7"/>
    <w:rsid w:val="00D0512F"/>
    <w:rsid w:val="00D0662E"/>
    <w:rsid w:val="00D066C3"/>
    <w:rsid w:val="00D06D6A"/>
    <w:rsid w:val="00D10301"/>
    <w:rsid w:val="00D115F5"/>
    <w:rsid w:val="00D11DC4"/>
    <w:rsid w:val="00D1245D"/>
    <w:rsid w:val="00D12732"/>
    <w:rsid w:val="00D12F07"/>
    <w:rsid w:val="00D1562D"/>
    <w:rsid w:val="00D1565A"/>
    <w:rsid w:val="00D175B0"/>
    <w:rsid w:val="00D17AAA"/>
    <w:rsid w:val="00D17ED1"/>
    <w:rsid w:val="00D21157"/>
    <w:rsid w:val="00D21552"/>
    <w:rsid w:val="00D234F5"/>
    <w:rsid w:val="00D23F09"/>
    <w:rsid w:val="00D24215"/>
    <w:rsid w:val="00D24BE9"/>
    <w:rsid w:val="00D25916"/>
    <w:rsid w:val="00D25D69"/>
    <w:rsid w:val="00D2672F"/>
    <w:rsid w:val="00D268C9"/>
    <w:rsid w:val="00D26C68"/>
    <w:rsid w:val="00D26F57"/>
    <w:rsid w:val="00D26FCC"/>
    <w:rsid w:val="00D279CF"/>
    <w:rsid w:val="00D304BC"/>
    <w:rsid w:val="00D30C32"/>
    <w:rsid w:val="00D31AB0"/>
    <w:rsid w:val="00D31BCC"/>
    <w:rsid w:val="00D32B51"/>
    <w:rsid w:val="00D33C1D"/>
    <w:rsid w:val="00D34604"/>
    <w:rsid w:val="00D34A91"/>
    <w:rsid w:val="00D3557E"/>
    <w:rsid w:val="00D35BA9"/>
    <w:rsid w:val="00D35D1D"/>
    <w:rsid w:val="00D35E4E"/>
    <w:rsid w:val="00D372F0"/>
    <w:rsid w:val="00D41918"/>
    <w:rsid w:val="00D41B23"/>
    <w:rsid w:val="00D41FA3"/>
    <w:rsid w:val="00D42148"/>
    <w:rsid w:val="00D4268E"/>
    <w:rsid w:val="00D427B5"/>
    <w:rsid w:val="00D42EF5"/>
    <w:rsid w:val="00D43078"/>
    <w:rsid w:val="00D435B8"/>
    <w:rsid w:val="00D4377E"/>
    <w:rsid w:val="00D43866"/>
    <w:rsid w:val="00D44191"/>
    <w:rsid w:val="00D444CD"/>
    <w:rsid w:val="00D44511"/>
    <w:rsid w:val="00D45364"/>
    <w:rsid w:val="00D45853"/>
    <w:rsid w:val="00D467D9"/>
    <w:rsid w:val="00D47052"/>
    <w:rsid w:val="00D5159E"/>
    <w:rsid w:val="00D51ACA"/>
    <w:rsid w:val="00D51B82"/>
    <w:rsid w:val="00D5221D"/>
    <w:rsid w:val="00D52401"/>
    <w:rsid w:val="00D5377C"/>
    <w:rsid w:val="00D5465C"/>
    <w:rsid w:val="00D5524C"/>
    <w:rsid w:val="00D558CB"/>
    <w:rsid w:val="00D55D25"/>
    <w:rsid w:val="00D568F0"/>
    <w:rsid w:val="00D56D10"/>
    <w:rsid w:val="00D57BD2"/>
    <w:rsid w:val="00D60E0A"/>
    <w:rsid w:val="00D61EEA"/>
    <w:rsid w:val="00D620D0"/>
    <w:rsid w:val="00D627D9"/>
    <w:rsid w:val="00D63186"/>
    <w:rsid w:val="00D638B2"/>
    <w:rsid w:val="00D6423E"/>
    <w:rsid w:val="00D65E34"/>
    <w:rsid w:val="00D6705F"/>
    <w:rsid w:val="00D70702"/>
    <w:rsid w:val="00D70AD0"/>
    <w:rsid w:val="00D70C50"/>
    <w:rsid w:val="00D714DA"/>
    <w:rsid w:val="00D7155A"/>
    <w:rsid w:val="00D721A9"/>
    <w:rsid w:val="00D73082"/>
    <w:rsid w:val="00D7330B"/>
    <w:rsid w:val="00D733AE"/>
    <w:rsid w:val="00D749DE"/>
    <w:rsid w:val="00D75A44"/>
    <w:rsid w:val="00D802F8"/>
    <w:rsid w:val="00D805A2"/>
    <w:rsid w:val="00D81721"/>
    <w:rsid w:val="00D823DF"/>
    <w:rsid w:val="00D844FE"/>
    <w:rsid w:val="00D84C3F"/>
    <w:rsid w:val="00D84D6D"/>
    <w:rsid w:val="00D8547F"/>
    <w:rsid w:val="00D85729"/>
    <w:rsid w:val="00D8640C"/>
    <w:rsid w:val="00D87936"/>
    <w:rsid w:val="00D903E5"/>
    <w:rsid w:val="00D907AF"/>
    <w:rsid w:val="00D91601"/>
    <w:rsid w:val="00D91AEA"/>
    <w:rsid w:val="00D928B8"/>
    <w:rsid w:val="00D93035"/>
    <w:rsid w:val="00D93119"/>
    <w:rsid w:val="00D93BB7"/>
    <w:rsid w:val="00D949AA"/>
    <w:rsid w:val="00D95E51"/>
    <w:rsid w:val="00D96140"/>
    <w:rsid w:val="00D96E5F"/>
    <w:rsid w:val="00D978CA"/>
    <w:rsid w:val="00DA02F3"/>
    <w:rsid w:val="00DA0500"/>
    <w:rsid w:val="00DA0752"/>
    <w:rsid w:val="00DA0CF4"/>
    <w:rsid w:val="00DA14EE"/>
    <w:rsid w:val="00DA195B"/>
    <w:rsid w:val="00DA23B6"/>
    <w:rsid w:val="00DA28F7"/>
    <w:rsid w:val="00DA36B7"/>
    <w:rsid w:val="00DA423E"/>
    <w:rsid w:val="00DA48AF"/>
    <w:rsid w:val="00DA4AA0"/>
    <w:rsid w:val="00DA5054"/>
    <w:rsid w:val="00DA5506"/>
    <w:rsid w:val="00DA65DC"/>
    <w:rsid w:val="00DA7145"/>
    <w:rsid w:val="00DB039A"/>
    <w:rsid w:val="00DB1790"/>
    <w:rsid w:val="00DB18F6"/>
    <w:rsid w:val="00DB1F09"/>
    <w:rsid w:val="00DB2517"/>
    <w:rsid w:val="00DB40CE"/>
    <w:rsid w:val="00DB4828"/>
    <w:rsid w:val="00DB49DA"/>
    <w:rsid w:val="00DB6287"/>
    <w:rsid w:val="00DB6738"/>
    <w:rsid w:val="00DB715E"/>
    <w:rsid w:val="00DB71E3"/>
    <w:rsid w:val="00DC0364"/>
    <w:rsid w:val="00DC0DDD"/>
    <w:rsid w:val="00DC2A0E"/>
    <w:rsid w:val="00DC2F7D"/>
    <w:rsid w:val="00DC311F"/>
    <w:rsid w:val="00DC43B4"/>
    <w:rsid w:val="00DC4BDA"/>
    <w:rsid w:val="00DC4E13"/>
    <w:rsid w:val="00DC551D"/>
    <w:rsid w:val="00DC5AC0"/>
    <w:rsid w:val="00DC5E60"/>
    <w:rsid w:val="00DC6325"/>
    <w:rsid w:val="00DC75AA"/>
    <w:rsid w:val="00DD04E5"/>
    <w:rsid w:val="00DD06B4"/>
    <w:rsid w:val="00DD0B3C"/>
    <w:rsid w:val="00DD0E9C"/>
    <w:rsid w:val="00DD32EF"/>
    <w:rsid w:val="00DD3DD8"/>
    <w:rsid w:val="00DD492F"/>
    <w:rsid w:val="00DD4C90"/>
    <w:rsid w:val="00DD5703"/>
    <w:rsid w:val="00DD5D7A"/>
    <w:rsid w:val="00DD61DD"/>
    <w:rsid w:val="00DD6504"/>
    <w:rsid w:val="00DD69BF"/>
    <w:rsid w:val="00DD7510"/>
    <w:rsid w:val="00DD7518"/>
    <w:rsid w:val="00DE0885"/>
    <w:rsid w:val="00DE144E"/>
    <w:rsid w:val="00DE2E53"/>
    <w:rsid w:val="00DE39DD"/>
    <w:rsid w:val="00DE4352"/>
    <w:rsid w:val="00DE44BE"/>
    <w:rsid w:val="00DE4B6A"/>
    <w:rsid w:val="00DE4E2F"/>
    <w:rsid w:val="00DE5450"/>
    <w:rsid w:val="00DE5A55"/>
    <w:rsid w:val="00DE67E7"/>
    <w:rsid w:val="00DE6D8B"/>
    <w:rsid w:val="00DE7602"/>
    <w:rsid w:val="00DE7DE2"/>
    <w:rsid w:val="00DE7E2B"/>
    <w:rsid w:val="00DF08DF"/>
    <w:rsid w:val="00DF0968"/>
    <w:rsid w:val="00DF0E04"/>
    <w:rsid w:val="00DF2148"/>
    <w:rsid w:val="00DF2C5B"/>
    <w:rsid w:val="00DF2FA2"/>
    <w:rsid w:val="00DF308C"/>
    <w:rsid w:val="00DF357F"/>
    <w:rsid w:val="00DF3737"/>
    <w:rsid w:val="00DF44B0"/>
    <w:rsid w:val="00DF5429"/>
    <w:rsid w:val="00DF5434"/>
    <w:rsid w:val="00DF54F1"/>
    <w:rsid w:val="00DF5718"/>
    <w:rsid w:val="00DF575A"/>
    <w:rsid w:val="00DF612F"/>
    <w:rsid w:val="00DF63CF"/>
    <w:rsid w:val="00DF7082"/>
    <w:rsid w:val="00DF7B7F"/>
    <w:rsid w:val="00E0111D"/>
    <w:rsid w:val="00E01159"/>
    <w:rsid w:val="00E01842"/>
    <w:rsid w:val="00E0288F"/>
    <w:rsid w:val="00E04693"/>
    <w:rsid w:val="00E0495D"/>
    <w:rsid w:val="00E04B39"/>
    <w:rsid w:val="00E04D6C"/>
    <w:rsid w:val="00E05320"/>
    <w:rsid w:val="00E05A98"/>
    <w:rsid w:val="00E05B44"/>
    <w:rsid w:val="00E05DB9"/>
    <w:rsid w:val="00E05F4E"/>
    <w:rsid w:val="00E070FD"/>
    <w:rsid w:val="00E07235"/>
    <w:rsid w:val="00E07370"/>
    <w:rsid w:val="00E07AAF"/>
    <w:rsid w:val="00E11105"/>
    <w:rsid w:val="00E11A20"/>
    <w:rsid w:val="00E1315D"/>
    <w:rsid w:val="00E133A8"/>
    <w:rsid w:val="00E13FC1"/>
    <w:rsid w:val="00E1427F"/>
    <w:rsid w:val="00E149BE"/>
    <w:rsid w:val="00E14FE4"/>
    <w:rsid w:val="00E15062"/>
    <w:rsid w:val="00E156BF"/>
    <w:rsid w:val="00E16982"/>
    <w:rsid w:val="00E16A93"/>
    <w:rsid w:val="00E207F3"/>
    <w:rsid w:val="00E20D12"/>
    <w:rsid w:val="00E20F82"/>
    <w:rsid w:val="00E22FB9"/>
    <w:rsid w:val="00E23F5A"/>
    <w:rsid w:val="00E246B5"/>
    <w:rsid w:val="00E259A5"/>
    <w:rsid w:val="00E26892"/>
    <w:rsid w:val="00E2764A"/>
    <w:rsid w:val="00E27FE2"/>
    <w:rsid w:val="00E3062D"/>
    <w:rsid w:val="00E31D5B"/>
    <w:rsid w:val="00E31EF8"/>
    <w:rsid w:val="00E324BA"/>
    <w:rsid w:val="00E32AE0"/>
    <w:rsid w:val="00E32FC1"/>
    <w:rsid w:val="00E331A1"/>
    <w:rsid w:val="00E34D76"/>
    <w:rsid w:val="00E36280"/>
    <w:rsid w:val="00E362A9"/>
    <w:rsid w:val="00E370D5"/>
    <w:rsid w:val="00E37AE8"/>
    <w:rsid w:val="00E4134E"/>
    <w:rsid w:val="00E41939"/>
    <w:rsid w:val="00E41F82"/>
    <w:rsid w:val="00E431BD"/>
    <w:rsid w:val="00E43B6B"/>
    <w:rsid w:val="00E44976"/>
    <w:rsid w:val="00E46869"/>
    <w:rsid w:val="00E47379"/>
    <w:rsid w:val="00E473CD"/>
    <w:rsid w:val="00E47829"/>
    <w:rsid w:val="00E50152"/>
    <w:rsid w:val="00E509D9"/>
    <w:rsid w:val="00E50C30"/>
    <w:rsid w:val="00E50E30"/>
    <w:rsid w:val="00E5149F"/>
    <w:rsid w:val="00E52073"/>
    <w:rsid w:val="00E52496"/>
    <w:rsid w:val="00E52FED"/>
    <w:rsid w:val="00E542E3"/>
    <w:rsid w:val="00E5557F"/>
    <w:rsid w:val="00E56506"/>
    <w:rsid w:val="00E56B5E"/>
    <w:rsid w:val="00E57A2A"/>
    <w:rsid w:val="00E605F0"/>
    <w:rsid w:val="00E60CEE"/>
    <w:rsid w:val="00E6260E"/>
    <w:rsid w:val="00E62B2C"/>
    <w:rsid w:val="00E62B4A"/>
    <w:rsid w:val="00E62C95"/>
    <w:rsid w:val="00E62F2A"/>
    <w:rsid w:val="00E62FDB"/>
    <w:rsid w:val="00E64341"/>
    <w:rsid w:val="00E647D1"/>
    <w:rsid w:val="00E653B7"/>
    <w:rsid w:val="00E671A6"/>
    <w:rsid w:val="00E6793D"/>
    <w:rsid w:val="00E67C7A"/>
    <w:rsid w:val="00E67D94"/>
    <w:rsid w:val="00E706C2"/>
    <w:rsid w:val="00E713B3"/>
    <w:rsid w:val="00E7197F"/>
    <w:rsid w:val="00E71BD9"/>
    <w:rsid w:val="00E72A87"/>
    <w:rsid w:val="00E72FDC"/>
    <w:rsid w:val="00E733B5"/>
    <w:rsid w:val="00E7372E"/>
    <w:rsid w:val="00E73AC9"/>
    <w:rsid w:val="00E7429D"/>
    <w:rsid w:val="00E7430F"/>
    <w:rsid w:val="00E74681"/>
    <w:rsid w:val="00E751E1"/>
    <w:rsid w:val="00E76A4E"/>
    <w:rsid w:val="00E77014"/>
    <w:rsid w:val="00E80A7D"/>
    <w:rsid w:val="00E80E14"/>
    <w:rsid w:val="00E80EEE"/>
    <w:rsid w:val="00E836AA"/>
    <w:rsid w:val="00E83C1E"/>
    <w:rsid w:val="00E8505D"/>
    <w:rsid w:val="00E85C01"/>
    <w:rsid w:val="00E85E61"/>
    <w:rsid w:val="00E861FE"/>
    <w:rsid w:val="00E864E5"/>
    <w:rsid w:val="00E86824"/>
    <w:rsid w:val="00E86929"/>
    <w:rsid w:val="00E87D3D"/>
    <w:rsid w:val="00E912AF"/>
    <w:rsid w:val="00E91934"/>
    <w:rsid w:val="00E9337C"/>
    <w:rsid w:val="00E9365C"/>
    <w:rsid w:val="00E938F3"/>
    <w:rsid w:val="00E93EBE"/>
    <w:rsid w:val="00E94784"/>
    <w:rsid w:val="00E95820"/>
    <w:rsid w:val="00E95BA6"/>
    <w:rsid w:val="00E96076"/>
    <w:rsid w:val="00E96EAC"/>
    <w:rsid w:val="00E979AF"/>
    <w:rsid w:val="00E979CE"/>
    <w:rsid w:val="00E97EB5"/>
    <w:rsid w:val="00EA078A"/>
    <w:rsid w:val="00EA0B36"/>
    <w:rsid w:val="00EA1208"/>
    <w:rsid w:val="00EA1379"/>
    <w:rsid w:val="00EA15A1"/>
    <w:rsid w:val="00EA368A"/>
    <w:rsid w:val="00EA432C"/>
    <w:rsid w:val="00EA458F"/>
    <w:rsid w:val="00EA4796"/>
    <w:rsid w:val="00EA48AE"/>
    <w:rsid w:val="00EA490F"/>
    <w:rsid w:val="00EA5491"/>
    <w:rsid w:val="00EA5517"/>
    <w:rsid w:val="00EA6F0E"/>
    <w:rsid w:val="00EA714E"/>
    <w:rsid w:val="00EB0025"/>
    <w:rsid w:val="00EB01CD"/>
    <w:rsid w:val="00EB2842"/>
    <w:rsid w:val="00EB2F7E"/>
    <w:rsid w:val="00EB3765"/>
    <w:rsid w:val="00EB3821"/>
    <w:rsid w:val="00EB3A23"/>
    <w:rsid w:val="00EB5E10"/>
    <w:rsid w:val="00EB5E62"/>
    <w:rsid w:val="00EC04D4"/>
    <w:rsid w:val="00EC1BAF"/>
    <w:rsid w:val="00EC2158"/>
    <w:rsid w:val="00EC23B0"/>
    <w:rsid w:val="00EC2B5E"/>
    <w:rsid w:val="00EC2E39"/>
    <w:rsid w:val="00EC36A1"/>
    <w:rsid w:val="00EC498E"/>
    <w:rsid w:val="00EC4CD2"/>
    <w:rsid w:val="00EC51CD"/>
    <w:rsid w:val="00EC579E"/>
    <w:rsid w:val="00EC59D0"/>
    <w:rsid w:val="00EC5BC0"/>
    <w:rsid w:val="00EC5C60"/>
    <w:rsid w:val="00EC5E70"/>
    <w:rsid w:val="00EC6313"/>
    <w:rsid w:val="00EC6EE1"/>
    <w:rsid w:val="00EC6F10"/>
    <w:rsid w:val="00EC6F46"/>
    <w:rsid w:val="00EC6F53"/>
    <w:rsid w:val="00EC708A"/>
    <w:rsid w:val="00EC7C22"/>
    <w:rsid w:val="00ED0892"/>
    <w:rsid w:val="00ED0C32"/>
    <w:rsid w:val="00ED0E15"/>
    <w:rsid w:val="00ED1A69"/>
    <w:rsid w:val="00ED210A"/>
    <w:rsid w:val="00ED3018"/>
    <w:rsid w:val="00ED31A1"/>
    <w:rsid w:val="00ED3444"/>
    <w:rsid w:val="00ED3B3D"/>
    <w:rsid w:val="00ED4B93"/>
    <w:rsid w:val="00ED5115"/>
    <w:rsid w:val="00ED5776"/>
    <w:rsid w:val="00ED63F0"/>
    <w:rsid w:val="00ED69D6"/>
    <w:rsid w:val="00ED6C28"/>
    <w:rsid w:val="00EE0ABF"/>
    <w:rsid w:val="00EE1000"/>
    <w:rsid w:val="00EE2167"/>
    <w:rsid w:val="00EE23A9"/>
    <w:rsid w:val="00EE2563"/>
    <w:rsid w:val="00EE366F"/>
    <w:rsid w:val="00EE42D6"/>
    <w:rsid w:val="00EE54F7"/>
    <w:rsid w:val="00EE6D7B"/>
    <w:rsid w:val="00EE6D7C"/>
    <w:rsid w:val="00EE7319"/>
    <w:rsid w:val="00EE7F0B"/>
    <w:rsid w:val="00EF0353"/>
    <w:rsid w:val="00EF1062"/>
    <w:rsid w:val="00EF163E"/>
    <w:rsid w:val="00EF21D7"/>
    <w:rsid w:val="00EF44D0"/>
    <w:rsid w:val="00EF4C33"/>
    <w:rsid w:val="00EF58DF"/>
    <w:rsid w:val="00EF591C"/>
    <w:rsid w:val="00EF5972"/>
    <w:rsid w:val="00EF6259"/>
    <w:rsid w:val="00F001E0"/>
    <w:rsid w:val="00F00A87"/>
    <w:rsid w:val="00F00D94"/>
    <w:rsid w:val="00F0117B"/>
    <w:rsid w:val="00F01A35"/>
    <w:rsid w:val="00F02FF0"/>
    <w:rsid w:val="00F045E6"/>
    <w:rsid w:val="00F0537D"/>
    <w:rsid w:val="00F05675"/>
    <w:rsid w:val="00F062A1"/>
    <w:rsid w:val="00F07842"/>
    <w:rsid w:val="00F107F9"/>
    <w:rsid w:val="00F10F73"/>
    <w:rsid w:val="00F110EE"/>
    <w:rsid w:val="00F129E2"/>
    <w:rsid w:val="00F12EE9"/>
    <w:rsid w:val="00F1357A"/>
    <w:rsid w:val="00F13776"/>
    <w:rsid w:val="00F13E49"/>
    <w:rsid w:val="00F16CF7"/>
    <w:rsid w:val="00F17491"/>
    <w:rsid w:val="00F1787E"/>
    <w:rsid w:val="00F20A4C"/>
    <w:rsid w:val="00F220C6"/>
    <w:rsid w:val="00F239F5"/>
    <w:rsid w:val="00F24036"/>
    <w:rsid w:val="00F24A2C"/>
    <w:rsid w:val="00F24C17"/>
    <w:rsid w:val="00F26315"/>
    <w:rsid w:val="00F26777"/>
    <w:rsid w:val="00F2724F"/>
    <w:rsid w:val="00F27F09"/>
    <w:rsid w:val="00F3008A"/>
    <w:rsid w:val="00F307E8"/>
    <w:rsid w:val="00F31744"/>
    <w:rsid w:val="00F31C51"/>
    <w:rsid w:val="00F31CB3"/>
    <w:rsid w:val="00F31D3B"/>
    <w:rsid w:val="00F32262"/>
    <w:rsid w:val="00F3235B"/>
    <w:rsid w:val="00F33C9A"/>
    <w:rsid w:val="00F358F8"/>
    <w:rsid w:val="00F4068E"/>
    <w:rsid w:val="00F42284"/>
    <w:rsid w:val="00F43BF4"/>
    <w:rsid w:val="00F43F24"/>
    <w:rsid w:val="00F44D51"/>
    <w:rsid w:val="00F45A5E"/>
    <w:rsid w:val="00F45C5B"/>
    <w:rsid w:val="00F4664B"/>
    <w:rsid w:val="00F4719E"/>
    <w:rsid w:val="00F52C19"/>
    <w:rsid w:val="00F52FB3"/>
    <w:rsid w:val="00F5360F"/>
    <w:rsid w:val="00F53956"/>
    <w:rsid w:val="00F550CD"/>
    <w:rsid w:val="00F55111"/>
    <w:rsid w:val="00F55374"/>
    <w:rsid w:val="00F55B46"/>
    <w:rsid w:val="00F560C8"/>
    <w:rsid w:val="00F6016B"/>
    <w:rsid w:val="00F606B1"/>
    <w:rsid w:val="00F60B27"/>
    <w:rsid w:val="00F60CEC"/>
    <w:rsid w:val="00F61A35"/>
    <w:rsid w:val="00F61A3A"/>
    <w:rsid w:val="00F61A6A"/>
    <w:rsid w:val="00F62989"/>
    <w:rsid w:val="00F629F0"/>
    <w:rsid w:val="00F6312C"/>
    <w:rsid w:val="00F63777"/>
    <w:rsid w:val="00F64FA1"/>
    <w:rsid w:val="00F659A7"/>
    <w:rsid w:val="00F66B49"/>
    <w:rsid w:val="00F676DB"/>
    <w:rsid w:val="00F67FF3"/>
    <w:rsid w:val="00F70C80"/>
    <w:rsid w:val="00F71805"/>
    <w:rsid w:val="00F72095"/>
    <w:rsid w:val="00F7236E"/>
    <w:rsid w:val="00F73C02"/>
    <w:rsid w:val="00F7406F"/>
    <w:rsid w:val="00F74218"/>
    <w:rsid w:val="00F747F8"/>
    <w:rsid w:val="00F74DC0"/>
    <w:rsid w:val="00F751C7"/>
    <w:rsid w:val="00F7544A"/>
    <w:rsid w:val="00F7549E"/>
    <w:rsid w:val="00F774DA"/>
    <w:rsid w:val="00F804B9"/>
    <w:rsid w:val="00F80E55"/>
    <w:rsid w:val="00F8137C"/>
    <w:rsid w:val="00F814BD"/>
    <w:rsid w:val="00F81FD0"/>
    <w:rsid w:val="00F82014"/>
    <w:rsid w:val="00F822DE"/>
    <w:rsid w:val="00F8275C"/>
    <w:rsid w:val="00F841E3"/>
    <w:rsid w:val="00F847BC"/>
    <w:rsid w:val="00F84A59"/>
    <w:rsid w:val="00F85F94"/>
    <w:rsid w:val="00F86018"/>
    <w:rsid w:val="00F86A6E"/>
    <w:rsid w:val="00F87CE2"/>
    <w:rsid w:val="00F90DBD"/>
    <w:rsid w:val="00F91E97"/>
    <w:rsid w:val="00F93BA1"/>
    <w:rsid w:val="00F94B09"/>
    <w:rsid w:val="00F94E7B"/>
    <w:rsid w:val="00F95050"/>
    <w:rsid w:val="00F95AE5"/>
    <w:rsid w:val="00F965B3"/>
    <w:rsid w:val="00F96E2E"/>
    <w:rsid w:val="00F96E48"/>
    <w:rsid w:val="00FA036C"/>
    <w:rsid w:val="00FA124D"/>
    <w:rsid w:val="00FA39F4"/>
    <w:rsid w:val="00FA3FA6"/>
    <w:rsid w:val="00FA5692"/>
    <w:rsid w:val="00FA58A0"/>
    <w:rsid w:val="00FA59BF"/>
    <w:rsid w:val="00FB1846"/>
    <w:rsid w:val="00FB4F92"/>
    <w:rsid w:val="00FB4FE7"/>
    <w:rsid w:val="00FB5D3D"/>
    <w:rsid w:val="00FB5D4B"/>
    <w:rsid w:val="00FB6147"/>
    <w:rsid w:val="00FC41AF"/>
    <w:rsid w:val="00FC46B4"/>
    <w:rsid w:val="00FC47B6"/>
    <w:rsid w:val="00FC47C8"/>
    <w:rsid w:val="00FC4A5D"/>
    <w:rsid w:val="00FC50DC"/>
    <w:rsid w:val="00FC5710"/>
    <w:rsid w:val="00FC5792"/>
    <w:rsid w:val="00FC6564"/>
    <w:rsid w:val="00FD19A8"/>
    <w:rsid w:val="00FD1AEC"/>
    <w:rsid w:val="00FD3542"/>
    <w:rsid w:val="00FD35A8"/>
    <w:rsid w:val="00FD482B"/>
    <w:rsid w:val="00FD59B6"/>
    <w:rsid w:val="00FD6A9E"/>
    <w:rsid w:val="00FD7AD5"/>
    <w:rsid w:val="00FE0A6A"/>
    <w:rsid w:val="00FE3981"/>
    <w:rsid w:val="00FE39B1"/>
    <w:rsid w:val="00FE3C4C"/>
    <w:rsid w:val="00FE3C5E"/>
    <w:rsid w:val="00FE3F7F"/>
    <w:rsid w:val="00FE41F2"/>
    <w:rsid w:val="00FE52DA"/>
    <w:rsid w:val="00FE536B"/>
    <w:rsid w:val="00FE5741"/>
    <w:rsid w:val="00FE5873"/>
    <w:rsid w:val="00FE59E4"/>
    <w:rsid w:val="00FE661F"/>
    <w:rsid w:val="00FE6949"/>
    <w:rsid w:val="00FF001D"/>
    <w:rsid w:val="00FF0549"/>
    <w:rsid w:val="00FF1DAC"/>
    <w:rsid w:val="00FF1EB6"/>
    <w:rsid w:val="00FF20BC"/>
    <w:rsid w:val="00FF24E4"/>
    <w:rsid w:val="00FF2ABC"/>
    <w:rsid w:val="00FF342C"/>
    <w:rsid w:val="00FF35A9"/>
    <w:rsid w:val="00FF36E2"/>
    <w:rsid w:val="00FF3FF2"/>
    <w:rsid w:val="00FF4191"/>
    <w:rsid w:val="00FF68F0"/>
    <w:rsid w:val="00FF7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E72DF"/>
  <w15:chartTrackingRefBased/>
  <w15:docId w15:val="{EB1628AE-342C-4A68-B193-3EB1965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B4"/>
    <w:rPr>
      <w:rFonts w:eastAsiaTheme="majorEastAsia" w:cstheme="majorBidi"/>
      <w:color w:val="272727" w:themeColor="text1" w:themeTint="D8"/>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B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57B4"/>
    <w:rPr>
      <w:i/>
      <w:iCs/>
      <w:color w:val="404040" w:themeColor="text1" w:themeTint="BF"/>
    </w:rPr>
  </w:style>
  <w:style w:type="paragraph" w:styleId="ListParagraph">
    <w:name w:val="List Paragraph"/>
    <w:basedOn w:val="Normal"/>
    <w:uiPriority w:val="34"/>
    <w:qFormat/>
    <w:rsid w:val="005457B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457B4"/>
    <w:rPr>
      <w:i/>
      <w:iCs/>
      <w:color w:val="0F4761" w:themeColor="accent1" w:themeShade="BF"/>
    </w:rPr>
  </w:style>
  <w:style w:type="paragraph" w:styleId="IntenseQuote">
    <w:name w:val="Intense Quote"/>
    <w:basedOn w:val="Normal"/>
    <w:next w:val="Normal"/>
    <w:link w:val="IntenseQuoteChar"/>
    <w:uiPriority w:val="30"/>
    <w:qFormat/>
    <w:rsid w:val="005457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rsid w:val="005457B4"/>
    <w:rPr>
      <w:sz w:val="16"/>
      <w:szCs w:val="16"/>
    </w:rPr>
  </w:style>
  <w:style w:type="paragraph" w:styleId="CommentText">
    <w:name w:val="annotation text"/>
    <w:basedOn w:val="Normal"/>
    <w:link w:val="CommentTextChar"/>
    <w:uiPriority w:val="99"/>
    <w:unhideWhenUsed/>
    <w:rsid w:val="005457B4"/>
    <w:pPr>
      <w:spacing w:line="240" w:lineRule="auto"/>
    </w:pPr>
    <w:rPr>
      <w:sz w:val="20"/>
      <w:szCs w:val="20"/>
    </w:rPr>
  </w:style>
  <w:style w:type="character" w:customStyle="1" w:styleId="CommentTextChar">
    <w:name w:val="Comment Text Char"/>
    <w:basedOn w:val="DefaultParagraphFont"/>
    <w:link w:val="CommentText"/>
    <w:uiPriority w:val="99"/>
    <w:rsid w:val="005457B4"/>
    <w:rPr>
      <w:rFonts w:ascii="Calibri" w:eastAsia="Calibri" w:hAnsi="Calibri" w:cs="Calibri"/>
      <w:kern w:val="0"/>
      <w:sz w:val="20"/>
      <w:szCs w:val="20"/>
      <w14:ligatures w14:val="none"/>
    </w:rPr>
  </w:style>
  <w:style w:type="character" w:customStyle="1" w:styleId="cf01">
    <w:name w:val="cf01"/>
    <w:basedOn w:val="DefaultParagraphFont"/>
    <w:rsid w:val="005457B4"/>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F8137C"/>
    <w:rPr>
      <w:b/>
      <w:bCs/>
    </w:rPr>
  </w:style>
  <w:style w:type="character" w:customStyle="1" w:styleId="CommentSubjectChar">
    <w:name w:val="Comment Subject Char"/>
    <w:basedOn w:val="CommentTextChar"/>
    <w:link w:val="CommentSubject"/>
    <w:uiPriority w:val="99"/>
    <w:semiHidden/>
    <w:rsid w:val="00F8137C"/>
    <w:rPr>
      <w:rFonts w:ascii="Calibri" w:eastAsia="Calibri" w:hAnsi="Calibri" w:cs="Calibri"/>
      <w:b/>
      <w:bCs/>
      <w:kern w:val="0"/>
      <w:sz w:val="20"/>
      <w:szCs w:val="20"/>
      <w14:ligatures w14:val="none"/>
    </w:rPr>
  </w:style>
  <w:style w:type="paragraph" w:styleId="Revision">
    <w:name w:val="Revision"/>
    <w:hidden/>
    <w:uiPriority w:val="99"/>
    <w:semiHidden/>
    <w:rsid w:val="005850E6"/>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rsid w:val="00642A19"/>
    <w:rPr>
      <w:color w:val="605E5C"/>
      <w:shd w:val="clear" w:color="auto" w:fill="E1DFDD"/>
    </w:rPr>
  </w:style>
  <w:style w:type="paragraph" w:styleId="BalloonText">
    <w:name w:val="Balloon Text"/>
    <w:basedOn w:val="Normal"/>
    <w:link w:val="BalloonTextChar"/>
    <w:uiPriority w:val="99"/>
    <w:semiHidden/>
    <w:unhideWhenUsed/>
    <w:rsid w:val="00337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rsid w:val="006971BD"/>
    <w:rPr>
      <w:color w:val="808080"/>
    </w:rPr>
  </w:style>
  <w:style w:type="paragraph" w:styleId="NormalWeb">
    <w:name w:val="Normal (Web)"/>
    <w:basedOn w:val="Normal"/>
    <w:uiPriority w:val="99"/>
    <w:semiHidden/>
    <w:unhideWhenUsed/>
    <w:rsid w:val="00DA50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9192">
      <w:bodyDiv w:val="1"/>
      <w:marLeft w:val="0"/>
      <w:marRight w:val="0"/>
      <w:marTop w:val="0"/>
      <w:marBottom w:val="0"/>
      <w:divBdr>
        <w:top w:val="none" w:sz="0" w:space="0" w:color="auto"/>
        <w:left w:val="none" w:sz="0" w:space="0" w:color="auto"/>
        <w:bottom w:val="none" w:sz="0" w:space="0" w:color="auto"/>
        <w:right w:val="none" w:sz="0" w:space="0" w:color="auto"/>
      </w:divBdr>
      <w:divsChild>
        <w:div w:id="286277531">
          <w:marLeft w:val="0"/>
          <w:marRight w:val="0"/>
          <w:marTop w:val="0"/>
          <w:marBottom w:val="0"/>
          <w:divBdr>
            <w:top w:val="none" w:sz="0" w:space="0" w:color="auto"/>
            <w:left w:val="none" w:sz="0" w:space="0" w:color="auto"/>
            <w:bottom w:val="none" w:sz="0" w:space="0" w:color="auto"/>
            <w:right w:val="none" w:sz="0" w:space="0" w:color="auto"/>
          </w:divBdr>
        </w:div>
        <w:div w:id="910847011">
          <w:marLeft w:val="0"/>
          <w:marRight w:val="0"/>
          <w:marTop w:val="0"/>
          <w:marBottom w:val="0"/>
          <w:divBdr>
            <w:top w:val="none" w:sz="0" w:space="0" w:color="auto"/>
            <w:left w:val="none" w:sz="0" w:space="0" w:color="auto"/>
            <w:bottom w:val="none" w:sz="0" w:space="0" w:color="auto"/>
            <w:right w:val="none" w:sz="0" w:space="0" w:color="auto"/>
          </w:divBdr>
        </w:div>
        <w:div w:id="523788087">
          <w:marLeft w:val="0"/>
          <w:marRight w:val="0"/>
          <w:marTop w:val="0"/>
          <w:marBottom w:val="0"/>
          <w:divBdr>
            <w:top w:val="none" w:sz="0" w:space="0" w:color="auto"/>
            <w:left w:val="none" w:sz="0" w:space="0" w:color="auto"/>
            <w:bottom w:val="none" w:sz="0" w:space="0" w:color="auto"/>
            <w:right w:val="none" w:sz="0" w:space="0" w:color="auto"/>
          </w:divBdr>
        </w:div>
        <w:div w:id="1725761990">
          <w:marLeft w:val="0"/>
          <w:marRight w:val="0"/>
          <w:marTop w:val="0"/>
          <w:marBottom w:val="0"/>
          <w:divBdr>
            <w:top w:val="none" w:sz="0" w:space="0" w:color="auto"/>
            <w:left w:val="none" w:sz="0" w:space="0" w:color="auto"/>
            <w:bottom w:val="none" w:sz="0" w:space="0" w:color="auto"/>
            <w:right w:val="none" w:sz="0" w:space="0" w:color="auto"/>
          </w:divBdr>
        </w:div>
        <w:div w:id="242031301">
          <w:marLeft w:val="0"/>
          <w:marRight w:val="0"/>
          <w:marTop w:val="0"/>
          <w:marBottom w:val="0"/>
          <w:divBdr>
            <w:top w:val="none" w:sz="0" w:space="0" w:color="auto"/>
            <w:left w:val="none" w:sz="0" w:space="0" w:color="auto"/>
            <w:bottom w:val="none" w:sz="0" w:space="0" w:color="auto"/>
            <w:right w:val="none" w:sz="0" w:space="0" w:color="auto"/>
          </w:divBdr>
        </w:div>
      </w:divsChild>
    </w:div>
    <w:div w:id="95103271">
      <w:bodyDiv w:val="1"/>
      <w:marLeft w:val="0"/>
      <w:marRight w:val="0"/>
      <w:marTop w:val="0"/>
      <w:marBottom w:val="0"/>
      <w:divBdr>
        <w:top w:val="none" w:sz="0" w:space="0" w:color="auto"/>
        <w:left w:val="none" w:sz="0" w:space="0" w:color="auto"/>
        <w:bottom w:val="none" w:sz="0" w:space="0" w:color="auto"/>
        <w:right w:val="none" w:sz="0" w:space="0" w:color="auto"/>
      </w:divBdr>
    </w:div>
    <w:div w:id="125009716">
      <w:bodyDiv w:val="1"/>
      <w:marLeft w:val="0"/>
      <w:marRight w:val="0"/>
      <w:marTop w:val="0"/>
      <w:marBottom w:val="0"/>
      <w:divBdr>
        <w:top w:val="none" w:sz="0" w:space="0" w:color="auto"/>
        <w:left w:val="none" w:sz="0" w:space="0" w:color="auto"/>
        <w:bottom w:val="none" w:sz="0" w:space="0" w:color="auto"/>
        <w:right w:val="none" w:sz="0" w:space="0" w:color="auto"/>
      </w:divBdr>
      <w:divsChild>
        <w:div w:id="1850868957">
          <w:marLeft w:val="0"/>
          <w:marRight w:val="0"/>
          <w:marTop w:val="0"/>
          <w:marBottom w:val="0"/>
          <w:divBdr>
            <w:top w:val="none" w:sz="0" w:space="0" w:color="auto"/>
            <w:left w:val="none" w:sz="0" w:space="0" w:color="auto"/>
            <w:bottom w:val="none" w:sz="0" w:space="0" w:color="auto"/>
            <w:right w:val="none" w:sz="0" w:space="0" w:color="auto"/>
          </w:divBdr>
        </w:div>
        <w:div w:id="246695574">
          <w:marLeft w:val="0"/>
          <w:marRight w:val="0"/>
          <w:marTop w:val="0"/>
          <w:marBottom w:val="0"/>
          <w:divBdr>
            <w:top w:val="none" w:sz="0" w:space="0" w:color="auto"/>
            <w:left w:val="none" w:sz="0" w:space="0" w:color="auto"/>
            <w:bottom w:val="none" w:sz="0" w:space="0" w:color="auto"/>
            <w:right w:val="none" w:sz="0" w:space="0" w:color="auto"/>
          </w:divBdr>
        </w:div>
      </w:divsChild>
    </w:div>
    <w:div w:id="137264943">
      <w:bodyDiv w:val="1"/>
      <w:marLeft w:val="0"/>
      <w:marRight w:val="0"/>
      <w:marTop w:val="0"/>
      <w:marBottom w:val="0"/>
      <w:divBdr>
        <w:top w:val="none" w:sz="0" w:space="0" w:color="auto"/>
        <w:left w:val="none" w:sz="0" w:space="0" w:color="auto"/>
        <w:bottom w:val="none" w:sz="0" w:space="0" w:color="auto"/>
        <w:right w:val="none" w:sz="0" w:space="0" w:color="auto"/>
      </w:divBdr>
    </w:div>
    <w:div w:id="144666236">
      <w:bodyDiv w:val="1"/>
      <w:marLeft w:val="0"/>
      <w:marRight w:val="0"/>
      <w:marTop w:val="0"/>
      <w:marBottom w:val="0"/>
      <w:divBdr>
        <w:top w:val="none" w:sz="0" w:space="0" w:color="auto"/>
        <w:left w:val="none" w:sz="0" w:space="0" w:color="auto"/>
        <w:bottom w:val="none" w:sz="0" w:space="0" w:color="auto"/>
        <w:right w:val="none" w:sz="0" w:space="0" w:color="auto"/>
      </w:divBdr>
    </w:div>
    <w:div w:id="163516225">
      <w:bodyDiv w:val="1"/>
      <w:marLeft w:val="0"/>
      <w:marRight w:val="0"/>
      <w:marTop w:val="0"/>
      <w:marBottom w:val="0"/>
      <w:divBdr>
        <w:top w:val="none" w:sz="0" w:space="0" w:color="auto"/>
        <w:left w:val="none" w:sz="0" w:space="0" w:color="auto"/>
        <w:bottom w:val="none" w:sz="0" w:space="0" w:color="auto"/>
        <w:right w:val="none" w:sz="0" w:space="0" w:color="auto"/>
      </w:divBdr>
    </w:div>
    <w:div w:id="172064410">
      <w:bodyDiv w:val="1"/>
      <w:marLeft w:val="0"/>
      <w:marRight w:val="0"/>
      <w:marTop w:val="0"/>
      <w:marBottom w:val="0"/>
      <w:divBdr>
        <w:top w:val="none" w:sz="0" w:space="0" w:color="auto"/>
        <w:left w:val="none" w:sz="0" w:space="0" w:color="auto"/>
        <w:bottom w:val="none" w:sz="0" w:space="0" w:color="auto"/>
        <w:right w:val="none" w:sz="0" w:space="0" w:color="auto"/>
      </w:divBdr>
    </w:div>
    <w:div w:id="190530858">
      <w:bodyDiv w:val="1"/>
      <w:marLeft w:val="0"/>
      <w:marRight w:val="0"/>
      <w:marTop w:val="0"/>
      <w:marBottom w:val="0"/>
      <w:divBdr>
        <w:top w:val="none" w:sz="0" w:space="0" w:color="auto"/>
        <w:left w:val="none" w:sz="0" w:space="0" w:color="auto"/>
        <w:bottom w:val="none" w:sz="0" w:space="0" w:color="auto"/>
        <w:right w:val="none" w:sz="0" w:space="0" w:color="auto"/>
      </w:divBdr>
    </w:div>
    <w:div w:id="198862681">
      <w:bodyDiv w:val="1"/>
      <w:marLeft w:val="0"/>
      <w:marRight w:val="0"/>
      <w:marTop w:val="0"/>
      <w:marBottom w:val="0"/>
      <w:divBdr>
        <w:top w:val="none" w:sz="0" w:space="0" w:color="auto"/>
        <w:left w:val="none" w:sz="0" w:space="0" w:color="auto"/>
        <w:bottom w:val="none" w:sz="0" w:space="0" w:color="auto"/>
        <w:right w:val="none" w:sz="0" w:space="0" w:color="auto"/>
      </w:divBdr>
      <w:divsChild>
        <w:div w:id="210155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0957">
      <w:bodyDiv w:val="1"/>
      <w:marLeft w:val="0"/>
      <w:marRight w:val="0"/>
      <w:marTop w:val="0"/>
      <w:marBottom w:val="0"/>
      <w:divBdr>
        <w:top w:val="none" w:sz="0" w:space="0" w:color="auto"/>
        <w:left w:val="none" w:sz="0" w:space="0" w:color="auto"/>
        <w:bottom w:val="none" w:sz="0" w:space="0" w:color="auto"/>
        <w:right w:val="none" w:sz="0" w:space="0" w:color="auto"/>
      </w:divBdr>
    </w:div>
    <w:div w:id="222372192">
      <w:bodyDiv w:val="1"/>
      <w:marLeft w:val="0"/>
      <w:marRight w:val="0"/>
      <w:marTop w:val="0"/>
      <w:marBottom w:val="0"/>
      <w:divBdr>
        <w:top w:val="none" w:sz="0" w:space="0" w:color="auto"/>
        <w:left w:val="none" w:sz="0" w:space="0" w:color="auto"/>
        <w:bottom w:val="none" w:sz="0" w:space="0" w:color="auto"/>
        <w:right w:val="none" w:sz="0" w:space="0" w:color="auto"/>
      </w:divBdr>
    </w:div>
    <w:div w:id="224031316">
      <w:bodyDiv w:val="1"/>
      <w:marLeft w:val="0"/>
      <w:marRight w:val="0"/>
      <w:marTop w:val="0"/>
      <w:marBottom w:val="0"/>
      <w:divBdr>
        <w:top w:val="none" w:sz="0" w:space="0" w:color="auto"/>
        <w:left w:val="none" w:sz="0" w:space="0" w:color="auto"/>
        <w:bottom w:val="none" w:sz="0" w:space="0" w:color="auto"/>
        <w:right w:val="none" w:sz="0" w:space="0" w:color="auto"/>
      </w:divBdr>
    </w:div>
    <w:div w:id="237254703">
      <w:bodyDiv w:val="1"/>
      <w:marLeft w:val="0"/>
      <w:marRight w:val="0"/>
      <w:marTop w:val="0"/>
      <w:marBottom w:val="0"/>
      <w:divBdr>
        <w:top w:val="none" w:sz="0" w:space="0" w:color="auto"/>
        <w:left w:val="none" w:sz="0" w:space="0" w:color="auto"/>
        <w:bottom w:val="none" w:sz="0" w:space="0" w:color="auto"/>
        <w:right w:val="none" w:sz="0" w:space="0" w:color="auto"/>
      </w:divBdr>
    </w:div>
    <w:div w:id="262307189">
      <w:bodyDiv w:val="1"/>
      <w:marLeft w:val="0"/>
      <w:marRight w:val="0"/>
      <w:marTop w:val="0"/>
      <w:marBottom w:val="0"/>
      <w:divBdr>
        <w:top w:val="none" w:sz="0" w:space="0" w:color="auto"/>
        <w:left w:val="none" w:sz="0" w:space="0" w:color="auto"/>
        <w:bottom w:val="none" w:sz="0" w:space="0" w:color="auto"/>
        <w:right w:val="none" w:sz="0" w:space="0" w:color="auto"/>
      </w:divBdr>
    </w:div>
    <w:div w:id="267278524">
      <w:bodyDiv w:val="1"/>
      <w:marLeft w:val="0"/>
      <w:marRight w:val="0"/>
      <w:marTop w:val="0"/>
      <w:marBottom w:val="0"/>
      <w:divBdr>
        <w:top w:val="none" w:sz="0" w:space="0" w:color="auto"/>
        <w:left w:val="none" w:sz="0" w:space="0" w:color="auto"/>
        <w:bottom w:val="none" w:sz="0" w:space="0" w:color="auto"/>
        <w:right w:val="none" w:sz="0" w:space="0" w:color="auto"/>
      </w:divBdr>
    </w:div>
    <w:div w:id="287902880">
      <w:bodyDiv w:val="1"/>
      <w:marLeft w:val="0"/>
      <w:marRight w:val="0"/>
      <w:marTop w:val="0"/>
      <w:marBottom w:val="0"/>
      <w:divBdr>
        <w:top w:val="none" w:sz="0" w:space="0" w:color="auto"/>
        <w:left w:val="none" w:sz="0" w:space="0" w:color="auto"/>
        <w:bottom w:val="none" w:sz="0" w:space="0" w:color="auto"/>
        <w:right w:val="none" w:sz="0" w:space="0" w:color="auto"/>
      </w:divBdr>
    </w:div>
    <w:div w:id="293488827">
      <w:bodyDiv w:val="1"/>
      <w:marLeft w:val="0"/>
      <w:marRight w:val="0"/>
      <w:marTop w:val="0"/>
      <w:marBottom w:val="0"/>
      <w:divBdr>
        <w:top w:val="none" w:sz="0" w:space="0" w:color="auto"/>
        <w:left w:val="none" w:sz="0" w:space="0" w:color="auto"/>
        <w:bottom w:val="none" w:sz="0" w:space="0" w:color="auto"/>
        <w:right w:val="none" w:sz="0" w:space="0" w:color="auto"/>
      </w:divBdr>
    </w:div>
    <w:div w:id="321277727">
      <w:bodyDiv w:val="1"/>
      <w:marLeft w:val="0"/>
      <w:marRight w:val="0"/>
      <w:marTop w:val="0"/>
      <w:marBottom w:val="0"/>
      <w:divBdr>
        <w:top w:val="none" w:sz="0" w:space="0" w:color="auto"/>
        <w:left w:val="none" w:sz="0" w:space="0" w:color="auto"/>
        <w:bottom w:val="none" w:sz="0" w:space="0" w:color="auto"/>
        <w:right w:val="none" w:sz="0" w:space="0" w:color="auto"/>
      </w:divBdr>
    </w:div>
    <w:div w:id="329868746">
      <w:bodyDiv w:val="1"/>
      <w:marLeft w:val="0"/>
      <w:marRight w:val="0"/>
      <w:marTop w:val="0"/>
      <w:marBottom w:val="0"/>
      <w:divBdr>
        <w:top w:val="none" w:sz="0" w:space="0" w:color="auto"/>
        <w:left w:val="none" w:sz="0" w:space="0" w:color="auto"/>
        <w:bottom w:val="none" w:sz="0" w:space="0" w:color="auto"/>
        <w:right w:val="none" w:sz="0" w:space="0" w:color="auto"/>
      </w:divBdr>
    </w:div>
    <w:div w:id="346567108">
      <w:bodyDiv w:val="1"/>
      <w:marLeft w:val="0"/>
      <w:marRight w:val="0"/>
      <w:marTop w:val="0"/>
      <w:marBottom w:val="0"/>
      <w:divBdr>
        <w:top w:val="none" w:sz="0" w:space="0" w:color="auto"/>
        <w:left w:val="none" w:sz="0" w:space="0" w:color="auto"/>
        <w:bottom w:val="none" w:sz="0" w:space="0" w:color="auto"/>
        <w:right w:val="none" w:sz="0" w:space="0" w:color="auto"/>
      </w:divBdr>
    </w:div>
    <w:div w:id="366760166">
      <w:bodyDiv w:val="1"/>
      <w:marLeft w:val="0"/>
      <w:marRight w:val="0"/>
      <w:marTop w:val="0"/>
      <w:marBottom w:val="0"/>
      <w:divBdr>
        <w:top w:val="none" w:sz="0" w:space="0" w:color="auto"/>
        <w:left w:val="none" w:sz="0" w:space="0" w:color="auto"/>
        <w:bottom w:val="none" w:sz="0" w:space="0" w:color="auto"/>
        <w:right w:val="none" w:sz="0" w:space="0" w:color="auto"/>
      </w:divBdr>
    </w:div>
    <w:div w:id="375278890">
      <w:bodyDiv w:val="1"/>
      <w:marLeft w:val="0"/>
      <w:marRight w:val="0"/>
      <w:marTop w:val="0"/>
      <w:marBottom w:val="0"/>
      <w:divBdr>
        <w:top w:val="none" w:sz="0" w:space="0" w:color="auto"/>
        <w:left w:val="none" w:sz="0" w:space="0" w:color="auto"/>
        <w:bottom w:val="none" w:sz="0" w:space="0" w:color="auto"/>
        <w:right w:val="none" w:sz="0" w:space="0" w:color="auto"/>
      </w:divBdr>
    </w:div>
    <w:div w:id="377583101">
      <w:bodyDiv w:val="1"/>
      <w:marLeft w:val="0"/>
      <w:marRight w:val="0"/>
      <w:marTop w:val="0"/>
      <w:marBottom w:val="0"/>
      <w:divBdr>
        <w:top w:val="none" w:sz="0" w:space="0" w:color="auto"/>
        <w:left w:val="none" w:sz="0" w:space="0" w:color="auto"/>
        <w:bottom w:val="none" w:sz="0" w:space="0" w:color="auto"/>
        <w:right w:val="none" w:sz="0" w:space="0" w:color="auto"/>
      </w:divBdr>
    </w:div>
    <w:div w:id="390621534">
      <w:bodyDiv w:val="1"/>
      <w:marLeft w:val="0"/>
      <w:marRight w:val="0"/>
      <w:marTop w:val="0"/>
      <w:marBottom w:val="0"/>
      <w:divBdr>
        <w:top w:val="none" w:sz="0" w:space="0" w:color="auto"/>
        <w:left w:val="none" w:sz="0" w:space="0" w:color="auto"/>
        <w:bottom w:val="none" w:sz="0" w:space="0" w:color="auto"/>
        <w:right w:val="none" w:sz="0" w:space="0" w:color="auto"/>
      </w:divBdr>
    </w:div>
    <w:div w:id="395015849">
      <w:bodyDiv w:val="1"/>
      <w:marLeft w:val="0"/>
      <w:marRight w:val="0"/>
      <w:marTop w:val="0"/>
      <w:marBottom w:val="0"/>
      <w:divBdr>
        <w:top w:val="none" w:sz="0" w:space="0" w:color="auto"/>
        <w:left w:val="none" w:sz="0" w:space="0" w:color="auto"/>
        <w:bottom w:val="none" w:sz="0" w:space="0" w:color="auto"/>
        <w:right w:val="none" w:sz="0" w:space="0" w:color="auto"/>
      </w:divBdr>
    </w:div>
    <w:div w:id="399062784">
      <w:bodyDiv w:val="1"/>
      <w:marLeft w:val="0"/>
      <w:marRight w:val="0"/>
      <w:marTop w:val="0"/>
      <w:marBottom w:val="0"/>
      <w:divBdr>
        <w:top w:val="none" w:sz="0" w:space="0" w:color="auto"/>
        <w:left w:val="none" w:sz="0" w:space="0" w:color="auto"/>
        <w:bottom w:val="none" w:sz="0" w:space="0" w:color="auto"/>
        <w:right w:val="none" w:sz="0" w:space="0" w:color="auto"/>
      </w:divBdr>
      <w:divsChild>
        <w:div w:id="1124736449">
          <w:marLeft w:val="0"/>
          <w:marRight w:val="0"/>
          <w:marTop w:val="0"/>
          <w:marBottom w:val="0"/>
          <w:divBdr>
            <w:top w:val="none" w:sz="0" w:space="0" w:color="auto"/>
            <w:left w:val="none" w:sz="0" w:space="0" w:color="auto"/>
            <w:bottom w:val="none" w:sz="0" w:space="0" w:color="auto"/>
            <w:right w:val="none" w:sz="0" w:space="0" w:color="auto"/>
          </w:divBdr>
        </w:div>
        <w:div w:id="13576659">
          <w:marLeft w:val="0"/>
          <w:marRight w:val="0"/>
          <w:marTop w:val="0"/>
          <w:marBottom w:val="0"/>
          <w:divBdr>
            <w:top w:val="none" w:sz="0" w:space="0" w:color="auto"/>
            <w:left w:val="none" w:sz="0" w:space="0" w:color="auto"/>
            <w:bottom w:val="none" w:sz="0" w:space="0" w:color="auto"/>
            <w:right w:val="none" w:sz="0" w:space="0" w:color="auto"/>
          </w:divBdr>
        </w:div>
      </w:divsChild>
    </w:div>
    <w:div w:id="437604777">
      <w:bodyDiv w:val="1"/>
      <w:marLeft w:val="0"/>
      <w:marRight w:val="0"/>
      <w:marTop w:val="0"/>
      <w:marBottom w:val="0"/>
      <w:divBdr>
        <w:top w:val="none" w:sz="0" w:space="0" w:color="auto"/>
        <w:left w:val="none" w:sz="0" w:space="0" w:color="auto"/>
        <w:bottom w:val="none" w:sz="0" w:space="0" w:color="auto"/>
        <w:right w:val="none" w:sz="0" w:space="0" w:color="auto"/>
      </w:divBdr>
    </w:div>
    <w:div w:id="449252428">
      <w:bodyDiv w:val="1"/>
      <w:marLeft w:val="0"/>
      <w:marRight w:val="0"/>
      <w:marTop w:val="0"/>
      <w:marBottom w:val="0"/>
      <w:divBdr>
        <w:top w:val="none" w:sz="0" w:space="0" w:color="auto"/>
        <w:left w:val="none" w:sz="0" w:space="0" w:color="auto"/>
        <w:bottom w:val="none" w:sz="0" w:space="0" w:color="auto"/>
        <w:right w:val="none" w:sz="0" w:space="0" w:color="auto"/>
      </w:divBdr>
    </w:div>
    <w:div w:id="465657570">
      <w:bodyDiv w:val="1"/>
      <w:marLeft w:val="0"/>
      <w:marRight w:val="0"/>
      <w:marTop w:val="0"/>
      <w:marBottom w:val="0"/>
      <w:divBdr>
        <w:top w:val="none" w:sz="0" w:space="0" w:color="auto"/>
        <w:left w:val="none" w:sz="0" w:space="0" w:color="auto"/>
        <w:bottom w:val="none" w:sz="0" w:space="0" w:color="auto"/>
        <w:right w:val="none" w:sz="0" w:space="0" w:color="auto"/>
      </w:divBdr>
    </w:div>
    <w:div w:id="480659884">
      <w:bodyDiv w:val="1"/>
      <w:marLeft w:val="0"/>
      <w:marRight w:val="0"/>
      <w:marTop w:val="0"/>
      <w:marBottom w:val="0"/>
      <w:divBdr>
        <w:top w:val="none" w:sz="0" w:space="0" w:color="auto"/>
        <w:left w:val="none" w:sz="0" w:space="0" w:color="auto"/>
        <w:bottom w:val="none" w:sz="0" w:space="0" w:color="auto"/>
        <w:right w:val="none" w:sz="0" w:space="0" w:color="auto"/>
      </w:divBdr>
    </w:div>
    <w:div w:id="517892181">
      <w:bodyDiv w:val="1"/>
      <w:marLeft w:val="0"/>
      <w:marRight w:val="0"/>
      <w:marTop w:val="0"/>
      <w:marBottom w:val="0"/>
      <w:divBdr>
        <w:top w:val="none" w:sz="0" w:space="0" w:color="auto"/>
        <w:left w:val="none" w:sz="0" w:space="0" w:color="auto"/>
        <w:bottom w:val="none" w:sz="0" w:space="0" w:color="auto"/>
        <w:right w:val="none" w:sz="0" w:space="0" w:color="auto"/>
      </w:divBdr>
    </w:div>
    <w:div w:id="521746956">
      <w:bodyDiv w:val="1"/>
      <w:marLeft w:val="0"/>
      <w:marRight w:val="0"/>
      <w:marTop w:val="0"/>
      <w:marBottom w:val="0"/>
      <w:divBdr>
        <w:top w:val="none" w:sz="0" w:space="0" w:color="auto"/>
        <w:left w:val="none" w:sz="0" w:space="0" w:color="auto"/>
        <w:bottom w:val="none" w:sz="0" w:space="0" w:color="auto"/>
        <w:right w:val="none" w:sz="0" w:space="0" w:color="auto"/>
      </w:divBdr>
    </w:div>
    <w:div w:id="533035835">
      <w:bodyDiv w:val="1"/>
      <w:marLeft w:val="0"/>
      <w:marRight w:val="0"/>
      <w:marTop w:val="0"/>
      <w:marBottom w:val="0"/>
      <w:divBdr>
        <w:top w:val="none" w:sz="0" w:space="0" w:color="auto"/>
        <w:left w:val="none" w:sz="0" w:space="0" w:color="auto"/>
        <w:bottom w:val="none" w:sz="0" w:space="0" w:color="auto"/>
        <w:right w:val="none" w:sz="0" w:space="0" w:color="auto"/>
      </w:divBdr>
    </w:div>
    <w:div w:id="536553932">
      <w:bodyDiv w:val="1"/>
      <w:marLeft w:val="0"/>
      <w:marRight w:val="0"/>
      <w:marTop w:val="0"/>
      <w:marBottom w:val="0"/>
      <w:divBdr>
        <w:top w:val="none" w:sz="0" w:space="0" w:color="auto"/>
        <w:left w:val="none" w:sz="0" w:space="0" w:color="auto"/>
        <w:bottom w:val="none" w:sz="0" w:space="0" w:color="auto"/>
        <w:right w:val="none" w:sz="0" w:space="0" w:color="auto"/>
      </w:divBdr>
    </w:div>
    <w:div w:id="538860252">
      <w:bodyDiv w:val="1"/>
      <w:marLeft w:val="0"/>
      <w:marRight w:val="0"/>
      <w:marTop w:val="0"/>
      <w:marBottom w:val="0"/>
      <w:divBdr>
        <w:top w:val="none" w:sz="0" w:space="0" w:color="auto"/>
        <w:left w:val="none" w:sz="0" w:space="0" w:color="auto"/>
        <w:bottom w:val="none" w:sz="0" w:space="0" w:color="auto"/>
        <w:right w:val="none" w:sz="0" w:space="0" w:color="auto"/>
      </w:divBdr>
    </w:div>
    <w:div w:id="575289768">
      <w:bodyDiv w:val="1"/>
      <w:marLeft w:val="0"/>
      <w:marRight w:val="0"/>
      <w:marTop w:val="0"/>
      <w:marBottom w:val="0"/>
      <w:divBdr>
        <w:top w:val="none" w:sz="0" w:space="0" w:color="auto"/>
        <w:left w:val="none" w:sz="0" w:space="0" w:color="auto"/>
        <w:bottom w:val="none" w:sz="0" w:space="0" w:color="auto"/>
        <w:right w:val="none" w:sz="0" w:space="0" w:color="auto"/>
      </w:divBdr>
    </w:div>
    <w:div w:id="580988702">
      <w:bodyDiv w:val="1"/>
      <w:marLeft w:val="0"/>
      <w:marRight w:val="0"/>
      <w:marTop w:val="0"/>
      <w:marBottom w:val="0"/>
      <w:divBdr>
        <w:top w:val="none" w:sz="0" w:space="0" w:color="auto"/>
        <w:left w:val="none" w:sz="0" w:space="0" w:color="auto"/>
        <w:bottom w:val="none" w:sz="0" w:space="0" w:color="auto"/>
        <w:right w:val="none" w:sz="0" w:space="0" w:color="auto"/>
      </w:divBdr>
    </w:div>
    <w:div w:id="592862759">
      <w:bodyDiv w:val="1"/>
      <w:marLeft w:val="0"/>
      <w:marRight w:val="0"/>
      <w:marTop w:val="0"/>
      <w:marBottom w:val="0"/>
      <w:divBdr>
        <w:top w:val="none" w:sz="0" w:space="0" w:color="auto"/>
        <w:left w:val="none" w:sz="0" w:space="0" w:color="auto"/>
        <w:bottom w:val="none" w:sz="0" w:space="0" w:color="auto"/>
        <w:right w:val="none" w:sz="0" w:space="0" w:color="auto"/>
      </w:divBdr>
    </w:div>
    <w:div w:id="625501344">
      <w:bodyDiv w:val="1"/>
      <w:marLeft w:val="0"/>
      <w:marRight w:val="0"/>
      <w:marTop w:val="0"/>
      <w:marBottom w:val="0"/>
      <w:divBdr>
        <w:top w:val="none" w:sz="0" w:space="0" w:color="auto"/>
        <w:left w:val="none" w:sz="0" w:space="0" w:color="auto"/>
        <w:bottom w:val="none" w:sz="0" w:space="0" w:color="auto"/>
        <w:right w:val="none" w:sz="0" w:space="0" w:color="auto"/>
      </w:divBdr>
    </w:div>
    <w:div w:id="653066418">
      <w:bodyDiv w:val="1"/>
      <w:marLeft w:val="0"/>
      <w:marRight w:val="0"/>
      <w:marTop w:val="0"/>
      <w:marBottom w:val="0"/>
      <w:divBdr>
        <w:top w:val="none" w:sz="0" w:space="0" w:color="auto"/>
        <w:left w:val="none" w:sz="0" w:space="0" w:color="auto"/>
        <w:bottom w:val="none" w:sz="0" w:space="0" w:color="auto"/>
        <w:right w:val="none" w:sz="0" w:space="0" w:color="auto"/>
      </w:divBdr>
    </w:div>
    <w:div w:id="656497313">
      <w:bodyDiv w:val="1"/>
      <w:marLeft w:val="0"/>
      <w:marRight w:val="0"/>
      <w:marTop w:val="0"/>
      <w:marBottom w:val="0"/>
      <w:divBdr>
        <w:top w:val="none" w:sz="0" w:space="0" w:color="auto"/>
        <w:left w:val="none" w:sz="0" w:space="0" w:color="auto"/>
        <w:bottom w:val="none" w:sz="0" w:space="0" w:color="auto"/>
        <w:right w:val="none" w:sz="0" w:space="0" w:color="auto"/>
      </w:divBdr>
    </w:div>
    <w:div w:id="664208481">
      <w:bodyDiv w:val="1"/>
      <w:marLeft w:val="0"/>
      <w:marRight w:val="0"/>
      <w:marTop w:val="0"/>
      <w:marBottom w:val="0"/>
      <w:divBdr>
        <w:top w:val="none" w:sz="0" w:space="0" w:color="auto"/>
        <w:left w:val="none" w:sz="0" w:space="0" w:color="auto"/>
        <w:bottom w:val="none" w:sz="0" w:space="0" w:color="auto"/>
        <w:right w:val="none" w:sz="0" w:space="0" w:color="auto"/>
      </w:divBdr>
    </w:div>
    <w:div w:id="664238935">
      <w:bodyDiv w:val="1"/>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
        <w:div w:id="892233776">
          <w:marLeft w:val="0"/>
          <w:marRight w:val="0"/>
          <w:marTop w:val="0"/>
          <w:marBottom w:val="0"/>
          <w:divBdr>
            <w:top w:val="none" w:sz="0" w:space="0" w:color="auto"/>
            <w:left w:val="none" w:sz="0" w:space="0" w:color="auto"/>
            <w:bottom w:val="none" w:sz="0" w:space="0" w:color="auto"/>
            <w:right w:val="none" w:sz="0" w:space="0" w:color="auto"/>
          </w:divBdr>
        </w:div>
      </w:divsChild>
    </w:div>
    <w:div w:id="670910557">
      <w:bodyDiv w:val="1"/>
      <w:marLeft w:val="0"/>
      <w:marRight w:val="0"/>
      <w:marTop w:val="0"/>
      <w:marBottom w:val="0"/>
      <w:divBdr>
        <w:top w:val="none" w:sz="0" w:space="0" w:color="auto"/>
        <w:left w:val="none" w:sz="0" w:space="0" w:color="auto"/>
        <w:bottom w:val="none" w:sz="0" w:space="0" w:color="auto"/>
        <w:right w:val="none" w:sz="0" w:space="0" w:color="auto"/>
      </w:divBdr>
    </w:div>
    <w:div w:id="676809515">
      <w:bodyDiv w:val="1"/>
      <w:marLeft w:val="0"/>
      <w:marRight w:val="0"/>
      <w:marTop w:val="0"/>
      <w:marBottom w:val="0"/>
      <w:divBdr>
        <w:top w:val="none" w:sz="0" w:space="0" w:color="auto"/>
        <w:left w:val="none" w:sz="0" w:space="0" w:color="auto"/>
        <w:bottom w:val="none" w:sz="0" w:space="0" w:color="auto"/>
        <w:right w:val="none" w:sz="0" w:space="0" w:color="auto"/>
      </w:divBdr>
    </w:div>
    <w:div w:id="721442450">
      <w:bodyDiv w:val="1"/>
      <w:marLeft w:val="0"/>
      <w:marRight w:val="0"/>
      <w:marTop w:val="0"/>
      <w:marBottom w:val="0"/>
      <w:divBdr>
        <w:top w:val="none" w:sz="0" w:space="0" w:color="auto"/>
        <w:left w:val="none" w:sz="0" w:space="0" w:color="auto"/>
        <w:bottom w:val="none" w:sz="0" w:space="0" w:color="auto"/>
        <w:right w:val="none" w:sz="0" w:space="0" w:color="auto"/>
      </w:divBdr>
    </w:div>
    <w:div w:id="738869340">
      <w:bodyDiv w:val="1"/>
      <w:marLeft w:val="0"/>
      <w:marRight w:val="0"/>
      <w:marTop w:val="0"/>
      <w:marBottom w:val="0"/>
      <w:divBdr>
        <w:top w:val="none" w:sz="0" w:space="0" w:color="auto"/>
        <w:left w:val="none" w:sz="0" w:space="0" w:color="auto"/>
        <w:bottom w:val="none" w:sz="0" w:space="0" w:color="auto"/>
        <w:right w:val="none" w:sz="0" w:space="0" w:color="auto"/>
      </w:divBdr>
    </w:div>
    <w:div w:id="742989927">
      <w:bodyDiv w:val="1"/>
      <w:marLeft w:val="0"/>
      <w:marRight w:val="0"/>
      <w:marTop w:val="0"/>
      <w:marBottom w:val="0"/>
      <w:divBdr>
        <w:top w:val="none" w:sz="0" w:space="0" w:color="auto"/>
        <w:left w:val="none" w:sz="0" w:space="0" w:color="auto"/>
        <w:bottom w:val="none" w:sz="0" w:space="0" w:color="auto"/>
        <w:right w:val="none" w:sz="0" w:space="0" w:color="auto"/>
      </w:divBdr>
    </w:div>
    <w:div w:id="755513412">
      <w:bodyDiv w:val="1"/>
      <w:marLeft w:val="0"/>
      <w:marRight w:val="0"/>
      <w:marTop w:val="0"/>
      <w:marBottom w:val="0"/>
      <w:divBdr>
        <w:top w:val="none" w:sz="0" w:space="0" w:color="auto"/>
        <w:left w:val="none" w:sz="0" w:space="0" w:color="auto"/>
        <w:bottom w:val="none" w:sz="0" w:space="0" w:color="auto"/>
        <w:right w:val="none" w:sz="0" w:space="0" w:color="auto"/>
      </w:divBdr>
    </w:div>
    <w:div w:id="775029536">
      <w:bodyDiv w:val="1"/>
      <w:marLeft w:val="0"/>
      <w:marRight w:val="0"/>
      <w:marTop w:val="0"/>
      <w:marBottom w:val="0"/>
      <w:divBdr>
        <w:top w:val="none" w:sz="0" w:space="0" w:color="auto"/>
        <w:left w:val="none" w:sz="0" w:space="0" w:color="auto"/>
        <w:bottom w:val="none" w:sz="0" w:space="0" w:color="auto"/>
        <w:right w:val="none" w:sz="0" w:space="0" w:color="auto"/>
      </w:divBdr>
    </w:div>
    <w:div w:id="775444335">
      <w:bodyDiv w:val="1"/>
      <w:marLeft w:val="0"/>
      <w:marRight w:val="0"/>
      <w:marTop w:val="0"/>
      <w:marBottom w:val="0"/>
      <w:divBdr>
        <w:top w:val="none" w:sz="0" w:space="0" w:color="auto"/>
        <w:left w:val="none" w:sz="0" w:space="0" w:color="auto"/>
        <w:bottom w:val="none" w:sz="0" w:space="0" w:color="auto"/>
        <w:right w:val="none" w:sz="0" w:space="0" w:color="auto"/>
      </w:divBdr>
    </w:div>
    <w:div w:id="786387088">
      <w:bodyDiv w:val="1"/>
      <w:marLeft w:val="0"/>
      <w:marRight w:val="0"/>
      <w:marTop w:val="0"/>
      <w:marBottom w:val="0"/>
      <w:divBdr>
        <w:top w:val="none" w:sz="0" w:space="0" w:color="auto"/>
        <w:left w:val="none" w:sz="0" w:space="0" w:color="auto"/>
        <w:bottom w:val="none" w:sz="0" w:space="0" w:color="auto"/>
        <w:right w:val="none" w:sz="0" w:space="0" w:color="auto"/>
      </w:divBdr>
    </w:div>
    <w:div w:id="786390569">
      <w:bodyDiv w:val="1"/>
      <w:marLeft w:val="0"/>
      <w:marRight w:val="0"/>
      <w:marTop w:val="0"/>
      <w:marBottom w:val="0"/>
      <w:divBdr>
        <w:top w:val="none" w:sz="0" w:space="0" w:color="auto"/>
        <w:left w:val="none" w:sz="0" w:space="0" w:color="auto"/>
        <w:bottom w:val="none" w:sz="0" w:space="0" w:color="auto"/>
        <w:right w:val="none" w:sz="0" w:space="0" w:color="auto"/>
      </w:divBdr>
    </w:div>
    <w:div w:id="830373274">
      <w:bodyDiv w:val="1"/>
      <w:marLeft w:val="0"/>
      <w:marRight w:val="0"/>
      <w:marTop w:val="0"/>
      <w:marBottom w:val="0"/>
      <w:divBdr>
        <w:top w:val="none" w:sz="0" w:space="0" w:color="auto"/>
        <w:left w:val="none" w:sz="0" w:space="0" w:color="auto"/>
        <w:bottom w:val="none" w:sz="0" w:space="0" w:color="auto"/>
        <w:right w:val="none" w:sz="0" w:space="0" w:color="auto"/>
      </w:divBdr>
    </w:div>
    <w:div w:id="831945786">
      <w:bodyDiv w:val="1"/>
      <w:marLeft w:val="0"/>
      <w:marRight w:val="0"/>
      <w:marTop w:val="0"/>
      <w:marBottom w:val="0"/>
      <w:divBdr>
        <w:top w:val="none" w:sz="0" w:space="0" w:color="auto"/>
        <w:left w:val="none" w:sz="0" w:space="0" w:color="auto"/>
        <w:bottom w:val="none" w:sz="0" w:space="0" w:color="auto"/>
        <w:right w:val="none" w:sz="0" w:space="0" w:color="auto"/>
      </w:divBdr>
    </w:div>
    <w:div w:id="859049435">
      <w:bodyDiv w:val="1"/>
      <w:marLeft w:val="0"/>
      <w:marRight w:val="0"/>
      <w:marTop w:val="0"/>
      <w:marBottom w:val="0"/>
      <w:divBdr>
        <w:top w:val="none" w:sz="0" w:space="0" w:color="auto"/>
        <w:left w:val="none" w:sz="0" w:space="0" w:color="auto"/>
        <w:bottom w:val="none" w:sz="0" w:space="0" w:color="auto"/>
        <w:right w:val="none" w:sz="0" w:space="0" w:color="auto"/>
      </w:divBdr>
    </w:div>
    <w:div w:id="882719737">
      <w:bodyDiv w:val="1"/>
      <w:marLeft w:val="0"/>
      <w:marRight w:val="0"/>
      <w:marTop w:val="0"/>
      <w:marBottom w:val="0"/>
      <w:divBdr>
        <w:top w:val="none" w:sz="0" w:space="0" w:color="auto"/>
        <w:left w:val="none" w:sz="0" w:space="0" w:color="auto"/>
        <w:bottom w:val="none" w:sz="0" w:space="0" w:color="auto"/>
        <w:right w:val="none" w:sz="0" w:space="0" w:color="auto"/>
      </w:divBdr>
    </w:div>
    <w:div w:id="886794001">
      <w:bodyDiv w:val="1"/>
      <w:marLeft w:val="0"/>
      <w:marRight w:val="0"/>
      <w:marTop w:val="0"/>
      <w:marBottom w:val="0"/>
      <w:divBdr>
        <w:top w:val="none" w:sz="0" w:space="0" w:color="auto"/>
        <w:left w:val="none" w:sz="0" w:space="0" w:color="auto"/>
        <w:bottom w:val="none" w:sz="0" w:space="0" w:color="auto"/>
        <w:right w:val="none" w:sz="0" w:space="0" w:color="auto"/>
      </w:divBdr>
    </w:div>
    <w:div w:id="887185612">
      <w:bodyDiv w:val="1"/>
      <w:marLeft w:val="0"/>
      <w:marRight w:val="0"/>
      <w:marTop w:val="0"/>
      <w:marBottom w:val="0"/>
      <w:divBdr>
        <w:top w:val="none" w:sz="0" w:space="0" w:color="auto"/>
        <w:left w:val="none" w:sz="0" w:space="0" w:color="auto"/>
        <w:bottom w:val="none" w:sz="0" w:space="0" w:color="auto"/>
        <w:right w:val="none" w:sz="0" w:space="0" w:color="auto"/>
      </w:divBdr>
    </w:div>
    <w:div w:id="895705359">
      <w:bodyDiv w:val="1"/>
      <w:marLeft w:val="0"/>
      <w:marRight w:val="0"/>
      <w:marTop w:val="0"/>
      <w:marBottom w:val="0"/>
      <w:divBdr>
        <w:top w:val="none" w:sz="0" w:space="0" w:color="auto"/>
        <w:left w:val="none" w:sz="0" w:space="0" w:color="auto"/>
        <w:bottom w:val="none" w:sz="0" w:space="0" w:color="auto"/>
        <w:right w:val="none" w:sz="0" w:space="0" w:color="auto"/>
      </w:divBdr>
    </w:div>
    <w:div w:id="898592667">
      <w:bodyDiv w:val="1"/>
      <w:marLeft w:val="0"/>
      <w:marRight w:val="0"/>
      <w:marTop w:val="0"/>
      <w:marBottom w:val="0"/>
      <w:divBdr>
        <w:top w:val="none" w:sz="0" w:space="0" w:color="auto"/>
        <w:left w:val="none" w:sz="0" w:space="0" w:color="auto"/>
        <w:bottom w:val="none" w:sz="0" w:space="0" w:color="auto"/>
        <w:right w:val="none" w:sz="0" w:space="0" w:color="auto"/>
      </w:divBdr>
    </w:div>
    <w:div w:id="902832446">
      <w:bodyDiv w:val="1"/>
      <w:marLeft w:val="0"/>
      <w:marRight w:val="0"/>
      <w:marTop w:val="0"/>
      <w:marBottom w:val="0"/>
      <w:divBdr>
        <w:top w:val="none" w:sz="0" w:space="0" w:color="auto"/>
        <w:left w:val="none" w:sz="0" w:space="0" w:color="auto"/>
        <w:bottom w:val="none" w:sz="0" w:space="0" w:color="auto"/>
        <w:right w:val="none" w:sz="0" w:space="0" w:color="auto"/>
      </w:divBdr>
    </w:div>
    <w:div w:id="909655666">
      <w:bodyDiv w:val="1"/>
      <w:marLeft w:val="0"/>
      <w:marRight w:val="0"/>
      <w:marTop w:val="0"/>
      <w:marBottom w:val="0"/>
      <w:divBdr>
        <w:top w:val="none" w:sz="0" w:space="0" w:color="auto"/>
        <w:left w:val="none" w:sz="0" w:space="0" w:color="auto"/>
        <w:bottom w:val="none" w:sz="0" w:space="0" w:color="auto"/>
        <w:right w:val="none" w:sz="0" w:space="0" w:color="auto"/>
      </w:divBdr>
    </w:div>
    <w:div w:id="910576348">
      <w:bodyDiv w:val="1"/>
      <w:marLeft w:val="0"/>
      <w:marRight w:val="0"/>
      <w:marTop w:val="0"/>
      <w:marBottom w:val="0"/>
      <w:divBdr>
        <w:top w:val="none" w:sz="0" w:space="0" w:color="auto"/>
        <w:left w:val="none" w:sz="0" w:space="0" w:color="auto"/>
        <w:bottom w:val="none" w:sz="0" w:space="0" w:color="auto"/>
        <w:right w:val="none" w:sz="0" w:space="0" w:color="auto"/>
      </w:divBdr>
    </w:div>
    <w:div w:id="917984315">
      <w:bodyDiv w:val="1"/>
      <w:marLeft w:val="0"/>
      <w:marRight w:val="0"/>
      <w:marTop w:val="0"/>
      <w:marBottom w:val="0"/>
      <w:divBdr>
        <w:top w:val="none" w:sz="0" w:space="0" w:color="auto"/>
        <w:left w:val="none" w:sz="0" w:space="0" w:color="auto"/>
        <w:bottom w:val="none" w:sz="0" w:space="0" w:color="auto"/>
        <w:right w:val="none" w:sz="0" w:space="0" w:color="auto"/>
      </w:divBdr>
    </w:div>
    <w:div w:id="936017531">
      <w:bodyDiv w:val="1"/>
      <w:marLeft w:val="0"/>
      <w:marRight w:val="0"/>
      <w:marTop w:val="0"/>
      <w:marBottom w:val="0"/>
      <w:divBdr>
        <w:top w:val="none" w:sz="0" w:space="0" w:color="auto"/>
        <w:left w:val="none" w:sz="0" w:space="0" w:color="auto"/>
        <w:bottom w:val="none" w:sz="0" w:space="0" w:color="auto"/>
        <w:right w:val="none" w:sz="0" w:space="0" w:color="auto"/>
      </w:divBdr>
    </w:div>
    <w:div w:id="938219704">
      <w:bodyDiv w:val="1"/>
      <w:marLeft w:val="0"/>
      <w:marRight w:val="0"/>
      <w:marTop w:val="0"/>
      <w:marBottom w:val="0"/>
      <w:divBdr>
        <w:top w:val="none" w:sz="0" w:space="0" w:color="auto"/>
        <w:left w:val="none" w:sz="0" w:space="0" w:color="auto"/>
        <w:bottom w:val="none" w:sz="0" w:space="0" w:color="auto"/>
        <w:right w:val="none" w:sz="0" w:space="0" w:color="auto"/>
      </w:divBdr>
    </w:div>
    <w:div w:id="950626243">
      <w:bodyDiv w:val="1"/>
      <w:marLeft w:val="0"/>
      <w:marRight w:val="0"/>
      <w:marTop w:val="0"/>
      <w:marBottom w:val="0"/>
      <w:divBdr>
        <w:top w:val="none" w:sz="0" w:space="0" w:color="auto"/>
        <w:left w:val="none" w:sz="0" w:space="0" w:color="auto"/>
        <w:bottom w:val="none" w:sz="0" w:space="0" w:color="auto"/>
        <w:right w:val="none" w:sz="0" w:space="0" w:color="auto"/>
      </w:divBdr>
    </w:div>
    <w:div w:id="956377736">
      <w:bodyDiv w:val="1"/>
      <w:marLeft w:val="0"/>
      <w:marRight w:val="0"/>
      <w:marTop w:val="0"/>
      <w:marBottom w:val="0"/>
      <w:divBdr>
        <w:top w:val="none" w:sz="0" w:space="0" w:color="auto"/>
        <w:left w:val="none" w:sz="0" w:space="0" w:color="auto"/>
        <w:bottom w:val="none" w:sz="0" w:space="0" w:color="auto"/>
        <w:right w:val="none" w:sz="0" w:space="0" w:color="auto"/>
      </w:divBdr>
    </w:div>
    <w:div w:id="969242315">
      <w:bodyDiv w:val="1"/>
      <w:marLeft w:val="0"/>
      <w:marRight w:val="0"/>
      <w:marTop w:val="0"/>
      <w:marBottom w:val="0"/>
      <w:divBdr>
        <w:top w:val="none" w:sz="0" w:space="0" w:color="auto"/>
        <w:left w:val="none" w:sz="0" w:space="0" w:color="auto"/>
        <w:bottom w:val="none" w:sz="0" w:space="0" w:color="auto"/>
        <w:right w:val="none" w:sz="0" w:space="0" w:color="auto"/>
      </w:divBdr>
    </w:div>
    <w:div w:id="973829528">
      <w:bodyDiv w:val="1"/>
      <w:marLeft w:val="0"/>
      <w:marRight w:val="0"/>
      <w:marTop w:val="0"/>
      <w:marBottom w:val="0"/>
      <w:divBdr>
        <w:top w:val="none" w:sz="0" w:space="0" w:color="auto"/>
        <w:left w:val="none" w:sz="0" w:space="0" w:color="auto"/>
        <w:bottom w:val="none" w:sz="0" w:space="0" w:color="auto"/>
        <w:right w:val="none" w:sz="0" w:space="0" w:color="auto"/>
      </w:divBdr>
    </w:div>
    <w:div w:id="1016082411">
      <w:bodyDiv w:val="1"/>
      <w:marLeft w:val="0"/>
      <w:marRight w:val="0"/>
      <w:marTop w:val="0"/>
      <w:marBottom w:val="0"/>
      <w:divBdr>
        <w:top w:val="none" w:sz="0" w:space="0" w:color="auto"/>
        <w:left w:val="none" w:sz="0" w:space="0" w:color="auto"/>
        <w:bottom w:val="none" w:sz="0" w:space="0" w:color="auto"/>
        <w:right w:val="none" w:sz="0" w:space="0" w:color="auto"/>
      </w:divBdr>
    </w:div>
    <w:div w:id="1040666589">
      <w:bodyDiv w:val="1"/>
      <w:marLeft w:val="0"/>
      <w:marRight w:val="0"/>
      <w:marTop w:val="0"/>
      <w:marBottom w:val="0"/>
      <w:divBdr>
        <w:top w:val="none" w:sz="0" w:space="0" w:color="auto"/>
        <w:left w:val="none" w:sz="0" w:space="0" w:color="auto"/>
        <w:bottom w:val="none" w:sz="0" w:space="0" w:color="auto"/>
        <w:right w:val="none" w:sz="0" w:space="0" w:color="auto"/>
      </w:divBdr>
    </w:div>
    <w:div w:id="1050958346">
      <w:bodyDiv w:val="1"/>
      <w:marLeft w:val="0"/>
      <w:marRight w:val="0"/>
      <w:marTop w:val="0"/>
      <w:marBottom w:val="0"/>
      <w:divBdr>
        <w:top w:val="none" w:sz="0" w:space="0" w:color="auto"/>
        <w:left w:val="none" w:sz="0" w:space="0" w:color="auto"/>
        <w:bottom w:val="none" w:sz="0" w:space="0" w:color="auto"/>
        <w:right w:val="none" w:sz="0" w:space="0" w:color="auto"/>
      </w:divBdr>
    </w:div>
    <w:div w:id="1060208024">
      <w:bodyDiv w:val="1"/>
      <w:marLeft w:val="0"/>
      <w:marRight w:val="0"/>
      <w:marTop w:val="0"/>
      <w:marBottom w:val="0"/>
      <w:divBdr>
        <w:top w:val="none" w:sz="0" w:space="0" w:color="auto"/>
        <w:left w:val="none" w:sz="0" w:space="0" w:color="auto"/>
        <w:bottom w:val="none" w:sz="0" w:space="0" w:color="auto"/>
        <w:right w:val="none" w:sz="0" w:space="0" w:color="auto"/>
      </w:divBdr>
    </w:div>
    <w:div w:id="1063408804">
      <w:bodyDiv w:val="1"/>
      <w:marLeft w:val="0"/>
      <w:marRight w:val="0"/>
      <w:marTop w:val="0"/>
      <w:marBottom w:val="0"/>
      <w:divBdr>
        <w:top w:val="none" w:sz="0" w:space="0" w:color="auto"/>
        <w:left w:val="none" w:sz="0" w:space="0" w:color="auto"/>
        <w:bottom w:val="none" w:sz="0" w:space="0" w:color="auto"/>
        <w:right w:val="none" w:sz="0" w:space="0" w:color="auto"/>
      </w:divBdr>
    </w:div>
    <w:div w:id="1108936516">
      <w:bodyDiv w:val="1"/>
      <w:marLeft w:val="0"/>
      <w:marRight w:val="0"/>
      <w:marTop w:val="0"/>
      <w:marBottom w:val="0"/>
      <w:divBdr>
        <w:top w:val="none" w:sz="0" w:space="0" w:color="auto"/>
        <w:left w:val="none" w:sz="0" w:space="0" w:color="auto"/>
        <w:bottom w:val="none" w:sz="0" w:space="0" w:color="auto"/>
        <w:right w:val="none" w:sz="0" w:space="0" w:color="auto"/>
      </w:divBdr>
    </w:div>
    <w:div w:id="1121194827">
      <w:bodyDiv w:val="1"/>
      <w:marLeft w:val="0"/>
      <w:marRight w:val="0"/>
      <w:marTop w:val="0"/>
      <w:marBottom w:val="0"/>
      <w:divBdr>
        <w:top w:val="none" w:sz="0" w:space="0" w:color="auto"/>
        <w:left w:val="none" w:sz="0" w:space="0" w:color="auto"/>
        <w:bottom w:val="none" w:sz="0" w:space="0" w:color="auto"/>
        <w:right w:val="none" w:sz="0" w:space="0" w:color="auto"/>
      </w:divBdr>
    </w:div>
    <w:div w:id="1125928810">
      <w:bodyDiv w:val="1"/>
      <w:marLeft w:val="0"/>
      <w:marRight w:val="0"/>
      <w:marTop w:val="0"/>
      <w:marBottom w:val="0"/>
      <w:divBdr>
        <w:top w:val="none" w:sz="0" w:space="0" w:color="auto"/>
        <w:left w:val="none" w:sz="0" w:space="0" w:color="auto"/>
        <w:bottom w:val="none" w:sz="0" w:space="0" w:color="auto"/>
        <w:right w:val="none" w:sz="0" w:space="0" w:color="auto"/>
      </w:divBdr>
    </w:div>
    <w:div w:id="1129317398">
      <w:bodyDiv w:val="1"/>
      <w:marLeft w:val="0"/>
      <w:marRight w:val="0"/>
      <w:marTop w:val="0"/>
      <w:marBottom w:val="0"/>
      <w:divBdr>
        <w:top w:val="none" w:sz="0" w:space="0" w:color="auto"/>
        <w:left w:val="none" w:sz="0" w:space="0" w:color="auto"/>
        <w:bottom w:val="none" w:sz="0" w:space="0" w:color="auto"/>
        <w:right w:val="none" w:sz="0" w:space="0" w:color="auto"/>
      </w:divBdr>
    </w:div>
    <w:div w:id="11321657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336596">
      <w:bodyDiv w:val="1"/>
      <w:marLeft w:val="0"/>
      <w:marRight w:val="0"/>
      <w:marTop w:val="0"/>
      <w:marBottom w:val="0"/>
      <w:divBdr>
        <w:top w:val="none" w:sz="0" w:space="0" w:color="auto"/>
        <w:left w:val="none" w:sz="0" w:space="0" w:color="auto"/>
        <w:bottom w:val="none" w:sz="0" w:space="0" w:color="auto"/>
        <w:right w:val="none" w:sz="0" w:space="0" w:color="auto"/>
      </w:divBdr>
    </w:div>
    <w:div w:id="1138912494">
      <w:bodyDiv w:val="1"/>
      <w:marLeft w:val="0"/>
      <w:marRight w:val="0"/>
      <w:marTop w:val="0"/>
      <w:marBottom w:val="0"/>
      <w:divBdr>
        <w:top w:val="none" w:sz="0" w:space="0" w:color="auto"/>
        <w:left w:val="none" w:sz="0" w:space="0" w:color="auto"/>
        <w:bottom w:val="none" w:sz="0" w:space="0" w:color="auto"/>
        <w:right w:val="none" w:sz="0" w:space="0" w:color="auto"/>
      </w:divBdr>
    </w:div>
    <w:div w:id="1155025898">
      <w:bodyDiv w:val="1"/>
      <w:marLeft w:val="0"/>
      <w:marRight w:val="0"/>
      <w:marTop w:val="0"/>
      <w:marBottom w:val="0"/>
      <w:divBdr>
        <w:top w:val="none" w:sz="0" w:space="0" w:color="auto"/>
        <w:left w:val="none" w:sz="0" w:space="0" w:color="auto"/>
        <w:bottom w:val="none" w:sz="0" w:space="0" w:color="auto"/>
        <w:right w:val="none" w:sz="0" w:space="0" w:color="auto"/>
      </w:divBdr>
    </w:div>
    <w:div w:id="1171143570">
      <w:bodyDiv w:val="1"/>
      <w:marLeft w:val="0"/>
      <w:marRight w:val="0"/>
      <w:marTop w:val="0"/>
      <w:marBottom w:val="0"/>
      <w:divBdr>
        <w:top w:val="none" w:sz="0" w:space="0" w:color="auto"/>
        <w:left w:val="none" w:sz="0" w:space="0" w:color="auto"/>
        <w:bottom w:val="none" w:sz="0" w:space="0" w:color="auto"/>
        <w:right w:val="none" w:sz="0" w:space="0" w:color="auto"/>
      </w:divBdr>
    </w:div>
    <w:div w:id="1179194920">
      <w:bodyDiv w:val="1"/>
      <w:marLeft w:val="0"/>
      <w:marRight w:val="0"/>
      <w:marTop w:val="0"/>
      <w:marBottom w:val="0"/>
      <w:divBdr>
        <w:top w:val="none" w:sz="0" w:space="0" w:color="auto"/>
        <w:left w:val="none" w:sz="0" w:space="0" w:color="auto"/>
        <w:bottom w:val="none" w:sz="0" w:space="0" w:color="auto"/>
        <w:right w:val="none" w:sz="0" w:space="0" w:color="auto"/>
      </w:divBdr>
    </w:div>
    <w:div w:id="1189947542">
      <w:bodyDiv w:val="1"/>
      <w:marLeft w:val="0"/>
      <w:marRight w:val="0"/>
      <w:marTop w:val="0"/>
      <w:marBottom w:val="0"/>
      <w:divBdr>
        <w:top w:val="none" w:sz="0" w:space="0" w:color="auto"/>
        <w:left w:val="none" w:sz="0" w:space="0" w:color="auto"/>
        <w:bottom w:val="none" w:sz="0" w:space="0" w:color="auto"/>
        <w:right w:val="none" w:sz="0" w:space="0" w:color="auto"/>
      </w:divBdr>
    </w:div>
    <w:div w:id="1205021605">
      <w:bodyDiv w:val="1"/>
      <w:marLeft w:val="0"/>
      <w:marRight w:val="0"/>
      <w:marTop w:val="0"/>
      <w:marBottom w:val="0"/>
      <w:divBdr>
        <w:top w:val="none" w:sz="0" w:space="0" w:color="auto"/>
        <w:left w:val="none" w:sz="0" w:space="0" w:color="auto"/>
        <w:bottom w:val="none" w:sz="0" w:space="0" w:color="auto"/>
        <w:right w:val="none" w:sz="0" w:space="0" w:color="auto"/>
      </w:divBdr>
    </w:div>
    <w:div w:id="1227035128">
      <w:bodyDiv w:val="1"/>
      <w:marLeft w:val="0"/>
      <w:marRight w:val="0"/>
      <w:marTop w:val="0"/>
      <w:marBottom w:val="0"/>
      <w:divBdr>
        <w:top w:val="none" w:sz="0" w:space="0" w:color="auto"/>
        <w:left w:val="none" w:sz="0" w:space="0" w:color="auto"/>
        <w:bottom w:val="none" w:sz="0" w:space="0" w:color="auto"/>
        <w:right w:val="none" w:sz="0" w:space="0" w:color="auto"/>
      </w:divBdr>
    </w:div>
    <w:div w:id="1237282258">
      <w:bodyDiv w:val="1"/>
      <w:marLeft w:val="0"/>
      <w:marRight w:val="0"/>
      <w:marTop w:val="0"/>
      <w:marBottom w:val="0"/>
      <w:divBdr>
        <w:top w:val="none" w:sz="0" w:space="0" w:color="auto"/>
        <w:left w:val="none" w:sz="0" w:space="0" w:color="auto"/>
        <w:bottom w:val="none" w:sz="0" w:space="0" w:color="auto"/>
        <w:right w:val="none" w:sz="0" w:space="0" w:color="auto"/>
      </w:divBdr>
    </w:div>
    <w:div w:id="1239288813">
      <w:bodyDiv w:val="1"/>
      <w:marLeft w:val="0"/>
      <w:marRight w:val="0"/>
      <w:marTop w:val="0"/>
      <w:marBottom w:val="0"/>
      <w:divBdr>
        <w:top w:val="none" w:sz="0" w:space="0" w:color="auto"/>
        <w:left w:val="none" w:sz="0" w:space="0" w:color="auto"/>
        <w:bottom w:val="none" w:sz="0" w:space="0" w:color="auto"/>
        <w:right w:val="none" w:sz="0" w:space="0" w:color="auto"/>
      </w:divBdr>
    </w:div>
    <w:div w:id="1243487822">
      <w:bodyDiv w:val="1"/>
      <w:marLeft w:val="0"/>
      <w:marRight w:val="0"/>
      <w:marTop w:val="0"/>
      <w:marBottom w:val="0"/>
      <w:divBdr>
        <w:top w:val="none" w:sz="0" w:space="0" w:color="auto"/>
        <w:left w:val="none" w:sz="0" w:space="0" w:color="auto"/>
        <w:bottom w:val="none" w:sz="0" w:space="0" w:color="auto"/>
        <w:right w:val="none" w:sz="0" w:space="0" w:color="auto"/>
      </w:divBdr>
    </w:div>
    <w:div w:id="1244602224">
      <w:bodyDiv w:val="1"/>
      <w:marLeft w:val="0"/>
      <w:marRight w:val="0"/>
      <w:marTop w:val="0"/>
      <w:marBottom w:val="0"/>
      <w:divBdr>
        <w:top w:val="none" w:sz="0" w:space="0" w:color="auto"/>
        <w:left w:val="none" w:sz="0" w:space="0" w:color="auto"/>
        <w:bottom w:val="none" w:sz="0" w:space="0" w:color="auto"/>
        <w:right w:val="none" w:sz="0" w:space="0" w:color="auto"/>
      </w:divBdr>
    </w:div>
    <w:div w:id="1263686812">
      <w:bodyDiv w:val="1"/>
      <w:marLeft w:val="0"/>
      <w:marRight w:val="0"/>
      <w:marTop w:val="0"/>
      <w:marBottom w:val="0"/>
      <w:divBdr>
        <w:top w:val="none" w:sz="0" w:space="0" w:color="auto"/>
        <w:left w:val="none" w:sz="0" w:space="0" w:color="auto"/>
        <w:bottom w:val="none" w:sz="0" w:space="0" w:color="auto"/>
        <w:right w:val="none" w:sz="0" w:space="0" w:color="auto"/>
      </w:divBdr>
    </w:div>
    <w:div w:id="1278411105">
      <w:bodyDiv w:val="1"/>
      <w:marLeft w:val="0"/>
      <w:marRight w:val="0"/>
      <w:marTop w:val="0"/>
      <w:marBottom w:val="0"/>
      <w:divBdr>
        <w:top w:val="none" w:sz="0" w:space="0" w:color="auto"/>
        <w:left w:val="none" w:sz="0" w:space="0" w:color="auto"/>
        <w:bottom w:val="none" w:sz="0" w:space="0" w:color="auto"/>
        <w:right w:val="none" w:sz="0" w:space="0" w:color="auto"/>
      </w:divBdr>
    </w:div>
    <w:div w:id="1281302577">
      <w:bodyDiv w:val="1"/>
      <w:marLeft w:val="0"/>
      <w:marRight w:val="0"/>
      <w:marTop w:val="0"/>
      <w:marBottom w:val="0"/>
      <w:divBdr>
        <w:top w:val="none" w:sz="0" w:space="0" w:color="auto"/>
        <w:left w:val="none" w:sz="0" w:space="0" w:color="auto"/>
        <w:bottom w:val="none" w:sz="0" w:space="0" w:color="auto"/>
        <w:right w:val="none" w:sz="0" w:space="0" w:color="auto"/>
      </w:divBdr>
    </w:div>
    <w:div w:id="1310331170">
      <w:bodyDiv w:val="1"/>
      <w:marLeft w:val="0"/>
      <w:marRight w:val="0"/>
      <w:marTop w:val="0"/>
      <w:marBottom w:val="0"/>
      <w:divBdr>
        <w:top w:val="none" w:sz="0" w:space="0" w:color="auto"/>
        <w:left w:val="none" w:sz="0" w:space="0" w:color="auto"/>
        <w:bottom w:val="none" w:sz="0" w:space="0" w:color="auto"/>
        <w:right w:val="none" w:sz="0" w:space="0" w:color="auto"/>
      </w:divBdr>
    </w:div>
    <w:div w:id="1324971731">
      <w:bodyDiv w:val="1"/>
      <w:marLeft w:val="0"/>
      <w:marRight w:val="0"/>
      <w:marTop w:val="0"/>
      <w:marBottom w:val="0"/>
      <w:divBdr>
        <w:top w:val="none" w:sz="0" w:space="0" w:color="auto"/>
        <w:left w:val="none" w:sz="0" w:space="0" w:color="auto"/>
        <w:bottom w:val="none" w:sz="0" w:space="0" w:color="auto"/>
        <w:right w:val="none" w:sz="0" w:space="0" w:color="auto"/>
      </w:divBdr>
    </w:div>
    <w:div w:id="1328442173">
      <w:bodyDiv w:val="1"/>
      <w:marLeft w:val="0"/>
      <w:marRight w:val="0"/>
      <w:marTop w:val="0"/>
      <w:marBottom w:val="0"/>
      <w:divBdr>
        <w:top w:val="none" w:sz="0" w:space="0" w:color="auto"/>
        <w:left w:val="none" w:sz="0" w:space="0" w:color="auto"/>
        <w:bottom w:val="none" w:sz="0" w:space="0" w:color="auto"/>
        <w:right w:val="none" w:sz="0" w:space="0" w:color="auto"/>
      </w:divBdr>
    </w:div>
    <w:div w:id="1338919320">
      <w:bodyDiv w:val="1"/>
      <w:marLeft w:val="0"/>
      <w:marRight w:val="0"/>
      <w:marTop w:val="0"/>
      <w:marBottom w:val="0"/>
      <w:divBdr>
        <w:top w:val="none" w:sz="0" w:space="0" w:color="auto"/>
        <w:left w:val="none" w:sz="0" w:space="0" w:color="auto"/>
        <w:bottom w:val="none" w:sz="0" w:space="0" w:color="auto"/>
        <w:right w:val="none" w:sz="0" w:space="0" w:color="auto"/>
      </w:divBdr>
    </w:div>
    <w:div w:id="1338998690">
      <w:bodyDiv w:val="1"/>
      <w:marLeft w:val="0"/>
      <w:marRight w:val="0"/>
      <w:marTop w:val="0"/>
      <w:marBottom w:val="0"/>
      <w:divBdr>
        <w:top w:val="none" w:sz="0" w:space="0" w:color="auto"/>
        <w:left w:val="none" w:sz="0" w:space="0" w:color="auto"/>
        <w:bottom w:val="none" w:sz="0" w:space="0" w:color="auto"/>
        <w:right w:val="none" w:sz="0" w:space="0" w:color="auto"/>
      </w:divBdr>
    </w:div>
    <w:div w:id="1362626579">
      <w:bodyDiv w:val="1"/>
      <w:marLeft w:val="0"/>
      <w:marRight w:val="0"/>
      <w:marTop w:val="0"/>
      <w:marBottom w:val="0"/>
      <w:divBdr>
        <w:top w:val="none" w:sz="0" w:space="0" w:color="auto"/>
        <w:left w:val="none" w:sz="0" w:space="0" w:color="auto"/>
        <w:bottom w:val="none" w:sz="0" w:space="0" w:color="auto"/>
        <w:right w:val="none" w:sz="0" w:space="0" w:color="auto"/>
      </w:divBdr>
    </w:div>
    <w:div w:id="1408455097">
      <w:bodyDiv w:val="1"/>
      <w:marLeft w:val="0"/>
      <w:marRight w:val="0"/>
      <w:marTop w:val="0"/>
      <w:marBottom w:val="0"/>
      <w:divBdr>
        <w:top w:val="none" w:sz="0" w:space="0" w:color="auto"/>
        <w:left w:val="none" w:sz="0" w:space="0" w:color="auto"/>
        <w:bottom w:val="none" w:sz="0" w:space="0" w:color="auto"/>
        <w:right w:val="none" w:sz="0" w:space="0" w:color="auto"/>
      </w:divBdr>
    </w:div>
    <w:div w:id="1431969331">
      <w:bodyDiv w:val="1"/>
      <w:marLeft w:val="0"/>
      <w:marRight w:val="0"/>
      <w:marTop w:val="0"/>
      <w:marBottom w:val="0"/>
      <w:divBdr>
        <w:top w:val="none" w:sz="0" w:space="0" w:color="auto"/>
        <w:left w:val="none" w:sz="0" w:space="0" w:color="auto"/>
        <w:bottom w:val="none" w:sz="0" w:space="0" w:color="auto"/>
        <w:right w:val="none" w:sz="0" w:space="0" w:color="auto"/>
      </w:divBdr>
    </w:div>
    <w:div w:id="1436945267">
      <w:bodyDiv w:val="1"/>
      <w:marLeft w:val="0"/>
      <w:marRight w:val="0"/>
      <w:marTop w:val="0"/>
      <w:marBottom w:val="0"/>
      <w:divBdr>
        <w:top w:val="none" w:sz="0" w:space="0" w:color="auto"/>
        <w:left w:val="none" w:sz="0" w:space="0" w:color="auto"/>
        <w:bottom w:val="none" w:sz="0" w:space="0" w:color="auto"/>
        <w:right w:val="none" w:sz="0" w:space="0" w:color="auto"/>
      </w:divBdr>
    </w:div>
    <w:div w:id="1440221429">
      <w:bodyDiv w:val="1"/>
      <w:marLeft w:val="0"/>
      <w:marRight w:val="0"/>
      <w:marTop w:val="0"/>
      <w:marBottom w:val="0"/>
      <w:divBdr>
        <w:top w:val="none" w:sz="0" w:space="0" w:color="auto"/>
        <w:left w:val="none" w:sz="0" w:space="0" w:color="auto"/>
        <w:bottom w:val="none" w:sz="0" w:space="0" w:color="auto"/>
        <w:right w:val="none" w:sz="0" w:space="0" w:color="auto"/>
      </w:divBdr>
    </w:div>
    <w:div w:id="1460994157">
      <w:bodyDiv w:val="1"/>
      <w:marLeft w:val="0"/>
      <w:marRight w:val="0"/>
      <w:marTop w:val="0"/>
      <w:marBottom w:val="0"/>
      <w:divBdr>
        <w:top w:val="none" w:sz="0" w:space="0" w:color="auto"/>
        <w:left w:val="none" w:sz="0" w:space="0" w:color="auto"/>
        <w:bottom w:val="none" w:sz="0" w:space="0" w:color="auto"/>
        <w:right w:val="none" w:sz="0" w:space="0" w:color="auto"/>
      </w:divBdr>
    </w:div>
    <w:div w:id="1472166874">
      <w:bodyDiv w:val="1"/>
      <w:marLeft w:val="0"/>
      <w:marRight w:val="0"/>
      <w:marTop w:val="0"/>
      <w:marBottom w:val="0"/>
      <w:divBdr>
        <w:top w:val="none" w:sz="0" w:space="0" w:color="auto"/>
        <w:left w:val="none" w:sz="0" w:space="0" w:color="auto"/>
        <w:bottom w:val="none" w:sz="0" w:space="0" w:color="auto"/>
        <w:right w:val="none" w:sz="0" w:space="0" w:color="auto"/>
      </w:divBdr>
    </w:div>
    <w:div w:id="1500971092">
      <w:bodyDiv w:val="1"/>
      <w:marLeft w:val="0"/>
      <w:marRight w:val="0"/>
      <w:marTop w:val="0"/>
      <w:marBottom w:val="0"/>
      <w:divBdr>
        <w:top w:val="none" w:sz="0" w:space="0" w:color="auto"/>
        <w:left w:val="none" w:sz="0" w:space="0" w:color="auto"/>
        <w:bottom w:val="none" w:sz="0" w:space="0" w:color="auto"/>
        <w:right w:val="none" w:sz="0" w:space="0" w:color="auto"/>
      </w:divBdr>
    </w:div>
    <w:div w:id="1509177651">
      <w:bodyDiv w:val="1"/>
      <w:marLeft w:val="0"/>
      <w:marRight w:val="0"/>
      <w:marTop w:val="0"/>
      <w:marBottom w:val="0"/>
      <w:divBdr>
        <w:top w:val="none" w:sz="0" w:space="0" w:color="auto"/>
        <w:left w:val="none" w:sz="0" w:space="0" w:color="auto"/>
        <w:bottom w:val="none" w:sz="0" w:space="0" w:color="auto"/>
        <w:right w:val="none" w:sz="0" w:space="0" w:color="auto"/>
      </w:divBdr>
    </w:div>
    <w:div w:id="1513107446">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
    <w:div w:id="1533836076">
      <w:bodyDiv w:val="1"/>
      <w:marLeft w:val="0"/>
      <w:marRight w:val="0"/>
      <w:marTop w:val="0"/>
      <w:marBottom w:val="0"/>
      <w:divBdr>
        <w:top w:val="none" w:sz="0" w:space="0" w:color="auto"/>
        <w:left w:val="none" w:sz="0" w:space="0" w:color="auto"/>
        <w:bottom w:val="none" w:sz="0" w:space="0" w:color="auto"/>
        <w:right w:val="none" w:sz="0" w:space="0" w:color="auto"/>
      </w:divBdr>
    </w:div>
    <w:div w:id="1535193495">
      <w:bodyDiv w:val="1"/>
      <w:marLeft w:val="0"/>
      <w:marRight w:val="0"/>
      <w:marTop w:val="0"/>
      <w:marBottom w:val="0"/>
      <w:divBdr>
        <w:top w:val="none" w:sz="0" w:space="0" w:color="auto"/>
        <w:left w:val="none" w:sz="0" w:space="0" w:color="auto"/>
        <w:bottom w:val="none" w:sz="0" w:space="0" w:color="auto"/>
        <w:right w:val="none" w:sz="0" w:space="0" w:color="auto"/>
      </w:divBdr>
    </w:div>
    <w:div w:id="1536768669">
      <w:bodyDiv w:val="1"/>
      <w:marLeft w:val="0"/>
      <w:marRight w:val="0"/>
      <w:marTop w:val="0"/>
      <w:marBottom w:val="0"/>
      <w:divBdr>
        <w:top w:val="none" w:sz="0" w:space="0" w:color="auto"/>
        <w:left w:val="none" w:sz="0" w:space="0" w:color="auto"/>
        <w:bottom w:val="none" w:sz="0" w:space="0" w:color="auto"/>
        <w:right w:val="none" w:sz="0" w:space="0" w:color="auto"/>
      </w:divBdr>
    </w:div>
    <w:div w:id="1538204910">
      <w:bodyDiv w:val="1"/>
      <w:marLeft w:val="0"/>
      <w:marRight w:val="0"/>
      <w:marTop w:val="0"/>
      <w:marBottom w:val="0"/>
      <w:divBdr>
        <w:top w:val="none" w:sz="0" w:space="0" w:color="auto"/>
        <w:left w:val="none" w:sz="0" w:space="0" w:color="auto"/>
        <w:bottom w:val="none" w:sz="0" w:space="0" w:color="auto"/>
        <w:right w:val="none" w:sz="0" w:space="0" w:color="auto"/>
      </w:divBdr>
    </w:div>
    <w:div w:id="1540628398">
      <w:bodyDiv w:val="1"/>
      <w:marLeft w:val="0"/>
      <w:marRight w:val="0"/>
      <w:marTop w:val="0"/>
      <w:marBottom w:val="0"/>
      <w:divBdr>
        <w:top w:val="none" w:sz="0" w:space="0" w:color="auto"/>
        <w:left w:val="none" w:sz="0" w:space="0" w:color="auto"/>
        <w:bottom w:val="none" w:sz="0" w:space="0" w:color="auto"/>
        <w:right w:val="none" w:sz="0" w:space="0" w:color="auto"/>
      </w:divBdr>
    </w:div>
    <w:div w:id="1561165017">
      <w:bodyDiv w:val="1"/>
      <w:marLeft w:val="0"/>
      <w:marRight w:val="0"/>
      <w:marTop w:val="0"/>
      <w:marBottom w:val="0"/>
      <w:divBdr>
        <w:top w:val="none" w:sz="0" w:space="0" w:color="auto"/>
        <w:left w:val="none" w:sz="0" w:space="0" w:color="auto"/>
        <w:bottom w:val="none" w:sz="0" w:space="0" w:color="auto"/>
        <w:right w:val="none" w:sz="0" w:space="0" w:color="auto"/>
      </w:divBdr>
    </w:div>
    <w:div w:id="1569999260">
      <w:bodyDiv w:val="1"/>
      <w:marLeft w:val="0"/>
      <w:marRight w:val="0"/>
      <w:marTop w:val="0"/>
      <w:marBottom w:val="0"/>
      <w:divBdr>
        <w:top w:val="none" w:sz="0" w:space="0" w:color="auto"/>
        <w:left w:val="none" w:sz="0" w:space="0" w:color="auto"/>
        <w:bottom w:val="none" w:sz="0" w:space="0" w:color="auto"/>
        <w:right w:val="none" w:sz="0" w:space="0" w:color="auto"/>
      </w:divBdr>
    </w:div>
    <w:div w:id="1594627468">
      <w:bodyDiv w:val="1"/>
      <w:marLeft w:val="0"/>
      <w:marRight w:val="0"/>
      <w:marTop w:val="0"/>
      <w:marBottom w:val="0"/>
      <w:divBdr>
        <w:top w:val="none" w:sz="0" w:space="0" w:color="auto"/>
        <w:left w:val="none" w:sz="0" w:space="0" w:color="auto"/>
        <w:bottom w:val="none" w:sz="0" w:space="0" w:color="auto"/>
        <w:right w:val="none" w:sz="0" w:space="0" w:color="auto"/>
      </w:divBdr>
    </w:div>
    <w:div w:id="1603613436">
      <w:bodyDiv w:val="1"/>
      <w:marLeft w:val="0"/>
      <w:marRight w:val="0"/>
      <w:marTop w:val="0"/>
      <w:marBottom w:val="0"/>
      <w:divBdr>
        <w:top w:val="none" w:sz="0" w:space="0" w:color="auto"/>
        <w:left w:val="none" w:sz="0" w:space="0" w:color="auto"/>
        <w:bottom w:val="none" w:sz="0" w:space="0" w:color="auto"/>
        <w:right w:val="none" w:sz="0" w:space="0" w:color="auto"/>
      </w:divBdr>
    </w:div>
    <w:div w:id="1610627074">
      <w:bodyDiv w:val="1"/>
      <w:marLeft w:val="0"/>
      <w:marRight w:val="0"/>
      <w:marTop w:val="0"/>
      <w:marBottom w:val="0"/>
      <w:divBdr>
        <w:top w:val="none" w:sz="0" w:space="0" w:color="auto"/>
        <w:left w:val="none" w:sz="0" w:space="0" w:color="auto"/>
        <w:bottom w:val="none" w:sz="0" w:space="0" w:color="auto"/>
        <w:right w:val="none" w:sz="0" w:space="0" w:color="auto"/>
      </w:divBdr>
    </w:div>
    <w:div w:id="1610891045">
      <w:bodyDiv w:val="1"/>
      <w:marLeft w:val="0"/>
      <w:marRight w:val="0"/>
      <w:marTop w:val="0"/>
      <w:marBottom w:val="0"/>
      <w:divBdr>
        <w:top w:val="none" w:sz="0" w:space="0" w:color="auto"/>
        <w:left w:val="none" w:sz="0" w:space="0" w:color="auto"/>
        <w:bottom w:val="none" w:sz="0" w:space="0" w:color="auto"/>
        <w:right w:val="none" w:sz="0" w:space="0" w:color="auto"/>
      </w:divBdr>
    </w:div>
    <w:div w:id="1613707166">
      <w:bodyDiv w:val="1"/>
      <w:marLeft w:val="0"/>
      <w:marRight w:val="0"/>
      <w:marTop w:val="0"/>
      <w:marBottom w:val="0"/>
      <w:divBdr>
        <w:top w:val="none" w:sz="0" w:space="0" w:color="auto"/>
        <w:left w:val="none" w:sz="0" w:space="0" w:color="auto"/>
        <w:bottom w:val="none" w:sz="0" w:space="0" w:color="auto"/>
        <w:right w:val="none" w:sz="0" w:space="0" w:color="auto"/>
      </w:divBdr>
    </w:div>
    <w:div w:id="1619601960">
      <w:bodyDiv w:val="1"/>
      <w:marLeft w:val="0"/>
      <w:marRight w:val="0"/>
      <w:marTop w:val="0"/>
      <w:marBottom w:val="0"/>
      <w:divBdr>
        <w:top w:val="none" w:sz="0" w:space="0" w:color="auto"/>
        <w:left w:val="none" w:sz="0" w:space="0" w:color="auto"/>
        <w:bottom w:val="none" w:sz="0" w:space="0" w:color="auto"/>
        <w:right w:val="none" w:sz="0" w:space="0" w:color="auto"/>
      </w:divBdr>
    </w:div>
    <w:div w:id="1625113047">
      <w:bodyDiv w:val="1"/>
      <w:marLeft w:val="0"/>
      <w:marRight w:val="0"/>
      <w:marTop w:val="0"/>
      <w:marBottom w:val="0"/>
      <w:divBdr>
        <w:top w:val="none" w:sz="0" w:space="0" w:color="auto"/>
        <w:left w:val="none" w:sz="0" w:space="0" w:color="auto"/>
        <w:bottom w:val="none" w:sz="0" w:space="0" w:color="auto"/>
        <w:right w:val="none" w:sz="0" w:space="0" w:color="auto"/>
      </w:divBdr>
    </w:div>
    <w:div w:id="1650095179">
      <w:bodyDiv w:val="1"/>
      <w:marLeft w:val="0"/>
      <w:marRight w:val="0"/>
      <w:marTop w:val="0"/>
      <w:marBottom w:val="0"/>
      <w:divBdr>
        <w:top w:val="none" w:sz="0" w:space="0" w:color="auto"/>
        <w:left w:val="none" w:sz="0" w:space="0" w:color="auto"/>
        <w:bottom w:val="none" w:sz="0" w:space="0" w:color="auto"/>
        <w:right w:val="none" w:sz="0" w:space="0" w:color="auto"/>
      </w:divBdr>
    </w:div>
    <w:div w:id="1650162111">
      <w:bodyDiv w:val="1"/>
      <w:marLeft w:val="0"/>
      <w:marRight w:val="0"/>
      <w:marTop w:val="0"/>
      <w:marBottom w:val="0"/>
      <w:divBdr>
        <w:top w:val="none" w:sz="0" w:space="0" w:color="auto"/>
        <w:left w:val="none" w:sz="0" w:space="0" w:color="auto"/>
        <w:bottom w:val="none" w:sz="0" w:space="0" w:color="auto"/>
        <w:right w:val="none" w:sz="0" w:space="0" w:color="auto"/>
      </w:divBdr>
    </w:div>
    <w:div w:id="1654603458">
      <w:bodyDiv w:val="1"/>
      <w:marLeft w:val="0"/>
      <w:marRight w:val="0"/>
      <w:marTop w:val="0"/>
      <w:marBottom w:val="0"/>
      <w:divBdr>
        <w:top w:val="none" w:sz="0" w:space="0" w:color="auto"/>
        <w:left w:val="none" w:sz="0" w:space="0" w:color="auto"/>
        <w:bottom w:val="none" w:sz="0" w:space="0" w:color="auto"/>
        <w:right w:val="none" w:sz="0" w:space="0" w:color="auto"/>
      </w:divBdr>
    </w:div>
    <w:div w:id="1698583377">
      <w:bodyDiv w:val="1"/>
      <w:marLeft w:val="0"/>
      <w:marRight w:val="0"/>
      <w:marTop w:val="0"/>
      <w:marBottom w:val="0"/>
      <w:divBdr>
        <w:top w:val="none" w:sz="0" w:space="0" w:color="auto"/>
        <w:left w:val="none" w:sz="0" w:space="0" w:color="auto"/>
        <w:bottom w:val="none" w:sz="0" w:space="0" w:color="auto"/>
        <w:right w:val="none" w:sz="0" w:space="0" w:color="auto"/>
      </w:divBdr>
    </w:div>
    <w:div w:id="1743601529">
      <w:bodyDiv w:val="1"/>
      <w:marLeft w:val="0"/>
      <w:marRight w:val="0"/>
      <w:marTop w:val="0"/>
      <w:marBottom w:val="0"/>
      <w:divBdr>
        <w:top w:val="none" w:sz="0" w:space="0" w:color="auto"/>
        <w:left w:val="none" w:sz="0" w:space="0" w:color="auto"/>
        <w:bottom w:val="none" w:sz="0" w:space="0" w:color="auto"/>
        <w:right w:val="none" w:sz="0" w:space="0" w:color="auto"/>
      </w:divBdr>
    </w:div>
    <w:div w:id="1743987014">
      <w:bodyDiv w:val="1"/>
      <w:marLeft w:val="0"/>
      <w:marRight w:val="0"/>
      <w:marTop w:val="0"/>
      <w:marBottom w:val="0"/>
      <w:divBdr>
        <w:top w:val="none" w:sz="0" w:space="0" w:color="auto"/>
        <w:left w:val="none" w:sz="0" w:space="0" w:color="auto"/>
        <w:bottom w:val="none" w:sz="0" w:space="0" w:color="auto"/>
        <w:right w:val="none" w:sz="0" w:space="0" w:color="auto"/>
      </w:divBdr>
    </w:div>
    <w:div w:id="1748728337">
      <w:bodyDiv w:val="1"/>
      <w:marLeft w:val="0"/>
      <w:marRight w:val="0"/>
      <w:marTop w:val="0"/>
      <w:marBottom w:val="0"/>
      <w:divBdr>
        <w:top w:val="none" w:sz="0" w:space="0" w:color="auto"/>
        <w:left w:val="none" w:sz="0" w:space="0" w:color="auto"/>
        <w:bottom w:val="none" w:sz="0" w:space="0" w:color="auto"/>
        <w:right w:val="none" w:sz="0" w:space="0" w:color="auto"/>
      </w:divBdr>
    </w:div>
    <w:div w:id="1751198939">
      <w:bodyDiv w:val="1"/>
      <w:marLeft w:val="0"/>
      <w:marRight w:val="0"/>
      <w:marTop w:val="0"/>
      <w:marBottom w:val="0"/>
      <w:divBdr>
        <w:top w:val="none" w:sz="0" w:space="0" w:color="auto"/>
        <w:left w:val="none" w:sz="0" w:space="0" w:color="auto"/>
        <w:bottom w:val="none" w:sz="0" w:space="0" w:color="auto"/>
        <w:right w:val="none" w:sz="0" w:space="0" w:color="auto"/>
      </w:divBdr>
      <w:divsChild>
        <w:div w:id="985206076">
          <w:marLeft w:val="0"/>
          <w:marRight w:val="0"/>
          <w:marTop w:val="0"/>
          <w:marBottom w:val="0"/>
          <w:divBdr>
            <w:top w:val="none" w:sz="0" w:space="0" w:color="auto"/>
            <w:left w:val="none" w:sz="0" w:space="0" w:color="auto"/>
            <w:bottom w:val="none" w:sz="0" w:space="0" w:color="auto"/>
            <w:right w:val="none" w:sz="0" w:space="0" w:color="auto"/>
          </w:divBdr>
        </w:div>
        <w:div w:id="1422946535">
          <w:marLeft w:val="0"/>
          <w:marRight w:val="0"/>
          <w:marTop w:val="0"/>
          <w:marBottom w:val="0"/>
          <w:divBdr>
            <w:top w:val="none" w:sz="0" w:space="0" w:color="auto"/>
            <w:left w:val="none" w:sz="0" w:space="0" w:color="auto"/>
            <w:bottom w:val="none" w:sz="0" w:space="0" w:color="auto"/>
            <w:right w:val="none" w:sz="0" w:space="0" w:color="auto"/>
          </w:divBdr>
        </w:div>
      </w:divsChild>
    </w:div>
    <w:div w:id="1752854165">
      <w:bodyDiv w:val="1"/>
      <w:marLeft w:val="0"/>
      <w:marRight w:val="0"/>
      <w:marTop w:val="0"/>
      <w:marBottom w:val="0"/>
      <w:divBdr>
        <w:top w:val="none" w:sz="0" w:space="0" w:color="auto"/>
        <w:left w:val="none" w:sz="0" w:space="0" w:color="auto"/>
        <w:bottom w:val="none" w:sz="0" w:space="0" w:color="auto"/>
        <w:right w:val="none" w:sz="0" w:space="0" w:color="auto"/>
      </w:divBdr>
    </w:div>
    <w:div w:id="1767267865">
      <w:bodyDiv w:val="1"/>
      <w:marLeft w:val="0"/>
      <w:marRight w:val="0"/>
      <w:marTop w:val="0"/>
      <w:marBottom w:val="0"/>
      <w:divBdr>
        <w:top w:val="none" w:sz="0" w:space="0" w:color="auto"/>
        <w:left w:val="none" w:sz="0" w:space="0" w:color="auto"/>
        <w:bottom w:val="none" w:sz="0" w:space="0" w:color="auto"/>
        <w:right w:val="none" w:sz="0" w:space="0" w:color="auto"/>
      </w:divBdr>
    </w:div>
    <w:div w:id="1783259026">
      <w:bodyDiv w:val="1"/>
      <w:marLeft w:val="0"/>
      <w:marRight w:val="0"/>
      <w:marTop w:val="0"/>
      <w:marBottom w:val="0"/>
      <w:divBdr>
        <w:top w:val="none" w:sz="0" w:space="0" w:color="auto"/>
        <w:left w:val="none" w:sz="0" w:space="0" w:color="auto"/>
        <w:bottom w:val="none" w:sz="0" w:space="0" w:color="auto"/>
        <w:right w:val="none" w:sz="0" w:space="0" w:color="auto"/>
      </w:divBdr>
    </w:div>
    <w:div w:id="1793749784">
      <w:bodyDiv w:val="1"/>
      <w:marLeft w:val="0"/>
      <w:marRight w:val="0"/>
      <w:marTop w:val="0"/>
      <w:marBottom w:val="0"/>
      <w:divBdr>
        <w:top w:val="none" w:sz="0" w:space="0" w:color="auto"/>
        <w:left w:val="none" w:sz="0" w:space="0" w:color="auto"/>
        <w:bottom w:val="none" w:sz="0" w:space="0" w:color="auto"/>
        <w:right w:val="none" w:sz="0" w:space="0" w:color="auto"/>
      </w:divBdr>
    </w:div>
    <w:div w:id="1818843515">
      <w:bodyDiv w:val="1"/>
      <w:marLeft w:val="0"/>
      <w:marRight w:val="0"/>
      <w:marTop w:val="0"/>
      <w:marBottom w:val="0"/>
      <w:divBdr>
        <w:top w:val="none" w:sz="0" w:space="0" w:color="auto"/>
        <w:left w:val="none" w:sz="0" w:space="0" w:color="auto"/>
        <w:bottom w:val="none" w:sz="0" w:space="0" w:color="auto"/>
        <w:right w:val="none" w:sz="0" w:space="0" w:color="auto"/>
      </w:divBdr>
    </w:div>
    <w:div w:id="1821386919">
      <w:bodyDiv w:val="1"/>
      <w:marLeft w:val="0"/>
      <w:marRight w:val="0"/>
      <w:marTop w:val="0"/>
      <w:marBottom w:val="0"/>
      <w:divBdr>
        <w:top w:val="none" w:sz="0" w:space="0" w:color="auto"/>
        <w:left w:val="none" w:sz="0" w:space="0" w:color="auto"/>
        <w:bottom w:val="none" w:sz="0" w:space="0" w:color="auto"/>
        <w:right w:val="none" w:sz="0" w:space="0" w:color="auto"/>
      </w:divBdr>
    </w:div>
    <w:div w:id="1827159854">
      <w:bodyDiv w:val="1"/>
      <w:marLeft w:val="0"/>
      <w:marRight w:val="0"/>
      <w:marTop w:val="0"/>
      <w:marBottom w:val="0"/>
      <w:divBdr>
        <w:top w:val="none" w:sz="0" w:space="0" w:color="auto"/>
        <w:left w:val="none" w:sz="0" w:space="0" w:color="auto"/>
        <w:bottom w:val="none" w:sz="0" w:space="0" w:color="auto"/>
        <w:right w:val="none" w:sz="0" w:space="0" w:color="auto"/>
      </w:divBdr>
    </w:div>
    <w:div w:id="1828672454">
      <w:bodyDiv w:val="1"/>
      <w:marLeft w:val="0"/>
      <w:marRight w:val="0"/>
      <w:marTop w:val="0"/>
      <w:marBottom w:val="0"/>
      <w:divBdr>
        <w:top w:val="none" w:sz="0" w:space="0" w:color="auto"/>
        <w:left w:val="none" w:sz="0" w:space="0" w:color="auto"/>
        <w:bottom w:val="none" w:sz="0" w:space="0" w:color="auto"/>
        <w:right w:val="none" w:sz="0" w:space="0" w:color="auto"/>
      </w:divBdr>
    </w:div>
    <w:div w:id="1840579876">
      <w:bodyDiv w:val="1"/>
      <w:marLeft w:val="0"/>
      <w:marRight w:val="0"/>
      <w:marTop w:val="0"/>
      <w:marBottom w:val="0"/>
      <w:divBdr>
        <w:top w:val="none" w:sz="0" w:space="0" w:color="auto"/>
        <w:left w:val="none" w:sz="0" w:space="0" w:color="auto"/>
        <w:bottom w:val="none" w:sz="0" w:space="0" w:color="auto"/>
        <w:right w:val="none" w:sz="0" w:space="0" w:color="auto"/>
      </w:divBdr>
    </w:div>
    <w:div w:id="1843355573">
      <w:bodyDiv w:val="1"/>
      <w:marLeft w:val="0"/>
      <w:marRight w:val="0"/>
      <w:marTop w:val="0"/>
      <w:marBottom w:val="0"/>
      <w:divBdr>
        <w:top w:val="none" w:sz="0" w:space="0" w:color="auto"/>
        <w:left w:val="none" w:sz="0" w:space="0" w:color="auto"/>
        <w:bottom w:val="none" w:sz="0" w:space="0" w:color="auto"/>
        <w:right w:val="none" w:sz="0" w:space="0" w:color="auto"/>
      </w:divBdr>
    </w:div>
    <w:div w:id="1845239001">
      <w:bodyDiv w:val="1"/>
      <w:marLeft w:val="0"/>
      <w:marRight w:val="0"/>
      <w:marTop w:val="0"/>
      <w:marBottom w:val="0"/>
      <w:divBdr>
        <w:top w:val="none" w:sz="0" w:space="0" w:color="auto"/>
        <w:left w:val="none" w:sz="0" w:space="0" w:color="auto"/>
        <w:bottom w:val="none" w:sz="0" w:space="0" w:color="auto"/>
        <w:right w:val="none" w:sz="0" w:space="0" w:color="auto"/>
      </w:divBdr>
    </w:div>
    <w:div w:id="1851600518">
      <w:bodyDiv w:val="1"/>
      <w:marLeft w:val="0"/>
      <w:marRight w:val="0"/>
      <w:marTop w:val="0"/>
      <w:marBottom w:val="0"/>
      <w:divBdr>
        <w:top w:val="none" w:sz="0" w:space="0" w:color="auto"/>
        <w:left w:val="none" w:sz="0" w:space="0" w:color="auto"/>
        <w:bottom w:val="none" w:sz="0" w:space="0" w:color="auto"/>
        <w:right w:val="none" w:sz="0" w:space="0" w:color="auto"/>
      </w:divBdr>
    </w:div>
    <w:div w:id="1859732931">
      <w:bodyDiv w:val="1"/>
      <w:marLeft w:val="0"/>
      <w:marRight w:val="0"/>
      <w:marTop w:val="0"/>
      <w:marBottom w:val="0"/>
      <w:divBdr>
        <w:top w:val="none" w:sz="0" w:space="0" w:color="auto"/>
        <w:left w:val="none" w:sz="0" w:space="0" w:color="auto"/>
        <w:bottom w:val="none" w:sz="0" w:space="0" w:color="auto"/>
        <w:right w:val="none" w:sz="0" w:space="0" w:color="auto"/>
      </w:divBdr>
    </w:div>
    <w:div w:id="1917786664">
      <w:bodyDiv w:val="1"/>
      <w:marLeft w:val="0"/>
      <w:marRight w:val="0"/>
      <w:marTop w:val="0"/>
      <w:marBottom w:val="0"/>
      <w:divBdr>
        <w:top w:val="none" w:sz="0" w:space="0" w:color="auto"/>
        <w:left w:val="none" w:sz="0" w:space="0" w:color="auto"/>
        <w:bottom w:val="none" w:sz="0" w:space="0" w:color="auto"/>
        <w:right w:val="none" w:sz="0" w:space="0" w:color="auto"/>
      </w:divBdr>
    </w:div>
    <w:div w:id="1921059344">
      <w:bodyDiv w:val="1"/>
      <w:marLeft w:val="0"/>
      <w:marRight w:val="0"/>
      <w:marTop w:val="0"/>
      <w:marBottom w:val="0"/>
      <w:divBdr>
        <w:top w:val="none" w:sz="0" w:space="0" w:color="auto"/>
        <w:left w:val="none" w:sz="0" w:space="0" w:color="auto"/>
        <w:bottom w:val="none" w:sz="0" w:space="0" w:color="auto"/>
        <w:right w:val="none" w:sz="0" w:space="0" w:color="auto"/>
      </w:divBdr>
    </w:div>
    <w:div w:id="1922567584">
      <w:bodyDiv w:val="1"/>
      <w:marLeft w:val="0"/>
      <w:marRight w:val="0"/>
      <w:marTop w:val="0"/>
      <w:marBottom w:val="0"/>
      <w:divBdr>
        <w:top w:val="none" w:sz="0" w:space="0" w:color="auto"/>
        <w:left w:val="none" w:sz="0" w:space="0" w:color="auto"/>
        <w:bottom w:val="none" w:sz="0" w:space="0" w:color="auto"/>
        <w:right w:val="none" w:sz="0" w:space="0" w:color="auto"/>
      </w:divBdr>
    </w:div>
    <w:div w:id="1925070531">
      <w:bodyDiv w:val="1"/>
      <w:marLeft w:val="0"/>
      <w:marRight w:val="0"/>
      <w:marTop w:val="0"/>
      <w:marBottom w:val="0"/>
      <w:divBdr>
        <w:top w:val="none" w:sz="0" w:space="0" w:color="auto"/>
        <w:left w:val="none" w:sz="0" w:space="0" w:color="auto"/>
        <w:bottom w:val="none" w:sz="0" w:space="0" w:color="auto"/>
        <w:right w:val="none" w:sz="0" w:space="0" w:color="auto"/>
      </w:divBdr>
    </w:div>
    <w:div w:id="1926259127">
      <w:bodyDiv w:val="1"/>
      <w:marLeft w:val="0"/>
      <w:marRight w:val="0"/>
      <w:marTop w:val="0"/>
      <w:marBottom w:val="0"/>
      <w:divBdr>
        <w:top w:val="none" w:sz="0" w:space="0" w:color="auto"/>
        <w:left w:val="none" w:sz="0" w:space="0" w:color="auto"/>
        <w:bottom w:val="none" w:sz="0" w:space="0" w:color="auto"/>
        <w:right w:val="none" w:sz="0" w:space="0" w:color="auto"/>
      </w:divBdr>
    </w:div>
    <w:div w:id="1929731887">
      <w:bodyDiv w:val="1"/>
      <w:marLeft w:val="0"/>
      <w:marRight w:val="0"/>
      <w:marTop w:val="0"/>
      <w:marBottom w:val="0"/>
      <w:divBdr>
        <w:top w:val="none" w:sz="0" w:space="0" w:color="auto"/>
        <w:left w:val="none" w:sz="0" w:space="0" w:color="auto"/>
        <w:bottom w:val="none" w:sz="0" w:space="0" w:color="auto"/>
        <w:right w:val="none" w:sz="0" w:space="0" w:color="auto"/>
      </w:divBdr>
    </w:div>
    <w:div w:id="1932153083">
      <w:bodyDiv w:val="1"/>
      <w:marLeft w:val="0"/>
      <w:marRight w:val="0"/>
      <w:marTop w:val="0"/>
      <w:marBottom w:val="0"/>
      <w:divBdr>
        <w:top w:val="none" w:sz="0" w:space="0" w:color="auto"/>
        <w:left w:val="none" w:sz="0" w:space="0" w:color="auto"/>
        <w:bottom w:val="none" w:sz="0" w:space="0" w:color="auto"/>
        <w:right w:val="none" w:sz="0" w:space="0" w:color="auto"/>
      </w:divBdr>
    </w:div>
    <w:div w:id="1933246940">
      <w:bodyDiv w:val="1"/>
      <w:marLeft w:val="0"/>
      <w:marRight w:val="0"/>
      <w:marTop w:val="0"/>
      <w:marBottom w:val="0"/>
      <w:divBdr>
        <w:top w:val="none" w:sz="0" w:space="0" w:color="auto"/>
        <w:left w:val="none" w:sz="0" w:space="0" w:color="auto"/>
        <w:bottom w:val="none" w:sz="0" w:space="0" w:color="auto"/>
        <w:right w:val="none" w:sz="0" w:space="0" w:color="auto"/>
      </w:divBdr>
    </w:div>
    <w:div w:id="1959608121">
      <w:bodyDiv w:val="1"/>
      <w:marLeft w:val="0"/>
      <w:marRight w:val="0"/>
      <w:marTop w:val="0"/>
      <w:marBottom w:val="0"/>
      <w:divBdr>
        <w:top w:val="none" w:sz="0" w:space="0" w:color="auto"/>
        <w:left w:val="none" w:sz="0" w:space="0" w:color="auto"/>
        <w:bottom w:val="none" w:sz="0" w:space="0" w:color="auto"/>
        <w:right w:val="none" w:sz="0" w:space="0" w:color="auto"/>
      </w:divBdr>
      <w:divsChild>
        <w:div w:id="179776910">
          <w:marLeft w:val="0"/>
          <w:marRight w:val="0"/>
          <w:marTop w:val="0"/>
          <w:marBottom w:val="0"/>
          <w:divBdr>
            <w:top w:val="none" w:sz="0" w:space="0" w:color="auto"/>
            <w:left w:val="none" w:sz="0" w:space="0" w:color="auto"/>
            <w:bottom w:val="none" w:sz="0" w:space="0" w:color="auto"/>
            <w:right w:val="none" w:sz="0" w:space="0" w:color="auto"/>
          </w:divBdr>
        </w:div>
        <w:div w:id="993217196">
          <w:marLeft w:val="0"/>
          <w:marRight w:val="0"/>
          <w:marTop w:val="0"/>
          <w:marBottom w:val="0"/>
          <w:divBdr>
            <w:top w:val="none" w:sz="0" w:space="0" w:color="auto"/>
            <w:left w:val="none" w:sz="0" w:space="0" w:color="auto"/>
            <w:bottom w:val="none" w:sz="0" w:space="0" w:color="auto"/>
            <w:right w:val="none" w:sz="0" w:space="0" w:color="auto"/>
          </w:divBdr>
        </w:div>
        <w:div w:id="914507300">
          <w:marLeft w:val="0"/>
          <w:marRight w:val="0"/>
          <w:marTop w:val="0"/>
          <w:marBottom w:val="0"/>
          <w:divBdr>
            <w:top w:val="none" w:sz="0" w:space="0" w:color="auto"/>
            <w:left w:val="none" w:sz="0" w:space="0" w:color="auto"/>
            <w:bottom w:val="none" w:sz="0" w:space="0" w:color="auto"/>
            <w:right w:val="none" w:sz="0" w:space="0" w:color="auto"/>
          </w:divBdr>
        </w:div>
        <w:div w:id="1689021605">
          <w:marLeft w:val="0"/>
          <w:marRight w:val="0"/>
          <w:marTop w:val="0"/>
          <w:marBottom w:val="0"/>
          <w:divBdr>
            <w:top w:val="none" w:sz="0" w:space="0" w:color="auto"/>
            <w:left w:val="none" w:sz="0" w:space="0" w:color="auto"/>
            <w:bottom w:val="none" w:sz="0" w:space="0" w:color="auto"/>
            <w:right w:val="none" w:sz="0" w:space="0" w:color="auto"/>
          </w:divBdr>
        </w:div>
        <w:div w:id="457575241">
          <w:marLeft w:val="0"/>
          <w:marRight w:val="0"/>
          <w:marTop w:val="0"/>
          <w:marBottom w:val="0"/>
          <w:divBdr>
            <w:top w:val="none" w:sz="0" w:space="0" w:color="auto"/>
            <w:left w:val="none" w:sz="0" w:space="0" w:color="auto"/>
            <w:bottom w:val="none" w:sz="0" w:space="0" w:color="auto"/>
            <w:right w:val="none" w:sz="0" w:space="0" w:color="auto"/>
          </w:divBdr>
        </w:div>
      </w:divsChild>
    </w:div>
    <w:div w:id="1961917323">
      <w:bodyDiv w:val="1"/>
      <w:marLeft w:val="0"/>
      <w:marRight w:val="0"/>
      <w:marTop w:val="0"/>
      <w:marBottom w:val="0"/>
      <w:divBdr>
        <w:top w:val="none" w:sz="0" w:space="0" w:color="auto"/>
        <w:left w:val="none" w:sz="0" w:space="0" w:color="auto"/>
        <w:bottom w:val="none" w:sz="0" w:space="0" w:color="auto"/>
        <w:right w:val="none" w:sz="0" w:space="0" w:color="auto"/>
      </w:divBdr>
    </w:div>
    <w:div w:id="1964075162">
      <w:bodyDiv w:val="1"/>
      <w:marLeft w:val="0"/>
      <w:marRight w:val="0"/>
      <w:marTop w:val="0"/>
      <w:marBottom w:val="0"/>
      <w:divBdr>
        <w:top w:val="none" w:sz="0" w:space="0" w:color="auto"/>
        <w:left w:val="none" w:sz="0" w:space="0" w:color="auto"/>
        <w:bottom w:val="none" w:sz="0" w:space="0" w:color="auto"/>
        <w:right w:val="none" w:sz="0" w:space="0" w:color="auto"/>
      </w:divBdr>
    </w:div>
    <w:div w:id="1979526927">
      <w:bodyDiv w:val="1"/>
      <w:marLeft w:val="0"/>
      <w:marRight w:val="0"/>
      <w:marTop w:val="0"/>
      <w:marBottom w:val="0"/>
      <w:divBdr>
        <w:top w:val="none" w:sz="0" w:space="0" w:color="auto"/>
        <w:left w:val="none" w:sz="0" w:space="0" w:color="auto"/>
        <w:bottom w:val="none" w:sz="0" w:space="0" w:color="auto"/>
        <w:right w:val="none" w:sz="0" w:space="0" w:color="auto"/>
      </w:divBdr>
    </w:div>
    <w:div w:id="1992446594">
      <w:bodyDiv w:val="1"/>
      <w:marLeft w:val="0"/>
      <w:marRight w:val="0"/>
      <w:marTop w:val="0"/>
      <w:marBottom w:val="0"/>
      <w:divBdr>
        <w:top w:val="none" w:sz="0" w:space="0" w:color="auto"/>
        <w:left w:val="none" w:sz="0" w:space="0" w:color="auto"/>
        <w:bottom w:val="none" w:sz="0" w:space="0" w:color="auto"/>
        <w:right w:val="none" w:sz="0" w:space="0" w:color="auto"/>
      </w:divBdr>
    </w:div>
    <w:div w:id="2001542779">
      <w:bodyDiv w:val="1"/>
      <w:marLeft w:val="0"/>
      <w:marRight w:val="0"/>
      <w:marTop w:val="0"/>
      <w:marBottom w:val="0"/>
      <w:divBdr>
        <w:top w:val="none" w:sz="0" w:space="0" w:color="auto"/>
        <w:left w:val="none" w:sz="0" w:space="0" w:color="auto"/>
        <w:bottom w:val="none" w:sz="0" w:space="0" w:color="auto"/>
        <w:right w:val="none" w:sz="0" w:space="0" w:color="auto"/>
      </w:divBdr>
    </w:div>
    <w:div w:id="2004818815">
      <w:bodyDiv w:val="1"/>
      <w:marLeft w:val="0"/>
      <w:marRight w:val="0"/>
      <w:marTop w:val="0"/>
      <w:marBottom w:val="0"/>
      <w:divBdr>
        <w:top w:val="none" w:sz="0" w:space="0" w:color="auto"/>
        <w:left w:val="none" w:sz="0" w:space="0" w:color="auto"/>
        <w:bottom w:val="none" w:sz="0" w:space="0" w:color="auto"/>
        <w:right w:val="none" w:sz="0" w:space="0" w:color="auto"/>
      </w:divBdr>
    </w:div>
    <w:div w:id="2020617101">
      <w:bodyDiv w:val="1"/>
      <w:marLeft w:val="0"/>
      <w:marRight w:val="0"/>
      <w:marTop w:val="0"/>
      <w:marBottom w:val="0"/>
      <w:divBdr>
        <w:top w:val="none" w:sz="0" w:space="0" w:color="auto"/>
        <w:left w:val="none" w:sz="0" w:space="0" w:color="auto"/>
        <w:bottom w:val="none" w:sz="0" w:space="0" w:color="auto"/>
        <w:right w:val="none" w:sz="0" w:space="0" w:color="auto"/>
      </w:divBdr>
    </w:div>
    <w:div w:id="2029023057">
      <w:bodyDiv w:val="1"/>
      <w:marLeft w:val="0"/>
      <w:marRight w:val="0"/>
      <w:marTop w:val="0"/>
      <w:marBottom w:val="0"/>
      <w:divBdr>
        <w:top w:val="none" w:sz="0" w:space="0" w:color="auto"/>
        <w:left w:val="none" w:sz="0" w:space="0" w:color="auto"/>
        <w:bottom w:val="none" w:sz="0" w:space="0" w:color="auto"/>
        <w:right w:val="none" w:sz="0" w:space="0" w:color="auto"/>
      </w:divBdr>
    </w:div>
    <w:div w:id="2030983950">
      <w:bodyDiv w:val="1"/>
      <w:marLeft w:val="0"/>
      <w:marRight w:val="0"/>
      <w:marTop w:val="0"/>
      <w:marBottom w:val="0"/>
      <w:divBdr>
        <w:top w:val="none" w:sz="0" w:space="0" w:color="auto"/>
        <w:left w:val="none" w:sz="0" w:space="0" w:color="auto"/>
        <w:bottom w:val="none" w:sz="0" w:space="0" w:color="auto"/>
        <w:right w:val="none" w:sz="0" w:space="0" w:color="auto"/>
      </w:divBdr>
    </w:div>
    <w:div w:id="2048985967">
      <w:bodyDiv w:val="1"/>
      <w:marLeft w:val="0"/>
      <w:marRight w:val="0"/>
      <w:marTop w:val="0"/>
      <w:marBottom w:val="0"/>
      <w:divBdr>
        <w:top w:val="none" w:sz="0" w:space="0" w:color="auto"/>
        <w:left w:val="none" w:sz="0" w:space="0" w:color="auto"/>
        <w:bottom w:val="none" w:sz="0" w:space="0" w:color="auto"/>
        <w:right w:val="none" w:sz="0" w:space="0" w:color="auto"/>
      </w:divBdr>
    </w:div>
    <w:div w:id="2069641656">
      <w:bodyDiv w:val="1"/>
      <w:marLeft w:val="0"/>
      <w:marRight w:val="0"/>
      <w:marTop w:val="0"/>
      <w:marBottom w:val="0"/>
      <w:divBdr>
        <w:top w:val="none" w:sz="0" w:space="0" w:color="auto"/>
        <w:left w:val="none" w:sz="0" w:space="0" w:color="auto"/>
        <w:bottom w:val="none" w:sz="0" w:space="0" w:color="auto"/>
        <w:right w:val="none" w:sz="0" w:space="0" w:color="auto"/>
      </w:divBdr>
    </w:div>
    <w:div w:id="2070879007">
      <w:bodyDiv w:val="1"/>
      <w:marLeft w:val="0"/>
      <w:marRight w:val="0"/>
      <w:marTop w:val="0"/>
      <w:marBottom w:val="0"/>
      <w:divBdr>
        <w:top w:val="none" w:sz="0" w:space="0" w:color="auto"/>
        <w:left w:val="none" w:sz="0" w:space="0" w:color="auto"/>
        <w:bottom w:val="none" w:sz="0" w:space="0" w:color="auto"/>
        <w:right w:val="none" w:sz="0" w:space="0" w:color="auto"/>
      </w:divBdr>
    </w:div>
    <w:div w:id="2092971590">
      <w:bodyDiv w:val="1"/>
      <w:marLeft w:val="0"/>
      <w:marRight w:val="0"/>
      <w:marTop w:val="0"/>
      <w:marBottom w:val="0"/>
      <w:divBdr>
        <w:top w:val="none" w:sz="0" w:space="0" w:color="auto"/>
        <w:left w:val="none" w:sz="0" w:space="0" w:color="auto"/>
        <w:bottom w:val="none" w:sz="0" w:space="0" w:color="auto"/>
        <w:right w:val="none" w:sz="0" w:space="0" w:color="auto"/>
      </w:divBdr>
    </w:div>
    <w:div w:id="2094545912">
      <w:bodyDiv w:val="1"/>
      <w:marLeft w:val="0"/>
      <w:marRight w:val="0"/>
      <w:marTop w:val="0"/>
      <w:marBottom w:val="0"/>
      <w:divBdr>
        <w:top w:val="none" w:sz="0" w:space="0" w:color="auto"/>
        <w:left w:val="none" w:sz="0" w:space="0" w:color="auto"/>
        <w:bottom w:val="none" w:sz="0" w:space="0" w:color="auto"/>
        <w:right w:val="none" w:sz="0" w:space="0" w:color="auto"/>
      </w:divBdr>
    </w:div>
    <w:div w:id="2115401660">
      <w:bodyDiv w:val="1"/>
      <w:marLeft w:val="0"/>
      <w:marRight w:val="0"/>
      <w:marTop w:val="0"/>
      <w:marBottom w:val="0"/>
      <w:divBdr>
        <w:top w:val="none" w:sz="0" w:space="0" w:color="auto"/>
        <w:left w:val="none" w:sz="0" w:space="0" w:color="auto"/>
        <w:bottom w:val="none" w:sz="0" w:space="0" w:color="auto"/>
        <w:right w:val="none" w:sz="0" w:space="0" w:color="auto"/>
      </w:divBdr>
    </w:div>
    <w:div w:id="2124297581">
      <w:bodyDiv w:val="1"/>
      <w:marLeft w:val="0"/>
      <w:marRight w:val="0"/>
      <w:marTop w:val="0"/>
      <w:marBottom w:val="0"/>
      <w:divBdr>
        <w:top w:val="none" w:sz="0" w:space="0" w:color="auto"/>
        <w:left w:val="none" w:sz="0" w:space="0" w:color="auto"/>
        <w:bottom w:val="none" w:sz="0" w:space="0" w:color="auto"/>
        <w:right w:val="none" w:sz="0" w:space="0" w:color="auto"/>
      </w:divBdr>
    </w:div>
    <w:div w:id="213197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royalsocietypublishing.org/doi/10.1098/rspb.2019.0795?utm_source=chatgpt.com" TargetMode="External"/><Relationship Id="rId13" Type="http://schemas.openxmlformats.org/officeDocument/2006/relationships/hyperlink" Target="https://pubmed.ncbi.nlm.nih.gov/?term=%22Eccard%20JA%22%5BAuthor%5D" TargetMode="External"/><Relationship Id="rId3" Type="http://schemas.openxmlformats.org/officeDocument/2006/relationships/hyperlink" Target="https://royalsocietypublishing.org/doi/10.1098/rspb.2019.0795?utm_source=chatgpt.com" TargetMode="External"/><Relationship Id="rId7" Type="http://schemas.openxmlformats.org/officeDocument/2006/relationships/hyperlink" Target="https://royalsocietypublishing.org/doi/10.1098/rspb.2019.0795?utm_source=chatgpt.com" TargetMode="External"/><Relationship Id="rId12" Type="http://schemas.openxmlformats.org/officeDocument/2006/relationships/hyperlink" Target="https://royalsocietypublishing.org/doi/10.1098/rspb.2019.0795?utm_source=chatgpt.com" TargetMode="External"/><Relationship Id="rId2" Type="http://schemas.openxmlformats.org/officeDocument/2006/relationships/hyperlink" Target="https://royalsocietypublishing.org/doi/10.1098/rspb.2019.0795?utm_source=chatgpt.com" TargetMode="External"/><Relationship Id="rId16" Type="http://schemas.openxmlformats.org/officeDocument/2006/relationships/hyperlink" Target="https://pubmed.ncbi.nlm.nih.gov/33141325/" TargetMode="External"/><Relationship Id="rId1" Type="http://schemas.openxmlformats.org/officeDocument/2006/relationships/hyperlink" Target="https://royalsocietypublishing.org/doi/10.1098/rspb.2019.0795?utm_source=chatgpt.com" TargetMode="External"/><Relationship Id="rId6" Type="http://schemas.openxmlformats.org/officeDocument/2006/relationships/hyperlink" Target="https://royalsocietypublishing.org/doi/10.1098/rspb.2019.0795?utm_source=chatgpt.com" TargetMode="External"/><Relationship Id="rId11" Type="http://schemas.openxmlformats.org/officeDocument/2006/relationships/hyperlink" Target="https://royalsocietypublishing.org/doi/10.1098/rspb.2019.0795?utm_source=chatgpt.com" TargetMode="External"/><Relationship Id="rId5" Type="http://schemas.openxmlformats.org/officeDocument/2006/relationships/hyperlink" Target="https://royalsocietypublishing.org/doi/10.1098/rspb.2019.0795?utm_source=chatgpt.com" TargetMode="External"/><Relationship Id="rId15" Type="http://schemas.openxmlformats.org/officeDocument/2006/relationships/hyperlink" Target="https://pubmed.ncbi.nlm.nih.gov/?term=%22Dammhahn%20M%22%5BAuthor%5D" TargetMode="External"/><Relationship Id="rId10" Type="http://schemas.openxmlformats.org/officeDocument/2006/relationships/hyperlink" Target="https://royalsocietypublishing.org/doi/10.1098/rspb.2019.0795?utm_source=chatgpt.com" TargetMode="External"/><Relationship Id="rId4" Type="http://schemas.openxmlformats.org/officeDocument/2006/relationships/hyperlink" Target="https://royalsocietypublishing.org/doi/10.1098/rspb.2019.0795?utm_source=chatgpt.com" TargetMode="External"/><Relationship Id="rId9" Type="http://schemas.openxmlformats.org/officeDocument/2006/relationships/hyperlink" Target="https://royalsocietypublishing.org/doi/10.1098/rspb.2019.0795?utm_source=chatgpt.com" TargetMode="External"/><Relationship Id="rId14" Type="http://schemas.openxmlformats.org/officeDocument/2006/relationships/hyperlink" Target="https://pubmed.ncbi.nlm.nih.gov/?term=%22Liesenjohann%20T%22%5BAuthor%5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nei.nih.gov/intramural/software" TargetMode="External"/><Relationship Id="rId47" Type="http://schemas.openxmlformats.org/officeDocument/2006/relationships/theme" Target="theme/theme1.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mailto:bjr@ln.nimh.nih.gov"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www.mathworks.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www.mathworks.com/"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microsoft.com/office/2011/relationships/people" Target="people.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27</Pages>
  <Words>5468</Words>
  <Characters>31171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76</cp:revision>
  <dcterms:created xsi:type="dcterms:W3CDTF">2025-08-21T19:32:00Z</dcterms:created>
  <dcterms:modified xsi:type="dcterms:W3CDTF">2025-08-27T22:43:00Z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